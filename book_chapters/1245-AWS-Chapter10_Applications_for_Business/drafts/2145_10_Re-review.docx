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B0FF3" w14:textId="3BD4A80D" w:rsidR="00B72611" w:rsidRPr="007B6325" w:rsidRDefault="00B72611" w:rsidP="000C6A1C">
      <w:pPr>
        <w:pStyle w:val="ChapterTitleNumberBPBHEB"/>
      </w:pPr>
      <w:commentRangeStart w:id="0"/>
      <w:commentRangeStart w:id="1"/>
      <w:r w:rsidRPr="007B6325">
        <w:t xml:space="preserve">CHAPTER </w:t>
      </w:r>
      <w:r w:rsidR="004F3195" w:rsidRPr="007B6325">
        <w:t>10</w:t>
      </w:r>
      <w:r w:rsidRPr="007B6325">
        <w:t xml:space="preserve"> </w:t>
      </w:r>
      <w:commentRangeEnd w:id="0"/>
      <w:r w:rsidR="00636835">
        <w:rPr>
          <w:rStyle w:val="CommentReference"/>
          <w:rFonts w:asciiTheme="minorHAnsi" w:eastAsiaTheme="minorHAnsi" w:hAnsiTheme="minorHAnsi" w:cstheme="minorBidi"/>
          <w:bCs w:val="0"/>
          <w:smallCaps w:val="0"/>
          <w:color w:val="auto"/>
        </w:rPr>
        <w:commentReference w:id="0"/>
      </w:r>
      <w:commentRangeEnd w:id="1"/>
      <w:r w:rsidR="009D64FC">
        <w:rPr>
          <w:rStyle w:val="CommentReference"/>
          <w:rFonts w:asciiTheme="minorHAnsi" w:eastAsiaTheme="minorHAnsi" w:hAnsiTheme="minorHAnsi" w:cstheme="minorBidi"/>
          <w:bCs w:val="0"/>
          <w:smallCaps w:val="0"/>
          <w:color w:val="auto"/>
        </w:rPr>
        <w:commentReference w:id="1"/>
      </w:r>
    </w:p>
    <w:p w14:paraId="27B72D20" w14:textId="7D9F738A" w:rsidR="00B72611" w:rsidRPr="004B09D8" w:rsidRDefault="00C45145" w:rsidP="000C6A1C">
      <w:pPr>
        <w:pStyle w:val="ChapterTitleBPBHEB"/>
      </w:pPr>
      <w:r w:rsidRPr="004B09D8">
        <w:t>Applications for Business</w:t>
      </w:r>
      <w:r w:rsidR="00B72611" w:rsidRPr="004B09D8">
        <w:t xml:space="preserve"> </w:t>
      </w:r>
    </w:p>
    <w:p w14:paraId="5C2BFA22" w14:textId="77777777" w:rsidR="00D169BC" w:rsidRDefault="00D169BC" w:rsidP="00F11007"/>
    <w:p w14:paraId="2FE2165E" w14:textId="403FC1D8" w:rsidR="003D5B30" w:rsidRPr="003D5B30" w:rsidRDefault="003D5B30" w:rsidP="000C6A1C">
      <w:pPr>
        <w:pStyle w:val="Heading1BPBHEB"/>
      </w:pPr>
      <w:r w:rsidRPr="003D5B30">
        <w:t>Introduction</w:t>
      </w:r>
    </w:p>
    <w:p w14:paraId="468E702E" w14:textId="6E5DD768" w:rsidR="00152015" w:rsidRPr="00152015" w:rsidRDefault="00152015" w:rsidP="00CF18D2">
      <w:pPr>
        <w:pStyle w:val="NormalBPBHEB"/>
      </w:pPr>
      <w:r w:rsidRPr="00152015">
        <w:t xml:space="preserve">In the fast-paced world of cloud computing, businesses </w:t>
      </w:r>
      <w:r w:rsidR="008C37E7">
        <w:t xml:space="preserve">continually seek innovative solutions to enhance agility, </w:t>
      </w:r>
      <w:r w:rsidR="0005368A">
        <w:t>reduce operational costs, and improve customer</w:t>
      </w:r>
      <w:r w:rsidRPr="00152015">
        <w:t xml:space="preserve"> experience. Chapter 10 explores a wide range of AWS business applications, cloud </w:t>
      </w:r>
      <w:r w:rsidR="000E43C8" w:rsidRPr="00152015">
        <w:t>monetary management</w:t>
      </w:r>
      <w:r w:rsidRPr="00152015">
        <w:t xml:space="preserve"> tools, media services, and blockchain technologies. These AWS services enable organizations to centralize governance, drive innovation, and </w:t>
      </w:r>
      <w:r w:rsidR="008C37E7">
        <w:t>adhere to industry standards while maintaining</w:t>
      </w:r>
      <w:r w:rsidRPr="00152015">
        <w:t xml:space="preserve"> operational efficiency</w:t>
      </w:r>
      <w:r w:rsidR="006416A6">
        <w:t xml:space="preserve"> and effectiveness</w:t>
      </w:r>
      <w:r w:rsidRPr="00152015">
        <w:t>.</w:t>
      </w:r>
    </w:p>
    <w:p w14:paraId="6F23F432" w14:textId="77777777" w:rsidR="002C730E" w:rsidRDefault="00152015" w:rsidP="00CF18D2">
      <w:pPr>
        <w:pStyle w:val="NormalBPBHEB"/>
      </w:pPr>
      <w:r w:rsidRPr="00152015">
        <w:t>This chapter highlights how AWS tools transform business processes, making it easier to collaborate, manage resources, and enhance both customer and employee experiences.</w:t>
      </w:r>
    </w:p>
    <w:p w14:paraId="7B71CF9C" w14:textId="77777777" w:rsidR="002C730E" w:rsidRDefault="002C730E" w:rsidP="000C6A1C">
      <w:pPr>
        <w:pStyle w:val="Heading1BPBHEB"/>
      </w:pPr>
      <w:r>
        <w:t>Structure</w:t>
      </w:r>
    </w:p>
    <w:p w14:paraId="61726F5F" w14:textId="4D50B078" w:rsidR="00152015" w:rsidRPr="00152015" w:rsidRDefault="002C730E" w:rsidP="000C6A1C">
      <w:pPr>
        <w:pStyle w:val="NormalBPBHEB"/>
      </w:pPr>
      <w:r>
        <w:t>This chapter will cover the following topics:</w:t>
      </w:r>
    </w:p>
    <w:p w14:paraId="7E278778" w14:textId="54AF39C6" w:rsidR="00152015" w:rsidRPr="00CF18D2" w:rsidRDefault="00152015" w:rsidP="00CF18D2">
      <w:pPr>
        <w:pStyle w:val="NormalBPBHEB"/>
        <w:numPr>
          <w:ilvl w:val="0"/>
          <w:numId w:val="76"/>
        </w:numPr>
        <w:pPrChange w:id="2" w:author="Arya" w:date="2025-04-14T17:09:00Z" w16du:dateUtc="2025-04-14T11:39:00Z">
          <w:pPr>
            <w:pStyle w:val="NormalBPBHEB"/>
            <w:numPr>
              <w:numId w:val="29"/>
            </w:numPr>
            <w:ind w:left="720" w:hanging="360"/>
          </w:pPr>
        </w:pPrChange>
      </w:pPr>
      <w:r w:rsidRPr="00CF18D2">
        <w:rPr>
          <w:rPrChange w:id="3" w:author="Arya" w:date="2025-04-14T17:09:00Z" w16du:dateUtc="2025-04-14T11:39:00Z">
            <w:rPr>
              <w:b/>
              <w:bCs/>
            </w:rPr>
          </w:rPrChange>
        </w:rPr>
        <w:t xml:space="preserve">Business </w:t>
      </w:r>
      <w:r w:rsidR="002C730E" w:rsidRPr="00CF18D2">
        <w:rPr>
          <w:rPrChange w:id="4" w:author="Arya" w:date="2025-04-14T17:09:00Z" w16du:dateUtc="2025-04-14T11:39:00Z">
            <w:rPr>
              <w:b/>
              <w:bCs/>
            </w:rPr>
          </w:rPrChange>
        </w:rPr>
        <w:t>a</w:t>
      </w:r>
      <w:r w:rsidRPr="00CF18D2">
        <w:rPr>
          <w:rPrChange w:id="5" w:author="Arya" w:date="2025-04-14T17:09:00Z" w16du:dateUtc="2025-04-14T11:39:00Z">
            <w:rPr>
              <w:b/>
              <w:bCs/>
            </w:rPr>
          </w:rPrChange>
        </w:rPr>
        <w:t>pplications</w:t>
      </w:r>
      <w:del w:id="6" w:author="Arya" w:date="2025-04-14T17:08:00Z" w16du:dateUtc="2025-04-14T11:38:00Z">
        <w:r w:rsidRPr="00CF18D2" w:rsidDel="00CF18D2">
          <w:delText>: Tools for communication, collaboration, and operations</w:delText>
        </w:r>
      </w:del>
    </w:p>
    <w:p w14:paraId="4D84FF61" w14:textId="57688847" w:rsidR="00152015" w:rsidRPr="00CF18D2" w:rsidRDefault="00152015" w:rsidP="00CF18D2">
      <w:pPr>
        <w:pStyle w:val="NormalBPBHEB"/>
        <w:numPr>
          <w:ilvl w:val="0"/>
          <w:numId w:val="76"/>
        </w:numPr>
        <w:pPrChange w:id="7" w:author="Arya" w:date="2025-04-14T17:09:00Z" w16du:dateUtc="2025-04-14T11:39:00Z">
          <w:pPr>
            <w:pStyle w:val="NormalBPBHEB"/>
            <w:numPr>
              <w:numId w:val="29"/>
            </w:numPr>
            <w:ind w:left="720" w:hanging="360"/>
          </w:pPr>
        </w:pPrChange>
      </w:pPr>
      <w:r w:rsidRPr="00CF18D2">
        <w:rPr>
          <w:rPrChange w:id="8" w:author="Arya" w:date="2025-04-14T17:09:00Z" w16du:dateUtc="2025-04-14T11:39:00Z">
            <w:rPr>
              <w:b/>
              <w:bCs/>
            </w:rPr>
          </w:rPrChange>
        </w:rPr>
        <w:t xml:space="preserve">Cloud </w:t>
      </w:r>
      <w:r w:rsidR="002C730E" w:rsidRPr="00CF18D2">
        <w:rPr>
          <w:rPrChange w:id="9" w:author="Arya" w:date="2025-04-14T17:09:00Z" w16du:dateUtc="2025-04-14T11:39:00Z">
            <w:rPr>
              <w:b/>
              <w:bCs/>
            </w:rPr>
          </w:rPrChange>
        </w:rPr>
        <w:t>financial management</w:t>
      </w:r>
      <w:del w:id="10" w:author="Arya" w:date="2025-04-14T17:08:00Z" w16du:dateUtc="2025-04-14T11:38:00Z">
        <w:r w:rsidR="002C730E" w:rsidRPr="00CF18D2" w:rsidDel="00CF18D2">
          <w:delText xml:space="preserve">: </w:delText>
        </w:r>
        <w:r w:rsidRPr="00CF18D2" w:rsidDel="00CF18D2">
          <w:delText>Solutions for costs and managing cloud spending</w:delText>
        </w:r>
      </w:del>
    </w:p>
    <w:p w14:paraId="0245FE97" w14:textId="4CE345CC" w:rsidR="00152015" w:rsidRPr="00CF18D2" w:rsidRDefault="00152015" w:rsidP="00CF18D2">
      <w:pPr>
        <w:pStyle w:val="NormalBPBHEB"/>
        <w:numPr>
          <w:ilvl w:val="0"/>
          <w:numId w:val="76"/>
        </w:numPr>
        <w:pPrChange w:id="11" w:author="Arya" w:date="2025-04-14T17:09:00Z" w16du:dateUtc="2025-04-14T11:39:00Z">
          <w:pPr>
            <w:pStyle w:val="NormalBPBHEB"/>
            <w:numPr>
              <w:numId w:val="29"/>
            </w:numPr>
            <w:ind w:left="720" w:hanging="360"/>
          </w:pPr>
        </w:pPrChange>
      </w:pPr>
      <w:r w:rsidRPr="00CF18D2">
        <w:rPr>
          <w:rPrChange w:id="12" w:author="Arya" w:date="2025-04-14T17:09:00Z" w16du:dateUtc="2025-04-14T11:39:00Z">
            <w:rPr>
              <w:b/>
              <w:bCs/>
            </w:rPr>
          </w:rPrChange>
        </w:rPr>
        <w:t xml:space="preserve">Media </w:t>
      </w:r>
      <w:r w:rsidR="002C730E" w:rsidRPr="00CF18D2">
        <w:rPr>
          <w:rPrChange w:id="13" w:author="Arya" w:date="2025-04-14T17:09:00Z" w16du:dateUtc="2025-04-14T11:39:00Z">
            <w:rPr>
              <w:b/>
              <w:bCs/>
            </w:rPr>
          </w:rPrChange>
        </w:rPr>
        <w:t>s</w:t>
      </w:r>
      <w:r w:rsidRPr="00CF18D2">
        <w:rPr>
          <w:rPrChange w:id="14" w:author="Arya" w:date="2025-04-14T17:09:00Z" w16du:dateUtc="2025-04-14T11:39:00Z">
            <w:rPr>
              <w:b/>
              <w:bCs/>
            </w:rPr>
          </w:rPrChange>
        </w:rPr>
        <w:t>ervices</w:t>
      </w:r>
      <w:del w:id="15" w:author="Arya" w:date="2025-04-14T17:08:00Z" w16du:dateUtc="2025-04-14T11:38:00Z">
        <w:r w:rsidRPr="00CF18D2" w:rsidDel="00CF18D2">
          <w:delText>: Tools for creating, processing, and delivering media content</w:delText>
        </w:r>
      </w:del>
    </w:p>
    <w:p w14:paraId="52448BDF" w14:textId="0FD646CD" w:rsidR="00152015" w:rsidRPr="00CF18D2" w:rsidRDefault="00152015" w:rsidP="00CF18D2">
      <w:pPr>
        <w:pStyle w:val="NormalBPBHEB"/>
        <w:numPr>
          <w:ilvl w:val="0"/>
          <w:numId w:val="76"/>
        </w:numPr>
        <w:pPrChange w:id="16" w:author="Arya" w:date="2025-04-14T17:09:00Z" w16du:dateUtc="2025-04-14T11:39:00Z">
          <w:pPr>
            <w:pStyle w:val="NormalBPBHEB"/>
            <w:numPr>
              <w:numId w:val="29"/>
            </w:numPr>
            <w:ind w:left="720" w:hanging="360"/>
          </w:pPr>
        </w:pPrChange>
      </w:pPr>
      <w:r w:rsidRPr="00CF18D2">
        <w:rPr>
          <w:rPrChange w:id="17" w:author="Arya" w:date="2025-04-14T17:09:00Z" w16du:dateUtc="2025-04-14T11:39:00Z">
            <w:rPr>
              <w:b/>
              <w:bCs/>
            </w:rPr>
          </w:rPrChange>
        </w:rPr>
        <w:t>Blockchain</w:t>
      </w:r>
      <w:del w:id="18" w:author="Arya" w:date="2025-04-14T17:08:00Z" w16du:dateUtc="2025-04-14T11:38:00Z">
        <w:r w:rsidRPr="00CF18D2" w:rsidDel="00CF18D2">
          <w:delText>: Services for building decentralized applications with</w:delText>
        </w:r>
      </w:del>
      <w:r w:rsidRPr="00CF18D2">
        <w:t xml:space="preserve"> </w:t>
      </w:r>
    </w:p>
    <w:p w14:paraId="3BBFF0B1" w14:textId="5A35E591" w:rsidR="00465AF8" w:rsidRPr="00244C3E" w:rsidRDefault="0062523F" w:rsidP="000C6A1C">
      <w:pPr>
        <w:pStyle w:val="Heading1BPBHEB"/>
      </w:pPr>
      <w:ins w:id="19" w:author="Arya" w:date="2025-04-14T16:53:00Z" w16du:dateUtc="2025-04-14T11:23:00Z">
        <w:r>
          <w:t>O</w:t>
        </w:r>
      </w:ins>
      <w:del w:id="20" w:author="Arya" w:date="2025-04-14T16:53:00Z" w16du:dateUtc="2025-04-14T11:23:00Z">
        <w:r w:rsidR="00616B7E" w:rsidDel="0062523F">
          <w:delText xml:space="preserve">Learning </w:delText>
        </w:r>
        <w:r w:rsidR="002C730E" w:rsidDel="0062523F">
          <w:delText>O</w:delText>
        </w:r>
      </w:del>
      <w:r w:rsidR="005401C3" w:rsidRPr="00244C3E">
        <w:t>bjectives</w:t>
      </w:r>
    </w:p>
    <w:p w14:paraId="4CF5936B" w14:textId="7116CC54" w:rsidR="002B5C88" w:rsidRDefault="005F3B50" w:rsidP="00002E7D">
      <w:pPr>
        <w:pStyle w:val="NormalBPBHEB"/>
      </w:pPr>
      <w:r w:rsidRPr="005F3B50">
        <w:t xml:space="preserve">By the end of this chapter, you will understand how AWS business applications enhance workplace efficiency and collaboration by streamlining communication, project management, and customer engagement. You will gain insight into cloud financial management practices using AWS tools that </w:t>
      </w:r>
      <w:r w:rsidR="00770270" w:rsidRPr="005F3B50">
        <w:t>improve</w:t>
      </w:r>
      <w:r w:rsidRPr="005F3B50">
        <w:t xml:space="preserve"> cost allocation, budgeting, and resource </w:t>
      </w:r>
      <w:r w:rsidR="00C524A6" w:rsidRPr="005F3B50">
        <w:t>use</w:t>
      </w:r>
      <w:r w:rsidRPr="005F3B50">
        <w:t xml:space="preserve">. Additionally, you will explore how AWS media services </w:t>
      </w:r>
      <w:r w:rsidR="00B018D7" w:rsidRPr="005F3B50">
        <w:t>help</w:t>
      </w:r>
      <w:r w:rsidRPr="005F3B50">
        <w:t xml:space="preserve"> the creation, processing, and delivery of multimedia content across various platforms. </w:t>
      </w:r>
      <w:r w:rsidR="0041303C">
        <w:t xml:space="preserve">Ultimately, this chapter will explore AWS </w:t>
      </w:r>
      <w:r w:rsidR="0041303C">
        <w:lastRenderedPageBreak/>
        <w:t xml:space="preserve">blockchain solutions and their role in enabling businesses to develop decentralized applications, thereby </w:t>
      </w:r>
      <w:r w:rsidRPr="005F3B50">
        <w:t>ensuring transparency, security, and trust in digital transactions.</w:t>
      </w:r>
      <w:commentRangeStart w:id="21"/>
      <w:commentRangeStart w:id="22"/>
      <w:commentRangeEnd w:id="21"/>
      <w:r w:rsidR="00E85D25">
        <w:rPr>
          <w:rStyle w:val="CommentReference"/>
        </w:rPr>
        <w:commentReference w:id="21"/>
      </w:r>
      <w:commentRangeEnd w:id="22"/>
      <w:r>
        <w:rPr>
          <w:rStyle w:val="CommentReference"/>
          <w:rFonts w:asciiTheme="minorHAnsi" w:eastAsiaTheme="minorHAnsi" w:hAnsiTheme="minorHAnsi" w:cstheme="minorBidi"/>
        </w:rPr>
        <w:commentReference w:id="22"/>
      </w:r>
    </w:p>
    <w:p w14:paraId="4BCC1732" w14:textId="434E54E3" w:rsidR="00B446B5" w:rsidRDefault="00E85D25" w:rsidP="000C6A1C">
      <w:pPr>
        <w:pStyle w:val="Heading1BPBHEB"/>
      </w:pPr>
      <w:r>
        <w:t xml:space="preserve">Business applications </w:t>
      </w:r>
    </w:p>
    <w:p w14:paraId="00C6D2FF" w14:textId="12A99C51" w:rsidR="00B446B5" w:rsidRPr="00B446B5" w:rsidRDefault="00B446B5" w:rsidP="000C6A1C">
      <w:pPr>
        <w:pStyle w:val="NormalBPBHEB"/>
      </w:pPr>
      <w:r w:rsidRPr="00B446B5">
        <w:t xml:space="preserve">AWS business applications </w:t>
      </w:r>
      <w:r w:rsidR="005F3C2E" w:rsidRPr="00B446B5">
        <w:t>help</w:t>
      </w:r>
      <w:r w:rsidRPr="00B446B5">
        <w:t xml:space="preserve"> seamless collaboration, improve productivity, and streamline operations across organizations. These tools offer significant value by addressing communication challenges, enhancing project management, and providing tools for customer engagement. In this section, we will </w:t>
      </w:r>
      <w:r w:rsidR="0041303C">
        <w:t>examine key AWS business applications, their associated challenges, best practices, and real-world</w:t>
      </w:r>
      <w:r w:rsidRPr="00B446B5">
        <w:t xml:space="preserve"> use cases.</w:t>
      </w:r>
    </w:p>
    <w:p w14:paraId="0B0DFD68" w14:textId="6CA7BD21" w:rsidR="00216446" w:rsidRPr="00B446B5" w:rsidRDefault="00216446" w:rsidP="00D90681">
      <w:pPr>
        <w:pStyle w:val="NormalBPBHEB"/>
      </w:pPr>
      <w:r w:rsidRPr="00B2370B">
        <w:rPr>
          <w:i/>
          <w:iCs/>
        </w:rPr>
        <w:t xml:space="preserve">Figure </w:t>
      </w:r>
      <w:r w:rsidR="00532B63" w:rsidRPr="00B2370B">
        <w:rPr>
          <w:i/>
          <w:iCs/>
        </w:rPr>
        <w:t xml:space="preserve">10.1 </w:t>
      </w:r>
      <w:r w:rsidR="0041303C">
        <w:rPr>
          <w:i/>
          <w:iCs/>
        </w:rPr>
        <w:t xml:space="preserve">illustrates an application </w:t>
      </w:r>
      <w:r w:rsidR="006416A6">
        <w:rPr>
          <w:i/>
          <w:iCs/>
        </w:rPr>
        <w:t>that utilizes RDS Database fleet management through a voice command</w:t>
      </w:r>
      <w:r w:rsidRPr="00216446">
        <w:t xml:space="preserve"> infrastructure (AWS Blogs).</w:t>
      </w:r>
    </w:p>
    <w:p w14:paraId="6285251E" w14:textId="77777777" w:rsidR="00754B91" w:rsidRDefault="00754B91" w:rsidP="000C6A1C">
      <w:pPr>
        <w:pStyle w:val="FigureBPBHEB"/>
      </w:pPr>
      <w:r>
        <w:rPr>
          <w:noProof/>
        </w:rPr>
        <w:drawing>
          <wp:inline distT="0" distB="0" distL="0" distR="0" wp14:anchorId="46415F3F" wp14:editId="7D7E513E">
            <wp:extent cx="4629150" cy="2910119"/>
            <wp:effectExtent l="0" t="0" r="0" b="5080"/>
            <wp:docPr id="581106930" name="Picture 28" descr="A diagram of a cloud computing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23167" name="Picture 28" descr="A diagram of a cloud computing syste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9761" cy="2916790"/>
                    </a:xfrm>
                    <a:prstGeom prst="rect">
                      <a:avLst/>
                    </a:prstGeom>
                    <a:noFill/>
                  </pic:spPr>
                </pic:pic>
              </a:graphicData>
            </a:graphic>
          </wp:inline>
        </w:drawing>
      </w:r>
    </w:p>
    <w:p w14:paraId="28EDCF95" w14:textId="7F6F59CD" w:rsidR="00754B91" w:rsidRPr="00383E0A" w:rsidRDefault="00754B91" w:rsidP="000C6A1C">
      <w:pPr>
        <w:pStyle w:val="FigureCaptionBPBHEB"/>
      </w:pPr>
      <w:r w:rsidRPr="00B2370B">
        <w:rPr>
          <w:b/>
          <w:color w:val="000000" w:themeColor="text1"/>
        </w:rPr>
        <w:t xml:space="preserve">Figure </w:t>
      </w:r>
      <w:r w:rsidR="007B79C7" w:rsidRPr="00B2370B">
        <w:rPr>
          <w:b/>
          <w:color w:val="000000" w:themeColor="text1"/>
        </w:rPr>
        <w:t>10.1:</w:t>
      </w:r>
      <w:r w:rsidR="007B79C7">
        <w:t xml:space="preserve"> </w:t>
      </w:r>
      <w:r w:rsidR="00FD1A31">
        <w:rPr>
          <w:noProof/>
        </w:rPr>
        <w:t>F</w:t>
      </w:r>
      <w:r>
        <w:rPr>
          <w:noProof/>
        </w:rPr>
        <w:t>leet management</w:t>
      </w:r>
      <w:r w:rsidRPr="007D6CCD">
        <w:rPr>
          <w:noProof/>
        </w:rPr>
        <w:t xml:space="preserve"> through voice commands </w:t>
      </w:r>
      <w:r>
        <w:rPr>
          <w:noProof/>
        </w:rPr>
        <w:t>(AWS Blogs)</w:t>
      </w:r>
    </w:p>
    <w:p w14:paraId="6BB0415A" w14:textId="77777777" w:rsidR="00733B82" w:rsidRPr="00F11007" w:rsidRDefault="00733B82" w:rsidP="00D90681">
      <w:pPr>
        <w:pStyle w:val="Heading3BPBHEB"/>
      </w:pPr>
      <w:r w:rsidRPr="00F11007">
        <w:t>Challenges in business applications</w:t>
      </w:r>
    </w:p>
    <w:p w14:paraId="63C7FAE0" w14:textId="07B7EE37" w:rsidR="00733B82" w:rsidRPr="00733B82" w:rsidRDefault="00733B82" w:rsidP="009F323F">
      <w:pPr>
        <w:pStyle w:val="NormalBPBHEB"/>
        <w:pPrChange w:id="23" w:author="Arya" w:date="2025-04-14T17:10:00Z" w16du:dateUtc="2025-04-14T11:40:00Z">
          <w:pPr/>
        </w:pPrChange>
      </w:pPr>
      <w:r w:rsidRPr="00733B82">
        <w:t xml:space="preserve">Modern enterprises </w:t>
      </w:r>
      <w:r w:rsidR="0041303C">
        <w:t>encounter numerous challenges in implementing efficient business applications, including communication barriers and</w:t>
      </w:r>
      <w:r w:rsidRPr="00733B82">
        <w:t xml:space="preserve"> process inefficiencies. Addressing these challenges is </w:t>
      </w:r>
      <w:r w:rsidR="0041303C">
        <w:t xml:space="preserve">crucial for organizations to </w:t>
      </w:r>
      <w:r w:rsidR="006416A6">
        <w:t xml:space="preserve">enhance productivity, promote collaboration, and optimize their </w:t>
      </w:r>
      <w:r w:rsidRPr="00733B82">
        <w:t>operations.</w:t>
      </w:r>
    </w:p>
    <w:p w14:paraId="09F053D9" w14:textId="77777777" w:rsidR="00733B82" w:rsidRPr="00733B82" w:rsidRDefault="00733B82" w:rsidP="009F323F">
      <w:pPr>
        <w:pStyle w:val="NormalBPBHEB"/>
        <w:numPr>
          <w:ilvl w:val="0"/>
          <w:numId w:val="77"/>
        </w:numPr>
        <w:pPrChange w:id="24" w:author="Arya" w:date="2025-04-14T17:10:00Z" w16du:dateUtc="2025-04-14T11:40:00Z">
          <w:pPr>
            <w:pStyle w:val="ListParagraph"/>
            <w:numPr>
              <w:numId w:val="27"/>
            </w:numPr>
            <w:ind w:hanging="360"/>
          </w:pPr>
        </w:pPrChange>
      </w:pPr>
      <w:commentRangeStart w:id="25"/>
      <w:commentRangeStart w:id="26"/>
      <w:commentRangeStart w:id="27"/>
      <w:r w:rsidRPr="000C6A1C">
        <w:rPr>
          <w:b/>
          <w:bCs/>
        </w:rPr>
        <w:t>Fragmented communication:</w:t>
      </w:r>
      <w:r w:rsidRPr="00733B82">
        <w:t xml:space="preserve"> </w:t>
      </w:r>
      <w:commentRangeEnd w:id="25"/>
      <w:r w:rsidRPr="00733B82">
        <w:rPr>
          <w:sz w:val="16"/>
          <w:szCs w:val="16"/>
        </w:rPr>
        <w:commentReference w:id="25"/>
      </w:r>
      <w:commentRangeEnd w:id="26"/>
      <w:r w:rsidRPr="00733B82">
        <w:rPr>
          <w:sz w:val="16"/>
          <w:szCs w:val="16"/>
        </w:rPr>
        <w:commentReference w:id="26"/>
      </w:r>
      <w:commentRangeEnd w:id="27"/>
      <w:r w:rsidR="00E02D00">
        <w:rPr>
          <w:rStyle w:val="CommentReference"/>
        </w:rPr>
        <w:commentReference w:id="27"/>
      </w:r>
      <w:r w:rsidRPr="00733B82">
        <w:t>Different businesses struggle with siloed communication channels, leading to inefficiencies and delays.</w:t>
      </w:r>
    </w:p>
    <w:p w14:paraId="63CD5198" w14:textId="77777777" w:rsidR="00733B82" w:rsidRPr="00733B82" w:rsidRDefault="00733B82" w:rsidP="009F323F">
      <w:pPr>
        <w:pStyle w:val="NormalBPBHEB"/>
        <w:numPr>
          <w:ilvl w:val="0"/>
          <w:numId w:val="77"/>
        </w:numPr>
        <w:pPrChange w:id="28" w:author="Arya" w:date="2025-04-14T17:10:00Z" w16du:dateUtc="2025-04-14T11:40:00Z">
          <w:pPr>
            <w:pStyle w:val="ListParagraph"/>
            <w:numPr>
              <w:numId w:val="27"/>
            </w:numPr>
            <w:ind w:hanging="360"/>
          </w:pPr>
        </w:pPrChange>
      </w:pPr>
      <w:r w:rsidRPr="000C6A1C">
        <w:rPr>
          <w:b/>
          <w:bCs/>
        </w:rPr>
        <w:t>Manual processes:</w:t>
      </w:r>
      <w:r w:rsidRPr="00733B82">
        <w:t xml:space="preserve"> Traditional workflows often require manual intervention, which can lead to errors and hinder scalability.</w:t>
      </w:r>
    </w:p>
    <w:p w14:paraId="1E9A830E" w14:textId="2C7E03DC" w:rsidR="00733B82" w:rsidRDefault="00733B82" w:rsidP="009F323F">
      <w:pPr>
        <w:pStyle w:val="NormalBPBHEB"/>
        <w:numPr>
          <w:ilvl w:val="0"/>
          <w:numId w:val="77"/>
        </w:numPr>
        <w:pPrChange w:id="29" w:author="Arya" w:date="2025-04-14T17:10:00Z" w16du:dateUtc="2025-04-14T11:40:00Z">
          <w:pPr>
            <w:pStyle w:val="ListParagraph"/>
            <w:numPr>
              <w:numId w:val="27"/>
            </w:numPr>
            <w:ind w:hanging="360"/>
          </w:pPr>
        </w:pPrChange>
      </w:pPr>
      <w:r w:rsidRPr="000C6A1C">
        <w:rPr>
          <w:b/>
          <w:bCs/>
        </w:rPr>
        <w:t>Lack of integration:</w:t>
      </w:r>
      <w:r w:rsidRPr="00733B82">
        <w:t xml:space="preserve"> Disconnected tools and applications can </w:t>
      </w:r>
      <w:r w:rsidR="0005368A">
        <w:t xml:space="preserve">lead to lost productivity and </w:t>
      </w:r>
      <w:del w:id="30" w:author="Arya" w:date="2025-04-14T17:10:00Z" w16du:dateUtc="2025-04-14T11:40:00Z">
        <w:r w:rsidR="0005368A" w:rsidDel="009F323F">
          <w:delText>a suboptimal</w:delText>
        </w:r>
      </w:del>
      <w:ins w:id="31" w:author="Arya" w:date="2025-04-14T17:10:00Z" w16du:dateUtc="2025-04-14T11:40:00Z">
        <w:r w:rsidR="009F323F">
          <w:t>suboptimal</w:t>
        </w:r>
      </w:ins>
      <w:r w:rsidRPr="00733B82">
        <w:t xml:space="preserve"> user experience.</w:t>
      </w:r>
    </w:p>
    <w:p w14:paraId="5E22FEAE" w14:textId="22CC9C72" w:rsidR="002B5C88" w:rsidRPr="00383E0A" w:rsidRDefault="002B5C88" w:rsidP="000C6A1C">
      <w:pPr>
        <w:pStyle w:val="Heading2BPBHEB"/>
      </w:pPr>
      <w:commentRangeStart w:id="32"/>
      <w:commentRangeStart w:id="33"/>
      <w:r w:rsidRPr="00383E0A">
        <w:lastRenderedPageBreak/>
        <w:t xml:space="preserve">Alexa for </w:t>
      </w:r>
      <w:r w:rsidR="007B79C7">
        <w:t>b</w:t>
      </w:r>
      <w:r w:rsidRPr="00383E0A">
        <w:t>usiness</w:t>
      </w:r>
      <w:commentRangeEnd w:id="32"/>
      <w:r w:rsidR="007B79C7">
        <w:rPr>
          <w:rStyle w:val="CommentReference"/>
          <w:rFonts w:eastAsiaTheme="minorHAnsi" w:cstheme="minorBidi"/>
          <w:b w:val="0"/>
          <w:color w:val="000000" w:themeColor="text1"/>
        </w:rPr>
        <w:commentReference w:id="32"/>
      </w:r>
      <w:commentRangeEnd w:id="33"/>
      <w:r w:rsidR="00743E1A">
        <w:rPr>
          <w:rStyle w:val="CommentReference"/>
          <w:rFonts w:asciiTheme="minorHAnsi" w:eastAsiaTheme="minorHAnsi" w:hAnsiTheme="minorHAnsi" w:cstheme="minorBidi"/>
          <w:b w:val="0"/>
          <w:color w:val="auto"/>
        </w:rPr>
        <w:commentReference w:id="33"/>
      </w:r>
    </w:p>
    <w:p w14:paraId="4E1A32FD" w14:textId="60123FB6" w:rsidR="002B5C88" w:rsidRDefault="00CC33AC" w:rsidP="000C6A1C">
      <w:pPr>
        <w:pStyle w:val="NormalBPBHEB"/>
      </w:pPr>
      <w:r w:rsidRPr="00CC33AC">
        <w:t xml:space="preserve">Alexa for Business integrates Amazon's Alexa virtual assistant into organizational environments to streamline daily tasks and increase workplace productivity. Since its launch in 2017, this voice-activated assistant has revolutionized workplace efficiency by </w:t>
      </w:r>
      <w:r w:rsidR="00CD00F6">
        <w:t>providing intuitive automation for tasks ranging</w:t>
      </w:r>
      <w:r w:rsidRPr="00CC33AC">
        <w:t xml:space="preserve"> from scheduling meetings to controlling office devices</w:t>
      </w:r>
      <w:r w:rsidR="00C13858">
        <w:t>.</w:t>
      </w:r>
      <w:r w:rsidR="00F6669D">
        <w:t xml:space="preserve"> </w:t>
      </w:r>
      <w:sdt>
        <w:sdtPr>
          <w:id w:val="1927920919"/>
          <w:citation/>
        </w:sdtPr>
        <w:sdtContent>
          <w:r w:rsidR="002B5C88">
            <w:fldChar w:fldCharType="begin"/>
          </w:r>
          <w:r w:rsidR="002B5C88">
            <w:instrText xml:space="preserve"> CITATION AWS17 \l 1033 </w:instrText>
          </w:r>
          <w:r w:rsidR="002B5C88">
            <w:fldChar w:fldCharType="separate"/>
          </w:r>
          <w:r w:rsidR="00DC66E9" w:rsidRPr="00DC66E9">
            <w:rPr>
              <w:noProof/>
            </w:rPr>
            <w:t>[1]</w:t>
          </w:r>
          <w:r w:rsidR="002B5C88">
            <w:fldChar w:fldCharType="end"/>
          </w:r>
        </w:sdtContent>
      </w:sdt>
      <w:r w:rsidR="002B5C88" w:rsidRPr="00B446B5">
        <w:t>.</w:t>
      </w:r>
    </w:p>
    <w:p w14:paraId="60CDC4F1" w14:textId="325BC265" w:rsidR="0027660A" w:rsidRDefault="0027660A" w:rsidP="000C6A1C">
      <w:pPr>
        <w:pStyle w:val="Heading3BPBHEB"/>
      </w:pPr>
      <w:r w:rsidRPr="0027660A">
        <w:t xml:space="preserve">Key </w:t>
      </w:r>
      <w:r w:rsidR="007B79C7">
        <w:t>f</w:t>
      </w:r>
      <w:r w:rsidRPr="0027660A">
        <w:t>eatures</w:t>
      </w:r>
    </w:p>
    <w:p w14:paraId="5F456995" w14:textId="59E4AFB2" w:rsidR="00754B91" w:rsidRPr="00754B91" w:rsidRDefault="00754B91" w:rsidP="000C6A1C">
      <w:r>
        <w:t>Among the features offered by Amazon Alexa for business, we selected:</w:t>
      </w:r>
    </w:p>
    <w:p w14:paraId="15403651" w14:textId="65E36ABA" w:rsidR="009A03FF" w:rsidRPr="009A03FF" w:rsidRDefault="009A03FF" w:rsidP="000C6A1C">
      <w:pPr>
        <w:pStyle w:val="NormalBPBHEB"/>
        <w:numPr>
          <w:ilvl w:val="0"/>
          <w:numId w:val="1"/>
        </w:numPr>
      </w:pPr>
      <w:r w:rsidRPr="004A4E37">
        <w:rPr>
          <w:b/>
          <w:bCs/>
        </w:rPr>
        <w:t>Voice-</w:t>
      </w:r>
      <w:r w:rsidR="007B79C7">
        <w:rPr>
          <w:b/>
          <w:bCs/>
        </w:rPr>
        <w:t>a</w:t>
      </w:r>
      <w:r w:rsidRPr="004A4E37">
        <w:rPr>
          <w:b/>
          <w:bCs/>
        </w:rPr>
        <w:t xml:space="preserve">ctivated </w:t>
      </w:r>
      <w:r w:rsidR="007B79C7">
        <w:rPr>
          <w:b/>
          <w:bCs/>
        </w:rPr>
        <w:t>m</w:t>
      </w:r>
      <w:r w:rsidRPr="004A4E37">
        <w:rPr>
          <w:b/>
          <w:bCs/>
        </w:rPr>
        <w:t xml:space="preserve">eetings and </w:t>
      </w:r>
      <w:r w:rsidR="007B79C7">
        <w:rPr>
          <w:b/>
          <w:bCs/>
        </w:rPr>
        <w:t>c</w:t>
      </w:r>
      <w:r w:rsidRPr="004A4E37">
        <w:rPr>
          <w:b/>
          <w:bCs/>
        </w:rPr>
        <w:t>onferencing</w:t>
      </w:r>
      <w:r w:rsidR="00357799">
        <w:rPr>
          <w:b/>
          <w:bCs/>
        </w:rPr>
        <w:t xml:space="preserve">: </w:t>
      </w:r>
      <w:r w:rsidRPr="009A03FF">
        <w:t>Alexa for Business allows users to schedule, reschedule, cancel meetings, check room availability, and even start or join virtual meetings—all with voice commands. This reduces administrative friction and improves productivity by automating mundane meeting tasks</w:t>
      </w:r>
      <w:r w:rsidR="002B73DF">
        <w:t xml:space="preserve"> </w:t>
      </w:r>
      <w:sdt>
        <w:sdtPr>
          <w:id w:val="95531561"/>
          <w:citation/>
        </w:sdtPr>
        <w:sdtContent>
          <w:r w:rsidR="002B73DF">
            <w:fldChar w:fldCharType="begin"/>
          </w:r>
          <w:r w:rsidR="002131C0">
            <w:instrText xml:space="preserve">CITATION AWS20 \l 1033 </w:instrText>
          </w:r>
          <w:r w:rsidR="002B73DF">
            <w:fldChar w:fldCharType="separate"/>
          </w:r>
          <w:r w:rsidR="00DC66E9" w:rsidRPr="00DC66E9">
            <w:rPr>
              <w:noProof/>
            </w:rPr>
            <w:t>[2]</w:t>
          </w:r>
          <w:r w:rsidR="002B73DF">
            <w:fldChar w:fldCharType="end"/>
          </w:r>
        </w:sdtContent>
      </w:sdt>
      <w:r w:rsidR="002B73DF" w:rsidRPr="0027660A">
        <w:t>.</w:t>
      </w:r>
    </w:p>
    <w:p w14:paraId="5B7076D9" w14:textId="0151B24A" w:rsidR="009A03FF" w:rsidRPr="009A03FF" w:rsidRDefault="009A03FF" w:rsidP="000C6A1C">
      <w:pPr>
        <w:pStyle w:val="NormalBPBHEB"/>
        <w:numPr>
          <w:ilvl w:val="0"/>
          <w:numId w:val="1"/>
        </w:numPr>
      </w:pPr>
      <w:r w:rsidRPr="00357799">
        <w:rPr>
          <w:b/>
          <w:bCs/>
        </w:rPr>
        <w:t>Voice-</w:t>
      </w:r>
      <w:r w:rsidR="007B79C7" w:rsidRPr="00357799">
        <w:rPr>
          <w:b/>
          <w:bCs/>
        </w:rPr>
        <w:t>controlled devices</w:t>
      </w:r>
      <w:r w:rsidR="00357799">
        <w:rPr>
          <w:b/>
          <w:bCs/>
        </w:rPr>
        <w:t xml:space="preserve">: </w:t>
      </w:r>
      <w:r w:rsidRPr="009A03FF">
        <w:t xml:space="preserve">With seamless integration into smart devices like Echo and third-party hardware, Alexa </w:t>
      </w:r>
      <w:r w:rsidR="00C13858">
        <w:t>enables users to control office devices, such as lights, thermostats, and projectors,</w:t>
      </w:r>
      <w:r w:rsidRPr="009A03FF">
        <w:t xml:space="preserve"> via voice commands. In healthcare settings, this touchless functionality helps ensure hygiene and operational efficiency</w:t>
      </w:r>
      <w:r w:rsidR="002643F3" w:rsidRPr="002643F3">
        <w:t xml:space="preserve"> </w:t>
      </w:r>
      <w:sdt>
        <w:sdtPr>
          <w:id w:val="593519979"/>
          <w:citation/>
        </w:sdtPr>
        <w:sdtContent>
          <w:r w:rsidR="002643F3">
            <w:fldChar w:fldCharType="begin"/>
          </w:r>
          <w:r w:rsidR="002131C0">
            <w:instrText xml:space="preserve">CITATION AWS20 \l 1033 </w:instrText>
          </w:r>
          <w:r w:rsidR="002643F3">
            <w:fldChar w:fldCharType="separate"/>
          </w:r>
          <w:r w:rsidR="00DC66E9" w:rsidRPr="00DC66E9">
            <w:rPr>
              <w:noProof/>
            </w:rPr>
            <w:t>[2]</w:t>
          </w:r>
          <w:r w:rsidR="002643F3">
            <w:fldChar w:fldCharType="end"/>
          </w:r>
        </w:sdtContent>
      </w:sdt>
      <w:r w:rsidR="006B7027" w:rsidRPr="0027660A">
        <w:t>.</w:t>
      </w:r>
    </w:p>
    <w:p w14:paraId="048C503B" w14:textId="710EE1A5" w:rsidR="009A03FF" w:rsidRPr="009A03FF" w:rsidRDefault="009A03FF" w:rsidP="000C6A1C">
      <w:pPr>
        <w:pStyle w:val="NormalBPBHEB"/>
        <w:numPr>
          <w:ilvl w:val="0"/>
          <w:numId w:val="1"/>
        </w:numPr>
      </w:pPr>
      <w:r w:rsidRPr="00357799">
        <w:rPr>
          <w:b/>
          <w:bCs/>
        </w:rPr>
        <w:t xml:space="preserve">Customizable </w:t>
      </w:r>
      <w:r w:rsidR="007B79C7">
        <w:rPr>
          <w:b/>
          <w:bCs/>
        </w:rPr>
        <w:t>s</w:t>
      </w:r>
      <w:r w:rsidRPr="00357799">
        <w:rPr>
          <w:b/>
          <w:bCs/>
        </w:rPr>
        <w:t>kills</w:t>
      </w:r>
      <w:r w:rsidR="00357799">
        <w:rPr>
          <w:b/>
          <w:bCs/>
        </w:rPr>
        <w:t xml:space="preserve">: </w:t>
      </w:r>
      <w:r w:rsidRPr="009A03FF">
        <w:t xml:space="preserve">Organizations can develop custom Alexa skills tailored to their specific needs, expanding </w:t>
      </w:r>
      <w:r w:rsidR="00C75D83" w:rsidRPr="009A03FF">
        <w:t>their</w:t>
      </w:r>
      <w:r w:rsidRPr="009A03FF">
        <w:t xml:space="preserve"> utility from </w:t>
      </w:r>
      <w:r w:rsidR="00C13858">
        <w:t>essential</w:t>
      </w:r>
      <w:r w:rsidR="00C13858" w:rsidRPr="009A03FF">
        <w:t xml:space="preserve"> </w:t>
      </w:r>
      <w:r w:rsidRPr="009A03FF">
        <w:t>meeting management to automating business-specific processes like generating reports or tracking project deadlines</w:t>
      </w:r>
      <w:r w:rsidR="002643F3">
        <w:t xml:space="preserve"> </w:t>
      </w:r>
      <w:sdt>
        <w:sdtPr>
          <w:id w:val="-1523475571"/>
          <w:citation/>
        </w:sdtPr>
        <w:sdtContent>
          <w:r w:rsidR="002643F3">
            <w:fldChar w:fldCharType="begin"/>
          </w:r>
          <w:r w:rsidR="002131C0">
            <w:instrText xml:space="preserve">CITATION AWS20 \l 1033 </w:instrText>
          </w:r>
          <w:r w:rsidR="002643F3">
            <w:fldChar w:fldCharType="separate"/>
          </w:r>
          <w:r w:rsidR="00DC66E9" w:rsidRPr="00DC66E9">
            <w:rPr>
              <w:noProof/>
            </w:rPr>
            <w:t>[2]</w:t>
          </w:r>
          <w:r w:rsidR="002643F3">
            <w:fldChar w:fldCharType="end"/>
          </w:r>
        </w:sdtContent>
      </w:sdt>
      <w:r w:rsidR="002643F3" w:rsidRPr="0027660A">
        <w:t>.</w:t>
      </w:r>
    </w:p>
    <w:p w14:paraId="2A44F819" w14:textId="4D7E3B6F" w:rsidR="0027660A" w:rsidRPr="0027660A" w:rsidRDefault="0027660A" w:rsidP="000C6A1C">
      <w:pPr>
        <w:pStyle w:val="Heading3BPBHEB"/>
      </w:pPr>
      <w:r w:rsidRPr="0027660A">
        <w:t>Challenges</w:t>
      </w:r>
    </w:p>
    <w:p w14:paraId="32A9498F" w14:textId="1F809158" w:rsidR="0027660A" w:rsidRPr="0027660A" w:rsidRDefault="00A25A86" w:rsidP="000C6A1C">
      <w:pPr>
        <w:pStyle w:val="NormalBPBHEB"/>
      </w:pPr>
      <w:r w:rsidRPr="00A25A86">
        <w:t xml:space="preserve">Integrating Alexa for Business into existing infrastructure can pose challenges, especially for companies with complex workflows and fragmented systems. </w:t>
      </w:r>
      <w:r w:rsidR="00FD0455">
        <w:t>Different</w:t>
      </w:r>
      <w:r w:rsidRPr="00A25A86">
        <w:t xml:space="preserve"> businesses may struggle with adoption, as they need to ensure that Alexa can </w:t>
      </w:r>
      <w:r w:rsidR="00C13858">
        <w:t>integrate seamlessly with existing tools, such as</w:t>
      </w:r>
      <w:r w:rsidRPr="00A25A86">
        <w:t xml:space="preserve"> project management platforms or communication apps. Additionally, privacy and security concerns </w:t>
      </w:r>
      <w:r w:rsidR="00F769CD">
        <w:t>rise</w:t>
      </w:r>
      <w:r w:rsidRPr="00A25A86">
        <w:t xml:space="preserve"> when voice-activated devices </w:t>
      </w:r>
      <w:r w:rsidR="00FD0455" w:rsidRPr="00A25A86">
        <w:t>manage</w:t>
      </w:r>
      <w:r w:rsidRPr="00A25A86">
        <w:t xml:space="preserve"> sensitive company data, requiring robust safeguards.</w:t>
      </w:r>
    </w:p>
    <w:p w14:paraId="19D96D64" w14:textId="77777777" w:rsidR="000045E5" w:rsidRPr="00C72974" w:rsidRDefault="000045E5" w:rsidP="000C6A1C">
      <w:pPr>
        <w:pStyle w:val="Heading3BPBHEB"/>
      </w:pPr>
      <w:r w:rsidRPr="00C72974">
        <w:t>Benefits</w:t>
      </w:r>
    </w:p>
    <w:p w14:paraId="454666B3" w14:textId="2AE880E5" w:rsidR="000045E5" w:rsidRPr="000045E5" w:rsidRDefault="000045E5" w:rsidP="000C6A1C">
      <w:pPr>
        <w:pStyle w:val="NormalBPBHEB"/>
      </w:pPr>
      <w:r w:rsidRPr="000045E5">
        <w:t xml:space="preserve">Alexa for Business enhances productivity by automating scheduling, simplifying communication, and enabling hands-free control of office environments. Employees can focus on higher-value tasks while Alexa </w:t>
      </w:r>
      <w:r w:rsidR="00242947" w:rsidRPr="000045E5">
        <w:t>manages</w:t>
      </w:r>
      <w:r w:rsidRPr="000045E5">
        <w:t xml:space="preserve"> routine administrative work. The system's voice-activated nature reduces the time spent on manual operations, boosting overall workplace efficiency. Moreover, custom skills make Alexa adaptable to a wide range of business processes, allowing it to fit seamlessly into the organization's operational flow.</w:t>
      </w:r>
    </w:p>
    <w:p w14:paraId="5534D6FD" w14:textId="20264522" w:rsidR="000045E5" w:rsidRPr="007B79C7" w:rsidRDefault="000045E5" w:rsidP="000C6A1C">
      <w:pPr>
        <w:pStyle w:val="Heading3BPBHEB"/>
      </w:pPr>
      <w:r w:rsidRPr="007B79C7">
        <w:lastRenderedPageBreak/>
        <w:t xml:space="preserve">Use </w:t>
      </w:r>
      <w:r w:rsidR="007B79C7" w:rsidRPr="007B79C7">
        <w:t>c</w:t>
      </w:r>
      <w:r w:rsidRPr="007B79C7">
        <w:t>ase</w:t>
      </w:r>
    </w:p>
    <w:p w14:paraId="67289886" w14:textId="4FB23C72" w:rsidR="000045E5" w:rsidRPr="000045E5" w:rsidRDefault="000045E5" w:rsidP="000C6A1C">
      <w:pPr>
        <w:pStyle w:val="NormalBPBHEB"/>
      </w:pPr>
      <w:r w:rsidRPr="000045E5">
        <w:t xml:space="preserve">A multinational firm integrates Alexa for Business across its offices to streamline scheduling, room management, and communication. Employees use Alexa to </w:t>
      </w:r>
      <w:r w:rsidR="00242947" w:rsidRPr="000045E5">
        <w:t>manage</w:t>
      </w:r>
      <w:r w:rsidRPr="000045E5">
        <w:t xml:space="preserve"> conference room bookings and join meetings </w:t>
      </w:r>
      <w:r w:rsidR="006416A6">
        <w:t>by simply using voice commands, eliminating</w:t>
      </w:r>
      <w:r w:rsidRPr="000045E5">
        <w:t xml:space="preserve"> the need for separate scheduling software. Additionally, Alexa controls smart devices, </w:t>
      </w:r>
      <w:r w:rsidR="0035027E">
        <w:t xml:space="preserve">such as adjusting room temperatures and lighting, thereby </w:t>
      </w:r>
      <w:r w:rsidRPr="000045E5">
        <w:t>improving workplace comfort and efficiency. The system also automates the generation of weekly reports, reducing manual labor.</w:t>
      </w:r>
    </w:p>
    <w:p w14:paraId="3E4AEB63" w14:textId="7736D9FA" w:rsidR="000045E5" w:rsidRPr="00C72974" w:rsidRDefault="000045E5" w:rsidP="000C6A1C">
      <w:pPr>
        <w:pStyle w:val="Heading3BPBHEB"/>
      </w:pPr>
      <w:r w:rsidRPr="00C72974">
        <w:t>Wrap-</w:t>
      </w:r>
      <w:r w:rsidR="007B79C7">
        <w:t>u</w:t>
      </w:r>
      <w:r w:rsidRPr="00C72974">
        <w:t>p</w:t>
      </w:r>
    </w:p>
    <w:p w14:paraId="5B3501FD" w14:textId="7E7BC562" w:rsidR="000045E5" w:rsidRPr="000045E5" w:rsidRDefault="000045E5" w:rsidP="000C6A1C">
      <w:pPr>
        <w:pStyle w:val="NormalBPBHEB"/>
      </w:pPr>
      <w:r w:rsidRPr="000045E5">
        <w:t xml:space="preserve">Alexa for Business </w:t>
      </w:r>
      <w:r w:rsidR="0035027E">
        <w:t>enables organizations to streamline their operations and foster a more efficient and collaborative work environment</w:t>
      </w:r>
      <w:r w:rsidRPr="000045E5">
        <w:t>. By integrating Alexa into daily workflows, businesses can automate mundane tasks</w:t>
      </w:r>
      <w:r w:rsidR="0035027E">
        <w:t xml:space="preserve">, simplify communication, and </w:t>
      </w:r>
      <w:r w:rsidR="006416A6">
        <w:t>promote</w:t>
      </w:r>
      <w:r w:rsidRPr="000045E5">
        <w:t xml:space="preserve"> a more productive environment. Its flexibility, security features, and seamless integration with other AWS services make Alexa a valuable tool for modern organizations looking to enhance workplace efficiency.</w:t>
      </w:r>
    </w:p>
    <w:p w14:paraId="634A5652" w14:textId="0E55479B" w:rsidR="00244C3E" w:rsidRPr="00244C3E" w:rsidRDefault="00244C3E" w:rsidP="000C6A1C">
      <w:pPr>
        <w:pStyle w:val="Heading2BPBHEB"/>
      </w:pPr>
      <w:r w:rsidRPr="00244C3E">
        <w:t xml:space="preserve">Amazon </w:t>
      </w:r>
      <w:r w:rsidR="007B79C7">
        <w:t>c</w:t>
      </w:r>
      <w:r w:rsidRPr="00244C3E">
        <w:t>hime</w:t>
      </w:r>
    </w:p>
    <w:p w14:paraId="35DE726A" w14:textId="3C0D8036" w:rsidR="00244C3E" w:rsidRPr="00244C3E" w:rsidRDefault="00CF46AA" w:rsidP="000C6A1C">
      <w:pPr>
        <w:pStyle w:val="NormalBPBHEB"/>
      </w:pPr>
      <w:r w:rsidRPr="00CF46AA">
        <w:t xml:space="preserve">Amazon Chime is a secure and scalable communication service designed to simplify online meetings, video </w:t>
      </w:r>
      <w:r w:rsidR="00244C3E" w:rsidRPr="00244C3E">
        <w:t xml:space="preserve">conferencing, and collaboration for businesses. </w:t>
      </w:r>
      <w:r w:rsidRPr="00CF46AA">
        <w:t>Launched in 2017, Chime integrates seamlessly with other AWS services to enhance communication efficiency across teams, whether they are remote or in the office</w:t>
      </w:r>
      <w:r w:rsidR="0035027E">
        <w:t>.</w:t>
      </w:r>
      <w:r w:rsidR="00BD0739">
        <w:t xml:space="preserve"> </w:t>
      </w:r>
      <w:sdt>
        <w:sdtPr>
          <w:id w:val="2084100975"/>
          <w:citation/>
        </w:sdtPr>
        <w:sdtContent>
          <w:r w:rsidR="001322EB">
            <w:fldChar w:fldCharType="begin"/>
          </w:r>
          <w:r w:rsidR="002131C0">
            <w:instrText xml:space="preserve">CITATION AWS201 \l 1033 </w:instrText>
          </w:r>
          <w:r w:rsidR="001322EB">
            <w:fldChar w:fldCharType="separate"/>
          </w:r>
          <w:r w:rsidR="00DC66E9" w:rsidRPr="00DC66E9">
            <w:rPr>
              <w:noProof/>
            </w:rPr>
            <w:t>[3]</w:t>
          </w:r>
          <w:r w:rsidR="001322EB">
            <w:fldChar w:fldCharType="end"/>
          </w:r>
        </w:sdtContent>
      </w:sdt>
      <w:r w:rsidR="00244C3E" w:rsidRPr="00244C3E">
        <w:t>.</w:t>
      </w:r>
    </w:p>
    <w:p w14:paraId="31D81231" w14:textId="78A8BB7B" w:rsidR="00244C3E" w:rsidRDefault="00244C3E" w:rsidP="000C6A1C">
      <w:pPr>
        <w:pStyle w:val="Heading3BPBHEB"/>
      </w:pPr>
      <w:r w:rsidRPr="00244C3E">
        <w:t xml:space="preserve">Key </w:t>
      </w:r>
      <w:r w:rsidR="007B79C7">
        <w:t>f</w:t>
      </w:r>
      <w:r w:rsidRPr="00244C3E">
        <w:t xml:space="preserve">eatures </w:t>
      </w:r>
    </w:p>
    <w:p w14:paraId="18F5DC7F" w14:textId="6F97EBE7" w:rsidR="00244C3E" w:rsidRPr="00244C3E" w:rsidRDefault="00244C3E" w:rsidP="000C6A1C">
      <w:r>
        <w:t>Amazon Chime’s key features</w:t>
      </w:r>
      <w:r w:rsidR="007B79C7">
        <w:t xml:space="preserve"> are as follows</w:t>
      </w:r>
      <w:r>
        <w:t>:</w:t>
      </w:r>
    </w:p>
    <w:p w14:paraId="493EB8CB" w14:textId="67B74C1E" w:rsidR="00244C3E" w:rsidRPr="00244C3E" w:rsidRDefault="00244C3E" w:rsidP="000C6A1C">
      <w:pPr>
        <w:pStyle w:val="NormalBPBHEB"/>
        <w:numPr>
          <w:ilvl w:val="0"/>
          <w:numId w:val="2"/>
        </w:numPr>
      </w:pPr>
      <w:r w:rsidRPr="00357799">
        <w:rPr>
          <w:b/>
          <w:bCs/>
        </w:rPr>
        <w:t xml:space="preserve">Online </w:t>
      </w:r>
      <w:r w:rsidR="0069642C" w:rsidRPr="00357799">
        <w:rPr>
          <w:b/>
          <w:bCs/>
        </w:rPr>
        <w:t>meetings and video conferencing</w:t>
      </w:r>
      <w:r w:rsidR="00357799">
        <w:rPr>
          <w:b/>
          <w:bCs/>
        </w:rPr>
        <w:t xml:space="preserve">: </w:t>
      </w:r>
      <w:r w:rsidRPr="00244C3E">
        <w:t xml:space="preserve">Amazon Chime offers </w:t>
      </w:r>
      <w:r w:rsidR="0077701E">
        <w:t xml:space="preserve">HD video and audio, delivering a near-face-to-face meeting experience. The platform also provides real-time chat and content-sharing features to foster collaboration during virtual meetings </w:t>
      </w:r>
      <w:sdt>
        <w:sdtPr>
          <w:id w:val="-2102798462"/>
          <w:citation/>
        </w:sdtPr>
        <w:sdtContent>
          <w:r w:rsidR="00073665">
            <w:fldChar w:fldCharType="begin"/>
          </w:r>
          <w:r w:rsidR="00073665">
            <w:instrText xml:space="preserve"> CITATION AWS171 \l 1033 </w:instrText>
          </w:r>
          <w:r w:rsidR="00073665">
            <w:fldChar w:fldCharType="separate"/>
          </w:r>
          <w:r w:rsidR="00DC66E9" w:rsidRPr="00DC66E9">
            <w:rPr>
              <w:noProof/>
            </w:rPr>
            <w:t>[4]</w:t>
          </w:r>
          <w:r w:rsidR="00073665">
            <w:fldChar w:fldCharType="end"/>
          </w:r>
        </w:sdtContent>
      </w:sdt>
      <w:r w:rsidRPr="00244C3E">
        <w:t>.</w:t>
      </w:r>
    </w:p>
    <w:p w14:paraId="0644192B" w14:textId="5F033182" w:rsidR="00244C3E" w:rsidRPr="00244C3E" w:rsidRDefault="00244C3E" w:rsidP="000C6A1C">
      <w:pPr>
        <w:pStyle w:val="NormalBPBHEB"/>
        <w:numPr>
          <w:ilvl w:val="0"/>
          <w:numId w:val="2"/>
        </w:numPr>
      </w:pPr>
      <w:r w:rsidRPr="00357799">
        <w:rPr>
          <w:b/>
          <w:bCs/>
        </w:rPr>
        <w:t xml:space="preserve">Unified </w:t>
      </w:r>
      <w:r w:rsidR="0069642C">
        <w:rPr>
          <w:b/>
          <w:bCs/>
        </w:rPr>
        <w:t>c</w:t>
      </w:r>
      <w:r w:rsidRPr="00357799">
        <w:rPr>
          <w:b/>
          <w:bCs/>
        </w:rPr>
        <w:t>ommunications</w:t>
      </w:r>
      <w:r w:rsidR="00357799">
        <w:rPr>
          <w:b/>
          <w:bCs/>
        </w:rPr>
        <w:t xml:space="preserve">: </w:t>
      </w:r>
      <w:r w:rsidR="008606AC" w:rsidRPr="008606AC">
        <w:t xml:space="preserve">Chime </w:t>
      </w:r>
      <w:r w:rsidR="005F3C2E" w:rsidRPr="008606AC">
        <w:t>combines</w:t>
      </w:r>
      <w:r w:rsidR="008606AC" w:rsidRPr="008606AC">
        <w:t xml:space="preserve"> voice, video, and messaging into a single platform. This enables teams to easily switch between communication methods, improving connectivity and efficiency regardless of location</w:t>
      </w:r>
      <w:r w:rsidR="00295B12">
        <w:t xml:space="preserve"> </w:t>
      </w:r>
      <w:sdt>
        <w:sdtPr>
          <w:id w:val="-1194076096"/>
          <w:citation/>
        </w:sdtPr>
        <w:sdtContent>
          <w:r w:rsidR="00073665">
            <w:fldChar w:fldCharType="begin"/>
          </w:r>
          <w:r w:rsidR="002131C0">
            <w:instrText xml:space="preserve">CITATION AWS172 \l 1033 </w:instrText>
          </w:r>
          <w:r w:rsidR="00073665">
            <w:fldChar w:fldCharType="separate"/>
          </w:r>
          <w:r w:rsidR="00DC66E9" w:rsidRPr="00DC66E9">
            <w:rPr>
              <w:noProof/>
            </w:rPr>
            <w:t>[5]</w:t>
          </w:r>
          <w:r w:rsidR="00073665">
            <w:fldChar w:fldCharType="end"/>
          </w:r>
        </w:sdtContent>
      </w:sdt>
      <w:r w:rsidRPr="00244C3E">
        <w:t>.</w:t>
      </w:r>
    </w:p>
    <w:p w14:paraId="665BD49F" w14:textId="466BF5F5" w:rsidR="00244C3E" w:rsidRDefault="00244C3E" w:rsidP="000C6A1C">
      <w:pPr>
        <w:pStyle w:val="NormalBPBHEB"/>
        <w:numPr>
          <w:ilvl w:val="0"/>
          <w:numId w:val="2"/>
        </w:numPr>
      </w:pPr>
      <w:r w:rsidRPr="00357799">
        <w:rPr>
          <w:b/>
          <w:bCs/>
        </w:rPr>
        <w:t xml:space="preserve">Security and </w:t>
      </w:r>
      <w:r w:rsidR="0069642C">
        <w:rPr>
          <w:b/>
          <w:bCs/>
        </w:rPr>
        <w:t>c</w:t>
      </w:r>
      <w:r w:rsidRPr="00357799">
        <w:rPr>
          <w:b/>
          <w:bCs/>
        </w:rPr>
        <w:t>ompliance</w:t>
      </w:r>
      <w:r w:rsidR="00357799">
        <w:rPr>
          <w:b/>
          <w:bCs/>
        </w:rPr>
        <w:t xml:space="preserve">: </w:t>
      </w:r>
      <w:r w:rsidR="0027092E" w:rsidRPr="0027092E">
        <w:t xml:space="preserve">Security is a top priority for Amazon Chime, which uses encryption and access controls to ensure that only authorized users can join meetings. The platform </w:t>
      </w:r>
      <w:r w:rsidR="005F3C2E" w:rsidRPr="0027092E">
        <w:t>follows</w:t>
      </w:r>
      <w:r w:rsidR="0027092E" w:rsidRPr="0027092E">
        <w:t xml:space="preserve"> industry regulations, making it ideal for businesses with strict compliance needs</w:t>
      </w:r>
      <w:r w:rsidR="00682493">
        <w:t xml:space="preserve"> </w:t>
      </w:r>
      <w:sdt>
        <w:sdtPr>
          <w:id w:val="-1566168270"/>
          <w:citation/>
        </w:sdtPr>
        <w:sdtContent>
          <w:r w:rsidR="00073665">
            <w:fldChar w:fldCharType="begin"/>
          </w:r>
          <w:r w:rsidR="002131C0">
            <w:instrText xml:space="preserve">CITATION AWS201 \l 1033 </w:instrText>
          </w:r>
          <w:r w:rsidR="00073665">
            <w:fldChar w:fldCharType="separate"/>
          </w:r>
          <w:r w:rsidR="00DC66E9" w:rsidRPr="00DC66E9">
            <w:rPr>
              <w:noProof/>
            </w:rPr>
            <w:t>[3]</w:t>
          </w:r>
          <w:r w:rsidR="00073665">
            <w:fldChar w:fldCharType="end"/>
          </w:r>
        </w:sdtContent>
      </w:sdt>
      <w:r w:rsidRPr="00244C3E">
        <w:t>.</w:t>
      </w:r>
    </w:p>
    <w:p w14:paraId="3B64F36C" w14:textId="52A47B9F" w:rsidR="004D1560" w:rsidRPr="004D1560" w:rsidRDefault="00244C3E" w:rsidP="000C6A1C">
      <w:pPr>
        <w:pStyle w:val="Heading3BPBHEB"/>
      </w:pPr>
      <w:r>
        <w:t>C</w:t>
      </w:r>
      <w:r w:rsidR="00DE62DA">
        <w:t>hallenges</w:t>
      </w:r>
    </w:p>
    <w:p w14:paraId="25A5016D" w14:textId="1A6BA2BA" w:rsidR="00244C3E" w:rsidRPr="004D1560" w:rsidRDefault="00DE62DA" w:rsidP="000C6A1C">
      <w:pPr>
        <w:pStyle w:val="NormalBPBHEB"/>
      </w:pPr>
      <w:r w:rsidRPr="00DE62DA">
        <w:t xml:space="preserve">For rapidly growing organizations, coordinating seamless communication across different time zones and regions can be </w:t>
      </w:r>
      <w:r w:rsidR="006416A6">
        <w:t>a significant challenge</w:t>
      </w:r>
      <w:r w:rsidRPr="00DE62DA">
        <w:t xml:space="preserve">. Traditional email and messaging apps often </w:t>
      </w:r>
      <w:r w:rsidR="0035027E">
        <w:t xml:space="preserve">lack support for real-time, dynamic communication, which is crucial for making quick </w:t>
      </w:r>
      <w:r w:rsidR="0035027E">
        <w:lastRenderedPageBreak/>
        <w:t>decisions</w:t>
      </w:r>
      <w:r w:rsidRPr="00DE62DA">
        <w:t xml:space="preserve">. Furthermore, </w:t>
      </w:r>
      <w:r w:rsidR="005F3C2E" w:rsidRPr="00DE62DA">
        <w:t>keeping</w:t>
      </w:r>
      <w:r w:rsidRPr="00DE62DA">
        <w:t xml:space="preserve"> secure and compliant communication channels while scaling is a constant concern.</w:t>
      </w:r>
    </w:p>
    <w:p w14:paraId="2FEA857B" w14:textId="4C0DF9EF" w:rsidR="004D1560" w:rsidRPr="004D1560" w:rsidRDefault="004F7723" w:rsidP="000C6A1C">
      <w:pPr>
        <w:pStyle w:val="Heading3BPBHEB"/>
      </w:pPr>
      <w:r>
        <w:t>Benefits</w:t>
      </w:r>
    </w:p>
    <w:p w14:paraId="032A2225" w14:textId="2E4E7511" w:rsidR="000D4775" w:rsidRPr="004D1560" w:rsidRDefault="00377084" w:rsidP="000C6A1C">
      <w:pPr>
        <w:pStyle w:val="NormalBPBHEB"/>
      </w:pPr>
      <w:r w:rsidRPr="00377084">
        <w:t xml:space="preserve">Amazon Chime enhances remote team collaboration by offering a unified communication solution. With HD video, voice calls, and chat all </w:t>
      </w:r>
      <w:r w:rsidR="00CF2C27" w:rsidRPr="00377084">
        <w:t>on</w:t>
      </w:r>
      <w:r w:rsidRPr="00377084">
        <w:t xml:space="preserve"> one platform, teams can easily collaborate without </w:t>
      </w:r>
      <w:r w:rsidR="0035027E">
        <w:t>needing to switch</w:t>
      </w:r>
      <w:r w:rsidR="0035027E" w:rsidRPr="00377084">
        <w:t xml:space="preserve"> </w:t>
      </w:r>
      <w:r w:rsidRPr="00377084">
        <w:t xml:space="preserve">between tools. The platform’s integration with AWS services ensures that communication </w:t>
      </w:r>
      <w:r w:rsidR="009022E1" w:rsidRPr="00377084">
        <w:t>stays</w:t>
      </w:r>
      <w:r w:rsidRPr="00377084">
        <w:t xml:space="preserve"> secure and scalable, helping businesses </w:t>
      </w:r>
      <w:r w:rsidR="00F87DF6" w:rsidRPr="00377084">
        <w:t>keep</w:t>
      </w:r>
      <w:r w:rsidRPr="00377084">
        <w:t xml:space="preserve"> smooth workflows as they grow.</w:t>
      </w:r>
    </w:p>
    <w:p w14:paraId="3F7D9967" w14:textId="3E23F5E3" w:rsidR="00E37ADE" w:rsidRPr="00C72974" w:rsidRDefault="00E37ADE" w:rsidP="000C6A1C">
      <w:pPr>
        <w:pStyle w:val="Heading3BPBHEB"/>
      </w:pPr>
      <w:r w:rsidRPr="00C72974">
        <w:t xml:space="preserve">Use </w:t>
      </w:r>
      <w:r w:rsidR="0069642C">
        <w:t>c</w:t>
      </w:r>
      <w:r w:rsidRPr="00C72974">
        <w:t>ase</w:t>
      </w:r>
    </w:p>
    <w:p w14:paraId="7BF508A6" w14:textId="425296E7" w:rsidR="004D1560" w:rsidRPr="004D1560" w:rsidRDefault="00E37ADE" w:rsidP="000C6A1C">
      <w:pPr>
        <w:pStyle w:val="NormalBPBHEB"/>
      </w:pPr>
      <w:r w:rsidRPr="00E37ADE">
        <w:t xml:space="preserve">A tech startup with teams spread across different continents adopts Amazon Chime to streamline communication. By </w:t>
      </w:r>
      <w:r w:rsidR="0035027E">
        <w:t>utilizing Chime's high-definition video capabilities, teams can conduct</w:t>
      </w:r>
      <w:r w:rsidRPr="00E37ADE">
        <w:t xml:space="preserve"> effective virtual meetings. Chime’s unified platform allows the startup’s team members to transition seamlessly from video calls to voice calls and chat, improving collaboration. The startup also integrates Chime with AWS S3 for document sharing and AWS KMS for data security, ensuring secure and efficient communication</w:t>
      </w:r>
      <w:r w:rsidR="0035027E">
        <w:t>.</w:t>
      </w:r>
      <w:r w:rsidR="006A7C6C">
        <w:t xml:space="preserve"> </w:t>
      </w:r>
      <w:r w:rsidR="0053010C">
        <w:rPr>
          <w:b/>
          <w:bCs/>
        </w:rPr>
        <w:fldChar w:fldCharType="begin"/>
      </w:r>
      <w:r w:rsidR="002131C0">
        <w:rPr>
          <w:b/>
          <w:bCs/>
        </w:rPr>
        <w:instrText xml:space="preserve">CITATION AWS172 \l 1033 </w:instrText>
      </w:r>
      <w:r w:rsidR="0053010C">
        <w:rPr>
          <w:b/>
          <w:bCs/>
        </w:rPr>
        <w:fldChar w:fldCharType="separate"/>
      </w:r>
      <w:r w:rsidR="00DC66E9">
        <w:rPr>
          <w:b/>
          <w:bCs/>
          <w:noProof/>
        </w:rPr>
        <w:t xml:space="preserve"> </w:t>
      </w:r>
      <w:r w:rsidR="00DC66E9" w:rsidRPr="00DC66E9">
        <w:rPr>
          <w:noProof/>
        </w:rPr>
        <w:t>[5]</w:t>
      </w:r>
      <w:r w:rsidR="0053010C">
        <w:rPr>
          <w:b/>
          <w:bCs/>
        </w:rPr>
        <w:fldChar w:fldCharType="end"/>
      </w:r>
      <w:r w:rsidR="00244C3E" w:rsidRPr="00244C3E">
        <w:rPr>
          <w:b/>
          <w:bCs/>
        </w:rPr>
        <w:t>.</w:t>
      </w:r>
    </w:p>
    <w:p w14:paraId="47B348E4" w14:textId="0B74A174" w:rsidR="004D1560" w:rsidRPr="004D1560" w:rsidRDefault="00244C3E" w:rsidP="000C6A1C">
      <w:pPr>
        <w:pStyle w:val="Heading3BPBHEB"/>
      </w:pPr>
      <w:r>
        <w:t>Wrap up</w:t>
      </w:r>
    </w:p>
    <w:p w14:paraId="440021A8" w14:textId="7C8B2A67" w:rsidR="004D1560" w:rsidRPr="004D1560" w:rsidRDefault="0034344D" w:rsidP="000C6A1C">
      <w:pPr>
        <w:pStyle w:val="NormalBPBHEB"/>
      </w:pPr>
      <w:r w:rsidRPr="0034344D">
        <w:t xml:space="preserve">Amazon Chime empowers businesses to enhance collaboration, reduce communication friction, and scale their remote operations efficiently. By offering unified communication features with robust security and seamless integration with the AWS ecosystem, Chime is an invaluable tool for businesses </w:t>
      </w:r>
      <w:r w:rsidR="00CD00F6">
        <w:t>seeking to enhance productivity and maintain</w:t>
      </w:r>
      <w:r w:rsidRPr="0034344D">
        <w:t xml:space="preserve"> reliable, secure communication </w:t>
      </w:r>
      <w:r w:rsidR="00D2099D" w:rsidRPr="0034344D">
        <w:t>channels</w:t>
      </w:r>
      <w:r w:rsidR="004D1560" w:rsidRPr="004D1560">
        <w:t>.</w:t>
      </w:r>
    </w:p>
    <w:p w14:paraId="5BDCF258" w14:textId="57D0E1E6" w:rsidR="00244C3E" w:rsidRPr="00244C3E" w:rsidRDefault="00244C3E" w:rsidP="000C6A1C">
      <w:pPr>
        <w:pStyle w:val="Heading2BPBHEB"/>
      </w:pPr>
      <w:r w:rsidRPr="00244C3E">
        <w:t xml:space="preserve">Amazon </w:t>
      </w:r>
      <w:r w:rsidR="00817C70">
        <w:t>C</w:t>
      </w:r>
      <w:r w:rsidRPr="00244C3E">
        <w:t xml:space="preserve">hime </w:t>
      </w:r>
      <w:r w:rsidR="00817C70">
        <w:t>Software Development Kit (</w:t>
      </w:r>
      <w:commentRangeStart w:id="34"/>
      <w:commentRangeStart w:id="35"/>
      <w:r w:rsidRPr="00244C3E">
        <w:t>SDK</w:t>
      </w:r>
      <w:commentRangeEnd w:id="34"/>
      <w:r w:rsidR="0069642C">
        <w:rPr>
          <w:rStyle w:val="CommentReference"/>
          <w:rFonts w:eastAsiaTheme="minorHAnsi" w:cstheme="minorBidi"/>
          <w:b w:val="0"/>
          <w:color w:val="000000" w:themeColor="text1"/>
        </w:rPr>
        <w:commentReference w:id="34"/>
      </w:r>
      <w:commentRangeEnd w:id="35"/>
      <w:r w:rsidR="00817C70">
        <w:rPr>
          <w:rStyle w:val="CommentReference"/>
          <w:rFonts w:asciiTheme="minorHAnsi" w:eastAsiaTheme="minorHAnsi" w:hAnsiTheme="minorHAnsi" w:cstheme="minorBidi"/>
          <w:b w:val="0"/>
          <w:color w:val="auto"/>
        </w:rPr>
        <w:commentReference w:id="35"/>
      </w:r>
      <w:r w:rsidR="00817C70">
        <w:t>)</w:t>
      </w:r>
    </w:p>
    <w:p w14:paraId="4649FE99" w14:textId="5545B4D8" w:rsidR="00244C3E" w:rsidRPr="00244C3E" w:rsidRDefault="0092607E" w:rsidP="000C6A1C">
      <w:pPr>
        <w:pStyle w:val="NormalBPBHEB"/>
      </w:pPr>
      <w:r w:rsidRPr="0092607E">
        <w:t xml:space="preserve">The Amazon Chime SDK </w:t>
      </w:r>
      <w:r w:rsidR="00CD00F6">
        <w:t>enables businesses to seamlessly integrate</w:t>
      </w:r>
      <w:r w:rsidRPr="0092607E">
        <w:t xml:space="preserve"> real-time communication features</w:t>
      </w:r>
      <w:r w:rsidR="006416A6">
        <w:t xml:space="preserve">, such as video and audio calls, </w:t>
      </w:r>
      <w:r w:rsidRPr="0092607E">
        <w:t>into their applications. Built on Amazon Chime’s scalable</w:t>
      </w:r>
      <w:r w:rsidR="00CD00F6">
        <w:t xml:space="preserve"> and secure infrastructure, the SDK enables developers to integrate seamless communication tools, such as video conferencing and audio calls,</w:t>
      </w:r>
      <w:r w:rsidRPr="0092607E">
        <w:t xml:space="preserve"> into custom applications, offering a robust solution for various business needs</w:t>
      </w:r>
      <w:r w:rsidR="00CD00F6">
        <w:t>.</w:t>
      </w:r>
      <w:r w:rsidR="007B3931">
        <w:t xml:space="preserve"> </w:t>
      </w:r>
      <w:sdt>
        <w:sdtPr>
          <w:id w:val="1536926466"/>
          <w:citation/>
        </w:sdtPr>
        <w:sdtContent>
          <w:r w:rsidR="00D42A1D">
            <w:fldChar w:fldCharType="begin"/>
          </w:r>
          <w:r w:rsidR="002131C0">
            <w:instrText xml:space="preserve">CITATION AWS202 \l 1033 </w:instrText>
          </w:r>
          <w:r w:rsidR="00D42A1D">
            <w:fldChar w:fldCharType="separate"/>
          </w:r>
          <w:r w:rsidR="00DC66E9" w:rsidRPr="00DC66E9">
            <w:rPr>
              <w:noProof/>
            </w:rPr>
            <w:t>[6]</w:t>
          </w:r>
          <w:r w:rsidR="00D42A1D">
            <w:fldChar w:fldCharType="end"/>
          </w:r>
        </w:sdtContent>
      </w:sdt>
      <w:r w:rsidR="00674E69">
        <w:t>.</w:t>
      </w:r>
    </w:p>
    <w:p w14:paraId="1FB90B40" w14:textId="748F4FA3" w:rsidR="00244C3E" w:rsidRDefault="00244C3E" w:rsidP="000C6A1C">
      <w:pPr>
        <w:pStyle w:val="Heading3BPBHEB"/>
      </w:pPr>
      <w:r w:rsidRPr="00244C3E">
        <w:t xml:space="preserve">Key </w:t>
      </w:r>
      <w:r w:rsidR="0069642C">
        <w:t>f</w:t>
      </w:r>
      <w:r w:rsidRPr="00244C3E">
        <w:t>eatures</w:t>
      </w:r>
    </w:p>
    <w:p w14:paraId="5E0AD775" w14:textId="39399F1F" w:rsidR="00816049" w:rsidRPr="00816049" w:rsidRDefault="00816049" w:rsidP="000C6A1C">
      <w:pPr>
        <w:pStyle w:val="NormalBPBHEB"/>
      </w:pPr>
      <w:r w:rsidRPr="00816049">
        <w:t>In the fast-paced and interconnected business landscape, effective communication is a cornerstone of success. Amazon Chime addresses this need by offering a comprehensive set of tools that streamline virtual meetings, enhance collaboration, and ensure a secure communication environment.</w:t>
      </w:r>
    </w:p>
    <w:p w14:paraId="18F15DA9" w14:textId="3DB5E1B3" w:rsidR="00244C3E" w:rsidRPr="00E4086B" w:rsidRDefault="00244C3E" w:rsidP="000C6A1C">
      <w:pPr>
        <w:pStyle w:val="NormalBPBHEB"/>
        <w:numPr>
          <w:ilvl w:val="0"/>
          <w:numId w:val="3"/>
        </w:numPr>
      </w:pPr>
      <w:r w:rsidRPr="00E4086B">
        <w:rPr>
          <w:b/>
          <w:bCs/>
        </w:rPr>
        <w:t>Real-</w:t>
      </w:r>
      <w:r w:rsidR="0069642C" w:rsidRPr="00E4086B">
        <w:rPr>
          <w:b/>
          <w:bCs/>
        </w:rPr>
        <w:t>time communication real-time communication:</w:t>
      </w:r>
      <w:r w:rsidR="0069642C" w:rsidRPr="00E4086B">
        <w:t xml:space="preserve"> </w:t>
      </w:r>
      <w:r w:rsidR="00847D15" w:rsidRPr="00E4086B">
        <w:t xml:space="preserve">The SDK allows for seamless audio and video calls within applications, enabling one-to-one or multiparty video calls, conferencing, and content sharing to create an engaging communication experience </w:t>
      </w:r>
      <w:sdt>
        <w:sdtPr>
          <w:id w:val="2100057503"/>
          <w:citation/>
        </w:sdtPr>
        <w:sdtContent>
          <w:r w:rsidR="000853E7" w:rsidRPr="00E4086B">
            <w:fldChar w:fldCharType="begin"/>
          </w:r>
          <w:r w:rsidR="000853E7" w:rsidRPr="00E4086B">
            <w:instrText xml:space="preserve"> CITATION AWSdj \l 1033 </w:instrText>
          </w:r>
          <w:r w:rsidR="000853E7" w:rsidRPr="00E4086B">
            <w:fldChar w:fldCharType="separate"/>
          </w:r>
          <w:r w:rsidR="00DC66E9" w:rsidRPr="00DC66E9">
            <w:rPr>
              <w:noProof/>
            </w:rPr>
            <w:t>[7]</w:t>
          </w:r>
          <w:r w:rsidR="000853E7" w:rsidRPr="00E4086B">
            <w:fldChar w:fldCharType="end"/>
          </w:r>
        </w:sdtContent>
      </w:sdt>
      <w:r w:rsidR="00786C3E" w:rsidRPr="00E4086B">
        <w:t>.</w:t>
      </w:r>
    </w:p>
    <w:p w14:paraId="7EA2D3D7" w14:textId="627D2248" w:rsidR="00244C3E" w:rsidRPr="00E4086B" w:rsidRDefault="00244C3E" w:rsidP="000C6A1C">
      <w:pPr>
        <w:pStyle w:val="NormalBPBHEB"/>
        <w:numPr>
          <w:ilvl w:val="0"/>
          <w:numId w:val="3"/>
        </w:numPr>
      </w:pPr>
      <w:r w:rsidRPr="00EC3E7A">
        <w:rPr>
          <w:b/>
          <w:bCs/>
        </w:rPr>
        <w:lastRenderedPageBreak/>
        <w:t xml:space="preserve">Customizable </w:t>
      </w:r>
      <w:r w:rsidR="0069642C" w:rsidRPr="00EC3E7A">
        <w:rPr>
          <w:b/>
          <w:bCs/>
        </w:rPr>
        <w:t>user interface</w:t>
      </w:r>
      <w:r w:rsidR="00A50BF9" w:rsidRPr="00EC3E7A">
        <w:rPr>
          <w:b/>
          <w:bCs/>
        </w:rPr>
        <w:t>:</w:t>
      </w:r>
      <w:r w:rsidR="00A50BF9" w:rsidRPr="00E4086B">
        <w:t xml:space="preserve"> </w:t>
      </w:r>
      <w:r w:rsidR="00AF2724" w:rsidRPr="00E4086B">
        <w:rPr>
          <w:rStyle w:val="NormalBPBHEBChar"/>
          <w:shd w:val="clear" w:color="auto" w:fill="auto"/>
        </w:rPr>
        <w:t xml:space="preserve">Developers can tailor the user interface (UI) to suit their application’s look and feel, ensuring the communication tools blend seamlessly with the application and enhancing user experience </w:t>
      </w:r>
      <w:sdt>
        <w:sdtPr>
          <w:rPr>
            <w:rStyle w:val="NormalBPBHEBChar"/>
            <w:shd w:val="clear" w:color="auto" w:fill="auto"/>
          </w:rPr>
          <w:id w:val="-1559708720"/>
          <w:citation/>
        </w:sdtPr>
        <w:sdtContent>
          <w:r w:rsidR="00786C3E" w:rsidRPr="00E4086B">
            <w:rPr>
              <w:rStyle w:val="NormalBPBHEBChar"/>
              <w:shd w:val="clear" w:color="auto" w:fill="auto"/>
            </w:rPr>
            <w:fldChar w:fldCharType="begin"/>
          </w:r>
          <w:r w:rsidR="002131C0">
            <w:rPr>
              <w:rStyle w:val="NormalBPBHEBChar"/>
              <w:shd w:val="clear" w:color="auto" w:fill="auto"/>
            </w:rPr>
            <w:instrText xml:space="preserve">CITATION AWS202 \l 1033 </w:instrText>
          </w:r>
          <w:r w:rsidR="00786C3E" w:rsidRPr="00E4086B">
            <w:rPr>
              <w:rStyle w:val="NormalBPBHEBChar"/>
              <w:shd w:val="clear" w:color="auto" w:fill="auto"/>
            </w:rPr>
            <w:fldChar w:fldCharType="separate"/>
          </w:r>
          <w:r w:rsidR="00DC66E9" w:rsidRPr="00DC66E9">
            <w:rPr>
              <w:noProof/>
            </w:rPr>
            <w:t>[6]</w:t>
          </w:r>
          <w:r w:rsidR="00786C3E" w:rsidRPr="00E4086B">
            <w:rPr>
              <w:rStyle w:val="NormalBPBHEBChar"/>
              <w:shd w:val="clear" w:color="auto" w:fill="auto"/>
            </w:rPr>
            <w:fldChar w:fldCharType="end"/>
          </w:r>
        </w:sdtContent>
      </w:sdt>
      <w:r w:rsidR="00805AE3" w:rsidRPr="00E4086B">
        <w:rPr>
          <w:rStyle w:val="NormalBPBHEBChar"/>
          <w:shd w:val="clear" w:color="auto" w:fill="auto"/>
        </w:rPr>
        <w:t>.</w:t>
      </w:r>
    </w:p>
    <w:p w14:paraId="1563021F" w14:textId="413C809B" w:rsidR="00560468" w:rsidRPr="00E4086B" w:rsidRDefault="00244C3E" w:rsidP="000C6A1C">
      <w:pPr>
        <w:pStyle w:val="NormalBPBHEB"/>
        <w:numPr>
          <w:ilvl w:val="0"/>
          <w:numId w:val="3"/>
        </w:numPr>
      </w:pPr>
      <w:r w:rsidRPr="00EC3E7A">
        <w:rPr>
          <w:b/>
          <w:bCs/>
        </w:rPr>
        <w:t xml:space="preserve">Scalable </w:t>
      </w:r>
      <w:r w:rsidR="0069642C">
        <w:rPr>
          <w:b/>
          <w:bCs/>
        </w:rPr>
        <w:t>i</w:t>
      </w:r>
      <w:r w:rsidRPr="00EC3E7A">
        <w:rPr>
          <w:b/>
          <w:bCs/>
        </w:rPr>
        <w:t>nfrastructure</w:t>
      </w:r>
      <w:r w:rsidR="0038208A" w:rsidRPr="00EC3E7A">
        <w:rPr>
          <w:b/>
          <w:bCs/>
        </w:rPr>
        <w:t>:</w:t>
      </w:r>
      <w:r w:rsidR="0038208A" w:rsidRPr="00E4086B">
        <w:t xml:space="preserve"> </w:t>
      </w:r>
      <w:r w:rsidR="00351913" w:rsidRPr="00E4086B">
        <w:t xml:space="preserve">Built on AWS’s highly scalable infrastructure, the SDK adjusts automatically to accommodate growing user counts and variable usage patterns, ensuring </w:t>
      </w:r>
      <w:r w:rsidR="00CD00F6">
        <w:t xml:space="preserve">the </w:t>
      </w:r>
      <w:r w:rsidR="00F46AED" w:rsidRPr="00E4086B">
        <w:t>best</w:t>
      </w:r>
      <w:r w:rsidR="00351913" w:rsidRPr="00E4086B">
        <w:t xml:space="preserve"> performance even during demand surges </w:t>
      </w:r>
      <w:sdt>
        <w:sdtPr>
          <w:id w:val="1708067659"/>
          <w:citation/>
        </w:sdtPr>
        <w:sdtContent>
          <w:r w:rsidR="00967B8E" w:rsidRPr="00E4086B">
            <w:fldChar w:fldCharType="begin"/>
          </w:r>
          <w:r w:rsidR="00456282" w:rsidRPr="00E4086B">
            <w:instrText xml:space="preserve">CITATION ndf25 \l 1033 </w:instrText>
          </w:r>
          <w:r w:rsidR="00967B8E" w:rsidRPr="00E4086B">
            <w:fldChar w:fldCharType="separate"/>
          </w:r>
          <w:r w:rsidR="00DC66E9" w:rsidRPr="00DC66E9">
            <w:rPr>
              <w:noProof/>
            </w:rPr>
            <w:t>[8]</w:t>
          </w:r>
          <w:r w:rsidR="00967B8E" w:rsidRPr="00E4086B">
            <w:fldChar w:fldCharType="end"/>
          </w:r>
        </w:sdtContent>
      </w:sdt>
      <w:r w:rsidR="00351913" w:rsidRPr="00E4086B">
        <w:t>.</w:t>
      </w:r>
    </w:p>
    <w:p w14:paraId="71F89327" w14:textId="044F6346" w:rsidR="00D12C48" w:rsidRPr="00D12C48" w:rsidRDefault="00244C3E" w:rsidP="000C6A1C">
      <w:pPr>
        <w:pStyle w:val="Heading3BPBHEB"/>
      </w:pPr>
      <w:r>
        <w:t>C</w:t>
      </w:r>
      <w:r w:rsidR="00351913">
        <w:t>h</w:t>
      </w:r>
      <w:r w:rsidR="006016B7">
        <w:t>a</w:t>
      </w:r>
      <w:r w:rsidR="00351913">
        <w:t>llenges</w:t>
      </w:r>
    </w:p>
    <w:p w14:paraId="15230CBC" w14:textId="485CC51E" w:rsidR="00563920" w:rsidRPr="00563920" w:rsidRDefault="00496F46" w:rsidP="000C6A1C">
      <w:pPr>
        <w:pStyle w:val="NormalBPBHEB"/>
      </w:pPr>
      <w:r w:rsidRPr="00496F46">
        <w:t xml:space="preserve">For businesses, developing seamless, real-time communication platforms often requires complex integration of video and audio features. </w:t>
      </w:r>
      <w:r w:rsidR="00CD00F6">
        <w:t>Some solutions offer inconsistent performance, resulting in issues such as</w:t>
      </w:r>
      <w:r w:rsidRPr="00496F46">
        <w:t xml:space="preserve"> poor video quality and user dissatisfaction. Integrating high-quality communication tools </w:t>
      </w:r>
      <w:r w:rsidR="00CF2C27" w:rsidRPr="00496F46">
        <w:t>into</w:t>
      </w:r>
      <w:r w:rsidRPr="00496F46">
        <w:t xml:space="preserve"> applications often involves </w:t>
      </w:r>
      <w:r w:rsidR="00242947" w:rsidRPr="00496F46">
        <w:t>managing</w:t>
      </w:r>
      <w:r w:rsidRPr="00496F46">
        <w:t xml:space="preserve"> scalability and ensuring service reliability during </w:t>
      </w:r>
      <w:r w:rsidR="00E819F9">
        <w:t>periods of peak demand</w:t>
      </w:r>
      <w:r w:rsidR="00205F5E">
        <w:t>.</w:t>
      </w:r>
      <w:r w:rsidR="00D12C48" w:rsidRPr="00D12C48">
        <w:t xml:space="preserve"> </w:t>
      </w:r>
      <w:sdt>
        <w:sdtPr>
          <w:id w:val="-844706658"/>
          <w:citation/>
        </w:sdtPr>
        <w:sdtContent>
          <w:r w:rsidR="00425988">
            <w:fldChar w:fldCharType="begin"/>
          </w:r>
          <w:r w:rsidR="00425988">
            <w:instrText xml:space="preserve"> CITATION AWSdj \l 1033 </w:instrText>
          </w:r>
          <w:r w:rsidR="00425988">
            <w:fldChar w:fldCharType="separate"/>
          </w:r>
          <w:r w:rsidR="00DC66E9" w:rsidRPr="00DC66E9">
            <w:rPr>
              <w:noProof/>
            </w:rPr>
            <w:t>[7]</w:t>
          </w:r>
          <w:r w:rsidR="00425988">
            <w:fldChar w:fldCharType="end"/>
          </w:r>
        </w:sdtContent>
      </w:sdt>
      <w:r w:rsidR="00425988">
        <w:t>.</w:t>
      </w:r>
    </w:p>
    <w:p w14:paraId="7CAC4A9B" w14:textId="46A4D2AC" w:rsidR="00563920" w:rsidRPr="00C72974" w:rsidRDefault="00563920" w:rsidP="000C6A1C">
      <w:pPr>
        <w:pStyle w:val="Heading3BPBHEB"/>
      </w:pPr>
      <w:r w:rsidRPr="00C72974">
        <w:t xml:space="preserve">Use </w:t>
      </w:r>
      <w:r w:rsidR="00250DC4">
        <w:t>c</w:t>
      </w:r>
      <w:r w:rsidRPr="00C72974">
        <w:t>ase</w:t>
      </w:r>
    </w:p>
    <w:p w14:paraId="78B712FE" w14:textId="046FF0AF" w:rsidR="00563920" w:rsidRPr="00563920" w:rsidRDefault="00563920" w:rsidP="000C6A1C">
      <w:pPr>
        <w:pStyle w:val="NormalBPBHEB"/>
      </w:pPr>
      <w:r w:rsidRPr="00563920">
        <w:t xml:space="preserve">A healthcare startup integrates Amazon Chime SDK into its telemedicine platform to provide real-time video consultations between patients and doctors. By embedding high-quality video and audio features and customizing the interface to include patient records and appointment scheduling, the company enhances both patient engagement and workflow efficiency. As the user base grows, </w:t>
      </w:r>
      <w:r w:rsidR="0005368A">
        <w:t>Chime</w:t>
      </w:r>
      <w:r w:rsidR="00205F5E">
        <w:t xml:space="preserve"> SDK’s scalability ensures the platform can manage increased demand, such as during flu season, while maintaining</w:t>
      </w:r>
      <w:r w:rsidRPr="00563920">
        <w:t xml:space="preserve"> a reliable service for all users.</w:t>
      </w:r>
    </w:p>
    <w:p w14:paraId="2439DC91" w14:textId="7B39255E" w:rsidR="00D12C48" w:rsidRPr="00D12C48" w:rsidRDefault="00CC468C" w:rsidP="000C6A1C">
      <w:pPr>
        <w:pStyle w:val="Heading3BPBHEB"/>
      </w:pPr>
      <w:r>
        <w:t>Wrap up</w:t>
      </w:r>
    </w:p>
    <w:p w14:paraId="5ACF5A60" w14:textId="327E8AB1" w:rsidR="00D12C48" w:rsidRDefault="00F203A6" w:rsidP="000C6A1C">
      <w:r w:rsidRPr="00B2370B">
        <w:rPr>
          <w:rStyle w:val="NormalBPBHEBChar"/>
        </w:rPr>
        <w:t xml:space="preserve">The Amazon Chime SDK is </w:t>
      </w:r>
      <w:r w:rsidR="00205F5E">
        <w:rPr>
          <w:rStyle w:val="NormalBPBHEBChar"/>
        </w:rPr>
        <w:t>a crucial tool for businesses seeking to integrate seamless,</w:t>
      </w:r>
      <w:r w:rsidRPr="00B2370B">
        <w:rPr>
          <w:rStyle w:val="NormalBPBHEBChar"/>
        </w:rPr>
        <w:t xml:space="preserve"> real-time communication into their applications. By offering easy integration, customizable user interfaces, and scalable infrastructure, it </w:t>
      </w:r>
      <w:r w:rsidR="00205F5E">
        <w:rPr>
          <w:rStyle w:val="NormalBPBHEBChar"/>
        </w:rPr>
        <w:t>enables businesses to deliver high-quality communication experiences that evolve</w:t>
      </w:r>
      <w:r w:rsidRPr="00B2370B">
        <w:rPr>
          <w:rStyle w:val="NormalBPBHEBChar"/>
        </w:rPr>
        <w:t xml:space="preserve"> with their needs. Whether in healthcare, education, or customer service, Chime SDK proves to be a flexible and reliable solution for real-time communication across various industries</w:t>
      </w:r>
      <w:r w:rsidR="00E819F9">
        <w:rPr>
          <w:rStyle w:val="NormalBPBHEBChar"/>
        </w:rPr>
        <w:t>.</w:t>
      </w:r>
      <w:r w:rsidRPr="00B2370B">
        <w:rPr>
          <w:rStyle w:val="NormalBPBHEBChar"/>
        </w:rPr>
        <w:t xml:space="preserve"> </w:t>
      </w:r>
      <w:sdt>
        <w:sdtPr>
          <w:rPr>
            <w:rStyle w:val="NormalBPBHEBChar"/>
          </w:rPr>
          <w:id w:val="250009586"/>
          <w:citation/>
        </w:sdtPr>
        <w:sdtContent>
          <w:r w:rsidR="007A252F" w:rsidRPr="00B2370B">
            <w:rPr>
              <w:rStyle w:val="NormalBPBHEBChar"/>
            </w:rPr>
            <w:fldChar w:fldCharType="begin"/>
          </w:r>
          <w:r w:rsidR="007A252F" w:rsidRPr="00B2370B">
            <w:rPr>
              <w:rStyle w:val="NormalBPBHEBChar"/>
            </w:rPr>
            <w:instrText xml:space="preserve"> CITATION AWSdj \l 1033 </w:instrText>
          </w:r>
          <w:r w:rsidR="007A252F" w:rsidRPr="00B2370B">
            <w:rPr>
              <w:rStyle w:val="NormalBPBHEBChar"/>
            </w:rPr>
            <w:fldChar w:fldCharType="separate"/>
          </w:r>
          <w:r w:rsidR="00DC66E9" w:rsidRPr="00DC66E9">
            <w:rPr>
              <w:noProof/>
              <w:shd w:val="clear" w:color="auto" w:fill="FFFFFF"/>
            </w:rPr>
            <w:t>[7]</w:t>
          </w:r>
          <w:r w:rsidR="007A252F" w:rsidRPr="00B2370B">
            <w:rPr>
              <w:rStyle w:val="NormalBPBHEBChar"/>
            </w:rPr>
            <w:fldChar w:fldCharType="end"/>
          </w:r>
        </w:sdtContent>
      </w:sdt>
      <w:r w:rsidR="007A252F" w:rsidRPr="00B2370B">
        <w:rPr>
          <w:rStyle w:val="NormalBPBHEBChar"/>
        </w:rPr>
        <w:t>.</w:t>
      </w:r>
    </w:p>
    <w:p w14:paraId="46120313" w14:textId="14BCA0A0" w:rsidR="00244C3E" w:rsidRPr="00244C3E" w:rsidRDefault="00244C3E" w:rsidP="000C6A1C">
      <w:pPr>
        <w:pStyle w:val="Heading2BPBHEB"/>
      </w:pPr>
      <w:r w:rsidRPr="00244C3E">
        <w:t xml:space="preserve">Amazon </w:t>
      </w:r>
      <w:r w:rsidR="005C76FE">
        <w:t>C</w:t>
      </w:r>
      <w:r w:rsidRPr="00244C3E">
        <w:t>onnect</w:t>
      </w:r>
    </w:p>
    <w:p w14:paraId="3C0CBAE8" w14:textId="36B9C3C9" w:rsidR="00244C3E" w:rsidRPr="00244C3E" w:rsidRDefault="00244C3E" w:rsidP="000C6A1C">
      <w:pPr>
        <w:pStyle w:val="NormalBPBHEB"/>
      </w:pPr>
      <w:r w:rsidRPr="00244C3E">
        <w:t>Amazon Connect is a cloud-based contact center service that enables businesses to deliver personalized customer service. By offering omnichannel</w:t>
      </w:r>
      <w:r w:rsidR="00B14742">
        <w:t xml:space="preserve"> </w:t>
      </w:r>
      <w:sdt>
        <w:sdtPr>
          <w:id w:val="-240025011"/>
          <w:citation/>
        </w:sdtPr>
        <w:sdtContent>
          <w:r w:rsidR="007D06CD">
            <w:fldChar w:fldCharType="begin"/>
          </w:r>
          <w:r w:rsidR="007D06CD">
            <w:instrText xml:space="preserve"> CITATION AWSde \l 1033 </w:instrText>
          </w:r>
          <w:r w:rsidR="007D06CD">
            <w:fldChar w:fldCharType="separate"/>
          </w:r>
          <w:r w:rsidR="00DC66E9" w:rsidRPr="00DC66E9">
            <w:rPr>
              <w:noProof/>
            </w:rPr>
            <w:t>[9]</w:t>
          </w:r>
          <w:r w:rsidR="007D06CD">
            <w:fldChar w:fldCharType="end"/>
          </w:r>
        </w:sdtContent>
      </w:sdt>
      <w:r w:rsidRPr="00244C3E">
        <w:t xml:space="preserve"> </w:t>
      </w:r>
      <w:r w:rsidR="0005368A">
        <w:t>Effective communication and integration with AWS services, including Amazon Connect, facilitate</w:t>
      </w:r>
      <w:r w:rsidR="006416A6">
        <w:t xml:space="preserve"> the</w:t>
      </w:r>
      <w:r w:rsidRPr="00244C3E">
        <w:t xml:space="preserve"> efficient handling of customer interactions</w:t>
      </w:r>
      <w:r w:rsidR="00E819F9">
        <w:t>.</w:t>
      </w:r>
      <w:r w:rsidRPr="00244C3E">
        <w:t xml:space="preserve"> </w:t>
      </w:r>
      <w:sdt>
        <w:sdtPr>
          <w:id w:val="451828563"/>
          <w:citation/>
        </w:sdtPr>
        <w:sdtContent>
          <w:r w:rsidR="00AF67A5">
            <w:fldChar w:fldCharType="begin"/>
          </w:r>
          <w:r w:rsidR="002131C0">
            <w:instrText xml:space="preserve">CITATION AWS201 \l 1033 </w:instrText>
          </w:r>
          <w:r w:rsidR="00AF67A5">
            <w:fldChar w:fldCharType="separate"/>
          </w:r>
          <w:r w:rsidR="00DC66E9" w:rsidRPr="00DC66E9">
            <w:rPr>
              <w:noProof/>
            </w:rPr>
            <w:t>[3]</w:t>
          </w:r>
          <w:r w:rsidR="00AF67A5">
            <w:fldChar w:fldCharType="end"/>
          </w:r>
        </w:sdtContent>
      </w:sdt>
      <w:r w:rsidR="00AF67A5">
        <w:t>.</w:t>
      </w:r>
    </w:p>
    <w:p w14:paraId="4F6B294D" w14:textId="1ABFF7A5" w:rsidR="00244C3E" w:rsidRDefault="00244C3E" w:rsidP="000C6A1C">
      <w:pPr>
        <w:pStyle w:val="Heading3BPBHEB"/>
      </w:pPr>
      <w:r w:rsidRPr="00244C3E">
        <w:t xml:space="preserve">Key </w:t>
      </w:r>
      <w:r w:rsidR="001D6D48">
        <w:t>f</w:t>
      </w:r>
      <w:r w:rsidRPr="00244C3E">
        <w:t xml:space="preserve">eatures </w:t>
      </w:r>
    </w:p>
    <w:p w14:paraId="5766B4FF" w14:textId="472FA2A5" w:rsidR="005E4B8E" w:rsidRPr="005E4B8E" w:rsidRDefault="005E4B8E" w:rsidP="000C6A1C">
      <w:r w:rsidRPr="008E2492">
        <w:t>With a focus on simplicity and flexibility, Amazon Connect empowers businesses to build scalable and personalized customer service solutions</w:t>
      </w:r>
      <w:r w:rsidR="00205F5E">
        <w:t>.</w:t>
      </w:r>
      <w:r>
        <w:t xml:space="preserve"> </w:t>
      </w:r>
      <w:sdt>
        <w:sdtPr>
          <w:id w:val="-882480810"/>
          <w:citation/>
        </w:sdtPr>
        <w:sdtContent>
          <w:r w:rsidR="003C1714">
            <w:fldChar w:fldCharType="begin"/>
          </w:r>
          <w:r w:rsidR="003C1714">
            <w:instrText xml:space="preserve"> CITATION AWSda \l 1033 </w:instrText>
          </w:r>
          <w:r w:rsidR="003C1714">
            <w:fldChar w:fldCharType="separate"/>
          </w:r>
          <w:r w:rsidR="00DC66E9" w:rsidRPr="00DC66E9">
            <w:rPr>
              <w:noProof/>
            </w:rPr>
            <w:t>[10]</w:t>
          </w:r>
          <w:r w:rsidR="003C1714">
            <w:fldChar w:fldCharType="end"/>
          </w:r>
        </w:sdtContent>
      </w:sdt>
      <w:r w:rsidR="00B7205E">
        <w:t>.</w:t>
      </w:r>
    </w:p>
    <w:p w14:paraId="5D1C52B3" w14:textId="4560BC77" w:rsidR="00244C3E" w:rsidRPr="00D62341" w:rsidRDefault="00244C3E" w:rsidP="000C6A1C">
      <w:pPr>
        <w:pStyle w:val="NormalBPBHEB"/>
      </w:pPr>
      <w:r w:rsidRPr="00E4086B">
        <w:rPr>
          <w:b/>
          <w:bCs/>
        </w:rPr>
        <w:t xml:space="preserve">Omnichannel </w:t>
      </w:r>
      <w:r w:rsidR="00BD1781">
        <w:rPr>
          <w:b/>
          <w:bCs/>
        </w:rPr>
        <w:t>c</w:t>
      </w:r>
      <w:r w:rsidRPr="00E4086B">
        <w:rPr>
          <w:b/>
          <w:bCs/>
        </w:rPr>
        <w:t>ommunication</w:t>
      </w:r>
      <w:r w:rsidR="005568B8">
        <w:t xml:space="preserve">: </w:t>
      </w:r>
      <w:r w:rsidR="00B25109" w:rsidRPr="00D62341">
        <w:t xml:space="preserve">Amazon Connect enables seamless communication across multiple channels—voice, chat, and email—creating a unified </w:t>
      </w:r>
      <w:r w:rsidR="00205F5E">
        <w:t>customer experience</w:t>
      </w:r>
      <w:r w:rsidR="00B25109" w:rsidRPr="00D62341">
        <w:t xml:space="preserve">. This </w:t>
      </w:r>
      <w:r w:rsidR="00B25109" w:rsidRPr="00D62341">
        <w:lastRenderedPageBreak/>
        <w:t xml:space="preserve">flexibility enhances customer satisfaction by allowing interactions through the preferred communication mode </w:t>
      </w:r>
      <w:sdt>
        <w:sdtPr>
          <w:id w:val="-184448231"/>
          <w:citation/>
        </w:sdtPr>
        <w:sdtContent>
          <w:r w:rsidR="00733F0F" w:rsidRPr="00D62341">
            <w:fldChar w:fldCharType="begin"/>
          </w:r>
          <w:r w:rsidR="00456282" w:rsidRPr="00D62341">
            <w:instrText xml:space="preserve">CITATION ndf25 \l 1033 </w:instrText>
          </w:r>
          <w:r w:rsidR="00733F0F" w:rsidRPr="00D62341">
            <w:fldChar w:fldCharType="separate"/>
          </w:r>
          <w:r w:rsidR="00DC66E9" w:rsidRPr="00DC66E9">
            <w:rPr>
              <w:noProof/>
            </w:rPr>
            <w:t>[8]</w:t>
          </w:r>
          <w:r w:rsidR="00733F0F" w:rsidRPr="00D62341">
            <w:fldChar w:fldCharType="end"/>
          </w:r>
        </w:sdtContent>
      </w:sdt>
      <w:r w:rsidRPr="00D62341">
        <w:t>.</w:t>
      </w:r>
    </w:p>
    <w:p w14:paraId="229D942A" w14:textId="682E273D" w:rsidR="00244C3E" w:rsidRPr="00244C3E" w:rsidRDefault="00244C3E" w:rsidP="000C6A1C">
      <w:pPr>
        <w:pStyle w:val="NormalBPBHEB"/>
      </w:pPr>
      <w:r w:rsidRPr="00E4086B">
        <w:rPr>
          <w:b/>
          <w:bCs/>
        </w:rPr>
        <w:t xml:space="preserve">Natural </w:t>
      </w:r>
      <w:r w:rsidR="00BD1781">
        <w:rPr>
          <w:b/>
          <w:bCs/>
        </w:rPr>
        <w:t>l</w:t>
      </w:r>
      <w:r w:rsidRPr="00E4086B">
        <w:rPr>
          <w:b/>
          <w:bCs/>
        </w:rPr>
        <w:t xml:space="preserve">anguage </w:t>
      </w:r>
      <w:r w:rsidR="00BD1781">
        <w:rPr>
          <w:b/>
          <w:bCs/>
        </w:rPr>
        <w:t>p</w:t>
      </w:r>
      <w:r w:rsidRPr="00E4086B">
        <w:rPr>
          <w:b/>
          <w:bCs/>
        </w:rPr>
        <w:t>rocessing</w:t>
      </w:r>
      <w:r w:rsidR="00A2300A">
        <w:t xml:space="preserve">: </w:t>
      </w:r>
      <w:r w:rsidR="00C20590" w:rsidRPr="00A2300A">
        <w:t xml:space="preserve">By integrating Amazon Lex, Amazon Connect </w:t>
      </w:r>
      <w:r w:rsidR="00E819F9">
        <w:t>utilizes natural language processing</w:t>
      </w:r>
      <w:r w:rsidR="00C20590" w:rsidRPr="00A2300A">
        <w:t xml:space="preserve"> </w:t>
      </w:r>
      <w:r w:rsidR="00BD1781">
        <w:t>(</w:t>
      </w:r>
      <w:r w:rsidR="00C20590" w:rsidRPr="00B2370B">
        <w:rPr>
          <w:b/>
          <w:bCs/>
        </w:rPr>
        <w:t>NLP</w:t>
      </w:r>
      <w:r w:rsidR="00BD1781">
        <w:t>)</w:t>
      </w:r>
      <w:r w:rsidR="00C20590" w:rsidRPr="00A2300A">
        <w:t xml:space="preserve"> to automate responses to common customer queries. This reduces the need for human intervention, </w:t>
      </w:r>
      <w:r w:rsidR="006416A6">
        <w:t xml:space="preserve">thereby improving response times and enabling support agents to focus on more </w:t>
      </w:r>
      <w:r w:rsidR="00C20590" w:rsidRPr="00A2300A">
        <w:t>complex tasks</w:t>
      </w:r>
      <w:r w:rsidR="00E819F9">
        <w:t>.</w:t>
      </w:r>
      <w:r w:rsidR="00C20590" w:rsidRPr="00A2300A">
        <w:t xml:space="preserve"> </w:t>
      </w:r>
      <w:sdt>
        <w:sdtPr>
          <w:id w:val="2051406651"/>
          <w:citation/>
        </w:sdtPr>
        <w:sdtContent>
          <w:r w:rsidR="009863A5" w:rsidRPr="00A2300A">
            <w:fldChar w:fldCharType="begin"/>
          </w:r>
          <w:r w:rsidR="002131C0">
            <w:instrText xml:space="preserve">CITATION AWS201 \l 1033 </w:instrText>
          </w:r>
          <w:r w:rsidR="009863A5" w:rsidRPr="00A2300A">
            <w:fldChar w:fldCharType="separate"/>
          </w:r>
          <w:r w:rsidR="00DC66E9" w:rsidRPr="00DC66E9">
            <w:rPr>
              <w:noProof/>
            </w:rPr>
            <w:t>[3]</w:t>
          </w:r>
          <w:r w:rsidR="009863A5" w:rsidRPr="00A2300A">
            <w:fldChar w:fldCharType="end"/>
          </w:r>
        </w:sdtContent>
      </w:sdt>
      <w:r w:rsidRPr="00A2300A">
        <w:t>.</w:t>
      </w:r>
    </w:p>
    <w:p w14:paraId="1249E1C2" w14:textId="6F94DF85" w:rsidR="00244C3E" w:rsidRPr="00244C3E" w:rsidRDefault="00244C3E" w:rsidP="000C6A1C">
      <w:pPr>
        <w:pStyle w:val="NormalBPBHEB"/>
      </w:pPr>
      <w:r w:rsidRPr="00E4086B">
        <w:rPr>
          <w:b/>
          <w:bCs/>
        </w:rPr>
        <w:t xml:space="preserve">Scalability and </w:t>
      </w:r>
      <w:r w:rsidR="008C5950">
        <w:rPr>
          <w:b/>
          <w:bCs/>
        </w:rPr>
        <w:t>f</w:t>
      </w:r>
      <w:r w:rsidRPr="00E4086B">
        <w:rPr>
          <w:b/>
          <w:bCs/>
        </w:rPr>
        <w:t>lexibility</w:t>
      </w:r>
      <w:r w:rsidR="00B003F5">
        <w:t xml:space="preserve">: </w:t>
      </w:r>
      <w:r w:rsidR="00414680" w:rsidRPr="00B003F5">
        <w:t xml:space="preserve">Amazon </w:t>
      </w:r>
      <w:proofErr w:type="spellStart"/>
      <w:r w:rsidR="00414680" w:rsidRPr="00B003F5">
        <w:t>Connect’s</w:t>
      </w:r>
      <w:proofErr w:type="spellEnd"/>
      <w:r w:rsidR="00414680" w:rsidRPr="00B003F5">
        <w:t xml:space="preserve"> infrastructure scales automatically, adjusting to demand spikes, ensuring businesses can </w:t>
      </w:r>
      <w:r w:rsidR="00242947" w:rsidRPr="00B003F5">
        <w:t>manage</w:t>
      </w:r>
      <w:r w:rsidR="00414680" w:rsidRPr="00B003F5">
        <w:t xml:space="preserve"> fluctuating call volumes without manual intervention </w:t>
      </w:r>
      <w:sdt>
        <w:sdtPr>
          <w:id w:val="1839111694"/>
          <w:citation/>
        </w:sdtPr>
        <w:sdtContent>
          <w:r w:rsidR="006C3B60" w:rsidRPr="00B003F5">
            <w:fldChar w:fldCharType="begin"/>
          </w:r>
          <w:r w:rsidR="00456282" w:rsidRPr="00B003F5">
            <w:instrText xml:space="preserve">CITATION ndf25 \l 1033 </w:instrText>
          </w:r>
          <w:r w:rsidR="006C3B60" w:rsidRPr="00B003F5">
            <w:fldChar w:fldCharType="separate"/>
          </w:r>
          <w:r w:rsidR="00DC66E9" w:rsidRPr="00DC66E9">
            <w:rPr>
              <w:noProof/>
            </w:rPr>
            <w:t>[8]</w:t>
          </w:r>
          <w:r w:rsidR="006C3B60" w:rsidRPr="00B003F5">
            <w:fldChar w:fldCharType="end"/>
          </w:r>
        </w:sdtContent>
      </w:sdt>
      <w:r w:rsidRPr="00B003F5">
        <w:t>.</w:t>
      </w:r>
    </w:p>
    <w:p w14:paraId="1207BB58" w14:textId="4F60EF76" w:rsidR="00D12C48" w:rsidRPr="00D12C48" w:rsidRDefault="00244C3E" w:rsidP="000C6A1C">
      <w:pPr>
        <w:pStyle w:val="Heading3BPBHEB"/>
      </w:pPr>
      <w:r>
        <w:t>C</w:t>
      </w:r>
      <w:r w:rsidR="009471F6">
        <w:t>hallenge</w:t>
      </w:r>
      <w:r>
        <w:t>s</w:t>
      </w:r>
      <w:r w:rsidR="00D12C48" w:rsidRPr="00D12C48">
        <w:t xml:space="preserve"> </w:t>
      </w:r>
      <w:r w:rsidR="009471F6">
        <w:t xml:space="preserve"> </w:t>
      </w:r>
    </w:p>
    <w:p w14:paraId="4DAADC09" w14:textId="5AD8372E" w:rsidR="00D12C48" w:rsidRPr="00D12C48" w:rsidRDefault="00BF2955" w:rsidP="000C6A1C">
      <w:pPr>
        <w:pStyle w:val="NormalBPBHEB"/>
      </w:pPr>
      <w:r w:rsidRPr="00BF2955">
        <w:t xml:space="preserve">Retail businesses </w:t>
      </w:r>
      <w:r w:rsidR="006416A6">
        <w:t>often face challenges in managing fluctuating customer support demands, particularly during peak periods like</w:t>
      </w:r>
      <w:r w:rsidR="00E819F9">
        <w:t xml:space="preserve"> the holiday season</w:t>
      </w:r>
      <w:r w:rsidRPr="00BF2955">
        <w:t xml:space="preserve">. These challenges include inefficient response times, resource allocation, and </w:t>
      </w:r>
      <w:r w:rsidR="009022E1" w:rsidRPr="00BF2955">
        <w:t>keeping</w:t>
      </w:r>
      <w:r w:rsidRPr="00BF2955">
        <w:t xml:space="preserve"> service quality during peak demand</w:t>
      </w:r>
      <w:r w:rsidR="00D12C48" w:rsidRPr="00D12C48">
        <w:t>.</w:t>
      </w:r>
    </w:p>
    <w:p w14:paraId="2EC82089" w14:textId="24EE80F8" w:rsidR="00D12C48" w:rsidRPr="00D12C48" w:rsidRDefault="001D4E46" w:rsidP="000C6A1C">
      <w:pPr>
        <w:pStyle w:val="Heading3BPBHEB"/>
      </w:pPr>
      <w:r w:rsidRPr="001D4E46">
        <w:t>Benefits</w:t>
      </w:r>
    </w:p>
    <w:p w14:paraId="0B7B0D2C" w14:textId="21BF553D" w:rsidR="00621918" w:rsidRPr="00621918" w:rsidRDefault="00621918" w:rsidP="000C6A1C">
      <w:pPr>
        <w:pStyle w:val="NormalBPBHEB"/>
      </w:pPr>
      <w:r w:rsidRPr="00621918">
        <w:t>Amazon Connect enables businesses to deliver efficient, scalable, and personalized customer service. Its omnichannel communication</w:t>
      </w:r>
      <w:r w:rsidR="007D06CD">
        <w:t xml:space="preserve"> </w:t>
      </w:r>
      <w:sdt>
        <w:sdtPr>
          <w:id w:val="-1904755341"/>
          <w:citation/>
        </w:sdtPr>
        <w:sdtContent>
          <w:r w:rsidR="007D06CD">
            <w:fldChar w:fldCharType="begin"/>
          </w:r>
          <w:r w:rsidR="007D06CD">
            <w:instrText xml:space="preserve"> CITATION AWSde \l 1033 </w:instrText>
          </w:r>
          <w:r w:rsidR="007D06CD">
            <w:fldChar w:fldCharType="separate"/>
          </w:r>
          <w:r w:rsidR="00DC66E9" w:rsidRPr="00DC66E9">
            <w:rPr>
              <w:noProof/>
            </w:rPr>
            <w:t>[9]</w:t>
          </w:r>
          <w:r w:rsidR="007D06CD">
            <w:fldChar w:fldCharType="end"/>
          </w:r>
        </w:sdtContent>
      </w:sdt>
      <w:r w:rsidRPr="00621918">
        <w:t>, AI-driven NLP and automatic scaling features reduce operational strain, ensure a seamless customer experience, and help businesses meet high demand without sacrificing performance.</w:t>
      </w:r>
    </w:p>
    <w:p w14:paraId="7E97CEF4" w14:textId="5DE70E9E" w:rsidR="00E95BD5" w:rsidRPr="00E95BD5" w:rsidRDefault="00E95BD5" w:rsidP="000C6A1C">
      <w:pPr>
        <w:pStyle w:val="Heading3BPBHEB"/>
      </w:pPr>
      <w:r w:rsidRPr="00E95BD5">
        <w:t xml:space="preserve">Use </w:t>
      </w:r>
      <w:r w:rsidR="000F2E7C">
        <w:t>c</w:t>
      </w:r>
      <w:r w:rsidRPr="00E95BD5">
        <w:t>ase</w:t>
      </w:r>
    </w:p>
    <w:p w14:paraId="0E1E343F" w14:textId="111B3AD9" w:rsidR="00D12C48" w:rsidRPr="00D12C48" w:rsidRDefault="00E95BD5" w:rsidP="000C6A1C">
      <w:pPr>
        <w:pStyle w:val="NormalBPBHEB"/>
      </w:pPr>
      <w:r w:rsidRPr="00E95BD5">
        <w:t>A global retail business integrates Amazon Connect to handle customer inquiries during holiday season surges. They implement omnichannel support to provide voice, chat, and email communication options, automate common queries using NLP-powered bots, and scale their support team during peak times to ensure efficient handling of increased demand</w:t>
      </w:r>
      <w:r w:rsidR="007C73BE">
        <w:t>.</w:t>
      </w:r>
      <w:r w:rsidR="007B3DF7">
        <w:t xml:space="preserve"> </w:t>
      </w:r>
      <w:r w:rsidR="00244C3E" w:rsidRPr="00244C3E">
        <w:rPr>
          <w:b/>
          <w:bCs/>
        </w:rPr>
        <w:t xml:space="preserve"> </w:t>
      </w:r>
      <w:sdt>
        <w:sdtPr>
          <w:rPr>
            <w:b/>
            <w:bCs/>
          </w:rPr>
          <w:id w:val="-1873612597"/>
          <w:citation/>
        </w:sdtPr>
        <w:sdtContent>
          <w:r w:rsidR="009B46C0">
            <w:rPr>
              <w:b/>
              <w:bCs/>
            </w:rPr>
            <w:fldChar w:fldCharType="begin"/>
          </w:r>
          <w:r w:rsidR="002131C0">
            <w:rPr>
              <w:b/>
              <w:bCs/>
            </w:rPr>
            <w:instrText xml:space="preserve">CITATION AWS201 \l 1033 </w:instrText>
          </w:r>
          <w:r w:rsidR="009B46C0">
            <w:rPr>
              <w:b/>
              <w:bCs/>
            </w:rPr>
            <w:fldChar w:fldCharType="separate"/>
          </w:r>
          <w:r w:rsidR="00DC66E9" w:rsidRPr="00DC66E9">
            <w:rPr>
              <w:noProof/>
            </w:rPr>
            <w:t>[3]</w:t>
          </w:r>
          <w:r w:rsidR="009B46C0">
            <w:rPr>
              <w:b/>
              <w:bCs/>
            </w:rPr>
            <w:fldChar w:fldCharType="end"/>
          </w:r>
        </w:sdtContent>
      </w:sdt>
      <w:r w:rsidR="00244C3E">
        <w:rPr>
          <w:b/>
          <w:bCs/>
        </w:rPr>
        <w:t>.</w:t>
      </w:r>
    </w:p>
    <w:p w14:paraId="55F5A654" w14:textId="77777777" w:rsidR="00D12C48" w:rsidRPr="00D12C48" w:rsidRDefault="00D12C48" w:rsidP="000C6A1C">
      <w:pPr>
        <w:pStyle w:val="Heading3BPBHEB"/>
      </w:pPr>
      <w:r w:rsidRPr="00D12C48">
        <w:t>Wrap-up</w:t>
      </w:r>
    </w:p>
    <w:p w14:paraId="37489ABC" w14:textId="779CF682" w:rsidR="00244C3E" w:rsidRPr="00244C3E" w:rsidRDefault="00947B04" w:rsidP="000C6A1C">
      <w:pPr>
        <w:pStyle w:val="NormalBPBHEB"/>
        <w:rPr>
          <w:b/>
          <w:bCs/>
        </w:rPr>
      </w:pPr>
      <w:r w:rsidRPr="00947B04">
        <w:t xml:space="preserve">Amazon Connect transforms customer service by offering seamless communication, AI-driven automation, and scalable support. It helps businesses </w:t>
      </w:r>
      <w:r w:rsidR="00242947" w:rsidRPr="00947B04">
        <w:t>manage</w:t>
      </w:r>
      <w:r w:rsidRPr="00947B04">
        <w:t xml:space="preserve"> fluctuations in demand, improves response times, and ensures high customer satisfaction. Its integration with AWS services and scalability makes it an ideal solution for </w:t>
      </w:r>
      <w:r w:rsidR="007C73BE">
        <w:t>companies</w:t>
      </w:r>
      <w:r w:rsidR="007C73BE" w:rsidRPr="00947B04">
        <w:t xml:space="preserve"> </w:t>
      </w:r>
      <w:r w:rsidRPr="00947B04">
        <w:t xml:space="preserve">looking to </w:t>
      </w:r>
      <w:r w:rsidR="009022E1" w:rsidRPr="00947B04">
        <w:t>improve</w:t>
      </w:r>
      <w:r w:rsidRPr="00947B04">
        <w:t xml:space="preserve"> their customer service operations.</w:t>
      </w:r>
    </w:p>
    <w:p w14:paraId="7764E52D" w14:textId="77777777" w:rsidR="00244C3E" w:rsidRPr="00244C3E" w:rsidRDefault="00244C3E" w:rsidP="000C6A1C">
      <w:pPr>
        <w:pStyle w:val="Heading2BPBHEB"/>
      </w:pPr>
      <w:r w:rsidRPr="00244C3E">
        <w:t xml:space="preserve">Amazon </w:t>
      </w:r>
      <w:proofErr w:type="spellStart"/>
      <w:r w:rsidRPr="00244C3E">
        <w:t>Honeycode</w:t>
      </w:r>
      <w:proofErr w:type="spellEnd"/>
    </w:p>
    <w:p w14:paraId="74B8E91A" w14:textId="7E5BAB31" w:rsidR="00244C3E" w:rsidRPr="00244C3E" w:rsidRDefault="00244C3E" w:rsidP="000C6A1C">
      <w:pPr>
        <w:pStyle w:val="NormalBPBHEB"/>
      </w:pPr>
      <w:r w:rsidRPr="00244C3E">
        <w:t xml:space="preserve">Amazon </w:t>
      </w:r>
      <w:proofErr w:type="spellStart"/>
      <w:r w:rsidRPr="00244C3E">
        <w:t>Honeycode</w:t>
      </w:r>
      <w:proofErr w:type="spellEnd"/>
      <w:r w:rsidRPr="00244C3E">
        <w:t xml:space="preserve"> </w:t>
      </w:r>
      <w:r w:rsidR="00E92925" w:rsidRPr="00E92925">
        <w:t xml:space="preserve">is a no-code service that enables </w:t>
      </w:r>
      <w:r w:rsidR="00726EFB" w:rsidRPr="00726EFB">
        <w:t xml:space="preserve">businesses to rapidly create custom web and mobile applications, empowering teams without </w:t>
      </w:r>
      <w:r w:rsidR="007C73BE">
        <w:t xml:space="preserve">the </w:t>
      </w:r>
      <w:r w:rsidR="00726EFB" w:rsidRPr="00726EFB">
        <w:t xml:space="preserve">technical </w:t>
      </w:r>
      <w:r w:rsidR="009022E1" w:rsidRPr="00726EFB">
        <w:t>ability</w:t>
      </w:r>
      <w:r w:rsidR="00726EFB" w:rsidRPr="00726EFB">
        <w:t xml:space="preserve"> to automate workflows and streamline processes. By leveraging </w:t>
      </w:r>
      <w:proofErr w:type="spellStart"/>
      <w:r w:rsidR="00726EFB" w:rsidRPr="00726EFB">
        <w:t>Honeycode’s</w:t>
      </w:r>
      <w:proofErr w:type="spellEnd"/>
      <w:r w:rsidR="00726EFB" w:rsidRPr="00726EFB">
        <w:t xml:space="preserve"> visual interface and automation features, businesses can </w:t>
      </w:r>
      <w:r w:rsidR="007C73BE">
        <w:t>quickly and efficiently develop applications tailored to their specific needs.</w:t>
      </w:r>
      <w:r w:rsidR="00E92925" w:rsidRPr="00E92925">
        <w:t xml:space="preserve"> </w:t>
      </w:r>
      <w:sdt>
        <w:sdtPr>
          <w:id w:val="-1174955221"/>
          <w:citation/>
        </w:sdtPr>
        <w:sdtContent>
          <w:r w:rsidR="0019517B">
            <w:fldChar w:fldCharType="begin"/>
          </w:r>
          <w:r w:rsidR="002131C0">
            <w:instrText xml:space="preserve">CITATION AWSdh \l 1033 </w:instrText>
          </w:r>
          <w:r w:rsidR="0019517B">
            <w:fldChar w:fldCharType="separate"/>
          </w:r>
          <w:r w:rsidR="00DC66E9" w:rsidRPr="00DC66E9">
            <w:rPr>
              <w:noProof/>
            </w:rPr>
            <w:t>[11]</w:t>
          </w:r>
          <w:r w:rsidR="0019517B">
            <w:fldChar w:fldCharType="end"/>
          </w:r>
        </w:sdtContent>
      </w:sdt>
      <w:r w:rsidRPr="00244C3E">
        <w:t>.</w:t>
      </w:r>
    </w:p>
    <w:p w14:paraId="74D39117" w14:textId="0428BCF0" w:rsidR="00244C3E" w:rsidRDefault="00244C3E" w:rsidP="000C6A1C">
      <w:pPr>
        <w:pStyle w:val="Heading3BPBHEB"/>
      </w:pPr>
      <w:r w:rsidRPr="00244C3E">
        <w:lastRenderedPageBreak/>
        <w:t xml:space="preserve">Key </w:t>
      </w:r>
      <w:r w:rsidR="00D039AD">
        <w:t>f</w:t>
      </w:r>
      <w:r w:rsidRPr="00244C3E">
        <w:t xml:space="preserve">eatures </w:t>
      </w:r>
    </w:p>
    <w:p w14:paraId="34EA3470" w14:textId="44E461D0" w:rsidR="00952062" w:rsidRPr="00952062" w:rsidRDefault="008B503A" w:rsidP="000C6A1C">
      <w:pPr>
        <w:pStyle w:val="NormalBPBHEB"/>
      </w:pPr>
      <w:proofErr w:type="spellStart"/>
      <w:r w:rsidRPr="008B503A">
        <w:t>Honeycode’s</w:t>
      </w:r>
      <w:proofErr w:type="spellEnd"/>
      <w:r w:rsidRPr="008B503A">
        <w:t xml:space="preserve"> visual interface and powerful automation capabilities allow businesses to develop apps without writing a single line of code</w:t>
      </w:r>
      <w:r w:rsidR="00F86217">
        <w:t>.</w:t>
      </w:r>
      <w:r w:rsidR="007629C7">
        <w:t xml:space="preserve"> </w:t>
      </w:r>
      <w:r w:rsidR="007629C7" w:rsidRPr="007629C7">
        <w:t xml:space="preserve">Amazon </w:t>
      </w:r>
      <w:proofErr w:type="spellStart"/>
      <w:r w:rsidR="007629C7" w:rsidRPr="007629C7">
        <w:t>Honeycode</w:t>
      </w:r>
      <w:proofErr w:type="spellEnd"/>
      <w:r w:rsidR="007629C7" w:rsidRPr="007629C7">
        <w:t xml:space="preserve"> provides a no-code solution that enables </w:t>
      </w:r>
      <w:r w:rsidR="007C73BE">
        <w:t>companies</w:t>
      </w:r>
      <w:r w:rsidR="007C73BE" w:rsidRPr="007629C7">
        <w:t xml:space="preserve"> </w:t>
      </w:r>
      <w:r w:rsidR="007629C7" w:rsidRPr="007629C7">
        <w:t xml:space="preserve">to </w:t>
      </w:r>
      <w:r w:rsidR="00AB4B16">
        <w:t>build</w:t>
      </w:r>
      <w:r w:rsidR="00AB4B16" w:rsidRPr="007629C7">
        <w:t xml:space="preserve"> </w:t>
      </w:r>
      <w:r w:rsidR="007629C7" w:rsidRPr="007629C7">
        <w:t xml:space="preserve">custom applications with minimal effort. By </w:t>
      </w:r>
      <w:r w:rsidR="00B018D7" w:rsidRPr="007629C7">
        <w:t>cutting</w:t>
      </w:r>
      <w:r w:rsidR="007629C7" w:rsidRPr="007629C7">
        <w:t xml:space="preserve"> the need for traditional programming, </w:t>
      </w:r>
      <w:proofErr w:type="spellStart"/>
      <w:r w:rsidR="007629C7" w:rsidRPr="007629C7">
        <w:t>Honeycode</w:t>
      </w:r>
      <w:proofErr w:type="spellEnd"/>
      <w:r w:rsidR="007629C7" w:rsidRPr="007629C7">
        <w:t xml:space="preserve"> empowers users to automate workflows and enhance team collaboration.</w:t>
      </w:r>
    </w:p>
    <w:p w14:paraId="737208ED" w14:textId="72C36FFB" w:rsidR="00244C3E" w:rsidRPr="001755FE" w:rsidRDefault="00244C3E" w:rsidP="000C6A1C">
      <w:pPr>
        <w:pStyle w:val="NormalBPBHEB"/>
        <w:numPr>
          <w:ilvl w:val="0"/>
          <w:numId w:val="71"/>
        </w:numPr>
      </w:pPr>
      <w:commentRangeStart w:id="36"/>
      <w:commentRangeStart w:id="37"/>
      <w:r w:rsidRPr="00B2370B">
        <w:rPr>
          <w:rStyle w:val="Heading3Char"/>
          <w:rFonts w:ascii="Palatino Linotype" w:hAnsi="Palatino Linotype"/>
          <w:b/>
          <w:bCs/>
          <w:color w:val="auto"/>
          <w:sz w:val="22"/>
          <w:szCs w:val="22"/>
        </w:rPr>
        <w:t>No-</w:t>
      </w:r>
      <w:r w:rsidR="00CB3A84" w:rsidRPr="00B2370B">
        <w:rPr>
          <w:rStyle w:val="Heading3Char"/>
          <w:rFonts w:ascii="Palatino Linotype" w:hAnsi="Palatino Linotype"/>
          <w:b/>
          <w:bCs/>
          <w:color w:val="auto"/>
          <w:sz w:val="22"/>
          <w:szCs w:val="22"/>
        </w:rPr>
        <w:t>c</w:t>
      </w:r>
      <w:r w:rsidRPr="00B2370B">
        <w:rPr>
          <w:rStyle w:val="Heading3Char"/>
          <w:rFonts w:ascii="Palatino Linotype" w:hAnsi="Palatino Linotype"/>
          <w:b/>
          <w:bCs/>
          <w:color w:val="auto"/>
          <w:sz w:val="22"/>
          <w:szCs w:val="22"/>
        </w:rPr>
        <w:t xml:space="preserve">ode </w:t>
      </w:r>
      <w:r w:rsidR="00CB3A84" w:rsidRPr="00B2370B">
        <w:rPr>
          <w:rStyle w:val="Heading3Char"/>
          <w:rFonts w:ascii="Palatino Linotype" w:hAnsi="Palatino Linotype"/>
          <w:b/>
          <w:bCs/>
          <w:color w:val="auto"/>
          <w:sz w:val="22"/>
          <w:szCs w:val="22"/>
        </w:rPr>
        <w:t>a</w:t>
      </w:r>
      <w:r w:rsidRPr="00B2370B">
        <w:rPr>
          <w:rStyle w:val="Heading3Char"/>
          <w:rFonts w:ascii="Palatino Linotype" w:hAnsi="Palatino Linotype"/>
          <w:b/>
          <w:bCs/>
          <w:color w:val="auto"/>
          <w:sz w:val="22"/>
          <w:szCs w:val="22"/>
        </w:rPr>
        <w:t xml:space="preserve">pplication </w:t>
      </w:r>
      <w:r w:rsidR="00CB3A84" w:rsidRPr="00B2370B">
        <w:rPr>
          <w:rStyle w:val="Heading3Char"/>
          <w:rFonts w:ascii="Palatino Linotype" w:hAnsi="Palatino Linotype"/>
          <w:b/>
          <w:bCs/>
          <w:color w:val="auto"/>
          <w:sz w:val="22"/>
          <w:szCs w:val="22"/>
        </w:rPr>
        <w:t>d</w:t>
      </w:r>
      <w:r w:rsidRPr="00B2370B">
        <w:rPr>
          <w:rStyle w:val="Heading3Char"/>
          <w:rFonts w:ascii="Palatino Linotype" w:hAnsi="Palatino Linotype"/>
          <w:b/>
          <w:bCs/>
          <w:color w:val="auto"/>
          <w:sz w:val="22"/>
          <w:szCs w:val="22"/>
        </w:rPr>
        <w:t>evelopment</w:t>
      </w:r>
      <w:r w:rsidR="008A5695" w:rsidRPr="00B2370B">
        <w:rPr>
          <w:rStyle w:val="Heading3Char"/>
          <w:rFonts w:ascii="Palatino Linotype" w:hAnsi="Palatino Linotype"/>
          <w:b/>
          <w:bCs/>
          <w:color w:val="auto"/>
          <w:sz w:val="22"/>
          <w:szCs w:val="22"/>
        </w:rPr>
        <w:t>:</w:t>
      </w:r>
      <w:r w:rsidR="00E4086B" w:rsidRPr="00B2370B">
        <w:rPr>
          <w:rStyle w:val="Heading3Char"/>
          <w:rFonts w:ascii="Palatino Linotype" w:hAnsi="Palatino Linotype"/>
          <w:b/>
          <w:bCs/>
          <w:color w:val="auto"/>
          <w:sz w:val="22"/>
          <w:szCs w:val="22"/>
        </w:rPr>
        <w:t xml:space="preserve"> </w:t>
      </w:r>
      <w:commentRangeEnd w:id="36"/>
      <w:r w:rsidR="001755FE">
        <w:rPr>
          <w:rStyle w:val="CommentReference"/>
          <w:rFonts w:asciiTheme="minorHAnsi" w:eastAsiaTheme="minorHAnsi" w:hAnsiTheme="minorHAnsi" w:cstheme="minorBidi"/>
        </w:rPr>
        <w:commentReference w:id="36"/>
      </w:r>
      <w:commentRangeEnd w:id="37"/>
      <w:r w:rsidR="00B20BD3">
        <w:rPr>
          <w:rStyle w:val="CommentReference"/>
          <w:rFonts w:asciiTheme="minorHAnsi" w:eastAsiaTheme="minorHAnsi" w:hAnsiTheme="minorHAnsi" w:cstheme="minorBidi"/>
        </w:rPr>
        <w:commentReference w:id="37"/>
      </w:r>
      <w:proofErr w:type="spellStart"/>
      <w:r w:rsidR="006C0F0C" w:rsidRPr="001755FE">
        <w:t>Ho</w:t>
      </w:r>
      <w:r w:rsidRPr="001755FE">
        <w:t>neycode</w:t>
      </w:r>
      <w:proofErr w:type="spellEnd"/>
      <w:r w:rsidRPr="001755FE">
        <w:t xml:space="preserve"> provides </w:t>
      </w:r>
      <w:r w:rsidR="00232181" w:rsidRPr="001755FE">
        <w:t xml:space="preserve">a simple visual interface that enables business users to create applications without writing any code. This feature empowers teams to build solutions for managing tasks, projects, and workflows without requiring developer resources </w:t>
      </w:r>
      <w:sdt>
        <w:sdtPr>
          <w:id w:val="-526869805"/>
          <w:citation/>
        </w:sdtPr>
        <w:sdtContent>
          <w:r w:rsidR="00B55B56" w:rsidRPr="001755FE">
            <w:fldChar w:fldCharType="begin"/>
          </w:r>
          <w:r w:rsidR="002131C0" w:rsidRPr="001755FE">
            <w:instrText xml:space="preserve">CITATION AWS201 \l 1033 </w:instrText>
          </w:r>
          <w:r w:rsidR="00B55B56" w:rsidRPr="001755FE">
            <w:fldChar w:fldCharType="separate"/>
          </w:r>
          <w:r w:rsidR="00DC66E9" w:rsidRPr="00DC66E9">
            <w:rPr>
              <w:noProof/>
            </w:rPr>
            <w:t>[3]</w:t>
          </w:r>
          <w:r w:rsidR="00B55B56" w:rsidRPr="001755FE">
            <w:fldChar w:fldCharType="end"/>
          </w:r>
        </w:sdtContent>
      </w:sdt>
      <w:r w:rsidRPr="001755FE">
        <w:t>.</w:t>
      </w:r>
    </w:p>
    <w:p w14:paraId="78CD69C0" w14:textId="35600861" w:rsidR="00244C3E" w:rsidRPr="001755FE" w:rsidRDefault="00244C3E" w:rsidP="000C6A1C">
      <w:pPr>
        <w:pStyle w:val="NormalBPBHEB"/>
        <w:numPr>
          <w:ilvl w:val="0"/>
          <w:numId w:val="71"/>
        </w:numPr>
      </w:pPr>
      <w:r w:rsidRPr="00B2370B">
        <w:rPr>
          <w:rStyle w:val="Heading3Char"/>
          <w:rFonts w:ascii="Palatino Linotype" w:hAnsi="Palatino Linotype"/>
          <w:b/>
          <w:bCs/>
          <w:color w:val="auto"/>
          <w:sz w:val="22"/>
          <w:szCs w:val="22"/>
        </w:rPr>
        <w:t xml:space="preserve">Database and </w:t>
      </w:r>
      <w:r w:rsidR="00CB3A84" w:rsidRPr="00B2370B">
        <w:rPr>
          <w:rStyle w:val="Heading3Char"/>
          <w:rFonts w:ascii="Palatino Linotype" w:hAnsi="Palatino Linotype"/>
          <w:b/>
          <w:bCs/>
          <w:color w:val="auto"/>
          <w:sz w:val="22"/>
          <w:szCs w:val="22"/>
        </w:rPr>
        <w:t>logic building blocks</w:t>
      </w:r>
      <w:r w:rsidR="006C0F0C" w:rsidRPr="00B2370B">
        <w:rPr>
          <w:rStyle w:val="Heading3Char"/>
          <w:rFonts w:ascii="Palatino Linotype" w:hAnsi="Palatino Linotype"/>
          <w:b/>
          <w:bCs/>
          <w:color w:val="auto"/>
          <w:sz w:val="22"/>
          <w:szCs w:val="22"/>
        </w:rPr>
        <w:t xml:space="preserve">: </w:t>
      </w:r>
      <w:proofErr w:type="spellStart"/>
      <w:r w:rsidR="00990B67" w:rsidRPr="001755FE">
        <w:t>Honeycode</w:t>
      </w:r>
      <w:proofErr w:type="spellEnd"/>
      <w:r w:rsidR="00990B67" w:rsidRPr="001755FE">
        <w:t xml:space="preserve"> includes built-in tools </w:t>
      </w:r>
      <w:r w:rsidR="007C73BE">
        <w:t>for designing workflows and automating</w:t>
      </w:r>
      <w:r w:rsidR="00990B67" w:rsidRPr="001755FE">
        <w:t xml:space="preserve"> processes, such as task assignments and project tracking. This functionality allows users to create data-driven applications that can efficiently manage and manipulate information </w:t>
      </w:r>
      <w:sdt>
        <w:sdtPr>
          <w:id w:val="-899444398"/>
          <w:citation/>
        </w:sdtPr>
        <w:sdtContent>
          <w:r w:rsidR="00AC6700" w:rsidRPr="001755FE">
            <w:fldChar w:fldCharType="begin"/>
          </w:r>
          <w:r w:rsidR="002131C0" w:rsidRPr="001755FE">
            <w:instrText xml:space="preserve">CITATION AWSdh \l 1033 </w:instrText>
          </w:r>
          <w:r w:rsidR="00AC6700" w:rsidRPr="001755FE">
            <w:fldChar w:fldCharType="separate"/>
          </w:r>
          <w:r w:rsidR="00DC66E9" w:rsidRPr="00DC66E9">
            <w:rPr>
              <w:noProof/>
            </w:rPr>
            <w:t>[11]</w:t>
          </w:r>
          <w:r w:rsidR="00AC6700" w:rsidRPr="001755FE">
            <w:fldChar w:fldCharType="end"/>
          </w:r>
        </w:sdtContent>
      </w:sdt>
      <w:r w:rsidRPr="001755FE">
        <w:t>.</w:t>
      </w:r>
    </w:p>
    <w:p w14:paraId="7B5EDC1D" w14:textId="0832CF03" w:rsidR="00244C3E" w:rsidRPr="001755FE" w:rsidRDefault="00244C3E" w:rsidP="000C6A1C">
      <w:pPr>
        <w:pStyle w:val="NormalBPBHEB"/>
        <w:numPr>
          <w:ilvl w:val="0"/>
          <w:numId w:val="71"/>
        </w:numPr>
      </w:pPr>
      <w:r w:rsidRPr="00B2370B">
        <w:rPr>
          <w:rStyle w:val="Heading3Char"/>
          <w:rFonts w:ascii="Palatino Linotype" w:hAnsi="Palatino Linotype"/>
          <w:b/>
          <w:bCs/>
          <w:color w:val="auto"/>
          <w:sz w:val="22"/>
          <w:szCs w:val="22"/>
        </w:rPr>
        <w:t>Real-</w:t>
      </w:r>
      <w:r w:rsidR="00CB3A84" w:rsidRPr="00B2370B">
        <w:rPr>
          <w:rStyle w:val="Heading3Char"/>
          <w:rFonts w:ascii="Palatino Linotype" w:hAnsi="Palatino Linotype"/>
          <w:b/>
          <w:bCs/>
          <w:color w:val="auto"/>
          <w:sz w:val="22"/>
          <w:szCs w:val="22"/>
        </w:rPr>
        <w:t xml:space="preserve">time collaboration: </w:t>
      </w:r>
      <w:r w:rsidR="00DC76C1" w:rsidRPr="001755FE">
        <w:t xml:space="preserve">With real-time collaboration, </w:t>
      </w:r>
      <w:proofErr w:type="spellStart"/>
      <w:r w:rsidR="00DC76C1" w:rsidRPr="001755FE">
        <w:t>Honeycode</w:t>
      </w:r>
      <w:proofErr w:type="spellEnd"/>
      <w:r w:rsidR="00DC76C1" w:rsidRPr="001755FE">
        <w:t xml:space="preserve"> allows multiple users to work on applications simultaneously. This enhances team productivity, enables quick updates, and ensures that everyone stays aligned </w:t>
      </w:r>
      <w:sdt>
        <w:sdtPr>
          <w:id w:val="-380554674"/>
          <w:citation/>
        </w:sdtPr>
        <w:sdtContent>
          <w:r w:rsidR="00AC6700" w:rsidRPr="001755FE">
            <w:fldChar w:fldCharType="begin"/>
          </w:r>
          <w:r w:rsidR="002131C0" w:rsidRPr="001755FE">
            <w:instrText xml:space="preserve">CITATION AWS201 \l 1033 </w:instrText>
          </w:r>
          <w:r w:rsidR="00AC6700" w:rsidRPr="001755FE">
            <w:fldChar w:fldCharType="separate"/>
          </w:r>
          <w:r w:rsidR="00DC66E9" w:rsidRPr="00DC66E9">
            <w:rPr>
              <w:noProof/>
            </w:rPr>
            <w:t>[3]</w:t>
          </w:r>
          <w:r w:rsidR="00AC6700" w:rsidRPr="001755FE">
            <w:fldChar w:fldCharType="end"/>
          </w:r>
        </w:sdtContent>
      </w:sdt>
      <w:r w:rsidRPr="001755FE">
        <w:t>.</w:t>
      </w:r>
    </w:p>
    <w:p w14:paraId="6337DA22" w14:textId="567CB2D0" w:rsidR="00D12C48" w:rsidRPr="00D12C48" w:rsidRDefault="00244C3E" w:rsidP="000C6A1C">
      <w:pPr>
        <w:pStyle w:val="Heading3BPBHEB"/>
      </w:pPr>
      <w:r>
        <w:t>C</w:t>
      </w:r>
      <w:r w:rsidR="007F15E6">
        <w:t>h</w:t>
      </w:r>
      <w:r>
        <w:t>a</w:t>
      </w:r>
      <w:r w:rsidR="007F15E6">
        <w:t>ll</w:t>
      </w:r>
      <w:r>
        <w:t>e</w:t>
      </w:r>
      <w:r w:rsidR="007F15E6">
        <w:t>nges</w:t>
      </w:r>
    </w:p>
    <w:p w14:paraId="70B826CF" w14:textId="1BF363F4" w:rsidR="00D12C48" w:rsidRPr="00D12C48" w:rsidRDefault="00242947" w:rsidP="000C6A1C">
      <w:pPr>
        <w:pStyle w:val="NormalBPBHEB"/>
      </w:pPr>
      <w:r>
        <w:t>Different</w:t>
      </w:r>
      <w:r w:rsidR="008D18EF" w:rsidRPr="008D18EF">
        <w:t xml:space="preserve"> teams struggle with fragmented project management systems, leading to inefficiencies, missed deadlines, and poor communication. Despite </w:t>
      </w:r>
      <w:r w:rsidR="00AB4B16">
        <w:t>utilizing software tools, businesses often encounter challenges such as scattered information and difficulties</w:t>
      </w:r>
      <w:r w:rsidR="007C73BE">
        <w:t xml:space="preserve"> </w:t>
      </w:r>
      <w:r w:rsidR="008D18EF" w:rsidRPr="008D18EF">
        <w:t>tracking progress across teams.</w:t>
      </w:r>
    </w:p>
    <w:p w14:paraId="63B5D8F2" w14:textId="77D297F4" w:rsidR="00D12C48" w:rsidRPr="00D12C48" w:rsidRDefault="00883F8C" w:rsidP="000C6A1C">
      <w:pPr>
        <w:pStyle w:val="Heading3BPBHEB"/>
      </w:pPr>
      <w:r w:rsidRPr="00883F8C">
        <w:t>Benefits</w:t>
      </w:r>
    </w:p>
    <w:p w14:paraId="6DFC2760" w14:textId="77777777" w:rsidR="00883F8C" w:rsidRDefault="00883F8C" w:rsidP="000C6A1C">
      <w:pPr>
        <w:pStyle w:val="NormalBPBHEB"/>
      </w:pPr>
      <w:proofErr w:type="spellStart"/>
      <w:r w:rsidRPr="00883F8C">
        <w:t>Honeycode</w:t>
      </w:r>
      <w:proofErr w:type="spellEnd"/>
      <w:r w:rsidRPr="00883F8C">
        <w:t xml:space="preserve"> enhances team collaboration by enabling real-time updates and seamless task management. Its no-code interface simplifies application development, while its powerful automation tools reduce administrative burdens. As a result, teams can focus on key tasks, improve efficiency, and enhance overall productivity. </w:t>
      </w:r>
    </w:p>
    <w:p w14:paraId="3A668B90" w14:textId="4EA41595" w:rsidR="007452C4" w:rsidRPr="007452C4" w:rsidRDefault="007452C4" w:rsidP="000C6A1C">
      <w:pPr>
        <w:pStyle w:val="Heading3BPBHEB"/>
      </w:pPr>
      <w:r w:rsidRPr="007452C4">
        <w:t xml:space="preserve">Use </w:t>
      </w:r>
      <w:r w:rsidR="00AE789B">
        <w:t>c</w:t>
      </w:r>
      <w:r w:rsidRPr="007452C4">
        <w:t>ase</w:t>
      </w:r>
    </w:p>
    <w:p w14:paraId="1A49F1C6" w14:textId="344A1F13" w:rsidR="0024682A" w:rsidRPr="0024682A" w:rsidRDefault="0024682A" w:rsidP="000C6A1C">
      <w:pPr>
        <w:pStyle w:val="NormalBPBHEB"/>
      </w:pPr>
      <w:r w:rsidRPr="0024682A">
        <w:t xml:space="preserve">A marketing firm uses </w:t>
      </w:r>
      <w:proofErr w:type="spellStart"/>
      <w:r w:rsidRPr="0024682A">
        <w:t>Honeycode</w:t>
      </w:r>
      <w:proofErr w:type="spellEnd"/>
      <w:r w:rsidRPr="0024682A">
        <w:t xml:space="preserve"> to streamline project management. They </w:t>
      </w:r>
      <w:r w:rsidR="007C73BE">
        <w:t>developed a custom task management app that enables project managers to assign tasks, set deadlines, and monitor</w:t>
      </w:r>
      <w:r w:rsidRPr="0024682A">
        <w:t xml:space="preserve"> progress. The app integrates real-time collaboration and automated notifications to ensure </w:t>
      </w:r>
      <w:r w:rsidR="0076442A">
        <w:t xml:space="preserve">the </w:t>
      </w:r>
      <w:r w:rsidR="00F769CD">
        <w:t>on-time</w:t>
      </w:r>
      <w:r w:rsidR="0076442A">
        <w:t xml:space="preserve"> completion of </w:t>
      </w:r>
      <w:r w:rsidRPr="0024682A">
        <w:t>tasks, improving team alignment and productivity</w:t>
      </w:r>
      <w:r w:rsidR="00AB4B16">
        <w:t>.</w:t>
      </w:r>
      <w:r>
        <w:t xml:space="preserve"> </w:t>
      </w:r>
      <w:sdt>
        <w:sdtPr>
          <w:id w:val="-320122569"/>
          <w:citation/>
        </w:sdtPr>
        <w:sdtContent>
          <w:r w:rsidRPr="0024682A">
            <w:fldChar w:fldCharType="begin"/>
          </w:r>
          <w:r w:rsidR="002131C0">
            <w:instrText xml:space="preserve">CITATION AWSdh \l 1033 </w:instrText>
          </w:r>
          <w:r w:rsidRPr="0024682A">
            <w:fldChar w:fldCharType="separate"/>
          </w:r>
          <w:r w:rsidR="00DC66E9" w:rsidRPr="00DC66E9">
            <w:rPr>
              <w:noProof/>
            </w:rPr>
            <w:t>[11]</w:t>
          </w:r>
          <w:r w:rsidRPr="0024682A">
            <w:fldChar w:fldCharType="end"/>
          </w:r>
        </w:sdtContent>
      </w:sdt>
      <w:r w:rsidRPr="0024682A">
        <w:t>.</w:t>
      </w:r>
    </w:p>
    <w:p w14:paraId="771E5C5E" w14:textId="21CCF2B4" w:rsidR="00D12C48" w:rsidRPr="00D12C48" w:rsidRDefault="00D12C48" w:rsidP="000C6A1C">
      <w:pPr>
        <w:pStyle w:val="Heading3BPBHEB"/>
      </w:pPr>
      <w:r w:rsidRPr="00D12C48">
        <w:t>Wrap-up</w:t>
      </w:r>
    </w:p>
    <w:p w14:paraId="62CA7503" w14:textId="2240C4A0" w:rsidR="00D12C48" w:rsidRPr="00D12C48" w:rsidRDefault="00CF2C27" w:rsidP="000C6A1C">
      <w:pPr>
        <w:pStyle w:val="NormalBPBHEB"/>
      </w:pPr>
      <w:r w:rsidRPr="00D12C48">
        <w:t>The Amazon</w:t>
      </w:r>
      <w:r w:rsidR="00D12C48" w:rsidRPr="00D12C48">
        <w:t xml:space="preserve"> </w:t>
      </w:r>
      <w:proofErr w:type="spellStart"/>
      <w:r w:rsidR="00D12C48" w:rsidRPr="00D12C48">
        <w:t>Honeycode</w:t>
      </w:r>
      <w:proofErr w:type="spellEnd"/>
      <w:r w:rsidR="00D12C48" w:rsidRPr="00D12C48">
        <w:t xml:space="preserve"> </w:t>
      </w:r>
      <w:r w:rsidR="002650A9" w:rsidRPr="002650A9">
        <w:t xml:space="preserve">revolutionizes project management by providing a no-code platform for creating customized applications. With real-time collaboration and automated workflows, </w:t>
      </w:r>
      <w:proofErr w:type="spellStart"/>
      <w:r w:rsidR="002650A9" w:rsidRPr="002650A9">
        <w:t>Honeycode</w:t>
      </w:r>
      <w:proofErr w:type="spellEnd"/>
      <w:r w:rsidR="002650A9" w:rsidRPr="002650A9">
        <w:t xml:space="preserve"> </w:t>
      </w:r>
      <w:r w:rsidR="006416A6">
        <w:t>enables businesses to enhance efficiency, promote</w:t>
      </w:r>
      <w:r w:rsidR="002650A9" w:rsidRPr="002650A9">
        <w:t xml:space="preserve"> teamwork, and meet deadlines. </w:t>
      </w:r>
      <w:r w:rsidR="002650A9" w:rsidRPr="002650A9">
        <w:lastRenderedPageBreak/>
        <w:t>It empowers teams to automate repetitive tasks</w:t>
      </w:r>
      <w:r w:rsidR="00AB4B16">
        <w:t>, allowing them to focus on high-value activities and</w:t>
      </w:r>
      <w:r w:rsidR="002650A9" w:rsidRPr="002650A9">
        <w:t xml:space="preserve"> fostering a more transparent and productive work environment.</w:t>
      </w:r>
    </w:p>
    <w:p w14:paraId="5E5C14B0" w14:textId="6A05B90E" w:rsidR="00D12C48" w:rsidRPr="00D12C48" w:rsidRDefault="00D12C48" w:rsidP="000C6A1C">
      <w:pPr>
        <w:pStyle w:val="Heading2BPBHEB"/>
      </w:pPr>
      <w:r w:rsidRPr="00D12C48">
        <w:t xml:space="preserve">Amazon </w:t>
      </w:r>
      <w:r w:rsidR="006416A6">
        <w:t>P</w:t>
      </w:r>
      <w:r w:rsidRPr="00D12C48">
        <w:t>inpoint</w:t>
      </w:r>
    </w:p>
    <w:p w14:paraId="0D928593" w14:textId="7C19D1C9" w:rsidR="00D12C48" w:rsidRPr="00D12C48" w:rsidRDefault="00A34F36" w:rsidP="000C6A1C">
      <w:pPr>
        <w:pStyle w:val="NormalBPBHEB"/>
      </w:pPr>
      <w:r w:rsidRPr="00A34F36">
        <w:t xml:space="preserve">Amazon Pinpoint is a versatile service that empowers businesses to engage and </w:t>
      </w:r>
      <w:r w:rsidR="009022E1" w:rsidRPr="00A34F36">
        <w:t>keep</w:t>
      </w:r>
      <w:r w:rsidRPr="00A34F36">
        <w:t xml:space="preserve"> customers through personalized, multi-channel communication. With its robust analytics and seamless integration with AWS services, </w:t>
      </w:r>
      <w:r w:rsidR="00AB4B16">
        <w:t>companies</w:t>
      </w:r>
      <w:r w:rsidR="00AB4B16" w:rsidRPr="00A34F36">
        <w:t xml:space="preserve"> </w:t>
      </w:r>
      <w:r w:rsidRPr="00A34F36">
        <w:t xml:space="preserve">can create impactful interactions across </w:t>
      </w:r>
      <w:r w:rsidR="006416A6">
        <w:t>multiple platforms, including</w:t>
      </w:r>
      <w:r w:rsidRPr="00A34F36">
        <w:t xml:space="preserve"> email, SMS, and push notifications</w:t>
      </w:r>
      <w:r w:rsidR="00AB4B16">
        <w:t>.</w:t>
      </w:r>
      <w:r>
        <w:t xml:space="preserve"> </w:t>
      </w:r>
      <w:sdt>
        <w:sdtPr>
          <w:id w:val="1053349028"/>
          <w:citation/>
        </w:sdtPr>
        <w:sdtContent>
          <w:r w:rsidR="00F863AB">
            <w:fldChar w:fldCharType="begin"/>
          </w:r>
          <w:r w:rsidR="002131C0">
            <w:instrText xml:space="preserve">CITATION nda \l 1033 </w:instrText>
          </w:r>
          <w:r w:rsidR="00F863AB">
            <w:fldChar w:fldCharType="separate"/>
          </w:r>
          <w:r w:rsidR="00DC66E9" w:rsidRPr="00DC66E9">
            <w:rPr>
              <w:noProof/>
            </w:rPr>
            <w:t>[12]</w:t>
          </w:r>
          <w:r w:rsidR="00F863AB">
            <w:fldChar w:fldCharType="end"/>
          </w:r>
        </w:sdtContent>
      </w:sdt>
      <w:r w:rsidR="00D12C48" w:rsidRPr="00D12C48">
        <w:t>.</w:t>
      </w:r>
    </w:p>
    <w:p w14:paraId="491AFF84" w14:textId="3F86748A" w:rsidR="00D12C48" w:rsidRDefault="00D12C48" w:rsidP="000C6A1C">
      <w:pPr>
        <w:pStyle w:val="Heading3BPBHEB"/>
      </w:pPr>
      <w:r w:rsidRPr="00D12C48">
        <w:t xml:space="preserve">Key </w:t>
      </w:r>
      <w:r w:rsidR="006F7ED0">
        <w:t>f</w:t>
      </w:r>
      <w:r w:rsidRPr="00D12C48">
        <w:t>eatures</w:t>
      </w:r>
    </w:p>
    <w:p w14:paraId="067F6008" w14:textId="6A1AA72D" w:rsidR="00224CD9" w:rsidRPr="00224CD9" w:rsidRDefault="00A34F36" w:rsidP="000C6A1C">
      <w:pPr>
        <w:pStyle w:val="NormalBPBHEB"/>
      </w:pPr>
      <w:r w:rsidRPr="00A34F36">
        <w:t>With features tailored for targeted communication, analytics, and user engagement, Pinpoint empowers businesses to create personalized and impactful interactions with their audience</w:t>
      </w:r>
      <w:r w:rsidR="003A18C6">
        <w:t>.</w:t>
      </w:r>
      <w:r w:rsidR="007629C7">
        <w:t xml:space="preserve"> </w:t>
      </w:r>
      <w:r w:rsidR="007629C7" w:rsidRPr="007629C7">
        <w:t>Effective customer engagement requires a robust communication strategy. Amazon Pinpoint enables businesses to craft personalized, multi-channel messaging experiences, ensuring targeted and impactful interactions with their audience.</w:t>
      </w:r>
    </w:p>
    <w:p w14:paraId="2BC93DC0" w14:textId="3F1DBC44" w:rsidR="00D12C48" w:rsidRPr="00D12C48" w:rsidRDefault="00D12C48" w:rsidP="000C6A1C">
      <w:pPr>
        <w:pStyle w:val="NormalBPBHEB"/>
        <w:numPr>
          <w:ilvl w:val="0"/>
          <w:numId w:val="4"/>
        </w:numPr>
      </w:pPr>
      <w:commentRangeStart w:id="38"/>
      <w:commentRangeStart w:id="39"/>
      <w:r w:rsidRPr="00EC3E7A">
        <w:rPr>
          <w:b/>
          <w:bCs/>
        </w:rPr>
        <w:t>Multi-</w:t>
      </w:r>
      <w:r w:rsidR="009E278B" w:rsidRPr="00EC3E7A">
        <w:rPr>
          <w:b/>
          <w:bCs/>
        </w:rPr>
        <w:t>channel messaging</w:t>
      </w:r>
      <w:commentRangeEnd w:id="38"/>
      <w:r w:rsidR="00511BFD">
        <w:rPr>
          <w:rStyle w:val="CommentReference"/>
          <w:rFonts w:asciiTheme="minorHAnsi" w:eastAsiaTheme="minorHAnsi" w:hAnsiTheme="minorHAnsi" w:cstheme="minorBidi"/>
        </w:rPr>
        <w:commentReference w:id="38"/>
      </w:r>
      <w:commentRangeEnd w:id="39"/>
      <w:r w:rsidR="00B20BD3">
        <w:rPr>
          <w:rStyle w:val="CommentReference"/>
          <w:rFonts w:asciiTheme="minorHAnsi" w:eastAsiaTheme="minorHAnsi" w:hAnsiTheme="minorHAnsi" w:cstheme="minorBidi"/>
        </w:rPr>
        <w:commentReference w:id="39"/>
      </w:r>
      <w:r w:rsidR="009E278B">
        <w:rPr>
          <w:b/>
          <w:bCs/>
        </w:rPr>
        <w:t xml:space="preserve">: </w:t>
      </w:r>
      <w:r w:rsidR="00D3667B" w:rsidRPr="00D3667B">
        <w:t xml:space="preserve">Pinpoint supports multi-channel messaging, </w:t>
      </w:r>
      <w:r w:rsidR="00CE63DC">
        <w:t>enabling businesses to communicate with customers across various channels, including</w:t>
      </w:r>
      <w:r w:rsidR="00D3667B" w:rsidRPr="00D3667B">
        <w:t xml:space="preserve"> email, SMS, push notifications, and voice messages. This approach ensures that </w:t>
      </w:r>
      <w:r w:rsidR="00CE63DC">
        <w:t>companies</w:t>
      </w:r>
      <w:r w:rsidR="00CE63DC" w:rsidRPr="00D3667B">
        <w:t xml:space="preserve"> </w:t>
      </w:r>
      <w:r w:rsidR="00D3667B" w:rsidRPr="00D3667B">
        <w:t xml:space="preserve">can engage customers on their preferred platforms </w:t>
      </w:r>
      <w:sdt>
        <w:sdtPr>
          <w:id w:val="-922488610"/>
          <w:citation/>
        </w:sdtPr>
        <w:sdtContent>
          <w:r w:rsidR="002535C4">
            <w:fldChar w:fldCharType="begin"/>
          </w:r>
          <w:r w:rsidR="002131C0">
            <w:instrText xml:space="preserve">CITATION AWS205 \l 1033 </w:instrText>
          </w:r>
          <w:r w:rsidR="002535C4">
            <w:fldChar w:fldCharType="separate"/>
          </w:r>
          <w:r w:rsidR="00DC66E9" w:rsidRPr="00DC66E9">
            <w:rPr>
              <w:noProof/>
            </w:rPr>
            <w:t>[13]</w:t>
          </w:r>
          <w:r w:rsidR="002535C4">
            <w:fldChar w:fldCharType="end"/>
          </w:r>
        </w:sdtContent>
      </w:sdt>
      <w:r w:rsidRPr="00D12C48">
        <w:t>.</w:t>
      </w:r>
    </w:p>
    <w:p w14:paraId="6252BD93" w14:textId="77608DE8" w:rsidR="00D12C48" w:rsidRPr="00D12C48" w:rsidRDefault="00D12C48" w:rsidP="000C6A1C">
      <w:pPr>
        <w:pStyle w:val="NormalBPBHEB"/>
        <w:numPr>
          <w:ilvl w:val="0"/>
          <w:numId w:val="4"/>
        </w:numPr>
      </w:pPr>
      <w:r w:rsidRPr="00664806">
        <w:rPr>
          <w:b/>
          <w:bCs/>
        </w:rPr>
        <w:t xml:space="preserve">Personalization and </w:t>
      </w:r>
      <w:r w:rsidR="009E278B">
        <w:rPr>
          <w:b/>
          <w:bCs/>
        </w:rPr>
        <w:t>t</w:t>
      </w:r>
      <w:r w:rsidRPr="00664806">
        <w:rPr>
          <w:b/>
          <w:bCs/>
        </w:rPr>
        <w:t>argeting</w:t>
      </w:r>
      <w:r w:rsidR="00EC3E7A">
        <w:t xml:space="preserve">: </w:t>
      </w:r>
      <w:r w:rsidR="00D3667B" w:rsidRPr="00D3667B">
        <w:t xml:space="preserve">Pinpoint enables businesses to tailor messages </w:t>
      </w:r>
      <w:r w:rsidR="00CE63DC">
        <w:t>to users based on their</w:t>
      </w:r>
      <w:r w:rsidR="00D3667B" w:rsidRPr="00D3667B">
        <w:t xml:space="preserve"> behavior, preferences, and demographics. This personalization increases engagement and customer satisfaction by delivering relevant content to the right audience </w:t>
      </w:r>
      <w:sdt>
        <w:sdtPr>
          <w:id w:val="-1487084994"/>
          <w:citation/>
        </w:sdtPr>
        <w:sdtContent>
          <w:r w:rsidR="002535C4">
            <w:fldChar w:fldCharType="begin"/>
          </w:r>
          <w:r w:rsidR="002131C0">
            <w:instrText xml:space="preserve">CITATION AWS205 \l 1033 </w:instrText>
          </w:r>
          <w:r w:rsidR="002535C4">
            <w:fldChar w:fldCharType="separate"/>
          </w:r>
          <w:r w:rsidR="00DC66E9" w:rsidRPr="00DC66E9">
            <w:rPr>
              <w:noProof/>
            </w:rPr>
            <w:t>[13]</w:t>
          </w:r>
          <w:r w:rsidR="002535C4">
            <w:fldChar w:fldCharType="end"/>
          </w:r>
        </w:sdtContent>
      </w:sdt>
      <w:r w:rsidRPr="00D12C48">
        <w:t>.</w:t>
      </w:r>
    </w:p>
    <w:p w14:paraId="339DA22D" w14:textId="77577592" w:rsidR="00820387" w:rsidRPr="00820387" w:rsidRDefault="00D12C48" w:rsidP="00D90681">
      <w:pPr>
        <w:pStyle w:val="NormalBPBHEB"/>
        <w:numPr>
          <w:ilvl w:val="0"/>
          <w:numId w:val="4"/>
        </w:numPr>
        <w:rPr>
          <w:i/>
          <w:iCs/>
        </w:rPr>
      </w:pPr>
      <w:r w:rsidRPr="00820387">
        <w:rPr>
          <w:b/>
          <w:bCs/>
        </w:rPr>
        <w:t xml:space="preserve">Analytics and </w:t>
      </w:r>
      <w:r w:rsidR="009E278B" w:rsidRPr="00820387">
        <w:rPr>
          <w:b/>
          <w:bCs/>
        </w:rPr>
        <w:t>u</w:t>
      </w:r>
      <w:r w:rsidRPr="00820387">
        <w:rPr>
          <w:b/>
          <w:bCs/>
        </w:rPr>
        <w:t xml:space="preserve">ser </w:t>
      </w:r>
      <w:r w:rsidR="009E278B" w:rsidRPr="00820387">
        <w:rPr>
          <w:b/>
          <w:bCs/>
        </w:rPr>
        <w:t>i</w:t>
      </w:r>
      <w:r w:rsidRPr="00820387">
        <w:rPr>
          <w:b/>
          <w:bCs/>
        </w:rPr>
        <w:t>nsights</w:t>
      </w:r>
      <w:r w:rsidR="00664806" w:rsidRPr="00820387">
        <w:rPr>
          <w:b/>
          <w:bCs/>
        </w:rPr>
        <w:t xml:space="preserve">: </w:t>
      </w:r>
      <w:r w:rsidR="004F50D5" w:rsidRPr="004F50D5">
        <w:t xml:space="preserve">Pinpoint provides powerful analytics that track user interactions, measure campaign effectiveness, and offer deep insights into customer behavior. These insights help businesses </w:t>
      </w:r>
      <w:r w:rsidR="009022E1" w:rsidRPr="004F50D5">
        <w:t>improve</w:t>
      </w:r>
      <w:r w:rsidR="004F50D5" w:rsidRPr="004F50D5">
        <w:t xml:space="preserve"> their engagement strategies and improve outcomes </w:t>
      </w:r>
      <w:sdt>
        <w:sdtPr>
          <w:id w:val="2102069015"/>
          <w:citation/>
        </w:sdtPr>
        <w:sdtContent>
          <w:r w:rsidR="00AD703B">
            <w:fldChar w:fldCharType="begin"/>
          </w:r>
          <w:r w:rsidR="002131C0">
            <w:instrText xml:space="preserve">CITATION AWS172 \l 1033 </w:instrText>
          </w:r>
          <w:r w:rsidR="00AD703B">
            <w:fldChar w:fldCharType="separate"/>
          </w:r>
          <w:r w:rsidR="00DC66E9" w:rsidRPr="00DC66E9">
            <w:rPr>
              <w:noProof/>
            </w:rPr>
            <w:t>[5]</w:t>
          </w:r>
          <w:r w:rsidR="00AD703B">
            <w:fldChar w:fldCharType="end"/>
          </w:r>
        </w:sdtContent>
      </w:sdt>
      <w:r w:rsidRPr="00D12C48">
        <w:t>.</w:t>
      </w:r>
    </w:p>
    <w:p w14:paraId="27D57B3D" w14:textId="77777777" w:rsidR="00820387" w:rsidRPr="00820387" w:rsidRDefault="00820387" w:rsidP="00D90681">
      <w:pPr>
        <w:pStyle w:val="Heading3BPBHEB"/>
      </w:pPr>
      <w:r w:rsidRPr="00820387">
        <w:t xml:space="preserve">Challenges </w:t>
      </w:r>
    </w:p>
    <w:p w14:paraId="43E59420" w14:textId="239F8883" w:rsidR="00820387" w:rsidRDefault="00820387" w:rsidP="000C6A1C">
      <w:r w:rsidRPr="00820387">
        <w:t>Businesses often struggle with delivering relevant messages to the right customers, managing multi-channel engagement, and measuring the effectiveness of their campaigns. Without the right tools, campaigns can become inefficient, leading to lower customer engagement</w:t>
      </w:r>
      <w:r w:rsidR="00CE63DC">
        <w:t>.</w:t>
      </w:r>
      <w:r w:rsidRPr="00820387">
        <w:t xml:space="preserve"> </w:t>
      </w:r>
      <w:sdt>
        <w:sdtPr>
          <w:id w:val="571009088"/>
          <w:citation/>
        </w:sdtPr>
        <w:sdtContent>
          <w:r w:rsidRPr="00820387">
            <w:fldChar w:fldCharType="begin"/>
          </w:r>
          <w:r w:rsidRPr="00820387">
            <w:instrText xml:space="preserve">CITATION AWSdb \l 1033 </w:instrText>
          </w:r>
          <w:r w:rsidRPr="00820387">
            <w:fldChar w:fldCharType="separate"/>
          </w:r>
          <w:r w:rsidR="00DC66E9" w:rsidRPr="00DC66E9">
            <w:rPr>
              <w:noProof/>
            </w:rPr>
            <w:t>[14]</w:t>
          </w:r>
          <w:r w:rsidRPr="00820387">
            <w:fldChar w:fldCharType="end"/>
          </w:r>
        </w:sdtContent>
      </w:sdt>
      <w:r w:rsidRPr="00820387">
        <w:t>.</w:t>
      </w:r>
    </w:p>
    <w:p w14:paraId="66D2C4DD" w14:textId="77777777" w:rsidR="00044F14" w:rsidRPr="00044F14" w:rsidRDefault="00044F14" w:rsidP="00457AA6">
      <w:pPr>
        <w:pStyle w:val="Heading3BPBHEB"/>
      </w:pPr>
      <w:r w:rsidRPr="00044F14">
        <w:t>Benefits</w:t>
      </w:r>
    </w:p>
    <w:p w14:paraId="3ED73438" w14:textId="7ED53AB1" w:rsidR="00044F14" w:rsidRPr="00044F14" w:rsidRDefault="00044F14" w:rsidP="000C6A1C">
      <w:r w:rsidRPr="00044F14">
        <w:t xml:space="preserve">Pinpoint allows businesses to engage customers more effectively by using multi-channel communication, personalization, and real-time analytics. With automation capabilities, </w:t>
      </w:r>
      <w:r w:rsidR="00CE63DC">
        <w:t>companies</w:t>
      </w:r>
      <w:r w:rsidR="00CE63DC" w:rsidRPr="00044F14">
        <w:t xml:space="preserve"> </w:t>
      </w:r>
      <w:r w:rsidRPr="00044F14">
        <w:t>can streamline their messaging workflows, improving customer engagement and driving higher conversion rates.</w:t>
      </w:r>
    </w:p>
    <w:p w14:paraId="04310B37" w14:textId="77777777" w:rsidR="00044F14" w:rsidRPr="00820387" w:rsidRDefault="00044F14" w:rsidP="000C6A1C"/>
    <w:p w14:paraId="4DFC277B" w14:textId="73D453BE" w:rsidR="001A758B" w:rsidRDefault="00B40001" w:rsidP="00457AA6">
      <w:r w:rsidRPr="00B2370B">
        <w:rPr>
          <w:i/>
          <w:iCs/>
        </w:rPr>
        <w:lastRenderedPageBreak/>
        <w:t>Figure 10.2</w:t>
      </w:r>
      <w:r w:rsidR="00DE56F8">
        <w:t xml:space="preserve"> below </w:t>
      </w:r>
      <w:r w:rsidR="00E57734">
        <w:t xml:space="preserve">summarizes </w:t>
      </w:r>
      <w:r w:rsidR="0092614D">
        <w:t xml:space="preserve">what </w:t>
      </w:r>
      <w:r w:rsidR="00E57734" w:rsidRPr="00E57734">
        <w:t xml:space="preserve">Amazon Pinpoint offers marketers and developers </w:t>
      </w:r>
      <w:r w:rsidR="0092614D">
        <w:t xml:space="preserve">as </w:t>
      </w:r>
      <w:r w:rsidR="00E57734" w:rsidRPr="00E57734">
        <w:t>one customizable tool to deliver customer communications across channels, segments, and campaigns at scale</w:t>
      </w:r>
      <w:r w:rsidR="00F9238D">
        <w:t>:</w:t>
      </w:r>
    </w:p>
    <w:p w14:paraId="711D2C0E" w14:textId="77777777" w:rsidR="001A758B" w:rsidRDefault="001A758B" w:rsidP="000C6A1C">
      <w:pPr>
        <w:pStyle w:val="FigureBPBHEB"/>
      </w:pPr>
      <w:r>
        <w:rPr>
          <w:noProof/>
        </w:rPr>
        <w:drawing>
          <wp:inline distT="0" distB="0" distL="0" distR="0" wp14:anchorId="58AB00B4" wp14:editId="5D6943C7">
            <wp:extent cx="5082429" cy="2575671"/>
            <wp:effectExtent l="0" t="0" r="4445" b="0"/>
            <wp:docPr id="183891585"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1585" name="Picture 1" descr="A diagram of a company&#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0757" cy="2595095"/>
                    </a:xfrm>
                    <a:prstGeom prst="rect">
                      <a:avLst/>
                    </a:prstGeom>
                    <a:noFill/>
                  </pic:spPr>
                </pic:pic>
              </a:graphicData>
            </a:graphic>
          </wp:inline>
        </w:drawing>
      </w:r>
    </w:p>
    <w:p w14:paraId="073007E1" w14:textId="2234978F" w:rsidR="001A758B" w:rsidRDefault="001A758B" w:rsidP="00457AA6">
      <w:pPr>
        <w:pStyle w:val="Caption"/>
        <w:jc w:val="center"/>
      </w:pPr>
      <w:commentRangeStart w:id="40"/>
      <w:commentRangeStart w:id="41"/>
      <w:r>
        <w:t xml:space="preserve">Figure </w:t>
      </w:r>
      <w:r w:rsidR="005C76FE">
        <w:t>1</w:t>
      </w:r>
      <w:r w:rsidR="00F234C3">
        <w:t>0.</w:t>
      </w:r>
      <w:r>
        <w:fldChar w:fldCharType="begin"/>
      </w:r>
      <w:r>
        <w:instrText xml:space="preserve"> SEQ Figure \* ARABIC </w:instrText>
      </w:r>
      <w:r>
        <w:fldChar w:fldCharType="separate"/>
      </w:r>
      <w:r>
        <w:rPr>
          <w:noProof/>
        </w:rPr>
        <w:t>2</w:t>
      </w:r>
      <w:r>
        <w:fldChar w:fldCharType="end"/>
      </w:r>
      <w:r>
        <w:t xml:space="preserve">     </w:t>
      </w:r>
      <w:r w:rsidRPr="00984CF3">
        <w:rPr>
          <w:noProof/>
        </w:rPr>
        <w:t xml:space="preserve">Amazon Pinpoint customizable tool </w:t>
      </w:r>
      <w:r>
        <w:rPr>
          <w:noProof/>
        </w:rPr>
        <w:t>(AWS Pinpoint documentation)</w:t>
      </w:r>
      <w:commentRangeEnd w:id="40"/>
      <w:r w:rsidR="00B40001">
        <w:rPr>
          <w:rStyle w:val="CommentReference"/>
          <w:i w:val="0"/>
          <w:iCs w:val="0"/>
          <w:color w:val="000000" w:themeColor="text1"/>
        </w:rPr>
        <w:commentReference w:id="40"/>
      </w:r>
      <w:commentRangeEnd w:id="41"/>
      <w:r w:rsidR="00F234C3">
        <w:rPr>
          <w:rStyle w:val="CommentReference"/>
          <w:i w:val="0"/>
          <w:iCs w:val="0"/>
          <w:color w:val="auto"/>
        </w:rPr>
        <w:commentReference w:id="41"/>
      </w:r>
    </w:p>
    <w:p w14:paraId="0C19D486" w14:textId="1AC25860" w:rsidR="00D12C48" w:rsidRPr="00D12C48" w:rsidRDefault="00A12426" w:rsidP="000C6A1C">
      <w:pPr>
        <w:pStyle w:val="Heading3BPBHEB"/>
      </w:pPr>
      <w:r w:rsidRPr="00A12426">
        <w:t xml:space="preserve">Use </w:t>
      </w:r>
      <w:r w:rsidR="00B40001">
        <w:t>c</w:t>
      </w:r>
      <w:r w:rsidRPr="00A12426">
        <w:t>ase</w:t>
      </w:r>
    </w:p>
    <w:p w14:paraId="4B520329" w14:textId="0562CB9C" w:rsidR="00D12C48" w:rsidRPr="00D12C48" w:rsidRDefault="0069070A" w:rsidP="000C6A1C">
      <w:pPr>
        <w:pStyle w:val="NormalBPBHEB"/>
      </w:pPr>
      <w:r w:rsidRPr="0069070A">
        <w:t>An e-commerce company uses Amazon Pinpoint to personalize email, SMS, and push notification campaigns. By analyzing customer behavior, they tailor messages</w:t>
      </w:r>
      <w:r w:rsidR="00CE63DC">
        <w:t>, such as unique offers for loyal customers and onboarding emails for new</w:t>
      </w:r>
      <w:r w:rsidR="00B76059">
        <w:t xml:space="preserve"> </w:t>
      </w:r>
      <w:r w:rsidRPr="0069070A">
        <w:t xml:space="preserve">users. Pinpoint’s real-time analytics </w:t>
      </w:r>
      <w:r w:rsidR="006416A6">
        <w:t>enable them to refine campaigns, enhancing</w:t>
      </w:r>
      <w:r w:rsidRPr="0069070A">
        <w:t xml:space="preserve"> customer engagement and improving campaign performance</w:t>
      </w:r>
      <w:r w:rsidR="001F5F6B">
        <w:t>.</w:t>
      </w:r>
      <w:r w:rsidRPr="0069070A">
        <w:t xml:space="preserve"> </w:t>
      </w:r>
      <w:sdt>
        <w:sdtPr>
          <w:id w:val="-1784573351"/>
          <w:citation/>
        </w:sdtPr>
        <w:sdtContent>
          <w:r w:rsidR="003E201E">
            <w:fldChar w:fldCharType="begin"/>
          </w:r>
          <w:r w:rsidR="002131C0">
            <w:instrText xml:space="preserve">CITATION AWS205 \l 1033 </w:instrText>
          </w:r>
          <w:r w:rsidR="003E201E">
            <w:fldChar w:fldCharType="separate"/>
          </w:r>
          <w:r w:rsidR="00DC66E9" w:rsidRPr="00DC66E9">
            <w:rPr>
              <w:noProof/>
            </w:rPr>
            <w:t>[13]</w:t>
          </w:r>
          <w:r w:rsidR="003E201E">
            <w:fldChar w:fldCharType="end"/>
          </w:r>
        </w:sdtContent>
      </w:sdt>
      <w:r w:rsidR="00D12C48" w:rsidRPr="00D12C48">
        <w:t>.</w:t>
      </w:r>
    </w:p>
    <w:p w14:paraId="2E9E07A3" w14:textId="77777777" w:rsidR="00D12C48" w:rsidRPr="00D12C48" w:rsidRDefault="00D12C48" w:rsidP="000C6A1C">
      <w:pPr>
        <w:pStyle w:val="Heading3BPBHEB"/>
      </w:pPr>
      <w:r w:rsidRPr="00D12C48">
        <w:t>Wrap-up</w:t>
      </w:r>
    </w:p>
    <w:p w14:paraId="7F97B2CE" w14:textId="25975076" w:rsidR="00D12C48" w:rsidRPr="00D12C48" w:rsidRDefault="003344AC" w:rsidP="000C6A1C">
      <w:pPr>
        <w:pStyle w:val="NormalBPBHEB"/>
      </w:pPr>
      <w:r w:rsidRPr="003344AC">
        <w:t xml:space="preserve">Amazon Pinpoint helps businesses enhance customer engagement by offering multi-channel communication, real-time analytics, and targeted messaging. By automating and </w:t>
      </w:r>
      <w:r w:rsidR="001F5F6B">
        <w:t xml:space="preserve">optimizing campaigns, </w:t>
      </w:r>
      <w:r w:rsidR="006416A6">
        <w:t>companies</w:t>
      </w:r>
      <w:r w:rsidR="001F5F6B">
        <w:t xml:space="preserve"> can </w:t>
      </w:r>
      <w:r w:rsidR="006416A6">
        <w:t>improve customer satisfaction and increase</w:t>
      </w:r>
      <w:r w:rsidR="001F5F6B">
        <w:t xml:space="preserve"> conversion rates, all while maintaining flexibility and scalability within</w:t>
      </w:r>
      <w:r w:rsidRPr="003344AC">
        <w:t xml:space="preserve"> the AWS ecosystem.</w:t>
      </w:r>
    </w:p>
    <w:p w14:paraId="0E521BEC" w14:textId="7CAC22BE" w:rsidR="005F584C" w:rsidRPr="005F584C" w:rsidRDefault="005F584C" w:rsidP="000C6A1C">
      <w:pPr>
        <w:pStyle w:val="Heading2BPBHEB"/>
      </w:pPr>
      <w:r w:rsidRPr="005F584C">
        <w:t xml:space="preserve">Amazon </w:t>
      </w:r>
      <w:r w:rsidR="00E02D00">
        <w:t>s</w:t>
      </w:r>
      <w:r w:rsidR="00E02D00" w:rsidRPr="005F584C">
        <w:t xml:space="preserve">imple </w:t>
      </w:r>
      <w:r w:rsidR="00E02D00">
        <w:t>e</w:t>
      </w:r>
      <w:r w:rsidR="00E02D00" w:rsidRPr="005F584C">
        <w:t xml:space="preserve">mail </w:t>
      </w:r>
      <w:r w:rsidR="00E02D00">
        <w:t>s</w:t>
      </w:r>
      <w:r w:rsidR="00E02D00" w:rsidRPr="005F584C">
        <w:t xml:space="preserve">ervice </w:t>
      </w:r>
    </w:p>
    <w:p w14:paraId="7F05EAEC" w14:textId="482E2C6C" w:rsidR="005F584C" w:rsidRPr="005F584C" w:rsidRDefault="004D2589" w:rsidP="000C6A1C">
      <w:pPr>
        <w:pStyle w:val="NormalBPBHEB"/>
      </w:pPr>
      <w:r w:rsidRPr="004D2589">
        <w:t xml:space="preserve">Amazon SES is a cloud-based email-sending service </w:t>
      </w:r>
      <w:r w:rsidR="00B56B1A" w:rsidRPr="00B56B1A">
        <w:t xml:space="preserve">designed to simplify </w:t>
      </w:r>
      <w:r w:rsidR="001F5F6B">
        <w:t>the delivery of transactional and marketing emails</w:t>
      </w:r>
      <w:r w:rsidR="00B56B1A" w:rsidRPr="00B56B1A">
        <w:t>. Its scalable infrastructure ensures high deliverability, making it a vital tool for businesses that aim to enhance their email communication with customers</w:t>
      </w:r>
      <w:r w:rsidR="001F5F6B">
        <w:t>.</w:t>
      </w:r>
      <w:r w:rsidR="00B56B1A">
        <w:t xml:space="preserve"> </w:t>
      </w:r>
      <w:sdt>
        <w:sdtPr>
          <w:id w:val="148112021"/>
          <w:citation/>
        </w:sdtPr>
        <w:sdtContent>
          <w:r w:rsidR="00C60A0C">
            <w:fldChar w:fldCharType="begin"/>
          </w:r>
          <w:r w:rsidR="00456282">
            <w:instrText xml:space="preserve">CITATION AWSdd \l 1033 </w:instrText>
          </w:r>
          <w:r w:rsidR="00C60A0C">
            <w:fldChar w:fldCharType="separate"/>
          </w:r>
          <w:r w:rsidR="00DC66E9" w:rsidRPr="00DC66E9">
            <w:rPr>
              <w:noProof/>
            </w:rPr>
            <w:t>[15]</w:t>
          </w:r>
          <w:r w:rsidR="00C60A0C">
            <w:fldChar w:fldCharType="end"/>
          </w:r>
        </w:sdtContent>
      </w:sdt>
      <w:r w:rsidR="005F584C" w:rsidRPr="005F584C">
        <w:t>.</w:t>
      </w:r>
    </w:p>
    <w:p w14:paraId="211256CC" w14:textId="1E852737" w:rsidR="005F584C" w:rsidRDefault="005F584C" w:rsidP="000C6A1C">
      <w:pPr>
        <w:pStyle w:val="Heading3BPBHEB"/>
      </w:pPr>
      <w:r w:rsidRPr="005F584C">
        <w:t xml:space="preserve">Key </w:t>
      </w:r>
      <w:r w:rsidR="00B40001">
        <w:t>f</w:t>
      </w:r>
      <w:r w:rsidRPr="005F584C">
        <w:t xml:space="preserve">eatures </w:t>
      </w:r>
    </w:p>
    <w:p w14:paraId="037D5621" w14:textId="7E44A89E" w:rsidR="00350D81" w:rsidRPr="00350D81" w:rsidRDefault="00350D81" w:rsidP="000C6A1C">
      <w:pPr>
        <w:pStyle w:val="NormalBPBHEB"/>
      </w:pPr>
      <w:r w:rsidRPr="00350D81">
        <w:t xml:space="preserve">By integrating seamlessly with the AWS ecosystem and offering various sending options, SES stands as a valuable tool for businesses </w:t>
      </w:r>
      <w:r w:rsidR="009022E1" w:rsidRPr="00350D81">
        <w:t>looking</w:t>
      </w:r>
      <w:r w:rsidRPr="00350D81">
        <w:t xml:space="preserve"> to streamline their email communication processes and enhance their overall customer engagement</w:t>
      </w:r>
      <w:r w:rsidR="00470DF9">
        <w:t xml:space="preserve"> </w:t>
      </w:r>
      <w:sdt>
        <w:sdtPr>
          <w:id w:val="111099708"/>
          <w:citation/>
        </w:sdtPr>
        <w:sdtContent>
          <w:r w:rsidR="00257DBB">
            <w:fldChar w:fldCharType="begin"/>
          </w:r>
          <w:r w:rsidR="00257DBB">
            <w:instrText xml:space="preserve"> CITATION AWSdo \l 1033 </w:instrText>
          </w:r>
          <w:r w:rsidR="00257DBB">
            <w:fldChar w:fldCharType="separate"/>
          </w:r>
          <w:r w:rsidR="00DC66E9" w:rsidRPr="00DC66E9">
            <w:rPr>
              <w:noProof/>
            </w:rPr>
            <w:t>[16]</w:t>
          </w:r>
          <w:r w:rsidR="00257DBB">
            <w:fldChar w:fldCharType="end"/>
          </w:r>
        </w:sdtContent>
      </w:sdt>
      <w:r>
        <w:t>.</w:t>
      </w:r>
      <w:r w:rsidR="009E3860">
        <w:t xml:space="preserve"> </w:t>
      </w:r>
      <w:r w:rsidR="009E3860" w:rsidRPr="009E3860">
        <w:t xml:space="preserve">Amazon SES </w:t>
      </w:r>
      <w:r w:rsidR="001F5F6B">
        <w:t xml:space="preserve">offers a scalable </w:t>
      </w:r>
      <w:r w:rsidR="001F5F6B">
        <w:lastRenderedPageBreak/>
        <w:t xml:space="preserve">and reliable email-sending solution, enabling </w:t>
      </w:r>
      <w:r w:rsidR="006416A6">
        <w:t>enterprises</w:t>
      </w:r>
      <w:r w:rsidR="001F5F6B">
        <w:t xml:space="preserve"> to</w:t>
      </w:r>
      <w:r w:rsidR="009E3860" w:rsidRPr="009E3860">
        <w:t xml:space="preserve"> manage transactional and marketing emails efficiently. Its integration with AWS services enhances deliverability, security, and analytics.</w:t>
      </w:r>
    </w:p>
    <w:p w14:paraId="512630FE" w14:textId="6D3ECF5A" w:rsidR="007252C3" w:rsidRDefault="005F584C" w:rsidP="000C6A1C">
      <w:pPr>
        <w:pStyle w:val="NormalBPBHEB"/>
      </w:pPr>
      <w:commentRangeStart w:id="42"/>
      <w:commentRangeStart w:id="43"/>
      <w:r w:rsidRPr="005F0E5F">
        <w:rPr>
          <w:b/>
          <w:bCs/>
        </w:rPr>
        <w:t xml:space="preserve">Scalability and </w:t>
      </w:r>
      <w:r w:rsidR="00D171AD">
        <w:rPr>
          <w:b/>
          <w:bCs/>
        </w:rPr>
        <w:t>d</w:t>
      </w:r>
      <w:r w:rsidRPr="005F0E5F">
        <w:rPr>
          <w:b/>
          <w:bCs/>
        </w:rPr>
        <w:t>eliverability</w:t>
      </w:r>
      <w:r w:rsidR="005F0E5F">
        <w:rPr>
          <w:b/>
          <w:bCs/>
        </w:rPr>
        <w:t xml:space="preserve">: </w:t>
      </w:r>
      <w:commentRangeEnd w:id="42"/>
      <w:r w:rsidR="00D171AD">
        <w:rPr>
          <w:rStyle w:val="CommentReference"/>
          <w:rFonts w:eastAsiaTheme="minorHAnsi" w:cstheme="minorBidi"/>
        </w:rPr>
        <w:commentReference w:id="42"/>
      </w:r>
      <w:commentRangeEnd w:id="43"/>
      <w:r w:rsidR="00803159">
        <w:rPr>
          <w:rStyle w:val="CommentReference"/>
          <w:rFonts w:asciiTheme="minorHAnsi" w:eastAsiaTheme="minorHAnsi" w:hAnsiTheme="minorHAnsi" w:cstheme="minorBidi"/>
        </w:rPr>
        <w:commentReference w:id="43"/>
      </w:r>
      <w:r w:rsidR="00164691" w:rsidRPr="00164691">
        <w:t>SES offers reliable email delivery, adapting to business needs whether for startups or large enterprises. This scalability ensures that businesses can manage large volumes of email without compromising delivery</w:t>
      </w:r>
      <w:r w:rsidR="00CE0D28">
        <w:t xml:space="preserve"> </w:t>
      </w:r>
      <w:sdt>
        <w:sdtPr>
          <w:id w:val="-1446145504"/>
          <w:citation/>
        </w:sdtPr>
        <w:sdtContent>
          <w:r w:rsidR="00C7530F">
            <w:fldChar w:fldCharType="begin"/>
          </w:r>
          <w:r w:rsidR="00C7530F">
            <w:instrText xml:space="preserve"> CITATION AWSdo \l 1033 </w:instrText>
          </w:r>
          <w:r w:rsidR="00C7530F">
            <w:fldChar w:fldCharType="separate"/>
          </w:r>
          <w:r w:rsidR="00DC66E9" w:rsidRPr="00DC66E9">
            <w:rPr>
              <w:noProof/>
            </w:rPr>
            <w:t>[16]</w:t>
          </w:r>
          <w:r w:rsidR="00C7530F">
            <w:fldChar w:fldCharType="end"/>
          </w:r>
        </w:sdtContent>
      </w:sdt>
      <w:r w:rsidR="00164691" w:rsidRPr="00164691">
        <w:t xml:space="preserve"> </w:t>
      </w:r>
      <w:sdt>
        <w:sdtPr>
          <w:id w:val="730350339"/>
          <w:citation/>
        </w:sdtPr>
        <w:sdtContent>
          <w:r w:rsidR="008167A2">
            <w:fldChar w:fldCharType="begin"/>
          </w:r>
          <w:r w:rsidR="002131C0">
            <w:instrText xml:space="preserve">CITATION AWS204 \l 1033 </w:instrText>
          </w:r>
          <w:r w:rsidR="008167A2">
            <w:fldChar w:fldCharType="separate"/>
          </w:r>
          <w:r w:rsidR="00DC66E9" w:rsidRPr="00DC66E9">
            <w:rPr>
              <w:noProof/>
            </w:rPr>
            <w:t>[17]</w:t>
          </w:r>
          <w:r w:rsidR="008167A2">
            <w:fldChar w:fldCharType="end"/>
          </w:r>
        </w:sdtContent>
      </w:sdt>
      <w:r w:rsidRPr="005F584C">
        <w:t>.</w:t>
      </w:r>
    </w:p>
    <w:p w14:paraId="149A7986" w14:textId="6396C766" w:rsidR="005F584C" w:rsidRPr="005F584C" w:rsidRDefault="005F584C" w:rsidP="000C6A1C">
      <w:pPr>
        <w:pStyle w:val="NormalBPBHEB"/>
      </w:pPr>
      <w:r w:rsidRPr="005F0E5F">
        <w:rPr>
          <w:b/>
          <w:bCs/>
        </w:rPr>
        <w:t xml:space="preserve">Email </w:t>
      </w:r>
      <w:r w:rsidR="00D171AD">
        <w:rPr>
          <w:b/>
          <w:bCs/>
        </w:rPr>
        <w:t>s</w:t>
      </w:r>
      <w:r w:rsidRPr="005F0E5F">
        <w:rPr>
          <w:b/>
          <w:bCs/>
        </w:rPr>
        <w:t xml:space="preserve">ending </w:t>
      </w:r>
      <w:r w:rsidR="00D171AD">
        <w:rPr>
          <w:b/>
          <w:bCs/>
        </w:rPr>
        <w:t>o</w:t>
      </w:r>
      <w:r w:rsidRPr="005F0E5F">
        <w:rPr>
          <w:b/>
          <w:bCs/>
        </w:rPr>
        <w:t>ptions</w:t>
      </w:r>
      <w:r w:rsidR="005F0E5F">
        <w:rPr>
          <w:b/>
          <w:bCs/>
        </w:rPr>
        <w:t xml:space="preserve">: </w:t>
      </w:r>
      <w:r w:rsidR="009E1F24" w:rsidRPr="009E1F24">
        <w:t xml:space="preserve">SES </w:t>
      </w:r>
      <w:r w:rsidR="005502FC" w:rsidRPr="009E1F24">
        <w:t>offers</w:t>
      </w:r>
      <w:r w:rsidR="009E1F24" w:rsidRPr="009E1F24">
        <w:t xml:space="preserve"> multiple sending options, such as SMTP or APIs, allowing businesses to integrate email functionality seamlessly into applications or marketing platforms</w:t>
      </w:r>
      <w:r w:rsidRPr="005F584C">
        <w:t xml:space="preserve"> </w:t>
      </w:r>
      <w:sdt>
        <w:sdtPr>
          <w:id w:val="2113167277"/>
          <w:citation/>
        </w:sdtPr>
        <w:sdtContent>
          <w:r w:rsidR="00811049">
            <w:fldChar w:fldCharType="begin"/>
          </w:r>
          <w:r w:rsidR="002131C0">
            <w:instrText xml:space="preserve">CITATION AWS204 \l 1033 </w:instrText>
          </w:r>
          <w:r w:rsidR="00811049">
            <w:fldChar w:fldCharType="separate"/>
          </w:r>
          <w:r w:rsidR="00DC66E9" w:rsidRPr="00DC66E9">
            <w:rPr>
              <w:noProof/>
            </w:rPr>
            <w:t>[17]</w:t>
          </w:r>
          <w:r w:rsidR="00811049">
            <w:fldChar w:fldCharType="end"/>
          </w:r>
        </w:sdtContent>
      </w:sdt>
      <w:r w:rsidR="00811049">
        <w:t>.</w:t>
      </w:r>
    </w:p>
    <w:p w14:paraId="0534CC72" w14:textId="335C37E4" w:rsidR="005F584C" w:rsidRPr="005F584C" w:rsidRDefault="005F584C" w:rsidP="000C6A1C">
      <w:pPr>
        <w:pStyle w:val="NormalBPBHEB"/>
      </w:pPr>
      <w:r w:rsidRPr="00D46511">
        <w:rPr>
          <w:b/>
          <w:bCs/>
          <w:lang w:val="en-IN"/>
        </w:rPr>
        <w:t xml:space="preserve">Content </w:t>
      </w:r>
      <w:r w:rsidR="00D171AD">
        <w:rPr>
          <w:b/>
          <w:bCs/>
          <w:lang w:val="en-IN"/>
        </w:rPr>
        <w:t>p</w:t>
      </w:r>
      <w:r w:rsidRPr="00D46511">
        <w:rPr>
          <w:b/>
          <w:bCs/>
          <w:lang w:val="en-IN"/>
        </w:rPr>
        <w:t xml:space="preserve">ersonalization and </w:t>
      </w:r>
      <w:r w:rsidR="00D171AD">
        <w:rPr>
          <w:b/>
          <w:bCs/>
          <w:lang w:val="en-IN"/>
        </w:rPr>
        <w:t>c</w:t>
      </w:r>
      <w:r w:rsidRPr="00D46511">
        <w:rPr>
          <w:b/>
          <w:bCs/>
          <w:lang w:val="en-IN"/>
        </w:rPr>
        <w:t>ustomization</w:t>
      </w:r>
      <w:r w:rsidR="00D46511">
        <w:rPr>
          <w:b/>
          <w:bCs/>
          <w:lang w:val="en-IN"/>
        </w:rPr>
        <w:t xml:space="preserve">: </w:t>
      </w:r>
      <w:r w:rsidR="00B20B68" w:rsidRPr="00B20B68">
        <w:t>Businesses can personalize their emails with dynamic content and attachments based on user attributes, improving customer engagement and communication effectiveness</w:t>
      </w:r>
      <w:r w:rsidRPr="005F584C">
        <w:t xml:space="preserve"> </w:t>
      </w:r>
      <w:sdt>
        <w:sdtPr>
          <w:id w:val="-507747444"/>
          <w:citation/>
        </w:sdtPr>
        <w:sdtContent>
          <w:r w:rsidR="00811049">
            <w:fldChar w:fldCharType="begin"/>
          </w:r>
          <w:r w:rsidR="002131C0">
            <w:instrText xml:space="preserve">CITATION AWS204 \l 1033 </w:instrText>
          </w:r>
          <w:r w:rsidR="00811049">
            <w:fldChar w:fldCharType="separate"/>
          </w:r>
          <w:r w:rsidR="00DC66E9" w:rsidRPr="00DC66E9">
            <w:rPr>
              <w:noProof/>
            </w:rPr>
            <w:t>[17]</w:t>
          </w:r>
          <w:r w:rsidR="00811049">
            <w:fldChar w:fldCharType="end"/>
          </w:r>
        </w:sdtContent>
      </w:sdt>
      <w:r w:rsidRPr="005F584C">
        <w:t>.</w:t>
      </w:r>
    </w:p>
    <w:p w14:paraId="5593DED2" w14:textId="036A01AB" w:rsidR="005F584C" w:rsidRPr="005F584C" w:rsidRDefault="00B20B68" w:rsidP="000C6A1C">
      <w:pPr>
        <w:pStyle w:val="Heading3BPBHEB"/>
      </w:pPr>
      <w:r w:rsidRPr="00B20B68">
        <w:t>Challenges</w:t>
      </w:r>
    </w:p>
    <w:p w14:paraId="24D7FAFA" w14:textId="1AF88629" w:rsidR="005F584C" w:rsidRPr="005F584C" w:rsidRDefault="00997F2E" w:rsidP="000C6A1C">
      <w:pPr>
        <w:pStyle w:val="NormalBPBHEB"/>
      </w:pPr>
      <w:r w:rsidRPr="00997F2E">
        <w:t>Sending high volumes of transactional and promotional emails can overwhelm internal systems. Without a scalable solution, businesses risk delivery issues, delays, or miscommunication</w:t>
      </w:r>
      <w:r w:rsidR="001E7F84">
        <w:t xml:space="preserve"> </w:t>
      </w:r>
      <w:sdt>
        <w:sdtPr>
          <w:id w:val="1532678509"/>
          <w:citation/>
        </w:sdtPr>
        <w:sdtContent>
          <w:r w:rsidR="00190A8A">
            <w:fldChar w:fldCharType="begin"/>
          </w:r>
          <w:r w:rsidR="00717402">
            <w:instrText xml:space="preserve">CITATION AWSde2 \l 1033 </w:instrText>
          </w:r>
          <w:r w:rsidR="00190A8A">
            <w:fldChar w:fldCharType="separate"/>
          </w:r>
          <w:r w:rsidR="00DC66E9" w:rsidRPr="00DC66E9">
            <w:rPr>
              <w:noProof/>
            </w:rPr>
            <w:t>[18]</w:t>
          </w:r>
          <w:r w:rsidR="00190A8A">
            <w:fldChar w:fldCharType="end"/>
          </w:r>
        </w:sdtContent>
      </w:sdt>
      <w:r w:rsidR="00B7651D">
        <w:t>.</w:t>
      </w:r>
    </w:p>
    <w:p w14:paraId="19CB951B" w14:textId="77777777" w:rsidR="00725693" w:rsidRPr="00725693" w:rsidRDefault="00725693" w:rsidP="000C6A1C">
      <w:pPr>
        <w:pStyle w:val="Heading3BPBHEB"/>
      </w:pPr>
      <w:r w:rsidRPr="00725693">
        <w:t>Benefits</w:t>
      </w:r>
    </w:p>
    <w:p w14:paraId="0CC416C0" w14:textId="240D4D4D" w:rsidR="005F584C" w:rsidRPr="005F584C" w:rsidRDefault="001E7F84" w:rsidP="000C6A1C">
      <w:pPr>
        <w:pStyle w:val="NormalBPBHEB"/>
      </w:pPr>
      <w:r w:rsidRPr="001E7F84">
        <w:t xml:space="preserve">SES allows businesses to efficiently manage large email volumes, offering high deliverability rates, content personalization, and deep integration with other AWS services. By </w:t>
      </w:r>
      <w:r w:rsidR="005502FC" w:rsidRPr="001E7F84">
        <w:t>improving</w:t>
      </w:r>
      <w:r w:rsidRPr="001E7F84">
        <w:t xml:space="preserve"> workflows and monitoring performance, businesses can improve engagement and campaign success</w:t>
      </w:r>
      <w:r>
        <w:t xml:space="preserve"> </w:t>
      </w:r>
      <w:sdt>
        <w:sdtPr>
          <w:id w:val="-1166389440"/>
          <w:citation/>
        </w:sdtPr>
        <w:sdtContent>
          <w:r w:rsidR="00000A7B">
            <w:fldChar w:fldCharType="begin"/>
          </w:r>
          <w:r w:rsidR="002131C0">
            <w:instrText xml:space="preserve">CITATION AWS204 \l 1033 </w:instrText>
          </w:r>
          <w:r w:rsidR="00000A7B">
            <w:fldChar w:fldCharType="separate"/>
          </w:r>
          <w:r w:rsidR="00DC66E9" w:rsidRPr="00DC66E9">
            <w:rPr>
              <w:noProof/>
            </w:rPr>
            <w:t>[17]</w:t>
          </w:r>
          <w:r w:rsidR="00000A7B">
            <w:fldChar w:fldCharType="end"/>
          </w:r>
        </w:sdtContent>
      </w:sdt>
      <w:r w:rsidR="005F584C" w:rsidRPr="005F584C">
        <w:t>.</w:t>
      </w:r>
    </w:p>
    <w:p w14:paraId="5A20D600" w14:textId="1A09EC02" w:rsidR="005F584C" w:rsidRPr="005F584C" w:rsidRDefault="005F584C" w:rsidP="000C6A1C">
      <w:pPr>
        <w:pStyle w:val="Heading3BPBHEB"/>
      </w:pPr>
      <w:r w:rsidRPr="005F584C">
        <w:t>Us</w:t>
      </w:r>
      <w:r w:rsidR="00985CFE">
        <w:t xml:space="preserve">e </w:t>
      </w:r>
      <w:r w:rsidR="00700E37">
        <w:t>c</w:t>
      </w:r>
      <w:r w:rsidR="00985CFE">
        <w:t>ase</w:t>
      </w:r>
      <w:r w:rsidRPr="005F584C">
        <w:t xml:space="preserve"> </w:t>
      </w:r>
    </w:p>
    <w:p w14:paraId="6CA1C9D8" w14:textId="46699BD1" w:rsidR="00F97FF6" w:rsidRPr="00D46511" w:rsidRDefault="00F97FF6" w:rsidP="000C6A1C">
      <w:pPr>
        <w:pStyle w:val="NormalBPBHEB"/>
        <w:rPr>
          <w:bCs/>
        </w:rPr>
      </w:pPr>
      <w:r w:rsidRPr="00F97FF6">
        <w:t xml:space="preserve">An e-commerce company integrates SES to automate order confirmations, shipping updates, and promotional emails. By segmenting their customer base, the company sends targeted offers via email, improving engagement and driving conversions. SES’s analytics help </w:t>
      </w:r>
      <w:r w:rsidR="005502FC" w:rsidRPr="00F97FF6">
        <w:t>improve</w:t>
      </w:r>
      <w:r w:rsidRPr="00F97FF6">
        <w:t xml:space="preserve"> future campaigns by analyzing open rates, click-through rates, and other key metrics </w:t>
      </w:r>
      <w:sdt>
        <w:sdtPr>
          <w:rPr>
            <w:bCs/>
          </w:rPr>
          <w:id w:val="1028149783"/>
          <w:citation/>
        </w:sdtPr>
        <w:sdtContent>
          <w:r w:rsidR="00864672" w:rsidRPr="00D46511">
            <w:rPr>
              <w:bCs/>
            </w:rPr>
            <w:fldChar w:fldCharType="begin"/>
          </w:r>
          <w:r w:rsidR="002131C0">
            <w:rPr>
              <w:bCs/>
            </w:rPr>
            <w:instrText xml:space="preserve">CITATION AWS204 \l 1033 </w:instrText>
          </w:r>
          <w:r w:rsidR="00864672" w:rsidRPr="00D46511">
            <w:rPr>
              <w:bCs/>
            </w:rPr>
            <w:fldChar w:fldCharType="separate"/>
          </w:r>
          <w:r w:rsidR="00DC66E9" w:rsidRPr="00DC66E9">
            <w:rPr>
              <w:noProof/>
            </w:rPr>
            <w:t>[17]</w:t>
          </w:r>
          <w:r w:rsidR="00864672" w:rsidRPr="00D46511">
            <w:rPr>
              <w:bCs/>
            </w:rPr>
            <w:fldChar w:fldCharType="end"/>
          </w:r>
        </w:sdtContent>
      </w:sdt>
      <w:r w:rsidR="00F94D57" w:rsidRPr="00D46511">
        <w:rPr>
          <w:bCs/>
        </w:rPr>
        <w:t>,</w:t>
      </w:r>
    </w:p>
    <w:p w14:paraId="73A15697" w14:textId="77777777" w:rsidR="005F584C" w:rsidRPr="005F584C" w:rsidRDefault="005F584C" w:rsidP="000C6A1C">
      <w:pPr>
        <w:pStyle w:val="Heading3BPBHEB"/>
      </w:pPr>
      <w:r w:rsidRPr="005F584C">
        <w:t>Wrap-up</w:t>
      </w:r>
    </w:p>
    <w:p w14:paraId="0F83CA4E" w14:textId="3E607D53" w:rsidR="005F584C" w:rsidRPr="005F584C" w:rsidRDefault="00F94D57" w:rsidP="000C6A1C">
      <w:pPr>
        <w:pStyle w:val="NormalBPBHEB"/>
      </w:pPr>
      <w:r w:rsidRPr="00F94D57">
        <w:t xml:space="preserve">Amazon SES is an effective tool for managing email communications, whether for transactional messages or marketing campaigns. Its scalability, security, and integration capabilities make it an essential part of the AWS ecosystem, allowing businesses to </w:t>
      </w:r>
      <w:r w:rsidR="00F46AED" w:rsidRPr="00F94D57">
        <w:t>perfect</w:t>
      </w:r>
      <w:r w:rsidRPr="00F94D57">
        <w:t xml:space="preserve"> email workflows and drive higher customer engagement</w:t>
      </w:r>
      <w:r>
        <w:t xml:space="preserve"> </w:t>
      </w:r>
      <w:sdt>
        <w:sdtPr>
          <w:id w:val="-2077419249"/>
          <w:citation/>
        </w:sdtPr>
        <w:sdtContent>
          <w:r w:rsidR="0017589F">
            <w:fldChar w:fldCharType="begin"/>
          </w:r>
          <w:r w:rsidR="002131C0">
            <w:instrText xml:space="preserve">CITATION AWS204 \l 1033 </w:instrText>
          </w:r>
          <w:r w:rsidR="0017589F">
            <w:fldChar w:fldCharType="separate"/>
          </w:r>
          <w:r w:rsidR="00DC66E9" w:rsidRPr="00DC66E9">
            <w:rPr>
              <w:noProof/>
            </w:rPr>
            <w:t>[17]</w:t>
          </w:r>
          <w:r w:rsidR="0017589F">
            <w:fldChar w:fldCharType="end"/>
          </w:r>
        </w:sdtContent>
      </w:sdt>
      <w:r w:rsidR="005F584C" w:rsidRPr="005F584C">
        <w:t>.</w:t>
      </w:r>
    </w:p>
    <w:p w14:paraId="3C87CD9E" w14:textId="77777777" w:rsidR="00D12C48" w:rsidRPr="00D12C48" w:rsidRDefault="00D12C48" w:rsidP="000C6A1C">
      <w:pPr>
        <w:pStyle w:val="Heading2BPBHEB"/>
      </w:pPr>
      <w:r w:rsidRPr="00D12C48">
        <w:t xml:space="preserve">Amazon </w:t>
      </w:r>
      <w:proofErr w:type="spellStart"/>
      <w:r w:rsidRPr="00D12C48">
        <w:t>WorkDocs</w:t>
      </w:r>
      <w:proofErr w:type="spellEnd"/>
    </w:p>
    <w:p w14:paraId="40E801D0" w14:textId="2E0598D9" w:rsidR="00D12C48" w:rsidRPr="00D12C48" w:rsidRDefault="00EC0989" w:rsidP="000C6A1C">
      <w:pPr>
        <w:pStyle w:val="NormalBPBHEB"/>
      </w:pPr>
      <w:r w:rsidRPr="00EC0989">
        <w:t xml:space="preserve">Amazon </w:t>
      </w:r>
      <w:proofErr w:type="spellStart"/>
      <w:r w:rsidRPr="00EC0989">
        <w:t>WorkDocs</w:t>
      </w:r>
      <w:proofErr w:type="spellEnd"/>
      <w:r w:rsidRPr="00EC0989">
        <w:t xml:space="preserve"> is a fully managed, secure content creation, storage, and collaboration service designed to help organizations collaborate on documents securely</w:t>
      </w:r>
      <w:r w:rsidR="00D12C48" w:rsidRPr="00D12C48">
        <w:t xml:space="preserve"> </w:t>
      </w:r>
      <w:sdt>
        <w:sdtPr>
          <w:id w:val="962237343"/>
          <w:citation/>
        </w:sdtPr>
        <w:sdtContent>
          <w:r w:rsidR="00881EF8">
            <w:fldChar w:fldCharType="begin"/>
          </w:r>
          <w:r w:rsidR="00881EF8">
            <w:instrText xml:space="preserve"> CITATION AWSdc \l 1033 </w:instrText>
          </w:r>
          <w:r w:rsidR="00881EF8">
            <w:fldChar w:fldCharType="separate"/>
          </w:r>
          <w:r w:rsidR="00DC66E9" w:rsidRPr="00DC66E9">
            <w:rPr>
              <w:noProof/>
            </w:rPr>
            <w:t>[19]</w:t>
          </w:r>
          <w:r w:rsidR="00881EF8">
            <w:fldChar w:fldCharType="end"/>
          </w:r>
        </w:sdtContent>
      </w:sdt>
      <w:r w:rsidR="00D12C48" w:rsidRPr="00D12C48">
        <w:t xml:space="preserve">. </w:t>
      </w:r>
    </w:p>
    <w:p w14:paraId="1F9A531E" w14:textId="0AC253CF" w:rsidR="00D12C48" w:rsidRDefault="00D12C48" w:rsidP="000C6A1C">
      <w:pPr>
        <w:pStyle w:val="Heading3BPBHEB"/>
      </w:pPr>
      <w:r w:rsidRPr="00D12C48">
        <w:lastRenderedPageBreak/>
        <w:t xml:space="preserve">Key </w:t>
      </w:r>
      <w:r w:rsidR="00700E37">
        <w:t>f</w:t>
      </w:r>
      <w:r w:rsidRPr="00D12C48">
        <w:t xml:space="preserve">eatures </w:t>
      </w:r>
    </w:p>
    <w:p w14:paraId="7D5FB1EF" w14:textId="310D8AC0" w:rsidR="0034713D" w:rsidRPr="0034713D" w:rsidRDefault="0034713D" w:rsidP="000C6A1C">
      <w:pPr>
        <w:pStyle w:val="NormalBPBHEB"/>
      </w:pPr>
      <w:r w:rsidRPr="0034713D">
        <w:t xml:space="preserve">Amazon </w:t>
      </w:r>
      <w:proofErr w:type="spellStart"/>
      <w:r w:rsidRPr="0034713D">
        <w:t>WorkDocs</w:t>
      </w:r>
      <w:proofErr w:type="spellEnd"/>
      <w:r w:rsidRPr="0034713D">
        <w:t xml:space="preserve"> empowers teams to securely create, store, and share documents in a collaborative environment</w:t>
      </w:r>
      <w:r w:rsidR="00AF6248">
        <w:t xml:space="preserve"> </w:t>
      </w:r>
      <w:sdt>
        <w:sdtPr>
          <w:id w:val="-582136041"/>
          <w:citation/>
        </w:sdtPr>
        <w:sdtContent>
          <w:r w:rsidR="00A43269">
            <w:fldChar w:fldCharType="begin"/>
          </w:r>
          <w:r w:rsidR="00A43269">
            <w:instrText xml:space="preserve"> CITATION AWSdm \l 1033 </w:instrText>
          </w:r>
          <w:r w:rsidR="00A43269">
            <w:fldChar w:fldCharType="separate"/>
          </w:r>
          <w:r w:rsidR="00DC66E9" w:rsidRPr="00DC66E9">
            <w:rPr>
              <w:noProof/>
            </w:rPr>
            <w:t>[20]</w:t>
          </w:r>
          <w:r w:rsidR="00A43269">
            <w:fldChar w:fldCharType="end"/>
          </w:r>
        </w:sdtContent>
      </w:sdt>
      <w:r w:rsidRPr="0034713D">
        <w:t>.</w:t>
      </w:r>
      <w:r w:rsidR="00CD4827">
        <w:t xml:space="preserve"> </w:t>
      </w:r>
      <w:r w:rsidR="00CD4827" w:rsidRPr="00CD4827">
        <w:t xml:space="preserve">Efficient document management is critical for modern organizations. Amazon </w:t>
      </w:r>
      <w:proofErr w:type="spellStart"/>
      <w:r w:rsidR="00CD4827" w:rsidRPr="00CD4827">
        <w:t>WorkDocs</w:t>
      </w:r>
      <w:proofErr w:type="spellEnd"/>
      <w:r w:rsidR="00CD4827" w:rsidRPr="00CD4827">
        <w:t xml:space="preserve"> offers a secure and collaborative environment for teams to create, store, and manage documents with real-time collaboration features.</w:t>
      </w:r>
    </w:p>
    <w:p w14:paraId="7E737578" w14:textId="170DFC24" w:rsidR="00D12C48" w:rsidRPr="005469B7" w:rsidRDefault="00D12C48" w:rsidP="000C6A1C">
      <w:pPr>
        <w:pStyle w:val="NormalBPBHEB"/>
        <w:numPr>
          <w:ilvl w:val="0"/>
          <w:numId w:val="72"/>
        </w:numPr>
      </w:pPr>
      <w:commentRangeStart w:id="44"/>
      <w:commentRangeStart w:id="45"/>
      <w:r w:rsidRPr="00B2370B">
        <w:rPr>
          <w:rStyle w:val="Heading3Char"/>
          <w:rFonts w:ascii="Palatino Linotype" w:hAnsi="Palatino Linotype"/>
          <w:b/>
          <w:bCs/>
          <w:color w:val="auto"/>
          <w:sz w:val="22"/>
          <w:szCs w:val="22"/>
        </w:rPr>
        <w:t xml:space="preserve">Secure </w:t>
      </w:r>
      <w:r w:rsidR="00700E37" w:rsidRPr="00B2370B">
        <w:rPr>
          <w:rStyle w:val="Heading3Char"/>
          <w:rFonts w:ascii="Palatino Linotype" w:hAnsi="Palatino Linotype"/>
          <w:b/>
          <w:bCs/>
          <w:color w:val="auto"/>
          <w:sz w:val="22"/>
          <w:szCs w:val="22"/>
        </w:rPr>
        <w:t>document storage and sharing</w:t>
      </w:r>
      <w:r w:rsidR="00700E37" w:rsidRPr="00B2370B">
        <w:rPr>
          <w:rStyle w:val="Heading3Char"/>
          <w:rFonts w:ascii="Palatino Linotype" w:hAnsi="Palatino Linotype"/>
          <w:color w:val="auto"/>
          <w:sz w:val="22"/>
          <w:szCs w:val="22"/>
        </w:rPr>
        <w:t xml:space="preserve">: </w:t>
      </w:r>
      <w:commentRangeEnd w:id="44"/>
      <w:r w:rsidR="00A71713">
        <w:rPr>
          <w:rStyle w:val="CommentReference"/>
          <w:rFonts w:asciiTheme="minorHAnsi" w:eastAsiaTheme="minorHAnsi" w:hAnsiTheme="minorHAnsi" w:cstheme="minorBidi"/>
        </w:rPr>
        <w:commentReference w:id="44"/>
      </w:r>
      <w:commentRangeEnd w:id="45"/>
      <w:r w:rsidR="00803159">
        <w:rPr>
          <w:rStyle w:val="CommentReference"/>
          <w:rFonts w:asciiTheme="minorHAnsi" w:eastAsiaTheme="minorHAnsi" w:hAnsiTheme="minorHAnsi" w:cstheme="minorBidi"/>
        </w:rPr>
        <w:commentReference w:id="45"/>
      </w:r>
      <w:proofErr w:type="spellStart"/>
      <w:r w:rsidR="00CA67D1" w:rsidRPr="005469B7">
        <w:t>WorkDocs</w:t>
      </w:r>
      <w:proofErr w:type="spellEnd"/>
      <w:r w:rsidR="00CA67D1" w:rsidRPr="005469B7">
        <w:t xml:space="preserve"> offers cloud-based document storage with granular access controls, ensuring secure sharing and collaboration within teams </w:t>
      </w:r>
      <w:sdt>
        <w:sdtPr>
          <w:id w:val="-1480925006"/>
          <w:citation/>
        </w:sdtPr>
        <w:sdtContent>
          <w:r w:rsidR="0090787C" w:rsidRPr="005469B7">
            <w:fldChar w:fldCharType="begin"/>
          </w:r>
          <w:r w:rsidR="0090787C" w:rsidRPr="005469B7">
            <w:instrText xml:space="preserve"> CITATION AWSdn \l 1033 </w:instrText>
          </w:r>
          <w:r w:rsidR="0090787C" w:rsidRPr="005469B7">
            <w:fldChar w:fldCharType="separate"/>
          </w:r>
          <w:r w:rsidR="00DC66E9" w:rsidRPr="00DC66E9">
            <w:rPr>
              <w:noProof/>
            </w:rPr>
            <w:t>[21]</w:t>
          </w:r>
          <w:r w:rsidR="0090787C" w:rsidRPr="005469B7">
            <w:fldChar w:fldCharType="end"/>
          </w:r>
        </w:sdtContent>
      </w:sdt>
      <w:r w:rsidR="00CA67D1" w:rsidRPr="005469B7">
        <w:t>. Sensitive documents are accessible only by authorized personnel, promoting compliance with data protection regulations</w:t>
      </w:r>
      <w:r w:rsidRPr="005469B7">
        <w:t xml:space="preserve"> </w:t>
      </w:r>
      <w:sdt>
        <w:sdtPr>
          <w:id w:val="-889652680"/>
          <w:citation/>
        </w:sdtPr>
        <w:sdtContent>
          <w:r w:rsidR="00D40C56" w:rsidRPr="005469B7">
            <w:fldChar w:fldCharType="begin"/>
          </w:r>
          <w:r w:rsidR="002131C0" w:rsidRPr="005469B7">
            <w:instrText xml:space="preserve">CITATION AWS206 \l 1033 </w:instrText>
          </w:r>
          <w:r w:rsidR="00D40C56" w:rsidRPr="005469B7">
            <w:fldChar w:fldCharType="separate"/>
          </w:r>
          <w:r w:rsidR="00DC66E9" w:rsidRPr="00DC66E9">
            <w:rPr>
              <w:noProof/>
            </w:rPr>
            <w:t>[22]</w:t>
          </w:r>
          <w:r w:rsidR="00D40C56" w:rsidRPr="005469B7">
            <w:fldChar w:fldCharType="end"/>
          </w:r>
        </w:sdtContent>
      </w:sdt>
      <w:r w:rsidRPr="005469B7">
        <w:t>.</w:t>
      </w:r>
    </w:p>
    <w:p w14:paraId="2E6E790D" w14:textId="4391200B" w:rsidR="00D12C48" w:rsidRPr="005469B7" w:rsidRDefault="00D12C48" w:rsidP="000C6A1C">
      <w:pPr>
        <w:pStyle w:val="NormalBPBHEB"/>
        <w:numPr>
          <w:ilvl w:val="0"/>
          <w:numId w:val="72"/>
        </w:numPr>
      </w:pPr>
      <w:r w:rsidRPr="00B2370B">
        <w:rPr>
          <w:rStyle w:val="Heading3Char"/>
          <w:rFonts w:ascii="Palatino Linotype" w:hAnsi="Palatino Linotype"/>
          <w:b/>
          <w:bCs/>
          <w:color w:val="auto"/>
          <w:sz w:val="22"/>
          <w:szCs w:val="22"/>
        </w:rPr>
        <w:t>Real-</w:t>
      </w:r>
      <w:r w:rsidR="00700E37" w:rsidRPr="00B2370B">
        <w:rPr>
          <w:rStyle w:val="Heading3Char"/>
          <w:rFonts w:ascii="Palatino Linotype" w:hAnsi="Palatino Linotype"/>
          <w:b/>
          <w:bCs/>
          <w:color w:val="auto"/>
          <w:sz w:val="22"/>
          <w:szCs w:val="22"/>
        </w:rPr>
        <w:t>time collaboration</w:t>
      </w:r>
      <w:r w:rsidR="00D46511" w:rsidRPr="00B2370B">
        <w:rPr>
          <w:rStyle w:val="Heading3Char"/>
          <w:rFonts w:ascii="Palatino Linotype" w:hAnsi="Palatino Linotype"/>
          <w:color w:val="auto"/>
          <w:sz w:val="22"/>
          <w:szCs w:val="22"/>
        </w:rPr>
        <w:t xml:space="preserve">: </w:t>
      </w:r>
      <w:r w:rsidR="00CA67D1" w:rsidRPr="005469B7">
        <w:t xml:space="preserve">Multiple users can edit and comment on documents simultaneously, with version history and change tracking features. This supports teams working on dynamic projects with frequent updates </w:t>
      </w:r>
      <w:sdt>
        <w:sdtPr>
          <w:id w:val="-119913677"/>
          <w:citation/>
        </w:sdtPr>
        <w:sdtContent>
          <w:r w:rsidR="00BD5BF7" w:rsidRPr="005469B7">
            <w:fldChar w:fldCharType="begin"/>
          </w:r>
          <w:r w:rsidR="002131C0" w:rsidRPr="005469B7">
            <w:instrText xml:space="preserve">CITATION Amadg \l 1033 </w:instrText>
          </w:r>
          <w:r w:rsidR="00BD5BF7" w:rsidRPr="005469B7">
            <w:fldChar w:fldCharType="separate"/>
          </w:r>
          <w:r w:rsidR="00DC66E9" w:rsidRPr="00DC66E9">
            <w:rPr>
              <w:noProof/>
            </w:rPr>
            <w:t>[23]</w:t>
          </w:r>
          <w:r w:rsidR="00BD5BF7" w:rsidRPr="005469B7">
            <w:fldChar w:fldCharType="end"/>
          </w:r>
        </w:sdtContent>
      </w:sdt>
      <w:r w:rsidR="00BD5BF7" w:rsidRPr="005469B7">
        <w:t>.</w:t>
      </w:r>
    </w:p>
    <w:p w14:paraId="5F26B652" w14:textId="1071936B" w:rsidR="00D12C48" w:rsidRPr="005469B7" w:rsidRDefault="00D12C48" w:rsidP="000C6A1C">
      <w:pPr>
        <w:pStyle w:val="NormalBPBHEB"/>
        <w:numPr>
          <w:ilvl w:val="0"/>
          <w:numId w:val="72"/>
        </w:numPr>
      </w:pPr>
      <w:r w:rsidRPr="005469B7">
        <w:rPr>
          <w:b/>
          <w:bCs/>
        </w:rPr>
        <w:t xml:space="preserve">Integration with </w:t>
      </w:r>
      <w:r w:rsidR="00700E37" w:rsidRPr="005469B7">
        <w:rPr>
          <w:b/>
          <w:bCs/>
        </w:rPr>
        <w:t>productivity tools</w:t>
      </w:r>
      <w:r w:rsidR="00D46511" w:rsidRPr="005469B7">
        <w:rPr>
          <w:b/>
          <w:bCs/>
        </w:rPr>
        <w:t xml:space="preserve">: </w:t>
      </w:r>
      <w:proofErr w:type="spellStart"/>
      <w:r w:rsidR="00304970" w:rsidRPr="005469B7">
        <w:t>WorkDocs</w:t>
      </w:r>
      <w:proofErr w:type="spellEnd"/>
      <w:r w:rsidR="00304970" w:rsidRPr="005469B7">
        <w:t xml:space="preserve"> integrates with tools like Microsoft Office, allowing teams to use familiar applications while collaborating in a cloud-based environment </w:t>
      </w:r>
      <w:sdt>
        <w:sdtPr>
          <w:id w:val="646166269"/>
          <w:citation/>
        </w:sdtPr>
        <w:sdtContent>
          <w:r w:rsidR="00EF6218" w:rsidRPr="005469B7">
            <w:fldChar w:fldCharType="begin"/>
          </w:r>
          <w:r w:rsidR="002131C0" w:rsidRPr="005469B7">
            <w:instrText xml:space="preserve">CITATION AWS206 \l 1033 </w:instrText>
          </w:r>
          <w:r w:rsidR="00EF6218" w:rsidRPr="005469B7">
            <w:fldChar w:fldCharType="separate"/>
          </w:r>
          <w:r w:rsidR="00DC66E9" w:rsidRPr="00DC66E9">
            <w:rPr>
              <w:noProof/>
            </w:rPr>
            <w:t>[22]</w:t>
          </w:r>
          <w:r w:rsidR="00EF6218" w:rsidRPr="005469B7">
            <w:fldChar w:fldCharType="end"/>
          </w:r>
        </w:sdtContent>
      </w:sdt>
      <w:r w:rsidRPr="005469B7">
        <w:t>.</w:t>
      </w:r>
      <w:r w:rsidR="006817AF" w:rsidRPr="005469B7">
        <w:t xml:space="preserve"> This integration simplifies adoption and enhances workflow efficiency.</w:t>
      </w:r>
    </w:p>
    <w:p w14:paraId="6B2D5662" w14:textId="4CF0E54D" w:rsidR="00D12C48" w:rsidRPr="00D12C48" w:rsidRDefault="00F76D3D" w:rsidP="000C6A1C">
      <w:pPr>
        <w:pStyle w:val="Heading3BPBHEB"/>
      </w:pPr>
      <w:r w:rsidRPr="00F76D3D">
        <w:t xml:space="preserve">Challenges </w:t>
      </w:r>
    </w:p>
    <w:p w14:paraId="4557CB56" w14:textId="40B72AA1" w:rsidR="00D12C48" w:rsidRPr="00D12C48" w:rsidRDefault="00745BBE" w:rsidP="000C6A1C">
      <w:pPr>
        <w:pStyle w:val="NormalBPBHEB"/>
      </w:pPr>
      <w:r w:rsidRPr="00745BBE">
        <w:t>Organizations with sensitive data face the challenge of managing secure, collaborative workflows while adhering to strict regulatory requirements. Traditional document management systems can lack the flexibility, scalability, and security necessary for modern business needs</w:t>
      </w:r>
      <w:r>
        <w:t xml:space="preserve"> </w:t>
      </w:r>
      <w:sdt>
        <w:sdtPr>
          <w:id w:val="-1638336743"/>
          <w:citation/>
        </w:sdtPr>
        <w:sdtContent>
          <w:r w:rsidR="00EF6218">
            <w:fldChar w:fldCharType="begin"/>
          </w:r>
          <w:r w:rsidR="002131C0">
            <w:instrText xml:space="preserve">CITATION AWS206 \l 1033 </w:instrText>
          </w:r>
          <w:r w:rsidR="00EF6218">
            <w:fldChar w:fldCharType="separate"/>
          </w:r>
          <w:r w:rsidR="00DC66E9" w:rsidRPr="00DC66E9">
            <w:rPr>
              <w:noProof/>
            </w:rPr>
            <w:t>[22]</w:t>
          </w:r>
          <w:r w:rsidR="00EF6218">
            <w:fldChar w:fldCharType="end"/>
          </w:r>
        </w:sdtContent>
      </w:sdt>
      <w:r w:rsidR="00D12C48" w:rsidRPr="00D12C48">
        <w:t>.</w:t>
      </w:r>
    </w:p>
    <w:p w14:paraId="4E3A075C" w14:textId="2B94FEEA" w:rsidR="00745BBE" w:rsidRDefault="00B33A3A" w:rsidP="000C6A1C">
      <w:pPr>
        <w:pStyle w:val="Heading3BPBHEB"/>
      </w:pPr>
      <w:r w:rsidRPr="00B33A3A">
        <w:t>Benefits</w:t>
      </w:r>
      <w:r>
        <w:t xml:space="preserve"> </w:t>
      </w:r>
    </w:p>
    <w:p w14:paraId="54208512" w14:textId="674F3F7A" w:rsidR="00D12C48" w:rsidRPr="00D12C48" w:rsidRDefault="00B33A3A" w:rsidP="000C6A1C">
      <w:pPr>
        <w:pStyle w:val="NormalBPBHEB"/>
      </w:pPr>
      <w:r w:rsidRPr="00B33A3A">
        <w:t xml:space="preserve">Amazon </w:t>
      </w:r>
      <w:proofErr w:type="spellStart"/>
      <w:r w:rsidRPr="00B33A3A">
        <w:t>WorkDocs</w:t>
      </w:r>
      <w:proofErr w:type="spellEnd"/>
      <w:r w:rsidRPr="00B33A3A">
        <w:t xml:space="preserve"> enhances team collaboration by allowing real-time document editing and comments. Its secure document sharing and integration with AWS tools such as IAM and KMS ensure compliance and data protection, making it suitable for businesses in regulated industries</w:t>
      </w:r>
      <w:sdt>
        <w:sdtPr>
          <w:id w:val="-976606655"/>
          <w:citation/>
        </w:sdtPr>
        <w:sdtContent>
          <w:r w:rsidR="001147F9">
            <w:fldChar w:fldCharType="begin"/>
          </w:r>
          <w:r w:rsidR="00456282">
            <w:instrText xml:space="preserve">CITATION AWSdn \l 1033 </w:instrText>
          </w:r>
          <w:r w:rsidR="001147F9">
            <w:fldChar w:fldCharType="separate"/>
          </w:r>
          <w:r w:rsidR="00DC66E9">
            <w:rPr>
              <w:noProof/>
            </w:rPr>
            <w:t xml:space="preserve"> </w:t>
          </w:r>
          <w:r w:rsidR="00DC66E9" w:rsidRPr="00DC66E9">
            <w:rPr>
              <w:noProof/>
            </w:rPr>
            <w:t>[21]</w:t>
          </w:r>
          <w:r w:rsidR="001147F9">
            <w:fldChar w:fldCharType="end"/>
          </w:r>
        </w:sdtContent>
      </w:sdt>
      <w:r w:rsidR="00D12C48" w:rsidRPr="00D12C48">
        <w:t>.</w:t>
      </w:r>
    </w:p>
    <w:p w14:paraId="014DE2FF" w14:textId="5C15EC30" w:rsidR="00D12C48" w:rsidRPr="00D12C48" w:rsidRDefault="003531FD" w:rsidP="000C6A1C">
      <w:pPr>
        <w:pStyle w:val="Heading3BPBHEB"/>
      </w:pPr>
      <w:r>
        <w:t>Use</w:t>
      </w:r>
      <w:r w:rsidR="00CD6531">
        <w:t xml:space="preserve"> </w:t>
      </w:r>
      <w:r w:rsidR="00700E37">
        <w:t>c</w:t>
      </w:r>
      <w:r w:rsidR="00244C3E">
        <w:t xml:space="preserve">ase </w:t>
      </w:r>
      <w:r w:rsidR="00D12C48" w:rsidRPr="00D12C48">
        <w:t xml:space="preserve"> </w:t>
      </w:r>
    </w:p>
    <w:p w14:paraId="240A071D" w14:textId="43D98EAA" w:rsidR="00D12C48" w:rsidRPr="00D12C48" w:rsidRDefault="00CD6531" w:rsidP="000C6A1C">
      <w:pPr>
        <w:pStyle w:val="NormalBPBHEB"/>
      </w:pPr>
      <w:r w:rsidRPr="00CD6531">
        <w:t xml:space="preserve">A law firm struggling with document versioning and review delays uses </w:t>
      </w:r>
      <w:proofErr w:type="spellStart"/>
      <w:r w:rsidRPr="00CD6531">
        <w:t>WorkDocs</w:t>
      </w:r>
      <w:proofErr w:type="spellEnd"/>
      <w:r w:rsidRPr="00CD6531">
        <w:t xml:space="preserve"> to securely store and collaborate on legal documents. By </w:t>
      </w:r>
      <w:r w:rsidR="005502FC" w:rsidRPr="00CD6531">
        <w:t>using</w:t>
      </w:r>
      <w:r w:rsidRPr="00CD6531">
        <w:t xml:space="preserve"> real-time collaboration and version control, the team ensures that everyone works with the most recent document versions. Additionally, </w:t>
      </w:r>
      <w:proofErr w:type="spellStart"/>
      <w:r w:rsidRPr="00CD6531">
        <w:t>WorkDocs</w:t>
      </w:r>
      <w:proofErr w:type="spellEnd"/>
      <w:r w:rsidRPr="00CD6531">
        <w:t xml:space="preserve">' compliance features help meet regulatory requirements </w:t>
      </w:r>
      <w:sdt>
        <w:sdtPr>
          <w:id w:val="-1691908268"/>
          <w:citation/>
        </w:sdtPr>
        <w:sdtContent>
          <w:r w:rsidR="001D5E00">
            <w:fldChar w:fldCharType="begin"/>
          </w:r>
          <w:r w:rsidR="002131C0">
            <w:instrText xml:space="preserve">CITATION AWS206 \l 1033 </w:instrText>
          </w:r>
          <w:r w:rsidR="001D5E00">
            <w:fldChar w:fldCharType="separate"/>
          </w:r>
          <w:r w:rsidR="00DC66E9" w:rsidRPr="00DC66E9">
            <w:rPr>
              <w:noProof/>
            </w:rPr>
            <w:t>[22]</w:t>
          </w:r>
          <w:r w:rsidR="001D5E00">
            <w:fldChar w:fldCharType="end"/>
          </w:r>
        </w:sdtContent>
      </w:sdt>
      <w:r w:rsidR="001D5E00">
        <w:t>.</w:t>
      </w:r>
    </w:p>
    <w:p w14:paraId="297D9019" w14:textId="77777777" w:rsidR="00D12C48" w:rsidRPr="00D12C48" w:rsidRDefault="00D12C48" w:rsidP="000C6A1C">
      <w:pPr>
        <w:pStyle w:val="Heading3BPBHEB"/>
      </w:pPr>
      <w:r w:rsidRPr="00D12C48">
        <w:t>Wrap-up</w:t>
      </w:r>
    </w:p>
    <w:p w14:paraId="510DD3DE" w14:textId="1A0E2806" w:rsidR="00D12C48" w:rsidRPr="00D12C48" w:rsidRDefault="004853EC" w:rsidP="000C6A1C">
      <w:pPr>
        <w:pStyle w:val="NormalBPBHEB"/>
      </w:pPr>
      <w:r w:rsidRPr="004853EC">
        <w:t xml:space="preserve">Amazon </w:t>
      </w:r>
      <w:proofErr w:type="spellStart"/>
      <w:r w:rsidRPr="004853EC">
        <w:t>WorkDocs</w:t>
      </w:r>
      <w:proofErr w:type="spellEnd"/>
      <w:r w:rsidRPr="004853EC">
        <w:t xml:space="preserve"> provides businesses with a secure and collaborative document management solution. Its real-time collaboration features, integration with productivity tools, </w:t>
      </w:r>
      <w:r w:rsidRPr="004853EC">
        <w:lastRenderedPageBreak/>
        <w:t>and robust security options make it ideal for organizations needing to meet compliance standards while fostering productivity</w:t>
      </w:r>
      <w:r>
        <w:t>.</w:t>
      </w:r>
    </w:p>
    <w:p w14:paraId="40792FDC" w14:textId="77777777" w:rsidR="00D12C48" w:rsidRPr="00D12C48" w:rsidRDefault="00D12C48" w:rsidP="000C6A1C">
      <w:pPr>
        <w:pStyle w:val="Heading2BPBHEB"/>
      </w:pPr>
      <w:r w:rsidRPr="00D12C48">
        <w:t xml:space="preserve">Amazon </w:t>
      </w:r>
      <w:proofErr w:type="spellStart"/>
      <w:r w:rsidRPr="00D12C48">
        <w:t>WorkMail</w:t>
      </w:r>
      <w:proofErr w:type="spellEnd"/>
    </w:p>
    <w:p w14:paraId="042DEC08" w14:textId="02CE2437" w:rsidR="00D12C48" w:rsidRPr="00D12C48" w:rsidRDefault="00562D3A" w:rsidP="000C6A1C">
      <w:pPr>
        <w:pStyle w:val="NormalBPBHEB"/>
      </w:pPr>
      <w:r w:rsidRPr="00562D3A">
        <w:t xml:space="preserve">Amazon </w:t>
      </w:r>
      <w:proofErr w:type="spellStart"/>
      <w:r w:rsidRPr="00562D3A">
        <w:t>WorkMail</w:t>
      </w:r>
      <w:proofErr w:type="spellEnd"/>
      <w:r w:rsidRPr="00562D3A">
        <w:t xml:space="preserve"> is a fully managed, secure email and calendaring service designed for businesses to manage communications effectively while adhering to compliance and security standards </w:t>
      </w:r>
      <w:sdt>
        <w:sdtPr>
          <w:id w:val="378980500"/>
          <w:citation/>
        </w:sdtPr>
        <w:sdtContent>
          <w:r w:rsidR="001D60BE">
            <w:fldChar w:fldCharType="begin"/>
          </w:r>
          <w:r w:rsidR="00456282">
            <w:instrText xml:space="preserve">CITATION AWSdp \l 1033 </w:instrText>
          </w:r>
          <w:r w:rsidR="001D60BE">
            <w:fldChar w:fldCharType="separate"/>
          </w:r>
          <w:r w:rsidR="00DC66E9" w:rsidRPr="00DC66E9">
            <w:rPr>
              <w:noProof/>
            </w:rPr>
            <w:t>[24]</w:t>
          </w:r>
          <w:r w:rsidR="001D60BE">
            <w:fldChar w:fldCharType="end"/>
          </w:r>
        </w:sdtContent>
      </w:sdt>
      <w:r w:rsidR="00D12C48" w:rsidRPr="00D12C48">
        <w:t>.</w:t>
      </w:r>
    </w:p>
    <w:p w14:paraId="6136C317" w14:textId="5012CBEC" w:rsidR="008E6FC7" w:rsidRPr="008E6FC7" w:rsidRDefault="00D12C48" w:rsidP="000C6A1C">
      <w:pPr>
        <w:pStyle w:val="Heading3BPBHEB"/>
      </w:pPr>
      <w:r w:rsidRPr="00D12C48">
        <w:t xml:space="preserve">Key </w:t>
      </w:r>
      <w:r w:rsidR="00F14B48">
        <w:t>f</w:t>
      </w:r>
      <w:r w:rsidRPr="00D12C48">
        <w:t>eatures</w:t>
      </w:r>
    </w:p>
    <w:p w14:paraId="67045A74" w14:textId="2CA551BA" w:rsidR="008E6FC7" w:rsidRPr="008E6FC7" w:rsidRDefault="008E6FC7" w:rsidP="000C6A1C">
      <w:pPr>
        <w:pStyle w:val="NormalBPBHEB"/>
      </w:pPr>
      <w:r w:rsidRPr="008E6FC7">
        <w:t xml:space="preserve">With features designed for compliance, security, and collaboration, </w:t>
      </w:r>
      <w:proofErr w:type="spellStart"/>
      <w:r w:rsidRPr="008E6FC7">
        <w:t>WorkMail</w:t>
      </w:r>
      <w:proofErr w:type="spellEnd"/>
      <w:r w:rsidRPr="008E6FC7">
        <w:t xml:space="preserve"> is an ideal choice for organizations looking to streamline communication while </w:t>
      </w:r>
      <w:r w:rsidR="005502FC" w:rsidRPr="008E6FC7">
        <w:t>keeping</w:t>
      </w:r>
      <w:r w:rsidRPr="008E6FC7">
        <w:t xml:space="preserve"> data protection standards.</w:t>
      </w:r>
    </w:p>
    <w:p w14:paraId="44EC4060" w14:textId="60371F2A" w:rsidR="00D12C48" w:rsidRPr="00225042" w:rsidRDefault="00D12C48" w:rsidP="000C6A1C">
      <w:pPr>
        <w:pStyle w:val="NormalBPBHEB"/>
        <w:rPr>
          <w:b/>
          <w:bCs/>
        </w:rPr>
      </w:pPr>
      <w:r w:rsidRPr="00FA7CEF">
        <w:rPr>
          <w:b/>
          <w:bCs/>
        </w:rPr>
        <w:t xml:space="preserve">Email and </w:t>
      </w:r>
      <w:r w:rsidR="00A45E83" w:rsidRPr="00FA7CEF">
        <w:rPr>
          <w:b/>
          <w:bCs/>
        </w:rPr>
        <w:t>calendar management</w:t>
      </w:r>
      <w:r w:rsidR="00FA7CEF">
        <w:rPr>
          <w:b/>
          <w:bCs/>
        </w:rPr>
        <w:t xml:space="preserve">: </w:t>
      </w:r>
      <w:r w:rsidRPr="00D12C48">
        <w:t xml:space="preserve">Amazon </w:t>
      </w:r>
      <w:proofErr w:type="spellStart"/>
      <w:r w:rsidRPr="00D12C48">
        <w:t>WorkMail</w:t>
      </w:r>
      <w:proofErr w:type="spellEnd"/>
      <w:r w:rsidRPr="00D12C48">
        <w:t xml:space="preserve"> </w:t>
      </w:r>
      <w:r w:rsidR="00AD4DBF">
        <w:t>p</w:t>
      </w:r>
      <w:r w:rsidR="00AD4DBF" w:rsidRPr="00AD4DBF">
        <w:t xml:space="preserve">rovides a feature-rich email experience with integrated calendar functionality, making it easy to manage meetings, emails, and appointments </w:t>
      </w:r>
      <w:sdt>
        <w:sdtPr>
          <w:id w:val="1875349202"/>
          <w:citation/>
        </w:sdtPr>
        <w:sdtContent>
          <w:r w:rsidR="00DD65B7">
            <w:fldChar w:fldCharType="begin"/>
          </w:r>
          <w:r w:rsidR="00DD65B7">
            <w:instrText xml:space="preserve"> CITATION AWS204 \l 1033 </w:instrText>
          </w:r>
          <w:r w:rsidR="00DD65B7">
            <w:fldChar w:fldCharType="separate"/>
          </w:r>
          <w:r w:rsidR="00DC66E9" w:rsidRPr="00DC66E9">
            <w:rPr>
              <w:noProof/>
            </w:rPr>
            <w:t>[17]</w:t>
          </w:r>
          <w:r w:rsidR="00DD65B7">
            <w:fldChar w:fldCharType="end"/>
          </w:r>
        </w:sdtContent>
      </w:sdt>
      <w:r w:rsidR="00AD4DBF" w:rsidRPr="00AD4DBF">
        <w:t xml:space="preserve">. It ensures seamless internal and external communication </w:t>
      </w:r>
      <w:sdt>
        <w:sdtPr>
          <w:id w:val="313761876"/>
          <w:citation/>
        </w:sdtPr>
        <w:sdtContent>
          <w:r w:rsidR="004D1078">
            <w:fldChar w:fldCharType="begin"/>
          </w:r>
          <w:r w:rsidR="002131C0">
            <w:instrText xml:space="preserve">CITATION AWS207 \l 1033 </w:instrText>
          </w:r>
          <w:r w:rsidR="004D1078">
            <w:fldChar w:fldCharType="separate"/>
          </w:r>
          <w:r w:rsidR="00DC66E9" w:rsidRPr="00DC66E9">
            <w:rPr>
              <w:noProof/>
            </w:rPr>
            <w:t>[25]</w:t>
          </w:r>
          <w:r w:rsidR="004D1078">
            <w:fldChar w:fldCharType="end"/>
          </w:r>
        </w:sdtContent>
      </w:sdt>
      <w:r w:rsidRPr="00D12C48">
        <w:t>.</w:t>
      </w:r>
    </w:p>
    <w:p w14:paraId="366E6F3A" w14:textId="5E1B6AB0" w:rsidR="00D12C48" w:rsidRPr="00D12C48" w:rsidRDefault="00D12C48" w:rsidP="000C6A1C">
      <w:pPr>
        <w:pStyle w:val="NormalBPBHEB"/>
      </w:pPr>
      <w:r w:rsidRPr="00FA7CEF">
        <w:rPr>
          <w:b/>
          <w:bCs/>
        </w:rPr>
        <w:t xml:space="preserve">Security and </w:t>
      </w:r>
      <w:r w:rsidR="00A45E83">
        <w:rPr>
          <w:b/>
          <w:bCs/>
        </w:rPr>
        <w:t>c</w:t>
      </w:r>
      <w:r w:rsidRPr="00FA7CEF">
        <w:rPr>
          <w:b/>
          <w:bCs/>
        </w:rPr>
        <w:t>ompliance</w:t>
      </w:r>
      <w:r w:rsidR="00FA7CEF">
        <w:rPr>
          <w:b/>
          <w:bCs/>
        </w:rPr>
        <w:t xml:space="preserve">: </w:t>
      </w:r>
      <w:r w:rsidRPr="00D12C48">
        <w:t xml:space="preserve">Amazon </w:t>
      </w:r>
      <w:proofErr w:type="spellStart"/>
      <w:r w:rsidRPr="00D12C48">
        <w:t>WorkMail</w:t>
      </w:r>
      <w:proofErr w:type="spellEnd"/>
      <w:r w:rsidRPr="00D12C48">
        <w:t xml:space="preserve"> emphasizes security with encryption, secure access controls, and anti-malware protection. It meets various compliance standards, offering a secure environment for handling sensitive business communications. </w:t>
      </w:r>
      <w:proofErr w:type="spellStart"/>
      <w:r w:rsidRPr="00D12C48">
        <w:t>WorkMail</w:t>
      </w:r>
      <w:proofErr w:type="spellEnd"/>
      <w:r w:rsidRPr="00D12C48">
        <w:t xml:space="preserve"> is particularly valuable for organizations that need to </w:t>
      </w:r>
      <w:r w:rsidR="005502FC" w:rsidRPr="00D12C48">
        <w:t>follow</w:t>
      </w:r>
      <w:r w:rsidRPr="00D12C48">
        <w:t xml:space="preserve"> regulations such as HIPAA, GDPR, and ISO </w:t>
      </w:r>
      <w:sdt>
        <w:sdtPr>
          <w:id w:val="-1013223112"/>
          <w:citation/>
        </w:sdtPr>
        <w:sdtContent>
          <w:r w:rsidR="00CA3389">
            <w:fldChar w:fldCharType="begin"/>
          </w:r>
          <w:r w:rsidR="00456282">
            <w:instrText xml:space="preserve">CITATION AWSdp \l 1033 </w:instrText>
          </w:r>
          <w:r w:rsidR="00CA3389">
            <w:fldChar w:fldCharType="separate"/>
          </w:r>
          <w:r w:rsidR="00DC66E9" w:rsidRPr="00DC66E9">
            <w:rPr>
              <w:noProof/>
            </w:rPr>
            <w:t>[24]</w:t>
          </w:r>
          <w:r w:rsidR="00CA3389">
            <w:fldChar w:fldCharType="end"/>
          </w:r>
        </w:sdtContent>
      </w:sdt>
      <w:r w:rsidRPr="00D12C48">
        <w:t>.</w:t>
      </w:r>
    </w:p>
    <w:p w14:paraId="45ADE16E" w14:textId="3907BBFE" w:rsidR="00D12C48" w:rsidRPr="00D12C48" w:rsidRDefault="00D12C48" w:rsidP="000C6A1C">
      <w:pPr>
        <w:pStyle w:val="NormalBPBHEB"/>
      </w:pPr>
      <w:r w:rsidRPr="00FA7CEF">
        <w:rPr>
          <w:b/>
          <w:bCs/>
        </w:rPr>
        <w:t xml:space="preserve">Integration with </w:t>
      </w:r>
      <w:r w:rsidR="00B445B8">
        <w:rPr>
          <w:b/>
          <w:bCs/>
        </w:rPr>
        <w:t>p</w:t>
      </w:r>
      <w:r w:rsidRPr="00FA7CEF">
        <w:rPr>
          <w:b/>
          <w:bCs/>
        </w:rPr>
        <w:t xml:space="preserve">roductivity </w:t>
      </w:r>
      <w:r w:rsidR="00B445B8">
        <w:rPr>
          <w:b/>
          <w:bCs/>
        </w:rPr>
        <w:t>t</w:t>
      </w:r>
      <w:r w:rsidRPr="00FA7CEF">
        <w:rPr>
          <w:b/>
          <w:bCs/>
        </w:rPr>
        <w:t>ools</w:t>
      </w:r>
      <w:r w:rsidR="00FA7CEF">
        <w:rPr>
          <w:b/>
          <w:bCs/>
        </w:rPr>
        <w:t xml:space="preserve">: </w:t>
      </w:r>
      <w:r w:rsidRPr="00D12C48">
        <w:t xml:space="preserve">Amazon </w:t>
      </w:r>
      <w:proofErr w:type="spellStart"/>
      <w:r w:rsidRPr="00D12C48">
        <w:t>WorkMail</w:t>
      </w:r>
      <w:proofErr w:type="spellEnd"/>
      <w:r w:rsidRPr="00D12C48">
        <w:t xml:space="preserve"> integrates seamlessly with Microsoft Outlook, allowing users to access their emails, calendars, and contacts using a familiar interface. This integration improves the user experience and ensures that organizations can continue using the tools their teams are comfortable with </w:t>
      </w:r>
      <w:sdt>
        <w:sdtPr>
          <w:id w:val="720486832"/>
          <w:citation/>
        </w:sdtPr>
        <w:sdtContent>
          <w:r w:rsidR="002D2D85">
            <w:fldChar w:fldCharType="begin"/>
          </w:r>
          <w:r w:rsidR="002131C0">
            <w:instrText xml:space="preserve">CITATION AWS206 \l 1033 </w:instrText>
          </w:r>
          <w:r w:rsidR="002D2D85">
            <w:fldChar w:fldCharType="separate"/>
          </w:r>
          <w:r w:rsidR="00DC66E9" w:rsidRPr="00DC66E9">
            <w:rPr>
              <w:noProof/>
            </w:rPr>
            <w:t>[22]</w:t>
          </w:r>
          <w:r w:rsidR="002D2D85">
            <w:fldChar w:fldCharType="end"/>
          </w:r>
        </w:sdtContent>
      </w:sdt>
      <w:r w:rsidRPr="00D12C48">
        <w:t>.</w:t>
      </w:r>
    </w:p>
    <w:p w14:paraId="3AAE1F3D" w14:textId="6A8A8DC0" w:rsidR="00D12C48" w:rsidRPr="00D12C48" w:rsidRDefault="003D5D45" w:rsidP="000C6A1C">
      <w:pPr>
        <w:pStyle w:val="Heading3BPBHEB"/>
      </w:pPr>
      <w:r w:rsidRPr="003D5D45">
        <w:t xml:space="preserve">Challenges </w:t>
      </w:r>
    </w:p>
    <w:p w14:paraId="44F13EAD" w14:textId="493A727F" w:rsidR="00D12C48" w:rsidRDefault="001F4B0E" w:rsidP="000C6A1C">
      <w:pPr>
        <w:pStyle w:val="NormalBPBHEB"/>
      </w:pPr>
      <w:r w:rsidRPr="001F4B0E">
        <w:t xml:space="preserve">For organizations, especially in regulated industries, </w:t>
      </w:r>
      <w:r w:rsidR="005502FC" w:rsidRPr="001F4B0E">
        <w:t>keeping</w:t>
      </w:r>
      <w:r w:rsidRPr="001F4B0E">
        <w:t xml:space="preserve"> email communication that is both secure and compliant can be complex. Ensuring th</w:t>
      </w:r>
      <w:r w:rsidR="00976429">
        <w:t>e protection of</w:t>
      </w:r>
      <w:r w:rsidRPr="001F4B0E">
        <w:t xml:space="preserve"> sensitive information from unauthorized access while </w:t>
      </w:r>
      <w:r w:rsidR="005502FC" w:rsidRPr="001F4B0E">
        <w:t>helping</w:t>
      </w:r>
      <w:r w:rsidRPr="001F4B0E">
        <w:t xml:space="preserve"> collaboration </w:t>
      </w:r>
      <w:r w:rsidR="00F87DF6" w:rsidRPr="001F4B0E">
        <w:t>stays</w:t>
      </w:r>
      <w:r w:rsidRPr="001F4B0E">
        <w:t xml:space="preserve"> a key challenge</w:t>
      </w:r>
      <w:r w:rsidR="00FB33D3" w:rsidRPr="001F4B0E">
        <w:t xml:space="preserve">. </w:t>
      </w:r>
      <w:sdt>
        <w:sdtPr>
          <w:id w:val="-1314866502"/>
          <w:citation/>
        </w:sdtPr>
        <w:sdtContent>
          <w:r w:rsidR="00445EF3">
            <w:fldChar w:fldCharType="begin"/>
          </w:r>
          <w:r w:rsidR="00456282">
            <w:instrText xml:space="preserve">CITATION AWSdp \l 1033 </w:instrText>
          </w:r>
          <w:r w:rsidR="00445EF3">
            <w:fldChar w:fldCharType="separate"/>
          </w:r>
          <w:r w:rsidR="00DC66E9" w:rsidRPr="00DC66E9">
            <w:rPr>
              <w:noProof/>
            </w:rPr>
            <w:t>[24]</w:t>
          </w:r>
          <w:r w:rsidR="00445EF3">
            <w:fldChar w:fldCharType="end"/>
          </w:r>
        </w:sdtContent>
      </w:sdt>
      <w:r w:rsidR="00D12C48" w:rsidRPr="00D12C48">
        <w:t>.</w:t>
      </w:r>
    </w:p>
    <w:p w14:paraId="1AC6B7EE" w14:textId="5456B4E4" w:rsidR="00E45DF9" w:rsidRPr="00D12C48" w:rsidRDefault="00E45DF9" w:rsidP="000C6A1C">
      <w:pPr>
        <w:pStyle w:val="Heading3BPBHEB"/>
      </w:pPr>
      <w:r w:rsidRPr="00E45DF9">
        <w:t>Benefits</w:t>
      </w:r>
    </w:p>
    <w:p w14:paraId="75FE52AE" w14:textId="0A9A8495" w:rsidR="00D12C48" w:rsidRPr="00D12C48" w:rsidRDefault="00D37747" w:rsidP="000C6A1C">
      <w:pPr>
        <w:pStyle w:val="NormalBPBHEB"/>
      </w:pPr>
      <w:r w:rsidRPr="00D37747">
        <w:t xml:space="preserve">Amazon </w:t>
      </w:r>
      <w:proofErr w:type="spellStart"/>
      <w:r w:rsidRPr="00D37747">
        <w:t>WorkMail</w:t>
      </w:r>
      <w:proofErr w:type="spellEnd"/>
      <w:r w:rsidRPr="00D37747">
        <w:t xml:space="preserve"> simplifies corporate communication by offering secure email and calendar management, encrypted communication, and integration with productivity tools like Microsoft Outlook. With built-in compliance features and robust security, </w:t>
      </w:r>
      <w:proofErr w:type="spellStart"/>
      <w:r w:rsidRPr="00D37747">
        <w:t>WorkMail</w:t>
      </w:r>
      <w:proofErr w:type="spellEnd"/>
      <w:r w:rsidRPr="00D37747">
        <w:t xml:space="preserve"> is especially suitable for businesses that require stringent data protection. </w:t>
      </w:r>
      <w:sdt>
        <w:sdtPr>
          <w:id w:val="-1386012071"/>
          <w:citation/>
        </w:sdtPr>
        <w:sdtContent>
          <w:r w:rsidR="005927A2">
            <w:fldChar w:fldCharType="begin"/>
          </w:r>
          <w:r w:rsidR="002131C0">
            <w:instrText xml:space="preserve">CITATION AWS206 \l 1033 </w:instrText>
          </w:r>
          <w:r w:rsidR="005927A2">
            <w:fldChar w:fldCharType="separate"/>
          </w:r>
          <w:r w:rsidR="00DC66E9" w:rsidRPr="00DC66E9">
            <w:rPr>
              <w:noProof/>
            </w:rPr>
            <w:t>[22]</w:t>
          </w:r>
          <w:r w:rsidR="005927A2">
            <w:fldChar w:fldCharType="end"/>
          </w:r>
        </w:sdtContent>
      </w:sdt>
      <w:r w:rsidR="00D12C48" w:rsidRPr="00D12C48">
        <w:t>.</w:t>
      </w:r>
    </w:p>
    <w:p w14:paraId="38B6C344" w14:textId="02663491" w:rsidR="00D12C48" w:rsidRPr="00D12C48" w:rsidRDefault="00D06107" w:rsidP="000C6A1C">
      <w:pPr>
        <w:pStyle w:val="Heading3BPBHEB"/>
      </w:pPr>
      <w:r>
        <w:t xml:space="preserve">Use </w:t>
      </w:r>
      <w:r w:rsidR="004F6322">
        <w:t>c</w:t>
      </w:r>
      <w:r w:rsidR="003E3195" w:rsidRPr="003E3195">
        <w:t xml:space="preserve">ase </w:t>
      </w:r>
    </w:p>
    <w:p w14:paraId="566DCA77" w14:textId="0D8A045A" w:rsidR="00D12C48" w:rsidRPr="00D12C48" w:rsidRDefault="00180936" w:rsidP="000C6A1C">
      <w:pPr>
        <w:pStyle w:val="NormalBPBHEB"/>
      </w:pPr>
      <w:r w:rsidRPr="00180936">
        <w:t xml:space="preserve">A healthcare organization adopts Amazon </w:t>
      </w:r>
      <w:proofErr w:type="spellStart"/>
      <w:r w:rsidRPr="00180936">
        <w:t>WorkMail</w:t>
      </w:r>
      <w:proofErr w:type="spellEnd"/>
      <w:r w:rsidRPr="00180936">
        <w:t xml:space="preserve"> for secure email communication. </w:t>
      </w:r>
      <w:proofErr w:type="spellStart"/>
      <w:r w:rsidRPr="00180936">
        <w:t>WorkMail’s</w:t>
      </w:r>
      <w:proofErr w:type="spellEnd"/>
      <w:r w:rsidRPr="00180936">
        <w:t xml:space="preserve"> encryption and compliance features help the organization adhere to HIPAA </w:t>
      </w:r>
      <w:r w:rsidRPr="00180936">
        <w:lastRenderedPageBreak/>
        <w:t xml:space="preserve">regulations, while integration with Microsoft Outlook ensures that the team can efficiently manage emails and schedules </w:t>
      </w:r>
      <w:sdt>
        <w:sdtPr>
          <w:id w:val="-631178353"/>
          <w:citation/>
        </w:sdtPr>
        <w:sdtContent>
          <w:r w:rsidR="008951AC">
            <w:fldChar w:fldCharType="begin"/>
          </w:r>
          <w:r w:rsidR="002131C0">
            <w:instrText xml:space="preserve">CITATION AWS207 \l 1033 </w:instrText>
          </w:r>
          <w:r w:rsidR="008951AC">
            <w:fldChar w:fldCharType="separate"/>
          </w:r>
          <w:r w:rsidR="00DC66E9" w:rsidRPr="00DC66E9">
            <w:rPr>
              <w:noProof/>
            </w:rPr>
            <w:t>[25]</w:t>
          </w:r>
          <w:r w:rsidR="008951AC">
            <w:fldChar w:fldCharType="end"/>
          </w:r>
        </w:sdtContent>
      </w:sdt>
      <w:r w:rsidR="00D12C48" w:rsidRPr="00D12C48">
        <w:t>.</w:t>
      </w:r>
    </w:p>
    <w:p w14:paraId="35D40690" w14:textId="77777777" w:rsidR="00D12C48" w:rsidRPr="00D12C48" w:rsidRDefault="00D12C48" w:rsidP="000C6A1C">
      <w:pPr>
        <w:pStyle w:val="Heading3BPBHEB"/>
      </w:pPr>
      <w:r w:rsidRPr="00D12C48">
        <w:t>Wrap-up</w:t>
      </w:r>
    </w:p>
    <w:p w14:paraId="5E27C9EC" w14:textId="5E970BCA" w:rsidR="00D12C48" w:rsidRPr="00D12C48" w:rsidRDefault="001F005E" w:rsidP="000C6A1C">
      <w:pPr>
        <w:pStyle w:val="NormalBPBHEB"/>
      </w:pPr>
      <w:r w:rsidRPr="001F005E">
        <w:t xml:space="preserve">Amazon </w:t>
      </w:r>
      <w:proofErr w:type="spellStart"/>
      <w:r w:rsidRPr="001F005E">
        <w:t>WorkMail</w:t>
      </w:r>
      <w:proofErr w:type="spellEnd"/>
      <w:r w:rsidRPr="001F005E">
        <w:t xml:space="preserve"> is a comprehensive, secure, and scalable email solution ideal for businesses in regulated industries. By offering encryption, compliance capabilities, and seamless integration with productivity tools, </w:t>
      </w:r>
      <w:proofErr w:type="spellStart"/>
      <w:r w:rsidRPr="001F005E">
        <w:t>WorkMail</w:t>
      </w:r>
      <w:proofErr w:type="spellEnd"/>
      <w:r w:rsidRPr="001F005E">
        <w:t xml:space="preserve"> helps streamline communication while ensuring data protection and regulatory compliance</w:t>
      </w:r>
      <w:r w:rsidR="00D12C48" w:rsidRPr="00D12C48">
        <w:t>.</w:t>
      </w:r>
    </w:p>
    <w:p w14:paraId="377A536D" w14:textId="36CD655C" w:rsidR="00D12C48" w:rsidRPr="00D12C48" w:rsidRDefault="00D12C48" w:rsidP="000C6A1C">
      <w:pPr>
        <w:pStyle w:val="Heading2BPBHEB"/>
      </w:pPr>
      <w:r w:rsidRPr="00D12C48">
        <w:t xml:space="preserve">AWS </w:t>
      </w:r>
      <w:r w:rsidR="004F6322">
        <w:t>s</w:t>
      </w:r>
      <w:r w:rsidRPr="00D12C48">
        <w:t xml:space="preserve">upply </w:t>
      </w:r>
      <w:r w:rsidR="004F6322">
        <w:t>c</w:t>
      </w:r>
      <w:r w:rsidRPr="00D12C48">
        <w:t>hain</w:t>
      </w:r>
    </w:p>
    <w:p w14:paraId="6ADF5DA1" w14:textId="32B1BAA5" w:rsidR="00D12C48" w:rsidRPr="00D12C48" w:rsidRDefault="00D12C48" w:rsidP="000C6A1C">
      <w:pPr>
        <w:pStyle w:val="NormalBPBHEB"/>
      </w:pPr>
      <w:r w:rsidRPr="00D12C48">
        <w:t xml:space="preserve">AWS Supply Chain is a comprehensive </w:t>
      </w:r>
      <w:r w:rsidR="00EC0631" w:rsidRPr="00EC0631">
        <w:t xml:space="preserve">suite of services that </w:t>
      </w:r>
      <w:r w:rsidR="005502FC" w:rsidRPr="00EC0631">
        <w:t>improve</w:t>
      </w:r>
      <w:r w:rsidR="00EC0631" w:rsidRPr="00EC0631">
        <w:t xml:space="preserve"> various aspects of the supply chain process. By integrating machine learning, IoT, and cloud storage, AWS enhances visibility, forecasting, and efficiency across supply chains, helping organizations streamline their operations</w:t>
      </w:r>
      <w:r w:rsidRPr="00D12C48">
        <w:t xml:space="preserve">. </w:t>
      </w:r>
      <w:sdt>
        <w:sdtPr>
          <w:id w:val="1440958254"/>
          <w:citation/>
        </w:sdtPr>
        <w:sdtContent>
          <w:r w:rsidR="000E3365">
            <w:fldChar w:fldCharType="begin"/>
          </w:r>
          <w:r w:rsidR="002131C0">
            <w:instrText xml:space="preserve">CITATION AWS234 \l 1033 </w:instrText>
          </w:r>
          <w:r w:rsidR="000E3365">
            <w:fldChar w:fldCharType="separate"/>
          </w:r>
          <w:r w:rsidR="00DC66E9" w:rsidRPr="00DC66E9">
            <w:rPr>
              <w:noProof/>
            </w:rPr>
            <w:t>[26]</w:t>
          </w:r>
          <w:r w:rsidR="000E3365">
            <w:fldChar w:fldCharType="end"/>
          </w:r>
        </w:sdtContent>
      </w:sdt>
      <w:r w:rsidRPr="00D12C48">
        <w:t>.</w:t>
      </w:r>
    </w:p>
    <w:p w14:paraId="1617CBF2" w14:textId="00B64342" w:rsidR="00D12C48" w:rsidRDefault="00D12C48" w:rsidP="000C6A1C">
      <w:pPr>
        <w:pStyle w:val="Heading3BPBHEB"/>
      </w:pPr>
      <w:r w:rsidRPr="00D12C48">
        <w:t xml:space="preserve">Key </w:t>
      </w:r>
      <w:r w:rsidR="004F6322">
        <w:t>c</w:t>
      </w:r>
      <w:r w:rsidRPr="00D12C48">
        <w:t xml:space="preserve">omponents </w:t>
      </w:r>
    </w:p>
    <w:p w14:paraId="4A988826" w14:textId="5F16B2D8" w:rsidR="00EC0631" w:rsidRPr="00EC0631" w:rsidRDefault="00EC0631" w:rsidP="000C6A1C">
      <w:pPr>
        <w:pStyle w:val="NormalBPBHEB"/>
      </w:pPr>
      <w:r w:rsidRPr="00EC0631">
        <w:t xml:space="preserve">AWS Supply </w:t>
      </w:r>
      <w:r w:rsidR="00CF2C27" w:rsidRPr="00EC0631">
        <w:t>Chain</w:t>
      </w:r>
      <w:r w:rsidRPr="00EC0631">
        <w:t xml:space="preserve"> machine learning, IoT, and cloud storage technologies to deliver improved visibility, forecasting, and efficiency throughout the supply chain</w:t>
      </w:r>
      <w:r w:rsidR="00BA676E">
        <w:t>.</w:t>
      </w:r>
      <w:r w:rsidR="008F0330">
        <w:t xml:space="preserve"> </w:t>
      </w:r>
      <w:r w:rsidR="008F0330" w:rsidRPr="008F0330">
        <w:t>Managing supply chains requires a combination of predictive analytics, real-time monitoring, and automation. AWS Supply Chain leverages cloud and AI technologies to enhance visibility, forecasting, and operational efficiency.</w:t>
      </w:r>
    </w:p>
    <w:p w14:paraId="29F7D077" w14:textId="6572A8C8" w:rsidR="00D12C48" w:rsidRPr="008A05F9" w:rsidRDefault="00D12C48" w:rsidP="000C6A1C">
      <w:pPr>
        <w:pStyle w:val="NormalBPBHEB"/>
        <w:numPr>
          <w:ilvl w:val="0"/>
          <w:numId w:val="5"/>
        </w:numPr>
        <w:rPr>
          <w:b/>
          <w:bCs/>
        </w:rPr>
      </w:pPr>
      <w:r w:rsidRPr="00FA7CEF">
        <w:rPr>
          <w:b/>
          <w:bCs/>
        </w:rPr>
        <w:t xml:space="preserve">Amazon </w:t>
      </w:r>
      <w:r w:rsidR="004F6322">
        <w:rPr>
          <w:b/>
          <w:bCs/>
        </w:rPr>
        <w:t>f</w:t>
      </w:r>
      <w:r w:rsidRPr="00FA7CEF">
        <w:rPr>
          <w:b/>
          <w:bCs/>
        </w:rPr>
        <w:t>orecast</w:t>
      </w:r>
      <w:r w:rsidR="00FA7CEF">
        <w:rPr>
          <w:b/>
          <w:bCs/>
        </w:rPr>
        <w:t xml:space="preserve">: </w:t>
      </w:r>
      <w:r w:rsidRPr="008F0330">
        <w:t xml:space="preserve">Amazon Forecast </w:t>
      </w:r>
      <w:r w:rsidR="00E03C55" w:rsidRPr="008F0330">
        <w:t xml:space="preserve">uses historical data to generate </w:t>
      </w:r>
      <w:r w:rsidR="00CF2C27" w:rsidRPr="008F0330">
        <w:t>the right</w:t>
      </w:r>
      <w:r w:rsidR="00E03C55" w:rsidRPr="008F0330">
        <w:t xml:space="preserve"> demand forecasts, helping businesses </w:t>
      </w:r>
      <w:r w:rsidR="00F87DF6" w:rsidRPr="008F0330">
        <w:t>improve</w:t>
      </w:r>
      <w:r w:rsidR="00E03C55" w:rsidRPr="008F0330">
        <w:t xml:space="preserve"> inventory management and improve supply chain processes </w:t>
      </w:r>
      <w:sdt>
        <w:sdtPr>
          <w:id w:val="834796503"/>
          <w:citation/>
        </w:sdtPr>
        <w:sdtContent>
          <w:r w:rsidR="00DC5622" w:rsidRPr="008F0330">
            <w:fldChar w:fldCharType="begin"/>
          </w:r>
          <w:r w:rsidR="002131C0" w:rsidRPr="008F0330">
            <w:instrText xml:space="preserve">CITATION AWS233 \l 1033 </w:instrText>
          </w:r>
          <w:r w:rsidR="00DC5622" w:rsidRPr="008F0330">
            <w:fldChar w:fldCharType="separate"/>
          </w:r>
          <w:r w:rsidR="00DC66E9" w:rsidRPr="00DC66E9">
            <w:rPr>
              <w:noProof/>
            </w:rPr>
            <w:t>[27]</w:t>
          </w:r>
          <w:r w:rsidR="00DC5622" w:rsidRPr="008F0330">
            <w:fldChar w:fldCharType="end"/>
          </w:r>
        </w:sdtContent>
      </w:sdt>
      <w:r w:rsidRPr="008F0330">
        <w:t>.</w:t>
      </w:r>
    </w:p>
    <w:p w14:paraId="23053EFF" w14:textId="653883DE" w:rsidR="00D12C48" w:rsidRPr="00D12C48" w:rsidRDefault="00D12C48" w:rsidP="000C6A1C">
      <w:pPr>
        <w:pStyle w:val="NormalBPBHEB"/>
        <w:numPr>
          <w:ilvl w:val="0"/>
          <w:numId w:val="5"/>
        </w:numPr>
      </w:pPr>
      <w:commentRangeStart w:id="46"/>
      <w:commentRangeStart w:id="47"/>
      <w:r w:rsidRPr="00FA7CEF">
        <w:rPr>
          <w:b/>
          <w:bCs/>
        </w:rPr>
        <w:t xml:space="preserve">Amazon </w:t>
      </w:r>
      <w:r w:rsidR="004F6322">
        <w:rPr>
          <w:b/>
          <w:bCs/>
        </w:rPr>
        <w:t>c</w:t>
      </w:r>
      <w:r w:rsidRPr="00FA7CEF">
        <w:rPr>
          <w:b/>
          <w:bCs/>
        </w:rPr>
        <w:t>onnect</w:t>
      </w:r>
      <w:r w:rsidR="00FA7CEF">
        <w:rPr>
          <w:b/>
          <w:bCs/>
        </w:rPr>
        <w:t xml:space="preserve">: </w:t>
      </w:r>
      <w:commentRangeEnd w:id="46"/>
      <w:r w:rsidR="00BA676E">
        <w:rPr>
          <w:rStyle w:val="CommentReference"/>
          <w:rFonts w:asciiTheme="minorHAnsi" w:eastAsiaTheme="minorHAnsi" w:hAnsiTheme="minorHAnsi" w:cstheme="minorBidi"/>
        </w:rPr>
        <w:commentReference w:id="46"/>
      </w:r>
      <w:commentRangeEnd w:id="47"/>
      <w:r w:rsidR="00803159">
        <w:rPr>
          <w:rStyle w:val="CommentReference"/>
          <w:rFonts w:asciiTheme="minorHAnsi" w:eastAsiaTheme="minorHAnsi" w:hAnsiTheme="minorHAnsi" w:cstheme="minorBidi"/>
        </w:rPr>
        <w:commentReference w:id="47"/>
      </w:r>
      <w:r w:rsidRPr="00D12C48">
        <w:t xml:space="preserve">Amazon Connect </w:t>
      </w:r>
      <w:r w:rsidR="007F3173" w:rsidRPr="007F3173">
        <w:t xml:space="preserve">enables businesses to improve communication within the supply chain by providing an omnichannel contact center for seamless interaction with customers, suppliers, and internal teams </w:t>
      </w:r>
      <w:sdt>
        <w:sdtPr>
          <w:id w:val="396255956"/>
          <w:citation/>
        </w:sdtPr>
        <w:sdtContent>
          <w:r w:rsidR="00E53059">
            <w:fldChar w:fldCharType="begin"/>
          </w:r>
          <w:r w:rsidR="002131C0">
            <w:instrText xml:space="preserve">CITATION AWS234 \l 1033 </w:instrText>
          </w:r>
          <w:r w:rsidR="00E53059">
            <w:fldChar w:fldCharType="separate"/>
          </w:r>
          <w:r w:rsidR="00DC66E9" w:rsidRPr="00DC66E9">
            <w:rPr>
              <w:noProof/>
            </w:rPr>
            <w:t>[26]</w:t>
          </w:r>
          <w:r w:rsidR="00E53059">
            <w:fldChar w:fldCharType="end"/>
          </w:r>
        </w:sdtContent>
      </w:sdt>
      <w:r w:rsidRPr="00D12C48">
        <w:t>.</w:t>
      </w:r>
    </w:p>
    <w:p w14:paraId="1B4E8758" w14:textId="61704E0F" w:rsidR="00D12C48" w:rsidRPr="00D12C48" w:rsidRDefault="00D12C48" w:rsidP="000C6A1C">
      <w:pPr>
        <w:pStyle w:val="NormalBPBHEB"/>
        <w:numPr>
          <w:ilvl w:val="0"/>
          <w:numId w:val="5"/>
        </w:numPr>
      </w:pPr>
      <w:r w:rsidRPr="00FA7CEF">
        <w:rPr>
          <w:b/>
          <w:bCs/>
        </w:rPr>
        <w:t>AWS IoT Core</w:t>
      </w:r>
      <w:r w:rsidR="00FA7CEF">
        <w:rPr>
          <w:b/>
          <w:bCs/>
        </w:rPr>
        <w:t xml:space="preserve">: </w:t>
      </w:r>
      <w:r w:rsidRPr="00D12C48">
        <w:t xml:space="preserve">AWS IoT Core </w:t>
      </w:r>
      <w:r w:rsidR="006F4309" w:rsidRPr="006F4309">
        <w:t xml:space="preserve">provides real-time monitoring and control of assets in the supply chain, ensuring full visibility into the transportation and condition of goods </w:t>
      </w:r>
      <w:sdt>
        <w:sdtPr>
          <w:id w:val="-434837054"/>
          <w:citation/>
        </w:sdtPr>
        <w:sdtContent>
          <w:r w:rsidR="00DC5622">
            <w:fldChar w:fldCharType="begin"/>
          </w:r>
          <w:r w:rsidR="002131C0">
            <w:instrText xml:space="preserve">CITATION AWS232 \l 1033 </w:instrText>
          </w:r>
          <w:r w:rsidR="00DC5622">
            <w:fldChar w:fldCharType="separate"/>
          </w:r>
          <w:r w:rsidR="00DC66E9" w:rsidRPr="00DC66E9">
            <w:rPr>
              <w:noProof/>
            </w:rPr>
            <w:t>[28]</w:t>
          </w:r>
          <w:r w:rsidR="00DC5622">
            <w:fldChar w:fldCharType="end"/>
          </w:r>
        </w:sdtContent>
      </w:sdt>
      <w:r w:rsidRPr="00D12C48">
        <w:t>.</w:t>
      </w:r>
    </w:p>
    <w:p w14:paraId="27514E23" w14:textId="27498F96" w:rsidR="00DD2E03" w:rsidRDefault="00D12C48" w:rsidP="000C6A1C">
      <w:pPr>
        <w:pStyle w:val="NormalBPBHEB"/>
        <w:numPr>
          <w:ilvl w:val="0"/>
          <w:numId w:val="5"/>
        </w:numPr>
      </w:pPr>
      <w:r w:rsidRPr="00F8607B">
        <w:rPr>
          <w:b/>
          <w:bCs/>
        </w:rPr>
        <w:t>Amazon</w:t>
      </w:r>
      <w:r w:rsidR="004F6322" w:rsidRPr="00F8607B">
        <w:rPr>
          <w:b/>
          <w:bCs/>
        </w:rPr>
        <w:t xml:space="preserve"> simple storage service</w:t>
      </w:r>
      <w:r w:rsidR="00F8607B">
        <w:rPr>
          <w:b/>
          <w:bCs/>
        </w:rPr>
        <w:t xml:space="preserve">: </w:t>
      </w:r>
      <w:r w:rsidR="00596027" w:rsidRPr="00596027">
        <w:t xml:space="preserve">Amazon </w:t>
      </w:r>
      <w:r w:rsidR="004F6322" w:rsidRPr="00B2370B">
        <w:rPr>
          <w:b/>
          <w:bCs/>
        </w:rPr>
        <w:t>Simple Storage Service</w:t>
      </w:r>
      <w:r w:rsidR="004F6322">
        <w:t xml:space="preserve"> (</w:t>
      </w:r>
      <w:r w:rsidR="00596027" w:rsidRPr="00B2370B">
        <w:rPr>
          <w:b/>
          <w:bCs/>
        </w:rPr>
        <w:t>S3</w:t>
      </w:r>
      <w:r w:rsidR="004F6322">
        <w:t>)</w:t>
      </w:r>
      <w:r w:rsidR="00596027" w:rsidRPr="00596027">
        <w:t xml:space="preserve"> offers scalable, secure storage for managing supply chain data, enabling businesses to create data lakes and analytics solutions for informed decision-making</w:t>
      </w:r>
      <w:r w:rsidRPr="00D12C48">
        <w:t xml:space="preserve"> </w:t>
      </w:r>
      <w:sdt>
        <w:sdtPr>
          <w:id w:val="-1971115704"/>
          <w:citation/>
        </w:sdtPr>
        <w:sdtContent>
          <w:r w:rsidR="00E53059">
            <w:fldChar w:fldCharType="begin"/>
          </w:r>
          <w:r w:rsidR="002131C0">
            <w:instrText xml:space="preserve">CITATION AWS234 \l 1033 </w:instrText>
          </w:r>
          <w:r w:rsidR="00E53059">
            <w:fldChar w:fldCharType="separate"/>
          </w:r>
          <w:r w:rsidR="00DC66E9" w:rsidRPr="00DC66E9">
            <w:rPr>
              <w:noProof/>
            </w:rPr>
            <w:t>[26]</w:t>
          </w:r>
          <w:r w:rsidR="00E53059">
            <w:fldChar w:fldCharType="end"/>
          </w:r>
        </w:sdtContent>
      </w:sdt>
      <w:r w:rsidR="00634C20">
        <w:t>.</w:t>
      </w:r>
    </w:p>
    <w:p w14:paraId="312C105F" w14:textId="77777777" w:rsidR="00F57F52" w:rsidRPr="00F57F52" w:rsidRDefault="00F57F52" w:rsidP="00457AA6">
      <w:pPr>
        <w:pStyle w:val="Heading3BPBHEB"/>
      </w:pPr>
      <w:r w:rsidRPr="00F57F52">
        <w:t>Challenges</w:t>
      </w:r>
    </w:p>
    <w:p w14:paraId="027CC8E8" w14:textId="77777777" w:rsidR="00F57F52" w:rsidRPr="00F57F52" w:rsidRDefault="00F57F52" w:rsidP="000C6A1C">
      <w:r w:rsidRPr="00F57F52">
        <w:t>Effective management of inventory, ensuring real-time asset tracking, and seamless communication across a dynamic supply chain can be complex. The need for data-driven insights, scalability, and integration across diverse tools is critical.</w:t>
      </w:r>
    </w:p>
    <w:p w14:paraId="08342F32" w14:textId="77777777" w:rsidR="00F57F52" w:rsidRPr="00F57F52" w:rsidRDefault="00F57F52" w:rsidP="00457AA6">
      <w:pPr>
        <w:pStyle w:val="Heading3BPBHEB"/>
      </w:pPr>
      <w:r w:rsidRPr="00F57F52">
        <w:lastRenderedPageBreak/>
        <w:t xml:space="preserve">Benefits </w:t>
      </w:r>
    </w:p>
    <w:p w14:paraId="6A0E3292" w14:textId="546E88BD" w:rsidR="00F57F52" w:rsidRDefault="00F57F52" w:rsidP="000C6A1C">
      <w:pPr>
        <w:rPr>
          <w:i/>
          <w:iCs/>
        </w:rPr>
      </w:pPr>
      <w:r w:rsidRPr="00F57F52">
        <w:t xml:space="preserve">AWS Supply Chain delivers enhanced visibility, optimized inventory management, and improved communication. By using machine learning and IoT, organizations can automate processes, reduce costs, and make data-driven decisions that enhance operational efficiency </w:t>
      </w:r>
      <w:sdt>
        <w:sdtPr>
          <w:id w:val="-181124634"/>
          <w:citation/>
        </w:sdtPr>
        <w:sdtContent>
          <w:r w:rsidRPr="00F57F52">
            <w:fldChar w:fldCharType="begin"/>
          </w:r>
          <w:r w:rsidRPr="00F57F52">
            <w:instrText xml:space="preserve">CITATION AWS233 \l 1033 </w:instrText>
          </w:r>
          <w:r w:rsidRPr="00F57F52">
            <w:fldChar w:fldCharType="separate"/>
          </w:r>
          <w:r w:rsidR="00DC66E9" w:rsidRPr="00DC66E9">
            <w:rPr>
              <w:noProof/>
            </w:rPr>
            <w:t>[27]</w:t>
          </w:r>
          <w:r w:rsidRPr="00F57F52">
            <w:fldChar w:fldCharType="end"/>
          </w:r>
        </w:sdtContent>
      </w:sdt>
      <w:r w:rsidRPr="00F57F52">
        <w:t>.</w:t>
      </w:r>
    </w:p>
    <w:p w14:paraId="662A0DDA" w14:textId="23ACE621" w:rsidR="00634C20" w:rsidRPr="00634C20" w:rsidRDefault="00634C20" w:rsidP="000C6A1C">
      <w:r w:rsidRPr="00B2370B">
        <w:rPr>
          <w:i/>
          <w:iCs/>
        </w:rPr>
        <w:t xml:space="preserve">Figure </w:t>
      </w:r>
      <w:r w:rsidR="004F42E5">
        <w:rPr>
          <w:i/>
          <w:iCs/>
        </w:rPr>
        <w:t>10.</w:t>
      </w:r>
      <w:r w:rsidRPr="00B2370B">
        <w:rPr>
          <w:i/>
          <w:iCs/>
        </w:rPr>
        <w:fldChar w:fldCharType="begin"/>
      </w:r>
      <w:r w:rsidRPr="00B2370B">
        <w:rPr>
          <w:i/>
          <w:iCs/>
        </w:rPr>
        <w:instrText xml:space="preserve"> SEQ Figure \* ARABIC </w:instrText>
      </w:r>
      <w:r w:rsidRPr="00B2370B">
        <w:rPr>
          <w:i/>
          <w:iCs/>
        </w:rPr>
        <w:fldChar w:fldCharType="separate"/>
      </w:r>
      <w:r w:rsidRPr="00B2370B">
        <w:rPr>
          <w:i/>
          <w:iCs/>
        </w:rPr>
        <w:t>3</w:t>
      </w:r>
      <w:r w:rsidRPr="00B2370B">
        <w:rPr>
          <w:i/>
          <w:iCs/>
        </w:rPr>
        <w:fldChar w:fldCharType="end"/>
      </w:r>
      <w:r w:rsidRPr="00634C20">
        <w:t xml:space="preserve"> </w:t>
      </w:r>
      <w:r w:rsidR="00AA28E0">
        <w:t xml:space="preserve">below </w:t>
      </w:r>
      <w:r w:rsidR="00355998">
        <w:t>shows</w:t>
      </w:r>
      <w:r w:rsidR="009000FB">
        <w:t xml:space="preserve"> a r</w:t>
      </w:r>
      <w:r w:rsidRPr="00634C20">
        <w:t>eference architecture for an IoT-enabled supply chain consisting of a retailer and a manufacturer</w:t>
      </w:r>
      <w:r w:rsidR="00515E90">
        <w:t>:</w:t>
      </w:r>
    </w:p>
    <w:p w14:paraId="4F17045D" w14:textId="77777777" w:rsidR="00DD2E03" w:rsidRDefault="00DD2E03" w:rsidP="000C6A1C">
      <w:pPr>
        <w:pStyle w:val="FigureBPBHEB"/>
      </w:pPr>
      <w:r>
        <w:rPr>
          <w:noProof/>
        </w:rPr>
        <w:drawing>
          <wp:inline distT="0" distB="0" distL="0" distR="0" wp14:anchorId="7FA24178" wp14:editId="22E5CA50">
            <wp:extent cx="5190270" cy="2861721"/>
            <wp:effectExtent l="0" t="0" r="0" b="0"/>
            <wp:docPr id="166706793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67930" name="Picture 2" descr="A screen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40538" cy="2889437"/>
                    </a:xfrm>
                    <a:prstGeom prst="rect">
                      <a:avLst/>
                    </a:prstGeom>
                    <a:noFill/>
                  </pic:spPr>
                </pic:pic>
              </a:graphicData>
            </a:graphic>
          </wp:inline>
        </w:drawing>
      </w:r>
    </w:p>
    <w:p w14:paraId="410F3648" w14:textId="54CA879C" w:rsidR="00DD2E03" w:rsidRPr="00AA3C78" w:rsidRDefault="00DD2E03" w:rsidP="00457AA6">
      <w:pPr>
        <w:pStyle w:val="Caption"/>
        <w:jc w:val="center"/>
        <w:rPr>
          <w:rFonts w:eastAsiaTheme="majorEastAsia" w:cstheme="majorBidi"/>
          <w:sz w:val="36"/>
          <w:szCs w:val="26"/>
        </w:rPr>
      </w:pPr>
      <w:bookmarkStart w:id="48" w:name="_Hlk188522120"/>
      <w:commentRangeStart w:id="49"/>
      <w:commentRangeStart w:id="50"/>
      <w:r>
        <w:t xml:space="preserve">Figure </w:t>
      </w:r>
      <w:r w:rsidR="00E118D3">
        <w:t>10.</w:t>
      </w:r>
      <w:r>
        <w:fldChar w:fldCharType="begin"/>
      </w:r>
      <w:r>
        <w:instrText xml:space="preserve"> SEQ Figure \* ARABIC </w:instrText>
      </w:r>
      <w:r>
        <w:fldChar w:fldCharType="separate"/>
      </w:r>
      <w:r>
        <w:rPr>
          <w:noProof/>
        </w:rPr>
        <w:t>3</w:t>
      </w:r>
      <w:r>
        <w:fldChar w:fldCharType="end"/>
      </w:r>
      <w:r>
        <w:t xml:space="preserve"> </w:t>
      </w:r>
      <w:r w:rsidRPr="00DE749D">
        <w:t xml:space="preserve">  IoT-enabled supply chain</w:t>
      </w:r>
      <w:r w:rsidR="00700A7C">
        <w:t xml:space="preserve"> r</w:t>
      </w:r>
      <w:r w:rsidR="00700A7C" w:rsidRPr="00DE749D">
        <w:t>eference architecture</w:t>
      </w:r>
      <w:r w:rsidR="00700A7C">
        <w:t xml:space="preserve"> </w:t>
      </w:r>
      <w:r>
        <w:t>(AWS Blogs)</w:t>
      </w:r>
      <w:commentRangeEnd w:id="49"/>
      <w:r w:rsidR="002749A3">
        <w:rPr>
          <w:rStyle w:val="CommentReference"/>
          <w:i w:val="0"/>
          <w:iCs w:val="0"/>
          <w:color w:val="000000" w:themeColor="text1"/>
        </w:rPr>
        <w:commentReference w:id="49"/>
      </w:r>
      <w:commentRangeEnd w:id="50"/>
      <w:r w:rsidR="00E118D3">
        <w:rPr>
          <w:rStyle w:val="CommentReference"/>
          <w:i w:val="0"/>
          <w:iCs w:val="0"/>
          <w:color w:val="auto"/>
        </w:rPr>
        <w:commentReference w:id="50"/>
      </w:r>
    </w:p>
    <w:bookmarkEnd w:id="48"/>
    <w:p w14:paraId="6B0C596D" w14:textId="6E9FC90E" w:rsidR="00D12C48" w:rsidRPr="00D12C48" w:rsidRDefault="00522026" w:rsidP="000C6A1C">
      <w:pPr>
        <w:pStyle w:val="Heading3BPBHEB"/>
      </w:pPr>
      <w:r>
        <w:t xml:space="preserve">Use </w:t>
      </w:r>
      <w:r w:rsidR="002749A3">
        <w:t>c</w:t>
      </w:r>
      <w:r w:rsidR="00244C3E">
        <w:t>ase</w:t>
      </w:r>
      <w:r w:rsidR="00D12C48" w:rsidRPr="00D12C48">
        <w:t xml:space="preserve"> </w:t>
      </w:r>
    </w:p>
    <w:p w14:paraId="67628422" w14:textId="620C6505" w:rsidR="00303A03" w:rsidRDefault="00B537A7" w:rsidP="000C6A1C">
      <w:pPr>
        <w:pStyle w:val="NormalBPBHEB"/>
      </w:pPr>
      <w:r w:rsidRPr="00B537A7">
        <w:t>A retail business integrates AWS Supply Chain components to improve inventory management and delivery. By using Amazon Forecast for demand forecasting, AWS IoT Core for asset tracking, and Amazon Connect for customer communication, the company successfully enhances operational efficiency and customer satisfaction</w:t>
      </w:r>
      <w:r w:rsidR="00B740D4">
        <w:t>.</w:t>
      </w:r>
      <w:r w:rsidRPr="00B537A7">
        <w:t xml:space="preserve"> </w:t>
      </w:r>
      <w:sdt>
        <w:sdtPr>
          <w:id w:val="-392899904"/>
          <w:citation/>
        </w:sdtPr>
        <w:sdtContent>
          <w:r w:rsidR="00303A03">
            <w:fldChar w:fldCharType="begin"/>
          </w:r>
          <w:r w:rsidR="002131C0">
            <w:instrText xml:space="preserve">CITATION AWS233 \l 1033 </w:instrText>
          </w:r>
          <w:r w:rsidR="00303A03">
            <w:fldChar w:fldCharType="separate"/>
          </w:r>
          <w:r w:rsidR="00DC66E9" w:rsidRPr="00DC66E9">
            <w:rPr>
              <w:noProof/>
            </w:rPr>
            <w:t>[27]</w:t>
          </w:r>
          <w:r w:rsidR="00303A03">
            <w:fldChar w:fldCharType="end"/>
          </w:r>
        </w:sdtContent>
      </w:sdt>
      <w:r w:rsidR="00303A03" w:rsidRPr="00D12C48">
        <w:t>.</w:t>
      </w:r>
    </w:p>
    <w:p w14:paraId="3F2A7537" w14:textId="77777777" w:rsidR="00D12C48" w:rsidRPr="00D12C48" w:rsidRDefault="00D12C48" w:rsidP="000C6A1C">
      <w:pPr>
        <w:pStyle w:val="Heading3BPBHEB"/>
      </w:pPr>
      <w:r w:rsidRPr="00D12C48">
        <w:t>Wrap-up</w:t>
      </w:r>
    </w:p>
    <w:p w14:paraId="5ADFA2EF" w14:textId="1D01C2D4" w:rsidR="00D12C48" w:rsidRPr="00D12C48" w:rsidRDefault="00D12C48" w:rsidP="000C6A1C">
      <w:pPr>
        <w:pStyle w:val="NormalBPBHEB"/>
      </w:pPr>
      <w:r w:rsidRPr="00D12C48">
        <w:t xml:space="preserve">AWS Supply Chain </w:t>
      </w:r>
      <w:r w:rsidR="00321527" w:rsidRPr="00321527">
        <w:t xml:space="preserve">empowers organizations to </w:t>
      </w:r>
      <w:r w:rsidR="00355998" w:rsidRPr="00321527">
        <w:t>improve</w:t>
      </w:r>
      <w:r w:rsidR="00321527" w:rsidRPr="00321527">
        <w:t xml:space="preserve"> operations by integrating machine learning, IoT, and cloud storage. This suite of services helps businesses streamline their supply chain, improve decision-making, and remain competitive in a rapidly evolving marketplace</w:t>
      </w:r>
      <w:r w:rsidRPr="00D12C48">
        <w:t>.</w:t>
      </w:r>
    </w:p>
    <w:p w14:paraId="113FEFCB" w14:textId="23FD6F53" w:rsidR="00D12C48" w:rsidRPr="00D12C48" w:rsidRDefault="00D12C48" w:rsidP="000C6A1C">
      <w:pPr>
        <w:pStyle w:val="Heading2BPBHEB"/>
      </w:pPr>
      <w:r w:rsidRPr="00D12C48">
        <w:t>AWS Wickr</w:t>
      </w:r>
      <w:r w:rsidR="0099121D">
        <w:t xml:space="preserve"> </w:t>
      </w:r>
    </w:p>
    <w:p w14:paraId="5CDEE9AE" w14:textId="064D3851" w:rsidR="00D12C48" w:rsidRPr="00D12C48" w:rsidRDefault="00D12C48" w:rsidP="000C6A1C">
      <w:pPr>
        <w:pStyle w:val="NormalBPBHEB"/>
      </w:pPr>
      <w:r w:rsidRPr="00D12C48">
        <w:t xml:space="preserve">AWS Wickr is a secure communication platform </w:t>
      </w:r>
      <w:r w:rsidR="000A4670" w:rsidRPr="000A4670">
        <w:t>that ensures end-to-end encryption for messaging, file sharing, and voice/video calls. It</w:t>
      </w:r>
      <w:r w:rsidR="004F13D6">
        <w:t>s design aims</w:t>
      </w:r>
      <w:r w:rsidR="000A4670" w:rsidRPr="000A4670">
        <w:t xml:space="preserve"> to help businesses </w:t>
      </w:r>
      <w:r w:rsidR="00355998" w:rsidRPr="000A4670">
        <w:t>keep</w:t>
      </w:r>
      <w:r w:rsidR="000A4670" w:rsidRPr="000A4670">
        <w:t xml:space="preserve"> confidentiality while enhancing collaboration across distributed teams</w:t>
      </w:r>
      <w:r w:rsidR="0099121D">
        <w:t xml:space="preserve"> </w:t>
      </w:r>
      <w:sdt>
        <w:sdtPr>
          <w:id w:val="-790049268"/>
          <w:citation/>
        </w:sdtPr>
        <w:sdtContent>
          <w:r w:rsidR="006C3927">
            <w:fldChar w:fldCharType="begin"/>
          </w:r>
          <w:r w:rsidR="008A098E">
            <w:instrText xml:space="preserve">CITATION AWS231 \l 1033 </w:instrText>
          </w:r>
          <w:r w:rsidR="006C3927">
            <w:fldChar w:fldCharType="separate"/>
          </w:r>
          <w:r w:rsidR="00DC66E9" w:rsidRPr="00DC66E9">
            <w:rPr>
              <w:noProof/>
            </w:rPr>
            <w:t>[29]</w:t>
          </w:r>
          <w:r w:rsidR="006C3927">
            <w:fldChar w:fldCharType="end"/>
          </w:r>
        </w:sdtContent>
      </w:sdt>
      <w:r w:rsidRPr="00D12C48">
        <w:t>.</w:t>
      </w:r>
    </w:p>
    <w:p w14:paraId="6EB7951F" w14:textId="02F10CD6" w:rsidR="00D12C48" w:rsidRDefault="00D12C48" w:rsidP="000C6A1C">
      <w:pPr>
        <w:pStyle w:val="Heading3BPBHEB"/>
      </w:pPr>
      <w:r w:rsidRPr="00D12C48">
        <w:lastRenderedPageBreak/>
        <w:t xml:space="preserve">Key </w:t>
      </w:r>
      <w:r w:rsidR="002749A3">
        <w:t>f</w:t>
      </w:r>
      <w:r w:rsidRPr="00D12C48">
        <w:t xml:space="preserve">eatures </w:t>
      </w:r>
    </w:p>
    <w:p w14:paraId="6A1F1404" w14:textId="0A0C6E35" w:rsidR="00BA26E3" w:rsidRPr="00BA26E3" w:rsidRDefault="00BA26E3" w:rsidP="000C6A1C">
      <w:pPr>
        <w:pStyle w:val="NormalBPBHEB"/>
      </w:pPr>
      <w:r>
        <w:t>D</w:t>
      </w:r>
      <w:r w:rsidRPr="00BA26E3">
        <w:t xml:space="preserve">esigned to ensure end-to-end encryption for messages, files, and voice and video calls. </w:t>
      </w:r>
      <w:r>
        <w:t xml:space="preserve">Below </w:t>
      </w:r>
      <w:r w:rsidR="003047C8">
        <w:t xml:space="preserve">is a sample of </w:t>
      </w:r>
      <w:r w:rsidRPr="00BA26E3">
        <w:t>AWS Wickr's features</w:t>
      </w:r>
      <w:r w:rsidR="00E60BF3">
        <w:t>:</w:t>
      </w:r>
    </w:p>
    <w:p w14:paraId="13E0A918" w14:textId="5825DDF0" w:rsidR="00D12C48" w:rsidRPr="00D12C48" w:rsidRDefault="00D12C48" w:rsidP="000C6A1C">
      <w:pPr>
        <w:pStyle w:val="NormalBPBHEB"/>
        <w:numPr>
          <w:ilvl w:val="0"/>
          <w:numId w:val="6"/>
        </w:numPr>
      </w:pPr>
      <w:r w:rsidRPr="0054655F">
        <w:rPr>
          <w:b/>
          <w:bCs/>
        </w:rPr>
        <w:t>End-to-</w:t>
      </w:r>
      <w:r w:rsidR="002749A3" w:rsidRPr="0054655F">
        <w:rPr>
          <w:b/>
          <w:bCs/>
        </w:rPr>
        <w:t>end encryption</w:t>
      </w:r>
      <w:r w:rsidR="0054655F">
        <w:rPr>
          <w:b/>
          <w:bCs/>
        </w:rPr>
        <w:t xml:space="preserve">: </w:t>
      </w:r>
      <w:r w:rsidR="0098184F" w:rsidRPr="0098184F">
        <w:t xml:space="preserve">Wickr uses end-to-end encryption for all communication forms, including text, files, and calls, ensuring privacy and protecting sensitive business data </w:t>
      </w:r>
      <w:sdt>
        <w:sdtPr>
          <w:id w:val="-1813785477"/>
          <w:citation/>
        </w:sdtPr>
        <w:sdtContent>
          <w:r w:rsidR="006C3927">
            <w:fldChar w:fldCharType="begin"/>
          </w:r>
          <w:r w:rsidR="002131C0">
            <w:instrText xml:space="preserve">CITATION AWS23 \l 1033 </w:instrText>
          </w:r>
          <w:r w:rsidR="006C3927">
            <w:fldChar w:fldCharType="separate"/>
          </w:r>
          <w:r w:rsidR="00DC66E9" w:rsidRPr="00DC66E9">
            <w:rPr>
              <w:noProof/>
            </w:rPr>
            <w:t>[30]</w:t>
          </w:r>
          <w:r w:rsidR="006C3927">
            <w:fldChar w:fldCharType="end"/>
          </w:r>
        </w:sdtContent>
      </w:sdt>
      <w:r w:rsidR="006C3927">
        <w:t>.</w:t>
      </w:r>
    </w:p>
    <w:p w14:paraId="2CC3C7AD" w14:textId="72125947" w:rsidR="00D12C48" w:rsidRPr="00D12C48" w:rsidRDefault="00D12C48" w:rsidP="000C6A1C">
      <w:pPr>
        <w:pStyle w:val="NormalBPBHEB"/>
        <w:numPr>
          <w:ilvl w:val="0"/>
          <w:numId w:val="6"/>
        </w:numPr>
      </w:pPr>
      <w:r w:rsidRPr="0054655F">
        <w:rPr>
          <w:b/>
          <w:bCs/>
        </w:rPr>
        <w:t xml:space="preserve">Secure </w:t>
      </w:r>
      <w:r w:rsidR="002749A3" w:rsidRPr="0054655F">
        <w:rPr>
          <w:b/>
          <w:bCs/>
        </w:rPr>
        <w:t>file sharing</w:t>
      </w:r>
      <w:r w:rsidR="0054655F">
        <w:rPr>
          <w:b/>
          <w:bCs/>
        </w:rPr>
        <w:t xml:space="preserve">: </w:t>
      </w:r>
      <w:r w:rsidR="00953C0C" w:rsidRPr="00953C0C">
        <w:t xml:space="preserve">With Wickr’s secure file-sharing feature, businesses can collaborate on documents with granular access controls to protect sensitive information </w:t>
      </w:r>
      <w:sdt>
        <w:sdtPr>
          <w:id w:val="809745389"/>
          <w:citation/>
        </w:sdtPr>
        <w:sdtContent>
          <w:r w:rsidR="006C3927">
            <w:fldChar w:fldCharType="begin"/>
          </w:r>
          <w:r w:rsidR="008A098E">
            <w:instrText xml:space="preserve">CITATION AWS231 \l 1033 </w:instrText>
          </w:r>
          <w:r w:rsidR="006C3927">
            <w:fldChar w:fldCharType="separate"/>
          </w:r>
          <w:r w:rsidR="00DC66E9" w:rsidRPr="00DC66E9">
            <w:rPr>
              <w:noProof/>
            </w:rPr>
            <w:t>[29]</w:t>
          </w:r>
          <w:r w:rsidR="006C3927">
            <w:fldChar w:fldCharType="end"/>
          </w:r>
        </w:sdtContent>
      </w:sdt>
      <w:r w:rsidRPr="00D12C48">
        <w:t>.</w:t>
      </w:r>
    </w:p>
    <w:p w14:paraId="6DCFF609" w14:textId="49FCB69B" w:rsidR="00D12C48" w:rsidRPr="00B2370B" w:rsidRDefault="00D12C48" w:rsidP="000C6A1C">
      <w:pPr>
        <w:pStyle w:val="NormalBPBHEB"/>
        <w:numPr>
          <w:ilvl w:val="0"/>
          <w:numId w:val="6"/>
        </w:numPr>
        <w:rPr>
          <w:rFonts w:ascii="Cambria" w:hAnsi="Cambria"/>
        </w:rPr>
      </w:pPr>
      <w:r w:rsidRPr="0054655F">
        <w:rPr>
          <w:b/>
          <w:bCs/>
        </w:rPr>
        <w:t xml:space="preserve">Voice </w:t>
      </w:r>
      <w:r w:rsidR="002749A3" w:rsidRPr="0054655F">
        <w:rPr>
          <w:b/>
          <w:bCs/>
        </w:rPr>
        <w:t>and video calls</w:t>
      </w:r>
      <w:r w:rsidR="0054655F">
        <w:rPr>
          <w:b/>
          <w:bCs/>
        </w:rPr>
        <w:t xml:space="preserve">: </w:t>
      </w:r>
      <w:r w:rsidR="00662C7F" w:rsidRPr="00662C7F">
        <w:t xml:space="preserve">Wickr supports encrypted voice and video calls, providing secure, real-time communication for teams, both internally and with external partners </w:t>
      </w:r>
      <w:sdt>
        <w:sdtPr>
          <w:id w:val="1211684726"/>
          <w:citation/>
        </w:sdtPr>
        <w:sdtContent>
          <w:r w:rsidR="00BB3993">
            <w:fldChar w:fldCharType="begin"/>
          </w:r>
          <w:r w:rsidR="002131C0">
            <w:instrText xml:space="preserve">CITATION AWS23 \l 1033 </w:instrText>
          </w:r>
          <w:r w:rsidR="00BB3993">
            <w:fldChar w:fldCharType="separate"/>
          </w:r>
          <w:r w:rsidR="00DC66E9" w:rsidRPr="00DC66E9">
            <w:rPr>
              <w:noProof/>
            </w:rPr>
            <w:t>[30]</w:t>
          </w:r>
          <w:r w:rsidR="00BB3993">
            <w:fldChar w:fldCharType="end"/>
          </w:r>
        </w:sdtContent>
      </w:sdt>
      <w:r w:rsidRPr="00D12C48">
        <w:t>.</w:t>
      </w:r>
    </w:p>
    <w:p w14:paraId="18D65E18" w14:textId="77777777" w:rsidR="007E7935" w:rsidRPr="007E7935" w:rsidRDefault="007E7935" w:rsidP="000C6A1C">
      <w:pPr>
        <w:pStyle w:val="Heading3BPBHEB"/>
      </w:pPr>
      <w:r w:rsidRPr="007E7935">
        <w:t>Challenges</w:t>
      </w:r>
    </w:p>
    <w:p w14:paraId="2E9500DB" w14:textId="6E2FE251" w:rsidR="007E7935" w:rsidRPr="00D12C48" w:rsidRDefault="007E7935" w:rsidP="000C6A1C">
      <w:pPr>
        <w:pStyle w:val="NormalBPBHEB"/>
      </w:pPr>
      <w:r w:rsidRPr="007E7935">
        <w:t xml:space="preserve">In industries with high data sensitivity, </w:t>
      </w:r>
      <w:r w:rsidR="00355998" w:rsidRPr="007E7935">
        <w:t>keeping</w:t>
      </w:r>
      <w:r w:rsidRPr="007E7935">
        <w:t xml:space="preserve"> confidentiality during communication is paramount. The challenge lies in ensuring security across both internal and external channels</w:t>
      </w:r>
      <w:r w:rsidR="00D679BB">
        <w:t xml:space="preserve"> </w:t>
      </w:r>
      <w:sdt>
        <w:sdtPr>
          <w:id w:val="1697034065"/>
          <w:citation/>
        </w:sdtPr>
        <w:sdtContent>
          <w:r w:rsidR="00D679BB" w:rsidRPr="00D679BB">
            <w:fldChar w:fldCharType="begin"/>
          </w:r>
          <w:r w:rsidR="008A098E">
            <w:instrText xml:space="preserve">CITATION AWS231 \l 1033 </w:instrText>
          </w:r>
          <w:r w:rsidR="00D679BB" w:rsidRPr="00D679BB">
            <w:fldChar w:fldCharType="separate"/>
          </w:r>
          <w:r w:rsidR="00DC66E9" w:rsidRPr="00DC66E9">
            <w:rPr>
              <w:noProof/>
            </w:rPr>
            <w:t>[29]</w:t>
          </w:r>
          <w:r w:rsidR="00D679BB" w:rsidRPr="00D679BB">
            <w:fldChar w:fldCharType="end"/>
          </w:r>
        </w:sdtContent>
      </w:sdt>
      <w:r w:rsidR="00D679BB" w:rsidRPr="00D679BB">
        <w:t>.</w:t>
      </w:r>
    </w:p>
    <w:p w14:paraId="1D13B19A" w14:textId="0FA28EAA" w:rsidR="00703D5C" w:rsidRPr="00703D5C" w:rsidRDefault="00703D5C" w:rsidP="000C6A1C">
      <w:pPr>
        <w:pStyle w:val="NormalBPBHEB"/>
      </w:pPr>
      <w:r w:rsidRPr="00B2370B">
        <w:rPr>
          <w:i/>
          <w:iCs/>
        </w:rPr>
        <w:t xml:space="preserve">Figure </w:t>
      </w:r>
      <w:r w:rsidR="00F805D9" w:rsidRPr="00B2370B">
        <w:rPr>
          <w:i/>
          <w:iCs/>
        </w:rPr>
        <w:t>10.4</w:t>
      </w:r>
      <w:r w:rsidRPr="00703D5C">
        <w:t xml:space="preserve"> </w:t>
      </w:r>
      <w:r w:rsidR="00A47AA3">
        <w:t>shows t</w:t>
      </w:r>
      <w:r w:rsidRPr="00703D5C">
        <w:t>he Wickr secure messaging protocol</w:t>
      </w:r>
      <w:r w:rsidR="00A47AA3">
        <w:t>. It</w:t>
      </w:r>
      <w:r w:rsidRPr="00703D5C">
        <w:t xml:space="preserve"> is open and documented, allowing the community to inspect it. The source code we use in Wickr clients to implement the secure messaging protocol is available to audit and review.</w:t>
      </w:r>
    </w:p>
    <w:p w14:paraId="6058205A" w14:textId="77777777" w:rsidR="00703D5C" w:rsidRPr="00D12C48" w:rsidRDefault="00703D5C" w:rsidP="000C6A1C"/>
    <w:p w14:paraId="3C5F0939" w14:textId="77777777" w:rsidR="00111228" w:rsidRDefault="00111228" w:rsidP="000C6A1C">
      <w:pPr>
        <w:pStyle w:val="FigureBPBHEB"/>
      </w:pPr>
      <w:r>
        <w:rPr>
          <w:noProof/>
        </w:rPr>
        <w:drawing>
          <wp:inline distT="0" distB="0" distL="0" distR="0" wp14:anchorId="633C3179" wp14:editId="066E031B">
            <wp:extent cx="4892704" cy="2752146"/>
            <wp:effectExtent l="0" t="0" r="3175" b="0"/>
            <wp:docPr id="1405018414" name="Picture 3" descr="A diagram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18414" name="Picture 3" descr="A diagram of a message&#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35882" cy="2776433"/>
                    </a:xfrm>
                    <a:prstGeom prst="rect">
                      <a:avLst/>
                    </a:prstGeom>
                    <a:noFill/>
                  </pic:spPr>
                </pic:pic>
              </a:graphicData>
            </a:graphic>
          </wp:inline>
        </w:drawing>
      </w:r>
    </w:p>
    <w:p w14:paraId="24F1970A" w14:textId="0C0E24F8" w:rsidR="00111228" w:rsidRPr="00AA3C78" w:rsidRDefault="00111228" w:rsidP="00CF53A7">
      <w:pPr>
        <w:pStyle w:val="Caption"/>
        <w:jc w:val="center"/>
      </w:pPr>
      <w:bookmarkStart w:id="51" w:name="_Hlk188523425"/>
      <w:commentRangeStart w:id="52"/>
      <w:commentRangeStart w:id="53"/>
      <w:r>
        <w:t xml:space="preserve">Figure </w:t>
      </w:r>
      <w:r w:rsidR="0013604E">
        <w:t>10.</w:t>
      </w:r>
      <w:r>
        <w:fldChar w:fldCharType="begin"/>
      </w:r>
      <w:r>
        <w:instrText xml:space="preserve"> SEQ Figure \* ARABIC </w:instrText>
      </w:r>
      <w:r>
        <w:fldChar w:fldCharType="separate"/>
      </w:r>
      <w:r>
        <w:rPr>
          <w:noProof/>
        </w:rPr>
        <w:t>4</w:t>
      </w:r>
      <w:r>
        <w:fldChar w:fldCharType="end"/>
      </w:r>
      <w:r>
        <w:t xml:space="preserve"> </w:t>
      </w:r>
      <w:r w:rsidRPr="00D22B8C">
        <w:t>The Wickr secure messaging protocol</w:t>
      </w:r>
      <w:r>
        <w:t xml:space="preserve"> (AWS Blogs)</w:t>
      </w:r>
      <w:commentRangeEnd w:id="52"/>
      <w:r w:rsidR="00151294">
        <w:rPr>
          <w:rStyle w:val="CommentReference"/>
          <w:i w:val="0"/>
          <w:iCs w:val="0"/>
          <w:color w:val="000000" w:themeColor="text1"/>
        </w:rPr>
        <w:commentReference w:id="52"/>
      </w:r>
      <w:commentRangeEnd w:id="53"/>
      <w:r w:rsidR="0013604E">
        <w:rPr>
          <w:rStyle w:val="CommentReference"/>
          <w:i w:val="0"/>
          <w:iCs w:val="0"/>
          <w:color w:val="auto"/>
        </w:rPr>
        <w:commentReference w:id="53"/>
      </w:r>
    </w:p>
    <w:bookmarkEnd w:id="51"/>
    <w:p w14:paraId="15EA5383" w14:textId="77777777" w:rsidR="0043663B" w:rsidRPr="0043663B" w:rsidRDefault="0043663B" w:rsidP="00CF53A7">
      <w:pPr>
        <w:pStyle w:val="Heading3BPBHEB"/>
      </w:pPr>
      <w:r w:rsidRPr="0043663B">
        <w:lastRenderedPageBreak/>
        <w:t xml:space="preserve">Benefits </w:t>
      </w:r>
    </w:p>
    <w:p w14:paraId="59928E92" w14:textId="422ED12B" w:rsidR="0043663B" w:rsidRPr="0043663B" w:rsidRDefault="0043663B" w:rsidP="000C6A1C">
      <w:r w:rsidRPr="0043663B">
        <w:t xml:space="preserve">AWS Wickr ensures confidential communication, regulatory compliance, and efficient remote collaboration. Its encryption and data protection features meet industry standards, making it ideal for businesses in regulated sectors </w:t>
      </w:r>
      <w:sdt>
        <w:sdtPr>
          <w:id w:val="-414246152"/>
          <w:citation/>
        </w:sdtPr>
        <w:sdtContent>
          <w:r w:rsidRPr="0043663B">
            <w:fldChar w:fldCharType="begin"/>
          </w:r>
          <w:r w:rsidRPr="0043663B">
            <w:instrText xml:space="preserve">CITATION AWS231 \l 1033 </w:instrText>
          </w:r>
          <w:r w:rsidRPr="0043663B">
            <w:fldChar w:fldCharType="separate"/>
          </w:r>
          <w:r w:rsidR="00DC66E9" w:rsidRPr="00DC66E9">
            <w:rPr>
              <w:noProof/>
            </w:rPr>
            <w:t>[29]</w:t>
          </w:r>
          <w:r w:rsidRPr="0043663B">
            <w:fldChar w:fldCharType="end"/>
          </w:r>
        </w:sdtContent>
      </w:sdt>
      <w:r w:rsidRPr="0043663B">
        <w:t>.</w:t>
      </w:r>
    </w:p>
    <w:p w14:paraId="667469E7" w14:textId="77777777" w:rsidR="0043663B" w:rsidRPr="0043663B" w:rsidRDefault="0043663B" w:rsidP="00B76ECD">
      <w:pPr>
        <w:pStyle w:val="Heading3BPBHEB"/>
      </w:pPr>
      <w:r w:rsidRPr="0043663B">
        <w:t xml:space="preserve">Use case </w:t>
      </w:r>
    </w:p>
    <w:p w14:paraId="2CAE420E" w14:textId="79CFEF8F" w:rsidR="0043663B" w:rsidRDefault="0043663B" w:rsidP="000C6A1C">
      <w:r w:rsidRPr="0043663B">
        <w:t xml:space="preserve">A financial services firm integrates AWS Wickr for internal communication and secure file sharing, ensuring confidentiality and compliance with industry regulations such as HIPAA and GDPR. Wickr also supports secure collaboration with external partners, keeping ambitious standards of data protection throughout </w:t>
      </w:r>
      <w:sdt>
        <w:sdtPr>
          <w:id w:val="-71885512"/>
          <w:citation/>
        </w:sdtPr>
        <w:sdtContent>
          <w:r w:rsidRPr="0043663B">
            <w:fldChar w:fldCharType="begin"/>
          </w:r>
          <w:r w:rsidRPr="0043663B">
            <w:instrText xml:space="preserve">CITATION AWS231 \l 1033 </w:instrText>
          </w:r>
          <w:r w:rsidRPr="0043663B">
            <w:fldChar w:fldCharType="separate"/>
          </w:r>
          <w:r w:rsidR="00DC66E9" w:rsidRPr="00DC66E9">
            <w:rPr>
              <w:noProof/>
            </w:rPr>
            <w:t>[29]</w:t>
          </w:r>
          <w:r w:rsidRPr="0043663B">
            <w:fldChar w:fldCharType="end"/>
          </w:r>
        </w:sdtContent>
      </w:sdt>
      <w:r w:rsidRPr="0043663B">
        <w:t>.</w:t>
      </w:r>
    </w:p>
    <w:p w14:paraId="2100E83B" w14:textId="591C45CA" w:rsidR="00D12C48" w:rsidRPr="00D12C48" w:rsidRDefault="00D12C48" w:rsidP="000C6A1C">
      <w:pPr>
        <w:pStyle w:val="Heading3BPBHEB"/>
      </w:pPr>
      <w:r w:rsidRPr="00D12C48">
        <w:t>Wrap-up</w:t>
      </w:r>
    </w:p>
    <w:p w14:paraId="2F0EFD53" w14:textId="60A5B1A5" w:rsidR="00C271A2" w:rsidRDefault="00D12C48" w:rsidP="000C6A1C">
      <w:pPr>
        <w:pStyle w:val="NormalBPBHEB"/>
      </w:pPr>
      <w:r w:rsidRPr="00D12C48">
        <w:t xml:space="preserve">AWS Wickr provides businesses with a secure platform for messaging, file sharing, and real-time communication, </w:t>
      </w:r>
      <w:r w:rsidR="00F55433" w:rsidRPr="00F55433">
        <w:t>enabling teams to collaborate confidently while ensuring compliance with industry regulations. Its robust encryption guarantees confidentiality, making it ideal for highly regulated sectors.</w:t>
      </w:r>
    </w:p>
    <w:p w14:paraId="77420CC5" w14:textId="344116FD" w:rsidR="002F0C19" w:rsidRDefault="002F0C19" w:rsidP="000C6A1C">
      <w:pPr>
        <w:pStyle w:val="Heading1BPBHEB"/>
      </w:pPr>
      <w:bookmarkStart w:id="54" w:name="_Hlk155270854"/>
      <w:commentRangeStart w:id="55"/>
      <w:commentRangeStart w:id="56"/>
      <w:r w:rsidRPr="00AA3C78">
        <w:t xml:space="preserve">Cloud </w:t>
      </w:r>
      <w:r w:rsidR="00151294" w:rsidRPr="00AA3C78">
        <w:t xml:space="preserve">financial management </w:t>
      </w:r>
      <w:commentRangeEnd w:id="55"/>
      <w:r w:rsidR="00151294">
        <w:rPr>
          <w:rStyle w:val="CommentReference"/>
          <w:rFonts w:eastAsiaTheme="minorHAnsi" w:cstheme="minorBidi"/>
          <w:b w:val="0"/>
          <w:color w:val="000000" w:themeColor="text1"/>
        </w:rPr>
        <w:commentReference w:id="55"/>
      </w:r>
      <w:commentRangeEnd w:id="56"/>
      <w:r w:rsidR="00D0729D">
        <w:rPr>
          <w:rStyle w:val="CommentReference"/>
          <w:rFonts w:asciiTheme="minorHAnsi" w:eastAsiaTheme="minorHAnsi" w:hAnsiTheme="minorHAnsi" w:cstheme="minorBidi"/>
          <w:b w:val="0"/>
        </w:rPr>
        <w:commentReference w:id="56"/>
      </w:r>
    </w:p>
    <w:p w14:paraId="1ED10E64" w14:textId="70CC5040" w:rsidR="00841A9B" w:rsidRPr="00D42053" w:rsidRDefault="00841A9B" w:rsidP="000C6A1C">
      <w:r w:rsidRPr="00D42053">
        <w:t xml:space="preserve">As organizations increasingly migrate their workloads to the cloud, managing costs, </w:t>
      </w:r>
      <w:r w:rsidR="00B018D7" w:rsidRPr="00D42053">
        <w:t>improving</w:t>
      </w:r>
      <w:r w:rsidRPr="00D42053">
        <w:t xml:space="preserve"> resources, and </w:t>
      </w:r>
      <w:r w:rsidR="00C524A6" w:rsidRPr="00D42053">
        <w:t>keeping</w:t>
      </w:r>
      <w:r w:rsidRPr="00D42053">
        <w:t xml:space="preserve"> financial accountability have become critical priorities. </w:t>
      </w:r>
      <w:r w:rsidRPr="00E02D00">
        <w:rPr>
          <w:b/>
          <w:bCs/>
          <w:rPrChange w:id="57" w:author="Arya" w:date="2025-04-14T17:12:00Z" w16du:dateUtc="2025-04-14T11:42:00Z">
            <w:rPr/>
          </w:rPrChange>
        </w:rPr>
        <w:t>Cloud Financial Management (CFM)</w:t>
      </w:r>
      <w:r w:rsidRPr="00D42053">
        <w:t xml:space="preserve"> is a strategic approach that enables businesses to control cloud expenditures, forecast budgets accurately, and ensure cost efficiency while scaling operations. AWS provides a robust suite of financial management tools designed to help organizations </w:t>
      </w:r>
      <w:r w:rsidR="00B018D7" w:rsidRPr="00D42053">
        <w:t>check</w:t>
      </w:r>
      <w:r w:rsidRPr="00D42053">
        <w:t xml:space="preserve">, analyze, and </w:t>
      </w:r>
      <w:r w:rsidR="00C524A6" w:rsidRPr="00D42053">
        <w:t>improve</w:t>
      </w:r>
      <w:r w:rsidRPr="00D42053">
        <w:t xml:space="preserve"> their cloud spending.</w:t>
      </w:r>
    </w:p>
    <w:p w14:paraId="5521C25B" w14:textId="77777777" w:rsidR="00841A9B" w:rsidRPr="00D42053" w:rsidRDefault="00841A9B" w:rsidP="000C6A1C">
      <w:r w:rsidRPr="00D42053">
        <w:t xml:space="preserve">In this section, we will explore AWS services that support cost tracking, budgeting, forecasting, and resource allocation. These tools empower businesses to align cloud costs with operational goals, ensuring financial transparency and efficiency. From </w:t>
      </w:r>
      <w:r w:rsidRPr="00D42053">
        <w:rPr>
          <w:b/>
          <w:bCs/>
        </w:rPr>
        <w:t xml:space="preserve">AWS Budgets </w:t>
      </w:r>
      <w:r w:rsidRPr="00D42053">
        <w:t xml:space="preserve">and </w:t>
      </w:r>
      <w:r w:rsidRPr="00D42053">
        <w:rPr>
          <w:b/>
          <w:bCs/>
        </w:rPr>
        <w:t xml:space="preserve">AWS Cost and Usage Report (CUR) </w:t>
      </w:r>
      <w:r w:rsidRPr="00D42053">
        <w:t xml:space="preserve">to </w:t>
      </w:r>
      <w:r w:rsidRPr="00D42053">
        <w:rPr>
          <w:b/>
          <w:bCs/>
        </w:rPr>
        <w:t>AWS Savings Plans</w:t>
      </w:r>
      <w:r w:rsidRPr="00D42053">
        <w:t>, we will examine how AWS helps organizations make informed financial decisions and maximize their return on cloud investments.</w:t>
      </w:r>
    </w:p>
    <w:p w14:paraId="387B11C5" w14:textId="77777777" w:rsidR="00D0729D" w:rsidRPr="00D0729D" w:rsidRDefault="00D0729D" w:rsidP="00B76ECD">
      <w:pPr>
        <w:pStyle w:val="Heading2BPBHEB"/>
      </w:pPr>
      <w:r w:rsidRPr="00D0729D">
        <w:t>Amazon EC2 spot instances</w:t>
      </w:r>
    </w:p>
    <w:p w14:paraId="64658BE1" w14:textId="118803F8" w:rsidR="00D0729D" w:rsidRPr="00D0729D" w:rsidRDefault="00D0729D" w:rsidP="000C6A1C">
      <w:r w:rsidRPr="00D0729D">
        <w:t>Amazon EC2 Spot Instances provide businesses with a cost-effective way to run applications flexibly while improving cloud computing costs. This section explores how EC2 Spot Instances can help businesses manage their financial resources effectively in cloud computing environments</w:t>
      </w:r>
      <w:r w:rsidR="00B740D4">
        <w:t>.</w:t>
      </w:r>
      <w:r w:rsidRPr="00D0729D">
        <w:t xml:space="preserve"> </w:t>
      </w:r>
      <w:sdt>
        <w:sdtPr>
          <w:id w:val="1600609578"/>
          <w:citation/>
        </w:sdtPr>
        <w:sdtContent>
          <w:r w:rsidRPr="00D0729D">
            <w:fldChar w:fldCharType="begin"/>
          </w:r>
          <w:r w:rsidRPr="00D0729D">
            <w:instrText xml:space="preserve"> CITATION AWS2a \l 1033 </w:instrText>
          </w:r>
          <w:r w:rsidRPr="00D0729D">
            <w:fldChar w:fldCharType="separate"/>
          </w:r>
          <w:r w:rsidR="00DC66E9" w:rsidRPr="00DC66E9">
            <w:rPr>
              <w:noProof/>
            </w:rPr>
            <w:t>[31]</w:t>
          </w:r>
          <w:r w:rsidRPr="00D0729D">
            <w:fldChar w:fldCharType="end"/>
          </w:r>
        </w:sdtContent>
      </w:sdt>
      <w:r w:rsidRPr="00D0729D">
        <w:t xml:space="preserve">; </w:t>
      </w:r>
      <w:sdt>
        <w:sdtPr>
          <w:id w:val="2114865999"/>
          <w:citation/>
        </w:sdtPr>
        <w:sdtContent>
          <w:r w:rsidRPr="00D0729D">
            <w:fldChar w:fldCharType="begin"/>
          </w:r>
          <w:r w:rsidRPr="00D0729D">
            <w:instrText xml:space="preserve">CITATION AWS2a3 \l 1033 </w:instrText>
          </w:r>
          <w:r w:rsidRPr="00D0729D">
            <w:fldChar w:fldCharType="separate"/>
          </w:r>
          <w:r w:rsidR="00DC66E9" w:rsidRPr="00DC66E9">
            <w:rPr>
              <w:noProof/>
            </w:rPr>
            <w:t>[32]</w:t>
          </w:r>
          <w:r w:rsidRPr="00D0729D">
            <w:fldChar w:fldCharType="end"/>
          </w:r>
        </w:sdtContent>
      </w:sdt>
      <w:r w:rsidRPr="00D0729D">
        <w:t>.</w:t>
      </w:r>
    </w:p>
    <w:p w14:paraId="19F0CB91" w14:textId="77777777" w:rsidR="00307F92" w:rsidRPr="00307F92" w:rsidRDefault="00307F92" w:rsidP="00B76ECD">
      <w:pPr>
        <w:pStyle w:val="Heading3BPBHEB"/>
      </w:pPr>
      <w:r w:rsidRPr="00307F92">
        <w:lastRenderedPageBreak/>
        <w:t>Key features of Amazon EC2 spot instances</w:t>
      </w:r>
    </w:p>
    <w:p w14:paraId="45BE3877" w14:textId="073AFFE2" w:rsidR="00307F92" w:rsidRPr="00307F92" w:rsidRDefault="00307F92" w:rsidP="000C6A1C">
      <w:r w:rsidRPr="00307F92">
        <w:t xml:space="preserve">In this section we explore the key features, benefits, and practical applications of EC2 Spot Instances, focusing on their role in cloud monetary management. Cost-effective cloud computing solutions are essential for businesses looking to </w:t>
      </w:r>
      <w:r w:rsidR="00B018D7" w:rsidRPr="00307F92">
        <w:t>improve</w:t>
      </w:r>
      <w:r w:rsidRPr="00307F92">
        <w:t xml:space="preserve"> resources. Amazon EC2 Spot Instances </w:t>
      </w:r>
      <w:r w:rsidR="00B018D7" w:rsidRPr="00307F92">
        <w:t>offer</w:t>
      </w:r>
      <w:r w:rsidRPr="00307F92">
        <w:t xml:space="preserve"> an affordable alternative to On-Demand pricing while offering flexibility for scalable workloads.</w:t>
      </w:r>
    </w:p>
    <w:p w14:paraId="2D890F50" w14:textId="7E905C39" w:rsidR="00307F92" w:rsidRPr="00307F92" w:rsidRDefault="00307F92" w:rsidP="00B76ECD">
      <w:pPr>
        <w:pStyle w:val="ListParagraph"/>
        <w:numPr>
          <w:ilvl w:val="0"/>
          <w:numId w:val="7"/>
        </w:numPr>
      </w:pPr>
      <w:commentRangeStart w:id="58"/>
      <w:commentRangeStart w:id="59"/>
      <w:r w:rsidRPr="000C6A1C">
        <w:rPr>
          <w:b/>
          <w:bCs/>
        </w:rPr>
        <w:t xml:space="preserve">Cost savings: </w:t>
      </w:r>
      <w:commentRangeEnd w:id="58"/>
      <w:r w:rsidRPr="00307F92">
        <w:rPr>
          <w:sz w:val="16"/>
          <w:szCs w:val="16"/>
        </w:rPr>
        <w:commentReference w:id="58"/>
      </w:r>
      <w:commentRangeEnd w:id="59"/>
      <w:r w:rsidRPr="00307F92">
        <w:rPr>
          <w:sz w:val="16"/>
          <w:szCs w:val="16"/>
        </w:rPr>
        <w:commentReference w:id="59"/>
      </w:r>
      <w:r w:rsidRPr="00307F92">
        <w:t xml:space="preserve">EC2 Spot Instances allow businesses to bid on unused EC2 ability at reduced prices. These instances provide substantial cost savings compared to On-Demand instances, but with the risk of termination when the market price rises. </w:t>
      </w:r>
      <w:sdt>
        <w:sdtPr>
          <w:id w:val="1930774979"/>
          <w:citation/>
        </w:sdtPr>
        <w:sdtContent>
          <w:r w:rsidRPr="00307F92">
            <w:fldChar w:fldCharType="begin"/>
          </w:r>
          <w:r w:rsidRPr="00307F92">
            <w:instrText xml:space="preserve">CITATION AWS208 \l 1033 </w:instrText>
          </w:r>
          <w:r w:rsidRPr="00307F92">
            <w:fldChar w:fldCharType="separate"/>
          </w:r>
          <w:r w:rsidR="00DC66E9" w:rsidRPr="00DC66E9">
            <w:rPr>
              <w:noProof/>
            </w:rPr>
            <w:t>[33]</w:t>
          </w:r>
          <w:r w:rsidRPr="00307F92">
            <w:fldChar w:fldCharType="end"/>
          </w:r>
        </w:sdtContent>
      </w:sdt>
      <w:r w:rsidRPr="00307F92">
        <w:t>.</w:t>
      </w:r>
    </w:p>
    <w:p w14:paraId="7E1D40FB" w14:textId="706A7F98" w:rsidR="00307F92" w:rsidRPr="00307F92" w:rsidRDefault="00307F92" w:rsidP="00B76ECD">
      <w:pPr>
        <w:pStyle w:val="ListParagraph"/>
        <w:numPr>
          <w:ilvl w:val="0"/>
          <w:numId w:val="7"/>
        </w:numPr>
      </w:pPr>
      <w:r w:rsidRPr="000C6A1C">
        <w:rPr>
          <w:b/>
          <w:bCs/>
        </w:rPr>
        <w:t xml:space="preserve">Flexible workloads: </w:t>
      </w:r>
      <w:r w:rsidRPr="00307F92">
        <w:t xml:space="preserve">Spot Instances are ideal for workloads that can tolerate interruptions, such as batch processing and data analysis. These workloads receive help from cost savings during periods of excess ability </w:t>
      </w:r>
      <w:sdt>
        <w:sdtPr>
          <w:id w:val="294730357"/>
          <w:citation/>
        </w:sdtPr>
        <w:sdtContent>
          <w:r w:rsidRPr="00307F92">
            <w:fldChar w:fldCharType="begin"/>
          </w:r>
          <w:r w:rsidRPr="00307F92">
            <w:instrText xml:space="preserve">CITATION AWS2b \l 1033 </w:instrText>
          </w:r>
          <w:r w:rsidRPr="00307F92">
            <w:fldChar w:fldCharType="separate"/>
          </w:r>
          <w:r w:rsidR="00DC66E9" w:rsidRPr="00DC66E9">
            <w:rPr>
              <w:noProof/>
            </w:rPr>
            <w:t>[34]</w:t>
          </w:r>
          <w:r w:rsidRPr="00307F92">
            <w:fldChar w:fldCharType="end"/>
          </w:r>
        </w:sdtContent>
      </w:sdt>
      <w:r w:rsidRPr="00307F92">
        <w:t>.</w:t>
      </w:r>
    </w:p>
    <w:p w14:paraId="4352E3FB" w14:textId="0F6F329D" w:rsidR="00307F92" w:rsidRPr="00307F92" w:rsidRDefault="00307F92" w:rsidP="00B76ECD">
      <w:pPr>
        <w:pStyle w:val="ListParagraph"/>
        <w:numPr>
          <w:ilvl w:val="0"/>
          <w:numId w:val="7"/>
        </w:numPr>
      </w:pPr>
      <w:r w:rsidRPr="000C6A1C">
        <w:rPr>
          <w:b/>
          <w:bCs/>
        </w:rPr>
        <w:t xml:space="preserve">Integration with auto scaling: </w:t>
      </w:r>
      <w:r w:rsidRPr="00307F92">
        <w:t xml:space="preserve">Spot Instances integrate seamlessly with Auto Scaling groups, enabling businesses to automatically adjust ability based on fluctuating workloads, ensuring keeping the performance even during interruptions </w:t>
      </w:r>
      <w:sdt>
        <w:sdtPr>
          <w:id w:val="-642663928"/>
          <w:citation/>
        </w:sdtPr>
        <w:sdtContent>
          <w:r w:rsidRPr="00307F92">
            <w:fldChar w:fldCharType="begin"/>
          </w:r>
          <w:r w:rsidRPr="00307F92">
            <w:instrText xml:space="preserve">CITATION AWS208 \l 1033 </w:instrText>
          </w:r>
          <w:r w:rsidRPr="00307F92">
            <w:fldChar w:fldCharType="separate"/>
          </w:r>
          <w:r w:rsidR="00DC66E9" w:rsidRPr="00DC66E9">
            <w:rPr>
              <w:noProof/>
            </w:rPr>
            <w:t>[33]</w:t>
          </w:r>
          <w:r w:rsidRPr="00307F92">
            <w:fldChar w:fldCharType="end"/>
          </w:r>
        </w:sdtContent>
      </w:sdt>
      <w:r w:rsidRPr="00307F92">
        <w:t>.</w:t>
      </w:r>
    </w:p>
    <w:p w14:paraId="4C52FCDB" w14:textId="77777777" w:rsidR="00841A9B" w:rsidRDefault="00841A9B" w:rsidP="000C6A1C"/>
    <w:p w14:paraId="71E991A1" w14:textId="3E18B229" w:rsidR="004B6A04" w:rsidRPr="004B6A04" w:rsidRDefault="004B6A04" w:rsidP="000C6A1C">
      <w:pPr>
        <w:pStyle w:val="Caption"/>
      </w:pPr>
      <w:r w:rsidRPr="00B2370B">
        <w:t>Figure</w:t>
      </w:r>
      <w:r w:rsidR="00151294">
        <w:t xml:space="preserve"> </w:t>
      </w:r>
      <w:r w:rsidR="00151294" w:rsidRPr="00B2370B">
        <w:t>10.</w:t>
      </w:r>
      <w:r w:rsidRPr="00B2370B">
        <w:fldChar w:fldCharType="begin"/>
      </w:r>
      <w:r w:rsidRPr="00B2370B">
        <w:instrText xml:space="preserve"> SEQ Figure \* ARABIC </w:instrText>
      </w:r>
      <w:r w:rsidRPr="00B2370B">
        <w:fldChar w:fldCharType="separate"/>
      </w:r>
      <w:r w:rsidRPr="00B2370B">
        <w:t>5</w:t>
      </w:r>
      <w:r w:rsidRPr="00B2370B">
        <w:fldChar w:fldCharType="end"/>
      </w:r>
      <w:r w:rsidRPr="004B6A04">
        <w:t xml:space="preserve"> below introduces Cloud Financial Management on AWS Architecture</w:t>
      </w:r>
      <w:r w:rsidR="00945324">
        <w:t xml:space="preserve"> </w:t>
      </w:r>
      <w:sdt>
        <w:sdtPr>
          <w:id w:val="2119015098"/>
          <w:citation/>
        </w:sdtPr>
        <w:sdtContent>
          <w:r w:rsidR="00945324">
            <w:fldChar w:fldCharType="begin"/>
          </w:r>
          <w:r w:rsidR="00945324">
            <w:instrText xml:space="preserve"> CITATION For20 \l 1033 </w:instrText>
          </w:r>
          <w:r w:rsidR="00945324">
            <w:fldChar w:fldCharType="separate"/>
          </w:r>
          <w:r w:rsidR="00DC66E9" w:rsidRPr="00DC66E9">
            <w:rPr>
              <w:noProof/>
            </w:rPr>
            <w:t>[35]</w:t>
          </w:r>
          <w:r w:rsidR="00945324">
            <w:fldChar w:fldCharType="end"/>
          </w:r>
        </w:sdtContent>
      </w:sdt>
      <w:r w:rsidRPr="004B6A04">
        <w:t>:</w:t>
      </w:r>
    </w:p>
    <w:p w14:paraId="3BF0E152" w14:textId="77777777" w:rsidR="002F0C19" w:rsidRDefault="002F0C19" w:rsidP="000C6A1C">
      <w:pPr>
        <w:pStyle w:val="FigureBPBHEB"/>
      </w:pPr>
      <w:r>
        <w:rPr>
          <w:noProof/>
        </w:rPr>
        <w:drawing>
          <wp:inline distT="0" distB="0" distL="0" distR="0" wp14:anchorId="71FBA613" wp14:editId="1AE4F240">
            <wp:extent cx="5862637" cy="3622315"/>
            <wp:effectExtent l="0" t="0" r="5080" b="0"/>
            <wp:docPr id="201226260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62604" name="Picture 4"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83120" cy="3634971"/>
                    </a:xfrm>
                    <a:prstGeom prst="rect">
                      <a:avLst/>
                    </a:prstGeom>
                    <a:noFill/>
                  </pic:spPr>
                </pic:pic>
              </a:graphicData>
            </a:graphic>
          </wp:inline>
        </w:drawing>
      </w:r>
    </w:p>
    <w:p w14:paraId="2300D517" w14:textId="0E523543" w:rsidR="002F0C19" w:rsidRPr="006E452A" w:rsidRDefault="002F0C19" w:rsidP="006A4C4C">
      <w:pPr>
        <w:pStyle w:val="Caption"/>
        <w:jc w:val="center"/>
      </w:pPr>
      <w:commentRangeStart w:id="60"/>
      <w:commentRangeStart w:id="61"/>
      <w:r w:rsidRPr="004F075C">
        <w:rPr>
          <w:b/>
          <w:bCs/>
          <w:rPrChange w:id="62" w:author="Arya" w:date="2025-04-14T17:12:00Z" w16du:dateUtc="2025-04-14T11:42:00Z">
            <w:rPr/>
          </w:rPrChange>
        </w:rPr>
        <w:t xml:space="preserve">Figure </w:t>
      </w:r>
      <w:r w:rsidR="0013604E" w:rsidRPr="004F075C">
        <w:rPr>
          <w:b/>
          <w:bCs/>
          <w:rPrChange w:id="63" w:author="Arya" w:date="2025-04-14T17:12:00Z" w16du:dateUtc="2025-04-14T11:42:00Z">
            <w:rPr/>
          </w:rPrChange>
        </w:rPr>
        <w:t>10.</w:t>
      </w:r>
      <w:r w:rsidRPr="004F075C">
        <w:rPr>
          <w:b/>
          <w:bCs/>
          <w:rPrChange w:id="64" w:author="Arya" w:date="2025-04-14T17:12:00Z" w16du:dateUtc="2025-04-14T11:42:00Z">
            <w:rPr/>
          </w:rPrChange>
        </w:rPr>
        <w:fldChar w:fldCharType="begin"/>
      </w:r>
      <w:r w:rsidRPr="004F075C">
        <w:rPr>
          <w:b/>
          <w:bCs/>
          <w:rPrChange w:id="65" w:author="Arya" w:date="2025-04-14T17:12:00Z" w16du:dateUtc="2025-04-14T11:42:00Z">
            <w:rPr/>
          </w:rPrChange>
        </w:rPr>
        <w:instrText xml:space="preserve"> SEQ Figure \* ARABIC </w:instrText>
      </w:r>
      <w:r w:rsidRPr="004F075C">
        <w:rPr>
          <w:b/>
          <w:bCs/>
          <w:rPrChange w:id="66" w:author="Arya" w:date="2025-04-14T17:12:00Z" w16du:dateUtc="2025-04-14T11:42:00Z">
            <w:rPr/>
          </w:rPrChange>
        </w:rPr>
        <w:fldChar w:fldCharType="separate"/>
      </w:r>
      <w:r w:rsidRPr="004F075C">
        <w:rPr>
          <w:b/>
          <w:bCs/>
          <w:noProof/>
          <w:rPrChange w:id="67" w:author="Arya" w:date="2025-04-14T17:12:00Z" w16du:dateUtc="2025-04-14T11:42:00Z">
            <w:rPr>
              <w:noProof/>
            </w:rPr>
          </w:rPrChange>
        </w:rPr>
        <w:t>5</w:t>
      </w:r>
      <w:r w:rsidRPr="004F075C">
        <w:rPr>
          <w:b/>
          <w:bCs/>
          <w:rPrChange w:id="68" w:author="Arya" w:date="2025-04-14T17:12:00Z" w16du:dateUtc="2025-04-14T11:42:00Z">
            <w:rPr/>
          </w:rPrChange>
        </w:rPr>
        <w:fldChar w:fldCharType="end"/>
      </w:r>
      <w:ins w:id="69" w:author="Arya" w:date="2025-04-14T17:13:00Z" w16du:dateUtc="2025-04-14T11:43:00Z">
        <w:r w:rsidR="004F075C">
          <w:t>:</w:t>
        </w:r>
      </w:ins>
      <w:r>
        <w:t xml:space="preserve"> </w:t>
      </w:r>
      <w:r w:rsidRPr="00BB58C2">
        <w:t>Cloud Financial Management on AWS</w:t>
      </w:r>
      <w:r>
        <w:t xml:space="preserve"> Architecture (AWS Solutions Guidance documentation).</w:t>
      </w:r>
      <w:commentRangeEnd w:id="60"/>
      <w:r w:rsidR="00151294">
        <w:rPr>
          <w:rStyle w:val="CommentReference"/>
          <w:i w:val="0"/>
          <w:iCs w:val="0"/>
          <w:color w:val="000000" w:themeColor="text1"/>
        </w:rPr>
        <w:commentReference w:id="60"/>
      </w:r>
      <w:commentRangeEnd w:id="61"/>
      <w:r w:rsidR="0013604E">
        <w:rPr>
          <w:rStyle w:val="CommentReference"/>
          <w:i w:val="0"/>
          <w:iCs w:val="0"/>
          <w:color w:val="auto"/>
        </w:rPr>
        <w:commentReference w:id="61"/>
      </w:r>
    </w:p>
    <w:bookmarkEnd w:id="54"/>
    <w:p w14:paraId="57ABA52B" w14:textId="77777777" w:rsidR="00844171" w:rsidRPr="00844171" w:rsidRDefault="00844171" w:rsidP="000C6A1C">
      <w:pPr>
        <w:pStyle w:val="Heading3BPBHEB"/>
      </w:pPr>
      <w:r w:rsidRPr="00844171">
        <w:t>Challenges</w:t>
      </w:r>
    </w:p>
    <w:p w14:paraId="6EEC4F0A" w14:textId="1D5944DE" w:rsidR="00844171" w:rsidRPr="00844171" w:rsidRDefault="00844171" w:rsidP="000C6A1C">
      <w:pPr>
        <w:pStyle w:val="NormalBPBHEB"/>
      </w:pPr>
      <w:r w:rsidRPr="00844171">
        <w:t xml:space="preserve">The primary challenge of Spot Instances lies in the potential for interruptions. Businesses must plan for </w:t>
      </w:r>
      <w:r w:rsidR="00D5210F" w:rsidRPr="00844171">
        <w:t>terminations</w:t>
      </w:r>
      <w:r w:rsidRPr="00844171">
        <w:t xml:space="preserve"> and design applications that can </w:t>
      </w:r>
      <w:r w:rsidR="00FB33D3" w:rsidRPr="00844171">
        <w:t>manage</w:t>
      </w:r>
      <w:r w:rsidRPr="00844171">
        <w:t xml:space="preserve"> these interruptions effectively.</w:t>
      </w:r>
    </w:p>
    <w:p w14:paraId="0E3796F5" w14:textId="03DEE160" w:rsidR="00C66312" w:rsidRDefault="00C66312" w:rsidP="000C6A1C">
      <w:pPr>
        <w:pStyle w:val="Heading3BPBHEB"/>
      </w:pPr>
      <w:r w:rsidRPr="00C66312">
        <w:lastRenderedPageBreak/>
        <w:t xml:space="preserve">Benefits </w:t>
      </w:r>
    </w:p>
    <w:p w14:paraId="33FBF059" w14:textId="6A1315F5" w:rsidR="00126572" w:rsidRPr="00126572" w:rsidRDefault="00126572" w:rsidP="000C6A1C">
      <w:pPr>
        <w:pStyle w:val="NormalBPBHEB"/>
      </w:pPr>
      <w:r w:rsidRPr="00126572">
        <w:t xml:space="preserve">With careful consideration of use cases, fault tolerance, and automation, organizations can </w:t>
      </w:r>
      <w:r w:rsidR="00355998" w:rsidRPr="00126572">
        <w:t>receive help</w:t>
      </w:r>
      <w:r w:rsidRPr="00126572">
        <w:t xml:space="preserve"> from the flexibility and cost-effectiveness that Spot Instances brings to cloud </w:t>
      </w:r>
      <w:r w:rsidR="008B1056" w:rsidRPr="00126572">
        <w:t>monetary management</w:t>
      </w:r>
      <w:r>
        <w:t xml:space="preserve">. </w:t>
      </w:r>
      <w:r w:rsidR="000151E6">
        <w:t>Spot Instances offers other benefits like:</w:t>
      </w:r>
    </w:p>
    <w:p w14:paraId="05A6F166" w14:textId="0A143538" w:rsidR="00C66312" w:rsidRPr="00C66312" w:rsidRDefault="00C66312" w:rsidP="000C6A1C">
      <w:pPr>
        <w:pStyle w:val="NormalBPBHEB"/>
        <w:numPr>
          <w:ilvl w:val="0"/>
          <w:numId w:val="8"/>
        </w:numPr>
      </w:pPr>
      <w:r w:rsidRPr="00A528A3">
        <w:rPr>
          <w:b/>
          <w:bCs/>
        </w:rPr>
        <w:t xml:space="preserve">Optimized </w:t>
      </w:r>
      <w:r w:rsidR="00712B4A" w:rsidRPr="00A528A3">
        <w:rPr>
          <w:b/>
          <w:bCs/>
        </w:rPr>
        <w:t>cost-performance ratio</w:t>
      </w:r>
      <w:r w:rsidR="00A528A3">
        <w:rPr>
          <w:b/>
          <w:bCs/>
        </w:rPr>
        <w:t xml:space="preserve">: </w:t>
      </w:r>
      <w:r w:rsidR="00DB4E0D" w:rsidRPr="00DB4E0D">
        <w:t xml:space="preserve">Spot Instances provide a higher cost-performance ratio, offering businesses more computational power for a fixed budget </w:t>
      </w:r>
      <w:sdt>
        <w:sdtPr>
          <w:id w:val="699123552"/>
          <w:citation/>
        </w:sdtPr>
        <w:sdtContent>
          <w:r w:rsidR="00114FB4">
            <w:fldChar w:fldCharType="begin"/>
          </w:r>
          <w:r w:rsidR="002131C0">
            <w:instrText xml:space="preserve">CITATION AWS208 \l 1033 </w:instrText>
          </w:r>
          <w:r w:rsidR="00114FB4">
            <w:fldChar w:fldCharType="separate"/>
          </w:r>
          <w:r w:rsidR="00DC66E9" w:rsidRPr="00DC66E9">
            <w:rPr>
              <w:noProof/>
            </w:rPr>
            <w:t>[33]</w:t>
          </w:r>
          <w:r w:rsidR="00114FB4">
            <w:fldChar w:fldCharType="end"/>
          </w:r>
        </w:sdtContent>
      </w:sdt>
      <w:r w:rsidRPr="00C66312">
        <w:t>.</w:t>
      </w:r>
    </w:p>
    <w:p w14:paraId="708798F7" w14:textId="71576636" w:rsidR="00C66312" w:rsidRPr="00C66312" w:rsidRDefault="00C66312" w:rsidP="000C6A1C">
      <w:pPr>
        <w:pStyle w:val="NormalBPBHEB"/>
        <w:numPr>
          <w:ilvl w:val="0"/>
          <w:numId w:val="8"/>
        </w:numPr>
      </w:pPr>
      <w:r w:rsidRPr="00A528A3">
        <w:rPr>
          <w:b/>
          <w:bCs/>
        </w:rPr>
        <w:t xml:space="preserve">Scalability and </w:t>
      </w:r>
      <w:r w:rsidR="00712B4A">
        <w:rPr>
          <w:b/>
          <w:bCs/>
        </w:rPr>
        <w:t>f</w:t>
      </w:r>
      <w:r w:rsidRPr="00A528A3">
        <w:rPr>
          <w:b/>
          <w:bCs/>
        </w:rPr>
        <w:t>lexibility</w:t>
      </w:r>
      <w:r w:rsidR="00A528A3">
        <w:rPr>
          <w:b/>
          <w:bCs/>
        </w:rPr>
        <w:t xml:space="preserve">: </w:t>
      </w:r>
      <w:r w:rsidR="006C22FD" w:rsidRPr="006C22FD">
        <w:t xml:space="preserve">Spot Instances provide scalable, flexible </w:t>
      </w:r>
      <w:r w:rsidR="00355998" w:rsidRPr="006C22FD">
        <w:t>ability</w:t>
      </w:r>
      <w:r w:rsidR="006C22FD" w:rsidRPr="006C22FD">
        <w:t xml:space="preserve"> that adapts to dynamic workload demands, reducing resource waste and aligning usage patterns with needs </w:t>
      </w:r>
      <w:sdt>
        <w:sdtPr>
          <w:id w:val="-837917305"/>
          <w:citation/>
        </w:sdtPr>
        <w:sdtContent>
          <w:r w:rsidR="00B30604">
            <w:fldChar w:fldCharType="begin"/>
          </w:r>
          <w:r w:rsidR="002131C0">
            <w:instrText xml:space="preserve">CITATION AWS2b \l 1033 </w:instrText>
          </w:r>
          <w:r w:rsidR="00B30604">
            <w:fldChar w:fldCharType="separate"/>
          </w:r>
          <w:r w:rsidR="00DC66E9" w:rsidRPr="00DC66E9">
            <w:rPr>
              <w:noProof/>
            </w:rPr>
            <w:t>[34]</w:t>
          </w:r>
          <w:r w:rsidR="00B30604">
            <w:fldChar w:fldCharType="end"/>
          </w:r>
        </w:sdtContent>
      </w:sdt>
      <w:r w:rsidRPr="00C66312">
        <w:t>.</w:t>
      </w:r>
    </w:p>
    <w:p w14:paraId="1D041D70" w14:textId="6772D6EA" w:rsidR="00C66312" w:rsidRPr="00C66312" w:rsidRDefault="00C66312" w:rsidP="000C6A1C">
      <w:pPr>
        <w:pStyle w:val="NormalBPBHEB"/>
        <w:numPr>
          <w:ilvl w:val="0"/>
          <w:numId w:val="8"/>
        </w:numPr>
      </w:pPr>
      <w:r w:rsidRPr="00A528A3">
        <w:rPr>
          <w:b/>
          <w:bCs/>
        </w:rPr>
        <w:t xml:space="preserve">Diverse </w:t>
      </w:r>
      <w:r w:rsidR="00712B4A">
        <w:rPr>
          <w:b/>
          <w:bCs/>
        </w:rPr>
        <w:t>u</w:t>
      </w:r>
      <w:r w:rsidRPr="00A528A3">
        <w:rPr>
          <w:b/>
          <w:bCs/>
        </w:rPr>
        <w:t xml:space="preserve">se </w:t>
      </w:r>
      <w:r w:rsidR="00712B4A">
        <w:rPr>
          <w:b/>
          <w:bCs/>
        </w:rPr>
        <w:t>c</w:t>
      </w:r>
      <w:r w:rsidRPr="00A528A3">
        <w:rPr>
          <w:b/>
          <w:bCs/>
        </w:rPr>
        <w:t>ases</w:t>
      </w:r>
      <w:r w:rsidR="00221C39">
        <w:rPr>
          <w:b/>
          <w:bCs/>
        </w:rPr>
        <w:t xml:space="preserve">: </w:t>
      </w:r>
      <w:r w:rsidR="0035326D" w:rsidRPr="0035326D">
        <w:t xml:space="preserve">Spot Instances support a wide range of use cases, including batch processing, </w:t>
      </w:r>
      <w:r w:rsidR="0035326D" w:rsidRPr="00B2370B">
        <w:rPr>
          <w:b/>
          <w:bCs/>
        </w:rPr>
        <w:t>high-performance computing</w:t>
      </w:r>
      <w:r w:rsidR="0035326D" w:rsidRPr="0035326D">
        <w:t xml:space="preserve"> (</w:t>
      </w:r>
      <w:r w:rsidR="0035326D" w:rsidRPr="00B2370B">
        <w:rPr>
          <w:b/>
          <w:bCs/>
        </w:rPr>
        <w:t>HPC</w:t>
      </w:r>
      <w:r w:rsidR="0035326D" w:rsidRPr="0035326D">
        <w:t xml:space="preserve">), and testing environments, offering businesses a versatile, cost-effective solution </w:t>
      </w:r>
      <w:sdt>
        <w:sdtPr>
          <w:id w:val="-1646193975"/>
          <w:citation/>
        </w:sdtPr>
        <w:sdtContent>
          <w:r w:rsidR="00B46021">
            <w:fldChar w:fldCharType="begin"/>
          </w:r>
          <w:r w:rsidR="002131C0">
            <w:instrText xml:space="preserve">CITATION AWS208 \l 1033 </w:instrText>
          </w:r>
          <w:r w:rsidR="00B46021">
            <w:fldChar w:fldCharType="separate"/>
          </w:r>
          <w:r w:rsidR="00DC66E9" w:rsidRPr="00DC66E9">
            <w:rPr>
              <w:noProof/>
            </w:rPr>
            <w:t>[33]</w:t>
          </w:r>
          <w:r w:rsidR="00B46021">
            <w:fldChar w:fldCharType="end"/>
          </w:r>
        </w:sdtContent>
      </w:sdt>
      <w:r w:rsidRPr="00C66312">
        <w:t>.</w:t>
      </w:r>
    </w:p>
    <w:p w14:paraId="41EA2622" w14:textId="6BDC04C5" w:rsidR="00C66312" w:rsidRPr="00C66312" w:rsidRDefault="00C66312" w:rsidP="000C6A1C">
      <w:pPr>
        <w:pStyle w:val="Heading3BPBHEB"/>
      </w:pPr>
      <w:r w:rsidRPr="00C66312">
        <w:t xml:space="preserve">Use </w:t>
      </w:r>
      <w:r w:rsidR="00E641B7">
        <w:t>c</w:t>
      </w:r>
      <w:r w:rsidR="0035326D">
        <w:t>ase</w:t>
      </w:r>
    </w:p>
    <w:p w14:paraId="11BE9CBF" w14:textId="7260F608" w:rsidR="00C66312" w:rsidRPr="00C66312" w:rsidRDefault="00C66312" w:rsidP="000C6A1C">
      <w:pPr>
        <w:pStyle w:val="NormalBPBHEB"/>
      </w:pPr>
      <w:r w:rsidRPr="00C66312">
        <w:t xml:space="preserve">Development </w:t>
      </w:r>
      <w:r w:rsidR="00AE7E6C" w:rsidRPr="00AE7E6C">
        <w:t xml:space="preserve">A company can use Spot Instances for batch processing tasks such as data transformation, </w:t>
      </w:r>
      <w:r w:rsidR="00F765D1" w:rsidRPr="00AE7E6C">
        <w:t>receiving help</w:t>
      </w:r>
      <w:r w:rsidR="00AE7E6C" w:rsidRPr="00AE7E6C">
        <w:t xml:space="preserve"> from cost savings during periods of excess </w:t>
      </w:r>
      <w:r w:rsidR="007A4105" w:rsidRPr="00AE7E6C">
        <w:t>ability</w:t>
      </w:r>
      <w:r w:rsidR="00AE7E6C" w:rsidRPr="00AE7E6C">
        <w:t xml:space="preserve">. Similarly, development teams can </w:t>
      </w:r>
      <w:r w:rsidR="00F765D1" w:rsidRPr="00AE7E6C">
        <w:t>use</w:t>
      </w:r>
      <w:r w:rsidR="00AE7E6C" w:rsidRPr="00AE7E6C">
        <w:t xml:space="preserve"> Spot Instances for scalable testing environments, </w:t>
      </w:r>
      <w:r w:rsidR="007A4105" w:rsidRPr="00AE7E6C">
        <w:t>perfecting</w:t>
      </w:r>
      <w:r w:rsidR="00AE7E6C" w:rsidRPr="00AE7E6C">
        <w:t xml:space="preserve"> spending during development phases</w:t>
      </w:r>
      <w:r w:rsidRPr="00C66312">
        <w:t xml:space="preserve"> </w:t>
      </w:r>
      <w:sdt>
        <w:sdtPr>
          <w:id w:val="1764725609"/>
          <w:citation/>
        </w:sdtPr>
        <w:sdtContent>
          <w:r w:rsidR="00E3083E">
            <w:fldChar w:fldCharType="begin"/>
          </w:r>
          <w:r w:rsidR="002131C0">
            <w:instrText xml:space="preserve">CITATION AWS2b \l 1033 </w:instrText>
          </w:r>
          <w:r w:rsidR="00E3083E">
            <w:fldChar w:fldCharType="separate"/>
          </w:r>
          <w:r w:rsidR="00DC66E9" w:rsidRPr="00DC66E9">
            <w:rPr>
              <w:noProof/>
            </w:rPr>
            <w:t>[34]</w:t>
          </w:r>
          <w:r w:rsidR="00E3083E">
            <w:fldChar w:fldCharType="end"/>
          </w:r>
        </w:sdtContent>
      </w:sdt>
      <w:r w:rsidRPr="00C66312">
        <w:t>.</w:t>
      </w:r>
    </w:p>
    <w:p w14:paraId="17D86AE3" w14:textId="7AD46877" w:rsidR="00C66312" w:rsidRPr="00C66312" w:rsidRDefault="00EF6B4F" w:rsidP="000C6A1C">
      <w:pPr>
        <w:pStyle w:val="Heading3BPBHEB"/>
      </w:pPr>
      <w:r>
        <w:t>Wrap up</w:t>
      </w:r>
    </w:p>
    <w:p w14:paraId="64893B5D" w14:textId="11540406" w:rsidR="00C66312" w:rsidRPr="00C66312" w:rsidRDefault="00887575" w:rsidP="000C6A1C">
      <w:pPr>
        <w:pStyle w:val="NormalBPBHEB"/>
      </w:pPr>
      <w:r w:rsidRPr="00887575">
        <w:t>Amazon EC2 Spot Instances offer businesses a powerful and flexible cloud resource, providing substantial cost savings and the ability to scale applications efficiently. By planning for fault tolerance, integrating automation, and monitoring resource usage, businesses can maximize the potential of Spot Instances while minimizing costs</w:t>
      </w:r>
      <w:r>
        <w:t xml:space="preserve"> </w:t>
      </w:r>
      <w:sdt>
        <w:sdtPr>
          <w:id w:val="-855805473"/>
          <w:citation/>
        </w:sdtPr>
        <w:sdtContent>
          <w:r w:rsidR="00C170AB">
            <w:fldChar w:fldCharType="begin"/>
          </w:r>
          <w:r w:rsidR="002131C0">
            <w:instrText xml:space="preserve">CITATION AWS2b \l 1033 </w:instrText>
          </w:r>
          <w:r w:rsidR="00C170AB">
            <w:fldChar w:fldCharType="separate"/>
          </w:r>
          <w:r w:rsidR="00DC66E9" w:rsidRPr="00DC66E9">
            <w:rPr>
              <w:noProof/>
            </w:rPr>
            <w:t>[34]</w:t>
          </w:r>
          <w:r w:rsidR="00C170AB">
            <w:fldChar w:fldCharType="end"/>
          </w:r>
        </w:sdtContent>
      </w:sdt>
      <w:r w:rsidR="00C66312" w:rsidRPr="00C66312">
        <w:t>.</w:t>
      </w:r>
    </w:p>
    <w:p w14:paraId="70E403BD" w14:textId="72AFF6C5" w:rsidR="00176A03" w:rsidRPr="00176A03" w:rsidRDefault="00176A03" w:rsidP="000C6A1C">
      <w:pPr>
        <w:pStyle w:val="Heading2BPBHEB"/>
      </w:pPr>
      <w:r w:rsidRPr="00176A03">
        <w:t xml:space="preserve">AWS </w:t>
      </w:r>
      <w:r w:rsidR="00E641B7">
        <w:t>b</w:t>
      </w:r>
      <w:r w:rsidRPr="00176A03">
        <w:t>udgets</w:t>
      </w:r>
    </w:p>
    <w:p w14:paraId="76705388" w14:textId="77BD0B2B" w:rsidR="00176A03" w:rsidRPr="00176A03" w:rsidRDefault="00176A03" w:rsidP="000C6A1C">
      <w:pPr>
        <w:pStyle w:val="NormalBPBHEB"/>
      </w:pPr>
      <w:r w:rsidRPr="00176A03">
        <w:t xml:space="preserve">AWS Budgets </w:t>
      </w:r>
      <w:r w:rsidR="007422A0" w:rsidRPr="007422A0">
        <w:t xml:space="preserve">provides businesses with a powerful tool to take control of their cloud spending, helping them manage costs and usage efficiently. By offering customizable budgeting, real-time alerts, and forecasting capabilities, AWS Budgets supports organizations in aligning cloud expenditures with financial goals </w:t>
      </w:r>
      <w:sdt>
        <w:sdtPr>
          <w:id w:val="-1059016692"/>
          <w:citation/>
        </w:sdtPr>
        <w:sdtContent>
          <w:r w:rsidR="009203E1">
            <w:fldChar w:fldCharType="begin"/>
          </w:r>
          <w:r w:rsidR="002131C0">
            <w:instrText xml:space="preserve">CITATION AWS2a1 \l 1033 </w:instrText>
          </w:r>
          <w:r w:rsidR="009203E1">
            <w:fldChar w:fldCharType="separate"/>
          </w:r>
          <w:r w:rsidR="00DC66E9" w:rsidRPr="00DC66E9">
            <w:rPr>
              <w:noProof/>
            </w:rPr>
            <w:t>[36]</w:t>
          </w:r>
          <w:r w:rsidR="009203E1">
            <w:fldChar w:fldCharType="end"/>
          </w:r>
        </w:sdtContent>
      </w:sdt>
      <w:r w:rsidR="009203E1">
        <w:t>.</w:t>
      </w:r>
    </w:p>
    <w:p w14:paraId="4E417B92" w14:textId="45636DDE" w:rsidR="00176A03" w:rsidRDefault="00176A03" w:rsidP="000C6A1C">
      <w:pPr>
        <w:pStyle w:val="Heading3BPBHEB"/>
      </w:pPr>
      <w:r w:rsidRPr="00176A03">
        <w:t xml:space="preserve">Key </w:t>
      </w:r>
      <w:r w:rsidR="00E641B7">
        <w:t>f</w:t>
      </w:r>
      <w:r w:rsidRPr="00176A03">
        <w:t xml:space="preserve">eatures of AWS </w:t>
      </w:r>
      <w:r w:rsidR="00E641B7">
        <w:t>b</w:t>
      </w:r>
      <w:r w:rsidRPr="00176A03">
        <w:t>udgets</w:t>
      </w:r>
    </w:p>
    <w:p w14:paraId="3DEBA399" w14:textId="0C06E2C2" w:rsidR="00516826" w:rsidRPr="00516826" w:rsidRDefault="00516826" w:rsidP="000C6A1C">
      <w:pPr>
        <w:pStyle w:val="NormalBPBHEB"/>
      </w:pPr>
      <w:r w:rsidRPr="00176A03">
        <w:t xml:space="preserve">This section covers the features, benefits, and applications of AWS Budgets, </w:t>
      </w:r>
      <w:r w:rsidR="00F765D1" w:rsidRPr="00176A03">
        <w:t>showing</w:t>
      </w:r>
      <w:r w:rsidRPr="00176A03">
        <w:t xml:space="preserve"> how this tool can contribute to more precise cost management within the AWS ecosystem</w:t>
      </w:r>
      <w:r w:rsidR="00224C86">
        <w:t xml:space="preserve">. </w:t>
      </w:r>
      <w:r w:rsidR="00A50B08" w:rsidRPr="00A50B08">
        <w:t>Monitoring cloud costs is crucial for financial control and resource optimization. AWS Budgets provides businesses with real-time cost tracking, alerts, and forecasting tools to manage expenses effectively.</w:t>
      </w:r>
      <w:r w:rsidR="00A50B08">
        <w:t xml:space="preserve"> </w:t>
      </w:r>
      <w:r w:rsidR="00224C86">
        <w:t xml:space="preserve">Below we start by introducing </w:t>
      </w:r>
      <w:r w:rsidR="007F63E3">
        <w:t>a sample of AWS Budgets’ key features:</w:t>
      </w:r>
    </w:p>
    <w:p w14:paraId="412E70EC" w14:textId="760005F9" w:rsidR="00176A03" w:rsidRPr="00176A03" w:rsidRDefault="00176A03" w:rsidP="000C6A1C">
      <w:pPr>
        <w:pStyle w:val="NormalBPBHEB"/>
        <w:numPr>
          <w:ilvl w:val="0"/>
          <w:numId w:val="9"/>
        </w:numPr>
      </w:pPr>
      <w:r w:rsidRPr="000151E6">
        <w:rPr>
          <w:b/>
          <w:bCs/>
        </w:rPr>
        <w:lastRenderedPageBreak/>
        <w:t xml:space="preserve">Customizable </w:t>
      </w:r>
      <w:r w:rsidR="00E641B7">
        <w:rPr>
          <w:b/>
          <w:bCs/>
        </w:rPr>
        <w:t>b</w:t>
      </w:r>
      <w:r w:rsidRPr="000151E6">
        <w:rPr>
          <w:b/>
          <w:bCs/>
        </w:rPr>
        <w:t>udgeting</w:t>
      </w:r>
      <w:r w:rsidR="000151E6">
        <w:rPr>
          <w:b/>
          <w:bCs/>
        </w:rPr>
        <w:t xml:space="preserve">: </w:t>
      </w:r>
      <w:r w:rsidR="00E37262" w:rsidRPr="00E37262">
        <w:t xml:space="preserve">AWS Budgets </w:t>
      </w:r>
      <w:r w:rsidR="00D5210F" w:rsidRPr="00E37262">
        <w:t>enable</w:t>
      </w:r>
      <w:r w:rsidR="00E37262" w:rsidRPr="00E37262">
        <w:t xml:space="preserve"> businesses to set up personalized budgets based on specific AWS services, accounts, or cost categories. This flexibility allows businesses to align their cloud spending with their financial goals </w:t>
      </w:r>
      <w:sdt>
        <w:sdtPr>
          <w:id w:val="-1929806229"/>
          <w:citation/>
        </w:sdtPr>
        <w:sdtContent>
          <w:r w:rsidR="009203E1">
            <w:fldChar w:fldCharType="begin"/>
          </w:r>
          <w:r w:rsidR="002131C0">
            <w:instrText xml:space="preserve">CITATION AWS209 \l 1033 </w:instrText>
          </w:r>
          <w:r w:rsidR="009203E1">
            <w:fldChar w:fldCharType="separate"/>
          </w:r>
          <w:r w:rsidR="00DC66E9" w:rsidRPr="00DC66E9">
            <w:rPr>
              <w:noProof/>
            </w:rPr>
            <w:t>[37]</w:t>
          </w:r>
          <w:r w:rsidR="009203E1">
            <w:fldChar w:fldCharType="end"/>
          </w:r>
        </w:sdtContent>
      </w:sdt>
      <w:r w:rsidRPr="00176A03">
        <w:t>.</w:t>
      </w:r>
    </w:p>
    <w:p w14:paraId="2DAEE241" w14:textId="23CBF4B0" w:rsidR="00176A03" w:rsidRPr="00176A03" w:rsidRDefault="00176A03" w:rsidP="000C6A1C">
      <w:pPr>
        <w:pStyle w:val="NormalBPBHEB"/>
        <w:numPr>
          <w:ilvl w:val="0"/>
          <w:numId w:val="9"/>
        </w:numPr>
      </w:pPr>
      <w:r w:rsidRPr="000151E6">
        <w:rPr>
          <w:b/>
          <w:bCs/>
        </w:rPr>
        <w:t>Real-</w:t>
      </w:r>
      <w:r w:rsidR="00E641B7" w:rsidRPr="000151E6">
        <w:rPr>
          <w:b/>
          <w:bCs/>
        </w:rPr>
        <w:t>time alerts and notifications</w:t>
      </w:r>
      <w:r w:rsidR="00C269FC">
        <w:rPr>
          <w:b/>
          <w:bCs/>
        </w:rPr>
        <w:t xml:space="preserve">: </w:t>
      </w:r>
      <w:r w:rsidR="00883D50" w:rsidRPr="00883D50">
        <w:t xml:space="preserve">AWS Budgets provides real-time alerts when costs exceed predefined thresholds. These alerts can </w:t>
      </w:r>
      <w:r w:rsidR="004C1D4F">
        <w:t>go</w:t>
      </w:r>
      <w:r w:rsidR="00883D50" w:rsidRPr="00883D50">
        <w:t xml:space="preserve"> through email or SNS, helping businesses take immediate corrective actions </w:t>
      </w:r>
      <w:sdt>
        <w:sdtPr>
          <w:id w:val="93439612"/>
          <w:citation/>
        </w:sdtPr>
        <w:sdtContent>
          <w:r w:rsidR="006402FE">
            <w:fldChar w:fldCharType="begin"/>
          </w:r>
          <w:r w:rsidR="002131C0">
            <w:instrText xml:space="preserve">CITATION AWS2a1 \l 1033 </w:instrText>
          </w:r>
          <w:r w:rsidR="006402FE">
            <w:fldChar w:fldCharType="separate"/>
          </w:r>
          <w:r w:rsidR="00DC66E9" w:rsidRPr="00DC66E9">
            <w:rPr>
              <w:noProof/>
            </w:rPr>
            <w:t>[36]</w:t>
          </w:r>
          <w:r w:rsidR="006402FE">
            <w:fldChar w:fldCharType="end"/>
          </w:r>
        </w:sdtContent>
      </w:sdt>
      <w:r w:rsidRPr="00176A03">
        <w:t xml:space="preserve">. </w:t>
      </w:r>
    </w:p>
    <w:p w14:paraId="292AAD42" w14:textId="5C5D660F" w:rsidR="00176A03" w:rsidRPr="00176A03" w:rsidRDefault="00176A03" w:rsidP="000C6A1C">
      <w:pPr>
        <w:pStyle w:val="NormalBPBHEB"/>
        <w:numPr>
          <w:ilvl w:val="0"/>
          <w:numId w:val="9"/>
        </w:numPr>
      </w:pPr>
      <w:r w:rsidRPr="000151E6">
        <w:rPr>
          <w:b/>
          <w:bCs/>
        </w:rPr>
        <w:t xml:space="preserve">Forecasting </w:t>
      </w:r>
      <w:r w:rsidR="00E641B7">
        <w:rPr>
          <w:b/>
          <w:bCs/>
        </w:rPr>
        <w:t>c</w:t>
      </w:r>
      <w:r w:rsidRPr="000151E6">
        <w:rPr>
          <w:b/>
          <w:bCs/>
        </w:rPr>
        <w:t>apabilities</w:t>
      </w:r>
      <w:r w:rsidR="00C269FC">
        <w:rPr>
          <w:b/>
          <w:bCs/>
        </w:rPr>
        <w:t xml:space="preserve">: </w:t>
      </w:r>
      <w:r w:rsidR="00D15C74" w:rsidRPr="00D15C74">
        <w:t xml:space="preserve">With built-in forecasting, AWS Budgets predicts future spending based on historical data. This feature helps businesses adjust their strategies to avoid overspending </w:t>
      </w:r>
      <w:sdt>
        <w:sdtPr>
          <w:id w:val="999536734"/>
          <w:citation/>
        </w:sdtPr>
        <w:sdtContent>
          <w:r w:rsidR="006402FE">
            <w:fldChar w:fldCharType="begin"/>
          </w:r>
          <w:r w:rsidR="002131C0">
            <w:instrText xml:space="preserve">CITATION AWS209 \l 1033 </w:instrText>
          </w:r>
          <w:r w:rsidR="006402FE">
            <w:fldChar w:fldCharType="separate"/>
          </w:r>
          <w:r w:rsidR="00DC66E9" w:rsidRPr="00DC66E9">
            <w:rPr>
              <w:noProof/>
            </w:rPr>
            <w:t>[37]</w:t>
          </w:r>
          <w:r w:rsidR="006402FE">
            <w:fldChar w:fldCharType="end"/>
          </w:r>
        </w:sdtContent>
      </w:sdt>
      <w:r w:rsidRPr="00176A03">
        <w:t>.</w:t>
      </w:r>
    </w:p>
    <w:p w14:paraId="6545880E" w14:textId="2F2A8067" w:rsidR="00176A03" w:rsidRDefault="00176A03" w:rsidP="000C6A1C">
      <w:pPr>
        <w:pStyle w:val="Heading3BPBHEB"/>
      </w:pPr>
      <w:r w:rsidRPr="00176A03">
        <w:t xml:space="preserve">Benefits </w:t>
      </w:r>
    </w:p>
    <w:p w14:paraId="6FC3744A" w14:textId="62343769" w:rsidR="00B06903" w:rsidRPr="00B06903" w:rsidRDefault="00B06903" w:rsidP="000C6A1C">
      <w:pPr>
        <w:pStyle w:val="NormalBPBHEB"/>
      </w:pPr>
      <w:r w:rsidRPr="00B06903">
        <w:t xml:space="preserve">AWS Budgets is a fundamental tool for businesses </w:t>
      </w:r>
      <w:r w:rsidR="00F765D1" w:rsidRPr="00B06903">
        <w:t>looking</w:t>
      </w:r>
      <w:r w:rsidRPr="00B06903">
        <w:t xml:space="preserve"> to exert precise control over their AWS spending</w:t>
      </w:r>
      <w:r>
        <w:t>.</w:t>
      </w:r>
      <w:r w:rsidR="00A50B08" w:rsidRPr="00A50B08">
        <w:rPr>
          <w:rFonts w:asciiTheme="minorHAnsi" w:eastAsiaTheme="minorHAnsi" w:hAnsiTheme="minorHAnsi" w:cstheme="minorBidi"/>
        </w:rPr>
        <w:t xml:space="preserve"> </w:t>
      </w:r>
      <w:r w:rsidR="00A50B08" w:rsidRPr="00A50B08">
        <w:t xml:space="preserve">Beyond cost tracking, AWS Budgets ensures financial accountability across organizations by </w:t>
      </w:r>
      <w:r w:rsidR="00B018D7" w:rsidRPr="00A50B08">
        <w:t>offering</w:t>
      </w:r>
      <w:r w:rsidR="00A50B08" w:rsidRPr="00A50B08">
        <w:t xml:space="preserve"> precise spending insights, </w:t>
      </w:r>
      <w:r w:rsidR="00C524A6" w:rsidRPr="00A50B08">
        <w:t>improving</w:t>
      </w:r>
      <w:r w:rsidR="00A50B08" w:rsidRPr="00A50B08">
        <w:t xml:space="preserve"> resource allocation, and enforcing budgetary discipline.</w:t>
      </w:r>
      <w:r w:rsidR="00691406">
        <w:t xml:space="preserve"> Below we list other relevant benefits.</w:t>
      </w:r>
    </w:p>
    <w:p w14:paraId="37815B13" w14:textId="2B0CBF90" w:rsidR="00176A03" w:rsidRPr="00176A03" w:rsidRDefault="00176A03" w:rsidP="000C6A1C">
      <w:pPr>
        <w:pStyle w:val="NormalBPBHEB"/>
        <w:numPr>
          <w:ilvl w:val="0"/>
          <w:numId w:val="10"/>
        </w:numPr>
      </w:pPr>
      <w:commentRangeStart w:id="70"/>
      <w:commentRangeStart w:id="71"/>
      <w:r w:rsidRPr="00C269FC">
        <w:rPr>
          <w:b/>
          <w:bCs/>
        </w:rPr>
        <w:t xml:space="preserve">Cost </w:t>
      </w:r>
      <w:r w:rsidR="00BC32FD">
        <w:rPr>
          <w:b/>
          <w:bCs/>
        </w:rPr>
        <w:t>p</w:t>
      </w:r>
      <w:r w:rsidRPr="00C269FC">
        <w:rPr>
          <w:b/>
          <w:bCs/>
        </w:rPr>
        <w:t>redictability</w:t>
      </w:r>
      <w:commentRangeEnd w:id="70"/>
      <w:r w:rsidR="00E84EEA">
        <w:rPr>
          <w:rStyle w:val="CommentReference"/>
          <w:rFonts w:asciiTheme="minorHAnsi" w:eastAsiaTheme="minorHAnsi" w:hAnsiTheme="minorHAnsi" w:cstheme="minorBidi"/>
        </w:rPr>
        <w:commentReference w:id="70"/>
      </w:r>
      <w:commentRangeEnd w:id="71"/>
      <w:r w:rsidR="00917141">
        <w:rPr>
          <w:rStyle w:val="CommentReference"/>
          <w:rFonts w:asciiTheme="minorHAnsi" w:eastAsiaTheme="minorHAnsi" w:hAnsiTheme="minorHAnsi" w:cstheme="minorBidi"/>
        </w:rPr>
        <w:commentReference w:id="71"/>
      </w:r>
      <w:r w:rsidR="00C269FC">
        <w:rPr>
          <w:b/>
          <w:bCs/>
        </w:rPr>
        <w:t xml:space="preserve">: </w:t>
      </w:r>
      <w:r w:rsidRPr="00176A03">
        <w:t xml:space="preserve">AWS Budgets </w:t>
      </w:r>
      <w:r w:rsidR="00986CAA" w:rsidRPr="00986CAA">
        <w:t xml:space="preserve">improves financial predictability by providing insights into current and future cloud costs. Organizations can reduce unexpected expenses and </w:t>
      </w:r>
      <w:r w:rsidR="00F765D1" w:rsidRPr="00986CAA">
        <w:t>improve</w:t>
      </w:r>
      <w:r w:rsidR="00986CAA" w:rsidRPr="00986CAA">
        <w:t xml:space="preserve"> budget allocation </w:t>
      </w:r>
      <w:sdt>
        <w:sdtPr>
          <w:id w:val="-1262062558"/>
          <w:citation/>
        </w:sdtPr>
        <w:sdtContent>
          <w:r w:rsidR="006402FE">
            <w:fldChar w:fldCharType="begin"/>
          </w:r>
          <w:r w:rsidR="002131C0">
            <w:instrText xml:space="preserve">CITATION AWS209 \l 1033 </w:instrText>
          </w:r>
          <w:r w:rsidR="006402FE">
            <w:fldChar w:fldCharType="separate"/>
          </w:r>
          <w:r w:rsidR="00DC66E9" w:rsidRPr="00DC66E9">
            <w:rPr>
              <w:noProof/>
            </w:rPr>
            <w:t>[37]</w:t>
          </w:r>
          <w:r w:rsidR="006402FE">
            <w:fldChar w:fldCharType="end"/>
          </w:r>
        </w:sdtContent>
      </w:sdt>
      <w:r w:rsidRPr="00176A03">
        <w:t>.</w:t>
      </w:r>
    </w:p>
    <w:p w14:paraId="788FC782" w14:textId="1A8F1C93" w:rsidR="00176A03" w:rsidRPr="00176A03" w:rsidRDefault="00176A03" w:rsidP="000C6A1C">
      <w:pPr>
        <w:pStyle w:val="NormalBPBHEB"/>
        <w:numPr>
          <w:ilvl w:val="0"/>
          <w:numId w:val="10"/>
        </w:numPr>
      </w:pPr>
      <w:r w:rsidRPr="00C269FC">
        <w:rPr>
          <w:b/>
          <w:bCs/>
        </w:rPr>
        <w:t xml:space="preserve">Resource </w:t>
      </w:r>
      <w:r w:rsidR="00BC32FD">
        <w:rPr>
          <w:b/>
          <w:bCs/>
        </w:rPr>
        <w:t>o</w:t>
      </w:r>
      <w:r w:rsidRPr="00C269FC">
        <w:rPr>
          <w:b/>
          <w:bCs/>
        </w:rPr>
        <w:t>ptimization</w:t>
      </w:r>
      <w:r w:rsidR="00C269FC">
        <w:rPr>
          <w:b/>
          <w:bCs/>
        </w:rPr>
        <w:t xml:space="preserve">: </w:t>
      </w:r>
      <w:r w:rsidRPr="00176A03">
        <w:t xml:space="preserve">By configuring AWS Budgets for various cost categories, businesses can </w:t>
      </w:r>
      <w:r w:rsidR="00F765D1" w:rsidRPr="00782AA5">
        <w:t>distribute</w:t>
      </w:r>
      <w:r w:rsidR="00782AA5" w:rsidRPr="00782AA5">
        <w:t xml:space="preserve"> resources efficiently, ensuring spending aligns with financial constraints </w:t>
      </w:r>
      <w:sdt>
        <w:sdtPr>
          <w:id w:val="268208504"/>
          <w:citation/>
        </w:sdtPr>
        <w:sdtContent>
          <w:r w:rsidR="006A504B">
            <w:fldChar w:fldCharType="begin"/>
          </w:r>
          <w:r w:rsidR="002131C0">
            <w:instrText xml:space="preserve">CITATION AWS209 \l 1033 </w:instrText>
          </w:r>
          <w:r w:rsidR="006A504B">
            <w:fldChar w:fldCharType="separate"/>
          </w:r>
          <w:r w:rsidR="00DC66E9" w:rsidRPr="00DC66E9">
            <w:rPr>
              <w:noProof/>
            </w:rPr>
            <w:t>[37]</w:t>
          </w:r>
          <w:r w:rsidR="006A504B">
            <w:fldChar w:fldCharType="end"/>
          </w:r>
        </w:sdtContent>
      </w:sdt>
      <w:r w:rsidRPr="00176A03">
        <w:t>.</w:t>
      </w:r>
    </w:p>
    <w:p w14:paraId="3EE5BDBD" w14:textId="5149A0DC" w:rsidR="00176A03" w:rsidRPr="00176A03" w:rsidRDefault="00176A03" w:rsidP="000C6A1C">
      <w:pPr>
        <w:pStyle w:val="NormalBPBHEB"/>
        <w:numPr>
          <w:ilvl w:val="0"/>
          <w:numId w:val="10"/>
        </w:numPr>
      </w:pPr>
      <w:r w:rsidRPr="00C269FC">
        <w:rPr>
          <w:b/>
          <w:bCs/>
        </w:rPr>
        <w:t xml:space="preserve">Financial </w:t>
      </w:r>
      <w:r w:rsidR="00BC32FD">
        <w:rPr>
          <w:b/>
          <w:bCs/>
        </w:rPr>
        <w:t>a</w:t>
      </w:r>
      <w:r w:rsidRPr="00C269FC">
        <w:rPr>
          <w:b/>
          <w:bCs/>
        </w:rPr>
        <w:t>ccountability</w:t>
      </w:r>
      <w:r w:rsidR="00C269FC">
        <w:rPr>
          <w:b/>
          <w:bCs/>
        </w:rPr>
        <w:t xml:space="preserve">: </w:t>
      </w:r>
      <w:r w:rsidRPr="00176A03">
        <w:t>With transparent budget tracking and real-time alerts, AWS Budgets fosters a culture of financial accountability</w:t>
      </w:r>
      <w:r w:rsidR="00225F02">
        <w:t>.</w:t>
      </w:r>
      <w:r w:rsidRPr="00176A03">
        <w:t xml:space="preserve"> </w:t>
      </w:r>
      <w:r w:rsidR="00225F02" w:rsidRPr="00225F02">
        <w:t xml:space="preserve">Each department can </w:t>
      </w:r>
      <w:r w:rsidR="00F765D1" w:rsidRPr="00225F02">
        <w:t>watch</w:t>
      </w:r>
      <w:r w:rsidR="00225F02" w:rsidRPr="00225F02">
        <w:t xml:space="preserve"> and manage its usage, encouraging responsible resource usage (Amazon Web Services </w:t>
      </w:r>
      <w:r w:rsidRPr="00176A03">
        <w:t xml:space="preserve">organizations </w:t>
      </w:r>
      <w:sdt>
        <w:sdtPr>
          <w:id w:val="1738359334"/>
          <w:citation/>
        </w:sdtPr>
        <w:sdtContent>
          <w:r w:rsidR="00783B51">
            <w:fldChar w:fldCharType="begin"/>
          </w:r>
          <w:r w:rsidR="002131C0">
            <w:instrText xml:space="preserve">CITATION AWS2a1 \l 1033 </w:instrText>
          </w:r>
          <w:r w:rsidR="00783B51">
            <w:fldChar w:fldCharType="separate"/>
          </w:r>
          <w:r w:rsidR="00DC66E9" w:rsidRPr="00DC66E9">
            <w:rPr>
              <w:noProof/>
            </w:rPr>
            <w:t>[36]</w:t>
          </w:r>
          <w:r w:rsidR="00783B51">
            <w:fldChar w:fldCharType="end"/>
          </w:r>
        </w:sdtContent>
      </w:sdt>
      <w:r w:rsidR="001626B6">
        <w:t>.</w:t>
      </w:r>
    </w:p>
    <w:p w14:paraId="0EACCAB6" w14:textId="3192967C" w:rsidR="00176A03" w:rsidRPr="00176A03" w:rsidRDefault="00176A03" w:rsidP="000C6A1C">
      <w:pPr>
        <w:pStyle w:val="Heading3BPBHEB"/>
      </w:pPr>
      <w:r w:rsidRPr="00176A03">
        <w:t xml:space="preserve">Use </w:t>
      </w:r>
      <w:r w:rsidR="00BC32FD">
        <w:t>c</w:t>
      </w:r>
      <w:r w:rsidR="00614439">
        <w:t>ase</w:t>
      </w:r>
    </w:p>
    <w:p w14:paraId="15E973CC" w14:textId="2BD4FE42" w:rsidR="00176A03" w:rsidRPr="00614439" w:rsidRDefault="004258ED" w:rsidP="000C6A1C">
      <w:pPr>
        <w:pStyle w:val="NormalBPBHEB"/>
      </w:pPr>
      <w:r w:rsidRPr="004258ED">
        <w:t>A retail company uses AWS Budgets to manage its departmental budgets, ensuring each team stays within budgetary constraints while meeting their operational goals</w:t>
      </w:r>
      <w:r w:rsidR="00176A03" w:rsidRPr="00614439">
        <w:t xml:space="preserve">. </w:t>
      </w:r>
      <w:sdt>
        <w:sdtPr>
          <w:id w:val="1643770671"/>
          <w:citation/>
        </w:sdtPr>
        <w:sdtContent>
          <w:r w:rsidR="007F1A0A" w:rsidRPr="00614439">
            <w:fldChar w:fldCharType="begin"/>
          </w:r>
          <w:r w:rsidR="002131C0">
            <w:instrText xml:space="preserve">CITATION AWS209 \l 1033 </w:instrText>
          </w:r>
          <w:r w:rsidR="007F1A0A" w:rsidRPr="00614439">
            <w:fldChar w:fldCharType="separate"/>
          </w:r>
          <w:r w:rsidR="00DC66E9" w:rsidRPr="00DC66E9">
            <w:rPr>
              <w:noProof/>
            </w:rPr>
            <w:t>[37]</w:t>
          </w:r>
          <w:r w:rsidR="007F1A0A" w:rsidRPr="00614439">
            <w:fldChar w:fldCharType="end"/>
          </w:r>
        </w:sdtContent>
      </w:sdt>
      <w:r w:rsidR="00176A03" w:rsidRPr="00614439">
        <w:t>.</w:t>
      </w:r>
    </w:p>
    <w:p w14:paraId="03014A4D" w14:textId="4BF978EA" w:rsidR="0092014A" w:rsidRPr="0092014A" w:rsidRDefault="0092014A" w:rsidP="000C6A1C">
      <w:pPr>
        <w:pStyle w:val="Heading3BPBHEB"/>
      </w:pPr>
      <w:r w:rsidRPr="0092014A">
        <w:t>Wrap up</w:t>
      </w:r>
    </w:p>
    <w:p w14:paraId="18238FCB" w14:textId="524A4DDD" w:rsidR="00176A03" w:rsidRPr="00176A03" w:rsidRDefault="003C0FB2" w:rsidP="000C6A1C">
      <w:pPr>
        <w:pStyle w:val="NormalBPBHEB"/>
      </w:pPr>
      <w:r w:rsidRPr="003C0FB2">
        <w:t xml:space="preserve">AWS Budgets offers businesses a comprehensive solution for managing AWS spending. With its ability to customize budgets, send real-time alerts, and forecast future spending, AWS Budgets helps businesses </w:t>
      </w:r>
      <w:r w:rsidR="00452FB4" w:rsidRPr="003C0FB2">
        <w:t>keep</w:t>
      </w:r>
      <w:r w:rsidRPr="003C0FB2">
        <w:t xml:space="preserve"> financial control and align cloud usage with organizational goals</w:t>
      </w:r>
      <w:r>
        <w:t xml:space="preserve"> </w:t>
      </w:r>
      <w:sdt>
        <w:sdtPr>
          <w:id w:val="-342546797"/>
          <w:citation/>
        </w:sdtPr>
        <w:sdtContent>
          <w:r w:rsidR="003A7035">
            <w:fldChar w:fldCharType="begin"/>
          </w:r>
          <w:r w:rsidR="002131C0">
            <w:instrText xml:space="preserve">CITATION AWS2b3 \l 1033 </w:instrText>
          </w:r>
          <w:r w:rsidR="003A7035">
            <w:fldChar w:fldCharType="separate"/>
          </w:r>
          <w:r w:rsidR="00DC66E9" w:rsidRPr="00DC66E9">
            <w:rPr>
              <w:noProof/>
            </w:rPr>
            <w:t>[38]</w:t>
          </w:r>
          <w:r w:rsidR="003A7035">
            <w:fldChar w:fldCharType="end"/>
          </w:r>
        </w:sdtContent>
      </w:sdt>
      <w:r w:rsidR="00176A03" w:rsidRPr="00176A03">
        <w:t>.</w:t>
      </w:r>
    </w:p>
    <w:p w14:paraId="1350AC21" w14:textId="3687E56B" w:rsidR="00E84AB3" w:rsidRPr="00E84AB3" w:rsidRDefault="00E84AB3" w:rsidP="000C6A1C">
      <w:pPr>
        <w:pStyle w:val="Heading2BPBHEB"/>
      </w:pPr>
      <w:r w:rsidRPr="00E84AB3">
        <w:t xml:space="preserve">AWS </w:t>
      </w:r>
      <w:r w:rsidR="00F66809">
        <w:t>c</w:t>
      </w:r>
      <w:r w:rsidRPr="00E84AB3">
        <w:t xml:space="preserve">ost and </w:t>
      </w:r>
      <w:r w:rsidR="00F66809">
        <w:t>u</w:t>
      </w:r>
      <w:r w:rsidRPr="00E84AB3">
        <w:t xml:space="preserve">sage </w:t>
      </w:r>
      <w:r w:rsidR="00F66809">
        <w:t>r</w:t>
      </w:r>
      <w:r w:rsidRPr="00E84AB3">
        <w:t xml:space="preserve">eport </w:t>
      </w:r>
    </w:p>
    <w:p w14:paraId="18E830FA" w14:textId="74CCB96D" w:rsidR="00E84AB3" w:rsidRPr="00E84AB3" w:rsidRDefault="00E84AB3" w:rsidP="000C6A1C">
      <w:pPr>
        <w:pStyle w:val="NormalBPBHEB"/>
      </w:pPr>
      <w:r w:rsidRPr="00E84AB3">
        <w:t xml:space="preserve">The </w:t>
      </w:r>
      <w:r w:rsidRPr="00E84AB3">
        <w:rPr>
          <w:b/>
          <w:bCs/>
        </w:rPr>
        <w:t xml:space="preserve">AWS Cost and Usage Report </w:t>
      </w:r>
      <w:r w:rsidRPr="00B2370B">
        <w:t>(</w:t>
      </w:r>
      <w:r w:rsidRPr="00E84AB3">
        <w:rPr>
          <w:b/>
          <w:bCs/>
        </w:rPr>
        <w:t>CUR</w:t>
      </w:r>
      <w:r w:rsidRPr="00B2370B">
        <w:t>)</w:t>
      </w:r>
      <w:r w:rsidRPr="00F66809">
        <w:t xml:space="preserve"> </w:t>
      </w:r>
      <w:r w:rsidR="00F765D1" w:rsidRPr="00E84AB3">
        <w:t>offers</w:t>
      </w:r>
      <w:r w:rsidRPr="00E84AB3">
        <w:t xml:space="preserve"> </w:t>
      </w:r>
      <w:r w:rsidR="008F6A7D" w:rsidRPr="008F6A7D">
        <w:t xml:space="preserve">detailed insights into AWS consumption, enabling businesses to </w:t>
      </w:r>
      <w:r w:rsidR="007A4105" w:rsidRPr="008F6A7D">
        <w:t>improve</w:t>
      </w:r>
      <w:r w:rsidR="008F6A7D" w:rsidRPr="008F6A7D">
        <w:t xml:space="preserve"> cloud costs. This service allows organizations to manage expenses with precision by offering granular data on resource usage and associated costs</w:t>
      </w:r>
      <w:r w:rsidR="008F6A7D">
        <w:t xml:space="preserve"> </w:t>
      </w:r>
      <w:sdt>
        <w:sdtPr>
          <w:id w:val="1338659094"/>
          <w:citation/>
        </w:sdtPr>
        <w:sdtContent>
          <w:r w:rsidR="00255C04">
            <w:fldChar w:fldCharType="begin"/>
          </w:r>
          <w:r w:rsidR="002131C0">
            <w:instrText xml:space="preserve">CITATION AWS2a2 \l 1033 </w:instrText>
          </w:r>
          <w:r w:rsidR="00255C04">
            <w:fldChar w:fldCharType="separate"/>
          </w:r>
          <w:r w:rsidR="00DC66E9" w:rsidRPr="00DC66E9">
            <w:rPr>
              <w:noProof/>
            </w:rPr>
            <w:t>[39]</w:t>
          </w:r>
          <w:r w:rsidR="00255C04">
            <w:fldChar w:fldCharType="end"/>
          </w:r>
        </w:sdtContent>
      </w:sdt>
      <w:r w:rsidR="00255C04">
        <w:t>.</w:t>
      </w:r>
    </w:p>
    <w:p w14:paraId="1EABA922" w14:textId="1679004E" w:rsidR="00E84AB3" w:rsidRDefault="001B0341" w:rsidP="000C6A1C">
      <w:pPr>
        <w:pStyle w:val="Heading3BPBHEB"/>
      </w:pPr>
      <w:r>
        <w:lastRenderedPageBreak/>
        <w:t xml:space="preserve">Key </w:t>
      </w:r>
      <w:r w:rsidR="00A4385E">
        <w:t>f</w:t>
      </w:r>
      <w:r>
        <w:t>eatures</w:t>
      </w:r>
    </w:p>
    <w:p w14:paraId="26FCEC87" w14:textId="634CE538" w:rsidR="008F6A7D" w:rsidRPr="008F6A7D" w:rsidRDefault="008F6A7D" w:rsidP="000C6A1C">
      <w:pPr>
        <w:pStyle w:val="NormalBPBHEB"/>
      </w:pPr>
      <w:r w:rsidRPr="008F6A7D">
        <w:t xml:space="preserve">This section discusses the features and functionalities of AWS CUR, </w:t>
      </w:r>
      <w:r w:rsidR="00F765D1" w:rsidRPr="008F6A7D">
        <w:t>showing</w:t>
      </w:r>
      <w:r w:rsidRPr="008F6A7D">
        <w:t xml:space="preserve"> how it </w:t>
      </w:r>
      <w:r w:rsidR="00ED4D2B" w:rsidRPr="008F6A7D">
        <w:t>helps</w:t>
      </w:r>
      <w:r w:rsidRPr="008F6A7D">
        <w:t xml:space="preserve"> informed decision-making and enhances cost optimization within the AWS ecosystem</w:t>
      </w:r>
      <w:r w:rsidR="00D740CD">
        <w:t xml:space="preserve">. </w:t>
      </w:r>
      <w:r w:rsidR="008D17E2" w:rsidRPr="008D17E2">
        <w:t xml:space="preserve">Understanding cloud spending patterns is key to </w:t>
      </w:r>
      <w:r w:rsidR="00B018D7" w:rsidRPr="008D17E2">
        <w:t>improving</w:t>
      </w:r>
      <w:r w:rsidR="008D17E2" w:rsidRPr="008D17E2">
        <w:t xml:space="preserve"> costs and improving efficiency. AWS CUR </w:t>
      </w:r>
      <w:r w:rsidR="00104636" w:rsidRPr="008D17E2">
        <w:t>offers</w:t>
      </w:r>
      <w:r w:rsidR="008D17E2" w:rsidRPr="008D17E2">
        <w:t xml:space="preserve"> detailed insights into AWS resource usage, allowing businesses to make informed financial decisions.</w:t>
      </w:r>
      <w:r w:rsidR="008D17E2">
        <w:t xml:space="preserve"> </w:t>
      </w:r>
      <w:r w:rsidR="00D740CD">
        <w:t xml:space="preserve">Below you </w:t>
      </w:r>
      <w:r w:rsidR="004B280B">
        <w:t>will find</w:t>
      </w:r>
      <w:r w:rsidR="00D740CD">
        <w:t xml:space="preserve"> key features of AWS CUR:</w:t>
      </w:r>
    </w:p>
    <w:p w14:paraId="00A4B4E7" w14:textId="47A115E4" w:rsidR="00E84AB3" w:rsidRPr="00E84AB3" w:rsidRDefault="00E84AB3" w:rsidP="000C6A1C">
      <w:pPr>
        <w:pStyle w:val="NormalBPBHEB"/>
        <w:numPr>
          <w:ilvl w:val="0"/>
          <w:numId w:val="11"/>
        </w:numPr>
      </w:pPr>
      <w:r w:rsidRPr="00B17000">
        <w:rPr>
          <w:b/>
          <w:bCs/>
        </w:rPr>
        <w:t xml:space="preserve">Granularity and </w:t>
      </w:r>
      <w:r w:rsidR="00A4385E">
        <w:rPr>
          <w:b/>
          <w:bCs/>
        </w:rPr>
        <w:t>c</w:t>
      </w:r>
      <w:r w:rsidRPr="00B17000">
        <w:rPr>
          <w:b/>
          <w:bCs/>
        </w:rPr>
        <w:t>ustomization</w:t>
      </w:r>
      <w:r w:rsidR="00B17000">
        <w:rPr>
          <w:b/>
          <w:bCs/>
        </w:rPr>
        <w:t xml:space="preserve">: </w:t>
      </w:r>
      <w:r w:rsidR="00C43F3C" w:rsidRPr="00C43F3C">
        <w:t xml:space="preserve">AWS CUR offers granular insights with data available at hourly or daily intervals. Businesses can customize reports to track specific services, usage patterns, and costs, aligning the data with their needs for more </w:t>
      </w:r>
      <w:r w:rsidR="00F765D1" w:rsidRPr="00C43F3C">
        <w:t>exact</w:t>
      </w:r>
      <w:r w:rsidR="00C43F3C" w:rsidRPr="00C43F3C">
        <w:t xml:space="preserve"> financial planning </w:t>
      </w:r>
      <w:sdt>
        <w:sdtPr>
          <w:id w:val="154115555"/>
          <w:citation/>
        </w:sdtPr>
        <w:sdtContent>
          <w:r w:rsidR="00CD7E6D">
            <w:fldChar w:fldCharType="begin"/>
          </w:r>
          <w:r w:rsidR="002131C0">
            <w:instrText xml:space="preserve">CITATION AWS2b2 \l 1033 </w:instrText>
          </w:r>
          <w:r w:rsidR="00CD7E6D">
            <w:fldChar w:fldCharType="separate"/>
          </w:r>
          <w:r w:rsidR="00DC66E9" w:rsidRPr="00DC66E9">
            <w:rPr>
              <w:noProof/>
            </w:rPr>
            <w:t>[40]</w:t>
          </w:r>
          <w:r w:rsidR="00CD7E6D">
            <w:fldChar w:fldCharType="end"/>
          </w:r>
        </w:sdtContent>
      </w:sdt>
      <w:r w:rsidRPr="00E84AB3">
        <w:t xml:space="preserve">. </w:t>
      </w:r>
    </w:p>
    <w:p w14:paraId="49BCA73B" w14:textId="196C881E" w:rsidR="00E84AB3" w:rsidRPr="00E84AB3" w:rsidRDefault="00E84AB3" w:rsidP="000C6A1C">
      <w:pPr>
        <w:pStyle w:val="NormalBPBHEB"/>
        <w:numPr>
          <w:ilvl w:val="0"/>
          <w:numId w:val="11"/>
        </w:numPr>
      </w:pPr>
      <w:r w:rsidRPr="00B17000">
        <w:rPr>
          <w:b/>
          <w:bCs/>
        </w:rPr>
        <w:t xml:space="preserve">Custom </w:t>
      </w:r>
      <w:r w:rsidR="00A4385E">
        <w:rPr>
          <w:b/>
          <w:bCs/>
        </w:rPr>
        <w:t>r</w:t>
      </w:r>
      <w:r w:rsidRPr="00B17000">
        <w:rPr>
          <w:b/>
          <w:bCs/>
        </w:rPr>
        <w:t>eporting</w:t>
      </w:r>
      <w:r w:rsidR="00B17000">
        <w:rPr>
          <w:b/>
          <w:bCs/>
        </w:rPr>
        <w:t xml:space="preserve">: </w:t>
      </w:r>
      <w:r w:rsidR="000C27D2" w:rsidRPr="000C27D2">
        <w:t xml:space="preserve">AWS CUR allows businesses to configure reports based on criteria like service type, region, and tags, helping organizations get a detailed breakdown of how resources are </w:t>
      </w:r>
      <w:r w:rsidR="00104636" w:rsidRPr="000C27D2">
        <w:t>used</w:t>
      </w:r>
      <w:r w:rsidR="000C27D2" w:rsidRPr="000C27D2">
        <w:t xml:space="preserve"> and billed</w:t>
      </w:r>
      <w:r w:rsidR="00A4385E">
        <w:t>.</w:t>
      </w:r>
      <w:r w:rsidR="000C27D2" w:rsidRPr="000C27D2">
        <w:t xml:space="preserve"> </w:t>
      </w:r>
      <w:sdt>
        <w:sdtPr>
          <w:id w:val="-57412387"/>
          <w:citation/>
        </w:sdtPr>
        <w:sdtContent>
          <w:r w:rsidR="00CD7E6D">
            <w:fldChar w:fldCharType="begin"/>
          </w:r>
          <w:r w:rsidR="002131C0">
            <w:instrText xml:space="preserve">CITATION AWS2010 \l 1033 </w:instrText>
          </w:r>
          <w:r w:rsidR="00CD7E6D">
            <w:fldChar w:fldCharType="separate"/>
          </w:r>
          <w:r w:rsidR="00DC66E9" w:rsidRPr="00DC66E9">
            <w:rPr>
              <w:noProof/>
            </w:rPr>
            <w:t>[41]</w:t>
          </w:r>
          <w:r w:rsidR="00CD7E6D">
            <w:fldChar w:fldCharType="end"/>
          </w:r>
        </w:sdtContent>
      </w:sdt>
    </w:p>
    <w:p w14:paraId="65686DCE" w14:textId="20805A7D" w:rsidR="00E84AB3" w:rsidRDefault="00E84AB3" w:rsidP="000C6A1C">
      <w:pPr>
        <w:pStyle w:val="Heading3BPBHEB"/>
      </w:pPr>
      <w:r w:rsidRPr="00E84AB3">
        <w:t xml:space="preserve">Benefits </w:t>
      </w:r>
    </w:p>
    <w:p w14:paraId="1C27A75A" w14:textId="453E106F" w:rsidR="00CE1514" w:rsidRPr="00CE1514" w:rsidRDefault="00CE1514" w:rsidP="000C6A1C">
      <w:pPr>
        <w:pStyle w:val="NormalBPBHEB"/>
      </w:pPr>
      <w:r w:rsidRPr="00CE1514">
        <w:t xml:space="preserve">The </w:t>
      </w:r>
      <w:r w:rsidRPr="00CE1514">
        <w:rPr>
          <w:b/>
          <w:bCs/>
        </w:rPr>
        <w:t>AWS Cost and Usage Report</w:t>
      </w:r>
      <w:r w:rsidRPr="00CE1514">
        <w:t xml:space="preserve"> provides businesses with invaluable insights into their AWS consumption, empowering them to </w:t>
      </w:r>
      <w:r w:rsidR="00F765D1" w:rsidRPr="00CE1514">
        <w:t>improve</w:t>
      </w:r>
      <w:r w:rsidRPr="00CE1514">
        <w:t xml:space="preserve"> cloud spending effectively</w:t>
      </w:r>
      <w:r>
        <w:t xml:space="preserve">. </w:t>
      </w:r>
      <w:r w:rsidR="000C446F" w:rsidRPr="000C446F">
        <w:t xml:space="preserve">The granular data and customizable reporting features of AWS CUR empower businesses to track expenses, </w:t>
      </w:r>
      <w:r w:rsidR="00104636" w:rsidRPr="000C446F">
        <w:t>distribute</w:t>
      </w:r>
      <w:r w:rsidR="000C446F" w:rsidRPr="000C446F">
        <w:t xml:space="preserve"> costs efficiently, and </w:t>
      </w:r>
      <w:r w:rsidR="00C524A6" w:rsidRPr="000C446F">
        <w:t>improve</w:t>
      </w:r>
      <w:r w:rsidR="000C446F" w:rsidRPr="000C446F">
        <w:t xml:space="preserve"> resource usage to enhance cloud spending strategies.</w:t>
      </w:r>
      <w:r w:rsidR="000C446F">
        <w:t xml:space="preserve"> </w:t>
      </w:r>
      <w:r>
        <w:t xml:space="preserve">Other benefits </w:t>
      </w:r>
      <w:r w:rsidR="003B0A76">
        <w:t>include:</w:t>
      </w:r>
    </w:p>
    <w:p w14:paraId="7249684D" w14:textId="47AFC744" w:rsidR="00E84AB3" w:rsidRPr="00E84AB3" w:rsidRDefault="00E84AB3" w:rsidP="000C6A1C">
      <w:pPr>
        <w:pStyle w:val="NormalBPBHEB"/>
        <w:numPr>
          <w:ilvl w:val="0"/>
          <w:numId w:val="12"/>
        </w:numPr>
      </w:pPr>
      <w:commentRangeStart w:id="72"/>
      <w:commentRangeStart w:id="73"/>
      <w:r w:rsidRPr="00B17000">
        <w:rPr>
          <w:b/>
          <w:bCs/>
        </w:rPr>
        <w:t xml:space="preserve">Granular </w:t>
      </w:r>
      <w:r w:rsidR="00A4385E" w:rsidRPr="00B17000">
        <w:rPr>
          <w:b/>
          <w:bCs/>
        </w:rPr>
        <w:t>cost insights</w:t>
      </w:r>
      <w:r w:rsidR="00B17000">
        <w:rPr>
          <w:b/>
          <w:bCs/>
        </w:rPr>
        <w:t xml:space="preserve">: </w:t>
      </w:r>
      <w:commentRangeEnd w:id="72"/>
      <w:r w:rsidR="009C3A41">
        <w:rPr>
          <w:rStyle w:val="CommentReference"/>
          <w:rFonts w:asciiTheme="minorHAnsi" w:eastAsiaTheme="minorHAnsi" w:hAnsiTheme="minorHAnsi" w:cstheme="minorBidi"/>
        </w:rPr>
        <w:commentReference w:id="72"/>
      </w:r>
      <w:commentRangeEnd w:id="73"/>
      <w:r w:rsidR="00917141">
        <w:rPr>
          <w:rStyle w:val="CommentReference"/>
          <w:rFonts w:asciiTheme="minorHAnsi" w:eastAsiaTheme="minorHAnsi" w:hAnsiTheme="minorHAnsi" w:cstheme="minorBidi"/>
        </w:rPr>
        <w:commentReference w:id="73"/>
      </w:r>
      <w:r w:rsidRPr="00E84AB3">
        <w:t xml:space="preserve">AWS CUR </w:t>
      </w:r>
      <w:r w:rsidR="001C5BA7" w:rsidRPr="001C5BA7">
        <w:t xml:space="preserve">provides detailed cost breakdowns, enabling businesses to track </w:t>
      </w:r>
      <w:r w:rsidR="00EE2741">
        <w:t>the financial implications of their resources at the granular</w:t>
      </w:r>
      <w:r w:rsidR="001C5BA7" w:rsidRPr="001C5BA7">
        <w:t xml:space="preserve"> level. This insight helps </w:t>
      </w:r>
      <w:r w:rsidR="00492685" w:rsidRPr="001C5BA7">
        <w:t>improve</w:t>
      </w:r>
      <w:r w:rsidR="001C5BA7" w:rsidRPr="001C5BA7">
        <w:t xml:space="preserve"> resource allocation and improve budget predictability </w:t>
      </w:r>
      <w:sdt>
        <w:sdtPr>
          <w:id w:val="-1282338091"/>
          <w:citation/>
        </w:sdtPr>
        <w:sdtContent>
          <w:r w:rsidR="00EB7FE1">
            <w:fldChar w:fldCharType="begin"/>
          </w:r>
          <w:r w:rsidR="002131C0">
            <w:instrText xml:space="preserve">CITATION AWS2a2 \l 1033 </w:instrText>
          </w:r>
          <w:r w:rsidR="00EB7FE1">
            <w:fldChar w:fldCharType="separate"/>
          </w:r>
          <w:r w:rsidR="00DC66E9" w:rsidRPr="00DC66E9">
            <w:rPr>
              <w:noProof/>
            </w:rPr>
            <w:t>[39]</w:t>
          </w:r>
          <w:r w:rsidR="00EB7FE1">
            <w:fldChar w:fldCharType="end"/>
          </w:r>
        </w:sdtContent>
      </w:sdt>
      <w:r w:rsidRPr="00E84AB3">
        <w:t>.</w:t>
      </w:r>
    </w:p>
    <w:p w14:paraId="05334478" w14:textId="05DBDC25" w:rsidR="00E84AB3" w:rsidRPr="00E84AB3" w:rsidRDefault="00E84AB3" w:rsidP="000C6A1C">
      <w:pPr>
        <w:pStyle w:val="NormalBPBHEB"/>
        <w:numPr>
          <w:ilvl w:val="0"/>
          <w:numId w:val="12"/>
        </w:numPr>
      </w:pPr>
      <w:r w:rsidRPr="00B17000">
        <w:rPr>
          <w:b/>
          <w:bCs/>
        </w:rPr>
        <w:t xml:space="preserve">Resource </w:t>
      </w:r>
      <w:r w:rsidR="00A4385E">
        <w:rPr>
          <w:b/>
          <w:bCs/>
        </w:rPr>
        <w:t>o</w:t>
      </w:r>
      <w:r w:rsidRPr="00B17000">
        <w:rPr>
          <w:b/>
          <w:bCs/>
        </w:rPr>
        <w:t>ptimization</w:t>
      </w:r>
      <w:r w:rsidR="00B17000">
        <w:rPr>
          <w:b/>
          <w:bCs/>
        </w:rPr>
        <w:t xml:space="preserve">: </w:t>
      </w:r>
      <w:r w:rsidR="00B80B76" w:rsidRPr="00B80B76">
        <w:t xml:space="preserve">With CUR, organizations can </w:t>
      </w:r>
      <w:r w:rsidR="00492685" w:rsidRPr="00B80B76">
        <w:t>find</w:t>
      </w:r>
      <w:r w:rsidR="00B80B76" w:rsidRPr="00B80B76">
        <w:t xml:space="preserve"> underutilized resources and make informed decisions about scaling resources up or down based on actual usage </w:t>
      </w:r>
      <w:sdt>
        <w:sdtPr>
          <w:id w:val="-1782870723"/>
          <w:citation/>
        </w:sdtPr>
        <w:sdtContent>
          <w:r w:rsidR="00523756">
            <w:fldChar w:fldCharType="begin"/>
          </w:r>
          <w:r w:rsidR="002131C0">
            <w:instrText xml:space="preserve">CITATION AWS2010 \l 1033 </w:instrText>
          </w:r>
          <w:r w:rsidR="00523756">
            <w:fldChar w:fldCharType="separate"/>
          </w:r>
          <w:r w:rsidR="00DC66E9" w:rsidRPr="00DC66E9">
            <w:rPr>
              <w:noProof/>
            </w:rPr>
            <w:t>[41]</w:t>
          </w:r>
          <w:r w:rsidR="00523756">
            <w:fldChar w:fldCharType="end"/>
          </w:r>
        </w:sdtContent>
      </w:sdt>
      <w:r w:rsidRPr="00E84AB3">
        <w:t>.</w:t>
      </w:r>
    </w:p>
    <w:p w14:paraId="1AD651B0" w14:textId="539D0623" w:rsidR="00E84AB3" w:rsidRPr="00E84AB3" w:rsidRDefault="00E84AB3" w:rsidP="000C6A1C">
      <w:pPr>
        <w:pStyle w:val="NormalBPBHEB"/>
        <w:numPr>
          <w:ilvl w:val="0"/>
          <w:numId w:val="12"/>
        </w:numPr>
      </w:pPr>
      <w:proofErr w:type="spellStart"/>
      <w:r w:rsidRPr="00B17000">
        <w:rPr>
          <w:b/>
          <w:bCs/>
        </w:rPr>
        <w:t>Showback</w:t>
      </w:r>
      <w:proofErr w:type="spellEnd"/>
      <w:r w:rsidRPr="00B17000">
        <w:rPr>
          <w:b/>
          <w:bCs/>
        </w:rPr>
        <w:t xml:space="preserve"> and </w:t>
      </w:r>
      <w:r w:rsidR="00A4385E">
        <w:rPr>
          <w:b/>
          <w:bCs/>
        </w:rPr>
        <w:t>c</w:t>
      </w:r>
      <w:r w:rsidRPr="00B17000">
        <w:rPr>
          <w:b/>
          <w:bCs/>
        </w:rPr>
        <w:t>hargeback</w:t>
      </w:r>
      <w:r w:rsidR="00B17000">
        <w:rPr>
          <w:b/>
          <w:bCs/>
        </w:rPr>
        <w:t xml:space="preserve">: </w:t>
      </w:r>
      <w:r w:rsidR="004F43ED" w:rsidRPr="004F43ED">
        <w:t xml:space="preserve">For complex organizations, CUR allows for </w:t>
      </w:r>
      <w:r w:rsidR="00492685" w:rsidRPr="004F43ED">
        <w:t>correct</w:t>
      </w:r>
      <w:r w:rsidR="004F43ED" w:rsidRPr="004F43ED">
        <w:t xml:space="preserve"> cost allocation across departments or projects, promoting financial accountability and transparency </w:t>
      </w:r>
      <w:sdt>
        <w:sdtPr>
          <w:id w:val="266892665"/>
          <w:citation/>
        </w:sdtPr>
        <w:sdtContent>
          <w:r w:rsidR="00523756">
            <w:fldChar w:fldCharType="begin"/>
          </w:r>
          <w:r w:rsidR="002131C0">
            <w:instrText xml:space="preserve">CITATION AWS2a2 \l 1033 </w:instrText>
          </w:r>
          <w:r w:rsidR="00523756">
            <w:fldChar w:fldCharType="separate"/>
          </w:r>
          <w:r w:rsidR="00DC66E9" w:rsidRPr="00DC66E9">
            <w:rPr>
              <w:noProof/>
            </w:rPr>
            <w:t>[39]</w:t>
          </w:r>
          <w:r w:rsidR="00523756">
            <w:fldChar w:fldCharType="end"/>
          </w:r>
        </w:sdtContent>
      </w:sdt>
      <w:r w:rsidRPr="00E84AB3">
        <w:t>.</w:t>
      </w:r>
    </w:p>
    <w:p w14:paraId="2B089937" w14:textId="722B2BBA" w:rsidR="00E84AB3" w:rsidRDefault="00E84AB3" w:rsidP="000C6A1C">
      <w:pPr>
        <w:pStyle w:val="Heading3BPBHEB"/>
      </w:pPr>
      <w:r w:rsidRPr="00E84AB3">
        <w:t xml:space="preserve">Use </w:t>
      </w:r>
      <w:r w:rsidR="00360CF6">
        <w:t>c</w:t>
      </w:r>
      <w:r w:rsidRPr="00E84AB3">
        <w:t xml:space="preserve">ases </w:t>
      </w:r>
    </w:p>
    <w:p w14:paraId="1AB62048" w14:textId="3AFE80A8" w:rsidR="00A007EA" w:rsidRPr="00A007EA" w:rsidRDefault="00A007EA" w:rsidP="000C6A1C">
      <w:pPr>
        <w:pStyle w:val="NormalBPBHEB"/>
      </w:pPr>
      <w:r w:rsidRPr="00A007EA">
        <w:t xml:space="preserve">It serves as a vital tool for businesses </w:t>
      </w:r>
      <w:r w:rsidR="00492685" w:rsidRPr="00A007EA">
        <w:t>looking</w:t>
      </w:r>
      <w:r w:rsidRPr="00A007EA">
        <w:t xml:space="preserve"> to gain control over their cloud spending and enhance financial accountability</w:t>
      </w:r>
      <w:r w:rsidR="00360CF6">
        <w:t>.</w:t>
      </w:r>
      <w:r w:rsidR="005C73E6">
        <w:t xml:space="preserve"> </w:t>
      </w:r>
      <w:r w:rsidR="005C73E6" w:rsidRPr="005C73E6">
        <w:t xml:space="preserve">AWS CUR supports businesses by </w:t>
      </w:r>
      <w:r w:rsidR="002401E1">
        <w:t>providing transparency into cost allocation, facilitating budgetary planning, and enabling data-driven decision-making for enhanced</w:t>
      </w:r>
      <w:r w:rsidR="005C73E6" w:rsidRPr="005C73E6">
        <w:t xml:space="preserve"> financial management.</w:t>
      </w:r>
    </w:p>
    <w:p w14:paraId="03EAA960" w14:textId="1590B1D4" w:rsidR="00E84AB3" w:rsidRPr="00E84AB3" w:rsidRDefault="00E84AB3" w:rsidP="000C6A1C">
      <w:pPr>
        <w:pStyle w:val="NormalBPBHEB"/>
        <w:numPr>
          <w:ilvl w:val="0"/>
          <w:numId w:val="13"/>
        </w:numPr>
      </w:pPr>
      <w:commentRangeStart w:id="74"/>
      <w:commentRangeStart w:id="75"/>
      <w:r w:rsidRPr="00B17000">
        <w:rPr>
          <w:b/>
          <w:bCs/>
        </w:rPr>
        <w:t xml:space="preserve">Budgetary </w:t>
      </w:r>
      <w:r w:rsidR="00893768">
        <w:rPr>
          <w:b/>
          <w:bCs/>
        </w:rPr>
        <w:t>p</w:t>
      </w:r>
      <w:r w:rsidRPr="00B17000">
        <w:rPr>
          <w:b/>
          <w:bCs/>
        </w:rPr>
        <w:t>lanning</w:t>
      </w:r>
      <w:r w:rsidR="00B17000">
        <w:rPr>
          <w:b/>
          <w:bCs/>
        </w:rPr>
        <w:t xml:space="preserve">: </w:t>
      </w:r>
      <w:commentRangeEnd w:id="74"/>
      <w:r w:rsidR="00893768">
        <w:rPr>
          <w:rStyle w:val="CommentReference"/>
          <w:rFonts w:eastAsiaTheme="minorHAnsi" w:cstheme="minorBidi"/>
        </w:rPr>
        <w:commentReference w:id="74"/>
      </w:r>
      <w:commentRangeEnd w:id="75"/>
      <w:r w:rsidR="00917141">
        <w:rPr>
          <w:rStyle w:val="CommentReference"/>
          <w:rFonts w:asciiTheme="minorHAnsi" w:eastAsiaTheme="minorHAnsi" w:hAnsiTheme="minorHAnsi" w:cstheme="minorBidi"/>
        </w:rPr>
        <w:commentReference w:id="75"/>
      </w:r>
      <w:r w:rsidR="00BD7181" w:rsidRPr="00BD7181">
        <w:t xml:space="preserve">CUR helps organizations create </w:t>
      </w:r>
      <w:r w:rsidR="00492685" w:rsidRPr="00BD7181">
        <w:t>exact</w:t>
      </w:r>
      <w:r w:rsidR="00BD7181" w:rsidRPr="00BD7181">
        <w:t xml:space="preserve"> budgets by providing detailed usage and cost data, ensuring financial projections align with actual consumption</w:t>
      </w:r>
      <w:r w:rsidRPr="00E84AB3">
        <w:t xml:space="preserve">. </w:t>
      </w:r>
      <w:sdt>
        <w:sdtPr>
          <w:id w:val="291184892"/>
          <w:citation/>
        </w:sdtPr>
        <w:sdtContent>
          <w:r w:rsidR="00B210BC">
            <w:fldChar w:fldCharType="begin"/>
          </w:r>
          <w:r w:rsidR="002131C0">
            <w:instrText xml:space="preserve">CITATION AWS2010 \l 1033 </w:instrText>
          </w:r>
          <w:r w:rsidR="00B210BC">
            <w:fldChar w:fldCharType="separate"/>
          </w:r>
          <w:r w:rsidR="00DC66E9" w:rsidRPr="00DC66E9">
            <w:rPr>
              <w:noProof/>
            </w:rPr>
            <w:t>[41]</w:t>
          </w:r>
          <w:r w:rsidR="00B210BC">
            <w:fldChar w:fldCharType="end"/>
          </w:r>
        </w:sdtContent>
      </w:sdt>
    </w:p>
    <w:p w14:paraId="5C708BE9" w14:textId="63921C39" w:rsidR="00E84AB3" w:rsidRPr="00E84AB3" w:rsidRDefault="00E84AB3" w:rsidP="000C6A1C">
      <w:pPr>
        <w:pStyle w:val="NormalBPBHEB"/>
        <w:numPr>
          <w:ilvl w:val="0"/>
          <w:numId w:val="13"/>
        </w:numPr>
      </w:pPr>
      <w:r w:rsidRPr="00B17000">
        <w:rPr>
          <w:b/>
          <w:bCs/>
        </w:rPr>
        <w:lastRenderedPageBreak/>
        <w:t xml:space="preserve">Cost </w:t>
      </w:r>
      <w:r w:rsidR="00893768">
        <w:rPr>
          <w:b/>
          <w:bCs/>
        </w:rPr>
        <w:t>a</w:t>
      </w:r>
      <w:r w:rsidRPr="00B17000">
        <w:rPr>
          <w:b/>
          <w:bCs/>
        </w:rPr>
        <w:t>llocation</w:t>
      </w:r>
      <w:r w:rsidR="00B17000">
        <w:rPr>
          <w:b/>
          <w:bCs/>
        </w:rPr>
        <w:t xml:space="preserve">: </w:t>
      </w:r>
      <w:r w:rsidR="00BD7181" w:rsidRPr="00BD7181">
        <w:t xml:space="preserve">For enterprises with multiple departments or teams, CUR </w:t>
      </w:r>
      <w:r w:rsidR="002401E1">
        <w:t>facilitates precise cost allocation, promoting</w:t>
      </w:r>
      <w:r w:rsidR="00BD7181" w:rsidRPr="00BD7181">
        <w:t xml:space="preserve"> transparency and accountability</w:t>
      </w:r>
      <w:r w:rsidRPr="00E84AB3">
        <w:t xml:space="preserve">. </w:t>
      </w:r>
      <w:sdt>
        <w:sdtPr>
          <w:id w:val="1390378932"/>
          <w:citation/>
        </w:sdtPr>
        <w:sdtContent>
          <w:r w:rsidR="00847D8B">
            <w:fldChar w:fldCharType="begin"/>
          </w:r>
          <w:r w:rsidR="002131C0">
            <w:instrText xml:space="preserve">CITATION AWS2b2 \l 1033 </w:instrText>
          </w:r>
          <w:r w:rsidR="00847D8B">
            <w:fldChar w:fldCharType="separate"/>
          </w:r>
          <w:r w:rsidR="00DC66E9" w:rsidRPr="00DC66E9">
            <w:rPr>
              <w:noProof/>
            </w:rPr>
            <w:t>[40]</w:t>
          </w:r>
          <w:r w:rsidR="00847D8B">
            <w:fldChar w:fldCharType="end"/>
          </w:r>
        </w:sdtContent>
      </w:sdt>
    </w:p>
    <w:p w14:paraId="64B440C9" w14:textId="7CD91C05" w:rsidR="00E84AB3" w:rsidRPr="00E84AB3" w:rsidRDefault="00E84AB3" w:rsidP="000C6A1C">
      <w:pPr>
        <w:pStyle w:val="NormalBPBHEB"/>
        <w:numPr>
          <w:ilvl w:val="0"/>
          <w:numId w:val="13"/>
        </w:numPr>
      </w:pPr>
      <w:r w:rsidRPr="00B17000">
        <w:rPr>
          <w:b/>
          <w:bCs/>
        </w:rPr>
        <w:t>Resource-</w:t>
      </w:r>
      <w:r w:rsidR="00893768" w:rsidRPr="00B17000">
        <w:rPr>
          <w:b/>
          <w:bCs/>
        </w:rPr>
        <w:t>specific analysis</w:t>
      </w:r>
      <w:r w:rsidR="00B17000">
        <w:rPr>
          <w:b/>
          <w:bCs/>
        </w:rPr>
        <w:t xml:space="preserve">: </w:t>
      </w:r>
      <w:r w:rsidR="00886E38" w:rsidRPr="00886E38">
        <w:t xml:space="preserve">Organizations can analyze the costs associated with </w:t>
      </w:r>
      <w:r w:rsidR="002401E1">
        <w:t>various AWS services (e.g., compute, storage, data transfer), enabling</w:t>
      </w:r>
      <w:r w:rsidR="00886E38" w:rsidRPr="00886E38">
        <w:t xml:space="preserve"> targeted cost optimization</w:t>
      </w:r>
      <w:r w:rsidRPr="00E84AB3">
        <w:t xml:space="preserve">. </w:t>
      </w:r>
      <w:sdt>
        <w:sdtPr>
          <w:id w:val="533083955"/>
          <w:citation/>
        </w:sdtPr>
        <w:sdtContent>
          <w:r w:rsidR="002F5FBB">
            <w:fldChar w:fldCharType="begin"/>
          </w:r>
          <w:r w:rsidR="002131C0">
            <w:instrText xml:space="preserve">CITATION AWS2010 \l 1033 </w:instrText>
          </w:r>
          <w:r w:rsidR="002F5FBB">
            <w:fldChar w:fldCharType="separate"/>
          </w:r>
          <w:r w:rsidR="00DC66E9" w:rsidRPr="00DC66E9">
            <w:rPr>
              <w:noProof/>
            </w:rPr>
            <w:t>[41]</w:t>
          </w:r>
          <w:r w:rsidR="002F5FBB">
            <w:fldChar w:fldCharType="end"/>
          </w:r>
        </w:sdtContent>
      </w:sdt>
    </w:p>
    <w:p w14:paraId="7226425F" w14:textId="4772D910" w:rsidR="00E84AB3" w:rsidRDefault="00E84AB3" w:rsidP="000C6A1C">
      <w:pPr>
        <w:pStyle w:val="Heading3BPBHEB"/>
      </w:pPr>
      <w:r w:rsidRPr="00E84AB3">
        <w:t xml:space="preserve">Best </w:t>
      </w:r>
      <w:r w:rsidR="00893768">
        <w:t>p</w:t>
      </w:r>
      <w:r w:rsidRPr="00E84AB3">
        <w:t>ractices</w:t>
      </w:r>
    </w:p>
    <w:p w14:paraId="5ADA527D" w14:textId="638386B8" w:rsidR="00575ECC" w:rsidRPr="00575ECC" w:rsidRDefault="00575ECC" w:rsidP="000C6A1C">
      <w:pPr>
        <w:pStyle w:val="NormalBPBHEB"/>
      </w:pPr>
      <w:r w:rsidRPr="00575ECC">
        <w:t xml:space="preserve">By offering granular cost breakdowns, customizable reports, and detailed usage patterns, AWS CUR enables organizations to make data-driven decisions, reduce unnecessary expenditures, and align their resource allocation with financial </w:t>
      </w:r>
      <w:r w:rsidR="00492685" w:rsidRPr="00575ECC">
        <w:t>goals</w:t>
      </w:r>
      <w:r w:rsidRPr="00575ECC">
        <w:t>.</w:t>
      </w:r>
      <w:r>
        <w:t xml:space="preserve"> Below</w:t>
      </w:r>
      <w:r w:rsidR="001A7718">
        <w:t>,</w:t>
      </w:r>
      <w:r>
        <w:t xml:space="preserve"> </w:t>
      </w:r>
      <w:r w:rsidR="009C69F8">
        <w:t xml:space="preserve">we share </w:t>
      </w:r>
      <w:r w:rsidR="004B280B">
        <w:t>the best</w:t>
      </w:r>
      <w:r w:rsidR="009C69F8">
        <w:t xml:space="preserve"> practices for </w:t>
      </w:r>
      <w:r w:rsidR="00492685">
        <w:t>improving</w:t>
      </w:r>
      <w:r w:rsidR="009C69F8">
        <w:t xml:space="preserve"> the </w:t>
      </w:r>
      <w:r w:rsidR="00A007EA">
        <w:t>use of AWS CUR:</w:t>
      </w:r>
    </w:p>
    <w:p w14:paraId="40CD312B" w14:textId="0780DC37" w:rsidR="00E84AB3" w:rsidRPr="00E84AB3" w:rsidRDefault="00E84AB3" w:rsidP="000C6A1C">
      <w:pPr>
        <w:pStyle w:val="NormalBPBHEB"/>
        <w:numPr>
          <w:ilvl w:val="0"/>
          <w:numId w:val="14"/>
        </w:numPr>
      </w:pPr>
      <w:r w:rsidRPr="00B17000">
        <w:rPr>
          <w:b/>
          <w:bCs/>
        </w:rPr>
        <w:t xml:space="preserve">Regular </w:t>
      </w:r>
      <w:r w:rsidR="00933E30" w:rsidRPr="00B17000">
        <w:rPr>
          <w:b/>
          <w:bCs/>
        </w:rPr>
        <w:t>review and analysis</w:t>
      </w:r>
      <w:r w:rsidR="00B17000">
        <w:rPr>
          <w:b/>
          <w:bCs/>
        </w:rPr>
        <w:t xml:space="preserve">: </w:t>
      </w:r>
      <w:r w:rsidR="00B84E7A" w:rsidRPr="00B84E7A">
        <w:t xml:space="preserve">Proactively reviewing CUR reports helps organizations spot opportunities for optimization and adjust resource allocation to meet business goals </w:t>
      </w:r>
      <w:sdt>
        <w:sdtPr>
          <w:id w:val="-595782647"/>
          <w:citation/>
        </w:sdtPr>
        <w:sdtContent>
          <w:r w:rsidR="003D7F47">
            <w:fldChar w:fldCharType="begin"/>
          </w:r>
          <w:r w:rsidR="002131C0">
            <w:instrText xml:space="preserve">CITATION AWS2a2 \l 1033 </w:instrText>
          </w:r>
          <w:r w:rsidR="003D7F47">
            <w:fldChar w:fldCharType="separate"/>
          </w:r>
          <w:r w:rsidR="00DC66E9" w:rsidRPr="00DC66E9">
            <w:rPr>
              <w:noProof/>
            </w:rPr>
            <w:t>[39]</w:t>
          </w:r>
          <w:r w:rsidR="003D7F47">
            <w:fldChar w:fldCharType="end"/>
          </w:r>
        </w:sdtContent>
      </w:sdt>
      <w:r w:rsidRPr="00E84AB3">
        <w:t>.</w:t>
      </w:r>
    </w:p>
    <w:p w14:paraId="1AE425CD" w14:textId="65673082" w:rsidR="00E84AB3" w:rsidRPr="00E84AB3" w:rsidRDefault="00E84AB3" w:rsidP="000C6A1C">
      <w:pPr>
        <w:pStyle w:val="NormalBPBHEB"/>
        <w:numPr>
          <w:ilvl w:val="0"/>
          <w:numId w:val="14"/>
        </w:numPr>
      </w:pPr>
      <w:r w:rsidRPr="00B17000">
        <w:rPr>
          <w:b/>
          <w:bCs/>
        </w:rPr>
        <w:t xml:space="preserve">Collaboration </w:t>
      </w:r>
      <w:r w:rsidR="00933E30" w:rsidRPr="00B17000">
        <w:rPr>
          <w:b/>
          <w:bCs/>
        </w:rPr>
        <w:t>across teams</w:t>
      </w:r>
      <w:r w:rsidR="00B17000">
        <w:rPr>
          <w:b/>
          <w:bCs/>
        </w:rPr>
        <w:t xml:space="preserve">: </w:t>
      </w:r>
      <w:r w:rsidR="0081716A" w:rsidRPr="0081716A">
        <w:t>Sharing CUR insights with technical, finance, and operational teams ensures alignment with budgetary goals and effective resource optimization strategies</w:t>
      </w:r>
      <w:r w:rsidR="009A17C0">
        <w:t>.</w:t>
      </w:r>
      <w:r w:rsidRPr="00E84AB3">
        <w:t xml:space="preserve"> </w:t>
      </w:r>
      <w:sdt>
        <w:sdtPr>
          <w:id w:val="-2133390786"/>
          <w:citation/>
        </w:sdtPr>
        <w:sdtContent>
          <w:r w:rsidR="003D7F47">
            <w:fldChar w:fldCharType="begin"/>
          </w:r>
          <w:r w:rsidR="002131C0">
            <w:instrText xml:space="preserve">CITATION AWS2010 \l 1033 </w:instrText>
          </w:r>
          <w:r w:rsidR="003D7F47">
            <w:fldChar w:fldCharType="separate"/>
          </w:r>
          <w:r w:rsidR="00DC66E9" w:rsidRPr="00DC66E9">
            <w:rPr>
              <w:noProof/>
            </w:rPr>
            <w:t>[41]</w:t>
          </w:r>
          <w:r w:rsidR="003D7F47">
            <w:fldChar w:fldCharType="end"/>
          </w:r>
        </w:sdtContent>
      </w:sdt>
      <w:r w:rsidRPr="00E84AB3">
        <w:t>.</w:t>
      </w:r>
    </w:p>
    <w:p w14:paraId="13FA8010" w14:textId="1BFE2058" w:rsidR="00E84AB3" w:rsidRPr="00E84AB3" w:rsidRDefault="009A17C0" w:rsidP="000C6A1C">
      <w:pPr>
        <w:pStyle w:val="Heading3BPBHEB"/>
      </w:pPr>
      <w:r w:rsidRPr="009A17C0">
        <w:t>Wrap-</w:t>
      </w:r>
      <w:r w:rsidR="00004B10">
        <w:t>u</w:t>
      </w:r>
      <w:r w:rsidRPr="009A17C0">
        <w:t>p</w:t>
      </w:r>
    </w:p>
    <w:p w14:paraId="7AA8789D" w14:textId="2AF44D98" w:rsidR="0027660A" w:rsidRDefault="00E64AA5" w:rsidP="000C6A1C">
      <w:pPr>
        <w:pStyle w:val="NormalBPBHEB"/>
      </w:pPr>
      <w:r w:rsidRPr="00E64AA5">
        <w:t xml:space="preserve">The AWS Cost and Usage Report </w:t>
      </w:r>
      <w:r w:rsidR="00492685" w:rsidRPr="00E64AA5">
        <w:t>offers</w:t>
      </w:r>
      <w:r w:rsidRPr="00E64AA5">
        <w:t xml:space="preserve"> invaluable insights, enabling businesses to make data-driven decisions that </w:t>
      </w:r>
      <w:r w:rsidR="00ED4D2B" w:rsidRPr="00E64AA5">
        <w:t>improve</w:t>
      </w:r>
      <w:r w:rsidRPr="00E64AA5">
        <w:t xml:space="preserve"> cloud spending. With customizable reports and granular data, AWS CUR empowers organizations to align their resource allocation with financial </w:t>
      </w:r>
      <w:r w:rsidR="00492685" w:rsidRPr="00E64AA5">
        <w:t>goals</w:t>
      </w:r>
      <w:r w:rsidRPr="00E64AA5">
        <w:t>, enhancing financial accountability and efficiency</w:t>
      </w:r>
      <w:r w:rsidR="00F90087">
        <w:t>.</w:t>
      </w:r>
      <w:r w:rsidRPr="00E64AA5">
        <w:t xml:space="preserve"> </w:t>
      </w:r>
      <w:sdt>
        <w:sdtPr>
          <w:id w:val="1664809232"/>
          <w:citation/>
        </w:sdtPr>
        <w:sdtContent>
          <w:r w:rsidR="008E05EC">
            <w:fldChar w:fldCharType="begin"/>
          </w:r>
          <w:r w:rsidR="002131C0">
            <w:instrText xml:space="preserve">CITATION AWS2b2 \l 1033 </w:instrText>
          </w:r>
          <w:r w:rsidR="008E05EC">
            <w:fldChar w:fldCharType="separate"/>
          </w:r>
          <w:r w:rsidR="00DC66E9" w:rsidRPr="00DC66E9">
            <w:rPr>
              <w:noProof/>
            </w:rPr>
            <w:t>[40]</w:t>
          </w:r>
          <w:r w:rsidR="008E05EC">
            <w:fldChar w:fldCharType="end"/>
          </w:r>
        </w:sdtContent>
      </w:sdt>
      <w:r w:rsidR="00E84AB3" w:rsidRPr="00E84AB3">
        <w:t>.</w:t>
      </w:r>
    </w:p>
    <w:p w14:paraId="7766AEC8" w14:textId="4A442E1A" w:rsidR="006F445F" w:rsidRPr="006F445F" w:rsidRDefault="006F445F" w:rsidP="000C6A1C">
      <w:pPr>
        <w:pStyle w:val="Heading2BPBHEB"/>
      </w:pPr>
      <w:r w:rsidRPr="006F445F">
        <w:t xml:space="preserve">AWS </w:t>
      </w:r>
      <w:r w:rsidR="00E312A6" w:rsidRPr="006F445F">
        <w:t>cost explorer</w:t>
      </w:r>
    </w:p>
    <w:p w14:paraId="394C34DB" w14:textId="3E6FB43F" w:rsidR="006F445F" w:rsidRPr="006F445F" w:rsidRDefault="006F445F" w:rsidP="000C6A1C">
      <w:pPr>
        <w:pStyle w:val="NormalBPBHEB"/>
      </w:pPr>
      <w:bookmarkStart w:id="76" w:name="_Hlk188531961"/>
      <w:r w:rsidRPr="006F445F">
        <w:rPr>
          <w:b/>
          <w:bCs/>
        </w:rPr>
        <w:t>AWS Cost Explorer</w:t>
      </w:r>
      <w:r w:rsidRPr="006F445F">
        <w:t xml:space="preserve"> </w:t>
      </w:r>
      <w:bookmarkEnd w:id="76"/>
      <w:r w:rsidR="00E37467" w:rsidRPr="00E37467">
        <w:t xml:space="preserve">helps businesses manage and </w:t>
      </w:r>
      <w:r w:rsidR="00492685" w:rsidRPr="00E37467">
        <w:t>improve</w:t>
      </w:r>
      <w:r w:rsidR="00E37467" w:rsidRPr="00E37467">
        <w:t xml:space="preserve"> their AWS costs by providing insights into spending patterns. This tool allows users to visualize costs, forecast future expenditures, and </w:t>
      </w:r>
      <w:r w:rsidR="00AF21B8" w:rsidRPr="00E37467">
        <w:t>distribute</w:t>
      </w:r>
      <w:r w:rsidR="00E37467" w:rsidRPr="00E37467">
        <w:t xml:space="preserve"> budgets more effectively</w:t>
      </w:r>
      <w:r w:rsidR="00F90087">
        <w:t>.</w:t>
      </w:r>
      <w:r w:rsidR="003E7355">
        <w:t xml:space="preserve"> </w:t>
      </w:r>
      <w:sdt>
        <w:sdtPr>
          <w:id w:val="-1914467144"/>
          <w:citation/>
        </w:sdtPr>
        <w:sdtContent>
          <w:r w:rsidR="00871593">
            <w:fldChar w:fldCharType="begin"/>
          </w:r>
          <w:r w:rsidR="002131C0">
            <w:instrText xml:space="preserve">CITATION AWS2011 \l 1033 </w:instrText>
          </w:r>
          <w:r w:rsidR="00871593">
            <w:fldChar w:fldCharType="separate"/>
          </w:r>
          <w:r w:rsidR="00DC66E9" w:rsidRPr="00DC66E9">
            <w:rPr>
              <w:noProof/>
            </w:rPr>
            <w:t>[42]</w:t>
          </w:r>
          <w:r w:rsidR="00871593">
            <w:fldChar w:fldCharType="end"/>
          </w:r>
        </w:sdtContent>
      </w:sdt>
      <w:r w:rsidRPr="006F445F">
        <w:t>.</w:t>
      </w:r>
    </w:p>
    <w:p w14:paraId="3B947553" w14:textId="5BD8E6E7" w:rsidR="006F445F" w:rsidRDefault="00712E8E" w:rsidP="000C6A1C">
      <w:pPr>
        <w:pStyle w:val="Heading3BPBHEB"/>
      </w:pPr>
      <w:r w:rsidRPr="00712E8E">
        <w:t xml:space="preserve">Key </w:t>
      </w:r>
      <w:r w:rsidR="00B227D1">
        <w:t>f</w:t>
      </w:r>
      <w:r w:rsidRPr="00712E8E">
        <w:t>eatures</w:t>
      </w:r>
    </w:p>
    <w:p w14:paraId="10517993" w14:textId="07837FB1" w:rsidR="003E7355" w:rsidRPr="003E7355" w:rsidRDefault="003E7355" w:rsidP="000C6A1C">
      <w:pPr>
        <w:pStyle w:val="NormalBPBHEB"/>
      </w:pPr>
      <w:r w:rsidRPr="006F445F">
        <w:rPr>
          <w:b/>
          <w:bCs/>
        </w:rPr>
        <w:t>AWS Cost Explorer</w:t>
      </w:r>
      <w:r w:rsidRPr="006F445F">
        <w:t xml:space="preserve"> </w:t>
      </w:r>
      <w:r w:rsidRPr="003E7355">
        <w:t xml:space="preserve">is a powerful tool for visualizing, understanding, and managing AWS costs and usage. </w:t>
      </w:r>
      <w:r w:rsidR="00C67773">
        <w:t>In t</w:t>
      </w:r>
      <w:r w:rsidRPr="003E7355">
        <w:t>his section</w:t>
      </w:r>
      <w:r w:rsidR="00EE2741">
        <w:t>, we explore the features and functionalities of AWS Cost Explorer, highlighting how it contributes to cloud financial management by providing businesses with a detailed and</w:t>
      </w:r>
      <w:r w:rsidRPr="003E7355">
        <w:t xml:space="preserve"> interactive way to explore their cloud spending patterns</w:t>
      </w:r>
      <w:r w:rsidR="00C5253F">
        <w:t xml:space="preserve">. </w:t>
      </w:r>
      <w:r w:rsidR="00B00F35">
        <w:t>Below</w:t>
      </w:r>
      <w:r w:rsidR="00EE2741">
        <w:t>,</w:t>
      </w:r>
      <w:r w:rsidR="00B00F35">
        <w:t xml:space="preserve"> we present </w:t>
      </w:r>
      <w:r w:rsidR="0022724A">
        <w:t>relevant</w:t>
      </w:r>
      <w:r w:rsidR="00B00F35">
        <w:t xml:space="preserve"> </w:t>
      </w:r>
      <w:r w:rsidR="00C5253F">
        <w:t>features</w:t>
      </w:r>
      <w:r w:rsidR="00E95F4E">
        <w:t xml:space="preserve"> of the service</w:t>
      </w:r>
      <w:r w:rsidR="00E04099">
        <w:t>:</w:t>
      </w:r>
    </w:p>
    <w:p w14:paraId="4965BABB" w14:textId="0EA2784F" w:rsidR="006F445F" w:rsidRPr="006F445F" w:rsidRDefault="00C15675" w:rsidP="000C6A1C">
      <w:pPr>
        <w:pStyle w:val="NormalBPBHEB"/>
        <w:numPr>
          <w:ilvl w:val="0"/>
          <w:numId w:val="15"/>
        </w:numPr>
      </w:pPr>
      <w:r w:rsidRPr="00B17000">
        <w:rPr>
          <w:b/>
          <w:bCs/>
        </w:rPr>
        <w:t xml:space="preserve">Cost </w:t>
      </w:r>
      <w:r w:rsidR="00E04099" w:rsidRPr="00B17000">
        <w:rPr>
          <w:b/>
          <w:bCs/>
        </w:rPr>
        <w:t>allocation and optimization</w:t>
      </w:r>
      <w:r w:rsidR="00E04099">
        <w:rPr>
          <w:b/>
          <w:bCs/>
        </w:rPr>
        <w:t xml:space="preserve">: </w:t>
      </w:r>
      <w:r w:rsidR="00F17BCB" w:rsidRPr="00F17BCB">
        <w:t xml:space="preserve">AWS Cost Explorer enables businesses to break down costs by resource, service, or department, making it easier to </w:t>
      </w:r>
      <w:r w:rsidR="00452FB4" w:rsidRPr="00F17BCB">
        <w:t>improve</w:t>
      </w:r>
      <w:r w:rsidR="00F17BCB" w:rsidRPr="00F17BCB">
        <w:t xml:space="preserve"> resource allocation and reduce wasteful spending </w:t>
      </w:r>
      <w:sdt>
        <w:sdtPr>
          <w:id w:val="660124721"/>
          <w:citation/>
        </w:sdtPr>
        <w:sdtContent>
          <w:r w:rsidR="00BF52A9">
            <w:fldChar w:fldCharType="begin"/>
          </w:r>
          <w:r w:rsidR="002131C0">
            <w:instrText xml:space="preserve">CITATION AWS2011 \l 1033 </w:instrText>
          </w:r>
          <w:r w:rsidR="00BF52A9">
            <w:fldChar w:fldCharType="separate"/>
          </w:r>
          <w:r w:rsidR="00DC66E9" w:rsidRPr="00DC66E9">
            <w:rPr>
              <w:noProof/>
            </w:rPr>
            <w:t>[42]</w:t>
          </w:r>
          <w:r w:rsidR="00BF52A9">
            <w:fldChar w:fldCharType="end"/>
          </w:r>
        </w:sdtContent>
      </w:sdt>
      <w:r w:rsidR="006F445F" w:rsidRPr="006F445F">
        <w:t xml:space="preserve">. </w:t>
      </w:r>
    </w:p>
    <w:p w14:paraId="5EB98002" w14:textId="686A07B2" w:rsidR="006F445F" w:rsidRPr="006F445F" w:rsidRDefault="009808F7" w:rsidP="000C6A1C">
      <w:pPr>
        <w:pStyle w:val="NormalBPBHEB"/>
        <w:numPr>
          <w:ilvl w:val="0"/>
          <w:numId w:val="15"/>
        </w:numPr>
      </w:pPr>
      <w:r w:rsidRPr="00B17000">
        <w:rPr>
          <w:b/>
          <w:bCs/>
        </w:rPr>
        <w:lastRenderedPageBreak/>
        <w:t xml:space="preserve">Forecasting and </w:t>
      </w:r>
      <w:r w:rsidR="00E04099" w:rsidRPr="00B17000">
        <w:rPr>
          <w:b/>
          <w:bCs/>
        </w:rPr>
        <w:t>cost prediction</w:t>
      </w:r>
      <w:r w:rsidR="00837341">
        <w:rPr>
          <w:b/>
          <w:bCs/>
        </w:rPr>
        <w:t xml:space="preserve">: </w:t>
      </w:r>
      <w:r w:rsidR="00385F09" w:rsidRPr="00385F09">
        <w:t xml:space="preserve">With built-in forecasting, the tool predicts future costs based on historical usage patterns, helping businesses adjust their budgets proactively and avoid unexpected cost spikes </w:t>
      </w:r>
      <w:sdt>
        <w:sdtPr>
          <w:id w:val="1364334051"/>
          <w:citation/>
        </w:sdtPr>
        <w:sdtContent>
          <w:r w:rsidR="002A0203">
            <w:fldChar w:fldCharType="begin"/>
          </w:r>
          <w:r w:rsidR="002131C0">
            <w:instrText xml:space="preserve">CITATION AWS2011 \l 1033 </w:instrText>
          </w:r>
          <w:r w:rsidR="002A0203">
            <w:fldChar w:fldCharType="separate"/>
          </w:r>
          <w:r w:rsidR="00DC66E9" w:rsidRPr="00DC66E9">
            <w:rPr>
              <w:noProof/>
            </w:rPr>
            <w:t>[42]</w:t>
          </w:r>
          <w:r w:rsidR="002A0203">
            <w:fldChar w:fldCharType="end"/>
          </w:r>
        </w:sdtContent>
      </w:sdt>
      <w:r w:rsidR="006F445F" w:rsidRPr="006F445F">
        <w:t>.</w:t>
      </w:r>
    </w:p>
    <w:p w14:paraId="0D70B208" w14:textId="7324C3B5" w:rsidR="006F445F" w:rsidRPr="006F445F" w:rsidRDefault="00FA5BAF" w:rsidP="000C6A1C">
      <w:pPr>
        <w:pStyle w:val="NormalBPBHEB"/>
        <w:numPr>
          <w:ilvl w:val="0"/>
          <w:numId w:val="15"/>
        </w:numPr>
      </w:pPr>
      <w:r w:rsidRPr="00B17000">
        <w:rPr>
          <w:b/>
          <w:bCs/>
        </w:rPr>
        <w:t xml:space="preserve">Visualization and </w:t>
      </w:r>
      <w:r w:rsidR="00E04099" w:rsidRPr="00B17000">
        <w:rPr>
          <w:b/>
          <w:bCs/>
        </w:rPr>
        <w:t>custom reports</w:t>
      </w:r>
      <w:r w:rsidR="00837341">
        <w:rPr>
          <w:b/>
          <w:bCs/>
        </w:rPr>
        <w:t xml:space="preserve">: </w:t>
      </w:r>
      <w:r w:rsidR="00C02367" w:rsidRPr="00C02367">
        <w:t xml:space="preserve">Cost Explorer offers customizable reports with filters such as service type, account, and date range. These visualizations empower businesses to </w:t>
      </w:r>
      <w:r w:rsidR="004B280B" w:rsidRPr="00C02367">
        <w:t>check</w:t>
      </w:r>
      <w:r w:rsidR="00C02367" w:rsidRPr="00C02367">
        <w:t xml:space="preserve"> trends and track usage in real-time</w:t>
      </w:r>
      <w:r w:rsidR="007C7E51">
        <w:t>.</w:t>
      </w:r>
      <w:r w:rsidR="00C02367" w:rsidRPr="00C02367">
        <w:t xml:space="preserve"> </w:t>
      </w:r>
      <w:sdt>
        <w:sdtPr>
          <w:id w:val="-2113350752"/>
          <w:citation/>
        </w:sdtPr>
        <w:sdtContent>
          <w:r w:rsidR="002A0203">
            <w:fldChar w:fldCharType="begin"/>
          </w:r>
          <w:r w:rsidR="002131C0">
            <w:instrText xml:space="preserve">CITATION AWS2011 \l 1033 </w:instrText>
          </w:r>
          <w:r w:rsidR="002A0203">
            <w:fldChar w:fldCharType="separate"/>
          </w:r>
          <w:r w:rsidR="00DC66E9" w:rsidRPr="00DC66E9">
            <w:rPr>
              <w:noProof/>
            </w:rPr>
            <w:t>[42]</w:t>
          </w:r>
          <w:r w:rsidR="002A0203">
            <w:fldChar w:fldCharType="end"/>
          </w:r>
        </w:sdtContent>
      </w:sdt>
    </w:p>
    <w:p w14:paraId="376AA690" w14:textId="41997B16" w:rsidR="006F445F" w:rsidRDefault="006F445F" w:rsidP="000C6A1C">
      <w:pPr>
        <w:pStyle w:val="Heading3BPBHEB"/>
      </w:pPr>
      <w:r w:rsidRPr="006F445F">
        <w:t xml:space="preserve">Benefits </w:t>
      </w:r>
    </w:p>
    <w:p w14:paraId="4AA28A81" w14:textId="57F6324A" w:rsidR="003477DC" w:rsidRPr="003477DC" w:rsidRDefault="004A0425" w:rsidP="000C6A1C">
      <w:pPr>
        <w:pStyle w:val="NormalBPBHEB"/>
      </w:pPr>
      <w:r w:rsidRPr="004A0425">
        <w:t xml:space="preserve">With regular monitoring and </w:t>
      </w:r>
      <w:r w:rsidR="00FB33D3" w:rsidRPr="004A0425">
        <w:t>initiative-taking</w:t>
      </w:r>
      <w:r w:rsidRPr="004A0425">
        <w:t xml:space="preserve"> analysis, AWS Cost Explorer helps businesses </w:t>
      </w:r>
      <w:r w:rsidR="00AF21B8" w:rsidRPr="004A0425">
        <w:t>keep</w:t>
      </w:r>
      <w:r w:rsidRPr="004A0425">
        <w:t xml:space="preserve"> control over their cloud budgets and drive long-term cost savings</w:t>
      </w:r>
      <w:r w:rsidR="00A155B7">
        <w:t>.</w:t>
      </w:r>
      <w:r w:rsidR="008B064B">
        <w:t xml:space="preserve"> </w:t>
      </w:r>
      <w:r w:rsidR="00445745">
        <w:t>The r</w:t>
      </w:r>
      <w:r w:rsidR="008B064B">
        <w:t>elevant benefits of ASW CUR</w:t>
      </w:r>
      <w:r w:rsidR="00445745">
        <w:t xml:space="preserve"> are as follows:</w:t>
      </w:r>
    </w:p>
    <w:p w14:paraId="1184AAFF" w14:textId="6EF55C1A" w:rsidR="006F445F" w:rsidRPr="006F445F" w:rsidRDefault="006F445F" w:rsidP="000C6A1C">
      <w:pPr>
        <w:pStyle w:val="NormalBPBHEB"/>
        <w:numPr>
          <w:ilvl w:val="0"/>
          <w:numId w:val="16"/>
        </w:numPr>
      </w:pPr>
      <w:r w:rsidRPr="001317F4">
        <w:rPr>
          <w:b/>
          <w:bCs/>
        </w:rPr>
        <w:t xml:space="preserve">Cost </w:t>
      </w:r>
      <w:r w:rsidR="00961880" w:rsidRPr="001317F4">
        <w:rPr>
          <w:b/>
          <w:bCs/>
        </w:rPr>
        <w:t>allocation and optimization</w:t>
      </w:r>
      <w:r w:rsidR="003502D5">
        <w:rPr>
          <w:b/>
          <w:bCs/>
        </w:rPr>
        <w:t xml:space="preserve">: </w:t>
      </w:r>
      <w:r w:rsidR="000741B2" w:rsidRPr="000741B2">
        <w:t xml:space="preserve">By analyzing detailed cost drivers, businesses can </w:t>
      </w:r>
      <w:r w:rsidR="00AF21B8" w:rsidRPr="000741B2">
        <w:t>find</w:t>
      </w:r>
      <w:r w:rsidR="000741B2" w:rsidRPr="000741B2">
        <w:t xml:space="preserve"> inefficiencies and opportunities for optimization. This granular approach supports better decision-making and reduces unnecessary spending </w:t>
      </w:r>
      <w:sdt>
        <w:sdtPr>
          <w:id w:val="-1574654780"/>
          <w:citation/>
        </w:sdtPr>
        <w:sdtContent>
          <w:r w:rsidR="002A0203">
            <w:fldChar w:fldCharType="begin"/>
          </w:r>
          <w:r w:rsidR="002131C0">
            <w:instrText xml:space="preserve">CITATION AWS2011 \l 1033 </w:instrText>
          </w:r>
          <w:r w:rsidR="002A0203">
            <w:fldChar w:fldCharType="separate"/>
          </w:r>
          <w:r w:rsidR="00DC66E9" w:rsidRPr="00DC66E9">
            <w:rPr>
              <w:noProof/>
            </w:rPr>
            <w:t>[42]</w:t>
          </w:r>
          <w:r w:rsidR="002A0203">
            <w:fldChar w:fldCharType="end"/>
          </w:r>
        </w:sdtContent>
      </w:sdt>
      <w:r w:rsidRPr="006F445F">
        <w:t xml:space="preserve">. </w:t>
      </w:r>
    </w:p>
    <w:p w14:paraId="29A0B375" w14:textId="238E89DA" w:rsidR="006F445F" w:rsidRPr="006F445F" w:rsidRDefault="006F445F" w:rsidP="000C6A1C">
      <w:pPr>
        <w:pStyle w:val="NormalBPBHEB"/>
        <w:numPr>
          <w:ilvl w:val="0"/>
          <w:numId w:val="16"/>
        </w:numPr>
      </w:pPr>
      <w:r w:rsidRPr="001317F4">
        <w:rPr>
          <w:b/>
          <w:bCs/>
        </w:rPr>
        <w:t xml:space="preserve">Forecasting and </w:t>
      </w:r>
      <w:r w:rsidR="00961880">
        <w:rPr>
          <w:b/>
          <w:bCs/>
        </w:rPr>
        <w:t>b</w:t>
      </w:r>
      <w:r w:rsidRPr="001317F4">
        <w:rPr>
          <w:b/>
          <w:bCs/>
        </w:rPr>
        <w:t>udgeting</w:t>
      </w:r>
      <w:r w:rsidR="003502D5">
        <w:rPr>
          <w:b/>
          <w:bCs/>
        </w:rPr>
        <w:t xml:space="preserve">: </w:t>
      </w:r>
      <w:r w:rsidR="000723E2" w:rsidRPr="000723E2">
        <w:t xml:space="preserve">AWS Cost Explorer helps businesses forecast costs and set budgets, ensuring financial plans align with expected cloud expenditures </w:t>
      </w:r>
      <w:sdt>
        <w:sdtPr>
          <w:id w:val="1065063863"/>
          <w:citation/>
        </w:sdtPr>
        <w:sdtContent>
          <w:r w:rsidR="002A0203">
            <w:fldChar w:fldCharType="begin"/>
          </w:r>
          <w:r w:rsidR="002131C0">
            <w:instrText xml:space="preserve">CITATION AWS2011 \l 1033 </w:instrText>
          </w:r>
          <w:r w:rsidR="002A0203">
            <w:fldChar w:fldCharType="separate"/>
          </w:r>
          <w:r w:rsidR="00DC66E9" w:rsidRPr="00DC66E9">
            <w:rPr>
              <w:noProof/>
            </w:rPr>
            <w:t>[42]</w:t>
          </w:r>
          <w:r w:rsidR="002A0203">
            <w:fldChar w:fldCharType="end"/>
          </w:r>
        </w:sdtContent>
      </w:sdt>
      <w:r w:rsidRPr="006F445F">
        <w:t xml:space="preserve">. </w:t>
      </w:r>
    </w:p>
    <w:p w14:paraId="15115989" w14:textId="3343FBAE" w:rsidR="006F445F" w:rsidRPr="006F445F" w:rsidRDefault="006F445F" w:rsidP="000C6A1C">
      <w:pPr>
        <w:pStyle w:val="NormalBPBHEB"/>
        <w:numPr>
          <w:ilvl w:val="0"/>
          <w:numId w:val="16"/>
        </w:numPr>
      </w:pPr>
      <w:r w:rsidRPr="001317F4">
        <w:rPr>
          <w:b/>
          <w:bCs/>
        </w:rPr>
        <w:t xml:space="preserve">Insights into </w:t>
      </w:r>
      <w:r w:rsidR="00961880" w:rsidRPr="001317F4">
        <w:rPr>
          <w:b/>
          <w:bCs/>
        </w:rPr>
        <w:t>cost drivers</w:t>
      </w:r>
      <w:r w:rsidR="00BD387D">
        <w:rPr>
          <w:b/>
          <w:bCs/>
        </w:rPr>
        <w:t xml:space="preserve">: </w:t>
      </w:r>
      <w:r w:rsidR="006601B3" w:rsidRPr="006601B3">
        <w:t xml:space="preserve">The tool allows businesses to understand which services or accounts contribute most to their costs, making it easier to </w:t>
      </w:r>
      <w:r w:rsidR="00452FB4" w:rsidRPr="006601B3">
        <w:t>improve</w:t>
      </w:r>
      <w:r w:rsidR="006601B3" w:rsidRPr="006601B3">
        <w:t xml:space="preserve"> usage and control spending</w:t>
      </w:r>
      <w:r w:rsidRPr="006F445F">
        <w:t xml:space="preserve"> </w:t>
      </w:r>
      <w:sdt>
        <w:sdtPr>
          <w:id w:val="-1470661020"/>
          <w:citation/>
        </w:sdtPr>
        <w:sdtContent>
          <w:r w:rsidR="002A0203">
            <w:fldChar w:fldCharType="begin"/>
          </w:r>
          <w:r w:rsidR="002131C0">
            <w:instrText xml:space="preserve">CITATION AWS2011 \l 1033 </w:instrText>
          </w:r>
          <w:r w:rsidR="002A0203">
            <w:fldChar w:fldCharType="separate"/>
          </w:r>
          <w:r w:rsidR="00DC66E9" w:rsidRPr="00DC66E9">
            <w:rPr>
              <w:noProof/>
            </w:rPr>
            <w:t>[42]</w:t>
          </w:r>
          <w:r w:rsidR="002A0203">
            <w:fldChar w:fldCharType="end"/>
          </w:r>
        </w:sdtContent>
      </w:sdt>
      <w:r w:rsidRPr="006F445F">
        <w:t>.</w:t>
      </w:r>
    </w:p>
    <w:p w14:paraId="55A4A1ED" w14:textId="213C222F" w:rsidR="006F445F" w:rsidRPr="00DC6C09" w:rsidRDefault="006F445F" w:rsidP="000C6A1C">
      <w:pPr>
        <w:pStyle w:val="Heading3BPBHEB"/>
      </w:pPr>
      <w:r w:rsidRPr="00DC6C09">
        <w:t xml:space="preserve">Use </w:t>
      </w:r>
      <w:r w:rsidR="007B4E94">
        <w:t>c</w:t>
      </w:r>
      <w:r w:rsidRPr="00DC6C09">
        <w:t xml:space="preserve">ases </w:t>
      </w:r>
    </w:p>
    <w:p w14:paraId="3C9B289E" w14:textId="571591AA" w:rsidR="00012C2E" w:rsidRPr="00F0316E" w:rsidRDefault="00012C2E" w:rsidP="000C6A1C">
      <w:pPr>
        <w:pStyle w:val="NormalBPBHEB"/>
      </w:pPr>
      <w:r w:rsidRPr="00F0316E">
        <w:t xml:space="preserve">The tool’s ability to </w:t>
      </w:r>
      <w:r w:rsidR="00AF21B8" w:rsidRPr="00F0316E">
        <w:t>distribute</w:t>
      </w:r>
      <w:r w:rsidRPr="00F0316E">
        <w:t xml:space="preserve"> costs across departments and </w:t>
      </w:r>
      <w:r w:rsidR="00ED4D2B" w:rsidRPr="00F0316E">
        <w:t>find</w:t>
      </w:r>
      <w:r w:rsidRPr="00F0316E">
        <w:t xml:space="preserve"> cost drivers ensures that businesses can make data-driven decisions to reduce expenses and </w:t>
      </w:r>
      <w:r w:rsidR="00F87DF6" w:rsidRPr="00F0316E">
        <w:t>improve</w:t>
      </w:r>
      <w:r w:rsidRPr="00F0316E">
        <w:t xml:space="preserve"> their resource usage. Below use case</w:t>
      </w:r>
      <w:r w:rsidR="004D2A30" w:rsidRPr="00F0316E">
        <w:t>s</w:t>
      </w:r>
      <w:r w:rsidRPr="00F0316E">
        <w:t xml:space="preserve"> </w:t>
      </w:r>
      <w:r w:rsidR="004D2A30" w:rsidRPr="00F0316E">
        <w:t xml:space="preserve">give us </w:t>
      </w:r>
      <w:r w:rsidR="001416F4" w:rsidRPr="00F0316E">
        <w:t>the tool in real life scenarios:</w:t>
      </w:r>
    </w:p>
    <w:p w14:paraId="27E4F40A" w14:textId="36EFD19B" w:rsidR="006F445F" w:rsidRPr="006F445F" w:rsidRDefault="006F445F" w:rsidP="000C6A1C">
      <w:pPr>
        <w:pStyle w:val="NormalBPBHEB"/>
        <w:numPr>
          <w:ilvl w:val="0"/>
          <w:numId w:val="17"/>
        </w:numPr>
      </w:pPr>
      <w:r w:rsidRPr="00F0316E">
        <w:rPr>
          <w:b/>
          <w:bCs/>
        </w:rPr>
        <w:t xml:space="preserve">Cost </w:t>
      </w:r>
      <w:r w:rsidR="007B4E94" w:rsidRPr="00F0316E">
        <w:rPr>
          <w:b/>
          <w:bCs/>
        </w:rPr>
        <w:t>allocation across departments</w:t>
      </w:r>
      <w:r w:rsidR="007B4E94">
        <w:rPr>
          <w:b/>
          <w:bCs/>
        </w:rPr>
        <w:t xml:space="preserve">: </w:t>
      </w:r>
      <w:r w:rsidR="00605E37" w:rsidRPr="00605E37">
        <w:t xml:space="preserve">Organizations with multiple teams can use Cost Explorer to track and </w:t>
      </w:r>
      <w:r w:rsidR="00AF21B8" w:rsidRPr="00605E37">
        <w:t>distribute</w:t>
      </w:r>
      <w:r w:rsidR="00605E37" w:rsidRPr="00605E37">
        <w:t xml:space="preserve"> costs across departments, fostering transparency and accountability</w:t>
      </w:r>
      <w:r w:rsidRPr="006F445F">
        <w:t xml:space="preserve">. </w:t>
      </w:r>
      <w:sdt>
        <w:sdtPr>
          <w:id w:val="780611981"/>
          <w:citation/>
        </w:sdtPr>
        <w:sdtContent>
          <w:r w:rsidR="002A0203">
            <w:fldChar w:fldCharType="begin"/>
          </w:r>
          <w:r w:rsidR="002131C0">
            <w:instrText xml:space="preserve">CITATION AWS2011 \l 1033 </w:instrText>
          </w:r>
          <w:r w:rsidR="002A0203">
            <w:fldChar w:fldCharType="separate"/>
          </w:r>
          <w:r w:rsidR="00DC66E9" w:rsidRPr="00DC66E9">
            <w:rPr>
              <w:noProof/>
            </w:rPr>
            <w:t>[42]</w:t>
          </w:r>
          <w:r w:rsidR="002A0203">
            <w:fldChar w:fldCharType="end"/>
          </w:r>
        </w:sdtContent>
      </w:sdt>
    </w:p>
    <w:p w14:paraId="1572EF8A" w14:textId="60B245C3" w:rsidR="006F445F" w:rsidRPr="006F445F" w:rsidRDefault="006F445F" w:rsidP="000C6A1C">
      <w:pPr>
        <w:pStyle w:val="NormalBPBHEB"/>
        <w:numPr>
          <w:ilvl w:val="0"/>
          <w:numId w:val="17"/>
        </w:numPr>
      </w:pPr>
      <w:r w:rsidRPr="00F0316E">
        <w:rPr>
          <w:b/>
          <w:bCs/>
        </w:rPr>
        <w:t xml:space="preserve">Cost </w:t>
      </w:r>
      <w:r w:rsidR="007B4E94" w:rsidRPr="00F0316E">
        <w:rPr>
          <w:b/>
          <w:bCs/>
        </w:rPr>
        <w:t>optimization in multi-account environments</w:t>
      </w:r>
      <w:r w:rsidR="007B4E94">
        <w:rPr>
          <w:b/>
          <w:bCs/>
        </w:rPr>
        <w:t xml:space="preserve">: </w:t>
      </w:r>
      <w:r w:rsidR="005A492D" w:rsidRPr="005A492D">
        <w:t xml:space="preserve">Cost Explorer helps businesses with multiple AWS accounts </w:t>
      </w:r>
      <w:r w:rsidR="00AF21B8" w:rsidRPr="005A492D">
        <w:t>find</w:t>
      </w:r>
      <w:r w:rsidR="005A492D" w:rsidRPr="005A492D">
        <w:t xml:space="preserve"> inefficiencies and </w:t>
      </w:r>
      <w:r w:rsidR="00ED4D2B" w:rsidRPr="005A492D">
        <w:t>improve</w:t>
      </w:r>
      <w:r w:rsidR="005A492D" w:rsidRPr="005A492D">
        <w:t xml:space="preserve"> resource usage across all accounts </w:t>
      </w:r>
      <w:sdt>
        <w:sdtPr>
          <w:id w:val="-384869224"/>
          <w:citation/>
        </w:sdtPr>
        <w:sdtContent>
          <w:r w:rsidR="00AE35CA">
            <w:fldChar w:fldCharType="begin"/>
          </w:r>
          <w:r w:rsidR="002131C0">
            <w:instrText xml:space="preserve">CITATION AWS2011 \l 1033 </w:instrText>
          </w:r>
          <w:r w:rsidR="00AE35CA">
            <w:fldChar w:fldCharType="separate"/>
          </w:r>
          <w:r w:rsidR="00DC66E9" w:rsidRPr="00DC66E9">
            <w:rPr>
              <w:noProof/>
            </w:rPr>
            <w:t>[42]</w:t>
          </w:r>
          <w:r w:rsidR="00AE35CA">
            <w:fldChar w:fldCharType="end"/>
          </w:r>
        </w:sdtContent>
      </w:sdt>
      <w:r w:rsidR="005A492D">
        <w:t>.</w:t>
      </w:r>
    </w:p>
    <w:p w14:paraId="755C34AE" w14:textId="5A922FDA" w:rsidR="006F445F" w:rsidRPr="006F445F" w:rsidRDefault="006F445F" w:rsidP="000C6A1C">
      <w:pPr>
        <w:pStyle w:val="NormalBPBHEB"/>
        <w:numPr>
          <w:ilvl w:val="0"/>
          <w:numId w:val="17"/>
        </w:numPr>
      </w:pPr>
      <w:r w:rsidRPr="00F0316E">
        <w:rPr>
          <w:b/>
          <w:bCs/>
        </w:rPr>
        <w:t xml:space="preserve">Tracking </w:t>
      </w:r>
      <w:r w:rsidR="007B4E94" w:rsidRPr="00F0316E">
        <w:rPr>
          <w:b/>
          <w:bCs/>
        </w:rPr>
        <w:t>reserved instances</w:t>
      </w:r>
      <w:r w:rsidR="007B4E94">
        <w:rPr>
          <w:b/>
          <w:bCs/>
        </w:rPr>
        <w:t xml:space="preserve"> </w:t>
      </w:r>
      <w:r w:rsidR="007B4E94" w:rsidRPr="00F0316E">
        <w:rPr>
          <w:b/>
          <w:bCs/>
        </w:rPr>
        <w:t>usage</w:t>
      </w:r>
      <w:r w:rsidR="007B4E94">
        <w:rPr>
          <w:b/>
          <w:bCs/>
        </w:rPr>
        <w:t xml:space="preserve">: </w:t>
      </w:r>
      <w:r w:rsidR="00EC5266" w:rsidRPr="00EC5266">
        <w:t xml:space="preserve">Businesses can use Cost Explorer to </w:t>
      </w:r>
      <w:r w:rsidR="00452FB4" w:rsidRPr="00EC5266">
        <w:t>check</w:t>
      </w:r>
      <w:r w:rsidR="00EC5266" w:rsidRPr="00EC5266">
        <w:t xml:space="preserve"> </w:t>
      </w:r>
      <w:r w:rsidR="00EC5266" w:rsidRPr="00B2370B">
        <w:rPr>
          <w:b/>
          <w:bCs/>
        </w:rPr>
        <w:t>Reserved Instance</w:t>
      </w:r>
      <w:r w:rsidR="007B4E94">
        <w:t xml:space="preserve"> (</w:t>
      </w:r>
      <w:r w:rsidR="007B4E94" w:rsidRPr="00B2370B">
        <w:rPr>
          <w:b/>
          <w:bCs/>
        </w:rPr>
        <w:t>RI</w:t>
      </w:r>
      <w:r w:rsidR="007B4E94">
        <w:t>)</w:t>
      </w:r>
      <w:r w:rsidR="00EC5266" w:rsidRPr="00EC5266">
        <w:t xml:space="preserve"> </w:t>
      </w:r>
      <w:r w:rsidR="000E3891" w:rsidRPr="00EC5266">
        <w:t>use</w:t>
      </w:r>
      <w:r w:rsidR="00EC5266" w:rsidRPr="00EC5266">
        <w:t xml:space="preserve">, ensuring that they are fully </w:t>
      </w:r>
      <w:r w:rsidR="000E3891" w:rsidRPr="00EC5266">
        <w:t>using</w:t>
      </w:r>
      <w:r w:rsidR="00EC5266" w:rsidRPr="00EC5266">
        <w:t xml:space="preserve"> their long-term commitments and </w:t>
      </w:r>
      <w:r w:rsidR="00774B52" w:rsidRPr="00EC5266">
        <w:t>adjusting</w:t>
      </w:r>
      <w:r w:rsidR="00EC5266" w:rsidRPr="00EC5266">
        <w:t xml:space="preserve"> as necessary </w:t>
      </w:r>
      <w:sdt>
        <w:sdtPr>
          <w:id w:val="-428045830"/>
          <w:citation/>
        </w:sdtPr>
        <w:sdtContent>
          <w:r w:rsidR="00AE35CA">
            <w:fldChar w:fldCharType="begin"/>
          </w:r>
          <w:r w:rsidR="002131C0">
            <w:instrText xml:space="preserve">CITATION AWS2011 \l 1033 </w:instrText>
          </w:r>
          <w:r w:rsidR="00AE35CA">
            <w:fldChar w:fldCharType="separate"/>
          </w:r>
          <w:r w:rsidR="00DC66E9" w:rsidRPr="00DC66E9">
            <w:rPr>
              <w:noProof/>
            </w:rPr>
            <w:t>[42]</w:t>
          </w:r>
          <w:r w:rsidR="00AE35CA">
            <w:fldChar w:fldCharType="end"/>
          </w:r>
        </w:sdtContent>
      </w:sdt>
      <w:r w:rsidRPr="006F445F">
        <w:t>.</w:t>
      </w:r>
    </w:p>
    <w:p w14:paraId="6D5DF636" w14:textId="543C109A" w:rsidR="006F445F" w:rsidRPr="006F445F" w:rsidRDefault="006F445F" w:rsidP="000C6A1C">
      <w:pPr>
        <w:pStyle w:val="Heading3BPBHEB"/>
      </w:pPr>
      <w:r w:rsidRPr="006F445F">
        <w:t xml:space="preserve">Best </w:t>
      </w:r>
      <w:r w:rsidR="00763F08">
        <w:t>p</w:t>
      </w:r>
      <w:r w:rsidRPr="006F445F">
        <w:t xml:space="preserve">ractices </w:t>
      </w:r>
    </w:p>
    <w:p w14:paraId="6D01FC5D" w14:textId="5C32C3BC" w:rsidR="00D80FBD" w:rsidRDefault="00F5147B" w:rsidP="000C6A1C">
      <w:pPr>
        <w:pStyle w:val="NormalBPBHEB"/>
      </w:pPr>
      <w:r>
        <w:rPr>
          <w:lang w:val="en-IN"/>
        </w:rPr>
        <w:t xml:space="preserve">A </w:t>
      </w:r>
      <w:r w:rsidR="0043281F">
        <w:t xml:space="preserve">list of </w:t>
      </w:r>
      <w:r w:rsidR="004B280B">
        <w:t>the best</w:t>
      </w:r>
      <w:r w:rsidR="0043281F">
        <w:t xml:space="preserve"> practices </w:t>
      </w:r>
      <w:r w:rsidR="00055196">
        <w:t>for obtaining</w:t>
      </w:r>
      <w:r w:rsidR="0043281F">
        <w:t xml:space="preserve"> </w:t>
      </w:r>
      <w:r w:rsidR="00187E4F">
        <w:t>the best</w:t>
      </w:r>
      <w:r w:rsidR="0043281F">
        <w:t xml:space="preserve"> results with</w:t>
      </w:r>
      <w:r w:rsidR="00055196">
        <w:t xml:space="preserve"> AWS Cost Explorer</w:t>
      </w:r>
      <w:r>
        <w:t xml:space="preserve"> is as follows:</w:t>
      </w:r>
    </w:p>
    <w:p w14:paraId="48BB7153" w14:textId="1C907B5A" w:rsidR="006F445F" w:rsidRPr="006F445F" w:rsidRDefault="006F445F" w:rsidP="000C6A1C">
      <w:pPr>
        <w:pStyle w:val="NormalBPBHEB"/>
        <w:numPr>
          <w:ilvl w:val="0"/>
          <w:numId w:val="18"/>
        </w:numPr>
      </w:pPr>
      <w:r w:rsidRPr="00F0316E">
        <w:rPr>
          <w:b/>
          <w:bCs/>
        </w:rPr>
        <w:t xml:space="preserve">Regular </w:t>
      </w:r>
      <w:r w:rsidR="00C10A1B" w:rsidRPr="00F0316E">
        <w:rPr>
          <w:b/>
          <w:bCs/>
        </w:rPr>
        <w:t>monitoring and analysis</w:t>
      </w:r>
      <w:r w:rsidR="00A7592B">
        <w:rPr>
          <w:b/>
          <w:bCs/>
        </w:rPr>
        <w:t xml:space="preserve">: </w:t>
      </w:r>
      <w:r w:rsidR="005D6F2A" w:rsidRPr="005D6F2A">
        <w:t xml:space="preserve">Consistently </w:t>
      </w:r>
      <w:r w:rsidR="00AF21B8" w:rsidRPr="005D6F2A">
        <w:t>check</w:t>
      </w:r>
      <w:r w:rsidR="005D6F2A" w:rsidRPr="005D6F2A">
        <w:t xml:space="preserve"> spending trends using AWS Cost Explorer to </w:t>
      </w:r>
      <w:r w:rsidR="00ED4D2B" w:rsidRPr="005D6F2A">
        <w:t>find</w:t>
      </w:r>
      <w:r w:rsidR="005D6F2A" w:rsidRPr="005D6F2A">
        <w:t xml:space="preserve"> anomalies early and adjust budgets to stay on track </w:t>
      </w:r>
      <w:sdt>
        <w:sdtPr>
          <w:id w:val="1222941675"/>
          <w:citation/>
        </w:sdtPr>
        <w:sdtContent>
          <w:r w:rsidR="00F062C6">
            <w:fldChar w:fldCharType="begin"/>
          </w:r>
          <w:r w:rsidR="002131C0">
            <w:instrText xml:space="preserve">CITATION AWS2011 \l 1033 </w:instrText>
          </w:r>
          <w:r w:rsidR="00F062C6">
            <w:fldChar w:fldCharType="separate"/>
          </w:r>
          <w:r w:rsidR="00DC66E9" w:rsidRPr="00DC66E9">
            <w:rPr>
              <w:noProof/>
            </w:rPr>
            <w:t>[42]</w:t>
          </w:r>
          <w:r w:rsidR="00F062C6">
            <w:fldChar w:fldCharType="end"/>
          </w:r>
        </w:sdtContent>
      </w:sdt>
      <w:r w:rsidRPr="006F445F">
        <w:t>.</w:t>
      </w:r>
    </w:p>
    <w:p w14:paraId="59F752CB" w14:textId="502262B4" w:rsidR="006F445F" w:rsidRPr="006F445F" w:rsidRDefault="006F445F" w:rsidP="000C6A1C">
      <w:pPr>
        <w:pStyle w:val="NormalBPBHEB"/>
        <w:numPr>
          <w:ilvl w:val="0"/>
          <w:numId w:val="18"/>
        </w:numPr>
      </w:pPr>
      <w:r w:rsidRPr="00F0316E">
        <w:rPr>
          <w:b/>
          <w:bCs/>
        </w:rPr>
        <w:lastRenderedPageBreak/>
        <w:t xml:space="preserve">Collaborative </w:t>
      </w:r>
      <w:r w:rsidR="00C10A1B" w:rsidRPr="00F0316E">
        <w:rPr>
          <w:b/>
          <w:bCs/>
        </w:rPr>
        <w:t>decision-making</w:t>
      </w:r>
      <w:r w:rsidR="00A7592B">
        <w:rPr>
          <w:b/>
          <w:bCs/>
        </w:rPr>
        <w:t xml:space="preserve">: </w:t>
      </w:r>
      <w:r w:rsidR="00092EFA" w:rsidRPr="00092EFA">
        <w:t>Share insights from Cost Explorer across teams, including finance, IT, and operations, to align efforts on cost optimization</w:t>
      </w:r>
      <w:r w:rsidR="00131BB3" w:rsidRPr="00131BB3">
        <w:t xml:space="preserve"> </w:t>
      </w:r>
      <w:sdt>
        <w:sdtPr>
          <w:id w:val="-116222391"/>
          <w:citation/>
        </w:sdtPr>
        <w:sdtContent>
          <w:r w:rsidR="00F062C6">
            <w:fldChar w:fldCharType="begin"/>
          </w:r>
          <w:r w:rsidR="002131C0">
            <w:instrText xml:space="preserve">CITATION AWS2011 \l 1033 </w:instrText>
          </w:r>
          <w:r w:rsidR="00F062C6">
            <w:fldChar w:fldCharType="separate"/>
          </w:r>
          <w:r w:rsidR="00DC66E9" w:rsidRPr="00DC66E9">
            <w:rPr>
              <w:noProof/>
            </w:rPr>
            <w:t>[42]</w:t>
          </w:r>
          <w:r w:rsidR="00F062C6">
            <w:fldChar w:fldCharType="end"/>
          </w:r>
        </w:sdtContent>
      </w:sdt>
      <w:r w:rsidRPr="006F445F">
        <w:t>.</w:t>
      </w:r>
    </w:p>
    <w:p w14:paraId="00302731" w14:textId="78CE036B" w:rsidR="006F445F" w:rsidRPr="006F445F" w:rsidRDefault="006F445F" w:rsidP="000C6A1C">
      <w:pPr>
        <w:pStyle w:val="NormalBPBHEB"/>
        <w:numPr>
          <w:ilvl w:val="0"/>
          <w:numId w:val="18"/>
        </w:numPr>
      </w:pPr>
      <w:r w:rsidRPr="00F0316E">
        <w:rPr>
          <w:b/>
          <w:bCs/>
        </w:rPr>
        <w:t xml:space="preserve">Setting </w:t>
      </w:r>
      <w:r w:rsidR="00C10A1B">
        <w:rPr>
          <w:b/>
          <w:bCs/>
        </w:rPr>
        <w:t>c</w:t>
      </w:r>
      <w:r w:rsidRPr="00F0316E">
        <w:rPr>
          <w:b/>
          <w:bCs/>
        </w:rPr>
        <w:t xml:space="preserve">ustom </w:t>
      </w:r>
      <w:r w:rsidR="00C10A1B">
        <w:rPr>
          <w:b/>
          <w:bCs/>
        </w:rPr>
        <w:t>a</w:t>
      </w:r>
      <w:r w:rsidRPr="00F0316E">
        <w:rPr>
          <w:b/>
          <w:bCs/>
        </w:rPr>
        <w:t>lerts</w:t>
      </w:r>
      <w:r w:rsidR="00A7592B">
        <w:rPr>
          <w:b/>
          <w:bCs/>
        </w:rPr>
        <w:t xml:space="preserve">: </w:t>
      </w:r>
      <w:r w:rsidR="00092EFA" w:rsidRPr="00092EFA">
        <w:t xml:space="preserve">Set up real-time custom alerts to </w:t>
      </w:r>
      <w:r w:rsidR="00D13364" w:rsidRPr="00092EFA">
        <w:t>check</w:t>
      </w:r>
      <w:r w:rsidR="00092EFA" w:rsidRPr="00092EFA">
        <w:t xml:space="preserve"> when costs exceed predefined thresholds, enabling immediate corrective action </w:t>
      </w:r>
      <w:sdt>
        <w:sdtPr>
          <w:id w:val="1509255653"/>
          <w:citation/>
        </w:sdtPr>
        <w:sdtContent>
          <w:r w:rsidR="00F062C6">
            <w:fldChar w:fldCharType="begin"/>
          </w:r>
          <w:r w:rsidR="002131C0">
            <w:instrText xml:space="preserve">CITATION AWS2011 \l 1033 </w:instrText>
          </w:r>
          <w:r w:rsidR="00F062C6">
            <w:fldChar w:fldCharType="separate"/>
          </w:r>
          <w:r w:rsidR="00DC66E9" w:rsidRPr="00DC66E9">
            <w:rPr>
              <w:noProof/>
            </w:rPr>
            <w:t>[42]</w:t>
          </w:r>
          <w:r w:rsidR="00F062C6">
            <w:fldChar w:fldCharType="end"/>
          </w:r>
        </w:sdtContent>
      </w:sdt>
      <w:r w:rsidRPr="006F445F">
        <w:t>.</w:t>
      </w:r>
    </w:p>
    <w:p w14:paraId="525C366D" w14:textId="54F89581" w:rsidR="006F445F" w:rsidRPr="006F445F" w:rsidRDefault="00092EFA" w:rsidP="000C6A1C">
      <w:pPr>
        <w:pStyle w:val="Heading3BPBHEB"/>
      </w:pPr>
      <w:r>
        <w:t>Wrap up</w:t>
      </w:r>
    </w:p>
    <w:p w14:paraId="36A0D335" w14:textId="1082C7B8" w:rsidR="006F445F" w:rsidRPr="006F445F" w:rsidRDefault="006F445F" w:rsidP="000C6A1C">
      <w:pPr>
        <w:pStyle w:val="NormalBPBHEB"/>
      </w:pPr>
      <w:r w:rsidRPr="006F445F">
        <w:t xml:space="preserve">AWS Cost Explorer serves as a key tool for businesses </w:t>
      </w:r>
      <w:r w:rsidR="00A6312C" w:rsidRPr="00A6312C">
        <w:t xml:space="preserve">looking to </w:t>
      </w:r>
      <w:r w:rsidR="00D13364" w:rsidRPr="00A6312C">
        <w:t>perfect</w:t>
      </w:r>
      <w:r w:rsidR="00A6312C" w:rsidRPr="00A6312C">
        <w:t xml:space="preserve"> their AWS spending. It provides detailed cost analysis, forecasting, and resource allocation capabilities, helping organizations control their cloud costs and make data-driven decisions to drive long-term savings</w:t>
      </w:r>
      <w:r w:rsidR="00055196">
        <w:t xml:space="preserve"> </w:t>
      </w:r>
      <w:sdt>
        <w:sdtPr>
          <w:id w:val="1566608861"/>
          <w:citation/>
        </w:sdtPr>
        <w:sdtContent>
          <w:r w:rsidR="00362D49">
            <w:fldChar w:fldCharType="begin"/>
          </w:r>
          <w:r w:rsidR="002131C0">
            <w:instrText xml:space="preserve">CITATION AWS2011 \l 1033 </w:instrText>
          </w:r>
          <w:r w:rsidR="00362D49">
            <w:fldChar w:fldCharType="separate"/>
          </w:r>
          <w:r w:rsidR="00DC66E9" w:rsidRPr="00DC66E9">
            <w:rPr>
              <w:noProof/>
            </w:rPr>
            <w:t>[42]</w:t>
          </w:r>
          <w:r w:rsidR="00362D49">
            <w:fldChar w:fldCharType="end"/>
          </w:r>
        </w:sdtContent>
      </w:sdt>
      <w:r w:rsidR="00362D49">
        <w:t>.</w:t>
      </w:r>
    </w:p>
    <w:p w14:paraId="199778E0" w14:textId="11BC15FB" w:rsidR="00F346E3" w:rsidRPr="00F346E3" w:rsidRDefault="00F346E3" w:rsidP="000C6A1C">
      <w:pPr>
        <w:pStyle w:val="Heading2BPBHEB"/>
      </w:pPr>
      <w:r w:rsidRPr="00F346E3">
        <w:t xml:space="preserve">Reserved </w:t>
      </w:r>
      <w:r w:rsidR="00E03174">
        <w:t>i</w:t>
      </w:r>
      <w:r w:rsidRPr="00F346E3">
        <w:t xml:space="preserve">nstance </w:t>
      </w:r>
      <w:r w:rsidR="00E03174">
        <w:t>r</w:t>
      </w:r>
      <w:r w:rsidRPr="00F346E3">
        <w:t>eporting</w:t>
      </w:r>
    </w:p>
    <w:p w14:paraId="30CD436F" w14:textId="03747F7C" w:rsidR="00590627" w:rsidRDefault="00F346E3" w:rsidP="000C6A1C">
      <w:pPr>
        <w:pStyle w:val="NormalBPBHEB"/>
      </w:pPr>
      <w:r w:rsidRPr="00F346E3">
        <w:t xml:space="preserve">RIs </w:t>
      </w:r>
      <w:r w:rsidR="004153C7" w:rsidRPr="00590627">
        <w:t>offers</w:t>
      </w:r>
      <w:r w:rsidR="00590627" w:rsidRPr="00590627">
        <w:t xml:space="preserve"> businesses significant savings by </w:t>
      </w:r>
      <w:r w:rsidR="008E490B" w:rsidRPr="00590627">
        <w:t>committing them</w:t>
      </w:r>
      <w:r w:rsidR="00590627" w:rsidRPr="00590627">
        <w:t xml:space="preserve"> to a one- or three-year term for AWS services. This section explores how RI Reporting helps businesses track and </w:t>
      </w:r>
      <w:r w:rsidR="00D13364" w:rsidRPr="00590627">
        <w:t>improve</w:t>
      </w:r>
      <w:r w:rsidR="00590627" w:rsidRPr="00590627">
        <w:t xml:space="preserve"> the use of Reserved Instances, ensuring maximum cost efficiency and alignment with resource demands</w:t>
      </w:r>
      <w:r w:rsidR="00A7592B">
        <w:t>.</w:t>
      </w:r>
    </w:p>
    <w:p w14:paraId="4CB067D5" w14:textId="2E143F53" w:rsidR="00F346E3" w:rsidRPr="00704367" w:rsidRDefault="00704367" w:rsidP="000C6A1C">
      <w:pPr>
        <w:pStyle w:val="Heading3BPBHEB"/>
      </w:pPr>
      <w:r w:rsidRPr="00704367">
        <w:t xml:space="preserve">Key </w:t>
      </w:r>
      <w:r w:rsidR="00014B06" w:rsidRPr="00704367">
        <w:t xml:space="preserve">features </w:t>
      </w:r>
      <w:r w:rsidR="00014B06">
        <w:t>and benefits</w:t>
      </w:r>
    </w:p>
    <w:p w14:paraId="42F2C8DB" w14:textId="374A2EFF" w:rsidR="004616DB" w:rsidRPr="004616DB" w:rsidRDefault="00B81439" w:rsidP="000C6A1C">
      <w:pPr>
        <w:pStyle w:val="NormalBPBHEB"/>
      </w:pPr>
      <w:r w:rsidRPr="00B81439">
        <w:t xml:space="preserve">AWS </w:t>
      </w:r>
      <w:r w:rsidRPr="00B2370B">
        <w:rPr>
          <w:b/>
          <w:bCs/>
        </w:rPr>
        <w:t>Reserved Instances</w:t>
      </w:r>
      <w:r w:rsidRPr="00B81439">
        <w:t xml:space="preserve"> (</w:t>
      </w:r>
      <w:r w:rsidRPr="00B2370B">
        <w:rPr>
          <w:b/>
          <w:bCs/>
        </w:rPr>
        <w:t>RIs</w:t>
      </w:r>
      <w:r w:rsidRPr="00B81439">
        <w:t>) provide businesses with significant discounts (up to 75%) in exchange for committing to a one- or three-year term of usage. By paying in advance for RIs, organizations can significantly reduce the cost of their AWS resources, especially for predictable and steady-state workloads</w:t>
      </w:r>
      <w:sdt>
        <w:sdtPr>
          <w:id w:val="1194109857"/>
          <w:citation/>
        </w:sdtPr>
        <w:sdtContent>
          <w:r w:rsidRPr="00B81439">
            <w:fldChar w:fldCharType="begin"/>
          </w:r>
          <w:r w:rsidR="002131C0">
            <w:instrText xml:space="preserve">CITATION AWS2013 \l 1033 </w:instrText>
          </w:r>
          <w:r w:rsidRPr="00B81439">
            <w:fldChar w:fldCharType="separate"/>
          </w:r>
          <w:r w:rsidR="00DC66E9">
            <w:rPr>
              <w:noProof/>
            </w:rPr>
            <w:t xml:space="preserve"> </w:t>
          </w:r>
          <w:r w:rsidR="00DC66E9" w:rsidRPr="00DC66E9">
            <w:rPr>
              <w:noProof/>
            </w:rPr>
            <w:t>[43]</w:t>
          </w:r>
          <w:r w:rsidRPr="00B81439">
            <w:fldChar w:fldCharType="end"/>
          </w:r>
        </w:sdtContent>
      </w:sdt>
      <w:r w:rsidRPr="00B81439">
        <w:t>.</w:t>
      </w:r>
      <w:r w:rsidR="0089357A">
        <w:t xml:space="preserve"> The k</w:t>
      </w:r>
      <w:r w:rsidR="004E72AF">
        <w:t>ey features that help RIs</w:t>
      </w:r>
      <w:r w:rsidR="00B55B14">
        <w:t xml:space="preserve"> implementations to meet those goals:</w:t>
      </w:r>
    </w:p>
    <w:p w14:paraId="5C8E9E15" w14:textId="5B1366AB" w:rsidR="00C94B12" w:rsidRPr="00C94B12" w:rsidRDefault="00C94B12" w:rsidP="000C6A1C">
      <w:pPr>
        <w:pStyle w:val="NormalBPBHEB"/>
        <w:numPr>
          <w:ilvl w:val="0"/>
          <w:numId w:val="19"/>
        </w:numPr>
      </w:pPr>
      <w:r w:rsidRPr="00F0316E">
        <w:rPr>
          <w:b/>
          <w:bCs/>
        </w:rPr>
        <w:t xml:space="preserve">Cost </w:t>
      </w:r>
      <w:r w:rsidR="00F608E5">
        <w:rPr>
          <w:b/>
          <w:bCs/>
        </w:rPr>
        <w:t>s</w:t>
      </w:r>
      <w:r w:rsidRPr="00F0316E">
        <w:rPr>
          <w:b/>
          <w:bCs/>
        </w:rPr>
        <w:t>avings</w:t>
      </w:r>
      <w:r w:rsidR="00F90E06">
        <w:rPr>
          <w:b/>
          <w:bCs/>
        </w:rPr>
        <w:t xml:space="preserve">: </w:t>
      </w:r>
      <w:r w:rsidRPr="00C94B12">
        <w:t xml:space="preserve">RIs provide significant discounts in exchange for long-term commitments. RI Reporting helps businesses ensure they are maximizing their savings by tracking actual usage and </w:t>
      </w:r>
      <w:r w:rsidR="00D13364" w:rsidRPr="00C94B12">
        <w:t>finding</w:t>
      </w:r>
      <w:r w:rsidRPr="00C94B12">
        <w:t xml:space="preserve"> underutilized resources </w:t>
      </w:r>
      <w:sdt>
        <w:sdtPr>
          <w:id w:val="-1180969754"/>
          <w:citation/>
        </w:sdtPr>
        <w:sdtContent>
          <w:r w:rsidR="003B11F9" w:rsidRPr="003B11F9">
            <w:fldChar w:fldCharType="begin"/>
          </w:r>
          <w:r w:rsidR="002131C0">
            <w:instrText xml:space="preserve">CITATION AWS2013 \l 1033 </w:instrText>
          </w:r>
          <w:r w:rsidR="003B11F9" w:rsidRPr="003B11F9">
            <w:fldChar w:fldCharType="separate"/>
          </w:r>
          <w:r w:rsidR="00DC66E9" w:rsidRPr="00DC66E9">
            <w:rPr>
              <w:noProof/>
            </w:rPr>
            <w:t>[43]</w:t>
          </w:r>
          <w:r w:rsidR="003B11F9" w:rsidRPr="003B11F9">
            <w:fldChar w:fldCharType="end"/>
          </w:r>
        </w:sdtContent>
      </w:sdt>
      <w:r w:rsidR="003B11F9" w:rsidRPr="003B11F9">
        <w:t>.</w:t>
      </w:r>
    </w:p>
    <w:p w14:paraId="29DE2D74" w14:textId="7B63EA61" w:rsidR="00C94B12" w:rsidRPr="00C94B12" w:rsidRDefault="00C94B12" w:rsidP="000C6A1C">
      <w:pPr>
        <w:pStyle w:val="NormalBPBHEB"/>
        <w:numPr>
          <w:ilvl w:val="0"/>
          <w:numId w:val="19"/>
        </w:numPr>
      </w:pPr>
      <w:r w:rsidRPr="00F0316E">
        <w:rPr>
          <w:b/>
          <w:bCs/>
        </w:rPr>
        <w:t xml:space="preserve">Financial </w:t>
      </w:r>
      <w:r w:rsidR="00014B06">
        <w:rPr>
          <w:b/>
          <w:bCs/>
        </w:rPr>
        <w:t>f</w:t>
      </w:r>
      <w:r w:rsidRPr="00F0316E">
        <w:rPr>
          <w:b/>
          <w:bCs/>
        </w:rPr>
        <w:t>orecasting</w:t>
      </w:r>
      <w:r w:rsidR="00F90E06">
        <w:rPr>
          <w:b/>
          <w:bCs/>
        </w:rPr>
        <w:t xml:space="preserve">: </w:t>
      </w:r>
      <w:r w:rsidRPr="00C94B12">
        <w:t xml:space="preserve">RI Reporting offers insights that help businesses forecast future costs more accurately. By aligning RI purchases with actual usage, companies can predict their cloud expenditures, avoiding unexpected expenses </w:t>
      </w:r>
      <w:sdt>
        <w:sdtPr>
          <w:id w:val="1177923961"/>
          <w:citation/>
        </w:sdtPr>
        <w:sdtContent>
          <w:r w:rsidR="003B11F9">
            <w:fldChar w:fldCharType="begin"/>
          </w:r>
          <w:r w:rsidR="002131C0">
            <w:instrText xml:space="preserve">CITATION AWS2013 \l 1033 </w:instrText>
          </w:r>
          <w:r w:rsidR="003B11F9">
            <w:fldChar w:fldCharType="separate"/>
          </w:r>
          <w:r w:rsidR="00DC66E9" w:rsidRPr="00DC66E9">
            <w:rPr>
              <w:noProof/>
            </w:rPr>
            <w:t>[43]</w:t>
          </w:r>
          <w:r w:rsidR="003B11F9">
            <w:fldChar w:fldCharType="end"/>
          </w:r>
        </w:sdtContent>
      </w:sdt>
      <w:r w:rsidR="003B11F9" w:rsidRPr="00F346E3">
        <w:t>.</w:t>
      </w:r>
    </w:p>
    <w:p w14:paraId="6BBCB14D" w14:textId="4238D1E6" w:rsidR="00C94B12" w:rsidRDefault="00C94B12" w:rsidP="000C6A1C">
      <w:pPr>
        <w:pStyle w:val="NormalBPBHEB"/>
        <w:numPr>
          <w:ilvl w:val="0"/>
          <w:numId w:val="19"/>
        </w:numPr>
      </w:pPr>
      <w:r w:rsidRPr="00F0316E">
        <w:rPr>
          <w:b/>
          <w:bCs/>
        </w:rPr>
        <w:t xml:space="preserve">Alignment with Cloud </w:t>
      </w:r>
      <w:r w:rsidR="00014B06">
        <w:rPr>
          <w:b/>
          <w:bCs/>
        </w:rPr>
        <w:t>u</w:t>
      </w:r>
      <w:r w:rsidRPr="00F0316E">
        <w:rPr>
          <w:b/>
          <w:bCs/>
        </w:rPr>
        <w:t>sage</w:t>
      </w:r>
      <w:r w:rsidR="00F90E06">
        <w:rPr>
          <w:b/>
          <w:bCs/>
        </w:rPr>
        <w:t xml:space="preserve">: </w:t>
      </w:r>
      <w:r w:rsidRPr="00C94B12">
        <w:t xml:space="preserve">RI Reporting ensures that Reserved Instances align with actual resource demand. This </w:t>
      </w:r>
      <w:r w:rsidR="00D13364" w:rsidRPr="00C94B12">
        <w:t>improves</w:t>
      </w:r>
      <w:r w:rsidRPr="00C94B12">
        <w:t xml:space="preserve"> the cost-performance ratio by </w:t>
      </w:r>
      <w:r w:rsidR="00ED4D2B" w:rsidRPr="00C94B12">
        <w:t>keeping</w:t>
      </w:r>
      <w:r w:rsidRPr="00C94B12">
        <w:t xml:space="preserve"> the right balance between on-demand and reserved </w:t>
      </w:r>
      <w:r w:rsidR="00F87DF6" w:rsidRPr="00C94B12">
        <w:t>ability</w:t>
      </w:r>
      <w:r w:rsidRPr="00C94B12">
        <w:t xml:space="preserve"> </w:t>
      </w:r>
      <w:sdt>
        <w:sdtPr>
          <w:id w:val="-961349591"/>
          <w:citation/>
        </w:sdtPr>
        <w:sdtContent>
          <w:r w:rsidR="003B11F9">
            <w:fldChar w:fldCharType="begin"/>
          </w:r>
          <w:r w:rsidR="002131C0">
            <w:instrText xml:space="preserve">CITATION AWS2013 \l 1033 </w:instrText>
          </w:r>
          <w:r w:rsidR="003B11F9">
            <w:fldChar w:fldCharType="separate"/>
          </w:r>
          <w:r w:rsidR="00DC66E9" w:rsidRPr="00DC66E9">
            <w:rPr>
              <w:noProof/>
            </w:rPr>
            <w:t>[43]</w:t>
          </w:r>
          <w:r w:rsidR="003B11F9">
            <w:fldChar w:fldCharType="end"/>
          </w:r>
        </w:sdtContent>
      </w:sdt>
      <w:r w:rsidR="003B11F9" w:rsidRPr="00F346E3">
        <w:t>.</w:t>
      </w:r>
    </w:p>
    <w:p w14:paraId="2C043294" w14:textId="604D3CBC" w:rsidR="00F0653E" w:rsidRPr="00F346E3" w:rsidRDefault="00F0653E" w:rsidP="000C6A1C">
      <w:pPr>
        <w:pStyle w:val="Heading3BPBHEB"/>
      </w:pPr>
      <w:r w:rsidRPr="00F346E3">
        <w:t xml:space="preserve">Use </w:t>
      </w:r>
      <w:r w:rsidR="00D26A0D">
        <w:t>c</w:t>
      </w:r>
      <w:r w:rsidRPr="00F346E3">
        <w:t xml:space="preserve">ases </w:t>
      </w:r>
    </w:p>
    <w:p w14:paraId="033DFAFA" w14:textId="2F486FFB" w:rsidR="006E47F2" w:rsidRPr="006E47F2" w:rsidRDefault="006E47F2" w:rsidP="000C6A1C">
      <w:pPr>
        <w:pStyle w:val="NormalBPBHEB"/>
      </w:pPr>
      <w:r w:rsidRPr="006E47F2">
        <w:t xml:space="preserve">By analyzing RI usage patterns, businesses can </w:t>
      </w:r>
      <w:r w:rsidR="00D13364" w:rsidRPr="006E47F2">
        <w:t>improve</w:t>
      </w:r>
      <w:r w:rsidRPr="006E47F2">
        <w:t xml:space="preserve"> their reservations, ensuring they match the required resource </w:t>
      </w:r>
      <w:r w:rsidR="00ED4D2B" w:rsidRPr="006E47F2">
        <w:t>ability</w:t>
      </w:r>
      <w:r w:rsidRPr="006E47F2">
        <w:t xml:space="preserve"> </w:t>
      </w:r>
      <w:sdt>
        <w:sdtPr>
          <w:id w:val="610243828"/>
          <w:citation/>
        </w:sdtPr>
        <w:sdtContent>
          <w:r w:rsidRPr="006E47F2">
            <w:fldChar w:fldCharType="begin"/>
          </w:r>
          <w:r w:rsidR="002131C0">
            <w:instrText xml:space="preserve">CITATION AWS2013 \l 1033 </w:instrText>
          </w:r>
          <w:r w:rsidRPr="006E47F2">
            <w:fldChar w:fldCharType="separate"/>
          </w:r>
          <w:r w:rsidR="00DC66E9" w:rsidRPr="00DC66E9">
            <w:rPr>
              <w:noProof/>
            </w:rPr>
            <w:t>[43]</w:t>
          </w:r>
          <w:r w:rsidRPr="006E47F2">
            <w:fldChar w:fldCharType="end"/>
          </w:r>
        </w:sdtContent>
      </w:sdt>
      <w:r w:rsidRPr="006E47F2">
        <w:t>.</w:t>
      </w:r>
      <w:r>
        <w:t xml:space="preserve"> </w:t>
      </w:r>
      <w:r w:rsidR="009F7AB1">
        <w:t>W</w:t>
      </w:r>
      <w:r w:rsidR="002D65F2">
        <w:t xml:space="preserve">e </w:t>
      </w:r>
      <w:r w:rsidR="004B280B">
        <w:t>list</w:t>
      </w:r>
      <w:r w:rsidR="002D65F2">
        <w:t xml:space="preserve"> cases that show </w:t>
      </w:r>
      <w:r w:rsidR="00CC1560">
        <w:t>the scenario:</w:t>
      </w:r>
    </w:p>
    <w:p w14:paraId="3815125C" w14:textId="3DB42F5C" w:rsidR="00F0653E" w:rsidRPr="00F346E3" w:rsidRDefault="00452FB4" w:rsidP="000C6A1C">
      <w:pPr>
        <w:pStyle w:val="NormalBPBHEB"/>
        <w:numPr>
          <w:ilvl w:val="0"/>
          <w:numId w:val="20"/>
        </w:numPr>
      </w:pPr>
      <w:r w:rsidRPr="00F0316E">
        <w:rPr>
          <w:b/>
          <w:bCs/>
        </w:rPr>
        <w:t>Improving</w:t>
      </w:r>
      <w:r w:rsidR="00F0653E" w:rsidRPr="00F0316E">
        <w:rPr>
          <w:b/>
          <w:bCs/>
        </w:rPr>
        <w:t xml:space="preserve"> </w:t>
      </w:r>
      <w:r w:rsidR="009F7AB1" w:rsidRPr="00F0316E">
        <w:rPr>
          <w:b/>
          <w:bCs/>
        </w:rPr>
        <w:t>reserved instance usage</w:t>
      </w:r>
      <w:r w:rsidR="00F90E06">
        <w:rPr>
          <w:b/>
          <w:bCs/>
        </w:rPr>
        <w:t xml:space="preserve">: </w:t>
      </w:r>
      <w:r w:rsidR="00443FF7" w:rsidRPr="00443FF7">
        <w:t xml:space="preserve">Businesses can use RI Reporting to </w:t>
      </w:r>
      <w:r w:rsidR="000E3891" w:rsidRPr="00443FF7">
        <w:t>find</w:t>
      </w:r>
      <w:r w:rsidR="00443FF7" w:rsidRPr="00443FF7">
        <w:t xml:space="preserve"> and adjust underutilized Reserved Instances, ensuring they are taking full advantage of their reservations</w:t>
      </w:r>
      <w:r w:rsidR="00443FF7">
        <w:t xml:space="preserve"> </w:t>
      </w:r>
      <w:sdt>
        <w:sdtPr>
          <w:id w:val="-2031714362"/>
          <w:citation/>
        </w:sdtPr>
        <w:sdtContent>
          <w:r w:rsidR="00F0653E">
            <w:fldChar w:fldCharType="begin"/>
          </w:r>
          <w:r w:rsidR="002131C0">
            <w:instrText xml:space="preserve">CITATION AWS2013 \l 1033 </w:instrText>
          </w:r>
          <w:r w:rsidR="00F0653E">
            <w:fldChar w:fldCharType="separate"/>
          </w:r>
          <w:r w:rsidR="00DC66E9" w:rsidRPr="00DC66E9">
            <w:rPr>
              <w:noProof/>
            </w:rPr>
            <w:t>[43]</w:t>
          </w:r>
          <w:r w:rsidR="00F0653E">
            <w:fldChar w:fldCharType="end"/>
          </w:r>
        </w:sdtContent>
      </w:sdt>
      <w:r w:rsidR="00F0653E" w:rsidRPr="00F346E3">
        <w:t>.</w:t>
      </w:r>
    </w:p>
    <w:p w14:paraId="1B6E2EE9" w14:textId="668AB470" w:rsidR="00F0653E" w:rsidRPr="00F346E3" w:rsidRDefault="00F0653E" w:rsidP="000C6A1C">
      <w:pPr>
        <w:pStyle w:val="NormalBPBHEB"/>
        <w:numPr>
          <w:ilvl w:val="0"/>
          <w:numId w:val="20"/>
        </w:numPr>
      </w:pPr>
      <w:r w:rsidRPr="00F0316E">
        <w:rPr>
          <w:b/>
          <w:bCs/>
        </w:rPr>
        <w:lastRenderedPageBreak/>
        <w:t xml:space="preserve">Cost </w:t>
      </w:r>
      <w:r w:rsidR="00D11B0A" w:rsidRPr="00F0316E">
        <w:rPr>
          <w:b/>
          <w:bCs/>
        </w:rPr>
        <w:t>planning for long-term projects</w:t>
      </w:r>
      <w:r w:rsidR="00F90E06">
        <w:rPr>
          <w:b/>
          <w:bCs/>
        </w:rPr>
        <w:t xml:space="preserve">: </w:t>
      </w:r>
      <w:r w:rsidR="00290578" w:rsidRPr="00290578">
        <w:t xml:space="preserve">For long-term projects requiring steady resource usage, RI Reporting helps businesses track usage against forecasts, ensuring that reserved </w:t>
      </w:r>
      <w:r w:rsidR="00452FB4" w:rsidRPr="00290578">
        <w:t>ability</w:t>
      </w:r>
      <w:r w:rsidR="00290578" w:rsidRPr="00290578">
        <w:t xml:space="preserve"> aligns with project demands</w:t>
      </w:r>
      <w:r w:rsidR="00290578">
        <w:t xml:space="preserve"> </w:t>
      </w:r>
      <w:sdt>
        <w:sdtPr>
          <w:id w:val="-1116903974"/>
          <w:citation/>
        </w:sdtPr>
        <w:sdtContent>
          <w:r>
            <w:fldChar w:fldCharType="begin"/>
          </w:r>
          <w:r w:rsidR="002131C0">
            <w:instrText xml:space="preserve">CITATION AWS2013 \l 1033 </w:instrText>
          </w:r>
          <w:r>
            <w:fldChar w:fldCharType="separate"/>
          </w:r>
          <w:r w:rsidR="00DC66E9" w:rsidRPr="00DC66E9">
            <w:rPr>
              <w:noProof/>
            </w:rPr>
            <w:t>[43]</w:t>
          </w:r>
          <w:r>
            <w:fldChar w:fldCharType="end"/>
          </w:r>
        </w:sdtContent>
      </w:sdt>
      <w:r w:rsidRPr="00F346E3">
        <w:t>.</w:t>
      </w:r>
    </w:p>
    <w:p w14:paraId="6D0A722A" w14:textId="4C748B61" w:rsidR="00F0653E" w:rsidRPr="00F346E3" w:rsidRDefault="00F0653E" w:rsidP="000C6A1C">
      <w:pPr>
        <w:pStyle w:val="NormalBPBHEB"/>
        <w:numPr>
          <w:ilvl w:val="0"/>
          <w:numId w:val="20"/>
        </w:numPr>
      </w:pPr>
      <w:r w:rsidRPr="00F0316E">
        <w:rPr>
          <w:b/>
          <w:bCs/>
        </w:rPr>
        <w:t xml:space="preserve">Managing </w:t>
      </w:r>
      <w:r w:rsidR="00D11B0A" w:rsidRPr="00F0316E">
        <w:rPr>
          <w:b/>
          <w:bCs/>
        </w:rPr>
        <w:t>reserved instance expiry and renewals</w:t>
      </w:r>
      <w:r w:rsidR="00F90E06">
        <w:rPr>
          <w:b/>
          <w:bCs/>
        </w:rPr>
        <w:t xml:space="preserve">: </w:t>
      </w:r>
      <w:r w:rsidR="004D6E49" w:rsidRPr="004D6E49">
        <w:t xml:space="preserve">RI Reporting enables businesses to track </w:t>
      </w:r>
      <w:r w:rsidR="00104636" w:rsidRPr="004D6E49">
        <w:t>end</w:t>
      </w:r>
      <w:r w:rsidR="004D6E49" w:rsidRPr="004D6E49">
        <w:t xml:space="preserve"> dates and renew or adjust reservations proactively, avoiding the higher costs associated with on-demand instances after RIs expire</w:t>
      </w:r>
      <w:r w:rsidRPr="00F346E3">
        <w:t xml:space="preserve"> </w:t>
      </w:r>
      <w:sdt>
        <w:sdtPr>
          <w:id w:val="1855371458"/>
          <w:citation/>
        </w:sdtPr>
        <w:sdtContent>
          <w:r>
            <w:fldChar w:fldCharType="begin"/>
          </w:r>
          <w:r w:rsidR="002131C0">
            <w:instrText xml:space="preserve">CITATION AWS2013 \l 1033 </w:instrText>
          </w:r>
          <w:r>
            <w:fldChar w:fldCharType="separate"/>
          </w:r>
          <w:r w:rsidR="00DC66E9" w:rsidRPr="00DC66E9">
            <w:rPr>
              <w:noProof/>
            </w:rPr>
            <w:t>[43]</w:t>
          </w:r>
          <w:r>
            <w:fldChar w:fldCharType="end"/>
          </w:r>
        </w:sdtContent>
      </w:sdt>
      <w:r w:rsidRPr="00F346E3">
        <w:t>.</w:t>
      </w:r>
    </w:p>
    <w:p w14:paraId="1D62CE01" w14:textId="554D8753" w:rsidR="004D6E49" w:rsidRPr="00F346E3" w:rsidRDefault="004D6E49" w:rsidP="000C6A1C">
      <w:pPr>
        <w:pStyle w:val="Heading3BPBHEB"/>
      </w:pPr>
      <w:r w:rsidRPr="00F346E3">
        <w:t xml:space="preserve">Best </w:t>
      </w:r>
      <w:r w:rsidR="00BC1BE1">
        <w:t>p</w:t>
      </w:r>
      <w:r w:rsidRPr="00F346E3">
        <w:t xml:space="preserve">ractices </w:t>
      </w:r>
    </w:p>
    <w:p w14:paraId="5AFF5C96" w14:textId="314434A9" w:rsidR="004D6E49" w:rsidRPr="004D6E49" w:rsidRDefault="009F18CE" w:rsidP="000C6A1C">
      <w:pPr>
        <w:pStyle w:val="NormalBPBHEB"/>
      </w:pPr>
      <w:r w:rsidRPr="009F18CE">
        <w:t xml:space="preserve">Reserved Instances </w:t>
      </w:r>
      <w:r w:rsidR="00D13364" w:rsidRPr="009F18CE">
        <w:t>stand for</w:t>
      </w:r>
      <w:r w:rsidRPr="009F18CE">
        <w:t xml:space="preserve"> a strategic investment for businesses with predictable workloads, such as development, testing, and production environments.</w:t>
      </w:r>
      <w:r w:rsidR="002F6A64">
        <w:t xml:space="preserve"> Below</w:t>
      </w:r>
      <w:r w:rsidR="002401E1">
        <w:t>,</w:t>
      </w:r>
      <w:r w:rsidR="002F6A64">
        <w:t xml:space="preserve"> you will find a list of best practices for operating R</w:t>
      </w:r>
      <w:r w:rsidR="00174829">
        <w:t>Is:</w:t>
      </w:r>
    </w:p>
    <w:p w14:paraId="7285AF89" w14:textId="262DA314" w:rsidR="004D6E49" w:rsidRPr="00F346E3" w:rsidRDefault="004D6E49" w:rsidP="000C6A1C">
      <w:pPr>
        <w:pStyle w:val="NormalBPBHEB"/>
        <w:numPr>
          <w:ilvl w:val="0"/>
          <w:numId w:val="21"/>
        </w:numPr>
      </w:pPr>
      <w:r w:rsidRPr="00F0316E">
        <w:rPr>
          <w:b/>
          <w:bCs/>
        </w:rPr>
        <w:t xml:space="preserve">Regularly </w:t>
      </w:r>
      <w:r w:rsidR="0001070E">
        <w:rPr>
          <w:b/>
          <w:bCs/>
        </w:rPr>
        <w:t>r</w:t>
      </w:r>
      <w:r w:rsidRPr="00F0316E">
        <w:rPr>
          <w:b/>
          <w:bCs/>
        </w:rPr>
        <w:t>eview RI</w:t>
      </w:r>
      <w:r w:rsidR="0001070E">
        <w:rPr>
          <w:b/>
          <w:bCs/>
        </w:rPr>
        <w:t xml:space="preserve"> </w:t>
      </w:r>
      <w:r w:rsidR="00104636">
        <w:rPr>
          <w:b/>
          <w:bCs/>
        </w:rPr>
        <w:t>u</w:t>
      </w:r>
      <w:r w:rsidR="00104636" w:rsidRPr="00F0316E">
        <w:rPr>
          <w:b/>
          <w:bCs/>
        </w:rPr>
        <w:t>se</w:t>
      </w:r>
      <w:r w:rsidR="00F90E06">
        <w:rPr>
          <w:b/>
          <w:bCs/>
        </w:rPr>
        <w:t xml:space="preserve">: </w:t>
      </w:r>
      <w:r w:rsidR="00815AD1" w:rsidRPr="00815AD1">
        <w:t>Businesses should regularly assess their Reserved Instance usage and adjust reservations based on changing requirements to avoid unnecessary costs</w:t>
      </w:r>
      <w:r w:rsidR="00A11085">
        <w:t xml:space="preserve"> </w:t>
      </w:r>
      <w:sdt>
        <w:sdtPr>
          <w:id w:val="-1243490892"/>
          <w:citation/>
        </w:sdtPr>
        <w:sdtContent>
          <w:r>
            <w:fldChar w:fldCharType="begin"/>
          </w:r>
          <w:r w:rsidR="002131C0">
            <w:instrText xml:space="preserve">CITATION AWS2013 \l 1033 </w:instrText>
          </w:r>
          <w:r>
            <w:fldChar w:fldCharType="separate"/>
          </w:r>
          <w:r w:rsidR="00DC66E9" w:rsidRPr="00DC66E9">
            <w:rPr>
              <w:noProof/>
            </w:rPr>
            <w:t>[43]</w:t>
          </w:r>
          <w:r>
            <w:fldChar w:fldCharType="end"/>
          </w:r>
        </w:sdtContent>
      </w:sdt>
      <w:r w:rsidRPr="00F346E3">
        <w:t>.</w:t>
      </w:r>
    </w:p>
    <w:p w14:paraId="0DAC1D4C" w14:textId="62260B2B" w:rsidR="004D6E49" w:rsidRPr="00F346E3" w:rsidRDefault="004D6E49" w:rsidP="000C6A1C">
      <w:pPr>
        <w:pStyle w:val="NormalBPBHEB"/>
        <w:numPr>
          <w:ilvl w:val="0"/>
          <w:numId w:val="21"/>
        </w:numPr>
      </w:pPr>
      <w:r w:rsidRPr="00F0316E">
        <w:rPr>
          <w:b/>
          <w:bCs/>
        </w:rPr>
        <w:t xml:space="preserve">Collaboration </w:t>
      </w:r>
      <w:r w:rsidR="0001070E">
        <w:rPr>
          <w:b/>
          <w:bCs/>
        </w:rPr>
        <w:t>b</w:t>
      </w:r>
      <w:r w:rsidRPr="00F0316E">
        <w:rPr>
          <w:b/>
          <w:bCs/>
        </w:rPr>
        <w:t xml:space="preserve">etween </w:t>
      </w:r>
      <w:r w:rsidR="0001070E">
        <w:rPr>
          <w:b/>
          <w:bCs/>
        </w:rPr>
        <w:t>t</w:t>
      </w:r>
      <w:r w:rsidRPr="00F0316E">
        <w:rPr>
          <w:b/>
          <w:bCs/>
        </w:rPr>
        <w:t>eams</w:t>
      </w:r>
      <w:r w:rsidR="00F90E06">
        <w:rPr>
          <w:b/>
          <w:bCs/>
        </w:rPr>
        <w:t xml:space="preserve">: </w:t>
      </w:r>
      <w:r w:rsidR="00A11085" w:rsidRPr="00A11085">
        <w:t>Finance and technical teams should collaborate to align RI usage with the business’s overall cloud strategy, ensuring that cost-saving opportunities are fully realized</w:t>
      </w:r>
      <w:r w:rsidR="00A11085">
        <w:t xml:space="preserve"> </w:t>
      </w:r>
      <w:sdt>
        <w:sdtPr>
          <w:id w:val="531775583"/>
          <w:citation/>
        </w:sdtPr>
        <w:sdtContent>
          <w:r>
            <w:fldChar w:fldCharType="begin"/>
          </w:r>
          <w:r w:rsidR="002131C0">
            <w:instrText xml:space="preserve">CITATION AWS2013 \l 1033 </w:instrText>
          </w:r>
          <w:r>
            <w:fldChar w:fldCharType="separate"/>
          </w:r>
          <w:r w:rsidR="00DC66E9" w:rsidRPr="00DC66E9">
            <w:rPr>
              <w:noProof/>
            </w:rPr>
            <w:t>[43]</w:t>
          </w:r>
          <w:r>
            <w:fldChar w:fldCharType="end"/>
          </w:r>
        </w:sdtContent>
      </w:sdt>
      <w:r w:rsidRPr="00F346E3">
        <w:t>.</w:t>
      </w:r>
    </w:p>
    <w:p w14:paraId="1EECB046" w14:textId="06027DB9" w:rsidR="004D6E49" w:rsidRDefault="004D6E49" w:rsidP="000C6A1C">
      <w:pPr>
        <w:pStyle w:val="NormalBPBHEB"/>
        <w:numPr>
          <w:ilvl w:val="0"/>
          <w:numId w:val="21"/>
        </w:numPr>
      </w:pPr>
      <w:r w:rsidRPr="00F0316E">
        <w:rPr>
          <w:b/>
          <w:bCs/>
        </w:rPr>
        <w:t xml:space="preserve">Integrating RI </w:t>
      </w:r>
      <w:r w:rsidR="00D951CA">
        <w:rPr>
          <w:b/>
          <w:bCs/>
        </w:rPr>
        <w:t>d</w:t>
      </w:r>
      <w:r w:rsidRPr="00F0316E">
        <w:rPr>
          <w:b/>
          <w:bCs/>
        </w:rPr>
        <w:t xml:space="preserve">ata with </w:t>
      </w:r>
      <w:r w:rsidR="00D951CA">
        <w:rPr>
          <w:b/>
          <w:bCs/>
        </w:rPr>
        <w:t>f</w:t>
      </w:r>
      <w:r w:rsidRPr="00F0316E">
        <w:rPr>
          <w:b/>
          <w:bCs/>
        </w:rPr>
        <w:t xml:space="preserve">inancial </w:t>
      </w:r>
      <w:r w:rsidR="00D951CA">
        <w:rPr>
          <w:b/>
          <w:bCs/>
        </w:rPr>
        <w:t>f</w:t>
      </w:r>
      <w:r w:rsidRPr="00F0316E">
        <w:rPr>
          <w:b/>
          <w:bCs/>
        </w:rPr>
        <w:t>orecasting</w:t>
      </w:r>
      <w:r w:rsidR="00F90E06">
        <w:rPr>
          <w:b/>
          <w:bCs/>
        </w:rPr>
        <w:t xml:space="preserve">: </w:t>
      </w:r>
      <w:r w:rsidRPr="00F346E3">
        <w:t xml:space="preserve">By integrating RI usage data into financial forecasting processes, businesses can create more </w:t>
      </w:r>
      <w:r w:rsidR="00017ACD" w:rsidRPr="00F346E3">
        <w:t>exact</w:t>
      </w:r>
      <w:r w:rsidRPr="00F346E3">
        <w:t xml:space="preserve"> budgets for their cloud services. RI Reporting provides the </w:t>
      </w:r>
      <w:r w:rsidR="002401E1">
        <w:t>data required</w:t>
      </w:r>
      <w:r w:rsidRPr="00F346E3">
        <w:t xml:space="preserve"> to predict future costs and make informed decisions about cloud resource </w:t>
      </w:r>
      <w:r w:rsidR="00017ACD" w:rsidRPr="00F346E3">
        <w:t>use</w:t>
      </w:r>
      <w:r w:rsidRPr="00F346E3">
        <w:t xml:space="preserve"> </w:t>
      </w:r>
      <w:sdt>
        <w:sdtPr>
          <w:id w:val="1356845758"/>
          <w:citation/>
        </w:sdtPr>
        <w:sdtContent>
          <w:r>
            <w:fldChar w:fldCharType="begin"/>
          </w:r>
          <w:r w:rsidR="002131C0">
            <w:instrText xml:space="preserve">CITATION AWS2013 \l 1033 </w:instrText>
          </w:r>
          <w:r>
            <w:fldChar w:fldCharType="separate"/>
          </w:r>
          <w:r w:rsidR="00DC66E9" w:rsidRPr="00DC66E9">
            <w:rPr>
              <w:noProof/>
            </w:rPr>
            <w:t>[43]</w:t>
          </w:r>
          <w:r>
            <w:fldChar w:fldCharType="end"/>
          </w:r>
        </w:sdtContent>
      </w:sdt>
      <w:r w:rsidRPr="00F346E3">
        <w:t>.</w:t>
      </w:r>
    </w:p>
    <w:p w14:paraId="5FDF75F9" w14:textId="2DF6B493" w:rsidR="000142A5" w:rsidRDefault="000142A5" w:rsidP="000C6A1C">
      <w:pPr>
        <w:pStyle w:val="Heading3BPBHEB"/>
        <w:rPr>
          <w:rFonts w:eastAsia="Palatino Linotype"/>
        </w:rPr>
      </w:pPr>
      <w:r w:rsidRPr="000142A5">
        <w:rPr>
          <w:rFonts w:eastAsia="Palatino Linotype"/>
        </w:rPr>
        <w:t>Wrap-</w:t>
      </w:r>
      <w:r w:rsidR="000C0EF4">
        <w:rPr>
          <w:rFonts w:eastAsia="Palatino Linotype"/>
        </w:rPr>
        <w:t>u</w:t>
      </w:r>
      <w:r w:rsidRPr="000142A5">
        <w:rPr>
          <w:rFonts w:eastAsia="Palatino Linotype"/>
        </w:rPr>
        <w:t>p</w:t>
      </w:r>
    </w:p>
    <w:p w14:paraId="3849276D" w14:textId="48DC8365" w:rsidR="00165CCC" w:rsidRDefault="00380CA9" w:rsidP="000C6A1C">
      <w:pPr>
        <w:pStyle w:val="NormalBPBHEB"/>
      </w:pPr>
      <w:r w:rsidRPr="000142A5">
        <w:t>RI</w:t>
      </w:r>
      <w:r>
        <w:t xml:space="preserve"> </w:t>
      </w:r>
      <w:r w:rsidR="000142A5" w:rsidRPr="000142A5">
        <w:t xml:space="preserve">Reporting is </w:t>
      </w:r>
      <w:r w:rsidR="002401E1">
        <w:t>a crucial tool for optimizing</w:t>
      </w:r>
      <w:r w:rsidR="000142A5" w:rsidRPr="000142A5">
        <w:t xml:space="preserve"> cloud spending. By tracking usage and aligning Reserved Instances with actual resource demand, businesses can maximize savings and avoid over-committing to </w:t>
      </w:r>
      <w:r w:rsidR="00017ACD" w:rsidRPr="000142A5">
        <w:t>ability</w:t>
      </w:r>
      <w:r w:rsidR="000142A5" w:rsidRPr="000142A5">
        <w:t xml:space="preserve">. </w:t>
      </w:r>
      <w:r w:rsidR="00FB33D3" w:rsidRPr="000142A5">
        <w:t>Initiative-taking</w:t>
      </w:r>
      <w:r w:rsidR="000142A5" w:rsidRPr="000142A5">
        <w:t xml:space="preserve"> RI management ensures long-term cost efficiency in the cloud</w:t>
      </w:r>
      <w:r w:rsidR="00B65BFD">
        <w:t xml:space="preserve"> </w:t>
      </w:r>
      <w:sdt>
        <w:sdtPr>
          <w:id w:val="940494824"/>
          <w:citation/>
        </w:sdtPr>
        <w:sdtContent>
          <w:r w:rsidR="00DC2CE0">
            <w:fldChar w:fldCharType="begin"/>
          </w:r>
          <w:r w:rsidR="002131C0">
            <w:instrText xml:space="preserve">CITATION AWS2013 \l 1033 </w:instrText>
          </w:r>
          <w:r w:rsidR="00DC2CE0">
            <w:fldChar w:fldCharType="separate"/>
          </w:r>
          <w:r w:rsidR="00DC66E9" w:rsidRPr="00DC66E9">
            <w:rPr>
              <w:noProof/>
            </w:rPr>
            <w:t>[43]</w:t>
          </w:r>
          <w:r w:rsidR="00DC2CE0">
            <w:fldChar w:fldCharType="end"/>
          </w:r>
        </w:sdtContent>
      </w:sdt>
      <w:r w:rsidR="00BF15EF" w:rsidRPr="00BF15EF">
        <w:t>.</w:t>
      </w:r>
    </w:p>
    <w:p w14:paraId="4C18974C" w14:textId="45EF2F23" w:rsidR="00DC705F" w:rsidRPr="00DC705F" w:rsidRDefault="00B65BFD" w:rsidP="000C6A1C">
      <w:pPr>
        <w:pStyle w:val="Heading2BPBHEB"/>
      </w:pPr>
      <w:r>
        <w:t>AWS</w:t>
      </w:r>
      <w:r w:rsidR="00DC705F" w:rsidRPr="00DC705F">
        <w:t xml:space="preserve"> </w:t>
      </w:r>
      <w:r w:rsidR="005A7340" w:rsidRPr="00DC705F">
        <w:t>savings plans</w:t>
      </w:r>
    </w:p>
    <w:p w14:paraId="3C30BDFF" w14:textId="5A16E971" w:rsidR="00DE49C8" w:rsidRDefault="00DE49C8" w:rsidP="000C6A1C">
      <w:pPr>
        <w:pStyle w:val="NormalBPBHEB"/>
      </w:pPr>
      <w:r w:rsidRPr="00DE49C8">
        <w:t xml:space="preserve">AWS Savings Plans offer a flexible, cost-effective pricing model designed to help businesses reduce their cloud </w:t>
      </w:r>
      <w:r w:rsidR="00774B52" w:rsidRPr="00DE49C8">
        <w:t>expenditure</w:t>
      </w:r>
      <w:r w:rsidRPr="00DE49C8">
        <w:t xml:space="preserve">. By committing to a specific level of usage for one or three years, companies can unlock significant savings, up to 72% compared to On-Demand pricing, while </w:t>
      </w:r>
      <w:r w:rsidR="00017ACD" w:rsidRPr="00DE49C8">
        <w:t>keeping</w:t>
      </w:r>
      <w:r w:rsidRPr="00DE49C8">
        <w:t xml:space="preserve"> flexibility across instance types and regions</w:t>
      </w:r>
      <w:r w:rsidR="001A7718">
        <w:t>.</w:t>
      </w:r>
      <w:r w:rsidR="00F25DDD">
        <w:t xml:space="preserve"> </w:t>
      </w:r>
      <w:sdt>
        <w:sdtPr>
          <w:id w:val="1140915703"/>
          <w:citation/>
        </w:sdtPr>
        <w:sdtContent>
          <w:r w:rsidR="00F25DDD">
            <w:fldChar w:fldCharType="begin"/>
          </w:r>
          <w:r w:rsidR="00F25DDD">
            <w:instrText xml:space="preserve"> CITATION AWS22 \l 1033 </w:instrText>
          </w:r>
          <w:r w:rsidR="00F25DDD">
            <w:fldChar w:fldCharType="separate"/>
          </w:r>
          <w:r w:rsidR="00DC66E9" w:rsidRPr="00DC66E9">
            <w:rPr>
              <w:noProof/>
            </w:rPr>
            <w:t>[44]</w:t>
          </w:r>
          <w:r w:rsidR="00F25DDD">
            <w:fldChar w:fldCharType="end"/>
          </w:r>
        </w:sdtContent>
      </w:sdt>
      <w:r w:rsidR="00F25DDD">
        <w:t>.</w:t>
      </w:r>
    </w:p>
    <w:p w14:paraId="79A281D9" w14:textId="38328339" w:rsidR="00EA0EE0" w:rsidRDefault="00EA0EE0" w:rsidP="000C6A1C">
      <w:pPr>
        <w:pStyle w:val="Heading3BPBHEB"/>
      </w:pPr>
      <w:r w:rsidRPr="00EA0EE0">
        <w:t xml:space="preserve">Key </w:t>
      </w:r>
      <w:r w:rsidR="005A7340">
        <w:t>f</w:t>
      </w:r>
      <w:r w:rsidRPr="00EA0EE0">
        <w:t>eatures</w:t>
      </w:r>
    </w:p>
    <w:p w14:paraId="5DE0859F" w14:textId="77777777" w:rsidR="008233F4" w:rsidRDefault="006E6892" w:rsidP="000C6A1C">
      <w:pPr>
        <w:pStyle w:val="NormalBPBHEB"/>
      </w:pPr>
      <w:r w:rsidRPr="006E6892">
        <w:t xml:space="preserve">As cloud computing continues to transform the way businesses manage and scale their infrastructure, </w:t>
      </w:r>
      <w:r w:rsidR="00017ACD" w:rsidRPr="006E6892">
        <w:t>improving</w:t>
      </w:r>
      <w:r w:rsidRPr="006E6892">
        <w:t xml:space="preserve"> cloud costs has become a top priority for organizations of all sizes. To meet this growing demand, </w:t>
      </w:r>
      <w:r w:rsidRPr="00B2370B">
        <w:rPr>
          <w:b/>
          <w:bCs/>
        </w:rPr>
        <w:t>Amazon Web Services</w:t>
      </w:r>
      <w:r w:rsidRPr="006E6892">
        <w:t xml:space="preserve"> (</w:t>
      </w:r>
      <w:r w:rsidRPr="00B2370B">
        <w:rPr>
          <w:b/>
          <w:bCs/>
        </w:rPr>
        <w:t>AWS</w:t>
      </w:r>
      <w:r w:rsidRPr="006E6892">
        <w:t xml:space="preserve">) introduced Savings Plans as a flexible, cost-effective pricing model designed to help businesses reduce their cloud expenditure while </w:t>
      </w:r>
      <w:r w:rsidR="00017ACD" w:rsidRPr="006E6892">
        <w:t>keeping</w:t>
      </w:r>
      <w:r w:rsidRPr="006E6892">
        <w:t xml:space="preserve"> the agility they need to adapt to changing workloads</w:t>
      </w:r>
      <w:r>
        <w:t xml:space="preserve">. </w:t>
      </w:r>
    </w:p>
    <w:p w14:paraId="7BC6C201" w14:textId="222B52CB" w:rsidR="00EA0EE0" w:rsidRPr="00EA0EE0" w:rsidRDefault="008233F4" w:rsidP="000C6A1C">
      <w:pPr>
        <w:pStyle w:val="NormalBPBHEB"/>
      </w:pPr>
      <w:r w:rsidRPr="008233F4">
        <w:lastRenderedPageBreak/>
        <w:t xml:space="preserve">Cloud cost optimization is essential for long-term financial planning. AWS Savings Plans offer a flexible pricing model that allows businesses to reduce expenses while </w:t>
      </w:r>
      <w:r w:rsidR="00104636" w:rsidRPr="008233F4">
        <w:t>keeping</w:t>
      </w:r>
      <w:r w:rsidRPr="008233F4">
        <w:t xml:space="preserve"> workload agility.</w:t>
      </w:r>
      <w:r w:rsidR="004104F3">
        <w:t xml:space="preserve"> </w:t>
      </w:r>
      <w:r w:rsidR="00A32C6B">
        <w:t xml:space="preserve">Among the key features </w:t>
      </w:r>
      <w:r w:rsidR="001A7718">
        <w:t xml:space="preserve">provided </w:t>
      </w:r>
      <w:r w:rsidR="00A32C6B">
        <w:t>by AWS Cost savings, you will find</w:t>
      </w:r>
      <w:r w:rsidR="00F25DDD">
        <w:t xml:space="preserve"> </w:t>
      </w:r>
      <w:sdt>
        <w:sdtPr>
          <w:id w:val="-732848683"/>
          <w:citation/>
        </w:sdtPr>
        <w:sdtContent>
          <w:r w:rsidR="00A255F4">
            <w:fldChar w:fldCharType="begin"/>
          </w:r>
          <w:r w:rsidR="00A255F4">
            <w:instrText xml:space="preserve"> CITATION AWS22 \l 1033 </w:instrText>
          </w:r>
          <w:r w:rsidR="00A255F4">
            <w:fldChar w:fldCharType="separate"/>
          </w:r>
          <w:r w:rsidR="00DC66E9" w:rsidRPr="00DC66E9">
            <w:rPr>
              <w:noProof/>
            </w:rPr>
            <w:t>[44]</w:t>
          </w:r>
          <w:r w:rsidR="00A255F4">
            <w:fldChar w:fldCharType="end"/>
          </w:r>
        </w:sdtContent>
      </w:sdt>
      <w:r w:rsidR="00A32C6B">
        <w:t>:</w:t>
      </w:r>
    </w:p>
    <w:p w14:paraId="6A5C6BD9" w14:textId="43A6B196" w:rsidR="00EA0EE0" w:rsidRPr="00EA0EE0" w:rsidRDefault="00EA0EE0" w:rsidP="000C6A1C">
      <w:pPr>
        <w:pStyle w:val="NormalBPBHEB"/>
        <w:numPr>
          <w:ilvl w:val="0"/>
          <w:numId w:val="22"/>
        </w:numPr>
        <w:rPr>
          <w:b/>
          <w:bCs/>
        </w:rPr>
      </w:pPr>
      <w:r w:rsidRPr="00EA0EE0">
        <w:rPr>
          <w:b/>
          <w:bCs/>
        </w:rPr>
        <w:t xml:space="preserve">Definition and </w:t>
      </w:r>
      <w:r w:rsidR="00CE2DDC" w:rsidRPr="00EA0EE0">
        <w:rPr>
          <w:b/>
          <w:bCs/>
        </w:rPr>
        <w:t>flexible pricing model</w:t>
      </w:r>
      <w:r w:rsidR="00CE2DDC">
        <w:rPr>
          <w:b/>
          <w:bCs/>
        </w:rPr>
        <w:t xml:space="preserve">: </w:t>
      </w:r>
      <w:r w:rsidRPr="00EA0EE0">
        <w:t xml:space="preserve">Savings Plans </w:t>
      </w:r>
      <w:r w:rsidR="001A7718">
        <w:t>provide businesses with the opportunity</w:t>
      </w:r>
      <w:r w:rsidRPr="00EA0EE0">
        <w:t xml:space="preserve"> to commit to consistent usage in exchange for savings. Unlike Reserved Instances, which are tied to specific configurations, Savings Plans provide broader flexibility, covering different instance types, families, and regions </w:t>
      </w:r>
      <w:sdt>
        <w:sdtPr>
          <w:id w:val="1675991124"/>
          <w:citation/>
        </w:sdtPr>
        <w:sdtContent>
          <w:r w:rsidR="00407350">
            <w:fldChar w:fldCharType="begin"/>
          </w:r>
          <w:r w:rsidR="002131C0">
            <w:instrText xml:space="preserve">CITATION AWS0a \l 1033 </w:instrText>
          </w:r>
          <w:r w:rsidR="00407350">
            <w:fldChar w:fldCharType="separate"/>
          </w:r>
          <w:r w:rsidR="00DC66E9" w:rsidRPr="00DC66E9">
            <w:rPr>
              <w:noProof/>
            </w:rPr>
            <w:t>[45]</w:t>
          </w:r>
          <w:r w:rsidR="00407350">
            <w:fldChar w:fldCharType="end"/>
          </w:r>
        </w:sdtContent>
      </w:sdt>
      <w:r w:rsidR="00FB3D32">
        <w:t xml:space="preserve">; </w:t>
      </w:r>
      <w:sdt>
        <w:sdtPr>
          <w:id w:val="-1539511861"/>
          <w:citation/>
        </w:sdtPr>
        <w:sdtContent>
          <w:r w:rsidR="00FB3D32">
            <w:fldChar w:fldCharType="begin"/>
          </w:r>
          <w:r w:rsidR="00FB3D32">
            <w:instrText xml:space="preserve"> CITATION Gri20 \l 1033 </w:instrText>
          </w:r>
          <w:r w:rsidR="00FB3D32">
            <w:fldChar w:fldCharType="separate"/>
          </w:r>
          <w:r w:rsidR="00DC66E9" w:rsidRPr="00DC66E9">
            <w:rPr>
              <w:noProof/>
            </w:rPr>
            <w:t>[46]</w:t>
          </w:r>
          <w:r w:rsidR="00FB3D32">
            <w:fldChar w:fldCharType="end"/>
          </w:r>
        </w:sdtContent>
      </w:sdt>
      <w:r w:rsidRPr="00EA0EE0">
        <w:t>.</w:t>
      </w:r>
    </w:p>
    <w:p w14:paraId="76A25426" w14:textId="2E8EBCA7" w:rsidR="00EA0EE0" w:rsidRPr="00EA0EE0" w:rsidRDefault="00EA0EE0" w:rsidP="000C6A1C">
      <w:pPr>
        <w:pStyle w:val="NormalBPBHEB"/>
        <w:numPr>
          <w:ilvl w:val="0"/>
          <w:numId w:val="22"/>
        </w:numPr>
        <w:rPr>
          <w:b/>
          <w:bCs/>
        </w:rPr>
      </w:pPr>
      <w:r w:rsidRPr="00EA0EE0">
        <w:rPr>
          <w:b/>
          <w:bCs/>
        </w:rPr>
        <w:t xml:space="preserve">Usage </w:t>
      </w:r>
      <w:r w:rsidR="00CE2DDC">
        <w:rPr>
          <w:b/>
          <w:bCs/>
        </w:rPr>
        <w:t>f</w:t>
      </w:r>
      <w:r w:rsidRPr="00EA0EE0">
        <w:rPr>
          <w:b/>
          <w:bCs/>
        </w:rPr>
        <w:t>lexibility</w:t>
      </w:r>
      <w:r w:rsidR="00F90E06">
        <w:rPr>
          <w:b/>
          <w:bCs/>
        </w:rPr>
        <w:t xml:space="preserve">: </w:t>
      </w:r>
      <w:r w:rsidRPr="00EA0EE0">
        <w:t xml:space="preserve">Businesses can switch between instance families, sizes, and operating systems, allowing them to adapt their cloud infrastructure without losing the benefits of their savings </w:t>
      </w:r>
      <w:sdt>
        <w:sdtPr>
          <w:id w:val="-1705626551"/>
          <w:citation/>
        </w:sdtPr>
        <w:sdtContent>
          <w:r w:rsidR="00CF0753">
            <w:fldChar w:fldCharType="begin"/>
          </w:r>
          <w:r w:rsidR="002131C0">
            <w:instrText xml:space="preserve">CITATION AWS0b \l 1033 </w:instrText>
          </w:r>
          <w:r w:rsidR="00CF0753">
            <w:fldChar w:fldCharType="separate"/>
          </w:r>
          <w:r w:rsidR="00DC66E9" w:rsidRPr="00DC66E9">
            <w:rPr>
              <w:noProof/>
            </w:rPr>
            <w:t>[47]</w:t>
          </w:r>
          <w:r w:rsidR="00CF0753">
            <w:fldChar w:fldCharType="end"/>
          </w:r>
        </w:sdtContent>
      </w:sdt>
      <w:r w:rsidRPr="00EA0EE0">
        <w:t>.</w:t>
      </w:r>
    </w:p>
    <w:p w14:paraId="4C831A5C" w14:textId="5FC87CEA" w:rsidR="00EA0EE0" w:rsidRPr="00EA0EE0" w:rsidRDefault="00EA0EE0" w:rsidP="000C6A1C">
      <w:pPr>
        <w:pStyle w:val="NormalBPBHEB"/>
        <w:numPr>
          <w:ilvl w:val="0"/>
          <w:numId w:val="22"/>
        </w:numPr>
        <w:rPr>
          <w:rFonts w:eastAsiaTheme="majorEastAsia" w:cstheme="majorBidi"/>
          <w:b/>
          <w:sz w:val="28"/>
          <w:szCs w:val="30"/>
        </w:rPr>
      </w:pPr>
      <w:r w:rsidRPr="00EA0EE0">
        <w:rPr>
          <w:b/>
          <w:bCs/>
        </w:rPr>
        <w:t xml:space="preserve">Commitment </w:t>
      </w:r>
      <w:r w:rsidR="00CE2DDC">
        <w:rPr>
          <w:b/>
          <w:bCs/>
        </w:rPr>
        <w:t>p</w:t>
      </w:r>
      <w:r w:rsidRPr="00EA0EE0">
        <w:rPr>
          <w:b/>
          <w:bCs/>
        </w:rPr>
        <w:t>eriod</w:t>
      </w:r>
      <w:r w:rsidR="00F90E06">
        <w:rPr>
          <w:b/>
          <w:bCs/>
        </w:rPr>
        <w:t xml:space="preserve">: </w:t>
      </w:r>
      <w:r w:rsidRPr="00EA0EE0">
        <w:t xml:space="preserve">With one- or three-year terms, businesses can achieve significant cost savings for predictable usage patterns while </w:t>
      </w:r>
      <w:r w:rsidR="00017ACD" w:rsidRPr="00EA0EE0">
        <w:t>receiving help</w:t>
      </w:r>
      <w:r w:rsidRPr="00EA0EE0">
        <w:t xml:space="preserve"> from predictable billing </w:t>
      </w:r>
      <w:sdt>
        <w:sdtPr>
          <w:id w:val="1407951355"/>
          <w:citation/>
        </w:sdtPr>
        <w:sdtContent>
          <w:r w:rsidR="007235AE">
            <w:fldChar w:fldCharType="begin"/>
          </w:r>
          <w:r w:rsidR="002131C0">
            <w:instrText xml:space="preserve">CITATION AWS0a \l 1033 </w:instrText>
          </w:r>
          <w:r w:rsidR="007235AE">
            <w:fldChar w:fldCharType="separate"/>
          </w:r>
          <w:r w:rsidR="00DC66E9" w:rsidRPr="00DC66E9">
            <w:rPr>
              <w:noProof/>
            </w:rPr>
            <w:t>[45]</w:t>
          </w:r>
          <w:r w:rsidR="007235AE">
            <w:fldChar w:fldCharType="end"/>
          </w:r>
        </w:sdtContent>
      </w:sdt>
      <w:r w:rsidRPr="00EA0EE0">
        <w:t>.</w:t>
      </w:r>
    </w:p>
    <w:p w14:paraId="15920BE1" w14:textId="750CF767" w:rsidR="004325B9" w:rsidRPr="004325B9" w:rsidRDefault="00BE787C" w:rsidP="000C6A1C">
      <w:pPr>
        <w:pStyle w:val="Heading3BPBHEB"/>
      </w:pPr>
      <w:r w:rsidRPr="00BE787C">
        <w:t>Advantages</w:t>
      </w:r>
    </w:p>
    <w:p w14:paraId="1EDE6486" w14:textId="65FEFE67" w:rsidR="004325B9" w:rsidRDefault="004325B9" w:rsidP="000C6A1C">
      <w:pPr>
        <w:pStyle w:val="NormalBPBHEB"/>
      </w:pPr>
      <w:r w:rsidRPr="004325B9">
        <w:t xml:space="preserve">Savings Plans </w:t>
      </w:r>
      <w:r w:rsidR="00017ACD" w:rsidRPr="004325B9">
        <w:t>are</w:t>
      </w:r>
      <w:r w:rsidRPr="004325B9">
        <w:t xml:space="preserve"> </w:t>
      </w:r>
      <w:r w:rsidR="007A4105">
        <w:t xml:space="preserve">the </w:t>
      </w:r>
      <w:r w:rsidRPr="004325B9">
        <w:t xml:space="preserve">evolution in AWS’s pricing models. Initially introduced to offer customers </w:t>
      </w:r>
      <w:r w:rsidR="00ED4D2B" w:rsidRPr="004325B9">
        <w:t>a choice</w:t>
      </w:r>
      <w:r w:rsidRPr="004325B9">
        <w:t xml:space="preserve"> that provided more flexibility than Reserved Instances, they allow businesses to make predictable cost savings by committing to consistent usage of AWS services for one or three years.</w:t>
      </w:r>
    </w:p>
    <w:p w14:paraId="022D8ECA" w14:textId="0266BBE5" w:rsidR="009F39F0" w:rsidRDefault="008A2DF4" w:rsidP="000C6A1C">
      <w:pPr>
        <w:pStyle w:val="NormalBPBHEB"/>
      </w:pPr>
      <w:r w:rsidRPr="008A2DF4">
        <w:t>AWS Savings Plans go beyond simple discounts by providing organizations with predictable billing, usage flexibility, and the ability to scale cloud resources without compromising financial efficiency.</w:t>
      </w:r>
    </w:p>
    <w:p w14:paraId="72AA19B9" w14:textId="2F28827E" w:rsidR="009B63F3" w:rsidRPr="009B63F3" w:rsidRDefault="009B63F3" w:rsidP="000C6A1C">
      <w:pPr>
        <w:pStyle w:val="NormalBPBHEB"/>
        <w:numPr>
          <w:ilvl w:val="0"/>
          <w:numId w:val="23"/>
        </w:numPr>
        <w:rPr>
          <w:b/>
          <w:bCs/>
        </w:rPr>
      </w:pPr>
      <w:commentRangeStart w:id="77"/>
      <w:commentRangeStart w:id="78"/>
      <w:r w:rsidRPr="009B63F3">
        <w:rPr>
          <w:b/>
          <w:bCs/>
        </w:rPr>
        <w:t xml:space="preserve">Cost </w:t>
      </w:r>
      <w:r w:rsidR="006A3984">
        <w:rPr>
          <w:b/>
          <w:bCs/>
        </w:rPr>
        <w:t>s</w:t>
      </w:r>
      <w:r w:rsidRPr="009B63F3">
        <w:rPr>
          <w:b/>
          <w:bCs/>
        </w:rPr>
        <w:t>avings</w:t>
      </w:r>
      <w:r w:rsidR="00F90E06">
        <w:rPr>
          <w:b/>
          <w:bCs/>
        </w:rPr>
        <w:t xml:space="preserve">: </w:t>
      </w:r>
      <w:commentRangeEnd w:id="77"/>
      <w:r w:rsidR="006A3984">
        <w:rPr>
          <w:rStyle w:val="CommentReference"/>
          <w:rFonts w:eastAsiaTheme="minorHAnsi" w:cstheme="minorBidi"/>
        </w:rPr>
        <w:commentReference w:id="77"/>
      </w:r>
      <w:commentRangeEnd w:id="78"/>
      <w:r w:rsidR="009F39F0">
        <w:rPr>
          <w:rStyle w:val="CommentReference"/>
          <w:rFonts w:asciiTheme="minorHAnsi" w:eastAsiaTheme="minorHAnsi" w:hAnsiTheme="minorHAnsi" w:cstheme="minorBidi"/>
        </w:rPr>
        <w:commentReference w:id="78"/>
      </w:r>
      <w:r w:rsidRPr="009B63F3">
        <w:t xml:space="preserve">Savings Plans provide significant savings, especially for companies with steady or variable workloads that would otherwise pay full On-Demand pricing </w:t>
      </w:r>
      <w:sdt>
        <w:sdtPr>
          <w:id w:val="1789937808"/>
          <w:citation/>
        </w:sdtPr>
        <w:sdtContent>
          <w:r w:rsidR="00EC0C02">
            <w:fldChar w:fldCharType="begin"/>
          </w:r>
          <w:r w:rsidR="002131C0">
            <w:instrText xml:space="preserve">CITATION AWS0a \l 1033 </w:instrText>
          </w:r>
          <w:r w:rsidR="00EC0C02">
            <w:fldChar w:fldCharType="separate"/>
          </w:r>
          <w:r w:rsidR="00DC66E9" w:rsidRPr="00DC66E9">
            <w:rPr>
              <w:noProof/>
            </w:rPr>
            <w:t>[45]</w:t>
          </w:r>
          <w:r w:rsidR="00EC0C02">
            <w:fldChar w:fldCharType="end"/>
          </w:r>
        </w:sdtContent>
      </w:sdt>
      <w:r w:rsidR="00EC0C02">
        <w:t>.</w:t>
      </w:r>
    </w:p>
    <w:p w14:paraId="02A9D4A2" w14:textId="152AFAA6" w:rsidR="009B63F3" w:rsidRPr="009B63F3" w:rsidRDefault="009B63F3" w:rsidP="000C6A1C">
      <w:pPr>
        <w:pStyle w:val="NormalBPBHEB"/>
        <w:numPr>
          <w:ilvl w:val="0"/>
          <w:numId w:val="23"/>
        </w:numPr>
        <w:rPr>
          <w:b/>
          <w:bCs/>
        </w:rPr>
      </w:pPr>
      <w:r w:rsidRPr="009B63F3">
        <w:rPr>
          <w:b/>
          <w:bCs/>
        </w:rPr>
        <w:t xml:space="preserve">Predictable </w:t>
      </w:r>
      <w:r w:rsidR="006A3984">
        <w:rPr>
          <w:b/>
          <w:bCs/>
        </w:rPr>
        <w:t>b</w:t>
      </w:r>
      <w:r w:rsidRPr="009B63F3">
        <w:rPr>
          <w:b/>
          <w:bCs/>
        </w:rPr>
        <w:t>illing</w:t>
      </w:r>
      <w:r w:rsidR="00F90E06">
        <w:rPr>
          <w:b/>
          <w:bCs/>
        </w:rPr>
        <w:t xml:space="preserve">: </w:t>
      </w:r>
      <w:r w:rsidRPr="009B63F3">
        <w:t xml:space="preserve">The commitment to consistent usage helps businesses forecast and budget more effectively, reducing financial surprises </w:t>
      </w:r>
      <w:sdt>
        <w:sdtPr>
          <w:id w:val="-1287350264"/>
          <w:citation/>
        </w:sdtPr>
        <w:sdtContent>
          <w:r w:rsidR="00B17F76">
            <w:fldChar w:fldCharType="begin"/>
          </w:r>
          <w:r w:rsidR="002131C0">
            <w:instrText xml:space="preserve">CITATION AWS0a \l 1033 </w:instrText>
          </w:r>
          <w:r w:rsidR="00B17F76">
            <w:fldChar w:fldCharType="separate"/>
          </w:r>
          <w:r w:rsidR="00DC66E9" w:rsidRPr="00DC66E9">
            <w:rPr>
              <w:noProof/>
            </w:rPr>
            <w:t>[45]</w:t>
          </w:r>
          <w:r w:rsidR="00B17F76">
            <w:fldChar w:fldCharType="end"/>
          </w:r>
        </w:sdtContent>
      </w:sdt>
      <w:r w:rsidR="00B17F76">
        <w:t>.</w:t>
      </w:r>
    </w:p>
    <w:p w14:paraId="484EF93B" w14:textId="151E52E0" w:rsidR="009B63F3" w:rsidRPr="009B63F3" w:rsidRDefault="009B63F3" w:rsidP="000C6A1C">
      <w:pPr>
        <w:pStyle w:val="NormalBPBHEB"/>
        <w:numPr>
          <w:ilvl w:val="0"/>
          <w:numId w:val="23"/>
        </w:numPr>
        <w:rPr>
          <w:b/>
          <w:bCs/>
        </w:rPr>
      </w:pPr>
      <w:r w:rsidRPr="009B63F3">
        <w:rPr>
          <w:b/>
          <w:bCs/>
        </w:rPr>
        <w:t xml:space="preserve">Usage </w:t>
      </w:r>
      <w:r w:rsidR="00B719FE">
        <w:rPr>
          <w:b/>
          <w:bCs/>
        </w:rPr>
        <w:t>f</w:t>
      </w:r>
      <w:r w:rsidRPr="009B63F3">
        <w:rPr>
          <w:b/>
          <w:bCs/>
        </w:rPr>
        <w:t>lexibility</w:t>
      </w:r>
      <w:r w:rsidR="00F90E06">
        <w:rPr>
          <w:b/>
          <w:bCs/>
        </w:rPr>
        <w:t xml:space="preserve">: </w:t>
      </w:r>
      <w:r w:rsidRPr="009B63F3">
        <w:t xml:space="preserve">This model ensures businesses can adapt to evolving workloads without sacrificing cost benefits </w:t>
      </w:r>
      <w:sdt>
        <w:sdtPr>
          <w:id w:val="-1561626247"/>
          <w:citation/>
        </w:sdtPr>
        <w:sdtContent>
          <w:r w:rsidR="00AE3046">
            <w:fldChar w:fldCharType="begin"/>
          </w:r>
          <w:r w:rsidR="002131C0">
            <w:instrText xml:space="preserve">CITATION AWS0b \l 1033 </w:instrText>
          </w:r>
          <w:r w:rsidR="00AE3046">
            <w:fldChar w:fldCharType="separate"/>
          </w:r>
          <w:r w:rsidR="00DC66E9" w:rsidRPr="00DC66E9">
            <w:rPr>
              <w:noProof/>
            </w:rPr>
            <w:t>[47]</w:t>
          </w:r>
          <w:r w:rsidR="00AE3046">
            <w:fldChar w:fldCharType="end"/>
          </w:r>
        </w:sdtContent>
      </w:sdt>
      <w:r w:rsidRPr="009B63F3">
        <w:t>.</w:t>
      </w:r>
    </w:p>
    <w:p w14:paraId="67743BE7" w14:textId="6A45A232" w:rsidR="00D70CE2" w:rsidRDefault="00D70CE2" w:rsidP="000C6A1C">
      <w:pPr>
        <w:pStyle w:val="Heading2BPBHEB"/>
      </w:pPr>
      <w:r w:rsidRPr="00D70CE2">
        <w:t xml:space="preserve">Managing AWS </w:t>
      </w:r>
      <w:r w:rsidR="000D0634" w:rsidRPr="00D70CE2">
        <w:t>savings plans</w:t>
      </w:r>
    </w:p>
    <w:p w14:paraId="1B655853" w14:textId="01D962DB" w:rsidR="004C16AD" w:rsidRDefault="004C16AD" w:rsidP="000C6A1C">
      <w:pPr>
        <w:pStyle w:val="NormalBPBHEB"/>
      </w:pPr>
      <w:r w:rsidRPr="00B37270">
        <w:t xml:space="preserve">To </w:t>
      </w:r>
      <w:r w:rsidR="004C5760">
        <w:t>thoroughly</w:t>
      </w:r>
      <w:r w:rsidR="004C5760" w:rsidRPr="00B37270">
        <w:t xml:space="preserve"> </w:t>
      </w:r>
      <w:r w:rsidR="00ED4D2B" w:rsidRPr="00B37270">
        <w:t>improve</w:t>
      </w:r>
      <w:r w:rsidRPr="00B37270">
        <w:t xml:space="preserve"> Savings Plans, businesses can </w:t>
      </w:r>
      <w:r w:rsidR="00F87DF6" w:rsidRPr="00B37270">
        <w:t>use</w:t>
      </w:r>
      <w:r w:rsidRPr="00B37270">
        <w:t xml:space="preserve"> various AWS tools that help manage usage, </w:t>
      </w:r>
      <w:r w:rsidR="00F87DF6" w:rsidRPr="00B37270">
        <w:t>watch</w:t>
      </w:r>
      <w:r w:rsidRPr="00B37270">
        <w:t xml:space="preserve"> trends, and maximize cost savings.</w:t>
      </w:r>
    </w:p>
    <w:p w14:paraId="1644CE61" w14:textId="6117C12F" w:rsidR="005C1D00" w:rsidRPr="00D70CE2" w:rsidRDefault="005C1D00" w:rsidP="000C6A1C">
      <w:pPr>
        <w:pStyle w:val="NormalBPBHEB"/>
      </w:pPr>
      <w:r w:rsidRPr="005C1D00">
        <w:t xml:space="preserve">To fully </w:t>
      </w:r>
      <w:r w:rsidR="004C5760">
        <w:t>leverage cost savings, businesses can integrate AWS Savings Plans with cloud financial management tools, such as</w:t>
      </w:r>
      <w:r w:rsidRPr="005C1D00">
        <w:t xml:space="preserve"> AWS Cost Explorer and AWS Budgets, ensuring efficient resource allocation.</w:t>
      </w:r>
    </w:p>
    <w:p w14:paraId="712AF238" w14:textId="0D85317F" w:rsidR="00D70CE2" w:rsidRPr="00D70CE2" w:rsidRDefault="00D70CE2" w:rsidP="000C6A1C">
      <w:pPr>
        <w:pStyle w:val="NormalBPBHEB"/>
        <w:numPr>
          <w:ilvl w:val="0"/>
          <w:numId w:val="24"/>
        </w:numPr>
        <w:rPr>
          <w:b/>
          <w:bCs/>
        </w:rPr>
      </w:pPr>
      <w:commentRangeStart w:id="79"/>
      <w:commentRangeStart w:id="80"/>
      <w:r w:rsidRPr="00F0316E">
        <w:rPr>
          <w:b/>
          <w:bCs/>
        </w:rPr>
        <w:t xml:space="preserve">AWS </w:t>
      </w:r>
      <w:r w:rsidR="000D0634">
        <w:rPr>
          <w:b/>
          <w:bCs/>
        </w:rPr>
        <w:t>c</w:t>
      </w:r>
      <w:r w:rsidRPr="00F0316E">
        <w:rPr>
          <w:b/>
          <w:bCs/>
        </w:rPr>
        <w:t xml:space="preserve">ost </w:t>
      </w:r>
      <w:r w:rsidR="000D0634">
        <w:rPr>
          <w:b/>
          <w:bCs/>
        </w:rPr>
        <w:t>e</w:t>
      </w:r>
      <w:r w:rsidRPr="00F0316E">
        <w:rPr>
          <w:b/>
          <w:bCs/>
        </w:rPr>
        <w:t>xplorer</w:t>
      </w:r>
      <w:r w:rsidR="00F90E06">
        <w:rPr>
          <w:b/>
          <w:bCs/>
        </w:rPr>
        <w:t xml:space="preserve">: </w:t>
      </w:r>
      <w:commentRangeEnd w:id="79"/>
      <w:r w:rsidR="00713206">
        <w:rPr>
          <w:rStyle w:val="CommentReference"/>
          <w:rFonts w:asciiTheme="minorHAnsi" w:eastAsiaTheme="minorHAnsi" w:hAnsiTheme="minorHAnsi" w:cstheme="minorBidi"/>
        </w:rPr>
        <w:commentReference w:id="79"/>
      </w:r>
      <w:commentRangeEnd w:id="80"/>
      <w:r w:rsidR="006455CF">
        <w:rPr>
          <w:rStyle w:val="CommentReference"/>
          <w:rFonts w:asciiTheme="minorHAnsi" w:eastAsiaTheme="minorHAnsi" w:hAnsiTheme="minorHAnsi" w:cstheme="minorBidi"/>
        </w:rPr>
        <w:commentReference w:id="80"/>
      </w:r>
      <w:r w:rsidRPr="00D70CE2">
        <w:t xml:space="preserve">Cost Explorer offers detailed insights into Savings Plans usage, helping businesses track usage patterns and </w:t>
      </w:r>
      <w:r w:rsidR="00D2099D" w:rsidRPr="00D70CE2">
        <w:t>adjust</w:t>
      </w:r>
      <w:r w:rsidRPr="00D70CE2">
        <w:t xml:space="preserve"> as needed to maximize savings </w:t>
      </w:r>
      <w:sdt>
        <w:sdtPr>
          <w:id w:val="1843281027"/>
          <w:citation/>
        </w:sdtPr>
        <w:sdtContent>
          <w:r w:rsidR="00AE3046">
            <w:fldChar w:fldCharType="begin"/>
          </w:r>
          <w:r w:rsidR="002131C0">
            <w:instrText xml:space="preserve">CITATION AWS0b \l 1033 </w:instrText>
          </w:r>
          <w:r w:rsidR="00AE3046">
            <w:fldChar w:fldCharType="separate"/>
          </w:r>
          <w:r w:rsidR="00DC66E9" w:rsidRPr="00DC66E9">
            <w:rPr>
              <w:noProof/>
            </w:rPr>
            <w:t>[47]</w:t>
          </w:r>
          <w:r w:rsidR="00AE3046">
            <w:fldChar w:fldCharType="end"/>
          </w:r>
        </w:sdtContent>
      </w:sdt>
      <w:r w:rsidR="00072D14">
        <w:t>.</w:t>
      </w:r>
    </w:p>
    <w:p w14:paraId="179B3E5D" w14:textId="7279BDE0" w:rsidR="00D70CE2" w:rsidRPr="00D70CE2" w:rsidRDefault="00D70CE2" w:rsidP="000C6A1C">
      <w:pPr>
        <w:pStyle w:val="NormalBPBHEB"/>
        <w:numPr>
          <w:ilvl w:val="0"/>
          <w:numId w:val="24"/>
        </w:numPr>
        <w:rPr>
          <w:b/>
          <w:bCs/>
        </w:rPr>
      </w:pPr>
      <w:r w:rsidRPr="00D70CE2">
        <w:rPr>
          <w:b/>
          <w:bCs/>
        </w:rPr>
        <w:lastRenderedPageBreak/>
        <w:t xml:space="preserve">AWS </w:t>
      </w:r>
      <w:r w:rsidR="000D0634">
        <w:rPr>
          <w:b/>
          <w:bCs/>
        </w:rPr>
        <w:t>b</w:t>
      </w:r>
      <w:r w:rsidRPr="00D70CE2">
        <w:rPr>
          <w:b/>
          <w:bCs/>
        </w:rPr>
        <w:t>udgets</w:t>
      </w:r>
      <w:r w:rsidR="00FC1AF6">
        <w:rPr>
          <w:b/>
          <w:bCs/>
        </w:rPr>
        <w:t xml:space="preserve">: </w:t>
      </w:r>
      <w:r w:rsidRPr="00D70CE2">
        <w:t>AWS Budgets enables businesses to track and set alerts for Savings Plans-related costs, ensur</w:t>
      </w:r>
      <w:r w:rsidR="00FD6083">
        <w:t>e meeting the</w:t>
      </w:r>
      <w:r w:rsidRPr="00D70CE2">
        <w:t xml:space="preserve"> financial goals </w:t>
      </w:r>
      <w:sdt>
        <w:sdtPr>
          <w:id w:val="381213755"/>
          <w:citation/>
        </w:sdtPr>
        <w:sdtContent>
          <w:r w:rsidR="00072D14">
            <w:fldChar w:fldCharType="begin"/>
          </w:r>
          <w:r w:rsidR="002131C0">
            <w:instrText xml:space="preserve">CITATION AWS0b \l 1033 </w:instrText>
          </w:r>
          <w:r w:rsidR="00072D14">
            <w:fldChar w:fldCharType="separate"/>
          </w:r>
          <w:r w:rsidR="00DC66E9" w:rsidRPr="00DC66E9">
            <w:rPr>
              <w:noProof/>
            </w:rPr>
            <w:t>[47]</w:t>
          </w:r>
          <w:r w:rsidR="00072D14">
            <w:fldChar w:fldCharType="end"/>
          </w:r>
        </w:sdtContent>
      </w:sdt>
    </w:p>
    <w:p w14:paraId="39B43E8B" w14:textId="3AF195A3" w:rsidR="00D70CE2" w:rsidRDefault="00D70CE2" w:rsidP="000C6A1C">
      <w:pPr>
        <w:pStyle w:val="NormalBPBHEB"/>
        <w:numPr>
          <w:ilvl w:val="0"/>
          <w:numId w:val="24"/>
        </w:numPr>
      </w:pPr>
      <w:r w:rsidRPr="00D70CE2">
        <w:rPr>
          <w:b/>
          <w:bCs/>
        </w:rPr>
        <w:t xml:space="preserve">Custom </w:t>
      </w:r>
      <w:r w:rsidR="000D0634">
        <w:rPr>
          <w:b/>
          <w:bCs/>
        </w:rPr>
        <w:t>r</w:t>
      </w:r>
      <w:r w:rsidRPr="00D70CE2">
        <w:rPr>
          <w:b/>
          <w:bCs/>
        </w:rPr>
        <w:t>eporting with CUR</w:t>
      </w:r>
      <w:r w:rsidR="00FC1AF6">
        <w:rPr>
          <w:b/>
          <w:bCs/>
        </w:rPr>
        <w:t xml:space="preserve">: </w:t>
      </w:r>
      <w:r w:rsidRPr="00D70CE2">
        <w:t xml:space="preserve">The AWS </w:t>
      </w:r>
      <w:r w:rsidRPr="00B2370B">
        <w:rPr>
          <w:b/>
          <w:bCs/>
        </w:rPr>
        <w:t>Cost and Usage Report</w:t>
      </w:r>
      <w:r w:rsidRPr="00D70CE2">
        <w:t xml:space="preserve"> (</w:t>
      </w:r>
      <w:r w:rsidRPr="00B2370B">
        <w:rPr>
          <w:b/>
          <w:bCs/>
        </w:rPr>
        <w:t>CUR</w:t>
      </w:r>
      <w:r w:rsidRPr="00D70CE2">
        <w:t xml:space="preserve">) provides detailed data </w:t>
      </w:r>
      <w:r w:rsidR="00FD6083">
        <w:t>to</w:t>
      </w:r>
      <w:r w:rsidRPr="00D70CE2">
        <w:t xml:space="preserve"> integrate with BI tools for deeper analysis </w:t>
      </w:r>
      <w:sdt>
        <w:sdtPr>
          <w:id w:val="-974070491"/>
          <w:citation/>
        </w:sdtPr>
        <w:sdtContent>
          <w:r w:rsidR="001D28BC">
            <w:fldChar w:fldCharType="begin"/>
          </w:r>
          <w:r w:rsidR="002131C0">
            <w:instrText xml:space="preserve">CITATION AWS0a \l 1033 </w:instrText>
          </w:r>
          <w:r w:rsidR="001D28BC">
            <w:fldChar w:fldCharType="separate"/>
          </w:r>
          <w:r w:rsidR="00DC66E9" w:rsidRPr="00DC66E9">
            <w:rPr>
              <w:noProof/>
            </w:rPr>
            <w:t>[45]</w:t>
          </w:r>
          <w:r w:rsidR="001D28BC">
            <w:fldChar w:fldCharType="end"/>
          </w:r>
        </w:sdtContent>
      </w:sdt>
    </w:p>
    <w:p w14:paraId="54DB4130" w14:textId="45299111" w:rsidR="00065CAF" w:rsidRDefault="00065CAF" w:rsidP="000C6A1C">
      <w:pPr>
        <w:pStyle w:val="Heading3BPBHEB"/>
      </w:pPr>
      <w:r w:rsidRPr="004325B9">
        <w:t xml:space="preserve">Best </w:t>
      </w:r>
      <w:r w:rsidR="000D0634">
        <w:t>p</w:t>
      </w:r>
      <w:r w:rsidRPr="004325B9">
        <w:t xml:space="preserve">ractices </w:t>
      </w:r>
    </w:p>
    <w:p w14:paraId="7A60A0DB" w14:textId="66AF20E0" w:rsidR="00065CAF" w:rsidRPr="00DE2183" w:rsidRDefault="00065CAF" w:rsidP="000C6A1C">
      <w:pPr>
        <w:pStyle w:val="NormalBPBHEB"/>
      </w:pPr>
      <w:r w:rsidRPr="00DE2183">
        <w:t xml:space="preserve">To ensure the most effective use of Savings Plans, businesses should adhere to the following best practices that </w:t>
      </w:r>
      <w:r w:rsidR="00ED4D2B" w:rsidRPr="00DE2183">
        <w:t>improve</w:t>
      </w:r>
      <w:r w:rsidRPr="00DE2183">
        <w:t xml:space="preserve"> both cost savings and </w:t>
      </w:r>
      <w:r w:rsidR="00F87DF6" w:rsidRPr="00DE2183">
        <w:t>use</w:t>
      </w:r>
      <w:r w:rsidR="00801610">
        <w:t>:</w:t>
      </w:r>
    </w:p>
    <w:p w14:paraId="2CCCBCE7" w14:textId="78DF6DD7" w:rsidR="009451A3" w:rsidRDefault="00065CAF" w:rsidP="000C6A1C">
      <w:pPr>
        <w:pStyle w:val="NormalBPBHEB"/>
        <w:numPr>
          <w:ilvl w:val="0"/>
          <w:numId w:val="25"/>
        </w:numPr>
      </w:pPr>
      <w:r w:rsidRPr="00F0316E">
        <w:rPr>
          <w:b/>
          <w:bCs/>
        </w:rPr>
        <w:t xml:space="preserve">Regular </w:t>
      </w:r>
      <w:r w:rsidR="00F03E8F" w:rsidRPr="00F0316E">
        <w:rPr>
          <w:b/>
          <w:bCs/>
        </w:rPr>
        <w:t>analysis and adjustment</w:t>
      </w:r>
      <w:r w:rsidR="00FC1AF6">
        <w:rPr>
          <w:b/>
          <w:bCs/>
        </w:rPr>
        <w:t xml:space="preserve">: </w:t>
      </w:r>
      <w:r w:rsidR="009451A3" w:rsidRPr="009451A3">
        <w:t xml:space="preserve">Regular reviews of Savings Plans usage ensure that businesses are </w:t>
      </w:r>
      <w:r w:rsidR="00ED4D2B" w:rsidRPr="009451A3">
        <w:t>improving</w:t>
      </w:r>
      <w:r w:rsidR="009451A3" w:rsidRPr="009451A3">
        <w:t xml:space="preserve"> their cloud expenditures</w:t>
      </w:r>
      <w:r w:rsidR="001A5BE9">
        <w:t xml:space="preserve"> </w:t>
      </w:r>
      <w:sdt>
        <w:sdtPr>
          <w:id w:val="82418518"/>
          <w:citation/>
        </w:sdtPr>
        <w:sdtContent>
          <w:r w:rsidR="00183AE7">
            <w:fldChar w:fldCharType="begin"/>
          </w:r>
          <w:r w:rsidR="002131C0">
            <w:instrText xml:space="preserve">CITATION AWS0a \l 1033 </w:instrText>
          </w:r>
          <w:r w:rsidR="00183AE7">
            <w:fldChar w:fldCharType="separate"/>
          </w:r>
          <w:r w:rsidR="00DC66E9" w:rsidRPr="00DC66E9">
            <w:rPr>
              <w:noProof/>
            </w:rPr>
            <w:t>[45]</w:t>
          </w:r>
          <w:r w:rsidR="00183AE7">
            <w:fldChar w:fldCharType="end"/>
          </w:r>
        </w:sdtContent>
      </w:sdt>
      <w:r w:rsidR="001A5BE9" w:rsidRPr="00FF0FFD">
        <w:t>.</w:t>
      </w:r>
    </w:p>
    <w:p w14:paraId="236224D8" w14:textId="56DB3FE1" w:rsidR="00FF0FFD" w:rsidRPr="00FF0FFD" w:rsidRDefault="00FF0FFD" w:rsidP="000C6A1C">
      <w:pPr>
        <w:pStyle w:val="NormalBPBHEB"/>
        <w:numPr>
          <w:ilvl w:val="0"/>
          <w:numId w:val="25"/>
        </w:numPr>
        <w:rPr>
          <w:b/>
          <w:bCs/>
        </w:rPr>
      </w:pPr>
      <w:r w:rsidRPr="00F0316E">
        <w:rPr>
          <w:b/>
          <w:bCs/>
        </w:rPr>
        <w:t xml:space="preserve">Collaboration </w:t>
      </w:r>
      <w:r w:rsidR="00F03E8F" w:rsidRPr="00F0316E">
        <w:rPr>
          <w:b/>
          <w:bCs/>
        </w:rPr>
        <w:t>between teams</w:t>
      </w:r>
      <w:r w:rsidR="00FC1AF6">
        <w:rPr>
          <w:b/>
          <w:bCs/>
        </w:rPr>
        <w:t xml:space="preserve">: </w:t>
      </w:r>
      <w:r w:rsidRPr="00FF0FFD">
        <w:t xml:space="preserve">Finance and technical teams must collaborate to align savings plans with infrastructure needs, ensuring cost-effectiveness </w:t>
      </w:r>
      <w:sdt>
        <w:sdtPr>
          <w:id w:val="-562407496"/>
          <w:citation/>
        </w:sdtPr>
        <w:sdtContent>
          <w:r w:rsidR="00183AE7">
            <w:fldChar w:fldCharType="begin"/>
          </w:r>
          <w:r w:rsidR="00183AE7">
            <w:instrText xml:space="preserve"> CITATION Gri20 \l 1033 </w:instrText>
          </w:r>
          <w:r w:rsidR="00183AE7">
            <w:fldChar w:fldCharType="separate"/>
          </w:r>
          <w:r w:rsidR="00DC66E9" w:rsidRPr="00DC66E9">
            <w:rPr>
              <w:noProof/>
            </w:rPr>
            <w:t>[46]</w:t>
          </w:r>
          <w:r w:rsidR="00183AE7">
            <w:fldChar w:fldCharType="end"/>
          </w:r>
        </w:sdtContent>
      </w:sdt>
    </w:p>
    <w:p w14:paraId="072C46D8" w14:textId="12ACF35C" w:rsidR="00FF0FFD" w:rsidRPr="00FF0FFD" w:rsidRDefault="00FF0FFD" w:rsidP="000C6A1C">
      <w:pPr>
        <w:pStyle w:val="NormalBPBHEB"/>
        <w:numPr>
          <w:ilvl w:val="0"/>
          <w:numId w:val="25"/>
        </w:numPr>
        <w:rPr>
          <w:b/>
          <w:bCs/>
        </w:rPr>
      </w:pPr>
      <w:r w:rsidRPr="00FF0FFD">
        <w:rPr>
          <w:b/>
          <w:bCs/>
        </w:rPr>
        <w:t xml:space="preserve">Forecasting and </w:t>
      </w:r>
      <w:r w:rsidR="00F03E8F" w:rsidRPr="00FF0FFD">
        <w:rPr>
          <w:b/>
          <w:bCs/>
        </w:rPr>
        <w:t>long-term planning</w:t>
      </w:r>
      <w:r w:rsidR="00FC1AF6">
        <w:rPr>
          <w:b/>
          <w:bCs/>
        </w:rPr>
        <w:t xml:space="preserve">: </w:t>
      </w:r>
      <w:r w:rsidR="00ED4D2B" w:rsidRPr="00FF0FFD">
        <w:t>Using</w:t>
      </w:r>
      <w:r w:rsidRPr="00FF0FFD">
        <w:t xml:space="preserve"> AWS tools like Cost Explorer and AWS Budgets for forecasting ensures businesses stay prepared for growth or usage fluctuations </w:t>
      </w:r>
      <w:sdt>
        <w:sdtPr>
          <w:id w:val="-34273747"/>
          <w:citation/>
        </w:sdtPr>
        <w:sdtContent>
          <w:r w:rsidR="009D4C70">
            <w:fldChar w:fldCharType="begin"/>
          </w:r>
          <w:r w:rsidR="002131C0">
            <w:instrText xml:space="preserve">CITATION AWS0b \l 1033 </w:instrText>
          </w:r>
          <w:r w:rsidR="009D4C70">
            <w:fldChar w:fldCharType="separate"/>
          </w:r>
          <w:r w:rsidR="00DC66E9" w:rsidRPr="00DC66E9">
            <w:rPr>
              <w:noProof/>
            </w:rPr>
            <w:t>[47]</w:t>
          </w:r>
          <w:r w:rsidR="009D4C70">
            <w:fldChar w:fldCharType="end"/>
          </w:r>
        </w:sdtContent>
      </w:sdt>
      <w:r w:rsidRPr="00FF0FFD">
        <w:t>.</w:t>
      </w:r>
    </w:p>
    <w:p w14:paraId="5F9B6766" w14:textId="3D4A873B" w:rsidR="00CF3BC1" w:rsidRPr="00CF3BC1" w:rsidRDefault="00307DC6" w:rsidP="000C6A1C">
      <w:pPr>
        <w:pStyle w:val="NormalBPBHEB"/>
      </w:pPr>
      <w:r>
        <w:t>I</w:t>
      </w:r>
      <w:r w:rsidR="009024C7">
        <w:t xml:space="preserve">n </w:t>
      </w:r>
      <w:r w:rsidR="00EC0902">
        <w:rPr>
          <w:i/>
          <w:iCs/>
        </w:rPr>
        <w:t>Figure</w:t>
      </w:r>
      <w:r w:rsidR="00EC0902" w:rsidRPr="00B2370B">
        <w:rPr>
          <w:i/>
          <w:iCs/>
        </w:rPr>
        <w:t xml:space="preserve"> </w:t>
      </w:r>
      <w:r w:rsidRPr="00B2370B">
        <w:rPr>
          <w:i/>
          <w:iCs/>
        </w:rPr>
        <w:t>10.</w:t>
      </w:r>
      <w:r w:rsidR="00CF3BC1" w:rsidRPr="00B2370B">
        <w:rPr>
          <w:i/>
          <w:iCs/>
        </w:rPr>
        <w:fldChar w:fldCharType="begin"/>
      </w:r>
      <w:r w:rsidR="00CF3BC1" w:rsidRPr="00B2370B">
        <w:rPr>
          <w:i/>
          <w:iCs/>
        </w:rPr>
        <w:instrText xml:space="preserve"> SEQ Figure \* ARABIC </w:instrText>
      </w:r>
      <w:r w:rsidR="00CF3BC1" w:rsidRPr="00B2370B">
        <w:rPr>
          <w:i/>
          <w:iCs/>
        </w:rPr>
        <w:fldChar w:fldCharType="separate"/>
      </w:r>
      <w:r w:rsidR="00CF3BC1" w:rsidRPr="00B2370B">
        <w:rPr>
          <w:i/>
          <w:iCs/>
        </w:rPr>
        <w:t>6</w:t>
      </w:r>
      <w:r w:rsidR="00CF3BC1" w:rsidRPr="00B2370B">
        <w:rPr>
          <w:i/>
          <w:iCs/>
        </w:rPr>
        <w:fldChar w:fldCharType="end"/>
      </w:r>
      <w:r>
        <w:t xml:space="preserve">, you can see </w:t>
      </w:r>
      <w:r w:rsidR="009024C7">
        <w:t>t</w:t>
      </w:r>
      <w:r w:rsidR="00CF3BC1" w:rsidRPr="00CF3BC1">
        <w:t>he four pillars of Cloud Financial Management. (AWS Well-Architected Framework documentation).</w:t>
      </w:r>
    </w:p>
    <w:p w14:paraId="78113FDC" w14:textId="77777777" w:rsidR="00CF3BC1" w:rsidRDefault="00CF3BC1" w:rsidP="000C6A1C"/>
    <w:p w14:paraId="48CBE550" w14:textId="77777777" w:rsidR="00CF3BC1" w:rsidRDefault="00CF3BC1" w:rsidP="000C6A1C">
      <w:pPr>
        <w:pStyle w:val="FigureBPBHEB"/>
      </w:pPr>
      <w:r>
        <w:rPr>
          <w:noProof/>
        </w:rPr>
        <w:drawing>
          <wp:inline distT="0" distB="0" distL="0" distR="0" wp14:anchorId="30F55A00" wp14:editId="4F8A88B1">
            <wp:extent cx="5736630" cy="2314575"/>
            <wp:effectExtent l="0" t="0" r="0" b="0"/>
            <wp:docPr id="1764043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7529" cy="2318972"/>
                    </a:xfrm>
                    <a:prstGeom prst="rect">
                      <a:avLst/>
                    </a:prstGeom>
                    <a:noFill/>
                  </pic:spPr>
                </pic:pic>
              </a:graphicData>
            </a:graphic>
          </wp:inline>
        </w:drawing>
      </w:r>
    </w:p>
    <w:p w14:paraId="49A943A2" w14:textId="77777777" w:rsidR="00005663" w:rsidRDefault="00CF3BC1" w:rsidP="00B76ECD">
      <w:pPr>
        <w:pStyle w:val="Caption"/>
        <w:jc w:val="center"/>
      </w:pPr>
      <w:commentRangeStart w:id="81"/>
      <w:commentRangeStart w:id="82"/>
      <w:r>
        <w:t xml:space="preserve">Figure </w:t>
      </w:r>
      <w:r w:rsidR="00E245C1">
        <w:t>10.</w:t>
      </w:r>
      <w:r>
        <w:fldChar w:fldCharType="begin"/>
      </w:r>
      <w:r>
        <w:instrText xml:space="preserve"> SEQ Figure \* ARABIC </w:instrText>
      </w:r>
      <w:r>
        <w:fldChar w:fldCharType="separate"/>
      </w:r>
      <w:r>
        <w:rPr>
          <w:noProof/>
        </w:rPr>
        <w:t>6</w:t>
      </w:r>
      <w:r>
        <w:fldChar w:fldCharType="end"/>
      </w:r>
      <w:r>
        <w:t xml:space="preserve"> </w:t>
      </w:r>
      <w:r w:rsidRPr="00976075">
        <w:t>The four pillars of Cloud Financial Management.</w:t>
      </w:r>
      <w:r>
        <w:t xml:space="preserve"> (AWS Well-Architected Framework documentation).</w:t>
      </w:r>
      <w:commentRangeEnd w:id="81"/>
      <w:r w:rsidR="00335FAB">
        <w:rPr>
          <w:rStyle w:val="CommentReference"/>
          <w:i w:val="0"/>
          <w:iCs w:val="0"/>
          <w:color w:val="auto"/>
        </w:rPr>
        <w:commentReference w:id="81"/>
      </w:r>
      <w:commentRangeEnd w:id="82"/>
      <w:r w:rsidR="00E245C1">
        <w:rPr>
          <w:rStyle w:val="CommentReference"/>
          <w:i w:val="0"/>
          <w:iCs w:val="0"/>
          <w:color w:val="auto"/>
        </w:rPr>
        <w:commentReference w:id="82"/>
      </w:r>
      <w:bookmarkStart w:id="83" w:name="_Hlk150872616"/>
    </w:p>
    <w:p w14:paraId="03E07D5F" w14:textId="77777777" w:rsidR="00005663" w:rsidRPr="00005663" w:rsidRDefault="00005663" w:rsidP="00B76ECD">
      <w:pPr>
        <w:pStyle w:val="Heading3BPBHEB"/>
      </w:pPr>
      <w:r w:rsidRPr="00005663">
        <w:t xml:space="preserve">Use cases </w:t>
      </w:r>
    </w:p>
    <w:p w14:paraId="56364E7F" w14:textId="5C46F20B" w:rsidR="00005663" w:rsidRPr="00005663" w:rsidRDefault="00005663" w:rsidP="000C6A1C">
      <w:r w:rsidRPr="00005663">
        <w:t xml:space="preserve">A </w:t>
      </w:r>
      <w:r w:rsidRPr="00005663">
        <w:rPr>
          <w:i/>
          <w:iCs/>
        </w:rPr>
        <w:t>Gartner</w:t>
      </w:r>
      <w:r w:rsidRPr="00005663">
        <w:t xml:space="preserve"> report </w:t>
      </w:r>
      <w:sdt>
        <w:sdtPr>
          <w:id w:val="1186726139"/>
          <w:citation/>
        </w:sdtPr>
        <w:sdtContent>
          <w:r w:rsidRPr="00005663">
            <w:fldChar w:fldCharType="begin"/>
          </w:r>
          <w:r w:rsidRPr="00005663">
            <w:instrText xml:space="preserve"> CITATION Gar21 \l 1033 </w:instrText>
          </w:r>
          <w:r w:rsidRPr="00005663">
            <w:fldChar w:fldCharType="separate"/>
          </w:r>
          <w:r w:rsidR="00DC66E9" w:rsidRPr="00DC66E9">
            <w:rPr>
              <w:noProof/>
            </w:rPr>
            <w:t>[48]</w:t>
          </w:r>
          <w:r w:rsidRPr="00005663">
            <w:fldChar w:fldCharType="end"/>
          </w:r>
        </w:sdtContent>
      </w:sdt>
      <w:r w:rsidRPr="00005663">
        <w:t xml:space="preserve"> </w:t>
      </w:r>
      <w:r w:rsidR="00EC0902">
        <w:t>Highlights</w:t>
      </w:r>
      <w:r w:rsidR="00EC0902" w:rsidRPr="00005663">
        <w:t xml:space="preserve"> </w:t>
      </w:r>
      <w:r w:rsidRPr="00005663">
        <w:t>that this flexibility is one of the main drivers for businesses transitioning to Savings Plans over Reserved Instances. The report notes that organizations that previously had rigid cloud resource needs were increasingly receiving help from the flexibility that Savings Plans offer, especially in industries where scalability and changing demands are the norm. Use case examples of Savings Plans flexibility are as follows:</w:t>
      </w:r>
    </w:p>
    <w:p w14:paraId="7C6E45AF" w14:textId="35BDAA31" w:rsidR="00005663" w:rsidRPr="000C6A1C" w:rsidRDefault="00005663" w:rsidP="00B76ECD">
      <w:pPr>
        <w:pStyle w:val="ListParagraph"/>
        <w:numPr>
          <w:ilvl w:val="0"/>
          <w:numId w:val="26"/>
        </w:numPr>
        <w:rPr>
          <w:b/>
          <w:bCs/>
        </w:rPr>
      </w:pPr>
      <w:r w:rsidRPr="000C6A1C">
        <w:rPr>
          <w:b/>
          <w:bCs/>
        </w:rPr>
        <w:lastRenderedPageBreak/>
        <w:t xml:space="preserve">Predictable workloads: </w:t>
      </w:r>
      <w:r w:rsidRPr="00005663">
        <w:t xml:space="preserve">Savings Plans are ideal for businesses with steady-state workloads, such as production applications or database management systems </w:t>
      </w:r>
      <w:sdt>
        <w:sdtPr>
          <w:id w:val="-299849180"/>
          <w:citation/>
        </w:sdtPr>
        <w:sdtContent>
          <w:r w:rsidRPr="00005663">
            <w:fldChar w:fldCharType="begin"/>
          </w:r>
          <w:r w:rsidRPr="00005663">
            <w:instrText xml:space="preserve">CITATION AWS0a \l 1033 </w:instrText>
          </w:r>
          <w:r w:rsidRPr="00005663">
            <w:fldChar w:fldCharType="separate"/>
          </w:r>
          <w:r w:rsidR="00DC66E9" w:rsidRPr="00DC66E9">
            <w:rPr>
              <w:noProof/>
            </w:rPr>
            <w:t>[45]</w:t>
          </w:r>
          <w:r w:rsidRPr="00005663">
            <w:fldChar w:fldCharType="end"/>
          </w:r>
        </w:sdtContent>
      </w:sdt>
      <w:r w:rsidRPr="00005663">
        <w:t>.</w:t>
      </w:r>
    </w:p>
    <w:p w14:paraId="2D744BD4" w14:textId="64B7A7A5" w:rsidR="00005663" w:rsidRPr="000C6A1C" w:rsidRDefault="00005663" w:rsidP="00B76ECD">
      <w:pPr>
        <w:pStyle w:val="ListParagraph"/>
        <w:numPr>
          <w:ilvl w:val="0"/>
          <w:numId w:val="26"/>
        </w:numPr>
        <w:rPr>
          <w:b/>
          <w:bCs/>
        </w:rPr>
      </w:pPr>
      <w:r w:rsidRPr="000C6A1C">
        <w:rPr>
          <w:b/>
          <w:bCs/>
        </w:rPr>
        <w:t xml:space="preserve">Hybrid </w:t>
      </w:r>
      <w:proofErr w:type="gramStart"/>
      <w:r w:rsidR="00E755C0" w:rsidRPr="000C6A1C">
        <w:rPr>
          <w:b/>
          <w:bCs/>
        </w:rPr>
        <w:t>workload</w:t>
      </w:r>
      <w:r w:rsidR="00485EB9">
        <w:rPr>
          <w:b/>
          <w:bCs/>
        </w:rPr>
        <w:t>s</w:t>
      </w:r>
      <w:proofErr w:type="gramEnd"/>
      <w:r w:rsidRPr="000C6A1C">
        <w:rPr>
          <w:b/>
          <w:bCs/>
        </w:rPr>
        <w:t xml:space="preserve">: </w:t>
      </w:r>
      <w:r w:rsidRPr="00005663">
        <w:t xml:space="preserve">Organizations that need resources across multiple regions or instance types can balance their usage with Savings Plans, receiving help from savings while meeting dynamic needs </w:t>
      </w:r>
      <w:sdt>
        <w:sdtPr>
          <w:id w:val="-1834755085"/>
          <w:citation/>
        </w:sdtPr>
        <w:sdtContent>
          <w:r w:rsidRPr="00005663">
            <w:fldChar w:fldCharType="begin"/>
          </w:r>
          <w:r w:rsidRPr="00005663">
            <w:instrText xml:space="preserve">CITATION AWS0b \l 1033 </w:instrText>
          </w:r>
          <w:r w:rsidRPr="00005663">
            <w:fldChar w:fldCharType="separate"/>
          </w:r>
          <w:r w:rsidR="00DC66E9" w:rsidRPr="00DC66E9">
            <w:rPr>
              <w:noProof/>
            </w:rPr>
            <w:t>[47]</w:t>
          </w:r>
          <w:r w:rsidRPr="00005663">
            <w:fldChar w:fldCharType="end"/>
          </w:r>
        </w:sdtContent>
      </w:sdt>
      <w:r w:rsidRPr="00005663">
        <w:t>.</w:t>
      </w:r>
    </w:p>
    <w:p w14:paraId="618DC43A" w14:textId="3A8F72AC" w:rsidR="00005663" w:rsidRPr="00005663" w:rsidRDefault="00005663" w:rsidP="00B76ECD">
      <w:pPr>
        <w:pStyle w:val="ListParagraph"/>
        <w:numPr>
          <w:ilvl w:val="0"/>
          <w:numId w:val="26"/>
        </w:numPr>
      </w:pPr>
      <w:r w:rsidRPr="000C6A1C">
        <w:rPr>
          <w:b/>
          <w:bCs/>
        </w:rPr>
        <w:t xml:space="preserve">Startups and growing businesses: </w:t>
      </w:r>
      <w:r w:rsidRPr="00005663">
        <w:t xml:space="preserve">Startups can lock in savings as they scale, ensuring cloud costs stay manageable </w:t>
      </w:r>
      <w:sdt>
        <w:sdtPr>
          <w:id w:val="1684090015"/>
          <w:citation/>
        </w:sdtPr>
        <w:sdtContent>
          <w:r w:rsidRPr="00005663">
            <w:fldChar w:fldCharType="begin"/>
          </w:r>
          <w:r w:rsidRPr="00005663">
            <w:instrText xml:space="preserve"> CITATION Gri20 \l 1033 </w:instrText>
          </w:r>
          <w:r w:rsidRPr="00005663">
            <w:fldChar w:fldCharType="separate"/>
          </w:r>
          <w:r w:rsidR="00DC66E9" w:rsidRPr="00DC66E9">
            <w:rPr>
              <w:noProof/>
            </w:rPr>
            <w:t>[46]</w:t>
          </w:r>
          <w:r w:rsidRPr="00005663">
            <w:fldChar w:fldCharType="end"/>
          </w:r>
        </w:sdtContent>
      </w:sdt>
      <w:r w:rsidRPr="00005663">
        <w:t>.</w:t>
      </w:r>
    </w:p>
    <w:p w14:paraId="16ADD876" w14:textId="77777777" w:rsidR="00005663" w:rsidRPr="00005663" w:rsidRDefault="00005663" w:rsidP="006A4C4C">
      <w:pPr>
        <w:pStyle w:val="Heading3BPBHEB"/>
      </w:pPr>
      <w:r w:rsidRPr="00005663">
        <w:t>Wrap up</w:t>
      </w:r>
    </w:p>
    <w:p w14:paraId="0DF1921E" w14:textId="5E2564D7" w:rsidR="009F1271" w:rsidRDefault="00005663" w:rsidP="000C6A1C">
      <w:pPr>
        <w:rPr>
          <w:rFonts w:asciiTheme="majorHAnsi" w:eastAsiaTheme="majorEastAsia" w:hAnsiTheme="majorHAnsi" w:cstheme="majorBidi"/>
          <w:spacing w:val="-10"/>
          <w:kern w:val="28"/>
          <w:sz w:val="56"/>
          <w:szCs w:val="56"/>
        </w:rPr>
      </w:pPr>
      <w:r w:rsidRPr="00005663">
        <w:t xml:space="preserve">AWS Savings Plans </w:t>
      </w:r>
      <w:r w:rsidR="006416A6">
        <w:t>provide businesses with a flexible and cost-effective way to manage cloud spending, offering</w:t>
      </w:r>
      <w:r w:rsidRPr="00005663">
        <w:t xml:space="preserve"> significant savings, flexibility, and predictable billing. By </w:t>
      </w:r>
      <w:r w:rsidR="003F136D">
        <w:t xml:space="preserve">utilizing tools such as AWS Cost Explorer and AWS Budgets, businesses can effectively monitor and optimize their usage, ensuring that their cloud infrastructure aligns with their </w:t>
      </w:r>
      <w:r w:rsidRPr="00005663">
        <w:t>financial goals</w:t>
      </w:r>
      <w:r w:rsidR="00846ADE">
        <w:t>.</w:t>
      </w:r>
      <w:r w:rsidRPr="00005663">
        <w:t xml:space="preserve"> </w:t>
      </w:r>
      <w:sdt>
        <w:sdtPr>
          <w:id w:val="603227795"/>
          <w:citation/>
        </w:sdtPr>
        <w:sdtContent>
          <w:r w:rsidRPr="00005663">
            <w:fldChar w:fldCharType="begin"/>
          </w:r>
          <w:r w:rsidRPr="00005663">
            <w:instrText xml:space="preserve">CITATION AWS0a \l 1033 </w:instrText>
          </w:r>
          <w:r w:rsidRPr="00005663">
            <w:fldChar w:fldCharType="separate"/>
          </w:r>
          <w:r w:rsidR="00DC66E9" w:rsidRPr="00DC66E9">
            <w:rPr>
              <w:noProof/>
            </w:rPr>
            <w:t>[45]</w:t>
          </w:r>
          <w:r w:rsidRPr="00005663">
            <w:fldChar w:fldCharType="end"/>
          </w:r>
        </w:sdtContent>
      </w:sdt>
      <w:r w:rsidRPr="00005663">
        <w:t>.</w:t>
      </w:r>
    </w:p>
    <w:p w14:paraId="3321A3D6" w14:textId="041AD8AB" w:rsidR="00305A2D" w:rsidRDefault="00AA3C78" w:rsidP="000C6A1C">
      <w:pPr>
        <w:pStyle w:val="Heading1BPBHEB"/>
      </w:pPr>
      <w:bookmarkStart w:id="84" w:name="_Hlk155348525"/>
      <w:commentRangeStart w:id="85"/>
      <w:commentRangeStart w:id="86"/>
      <w:r w:rsidRPr="00AA3C78">
        <w:t xml:space="preserve">Media </w:t>
      </w:r>
      <w:r w:rsidR="000911D7">
        <w:t>s</w:t>
      </w:r>
      <w:r w:rsidRPr="00AA3C78">
        <w:t xml:space="preserve">ervices </w:t>
      </w:r>
      <w:commentRangeEnd w:id="85"/>
      <w:r w:rsidR="000911D7">
        <w:rPr>
          <w:rStyle w:val="CommentReference"/>
          <w:rFonts w:asciiTheme="minorHAnsi" w:eastAsiaTheme="minorHAnsi" w:hAnsiTheme="minorHAnsi" w:cstheme="minorBidi"/>
          <w:b w:val="0"/>
        </w:rPr>
        <w:commentReference w:id="85"/>
      </w:r>
      <w:commentRangeEnd w:id="86"/>
      <w:r w:rsidR="00305FB2">
        <w:rPr>
          <w:rStyle w:val="CommentReference"/>
          <w:rFonts w:asciiTheme="minorHAnsi" w:eastAsiaTheme="minorHAnsi" w:hAnsiTheme="minorHAnsi" w:cstheme="minorBidi"/>
          <w:b w:val="0"/>
        </w:rPr>
        <w:commentReference w:id="86"/>
      </w:r>
    </w:p>
    <w:p w14:paraId="1A324B45" w14:textId="354C6F9C" w:rsidR="009C156A" w:rsidRDefault="009C156A" w:rsidP="000C6A1C">
      <w:pPr>
        <w:pStyle w:val="NormalBPBHEB"/>
      </w:pPr>
      <w:r w:rsidRPr="00B2370B">
        <w:rPr>
          <w:i/>
          <w:iCs/>
        </w:rPr>
        <w:t xml:space="preserve">Figure </w:t>
      </w:r>
      <w:r w:rsidR="000911D7" w:rsidRPr="00B2370B">
        <w:rPr>
          <w:i/>
          <w:iCs/>
        </w:rPr>
        <w:t>10.</w:t>
      </w:r>
      <w:r w:rsidRPr="00B2370B">
        <w:rPr>
          <w:i/>
          <w:iCs/>
        </w:rPr>
        <w:t>7</w:t>
      </w:r>
      <w:r w:rsidRPr="00DE29ED">
        <w:t xml:space="preserve"> serves as a pivotal guide for understanding how AWS Media Services </w:t>
      </w:r>
      <w:r w:rsidR="00846ADE">
        <w:t>meets</w:t>
      </w:r>
      <w:r w:rsidR="00846ADE" w:rsidRPr="00DE29ED">
        <w:t xml:space="preserve"> </w:t>
      </w:r>
      <w:r w:rsidR="003F136D">
        <w:t>the diverse requirements for multimedia processing</w:t>
      </w:r>
      <w:r w:rsidRPr="00DE29ED">
        <w:t xml:space="preserve">. This diagram encapsulates the interconnected components and workflows that enable scalable, efficient, and cost-effective media solutions, aligning with AWS's commitment to delivering seamless multimedia experiences. </w:t>
      </w:r>
      <w:r w:rsidR="00187E4F" w:rsidRPr="00DE29ED">
        <w:t>Comprehensive</w:t>
      </w:r>
      <w:r w:rsidRPr="00DE29ED">
        <w:t xml:space="preserve"> visualization </w:t>
      </w:r>
      <w:r w:rsidR="00846ADE">
        <w:t>offers insights into how AWS services, such as Amazon Elastic Transcoder, AWS Elemental MediaLive, and Amazon S3, work together</w:t>
      </w:r>
      <w:r w:rsidRPr="00DE29ED">
        <w:t xml:space="preserve"> to support end-to-end media processing, storage, and delivery.</w:t>
      </w:r>
    </w:p>
    <w:p w14:paraId="7BDFDA13" w14:textId="77777777" w:rsidR="00A91875" w:rsidRPr="00DE29ED" w:rsidRDefault="00A91875" w:rsidP="000C6A1C">
      <w:pPr>
        <w:pStyle w:val="NormalBPBHEB"/>
      </w:pPr>
    </w:p>
    <w:bookmarkEnd w:id="84"/>
    <w:p w14:paraId="5B4FB097" w14:textId="77777777" w:rsidR="00386143" w:rsidRDefault="002248F8" w:rsidP="000C6A1C">
      <w:pPr>
        <w:pStyle w:val="FigureBPBHEB"/>
      </w:pPr>
      <w:r>
        <w:rPr>
          <w:noProof/>
        </w:rPr>
        <w:drawing>
          <wp:inline distT="0" distB="0" distL="0" distR="0" wp14:anchorId="4EA6F151" wp14:editId="4C101AB2">
            <wp:extent cx="5550857" cy="2990850"/>
            <wp:effectExtent l="0" t="0" r="0" b="0"/>
            <wp:docPr id="2974476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9442" cy="3000864"/>
                    </a:xfrm>
                    <a:prstGeom prst="rect">
                      <a:avLst/>
                    </a:prstGeom>
                    <a:noFill/>
                  </pic:spPr>
                </pic:pic>
              </a:graphicData>
            </a:graphic>
          </wp:inline>
        </w:drawing>
      </w:r>
    </w:p>
    <w:p w14:paraId="3610AE28" w14:textId="486330AF" w:rsidR="002248F8" w:rsidRDefault="00386143" w:rsidP="00500BA4">
      <w:pPr>
        <w:pStyle w:val="Caption"/>
        <w:jc w:val="center"/>
        <w:rPr>
          <w:b/>
          <w:color w:val="auto"/>
          <w:sz w:val="40"/>
          <w:szCs w:val="40"/>
        </w:rPr>
      </w:pPr>
      <w:commentRangeStart w:id="87"/>
      <w:commentRangeStart w:id="88"/>
      <w:r>
        <w:t xml:space="preserve">Figure </w:t>
      </w:r>
      <w:r w:rsidR="0067139C">
        <w:t>10.</w:t>
      </w:r>
      <w:r>
        <w:fldChar w:fldCharType="begin"/>
      </w:r>
      <w:r>
        <w:instrText xml:space="preserve"> SEQ Figure \* ARABIC </w:instrText>
      </w:r>
      <w:r>
        <w:fldChar w:fldCharType="separate"/>
      </w:r>
      <w:r w:rsidR="00840D49">
        <w:rPr>
          <w:noProof/>
        </w:rPr>
        <w:t>7</w:t>
      </w:r>
      <w:r>
        <w:fldChar w:fldCharType="end"/>
      </w:r>
      <w:r>
        <w:t xml:space="preserve"> "</w:t>
      </w:r>
      <w:r w:rsidRPr="0001187E">
        <w:t>Media Services Application Mapper on AWS</w:t>
      </w:r>
      <w:r>
        <w:t>" (AWS Solutions Library).</w:t>
      </w:r>
      <w:commentRangeEnd w:id="87"/>
      <w:r w:rsidR="00CB1851">
        <w:rPr>
          <w:rStyle w:val="CommentReference"/>
          <w:i w:val="0"/>
          <w:iCs w:val="0"/>
          <w:color w:val="auto"/>
        </w:rPr>
        <w:commentReference w:id="87"/>
      </w:r>
      <w:commentRangeEnd w:id="88"/>
      <w:r w:rsidR="0067139C">
        <w:rPr>
          <w:rStyle w:val="CommentReference"/>
          <w:i w:val="0"/>
          <w:iCs w:val="0"/>
          <w:color w:val="auto"/>
        </w:rPr>
        <w:commentReference w:id="88"/>
      </w:r>
    </w:p>
    <w:p w14:paraId="10F4FEE5" w14:textId="70D9130B" w:rsidR="00AA3C78" w:rsidRPr="00AA3C78" w:rsidRDefault="00AA3C78" w:rsidP="000C6A1C">
      <w:pPr>
        <w:pStyle w:val="Heading1BPBHEB"/>
      </w:pPr>
      <w:r w:rsidRPr="00AA3C78">
        <w:lastRenderedPageBreak/>
        <w:t xml:space="preserve">Amazon </w:t>
      </w:r>
      <w:r w:rsidR="00CB1851">
        <w:t>e</w:t>
      </w:r>
      <w:r w:rsidRPr="00AA3C78">
        <w:t xml:space="preserve">lastic </w:t>
      </w:r>
      <w:r w:rsidR="00CB1851">
        <w:t>t</w:t>
      </w:r>
      <w:r w:rsidRPr="00AA3C78">
        <w:t>ranscoder</w:t>
      </w:r>
    </w:p>
    <w:p w14:paraId="11F62BAE" w14:textId="4B9F872C" w:rsidR="00DE29ED" w:rsidRPr="00DE29ED" w:rsidRDefault="00DE29ED" w:rsidP="000C6A1C">
      <w:pPr>
        <w:pStyle w:val="NormalBPBHEB"/>
      </w:pPr>
      <w:r w:rsidRPr="00DE29ED">
        <w:t xml:space="preserve">In the ever-evolving </w:t>
      </w:r>
      <w:r w:rsidR="00E31ACB">
        <w:t>digital content landscape, efficient and scalable media transcoding is crucial</w:t>
      </w:r>
      <w:r w:rsidRPr="00DE29ED">
        <w:t xml:space="preserve"> for delivering high-quality multimedia experiences. Amazon Elastic Transcoder, a part of AWS Media Services, addresses this need by providing a comprehensive solution for transcoding media files into various formats. This section delves into the intricacies of Amazon Elastic Transcoder, exploring its features, use cases, and the advantages it offers in the realm of media processing.</w:t>
      </w:r>
    </w:p>
    <w:p w14:paraId="18D3C1EC" w14:textId="52BC82EF" w:rsidR="00DE29ED" w:rsidRDefault="00DE29ED" w:rsidP="000C6A1C">
      <w:pPr>
        <w:pStyle w:val="Heading3BPBHEB"/>
      </w:pPr>
      <w:r w:rsidRPr="00DE29ED">
        <w:t xml:space="preserve">Key </w:t>
      </w:r>
      <w:r w:rsidR="002853E2">
        <w:t>f</w:t>
      </w:r>
      <w:r w:rsidRPr="00DE29ED">
        <w:t xml:space="preserve">eatures </w:t>
      </w:r>
    </w:p>
    <w:p w14:paraId="7C5DEDC9" w14:textId="4921822A" w:rsidR="00D6170D" w:rsidRDefault="0003075F" w:rsidP="000C6A1C">
      <w:pPr>
        <w:pStyle w:val="NormalBPBHEB"/>
      </w:pPr>
      <w:r w:rsidRPr="0003075F">
        <w:t xml:space="preserve">Amazon Elastic Transcoder is a fully managed media transcoding service that enables the conversion of media files from their source format into versions </w:t>
      </w:r>
      <w:r w:rsidR="00B3465C" w:rsidRPr="0003075F">
        <w:t>improved</w:t>
      </w:r>
      <w:r w:rsidRPr="0003075F">
        <w:t xml:space="preserve"> for various devices and playback scenarios</w:t>
      </w:r>
      <w:r w:rsidR="00E31ACB">
        <w:t>.</w:t>
      </w:r>
      <w:r w:rsidRPr="0003075F">
        <w:t xml:space="preserve"> </w:t>
      </w:r>
      <w:sdt>
        <w:sdtPr>
          <w:id w:val="1245000248"/>
          <w:citation/>
        </w:sdtPr>
        <w:sdtContent>
          <w:r w:rsidR="00D6170D">
            <w:fldChar w:fldCharType="begin"/>
          </w:r>
          <w:r w:rsidR="00D6170D">
            <w:instrText xml:space="preserve"> CITATION AWS2b4 \l 1033 </w:instrText>
          </w:r>
          <w:r w:rsidR="00D6170D">
            <w:fldChar w:fldCharType="separate"/>
          </w:r>
          <w:r w:rsidR="00DC66E9" w:rsidRPr="00DC66E9">
            <w:rPr>
              <w:noProof/>
            </w:rPr>
            <w:t>[49]</w:t>
          </w:r>
          <w:r w:rsidR="00D6170D">
            <w:fldChar w:fldCharType="end"/>
          </w:r>
        </w:sdtContent>
      </w:sdt>
      <w:r w:rsidRPr="0003075F">
        <w:t>.</w:t>
      </w:r>
      <w:r>
        <w:t xml:space="preserve"> </w:t>
      </w:r>
    </w:p>
    <w:p w14:paraId="52C21B95" w14:textId="3C6EBF4B" w:rsidR="0003075F" w:rsidRPr="0003075F" w:rsidRDefault="00EF5B1E" w:rsidP="000C6A1C">
      <w:pPr>
        <w:pStyle w:val="NormalBPBHEB"/>
      </w:pPr>
      <w:r w:rsidRPr="00EF5B1E">
        <w:t xml:space="preserve">High-quality media transcoding is </w:t>
      </w:r>
      <w:r w:rsidR="00E31ACB">
        <w:t>crucial for delivering content</w:t>
      </w:r>
      <w:r w:rsidRPr="00EF5B1E">
        <w:t xml:space="preserve"> across multiple platforms. Amazon Elastic Transcoder enables businesses to convert and </w:t>
      </w:r>
      <w:r w:rsidR="00944E5A" w:rsidRPr="00EF5B1E">
        <w:t>improve</w:t>
      </w:r>
      <w:r w:rsidRPr="00EF5B1E">
        <w:t xml:space="preserve"> media files for seamless playback on various devices.</w:t>
      </w:r>
      <w:r w:rsidR="00D6170D">
        <w:t xml:space="preserve"> </w:t>
      </w:r>
      <w:r w:rsidR="002853E2">
        <w:t>The k</w:t>
      </w:r>
      <w:r w:rsidR="0003075F">
        <w:t>ey features</w:t>
      </w:r>
      <w:r w:rsidR="00DB4534">
        <w:t xml:space="preserve"> of the service</w:t>
      </w:r>
      <w:r w:rsidR="002853E2">
        <w:t xml:space="preserve"> are as follows:</w:t>
      </w:r>
    </w:p>
    <w:p w14:paraId="0EC344B1" w14:textId="2C839EA1" w:rsidR="00DE29ED" w:rsidRPr="00DE29ED" w:rsidRDefault="00DE29ED" w:rsidP="000C6A1C">
      <w:pPr>
        <w:pStyle w:val="NormalBPBHEB"/>
        <w:numPr>
          <w:ilvl w:val="0"/>
          <w:numId w:val="30"/>
        </w:numPr>
      </w:pPr>
      <w:r w:rsidRPr="00F0316E">
        <w:rPr>
          <w:b/>
          <w:bCs/>
        </w:rPr>
        <w:t xml:space="preserve">Elastic </w:t>
      </w:r>
      <w:r w:rsidR="002853E2">
        <w:rPr>
          <w:b/>
          <w:bCs/>
        </w:rPr>
        <w:t>s</w:t>
      </w:r>
      <w:r w:rsidRPr="00F0316E">
        <w:rPr>
          <w:b/>
          <w:bCs/>
        </w:rPr>
        <w:t>calability</w:t>
      </w:r>
      <w:r w:rsidR="00FC1AF6">
        <w:rPr>
          <w:b/>
          <w:bCs/>
        </w:rPr>
        <w:t xml:space="preserve">: </w:t>
      </w:r>
      <w:r w:rsidRPr="00DE29ED">
        <w:t xml:space="preserve">Amazon Elastic Transcoder automatically scales based on the volume of transcoding jobs, ensuring </w:t>
      </w:r>
      <w:r w:rsidR="00853951">
        <w:t xml:space="preserve">the </w:t>
      </w:r>
      <w:r w:rsidR="00B3465C" w:rsidRPr="00DE29ED">
        <w:t>best</w:t>
      </w:r>
      <w:r w:rsidRPr="00DE29ED">
        <w:t xml:space="preserve"> performance and responsiveness to varying workloads </w:t>
      </w:r>
      <w:sdt>
        <w:sdtPr>
          <w:id w:val="-853421126"/>
          <w:citation/>
        </w:sdtPr>
        <w:sdtContent>
          <w:r w:rsidR="005E4F5F">
            <w:fldChar w:fldCharType="begin"/>
          </w:r>
          <w:r w:rsidR="005E4F5F">
            <w:instrText xml:space="preserve"> CITATION AWS2b4 \l 1033 </w:instrText>
          </w:r>
          <w:r w:rsidR="005E4F5F">
            <w:fldChar w:fldCharType="separate"/>
          </w:r>
          <w:r w:rsidR="00DC66E9" w:rsidRPr="00DC66E9">
            <w:rPr>
              <w:noProof/>
            </w:rPr>
            <w:t>[49]</w:t>
          </w:r>
          <w:r w:rsidR="005E4F5F">
            <w:fldChar w:fldCharType="end"/>
          </w:r>
        </w:sdtContent>
      </w:sdt>
      <w:r w:rsidRPr="00DE29ED">
        <w:t>.</w:t>
      </w:r>
    </w:p>
    <w:p w14:paraId="742EF87D" w14:textId="55C4660F" w:rsidR="00DE29ED" w:rsidRPr="00DE29ED" w:rsidRDefault="00DE29ED" w:rsidP="000C6A1C">
      <w:pPr>
        <w:pStyle w:val="NormalBPBHEB"/>
        <w:numPr>
          <w:ilvl w:val="0"/>
          <w:numId w:val="30"/>
        </w:numPr>
      </w:pPr>
      <w:r w:rsidRPr="00F0316E">
        <w:rPr>
          <w:b/>
          <w:bCs/>
        </w:rPr>
        <w:t xml:space="preserve">Customizable </w:t>
      </w:r>
      <w:r w:rsidR="00456B26">
        <w:rPr>
          <w:b/>
          <w:bCs/>
        </w:rPr>
        <w:t>p</w:t>
      </w:r>
      <w:r w:rsidRPr="00F0316E">
        <w:rPr>
          <w:b/>
          <w:bCs/>
        </w:rPr>
        <w:t>resets</w:t>
      </w:r>
      <w:r w:rsidR="00FC1AF6">
        <w:rPr>
          <w:b/>
          <w:bCs/>
        </w:rPr>
        <w:t xml:space="preserve">: </w:t>
      </w:r>
      <w:r w:rsidRPr="00DE29ED">
        <w:t xml:space="preserve">Users can choose from a selection of predefined transcoding presets or create custom presets to tailor the output to specific requirements, such as resolution, bitrate, and codec settings </w:t>
      </w:r>
      <w:sdt>
        <w:sdtPr>
          <w:id w:val="259499500"/>
          <w:citation/>
        </w:sdtPr>
        <w:sdtContent>
          <w:r w:rsidR="009319AB">
            <w:fldChar w:fldCharType="begin"/>
          </w:r>
          <w:r w:rsidR="009319AB">
            <w:instrText xml:space="preserve"> CITATION Joh22 \l 1033 </w:instrText>
          </w:r>
          <w:r w:rsidR="009319AB">
            <w:fldChar w:fldCharType="separate"/>
          </w:r>
          <w:r w:rsidR="00DC66E9" w:rsidRPr="00DC66E9">
            <w:rPr>
              <w:noProof/>
            </w:rPr>
            <w:t>[50]</w:t>
          </w:r>
          <w:r w:rsidR="009319AB">
            <w:fldChar w:fldCharType="end"/>
          </w:r>
        </w:sdtContent>
      </w:sdt>
      <w:r w:rsidRPr="00DE29ED">
        <w:t>.</w:t>
      </w:r>
    </w:p>
    <w:p w14:paraId="48FFCA79" w14:textId="4546BBD6" w:rsidR="00DE29ED" w:rsidRPr="00DE29ED" w:rsidRDefault="00DE29ED" w:rsidP="000C6A1C">
      <w:pPr>
        <w:pStyle w:val="NormalBPBHEB"/>
        <w:numPr>
          <w:ilvl w:val="0"/>
          <w:numId w:val="30"/>
        </w:numPr>
      </w:pPr>
      <w:r w:rsidRPr="00F0316E">
        <w:rPr>
          <w:b/>
          <w:bCs/>
        </w:rPr>
        <w:t xml:space="preserve">Thumbnail </w:t>
      </w:r>
      <w:r w:rsidR="00456B26">
        <w:rPr>
          <w:b/>
          <w:bCs/>
        </w:rPr>
        <w:t>g</w:t>
      </w:r>
      <w:r w:rsidRPr="00F0316E">
        <w:rPr>
          <w:b/>
          <w:bCs/>
        </w:rPr>
        <w:t>eneration</w:t>
      </w:r>
      <w:r w:rsidR="00FC1AF6">
        <w:rPr>
          <w:b/>
          <w:bCs/>
        </w:rPr>
        <w:t xml:space="preserve">: </w:t>
      </w:r>
      <w:r w:rsidRPr="00DE29ED">
        <w:t>The service can generate thumbnails from the input video at specified intervals, enhancing the ability to create engaging and visually appealing content</w:t>
      </w:r>
      <w:r w:rsidR="00456B26">
        <w:t>.</w:t>
      </w:r>
      <w:r w:rsidRPr="00DE29ED">
        <w:t xml:space="preserve"> </w:t>
      </w:r>
      <w:sdt>
        <w:sdtPr>
          <w:id w:val="1361858394"/>
          <w:citation/>
        </w:sdtPr>
        <w:sdtContent>
          <w:r w:rsidR="005001D6">
            <w:fldChar w:fldCharType="begin"/>
          </w:r>
          <w:r w:rsidR="002131C0">
            <w:instrText xml:space="preserve">CITATION AWS235 \l 1033 </w:instrText>
          </w:r>
          <w:r w:rsidR="005001D6">
            <w:fldChar w:fldCharType="separate"/>
          </w:r>
          <w:r w:rsidR="00DC66E9" w:rsidRPr="00DC66E9">
            <w:rPr>
              <w:noProof/>
            </w:rPr>
            <w:t>[51]</w:t>
          </w:r>
          <w:r w:rsidR="005001D6">
            <w:fldChar w:fldCharType="end"/>
          </w:r>
        </w:sdtContent>
      </w:sdt>
    </w:p>
    <w:p w14:paraId="18074F90" w14:textId="0F4A60B9" w:rsidR="00DE29ED" w:rsidRDefault="00DE29ED" w:rsidP="000C6A1C">
      <w:pPr>
        <w:pStyle w:val="Heading3BPBHEB"/>
      </w:pPr>
      <w:r w:rsidRPr="00DE29ED">
        <w:t xml:space="preserve">Use </w:t>
      </w:r>
      <w:r w:rsidR="00B74990" w:rsidRPr="00DE29ED">
        <w:t xml:space="preserve">cases of </w:t>
      </w:r>
      <w:r w:rsidR="00F15C58">
        <w:t>A</w:t>
      </w:r>
      <w:r w:rsidR="00B74990" w:rsidRPr="00DE29ED">
        <w:t xml:space="preserve">mazon </w:t>
      </w:r>
      <w:r w:rsidR="00F15C58">
        <w:t>E</w:t>
      </w:r>
      <w:r w:rsidR="00B74990" w:rsidRPr="00DE29ED">
        <w:t xml:space="preserve">lastic </w:t>
      </w:r>
      <w:r w:rsidR="00F15C58">
        <w:t>T</w:t>
      </w:r>
      <w:r w:rsidR="00B74990" w:rsidRPr="00DE29ED">
        <w:t>ranscoder</w:t>
      </w:r>
      <w:r w:rsidR="00853951">
        <w:t>.</w:t>
      </w:r>
    </w:p>
    <w:p w14:paraId="2AE79F1A" w14:textId="0887929C" w:rsidR="001921D1" w:rsidRDefault="00091F39" w:rsidP="000C6A1C">
      <w:pPr>
        <w:pStyle w:val="NormalBPBHEB"/>
      </w:pPr>
      <w:r w:rsidRPr="00DE29ED">
        <w:t xml:space="preserve">The service supports a </w:t>
      </w:r>
      <w:r w:rsidR="008A7DFF">
        <w:t>wide range of input and output formats, enabling users to transcode media files into formats compatible with</w:t>
      </w:r>
      <w:r w:rsidRPr="00DE29ED">
        <w:t xml:space="preserve"> web browsers, mobile devices, smart TVs, and other platforms</w:t>
      </w:r>
      <w:r w:rsidR="008A7DFF">
        <w:t>.</w:t>
      </w:r>
      <w:r w:rsidRPr="00DE29ED">
        <w:t xml:space="preserve"> </w:t>
      </w:r>
      <w:sdt>
        <w:sdtPr>
          <w:id w:val="-1336909111"/>
          <w:citation/>
        </w:sdtPr>
        <w:sdtContent>
          <w:r w:rsidR="004B01A4">
            <w:fldChar w:fldCharType="begin"/>
          </w:r>
          <w:r w:rsidR="004B01A4">
            <w:instrText xml:space="preserve"> CITATION Smi23 \l 1033 </w:instrText>
          </w:r>
          <w:r w:rsidR="004B01A4">
            <w:fldChar w:fldCharType="separate"/>
          </w:r>
          <w:r w:rsidR="00DC66E9" w:rsidRPr="00DC66E9">
            <w:rPr>
              <w:noProof/>
            </w:rPr>
            <w:t>[52]</w:t>
          </w:r>
          <w:r w:rsidR="004B01A4">
            <w:fldChar w:fldCharType="end"/>
          </w:r>
        </w:sdtContent>
      </w:sdt>
      <w:r w:rsidRPr="00DE29ED">
        <w:t>.</w:t>
      </w:r>
      <w:r>
        <w:t xml:space="preserve"> </w:t>
      </w:r>
    </w:p>
    <w:p w14:paraId="1643B55A" w14:textId="0F89E64B" w:rsidR="00091F39" w:rsidRPr="00091F39" w:rsidRDefault="001921D1" w:rsidP="000C6A1C">
      <w:pPr>
        <w:pStyle w:val="NormalBPBHEB"/>
      </w:pPr>
      <w:r w:rsidRPr="001921D1">
        <w:t>Amazon Elastic Transcoder supports industries that require adaptive streaming, multi-device content delivery, and user-generated media processing, ensuring optimized media playback and audience engagement.</w:t>
      </w:r>
      <w:r w:rsidR="00076D69">
        <w:t xml:space="preserve"> Below </w:t>
      </w:r>
      <w:r w:rsidR="008A7DFF">
        <w:t xml:space="preserve">are </w:t>
      </w:r>
      <w:r w:rsidR="00B74990">
        <w:t>e</w:t>
      </w:r>
      <w:r w:rsidR="005E4F5F">
        <w:t>xamples of the service’s application</w:t>
      </w:r>
      <w:r w:rsidR="00B74990">
        <w:t>:</w:t>
      </w:r>
    </w:p>
    <w:p w14:paraId="42CE36D2" w14:textId="3DAF6340" w:rsidR="00DE29ED" w:rsidRPr="00DE29ED" w:rsidRDefault="00DE29ED" w:rsidP="000C6A1C">
      <w:pPr>
        <w:pStyle w:val="NormalBPBHEB"/>
        <w:numPr>
          <w:ilvl w:val="0"/>
          <w:numId w:val="31"/>
        </w:numPr>
      </w:pPr>
      <w:r w:rsidRPr="00F0316E">
        <w:rPr>
          <w:b/>
          <w:bCs/>
        </w:rPr>
        <w:t>Multi-</w:t>
      </w:r>
      <w:r w:rsidR="00B74990">
        <w:rPr>
          <w:b/>
          <w:bCs/>
        </w:rPr>
        <w:t>d</w:t>
      </w:r>
      <w:r w:rsidRPr="00F0316E">
        <w:rPr>
          <w:b/>
          <w:bCs/>
        </w:rPr>
        <w:t xml:space="preserve">evice </w:t>
      </w:r>
      <w:r w:rsidR="00B74990">
        <w:rPr>
          <w:b/>
          <w:bCs/>
        </w:rPr>
        <w:t>c</w:t>
      </w:r>
      <w:r w:rsidRPr="00F0316E">
        <w:rPr>
          <w:b/>
          <w:bCs/>
        </w:rPr>
        <w:t xml:space="preserve">ontent </w:t>
      </w:r>
      <w:r w:rsidR="00B74990">
        <w:rPr>
          <w:b/>
          <w:bCs/>
        </w:rPr>
        <w:t>d</w:t>
      </w:r>
      <w:r w:rsidRPr="00F0316E">
        <w:rPr>
          <w:b/>
          <w:bCs/>
        </w:rPr>
        <w:t>elivery</w:t>
      </w:r>
      <w:r w:rsidR="00FC1AF6">
        <w:rPr>
          <w:b/>
          <w:bCs/>
        </w:rPr>
        <w:t xml:space="preserve">: </w:t>
      </w:r>
      <w:r w:rsidRPr="00DE29ED">
        <w:t xml:space="preserve">Amazon Elastic Transcoder </w:t>
      </w:r>
      <w:r w:rsidR="008A7DFF">
        <w:t xml:space="preserve">plays a crucial role in preparing media content for delivery to a wide range of devices, ensuring a seamless and optimized viewing experience across various </w:t>
      </w:r>
      <w:r w:rsidRPr="00DE29ED">
        <w:t>platforms.</w:t>
      </w:r>
    </w:p>
    <w:p w14:paraId="0937FE03" w14:textId="3D3BC142" w:rsidR="00DE29ED" w:rsidRPr="00DE29ED" w:rsidRDefault="00DE29ED" w:rsidP="000C6A1C">
      <w:pPr>
        <w:pStyle w:val="NormalBPBHEB"/>
        <w:numPr>
          <w:ilvl w:val="0"/>
          <w:numId w:val="31"/>
        </w:numPr>
      </w:pPr>
      <w:r w:rsidRPr="00F0316E">
        <w:rPr>
          <w:b/>
          <w:bCs/>
        </w:rPr>
        <w:t xml:space="preserve">Dynamic </w:t>
      </w:r>
      <w:r w:rsidR="00B74990">
        <w:rPr>
          <w:b/>
          <w:bCs/>
        </w:rPr>
        <w:t>a</w:t>
      </w:r>
      <w:r w:rsidRPr="00F0316E">
        <w:rPr>
          <w:b/>
          <w:bCs/>
        </w:rPr>
        <w:t xml:space="preserve">daptive </w:t>
      </w:r>
      <w:r w:rsidR="00B74990">
        <w:rPr>
          <w:b/>
          <w:bCs/>
        </w:rPr>
        <w:t>s</w:t>
      </w:r>
      <w:r w:rsidRPr="00F0316E">
        <w:rPr>
          <w:b/>
          <w:bCs/>
        </w:rPr>
        <w:t>treaming over HTTP (DASH) and HTTP Live Streaming (HLS)</w:t>
      </w:r>
      <w:r w:rsidR="00186141">
        <w:rPr>
          <w:b/>
          <w:bCs/>
        </w:rPr>
        <w:t xml:space="preserve">: </w:t>
      </w:r>
      <w:r w:rsidRPr="00DE29ED">
        <w:t xml:space="preserve">The service supports popular streaming protocols like DASH and HLS, enabling the delivery of adaptive bitrate streaming for an enhanced streaming experience </w:t>
      </w:r>
      <w:sdt>
        <w:sdtPr>
          <w:id w:val="1043787958"/>
          <w:citation/>
        </w:sdtPr>
        <w:sdtContent>
          <w:r w:rsidR="0074442B">
            <w:fldChar w:fldCharType="begin"/>
          </w:r>
          <w:r w:rsidR="0074442B">
            <w:instrText xml:space="preserve"> CITATION Jon24 \l 1033 </w:instrText>
          </w:r>
          <w:r w:rsidR="0074442B">
            <w:fldChar w:fldCharType="separate"/>
          </w:r>
          <w:r w:rsidR="00DC66E9" w:rsidRPr="00DC66E9">
            <w:rPr>
              <w:noProof/>
            </w:rPr>
            <w:t>[53]</w:t>
          </w:r>
          <w:r w:rsidR="0074442B">
            <w:fldChar w:fldCharType="end"/>
          </w:r>
        </w:sdtContent>
      </w:sdt>
    </w:p>
    <w:p w14:paraId="75A863C3" w14:textId="358FC115" w:rsidR="00DE29ED" w:rsidRPr="00DE29ED" w:rsidRDefault="00DE29ED" w:rsidP="000C6A1C">
      <w:pPr>
        <w:pStyle w:val="NormalBPBHEB"/>
        <w:numPr>
          <w:ilvl w:val="0"/>
          <w:numId w:val="31"/>
        </w:numPr>
      </w:pPr>
      <w:r w:rsidRPr="00F0316E">
        <w:rPr>
          <w:b/>
          <w:bCs/>
        </w:rPr>
        <w:lastRenderedPageBreak/>
        <w:t>User-</w:t>
      </w:r>
      <w:r w:rsidR="00B74990">
        <w:rPr>
          <w:b/>
          <w:bCs/>
        </w:rPr>
        <w:t>g</w:t>
      </w:r>
      <w:r w:rsidRPr="00F0316E">
        <w:rPr>
          <w:b/>
          <w:bCs/>
        </w:rPr>
        <w:t xml:space="preserve">enerated </w:t>
      </w:r>
      <w:r w:rsidR="00B74990">
        <w:rPr>
          <w:b/>
          <w:bCs/>
        </w:rPr>
        <w:t>c</w:t>
      </w:r>
      <w:r w:rsidRPr="00F0316E">
        <w:rPr>
          <w:b/>
          <w:bCs/>
        </w:rPr>
        <w:t xml:space="preserve">ontent </w:t>
      </w:r>
      <w:r w:rsidR="00B74990">
        <w:rPr>
          <w:b/>
          <w:bCs/>
        </w:rPr>
        <w:t>p</w:t>
      </w:r>
      <w:r w:rsidRPr="00F0316E">
        <w:rPr>
          <w:b/>
          <w:bCs/>
        </w:rPr>
        <w:t>rocessing</w:t>
      </w:r>
      <w:r w:rsidR="00186141">
        <w:rPr>
          <w:b/>
          <w:bCs/>
        </w:rPr>
        <w:t xml:space="preserve">: </w:t>
      </w:r>
      <w:r w:rsidRPr="00DE29ED">
        <w:t xml:space="preserve">Content platforms that involve user-generated media can </w:t>
      </w:r>
      <w:r w:rsidR="00B3465C" w:rsidRPr="00DE29ED">
        <w:t>use</w:t>
      </w:r>
      <w:r w:rsidRPr="00DE29ED">
        <w:t xml:space="preserve"> Amazon Elastic Transcoder to efficiently process and format content uploaded by users.</w:t>
      </w:r>
    </w:p>
    <w:p w14:paraId="58978382" w14:textId="72639444" w:rsidR="00DE29ED" w:rsidRDefault="00DE29ED" w:rsidP="000C6A1C">
      <w:pPr>
        <w:pStyle w:val="Heading3BPBHEB"/>
      </w:pPr>
      <w:r w:rsidRPr="00DE29ED">
        <w:t xml:space="preserve">Best </w:t>
      </w:r>
      <w:r w:rsidR="003A0D4A" w:rsidRPr="00DE29ED">
        <w:t>practices for effective usage</w:t>
      </w:r>
    </w:p>
    <w:p w14:paraId="33B41E86" w14:textId="4A8D1C13" w:rsidR="00B8632C" w:rsidRDefault="00B8632C" w:rsidP="000C6A1C">
      <w:pPr>
        <w:pStyle w:val="NormalBPBHEB"/>
      </w:pPr>
      <w:r w:rsidRPr="00DE29ED">
        <w:t xml:space="preserve">Seamless integration with Amazon S3 allows users to store input and output files, simplifying the management of media assets throughout the transcoding process </w:t>
      </w:r>
      <w:sdt>
        <w:sdtPr>
          <w:id w:val="1018124553"/>
          <w:citation/>
        </w:sdtPr>
        <w:sdtContent>
          <w:r>
            <w:fldChar w:fldCharType="begin"/>
          </w:r>
          <w:r w:rsidR="00717402">
            <w:instrText xml:space="preserve">CITATION AWS24 \l 1033 </w:instrText>
          </w:r>
          <w:r>
            <w:fldChar w:fldCharType="separate"/>
          </w:r>
          <w:r w:rsidR="00DC66E9" w:rsidRPr="00DC66E9">
            <w:rPr>
              <w:noProof/>
            </w:rPr>
            <w:t>[54]</w:t>
          </w:r>
          <w:r>
            <w:fldChar w:fldCharType="end"/>
          </w:r>
        </w:sdtContent>
      </w:sdt>
      <w:r w:rsidRPr="00DE29ED">
        <w:t>.</w:t>
      </w:r>
      <w:r>
        <w:t xml:space="preserve"> </w:t>
      </w:r>
      <w:r w:rsidRPr="00DE29ED">
        <w:t xml:space="preserve">Amazon Elastic Transcoder can </w:t>
      </w:r>
      <w:r w:rsidR="00D5210F" w:rsidRPr="00DE29ED">
        <w:t>couple</w:t>
      </w:r>
      <w:r w:rsidRPr="00DE29ED">
        <w:t xml:space="preserve"> with Amazon CloudFront to ensure low-latency and high-performance delivery of transcoded media files to end-users globally </w:t>
      </w:r>
      <w:sdt>
        <w:sdtPr>
          <w:id w:val="-262620201"/>
          <w:citation/>
        </w:sdtPr>
        <w:sdtContent>
          <w:r>
            <w:fldChar w:fldCharType="begin"/>
          </w:r>
          <w:r>
            <w:instrText xml:space="preserve"> CITATION AWS2b4 \l 1033 </w:instrText>
          </w:r>
          <w:r>
            <w:fldChar w:fldCharType="separate"/>
          </w:r>
          <w:r w:rsidR="00DC66E9" w:rsidRPr="00DC66E9">
            <w:rPr>
              <w:noProof/>
            </w:rPr>
            <w:t>[49]</w:t>
          </w:r>
          <w:r>
            <w:fldChar w:fldCharType="end"/>
          </w:r>
        </w:sdtContent>
      </w:sdt>
      <w:r w:rsidRPr="00DE29ED">
        <w:t>.</w:t>
      </w:r>
    </w:p>
    <w:p w14:paraId="2925F6F1" w14:textId="388635A9" w:rsidR="00117BFB" w:rsidRPr="00B8632C" w:rsidRDefault="00117BFB" w:rsidP="000C6A1C">
      <w:pPr>
        <w:pStyle w:val="NormalBPBHEB"/>
      </w:pPr>
      <w:r w:rsidRPr="00117BFB">
        <w:t xml:space="preserve">To maximize efficiency, businesses should </w:t>
      </w:r>
      <w:r w:rsidR="00944E5A" w:rsidRPr="00117BFB">
        <w:t>improve</w:t>
      </w:r>
      <w:r w:rsidRPr="00117BFB">
        <w:t xml:space="preserve"> transcoding settings, integrate storage with Amazon S3, and leverage Amazon CloudFront for low-latency content delivery.</w:t>
      </w:r>
    </w:p>
    <w:p w14:paraId="6DE78E01" w14:textId="1929AED4" w:rsidR="00DE29ED" w:rsidRPr="00DE29ED" w:rsidRDefault="00DE29ED" w:rsidP="000C6A1C">
      <w:pPr>
        <w:pStyle w:val="NormalBPBHEB"/>
        <w:numPr>
          <w:ilvl w:val="0"/>
          <w:numId w:val="74"/>
        </w:numPr>
      </w:pPr>
      <w:commentRangeStart w:id="89"/>
      <w:commentRangeStart w:id="90"/>
      <w:r w:rsidRPr="00F0316E">
        <w:rPr>
          <w:b/>
          <w:bCs/>
        </w:rPr>
        <w:t xml:space="preserve">Optimal </w:t>
      </w:r>
      <w:r w:rsidR="003A0D4A">
        <w:rPr>
          <w:b/>
          <w:bCs/>
        </w:rPr>
        <w:t>p</w:t>
      </w:r>
      <w:r w:rsidRPr="00F0316E">
        <w:rPr>
          <w:b/>
          <w:bCs/>
        </w:rPr>
        <w:t xml:space="preserve">reset </w:t>
      </w:r>
      <w:commentRangeEnd w:id="89"/>
      <w:r w:rsidR="00944E5A">
        <w:rPr>
          <w:b/>
          <w:bCs/>
        </w:rPr>
        <w:t>choice</w:t>
      </w:r>
      <w:r w:rsidR="003A0D4A">
        <w:rPr>
          <w:rStyle w:val="CommentReference"/>
          <w:rFonts w:asciiTheme="minorHAnsi" w:eastAsiaTheme="minorHAnsi" w:hAnsiTheme="minorHAnsi" w:cstheme="minorBidi"/>
        </w:rPr>
        <w:commentReference w:id="89"/>
      </w:r>
      <w:commentRangeEnd w:id="90"/>
      <w:r w:rsidR="00117BFB">
        <w:rPr>
          <w:rStyle w:val="CommentReference"/>
          <w:rFonts w:asciiTheme="minorHAnsi" w:eastAsiaTheme="minorHAnsi" w:hAnsiTheme="minorHAnsi" w:cstheme="minorBidi"/>
        </w:rPr>
        <w:commentReference w:id="90"/>
      </w:r>
      <w:r w:rsidR="00186141">
        <w:rPr>
          <w:b/>
          <w:bCs/>
        </w:rPr>
        <w:t xml:space="preserve">: </w:t>
      </w:r>
      <w:r w:rsidRPr="00DE29ED">
        <w:t xml:space="preserve">Careful consideration of transcoding presets is crucial for achieving the right balance between file size, quality, and compatibility with target devices </w:t>
      </w:r>
      <w:sdt>
        <w:sdtPr>
          <w:id w:val="1925680118"/>
          <w:citation/>
        </w:sdtPr>
        <w:sdtContent>
          <w:r w:rsidR="00FD21C2">
            <w:fldChar w:fldCharType="begin"/>
          </w:r>
          <w:r w:rsidR="00FD21C2">
            <w:instrText xml:space="preserve"> CITATION Smi23 \l 1033 </w:instrText>
          </w:r>
          <w:r w:rsidR="00FD21C2">
            <w:fldChar w:fldCharType="separate"/>
          </w:r>
          <w:r w:rsidR="00DC66E9" w:rsidRPr="00DC66E9">
            <w:rPr>
              <w:noProof/>
            </w:rPr>
            <w:t>[52]</w:t>
          </w:r>
          <w:r w:rsidR="00FD21C2">
            <w:fldChar w:fldCharType="end"/>
          </w:r>
        </w:sdtContent>
      </w:sdt>
      <w:r w:rsidRPr="00DE29ED">
        <w:t>.</w:t>
      </w:r>
    </w:p>
    <w:p w14:paraId="10BC54AC" w14:textId="4A45FDD9" w:rsidR="00DE29ED" w:rsidRPr="00DE29ED" w:rsidRDefault="00DE29ED" w:rsidP="000C6A1C">
      <w:pPr>
        <w:pStyle w:val="NormalBPBHEB"/>
        <w:numPr>
          <w:ilvl w:val="0"/>
          <w:numId w:val="74"/>
        </w:numPr>
      </w:pPr>
      <w:r w:rsidRPr="00F0316E">
        <w:rPr>
          <w:b/>
          <w:bCs/>
        </w:rPr>
        <w:t xml:space="preserve">Cost </w:t>
      </w:r>
      <w:r w:rsidR="003A0D4A">
        <w:rPr>
          <w:b/>
          <w:bCs/>
        </w:rPr>
        <w:t>o</w:t>
      </w:r>
      <w:r w:rsidRPr="00F0316E">
        <w:rPr>
          <w:b/>
          <w:bCs/>
        </w:rPr>
        <w:t>ptimization</w:t>
      </w:r>
      <w:r w:rsidR="00186141">
        <w:rPr>
          <w:b/>
          <w:bCs/>
        </w:rPr>
        <w:t xml:space="preserve">: </w:t>
      </w:r>
      <w:r w:rsidRPr="00DE29ED">
        <w:t xml:space="preserve">Understanding the cost structure and </w:t>
      </w:r>
      <w:r w:rsidR="000E3891" w:rsidRPr="00DE29ED">
        <w:t>improving</w:t>
      </w:r>
      <w:r w:rsidRPr="00DE29ED">
        <w:t xml:space="preserve"> transcoding configurations based on the specific needs of the project is essential for the cost-effective usage of Amazon Elastic Transcoder </w:t>
      </w:r>
      <w:sdt>
        <w:sdtPr>
          <w:id w:val="-1611045054"/>
          <w:citation/>
        </w:sdtPr>
        <w:sdtContent>
          <w:r w:rsidR="00FD21C2">
            <w:fldChar w:fldCharType="begin"/>
          </w:r>
          <w:r w:rsidR="00FD21C2">
            <w:instrText xml:space="preserve"> CITATION Jon24 \l 1033 </w:instrText>
          </w:r>
          <w:r w:rsidR="00FD21C2">
            <w:fldChar w:fldCharType="separate"/>
          </w:r>
          <w:r w:rsidR="00DC66E9" w:rsidRPr="00DC66E9">
            <w:rPr>
              <w:noProof/>
            </w:rPr>
            <w:t>[53]</w:t>
          </w:r>
          <w:r w:rsidR="00FD21C2">
            <w:fldChar w:fldCharType="end"/>
          </w:r>
        </w:sdtContent>
      </w:sdt>
      <w:r w:rsidRPr="00DE29ED">
        <w:t>.</w:t>
      </w:r>
    </w:p>
    <w:p w14:paraId="240911AB" w14:textId="2CFD1803" w:rsidR="00DE29ED" w:rsidRPr="00DE29ED" w:rsidRDefault="00D11D9D" w:rsidP="000C6A1C">
      <w:pPr>
        <w:pStyle w:val="Heading3BPBHEB"/>
      </w:pPr>
      <w:r>
        <w:t>Wrap up</w:t>
      </w:r>
    </w:p>
    <w:p w14:paraId="0AF79608" w14:textId="4416B8A6" w:rsidR="00DE29ED" w:rsidRPr="00DE29ED" w:rsidRDefault="00DE29ED" w:rsidP="000C6A1C">
      <w:pPr>
        <w:pStyle w:val="NormalBPBHEB"/>
      </w:pPr>
      <w:r w:rsidRPr="00DE29ED">
        <w:t xml:space="preserve">Amazon Elastic Transcoder stands as a powerful tool in the AWS Media Services suite, empowering businesses to deliver high-quality multimedia content efficiently </w:t>
      </w:r>
      <w:r w:rsidR="00774B52" w:rsidRPr="00DE29ED">
        <w:t>and on a</w:t>
      </w:r>
      <w:r w:rsidRPr="00DE29ED">
        <w:t xml:space="preserve"> scale. By understanding its features, use cases, and integration possibilities, organizations can unlock the full potential of this service, enhancing their capabilities in the ever-expanding digital content landscape.</w:t>
      </w:r>
    </w:p>
    <w:p w14:paraId="5EC16FE8" w14:textId="650E2A3F" w:rsidR="00E366EF" w:rsidRPr="00E366EF" w:rsidRDefault="00E366EF" w:rsidP="000C6A1C">
      <w:pPr>
        <w:pStyle w:val="Heading2BPBHEB"/>
      </w:pPr>
      <w:r w:rsidRPr="00E366EF">
        <w:t xml:space="preserve">Amazon </w:t>
      </w:r>
      <w:r w:rsidR="00345D54">
        <w:t>i</w:t>
      </w:r>
      <w:r w:rsidRPr="00E366EF">
        <w:t xml:space="preserve">nteractive </w:t>
      </w:r>
      <w:r w:rsidR="00345D54">
        <w:t>v</w:t>
      </w:r>
      <w:r w:rsidRPr="00E366EF">
        <w:t xml:space="preserve">ideo </w:t>
      </w:r>
      <w:r w:rsidR="00345D54">
        <w:t>s</w:t>
      </w:r>
      <w:r w:rsidRPr="00E366EF">
        <w:t>ervice</w:t>
      </w:r>
    </w:p>
    <w:p w14:paraId="3DEEF4B8" w14:textId="77777777" w:rsidR="00E366EF" w:rsidRPr="00E366EF" w:rsidRDefault="00E366EF" w:rsidP="000C6A1C">
      <w:pPr>
        <w:pStyle w:val="NormalBPBHEB"/>
      </w:pPr>
      <w:r w:rsidRPr="00E366EF">
        <w:t xml:space="preserve">The growing demand for engaging, interactive video content has placed a spotlight on services that simplify live streaming while incorporating real-time features. Amazon </w:t>
      </w:r>
      <w:r w:rsidRPr="00B2370B">
        <w:rPr>
          <w:b/>
          <w:bCs/>
        </w:rPr>
        <w:t>Interactive Video Service</w:t>
      </w:r>
      <w:r w:rsidRPr="00E366EF">
        <w:t xml:space="preserve"> (</w:t>
      </w:r>
      <w:r w:rsidRPr="00B2370B">
        <w:rPr>
          <w:b/>
          <w:bCs/>
        </w:rPr>
        <w:t>IVS</w:t>
      </w:r>
      <w:r w:rsidRPr="00E366EF">
        <w:t>) addresses this need by offering a managed service for live video streaming, complete with interactive capabilities. This section discusses the features, use cases, and benefits of Amazon IVS in the live streaming domain.</w:t>
      </w:r>
    </w:p>
    <w:p w14:paraId="77BDD24D" w14:textId="6B779065" w:rsidR="00457B8B" w:rsidRDefault="00E366EF" w:rsidP="000C6A1C">
      <w:pPr>
        <w:pStyle w:val="Heading3BPBHEB"/>
      </w:pPr>
      <w:r w:rsidRPr="00E366EF">
        <w:t xml:space="preserve">Key </w:t>
      </w:r>
      <w:r w:rsidR="00345D54">
        <w:t>f</w:t>
      </w:r>
      <w:r w:rsidRPr="00E366EF">
        <w:t>eatures</w:t>
      </w:r>
    </w:p>
    <w:p w14:paraId="01E27E38" w14:textId="61D27190" w:rsidR="00E366EF" w:rsidRPr="00E366EF" w:rsidRDefault="00944E5A" w:rsidP="000C6A1C">
      <w:pPr>
        <w:pStyle w:val="NormalBPBHEB"/>
      </w:pPr>
      <w:r w:rsidRPr="00457B8B">
        <w:t>Today Amazon IVS is</w:t>
      </w:r>
      <w:r w:rsidR="00682EB8">
        <w:t xml:space="preserve"> an </w:t>
      </w:r>
      <w:r w:rsidR="000D2685">
        <w:t>important</w:t>
      </w:r>
      <w:r w:rsidR="00457B8B" w:rsidRPr="00457B8B">
        <w:t xml:space="preserve"> player in </w:t>
      </w:r>
      <w:r w:rsidR="00414BE4">
        <w:t xml:space="preserve">the modern </w:t>
      </w:r>
      <w:r w:rsidR="00520530">
        <w:t xml:space="preserve">digital </w:t>
      </w:r>
      <w:r w:rsidR="00414BE4">
        <w:t>landscape</w:t>
      </w:r>
      <w:r w:rsidR="00BA1466">
        <w:t xml:space="preserve">, specifically in </w:t>
      </w:r>
      <w:r w:rsidR="00774B52">
        <w:t>interactive</w:t>
      </w:r>
      <w:r w:rsidR="00BA1466">
        <w:t xml:space="preserve"> and engaging video content</w:t>
      </w:r>
      <w:r w:rsidR="00CE6ABD">
        <w:t>. Among the key features offered by IVS</w:t>
      </w:r>
      <w:r w:rsidR="00294DDB">
        <w:t xml:space="preserve">, </w:t>
      </w:r>
      <w:r w:rsidR="00037DD1">
        <w:t>we find the following:</w:t>
      </w:r>
    </w:p>
    <w:p w14:paraId="6910CBAF" w14:textId="4925A02D" w:rsidR="00E366EF" w:rsidRPr="00E366EF" w:rsidRDefault="00E366EF" w:rsidP="000C6A1C">
      <w:pPr>
        <w:pStyle w:val="NormalBPBHEB"/>
        <w:numPr>
          <w:ilvl w:val="0"/>
          <w:numId w:val="32"/>
        </w:numPr>
      </w:pPr>
      <w:r w:rsidRPr="008222D4">
        <w:rPr>
          <w:b/>
          <w:bCs/>
        </w:rPr>
        <w:t xml:space="preserve">Low </w:t>
      </w:r>
      <w:r w:rsidR="000668C9">
        <w:rPr>
          <w:b/>
          <w:bCs/>
        </w:rPr>
        <w:t>l</w:t>
      </w:r>
      <w:r w:rsidRPr="008222D4">
        <w:rPr>
          <w:b/>
          <w:bCs/>
        </w:rPr>
        <w:t>atency</w:t>
      </w:r>
      <w:r w:rsidR="008222D4">
        <w:rPr>
          <w:b/>
          <w:bCs/>
        </w:rPr>
        <w:t xml:space="preserve">: </w:t>
      </w:r>
      <w:r w:rsidRPr="00E366EF">
        <w:t xml:space="preserve">Designed to minimize delays, making it suitable for events requiring immediate interaction </w:t>
      </w:r>
      <w:sdt>
        <w:sdtPr>
          <w:id w:val="2103757862"/>
          <w:citation/>
        </w:sdtPr>
        <w:sdtContent>
          <w:r w:rsidR="00037DD1">
            <w:fldChar w:fldCharType="begin"/>
          </w:r>
          <w:r w:rsidR="00037DD1">
            <w:instrText xml:space="preserve"> CITATION Jon24 \l 1033 </w:instrText>
          </w:r>
          <w:r w:rsidR="00037DD1">
            <w:fldChar w:fldCharType="separate"/>
          </w:r>
          <w:r w:rsidR="00DC66E9" w:rsidRPr="00DC66E9">
            <w:rPr>
              <w:noProof/>
            </w:rPr>
            <w:t>[53]</w:t>
          </w:r>
          <w:r w:rsidR="00037DD1">
            <w:fldChar w:fldCharType="end"/>
          </w:r>
        </w:sdtContent>
      </w:sdt>
      <w:r w:rsidRPr="00E366EF">
        <w:t>.</w:t>
      </w:r>
    </w:p>
    <w:p w14:paraId="4462F243" w14:textId="00B38C65" w:rsidR="00E366EF" w:rsidRDefault="00E366EF" w:rsidP="000C6A1C">
      <w:pPr>
        <w:pStyle w:val="NormalBPBHEB"/>
        <w:numPr>
          <w:ilvl w:val="0"/>
          <w:numId w:val="32"/>
        </w:numPr>
      </w:pPr>
      <w:r w:rsidRPr="008222D4">
        <w:rPr>
          <w:b/>
          <w:bCs/>
        </w:rPr>
        <w:t xml:space="preserve">Scalable </w:t>
      </w:r>
      <w:r w:rsidR="000668C9">
        <w:rPr>
          <w:b/>
          <w:bCs/>
        </w:rPr>
        <w:t>i</w:t>
      </w:r>
      <w:r w:rsidRPr="008222D4">
        <w:rPr>
          <w:b/>
          <w:bCs/>
        </w:rPr>
        <w:t>nfrastructure</w:t>
      </w:r>
      <w:r w:rsidR="008222D4">
        <w:rPr>
          <w:b/>
          <w:bCs/>
        </w:rPr>
        <w:t xml:space="preserve">: </w:t>
      </w:r>
      <w:r w:rsidRPr="00E366EF">
        <w:t xml:space="preserve">Automatically adjusts to audience size, accommodating a variety of event scales </w:t>
      </w:r>
      <w:sdt>
        <w:sdtPr>
          <w:id w:val="1809202081"/>
          <w:citation/>
        </w:sdtPr>
        <w:sdtContent>
          <w:r w:rsidR="00037DD1">
            <w:fldChar w:fldCharType="begin"/>
          </w:r>
          <w:r w:rsidR="00037DD1">
            <w:instrText xml:space="preserve"> CITATION Smi23 \l 1033 </w:instrText>
          </w:r>
          <w:r w:rsidR="00037DD1">
            <w:fldChar w:fldCharType="separate"/>
          </w:r>
          <w:r w:rsidR="00DC66E9" w:rsidRPr="00DC66E9">
            <w:rPr>
              <w:noProof/>
            </w:rPr>
            <w:t>[52]</w:t>
          </w:r>
          <w:r w:rsidR="00037DD1">
            <w:fldChar w:fldCharType="end"/>
          </w:r>
        </w:sdtContent>
      </w:sdt>
      <w:r w:rsidRPr="00E366EF">
        <w:t>.</w:t>
      </w:r>
    </w:p>
    <w:p w14:paraId="5655DCE3" w14:textId="37128559" w:rsidR="0078665D" w:rsidRPr="00E366EF" w:rsidRDefault="0078665D" w:rsidP="000C6A1C">
      <w:pPr>
        <w:pStyle w:val="NormalBPBHEB"/>
        <w:numPr>
          <w:ilvl w:val="0"/>
          <w:numId w:val="32"/>
        </w:numPr>
      </w:pPr>
      <w:r w:rsidRPr="002658C5">
        <w:rPr>
          <w:b/>
          <w:bCs/>
        </w:rPr>
        <w:lastRenderedPageBreak/>
        <w:t xml:space="preserve">Streamlined </w:t>
      </w:r>
      <w:r w:rsidR="000668C9">
        <w:rPr>
          <w:b/>
          <w:bCs/>
        </w:rPr>
        <w:t>l</w:t>
      </w:r>
      <w:r w:rsidRPr="002658C5">
        <w:rPr>
          <w:b/>
          <w:bCs/>
        </w:rPr>
        <w:t xml:space="preserve">ive </w:t>
      </w:r>
      <w:r w:rsidR="000668C9">
        <w:rPr>
          <w:b/>
          <w:bCs/>
        </w:rPr>
        <w:t>s</w:t>
      </w:r>
      <w:r w:rsidRPr="002658C5">
        <w:rPr>
          <w:b/>
          <w:bCs/>
        </w:rPr>
        <w:t>treaming</w:t>
      </w:r>
      <w:r w:rsidR="002658C5">
        <w:t xml:space="preserve">: </w:t>
      </w:r>
      <w:r w:rsidRPr="00E366EF">
        <w:t>Simplifies live video delivery by managing infrastructure, enabling businesses to focus on content creation and audience interaction.</w:t>
      </w:r>
    </w:p>
    <w:p w14:paraId="3707DDDC" w14:textId="2C89CBB1" w:rsidR="0078665D" w:rsidRPr="00E366EF" w:rsidRDefault="0078665D" w:rsidP="000C6A1C">
      <w:pPr>
        <w:pStyle w:val="NormalBPBHEB"/>
        <w:numPr>
          <w:ilvl w:val="0"/>
          <w:numId w:val="32"/>
        </w:numPr>
      </w:pPr>
      <w:r w:rsidRPr="002658C5">
        <w:rPr>
          <w:b/>
          <w:bCs/>
        </w:rPr>
        <w:t>Real-</w:t>
      </w:r>
      <w:r w:rsidR="000668C9">
        <w:rPr>
          <w:b/>
          <w:bCs/>
        </w:rPr>
        <w:t>t</w:t>
      </w:r>
      <w:r w:rsidRPr="002658C5">
        <w:rPr>
          <w:b/>
          <w:bCs/>
        </w:rPr>
        <w:t xml:space="preserve">ime </w:t>
      </w:r>
      <w:r w:rsidR="000668C9">
        <w:rPr>
          <w:b/>
          <w:bCs/>
        </w:rPr>
        <w:t>i</w:t>
      </w:r>
      <w:r w:rsidRPr="002658C5">
        <w:rPr>
          <w:b/>
          <w:bCs/>
        </w:rPr>
        <w:t>nteraction</w:t>
      </w:r>
      <w:r w:rsidR="002658C5">
        <w:rPr>
          <w:b/>
          <w:bCs/>
        </w:rPr>
        <w:t xml:space="preserve">: </w:t>
      </w:r>
      <w:r w:rsidRPr="00E366EF">
        <w:t xml:space="preserve">Features such as live chat, polls, and Q&amp;A enhance engagement during broadcasts </w:t>
      </w:r>
      <w:sdt>
        <w:sdtPr>
          <w:id w:val="-94712629"/>
          <w:citation/>
        </w:sdtPr>
        <w:sdtContent>
          <w:r w:rsidR="006E0333">
            <w:fldChar w:fldCharType="begin"/>
          </w:r>
          <w:r w:rsidR="006E0333">
            <w:instrText xml:space="preserve"> CITATION AWS2b4 \l 1033 </w:instrText>
          </w:r>
          <w:r w:rsidR="006E0333">
            <w:fldChar w:fldCharType="separate"/>
          </w:r>
          <w:r w:rsidR="00DC66E9" w:rsidRPr="00DC66E9">
            <w:rPr>
              <w:noProof/>
            </w:rPr>
            <w:t>[49]</w:t>
          </w:r>
          <w:r w:rsidR="006E0333">
            <w:fldChar w:fldCharType="end"/>
          </w:r>
        </w:sdtContent>
      </w:sdt>
      <w:r w:rsidRPr="00E366EF">
        <w:t>.</w:t>
      </w:r>
    </w:p>
    <w:p w14:paraId="22F4BE39" w14:textId="4CAC4BB7" w:rsidR="00E366EF" w:rsidRPr="00E366EF" w:rsidRDefault="00E366EF" w:rsidP="000C6A1C">
      <w:pPr>
        <w:pStyle w:val="Heading3BPBHEB"/>
      </w:pPr>
      <w:commentRangeStart w:id="91"/>
      <w:commentRangeStart w:id="92"/>
      <w:r w:rsidRPr="00E366EF">
        <w:t xml:space="preserve">Use </w:t>
      </w:r>
      <w:r w:rsidR="00C20F08">
        <w:t>c</w:t>
      </w:r>
      <w:r w:rsidRPr="00E366EF">
        <w:t>ases of Amazon IVS</w:t>
      </w:r>
      <w:commentRangeEnd w:id="91"/>
      <w:r w:rsidR="00561ED5">
        <w:rPr>
          <w:rStyle w:val="CommentReference"/>
          <w:rFonts w:asciiTheme="minorHAnsi" w:eastAsiaTheme="minorHAnsi" w:hAnsiTheme="minorHAnsi" w:cstheme="minorBidi"/>
          <w:b w:val="0"/>
          <w:color w:val="auto"/>
          <w:lang w:val="en-US"/>
        </w:rPr>
        <w:commentReference w:id="91"/>
      </w:r>
      <w:commentRangeEnd w:id="92"/>
      <w:r w:rsidR="00F03BD7">
        <w:rPr>
          <w:rStyle w:val="CommentReference"/>
          <w:rFonts w:asciiTheme="minorHAnsi" w:eastAsiaTheme="minorHAnsi" w:hAnsiTheme="minorHAnsi" w:cstheme="minorBidi"/>
          <w:b w:val="0"/>
          <w:color w:val="auto"/>
          <w:lang w:val="en-US"/>
        </w:rPr>
        <w:commentReference w:id="92"/>
      </w:r>
    </w:p>
    <w:p w14:paraId="7DFE4A47" w14:textId="4E00F541" w:rsidR="00E366EF" w:rsidRDefault="00E366EF" w:rsidP="000C6A1C">
      <w:pPr>
        <w:pStyle w:val="NormalBPBHEB"/>
      </w:pPr>
      <w:r w:rsidRPr="00F0316E">
        <w:rPr>
          <w:b/>
          <w:bCs/>
        </w:rPr>
        <w:t xml:space="preserve">Live </w:t>
      </w:r>
      <w:r w:rsidR="00C20F08">
        <w:rPr>
          <w:b/>
          <w:bCs/>
        </w:rPr>
        <w:t>e</w:t>
      </w:r>
      <w:r w:rsidRPr="00F0316E">
        <w:rPr>
          <w:b/>
          <w:bCs/>
        </w:rPr>
        <w:t xml:space="preserve">vents and </w:t>
      </w:r>
      <w:r w:rsidR="00C20F08">
        <w:rPr>
          <w:b/>
          <w:bCs/>
        </w:rPr>
        <w:t>w</w:t>
      </w:r>
      <w:r w:rsidRPr="00F0316E">
        <w:rPr>
          <w:b/>
          <w:bCs/>
        </w:rPr>
        <w:t>ebinars</w:t>
      </w:r>
      <w:r w:rsidR="00186141">
        <w:rPr>
          <w:b/>
          <w:bCs/>
        </w:rPr>
        <w:t xml:space="preserve">: </w:t>
      </w:r>
      <w:r w:rsidRPr="00E366EF">
        <w:t>Ideal for events requiring active audience participation, such as live Q&amp;A and polls.</w:t>
      </w:r>
    </w:p>
    <w:p w14:paraId="0FD8BA91" w14:textId="615B7D2C" w:rsidR="00F03BD7" w:rsidRPr="00E366EF" w:rsidRDefault="00F03BD7" w:rsidP="000C6A1C">
      <w:pPr>
        <w:pStyle w:val="NormalBPBHEB"/>
      </w:pPr>
      <w:r w:rsidRPr="00F03BD7">
        <w:t xml:space="preserve">AWS Interactive Video Service (IVS) enables real-time engagement through low-latency streaming. Various industries </w:t>
      </w:r>
      <w:r w:rsidR="00944E5A" w:rsidRPr="00F03BD7">
        <w:t>use</w:t>
      </w:r>
      <w:r w:rsidRPr="00F03BD7">
        <w:t xml:space="preserve"> IVS for live events, gaming, online education, and interactive broadcasting.</w:t>
      </w:r>
    </w:p>
    <w:p w14:paraId="5211F2BB" w14:textId="15CDA3B2" w:rsidR="00E366EF" w:rsidRPr="00E366EF" w:rsidRDefault="00E366EF" w:rsidP="000C6A1C">
      <w:pPr>
        <w:pStyle w:val="NormalBPBHEB"/>
        <w:numPr>
          <w:ilvl w:val="0"/>
          <w:numId w:val="73"/>
        </w:numPr>
      </w:pPr>
      <w:r w:rsidRPr="00F0316E">
        <w:rPr>
          <w:b/>
          <w:bCs/>
        </w:rPr>
        <w:t xml:space="preserve">Gaming and </w:t>
      </w:r>
      <w:r w:rsidR="002B6AF0">
        <w:rPr>
          <w:b/>
          <w:bCs/>
        </w:rPr>
        <w:t>e</w:t>
      </w:r>
      <w:r w:rsidRPr="00F0316E">
        <w:rPr>
          <w:b/>
          <w:bCs/>
        </w:rPr>
        <w:t>sports</w:t>
      </w:r>
      <w:r w:rsidR="00186141">
        <w:rPr>
          <w:b/>
          <w:bCs/>
        </w:rPr>
        <w:t xml:space="preserve">: </w:t>
      </w:r>
      <w:r w:rsidRPr="00E366EF">
        <w:t>Low-latency capabilities make it a preferred choice for gaming streams, ensuring minimal delays.</w:t>
      </w:r>
    </w:p>
    <w:p w14:paraId="492913BB" w14:textId="5D9CEF8D" w:rsidR="00E366EF" w:rsidRPr="00E366EF" w:rsidRDefault="00E366EF" w:rsidP="000C6A1C">
      <w:pPr>
        <w:pStyle w:val="NormalBPBHEB"/>
        <w:numPr>
          <w:ilvl w:val="0"/>
          <w:numId w:val="73"/>
        </w:numPr>
      </w:pPr>
      <w:r w:rsidRPr="00F0316E">
        <w:rPr>
          <w:b/>
          <w:bCs/>
        </w:rPr>
        <w:t xml:space="preserve">Online </w:t>
      </w:r>
      <w:r w:rsidR="002B6AF0">
        <w:rPr>
          <w:b/>
          <w:bCs/>
        </w:rPr>
        <w:t>e</w:t>
      </w:r>
      <w:r w:rsidRPr="00F0316E">
        <w:rPr>
          <w:b/>
          <w:bCs/>
        </w:rPr>
        <w:t xml:space="preserve">ducation and </w:t>
      </w:r>
      <w:r w:rsidR="002B6AF0">
        <w:rPr>
          <w:b/>
          <w:bCs/>
        </w:rPr>
        <w:t>t</w:t>
      </w:r>
      <w:r w:rsidRPr="00F0316E">
        <w:rPr>
          <w:b/>
          <w:bCs/>
        </w:rPr>
        <w:t>raining</w:t>
      </w:r>
      <w:r w:rsidR="00186141">
        <w:rPr>
          <w:b/>
          <w:bCs/>
        </w:rPr>
        <w:t xml:space="preserve">: </w:t>
      </w:r>
      <w:r w:rsidRPr="00E366EF">
        <w:t>Supports interactive workshops, live classes, and training sessions.</w:t>
      </w:r>
    </w:p>
    <w:p w14:paraId="42695696" w14:textId="689ED447" w:rsidR="00E366EF" w:rsidRDefault="007A3EB9" w:rsidP="000C6A1C">
      <w:pPr>
        <w:pStyle w:val="Heading3BPBHEB"/>
      </w:pPr>
      <w:r>
        <w:t>B</w:t>
      </w:r>
      <w:r w:rsidRPr="00E366EF">
        <w:t>est practices for implementation</w:t>
      </w:r>
    </w:p>
    <w:p w14:paraId="48FC3CA3" w14:textId="7B2C7996" w:rsidR="00AD648A" w:rsidRPr="00AD648A" w:rsidRDefault="00D36B86" w:rsidP="000C6A1C">
      <w:pPr>
        <w:pStyle w:val="NormalBPBHEB"/>
      </w:pPr>
      <w:r>
        <w:t>IVS offers integration with AWS Services</w:t>
      </w:r>
      <w:r w:rsidR="00A75900">
        <w:t xml:space="preserve"> </w:t>
      </w:r>
      <w:r w:rsidR="007B6CE3">
        <w:t>through the</w:t>
      </w:r>
      <w:r>
        <w:t xml:space="preserve"> </w:t>
      </w:r>
      <w:r w:rsidRPr="00F0316E">
        <w:rPr>
          <w:b/>
          <w:bCs/>
        </w:rPr>
        <w:t>IVS Player SDK</w:t>
      </w:r>
      <w:r w:rsidR="007B6CE3">
        <w:rPr>
          <w:b/>
          <w:bCs/>
        </w:rPr>
        <w:t>,</w:t>
      </w:r>
      <w:r>
        <w:rPr>
          <w:b/>
          <w:bCs/>
        </w:rPr>
        <w:t xml:space="preserve"> </w:t>
      </w:r>
      <w:r w:rsidR="007C1261">
        <w:rPr>
          <w:b/>
          <w:bCs/>
        </w:rPr>
        <w:t>e</w:t>
      </w:r>
      <w:r w:rsidRPr="00E366EF">
        <w:t>nsur</w:t>
      </w:r>
      <w:r w:rsidR="007C1261">
        <w:t>ing</w:t>
      </w:r>
      <w:r w:rsidRPr="00E366EF">
        <w:t xml:space="preserve"> smooth integration of video streams into apps, delivering consistent playback quality</w:t>
      </w:r>
      <w:r w:rsidR="007C1261">
        <w:t xml:space="preserve">, and the </w:t>
      </w:r>
      <w:r w:rsidRPr="00F0316E">
        <w:rPr>
          <w:b/>
          <w:bCs/>
        </w:rPr>
        <w:t>AWS Elemental Media Services</w:t>
      </w:r>
      <w:r w:rsidR="00A01B51">
        <w:t xml:space="preserve">, which </w:t>
      </w:r>
      <w:r w:rsidR="00A75900">
        <w:t>a</w:t>
      </w:r>
      <w:r w:rsidRPr="00E366EF">
        <w:t>dds advanced features like content protection, ad insertion, and transcoding.</w:t>
      </w:r>
      <w:r w:rsidR="00CE0DF5">
        <w:t xml:space="preserve"> Other </w:t>
      </w:r>
      <w:r w:rsidR="00BA703E">
        <w:t>best practices for IVS implementation include</w:t>
      </w:r>
      <w:r w:rsidR="00E031AB">
        <w:t>:</w:t>
      </w:r>
    </w:p>
    <w:p w14:paraId="4903F3C4" w14:textId="076A7C5D" w:rsidR="00E366EF" w:rsidRPr="00E366EF" w:rsidRDefault="00E366EF" w:rsidP="000C6A1C">
      <w:pPr>
        <w:pStyle w:val="NormalBPBHEB"/>
        <w:numPr>
          <w:ilvl w:val="0"/>
          <w:numId w:val="33"/>
        </w:numPr>
      </w:pPr>
      <w:r w:rsidRPr="00F0316E">
        <w:rPr>
          <w:b/>
          <w:bCs/>
        </w:rPr>
        <w:t xml:space="preserve">Enhancing </w:t>
      </w:r>
      <w:r w:rsidR="00E4046B">
        <w:rPr>
          <w:b/>
          <w:bCs/>
        </w:rPr>
        <w:t>v</w:t>
      </w:r>
      <w:r w:rsidRPr="00F0316E">
        <w:rPr>
          <w:b/>
          <w:bCs/>
        </w:rPr>
        <w:t xml:space="preserve">iewer </w:t>
      </w:r>
      <w:r w:rsidR="00E4046B">
        <w:rPr>
          <w:b/>
          <w:bCs/>
        </w:rPr>
        <w:t>e</w:t>
      </w:r>
      <w:r w:rsidRPr="00F0316E">
        <w:rPr>
          <w:b/>
          <w:bCs/>
        </w:rPr>
        <w:t>ngagement</w:t>
      </w:r>
      <w:r w:rsidR="00186141">
        <w:rPr>
          <w:b/>
          <w:bCs/>
        </w:rPr>
        <w:t xml:space="preserve">: </w:t>
      </w:r>
      <w:r w:rsidRPr="00E366EF">
        <w:t>Use interactive features strategically to match content goals and audience expectations.</w:t>
      </w:r>
    </w:p>
    <w:p w14:paraId="5784530F" w14:textId="1B31C2BF" w:rsidR="00DE29ED" w:rsidRDefault="00E366EF" w:rsidP="000C6A1C">
      <w:pPr>
        <w:pStyle w:val="NormalBPBHEB"/>
        <w:numPr>
          <w:ilvl w:val="0"/>
          <w:numId w:val="33"/>
        </w:numPr>
      </w:pPr>
      <w:r w:rsidRPr="00F0316E">
        <w:rPr>
          <w:b/>
          <w:bCs/>
        </w:rPr>
        <w:t xml:space="preserve">Leveraging </w:t>
      </w:r>
      <w:r w:rsidR="00E4046B">
        <w:rPr>
          <w:b/>
          <w:bCs/>
        </w:rPr>
        <w:t>a</w:t>
      </w:r>
      <w:r w:rsidRPr="00F0316E">
        <w:rPr>
          <w:b/>
          <w:bCs/>
        </w:rPr>
        <w:t>nalytics</w:t>
      </w:r>
      <w:r w:rsidR="00186141">
        <w:rPr>
          <w:b/>
          <w:bCs/>
        </w:rPr>
        <w:t xml:space="preserve">: </w:t>
      </w:r>
      <w:r w:rsidRPr="00E366EF">
        <w:t xml:space="preserve">Regularly analyze performance data to </w:t>
      </w:r>
      <w:r w:rsidR="00B3465C" w:rsidRPr="00E366EF">
        <w:t>improve</w:t>
      </w:r>
      <w:r w:rsidRPr="00E366EF">
        <w:t xml:space="preserve"> content and user experience.</w:t>
      </w:r>
    </w:p>
    <w:p w14:paraId="3CCCA3E7" w14:textId="6292BB3B" w:rsidR="00F94506" w:rsidRPr="00F94506" w:rsidRDefault="00F94506" w:rsidP="000C6A1C">
      <w:pPr>
        <w:pStyle w:val="Heading3BPBHEB"/>
      </w:pPr>
      <w:r>
        <w:t>Wrap up</w:t>
      </w:r>
    </w:p>
    <w:p w14:paraId="11B8B521" w14:textId="77777777" w:rsidR="00F94506" w:rsidRPr="00F94506" w:rsidRDefault="00F94506" w:rsidP="000C6A1C">
      <w:pPr>
        <w:pStyle w:val="NormalBPBHEB"/>
      </w:pPr>
      <w:r w:rsidRPr="00F94506">
        <w:t>Amazon Kinesis Video Streams empowers businesses to harness the power of video data for a wide array of applications, ranging from enhancing security and surveillance to enabling real-time analytics and machine learning. As an integral part of the AWS ecosystem, Amazon Kinesis Video Streams exemplifies AWS's commitment to providing scalable and innovative solutions for handling video data in the cloud.</w:t>
      </w:r>
    </w:p>
    <w:p w14:paraId="46B9B3DE" w14:textId="5F08CD63" w:rsidR="0000563A" w:rsidRPr="0000563A" w:rsidRDefault="0000563A" w:rsidP="000C6A1C">
      <w:pPr>
        <w:pStyle w:val="Heading2BPBHEB"/>
      </w:pPr>
      <w:r w:rsidRPr="0000563A">
        <w:t xml:space="preserve">Amazon </w:t>
      </w:r>
      <w:r w:rsidR="006F1355">
        <w:t>K</w:t>
      </w:r>
      <w:r w:rsidR="006F1355" w:rsidRPr="0000563A">
        <w:t>inesis video streams</w:t>
      </w:r>
    </w:p>
    <w:p w14:paraId="5D36232A" w14:textId="77777777" w:rsidR="0000563A" w:rsidRPr="0000563A" w:rsidRDefault="0000563A" w:rsidP="000C6A1C">
      <w:r w:rsidRPr="00B2370B">
        <w:rPr>
          <w:rStyle w:val="NormalBPBHEBChar"/>
        </w:rPr>
        <w:t xml:space="preserve">Amazon </w:t>
      </w:r>
      <w:r w:rsidRPr="00B2370B">
        <w:rPr>
          <w:rStyle w:val="NormalBPBHEBChar"/>
          <w:b/>
          <w:bCs/>
        </w:rPr>
        <w:t>Kinesis Video Streams</w:t>
      </w:r>
      <w:r w:rsidRPr="00B2370B">
        <w:rPr>
          <w:rStyle w:val="NormalBPBHEBChar"/>
        </w:rPr>
        <w:t xml:space="preserve"> (</w:t>
      </w:r>
      <w:r w:rsidRPr="00B2370B">
        <w:rPr>
          <w:rStyle w:val="NormalBPBHEBChar"/>
          <w:b/>
          <w:bCs/>
        </w:rPr>
        <w:t>KVS</w:t>
      </w:r>
      <w:r w:rsidRPr="00B2370B">
        <w:rPr>
          <w:rStyle w:val="NormalBPBHEBChar"/>
        </w:rPr>
        <w:t>) provides a robust solution for processing and analyzing video streams in the cloud. Designed to manage real-time ingestion and storage of video data, it supports applications ranging from machine learning to surveillance and live streaming</w:t>
      </w:r>
      <w:r w:rsidRPr="0000563A">
        <w:t>.</w:t>
      </w:r>
    </w:p>
    <w:p w14:paraId="615197BD" w14:textId="6FBC2B0D" w:rsidR="0000563A" w:rsidRDefault="0000563A" w:rsidP="000C6A1C">
      <w:pPr>
        <w:pStyle w:val="Heading3BPBHEB"/>
      </w:pPr>
      <w:r w:rsidRPr="0000563A">
        <w:lastRenderedPageBreak/>
        <w:t xml:space="preserve">Key </w:t>
      </w:r>
      <w:r w:rsidR="00D0657A">
        <w:t>f</w:t>
      </w:r>
      <w:r w:rsidRPr="0000563A">
        <w:t xml:space="preserve">eatures </w:t>
      </w:r>
    </w:p>
    <w:p w14:paraId="173CC49B" w14:textId="54D10D0E" w:rsidR="00327C67" w:rsidRPr="0000563A" w:rsidRDefault="00344AFC" w:rsidP="000C6A1C">
      <w:pPr>
        <w:pStyle w:val="NormalBPBHEB"/>
      </w:pPr>
      <w:r w:rsidRPr="0000563A">
        <w:t>Real-Time Video Ingestion</w:t>
      </w:r>
      <w:r w:rsidR="00B81B06">
        <w:t xml:space="preserve"> </w:t>
      </w:r>
      <w:r w:rsidR="004E1F01">
        <w:t>e</w:t>
      </w:r>
      <w:r w:rsidRPr="0000563A">
        <w:t xml:space="preserve">nables the ingestion of real-time video data from cameras, connected devices, and mobile applications </w:t>
      </w:r>
      <w:sdt>
        <w:sdtPr>
          <w:id w:val="-1519770777"/>
          <w:citation/>
        </w:sdtPr>
        <w:sdtContent>
          <w:r>
            <w:fldChar w:fldCharType="begin"/>
          </w:r>
          <w:r w:rsidR="002131C0">
            <w:instrText xml:space="preserve">CITATION AWS236 \l 1033 </w:instrText>
          </w:r>
          <w:r>
            <w:fldChar w:fldCharType="separate"/>
          </w:r>
          <w:r w:rsidR="00DC66E9" w:rsidRPr="00DC66E9">
            <w:rPr>
              <w:noProof/>
            </w:rPr>
            <w:t>[55]</w:t>
          </w:r>
          <w:r>
            <w:fldChar w:fldCharType="end"/>
          </w:r>
        </w:sdtContent>
      </w:sdt>
      <w:r>
        <w:t xml:space="preserve">. Other </w:t>
      </w:r>
      <w:r w:rsidR="00B81B06">
        <w:t>key features include:</w:t>
      </w:r>
    </w:p>
    <w:p w14:paraId="12370AF3" w14:textId="7F7D753E" w:rsidR="0000563A" w:rsidRPr="0000563A" w:rsidRDefault="0000563A" w:rsidP="000C6A1C">
      <w:pPr>
        <w:pStyle w:val="NormalBPBHEB"/>
        <w:numPr>
          <w:ilvl w:val="0"/>
          <w:numId w:val="34"/>
        </w:numPr>
      </w:pPr>
      <w:r w:rsidRPr="0000563A">
        <w:rPr>
          <w:b/>
          <w:bCs/>
        </w:rPr>
        <w:t xml:space="preserve">Scalable and </w:t>
      </w:r>
      <w:r w:rsidR="00D0657A">
        <w:rPr>
          <w:b/>
          <w:bCs/>
        </w:rPr>
        <w:t>f</w:t>
      </w:r>
      <w:r w:rsidRPr="0000563A">
        <w:rPr>
          <w:b/>
          <w:bCs/>
        </w:rPr>
        <w:t>lexible</w:t>
      </w:r>
      <w:r w:rsidRPr="0000563A">
        <w:t xml:space="preserve">: Adapts to changing workloads, managing concurrent video streams with ease </w:t>
      </w:r>
      <w:sdt>
        <w:sdtPr>
          <w:id w:val="1512413668"/>
          <w:citation/>
        </w:sdtPr>
        <w:sdtContent>
          <w:r w:rsidR="00E01580">
            <w:fldChar w:fldCharType="begin"/>
          </w:r>
          <w:r w:rsidR="00E01580">
            <w:instrText xml:space="preserve"> CITATION Smi23 \l 1033 </w:instrText>
          </w:r>
          <w:r w:rsidR="00E01580">
            <w:fldChar w:fldCharType="separate"/>
          </w:r>
          <w:r w:rsidR="00DC66E9" w:rsidRPr="00DC66E9">
            <w:rPr>
              <w:noProof/>
            </w:rPr>
            <w:t>[52]</w:t>
          </w:r>
          <w:r w:rsidR="00E01580">
            <w:fldChar w:fldCharType="end"/>
          </w:r>
        </w:sdtContent>
      </w:sdt>
      <w:r w:rsidRPr="0000563A">
        <w:t>.</w:t>
      </w:r>
    </w:p>
    <w:p w14:paraId="64ABC539" w14:textId="6E87000B" w:rsidR="0000563A" w:rsidRPr="0000563A" w:rsidRDefault="0000563A" w:rsidP="000C6A1C">
      <w:pPr>
        <w:pStyle w:val="NormalBPBHEB"/>
        <w:numPr>
          <w:ilvl w:val="0"/>
          <w:numId w:val="34"/>
        </w:numPr>
      </w:pPr>
      <w:r w:rsidRPr="0000563A">
        <w:rPr>
          <w:b/>
          <w:bCs/>
        </w:rPr>
        <w:t xml:space="preserve">AWS </w:t>
      </w:r>
      <w:r w:rsidR="00D0657A">
        <w:rPr>
          <w:b/>
          <w:bCs/>
        </w:rPr>
        <w:t>i</w:t>
      </w:r>
      <w:r w:rsidRPr="0000563A">
        <w:rPr>
          <w:b/>
          <w:bCs/>
        </w:rPr>
        <w:t>ntegration</w:t>
      </w:r>
      <w:r w:rsidRPr="0000563A">
        <w:t xml:space="preserve">: Builds end-to-end pipelines with tools like Amazon Kinesis Data Analytics and Amazon S3 </w:t>
      </w:r>
      <w:sdt>
        <w:sdtPr>
          <w:id w:val="817918840"/>
          <w:citation/>
        </w:sdtPr>
        <w:sdtContent>
          <w:r w:rsidR="001D1921">
            <w:fldChar w:fldCharType="begin"/>
          </w:r>
          <w:r w:rsidR="001D1921">
            <w:instrText xml:space="preserve"> CITATION Jon24 \l 1033 </w:instrText>
          </w:r>
          <w:r w:rsidR="001D1921">
            <w:fldChar w:fldCharType="separate"/>
          </w:r>
          <w:r w:rsidR="00DC66E9" w:rsidRPr="00DC66E9">
            <w:rPr>
              <w:noProof/>
            </w:rPr>
            <w:t>[53]</w:t>
          </w:r>
          <w:r w:rsidR="001D1921">
            <w:fldChar w:fldCharType="end"/>
          </w:r>
        </w:sdtContent>
      </w:sdt>
      <w:r w:rsidRPr="0000563A">
        <w:t>.</w:t>
      </w:r>
    </w:p>
    <w:p w14:paraId="2CB9F759" w14:textId="31765DB5" w:rsidR="0000563A" w:rsidRDefault="0000563A" w:rsidP="000C6A1C">
      <w:pPr>
        <w:pStyle w:val="Heading3BPBHEB"/>
      </w:pPr>
      <w:r w:rsidRPr="0000563A">
        <w:t xml:space="preserve">Use </w:t>
      </w:r>
      <w:r w:rsidR="004B12A1">
        <w:t>c</w:t>
      </w:r>
      <w:r w:rsidRPr="0000563A">
        <w:t xml:space="preserve">ases </w:t>
      </w:r>
    </w:p>
    <w:p w14:paraId="4B669A00" w14:textId="7B1F7946" w:rsidR="004E1F01" w:rsidRPr="004E1F01" w:rsidRDefault="00BC7B39" w:rsidP="000C6A1C">
      <w:pPr>
        <w:pStyle w:val="NormalBPBHEB"/>
      </w:pPr>
      <w:r>
        <w:t xml:space="preserve">Success cases, like those listed below, </w:t>
      </w:r>
      <w:r w:rsidR="003F7346">
        <w:t xml:space="preserve">benefit from </w:t>
      </w:r>
      <w:r w:rsidR="00D2099D">
        <w:t>Secure</w:t>
      </w:r>
      <w:r w:rsidR="004E1F01" w:rsidRPr="004E1F01">
        <w:t xml:space="preserve"> and Durable Storage</w:t>
      </w:r>
      <w:r w:rsidR="0014548F">
        <w:t>. It e</w:t>
      </w:r>
      <w:r w:rsidR="004E1F01" w:rsidRPr="004E1F01">
        <w:t xml:space="preserve">nsures reliable storage of video streams, supporting applications like analytics, machine learning, and playback </w:t>
      </w:r>
      <w:sdt>
        <w:sdtPr>
          <w:id w:val="-1454397509"/>
          <w:citation/>
        </w:sdtPr>
        <w:sdtContent>
          <w:r w:rsidR="004E1F01" w:rsidRPr="004E1F01">
            <w:fldChar w:fldCharType="begin"/>
          </w:r>
          <w:r w:rsidR="004E1F01" w:rsidRPr="004E1F01">
            <w:instrText xml:space="preserve"> CITATION AWS2b4 \l 1033 </w:instrText>
          </w:r>
          <w:r w:rsidR="004E1F01" w:rsidRPr="004E1F01">
            <w:fldChar w:fldCharType="separate"/>
          </w:r>
          <w:r w:rsidR="00DC66E9" w:rsidRPr="00DC66E9">
            <w:rPr>
              <w:noProof/>
            </w:rPr>
            <w:t>[49]</w:t>
          </w:r>
          <w:r w:rsidR="004E1F01" w:rsidRPr="004E1F01">
            <w:fldChar w:fldCharType="end"/>
          </w:r>
        </w:sdtContent>
      </w:sdt>
      <w:r w:rsidR="004E1F01" w:rsidRPr="004E1F01">
        <w:t>.</w:t>
      </w:r>
    </w:p>
    <w:p w14:paraId="042CA12D" w14:textId="38298881" w:rsidR="0000563A" w:rsidRPr="0000563A" w:rsidRDefault="0000563A" w:rsidP="000C6A1C">
      <w:pPr>
        <w:pStyle w:val="NormalBPBHEB"/>
        <w:numPr>
          <w:ilvl w:val="0"/>
          <w:numId w:val="35"/>
        </w:numPr>
      </w:pPr>
      <w:r w:rsidRPr="0000563A">
        <w:rPr>
          <w:b/>
          <w:bCs/>
        </w:rPr>
        <w:t xml:space="preserve">Video </w:t>
      </w:r>
      <w:r w:rsidR="00A7448E" w:rsidRPr="0000563A">
        <w:rPr>
          <w:b/>
          <w:bCs/>
        </w:rPr>
        <w:t>analytics and machine learning</w:t>
      </w:r>
      <w:r w:rsidR="00D56093">
        <w:rPr>
          <w:b/>
          <w:bCs/>
        </w:rPr>
        <w:t xml:space="preserve">: </w:t>
      </w:r>
      <w:r w:rsidRPr="0000563A">
        <w:t>Powers applications like object detection, facial recognition, and sentiment analysis.</w:t>
      </w:r>
    </w:p>
    <w:p w14:paraId="2C882AB9" w14:textId="24F5BDF3" w:rsidR="0000563A" w:rsidRPr="0000563A" w:rsidRDefault="0000563A" w:rsidP="000C6A1C">
      <w:pPr>
        <w:pStyle w:val="NormalBPBHEB"/>
        <w:numPr>
          <w:ilvl w:val="0"/>
          <w:numId w:val="35"/>
        </w:numPr>
      </w:pPr>
      <w:r w:rsidRPr="0000563A">
        <w:rPr>
          <w:b/>
          <w:bCs/>
        </w:rPr>
        <w:t xml:space="preserve">Security and </w:t>
      </w:r>
      <w:r w:rsidR="00A7448E">
        <w:rPr>
          <w:b/>
          <w:bCs/>
        </w:rPr>
        <w:t>s</w:t>
      </w:r>
      <w:r w:rsidRPr="0000563A">
        <w:rPr>
          <w:b/>
          <w:bCs/>
        </w:rPr>
        <w:t>urveillance</w:t>
      </w:r>
      <w:r w:rsidR="00D56093">
        <w:rPr>
          <w:b/>
          <w:bCs/>
        </w:rPr>
        <w:t xml:space="preserve">: </w:t>
      </w:r>
      <w:r w:rsidR="00B3465C" w:rsidRPr="0000563A">
        <w:t>Helps</w:t>
      </w:r>
      <w:r w:rsidRPr="0000563A">
        <w:t xml:space="preserve"> scalable monitoring and analysis for multi-camera setups.</w:t>
      </w:r>
    </w:p>
    <w:p w14:paraId="507816D4" w14:textId="45CD5C00" w:rsidR="0000563A" w:rsidRPr="0000563A" w:rsidRDefault="0000563A" w:rsidP="000C6A1C">
      <w:pPr>
        <w:pStyle w:val="NormalBPBHEB"/>
        <w:numPr>
          <w:ilvl w:val="0"/>
          <w:numId w:val="35"/>
        </w:numPr>
      </w:pPr>
      <w:r w:rsidRPr="0000563A">
        <w:rPr>
          <w:b/>
          <w:bCs/>
        </w:rPr>
        <w:t xml:space="preserve">Live </w:t>
      </w:r>
      <w:r w:rsidR="00A7448E">
        <w:rPr>
          <w:b/>
          <w:bCs/>
        </w:rPr>
        <w:t>s</w:t>
      </w:r>
      <w:r w:rsidRPr="0000563A">
        <w:rPr>
          <w:b/>
          <w:bCs/>
        </w:rPr>
        <w:t xml:space="preserve">treaming and </w:t>
      </w:r>
      <w:r w:rsidR="00A7448E">
        <w:rPr>
          <w:b/>
          <w:bCs/>
        </w:rPr>
        <w:t>c</w:t>
      </w:r>
      <w:r w:rsidRPr="0000563A">
        <w:rPr>
          <w:b/>
          <w:bCs/>
        </w:rPr>
        <w:t xml:space="preserve">ontent </w:t>
      </w:r>
      <w:r w:rsidR="00A7448E">
        <w:rPr>
          <w:b/>
          <w:bCs/>
        </w:rPr>
        <w:t>d</w:t>
      </w:r>
      <w:r w:rsidRPr="0000563A">
        <w:rPr>
          <w:b/>
          <w:bCs/>
        </w:rPr>
        <w:t>elivery</w:t>
      </w:r>
      <w:r w:rsidR="00D56093">
        <w:rPr>
          <w:b/>
          <w:bCs/>
        </w:rPr>
        <w:t xml:space="preserve">: </w:t>
      </w:r>
      <w:r w:rsidRPr="0000563A">
        <w:t>Supports high-quality live broadcasts for events, gaming, and interactive streaming.</w:t>
      </w:r>
    </w:p>
    <w:p w14:paraId="283F975B" w14:textId="0A1DF6E5" w:rsidR="0000563A" w:rsidRDefault="0000563A" w:rsidP="000C6A1C">
      <w:pPr>
        <w:pStyle w:val="Heading3BPBHEB"/>
      </w:pPr>
      <w:r w:rsidRPr="0000563A">
        <w:t xml:space="preserve">Best </w:t>
      </w:r>
      <w:r w:rsidR="006E34F1" w:rsidRPr="0000563A">
        <w:t>practices for effective usage</w:t>
      </w:r>
    </w:p>
    <w:p w14:paraId="17A2E059" w14:textId="36BB1064" w:rsidR="0014548F" w:rsidRPr="0014548F" w:rsidRDefault="00DA1332" w:rsidP="000C6A1C">
      <w:pPr>
        <w:pStyle w:val="NormalBPBHEB"/>
      </w:pPr>
      <w:r>
        <w:t>For the effective</w:t>
      </w:r>
      <w:r w:rsidR="007442D7">
        <w:t xml:space="preserve"> deployment of </w:t>
      </w:r>
      <w:r w:rsidR="0014548F" w:rsidRPr="0014548F">
        <w:t>Amazon Kinesis</w:t>
      </w:r>
      <w:r w:rsidR="007442D7">
        <w:t xml:space="preserve">, </w:t>
      </w:r>
      <w:r w:rsidR="00187E4F">
        <w:t>AK</w:t>
      </w:r>
      <w:r w:rsidR="00636F50">
        <w:t xml:space="preserve"> </w:t>
      </w:r>
      <w:r w:rsidR="0014548F" w:rsidRPr="0014548F">
        <w:t>Data Analytics</w:t>
      </w:r>
      <w:r w:rsidR="00636F50">
        <w:t xml:space="preserve">, which </w:t>
      </w:r>
      <w:r w:rsidR="004F13F9">
        <w:t>p</w:t>
      </w:r>
      <w:r w:rsidR="0014548F" w:rsidRPr="0014548F">
        <w:t xml:space="preserve">erforms real-time analytics on streaming data, enabling actionable insights </w:t>
      </w:r>
      <w:sdt>
        <w:sdtPr>
          <w:id w:val="-504129706"/>
          <w:citation/>
        </w:sdtPr>
        <w:sdtContent>
          <w:r w:rsidR="0014548F" w:rsidRPr="0014548F">
            <w:fldChar w:fldCharType="begin"/>
          </w:r>
          <w:r w:rsidR="0014548F" w:rsidRPr="0014548F">
            <w:instrText xml:space="preserve"> CITATION AWS2b4 \l 1033 </w:instrText>
          </w:r>
          <w:r w:rsidR="0014548F" w:rsidRPr="0014548F">
            <w:fldChar w:fldCharType="separate"/>
          </w:r>
          <w:r w:rsidR="00DC66E9" w:rsidRPr="00DC66E9">
            <w:rPr>
              <w:noProof/>
            </w:rPr>
            <w:t>[49]</w:t>
          </w:r>
          <w:r w:rsidR="0014548F" w:rsidRPr="0014548F">
            <w:fldChar w:fldCharType="end"/>
          </w:r>
        </w:sdtContent>
      </w:sdt>
      <w:r w:rsidR="0014548F" w:rsidRPr="0014548F">
        <w:t>.</w:t>
      </w:r>
      <w:r w:rsidR="004F13F9">
        <w:t xml:space="preserve"> Also, A</w:t>
      </w:r>
      <w:r w:rsidR="0014548F" w:rsidRPr="0014548F">
        <w:t xml:space="preserve">mazon </w:t>
      </w:r>
      <w:proofErr w:type="spellStart"/>
      <w:r w:rsidR="0014548F" w:rsidRPr="0014548F">
        <w:t>Rekognition</w:t>
      </w:r>
      <w:proofErr w:type="spellEnd"/>
      <w:r w:rsidR="004F13F9">
        <w:t xml:space="preserve"> </w:t>
      </w:r>
      <w:r w:rsidR="00B7261F">
        <w:t>a</w:t>
      </w:r>
      <w:r w:rsidR="0014548F" w:rsidRPr="0014548F">
        <w:t xml:space="preserve">dds advanced image and video analysis, including object detection and activity tracking </w:t>
      </w:r>
      <w:sdt>
        <w:sdtPr>
          <w:id w:val="2074459670"/>
          <w:citation/>
        </w:sdtPr>
        <w:sdtContent>
          <w:r w:rsidR="0014548F" w:rsidRPr="0014548F">
            <w:fldChar w:fldCharType="begin"/>
          </w:r>
          <w:r w:rsidR="0014548F" w:rsidRPr="0014548F">
            <w:instrText xml:space="preserve"> CITATION Jon24 \l 1033 </w:instrText>
          </w:r>
          <w:r w:rsidR="0014548F" w:rsidRPr="0014548F">
            <w:fldChar w:fldCharType="separate"/>
          </w:r>
          <w:r w:rsidR="00DC66E9" w:rsidRPr="00DC66E9">
            <w:rPr>
              <w:noProof/>
            </w:rPr>
            <w:t>[53]</w:t>
          </w:r>
          <w:r w:rsidR="0014548F" w:rsidRPr="0014548F">
            <w:fldChar w:fldCharType="end"/>
          </w:r>
        </w:sdtContent>
      </w:sdt>
      <w:r w:rsidR="0014548F" w:rsidRPr="0014548F">
        <w:t>.</w:t>
      </w:r>
      <w:r w:rsidR="00B7261F">
        <w:t xml:space="preserve"> </w:t>
      </w:r>
      <w:r w:rsidR="001813BD">
        <w:t>Other best practices include:</w:t>
      </w:r>
    </w:p>
    <w:p w14:paraId="129CF4E9" w14:textId="3C4685A3" w:rsidR="0000563A" w:rsidRPr="0000563A" w:rsidRDefault="00187E4F" w:rsidP="000C6A1C">
      <w:pPr>
        <w:pStyle w:val="NormalBPBHEB"/>
        <w:numPr>
          <w:ilvl w:val="0"/>
          <w:numId w:val="36"/>
        </w:numPr>
      </w:pPr>
      <w:r w:rsidRPr="0000563A">
        <w:rPr>
          <w:b/>
          <w:bCs/>
        </w:rPr>
        <w:t>Improving</w:t>
      </w:r>
      <w:r w:rsidR="0000563A" w:rsidRPr="0000563A">
        <w:rPr>
          <w:b/>
          <w:bCs/>
        </w:rPr>
        <w:t xml:space="preserve"> </w:t>
      </w:r>
      <w:r w:rsidR="000D14F1">
        <w:rPr>
          <w:b/>
          <w:bCs/>
        </w:rPr>
        <w:t>c</w:t>
      </w:r>
      <w:r w:rsidR="0000563A" w:rsidRPr="0000563A">
        <w:rPr>
          <w:b/>
          <w:bCs/>
        </w:rPr>
        <w:t xml:space="preserve">ost and </w:t>
      </w:r>
      <w:r w:rsidR="000D14F1">
        <w:rPr>
          <w:b/>
          <w:bCs/>
        </w:rPr>
        <w:t>p</w:t>
      </w:r>
      <w:r w:rsidR="0000563A" w:rsidRPr="0000563A">
        <w:rPr>
          <w:b/>
          <w:bCs/>
        </w:rPr>
        <w:t>erformance</w:t>
      </w:r>
      <w:r w:rsidR="00D17D60">
        <w:rPr>
          <w:b/>
          <w:bCs/>
        </w:rPr>
        <w:t xml:space="preserve">: </w:t>
      </w:r>
      <w:r w:rsidR="0000563A" w:rsidRPr="0000563A">
        <w:t xml:space="preserve">Configure storage, resolution, and throughput settings based on specific needs </w:t>
      </w:r>
      <w:sdt>
        <w:sdtPr>
          <w:id w:val="1044483711"/>
          <w:citation/>
        </w:sdtPr>
        <w:sdtContent>
          <w:r w:rsidR="00E15FF3">
            <w:fldChar w:fldCharType="begin"/>
          </w:r>
          <w:r w:rsidR="00E15FF3">
            <w:instrText xml:space="preserve"> CITATION Smi23 \l 1033 </w:instrText>
          </w:r>
          <w:r w:rsidR="00E15FF3">
            <w:fldChar w:fldCharType="separate"/>
          </w:r>
          <w:r w:rsidR="00DC66E9" w:rsidRPr="00DC66E9">
            <w:rPr>
              <w:noProof/>
            </w:rPr>
            <w:t>[52]</w:t>
          </w:r>
          <w:r w:rsidR="00E15FF3">
            <w:fldChar w:fldCharType="end"/>
          </w:r>
        </w:sdtContent>
      </w:sdt>
      <w:r w:rsidR="0000563A" w:rsidRPr="0000563A">
        <w:t>.</w:t>
      </w:r>
    </w:p>
    <w:p w14:paraId="19FFE518" w14:textId="1E50FC06" w:rsidR="0000563A" w:rsidRPr="0000563A" w:rsidRDefault="0000563A" w:rsidP="000C6A1C">
      <w:pPr>
        <w:pStyle w:val="NormalBPBHEB"/>
        <w:numPr>
          <w:ilvl w:val="0"/>
          <w:numId w:val="36"/>
        </w:numPr>
      </w:pPr>
      <w:r w:rsidRPr="0000563A">
        <w:rPr>
          <w:b/>
          <w:bCs/>
        </w:rPr>
        <w:t xml:space="preserve">Ensuring </w:t>
      </w:r>
      <w:r w:rsidR="000D14F1">
        <w:rPr>
          <w:b/>
          <w:bCs/>
        </w:rPr>
        <w:t>s</w:t>
      </w:r>
      <w:r w:rsidRPr="0000563A">
        <w:rPr>
          <w:b/>
          <w:bCs/>
        </w:rPr>
        <w:t>ecurity</w:t>
      </w:r>
      <w:r w:rsidR="00D17D60">
        <w:rPr>
          <w:b/>
          <w:bCs/>
        </w:rPr>
        <w:t xml:space="preserve">: </w:t>
      </w:r>
      <w:r w:rsidRPr="0000563A">
        <w:t>Implement encryption and access controls to safeguard video data.</w:t>
      </w:r>
    </w:p>
    <w:p w14:paraId="09049327" w14:textId="3ACE21A5" w:rsidR="0000563A" w:rsidRPr="0000563A" w:rsidRDefault="0086075D" w:rsidP="000C6A1C">
      <w:pPr>
        <w:pStyle w:val="Heading3BPBHEB"/>
      </w:pPr>
      <w:r>
        <w:t>Wrap up</w:t>
      </w:r>
    </w:p>
    <w:p w14:paraId="0F8DF2F2" w14:textId="12F32AF7" w:rsidR="0000563A" w:rsidRPr="0000563A" w:rsidRDefault="0000563A" w:rsidP="000C6A1C">
      <w:pPr>
        <w:pStyle w:val="NormalBPBHEB"/>
      </w:pPr>
      <w:r w:rsidRPr="0000563A">
        <w:t xml:space="preserve">Amazon Kinesis Video Streams </w:t>
      </w:r>
      <w:r w:rsidR="00C078F9" w:rsidRPr="0000563A">
        <w:t>shows</w:t>
      </w:r>
      <w:r w:rsidRPr="0000563A">
        <w:t xml:space="preserve"> the power of video data for applications ranging from analytics to live streaming. By integrating seamlessly with the AWS ecosystem, it enables businesses to derive actionable insights and enhance their digital workflows.</w:t>
      </w:r>
    </w:p>
    <w:p w14:paraId="3A9E4B25" w14:textId="23E138C4" w:rsidR="0011762C" w:rsidRPr="0011762C" w:rsidRDefault="0011762C" w:rsidP="000C6A1C">
      <w:pPr>
        <w:pStyle w:val="Heading2BPBHEB"/>
      </w:pPr>
      <w:r w:rsidRPr="0011762C">
        <w:t xml:space="preserve">Amazon Nimble </w:t>
      </w:r>
      <w:r w:rsidR="00607576">
        <w:t>s</w:t>
      </w:r>
      <w:r w:rsidRPr="0011762C">
        <w:t>tudio</w:t>
      </w:r>
    </w:p>
    <w:p w14:paraId="65B5A46E" w14:textId="77777777" w:rsidR="0011762C" w:rsidRPr="0011762C" w:rsidRDefault="0011762C" w:rsidP="000C6A1C">
      <w:pPr>
        <w:pStyle w:val="NormalBPBHEB"/>
      </w:pPr>
      <w:r w:rsidRPr="0011762C">
        <w:t>Amazon Nimble Studio stands out as an innovative service in AWS's media services portfolio, transforming how studios and creators approach animation, visual effects (VFX), and interactive media production. This section highlights the features, applications, and benefits of Amazon Nimble Studio in the media and entertainment industry.</w:t>
      </w:r>
    </w:p>
    <w:p w14:paraId="6CE67179" w14:textId="124B6EBA" w:rsidR="0011762C" w:rsidRDefault="0011762C" w:rsidP="000C6A1C">
      <w:pPr>
        <w:pStyle w:val="Heading3BPBHEB"/>
      </w:pPr>
      <w:r w:rsidRPr="0011762C">
        <w:lastRenderedPageBreak/>
        <w:t xml:space="preserve">Key </w:t>
      </w:r>
      <w:r w:rsidR="00607576">
        <w:t>f</w:t>
      </w:r>
      <w:r w:rsidRPr="0011762C">
        <w:t xml:space="preserve">eatures </w:t>
      </w:r>
    </w:p>
    <w:p w14:paraId="785E5AD2" w14:textId="77777777" w:rsidR="00C825E8" w:rsidRPr="00C825E8" w:rsidRDefault="00B017A3" w:rsidP="000C6A1C">
      <w:pPr>
        <w:pStyle w:val="NormalBPBHEB"/>
      </w:pPr>
      <w:r w:rsidRPr="00B017A3">
        <w:t>This section highlights the features, applications, and benefits of Amazon Nimble Studio in the media and entertainment industry.</w:t>
      </w:r>
      <w:r>
        <w:t xml:space="preserve"> </w:t>
      </w:r>
      <w:r w:rsidR="00C825E8" w:rsidRPr="00C825E8">
        <w:t>A sample of the key features is as follows:</w:t>
      </w:r>
    </w:p>
    <w:p w14:paraId="612D5283" w14:textId="72E39FE5" w:rsidR="008251F1" w:rsidRPr="008251F1" w:rsidRDefault="008251F1" w:rsidP="00925872">
      <w:pPr>
        <w:pStyle w:val="NormalBPBHEB"/>
      </w:pPr>
      <w:r w:rsidRPr="008251F1">
        <w:rPr>
          <w:b/>
          <w:bCs/>
        </w:rPr>
        <w:t xml:space="preserve">Virtual </w:t>
      </w:r>
      <w:r w:rsidR="00607576">
        <w:rPr>
          <w:b/>
          <w:bCs/>
        </w:rPr>
        <w:t>s</w:t>
      </w:r>
      <w:r w:rsidRPr="008251F1">
        <w:rPr>
          <w:b/>
          <w:bCs/>
        </w:rPr>
        <w:t>tudio in the Cloud</w:t>
      </w:r>
      <w:r w:rsidRPr="008251F1">
        <w:t>: Provides a cloud-based virtual studio, enabling creative professionals to collaborate on content creation from anywhere.</w:t>
      </w:r>
    </w:p>
    <w:p w14:paraId="2F782C08" w14:textId="6D0BA343" w:rsidR="00900AC9" w:rsidRPr="0011762C" w:rsidRDefault="008251F1" w:rsidP="000C6A1C">
      <w:pPr>
        <w:pStyle w:val="NormalBPBHEB"/>
        <w:numPr>
          <w:ilvl w:val="0"/>
          <w:numId w:val="37"/>
        </w:numPr>
      </w:pPr>
      <w:r w:rsidRPr="008251F1">
        <w:rPr>
          <w:b/>
          <w:bCs/>
        </w:rPr>
        <w:t>End-to-</w:t>
      </w:r>
      <w:r w:rsidR="00607576">
        <w:rPr>
          <w:b/>
          <w:bCs/>
        </w:rPr>
        <w:t>e</w:t>
      </w:r>
      <w:r w:rsidRPr="008251F1">
        <w:rPr>
          <w:b/>
          <w:bCs/>
        </w:rPr>
        <w:t xml:space="preserve">nd </w:t>
      </w:r>
      <w:r w:rsidR="00607576">
        <w:rPr>
          <w:b/>
          <w:bCs/>
        </w:rPr>
        <w:t>p</w:t>
      </w:r>
      <w:r w:rsidRPr="008251F1">
        <w:rPr>
          <w:b/>
          <w:bCs/>
        </w:rPr>
        <w:t>roduction</w:t>
      </w:r>
      <w:r w:rsidRPr="008251F1">
        <w:t xml:space="preserve">: Offers comprehensive tools for content production, including virtual workstations, scalable storage, and integration with popular creative applications </w:t>
      </w:r>
      <w:sdt>
        <w:sdtPr>
          <w:id w:val="-1707860845"/>
          <w:citation/>
        </w:sdtPr>
        <w:sdtContent>
          <w:r w:rsidR="00416A8E">
            <w:fldChar w:fldCharType="begin"/>
          </w:r>
          <w:r w:rsidR="00416A8E">
            <w:instrText xml:space="preserve"> CITATION AWS2b4 \l 1033 </w:instrText>
          </w:r>
          <w:r w:rsidR="00416A8E">
            <w:fldChar w:fldCharType="separate"/>
          </w:r>
          <w:r w:rsidR="00DC66E9" w:rsidRPr="00DC66E9">
            <w:rPr>
              <w:noProof/>
            </w:rPr>
            <w:t>[49]</w:t>
          </w:r>
          <w:r w:rsidR="00416A8E">
            <w:fldChar w:fldCharType="end"/>
          </w:r>
        </w:sdtContent>
      </w:sdt>
      <w:r w:rsidR="00416A8E">
        <w:t>.</w:t>
      </w:r>
    </w:p>
    <w:p w14:paraId="5F9C1396" w14:textId="4A82B68C" w:rsidR="0011762C" w:rsidRPr="0011762C" w:rsidRDefault="0011762C" w:rsidP="000C6A1C">
      <w:pPr>
        <w:pStyle w:val="NormalBPBHEB"/>
        <w:numPr>
          <w:ilvl w:val="0"/>
          <w:numId w:val="37"/>
        </w:numPr>
      </w:pPr>
      <w:r w:rsidRPr="0011762C">
        <w:rPr>
          <w:b/>
          <w:bCs/>
        </w:rPr>
        <w:t xml:space="preserve">Collaborative </w:t>
      </w:r>
      <w:r w:rsidR="00607576">
        <w:rPr>
          <w:b/>
          <w:bCs/>
        </w:rPr>
        <w:t>w</w:t>
      </w:r>
      <w:r w:rsidRPr="0011762C">
        <w:rPr>
          <w:b/>
          <w:bCs/>
        </w:rPr>
        <w:t>orkflows</w:t>
      </w:r>
      <w:r w:rsidRPr="0011762C">
        <w:t xml:space="preserve">: </w:t>
      </w:r>
      <w:r w:rsidR="00C078F9" w:rsidRPr="0011762C">
        <w:t>Helps</w:t>
      </w:r>
      <w:r w:rsidRPr="0011762C">
        <w:t xml:space="preserve"> team collaboration, allowing artists and contributors to work simultaneously on projects.</w:t>
      </w:r>
    </w:p>
    <w:p w14:paraId="01A8393D" w14:textId="43AA9B32" w:rsidR="0011762C" w:rsidRPr="0011762C" w:rsidRDefault="0011762C" w:rsidP="000C6A1C">
      <w:pPr>
        <w:pStyle w:val="NormalBPBHEB"/>
        <w:numPr>
          <w:ilvl w:val="0"/>
          <w:numId w:val="37"/>
        </w:numPr>
      </w:pPr>
      <w:r w:rsidRPr="0011762C">
        <w:rPr>
          <w:b/>
          <w:bCs/>
        </w:rPr>
        <w:t xml:space="preserve">Elastic </w:t>
      </w:r>
      <w:r w:rsidR="00607576">
        <w:rPr>
          <w:b/>
          <w:bCs/>
        </w:rPr>
        <w:t>r</w:t>
      </w:r>
      <w:r w:rsidRPr="0011762C">
        <w:rPr>
          <w:b/>
          <w:bCs/>
        </w:rPr>
        <w:t>endering</w:t>
      </w:r>
      <w:r w:rsidRPr="0011762C">
        <w:t xml:space="preserve">: Scales </w:t>
      </w:r>
      <w:r w:rsidR="00C078F9" w:rsidRPr="0011762C">
        <w:t>giving</w:t>
      </w:r>
      <w:r w:rsidRPr="0011762C">
        <w:t xml:space="preserve"> resources based on project requirements, reducing processing times </w:t>
      </w:r>
      <w:sdt>
        <w:sdtPr>
          <w:id w:val="-1615587905"/>
          <w:citation/>
        </w:sdtPr>
        <w:sdtContent>
          <w:r w:rsidR="00416A8E">
            <w:fldChar w:fldCharType="begin"/>
          </w:r>
          <w:r w:rsidR="00416A8E">
            <w:instrText xml:space="preserve"> CITATION Smi23 \l 1033 </w:instrText>
          </w:r>
          <w:r w:rsidR="00416A8E">
            <w:fldChar w:fldCharType="separate"/>
          </w:r>
          <w:r w:rsidR="00DC66E9" w:rsidRPr="00DC66E9">
            <w:rPr>
              <w:noProof/>
            </w:rPr>
            <w:t>[52]</w:t>
          </w:r>
          <w:r w:rsidR="00416A8E">
            <w:fldChar w:fldCharType="end"/>
          </w:r>
        </w:sdtContent>
      </w:sdt>
      <w:r w:rsidRPr="0011762C">
        <w:t>.</w:t>
      </w:r>
    </w:p>
    <w:p w14:paraId="2DA8812C" w14:textId="30FAF0E6" w:rsidR="0011762C" w:rsidRDefault="0011762C" w:rsidP="000C6A1C">
      <w:pPr>
        <w:pStyle w:val="Heading3BPBHEB"/>
      </w:pPr>
      <w:r w:rsidRPr="0011762C">
        <w:t xml:space="preserve">Use </w:t>
      </w:r>
      <w:r w:rsidR="00445121">
        <w:t>c</w:t>
      </w:r>
      <w:r w:rsidRPr="0011762C">
        <w:t xml:space="preserve">ases of Amazon Nimble </w:t>
      </w:r>
      <w:r w:rsidR="00445121">
        <w:t>s</w:t>
      </w:r>
      <w:r w:rsidRPr="0011762C">
        <w:t>tudio</w:t>
      </w:r>
    </w:p>
    <w:p w14:paraId="5718F69A" w14:textId="0DDF7C6F" w:rsidR="00900AC9" w:rsidRPr="0011762C" w:rsidRDefault="00B72712" w:rsidP="000C6A1C">
      <w:pPr>
        <w:pStyle w:val="NormalBPBHEB"/>
      </w:pPr>
      <w:r w:rsidRPr="00B72712">
        <w:rPr>
          <w:b/>
          <w:bCs/>
        </w:rPr>
        <w:t>AWS Identity and Access Management (IAM)</w:t>
      </w:r>
      <w:r w:rsidR="00D049EA">
        <w:rPr>
          <w:b/>
          <w:bCs/>
        </w:rPr>
        <w:t xml:space="preserve"> </w:t>
      </w:r>
      <w:r w:rsidR="006416A6">
        <w:t>is an essential tool when discussing</w:t>
      </w:r>
      <w:r w:rsidR="00F45D4B">
        <w:t xml:space="preserve"> Amazon Nimble Studio success cases</w:t>
      </w:r>
      <w:r w:rsidR="00774B52">
        <w:t>. These</w:t>
      </w:r>
      <w:r w:rsidR="00F45D4B">
        <w:t xml:space="preserve"> services </w:t>
      </w:r>
      <w:r w:rsidR="00B43879">
        <w:t>e</w:t>
      </w:r>
      <w:r w:rsidRPr="00B72712">
        <w:t>nhance security by allowing administrators to set fine-grained permissions for resources.</w:t>
      </w:r>
      <w:r w:rsidR="004C234F">
        <w:t xml:space="preserve"> Other examples include:</w:t>
      </w:r>
    </w:p>
    <w:p w14:paraId="53871215" w14:textId="588897FB" w:rsidR="0011762C" w:rsidRPr="0011762C" w:rsidRDefault="0011762C" w:rsidP="000C6A1C">
      <w:pPr>
        <w:pStyle w:val="NormalBPBHEB"/>
        <w:numPr>
          <w:ilvl w:val="0"/>
          <w:numId w:val="38"/>
        </w:numPr>
      </w:pPr>
      <w:r w:rsidRPr="0011762C">
        <w:rPr>
          <w:b/>
          <w:bCs/>
        </w:rPr>
        <w:t>Animation and VFX</w:t>
      </w:r>
      <w:r w:rsidR="001D22C1">
        <w:rPr>
          <w:b/>
          <w:bCs/>
        </w:rPr>
        <w:t xml:space="preserve">: </w:t>
      </w:r>
      <w:r w:rsidRPr="0011762C">
        <w:t xml:space="preserve">Supports high-quality animation and </w:t>
      </w:r>
      <w:r w:rsidR="006416A6">
        <w:t>visual effects (VFX) production, enhancing</w:t>
      </w:r>
      <w:r w:rsidRPr="0011762C">
        <w:t xml:space="preserve"> collaboration and productivity.</w:t>
      </w:r>
    </w:p>
    <w:p w14:paraId="0E7C7B93" w14:textId="45B49D77" w:rsidR="0011762C" w:rsidRPr="0011762C" w:rsidRDefault="0011762C" w:rsidP="000C6A1C">
      <w:pPr>
        <w:pStyle w:val="NormalBPBHEB"/>
        <w:numPr>
          <w:ilvl w:val="0"/>
          <w:numId w:val="38"/>
        </w:numPr>
      </w:pPr>
      <w:r w:rsidRPr="0011762C">
        <w:rPr>
          <w:b/>
          <w:bCs/>
        </w:rPr>
        <w:t xml:space="preserve">Remote </w:t>
      </w:r>
      <w:r w:rsidR="00445121">
        <w:rPr>
          <w:b/>
          <w:bCs/>
        </w:rPr>
        <w:t>m</w:t>
      </w:r>
      <w:r w:rsidRPr="0011762C">
        <w:rPr>
          <w:b/>
          <w:bCs/>
        </w:rPr>
        <w:t xml:space="preserve">edia </w:t>
      </w:r>
      <w:r w:rsidR="00445121">
        <w:rPr>
          <w:b/>
          <w:bCs/>
        </w:rPr>
        <w:t>c</w:t>
      </w:r>
      <w:r w:rsidRPr="0011762C">
        <w:rPr>
          <w:b/>
          <w:bCs/>
        </w:rPr>
        <w:t>ollaboration</w:t>
      </w:r>
      <w:r w:rsidR="001D22C1">
        <w:rPr>
          <w:b/>
          <w:bCs/>
        </w:rPr>
        <w:t xml:space="preserve">: </w:t>
      </w:r>
      <w:r w:rsidRPr="0011762C">
        <w:t>Enables geographically dispersed teams to collaborate effectively, addressing the challenges of remote production.</w:t>
      </w:r>
    </w:p>
    <w:p w14:paraId="2969B49F" w14:textId="45D1AE88" w:rsidR="0011762C" w:rsidRPr="0011762C" w:rsidRDefault="0011762C" w:rsidP="000C6A1C">
      <w:pPr>
        <w:pStyle w:val="NormalBPBHEB"/>
        <w:numPr>
          <w:ilvl w:val="0"/>
          <w:numId w:val="38"/>
        </w:numPr>
      </w:pPr>
      <w:r w:rsidRPr="0011762C">
        <w:rPr>
          <w:b/>
          <w:bCs/>
        </w:rPr>
        <w:t xml:space="preserve">Interactive </w:t>
      </w:r>
      <w:r w:rsidR="00445121">
        <w:rPr>
          <w:b/>
          <w:bCs/>
        </w:rPr>
        <w:t>m</w:t>
      </w:r>
      <w:r w:rsidRPr="0011762C">
        <w:rPr>
          <w:b/>
          <w:bCs/>
        </w:rPr>
        <w:t xml:space="preserve">edia and </w:t>
      </w:r>
      <w:r w:rsidR="00445121">
        <w:rPr>
          <w:b/>
          <w:bCs/>
        </w:rPr>
        <w:t>g</w:t>
      </w:r>
      <w:r w:rsidRPr="0011762C">
        <w:rPr>
          <w:b/>
          <w:bCs/>
        </w:rPr>
        <w:t>aming</w:t>
      </w:r>
      <w:r w:rsidR="001D22C1">
        <w:rPr>
          <w:b/>
          <w:bCs/>
        </w:rPr>
        <w:t xml:space="preserve">: </w:t>
      </w:r>
      <w:r w:rsidRPr="0011762C">
        <w:t xml:space="preserve">Provides a platform for creating visually stunning and interactive gaming experiences, integrating with popular gaming engines </w:t>
      </w:r>
      <w:sdt>
        <w:sdtPr>
          <w:id w:val="1557665980"/>
          <w:citation/>
        </w:sdtPr>
        <w:sdtContent>
          <w:r w:rsidR="00416A8E">
            <w:fldChar w:fldCharType="begin"/>
          </w:r>
          <w:r w:rsidR="00416A8E">
            <w:instrText xml:space="preserve"> CITATION Jon24 \l 1033 </w:instrText>
          </w:r>
          <w:r w:rsidR="00416A8E">
            <w:fldChar w:fldCharType="separate"/>
          </w:r>
          <w:r w:rsidR="00DC66E9" w:rsidRPr="00DC66E9">
            <w:rPr>
              <w:noProof/>
            </w:rPr>
            <w:t>[53]</w:t>
          </w:r>
          <w:r w:rsidR="00416A8E">
            <w:fldChar w:fldCharType="end"/>
          </w:r>
        </w:sdtContent>
      </w:sdt>
      <w:r w:rsidRPr="0011762C">
        <w:t>.</w:t>
      </w:r>
    </w:p>
    <w:p w14:paraId="1915DF8E" w14:textId="01868F16" w:rsidR="0011762C" w:rsidRDefault="0011762C" w:rsidP="000C6A1C">
      <w:pPr>
        <w:pStyle w:val="Heading3BPBHEB"/>
      </w:pPr>
      <w:commentRangeStart w:id="93"/>
      <w:commentRangeStart w:id="94"/>
      <w:r w:rsidRPr="0011762C">
        <w:t xml:space="preserve">Best </w:t>
      </w:r>
      <w:r w:rsidR="00852D1C" w:rsidRPr="0011762C">
        <w:t xml:space="preserve">practices for </w:t>
      </w:r>
      <w:r w:rsidR="006416A6">
        <w:t>practical</w:t>
      </w:r>
      <w:r w:rsidR="006416A6" w:rsidRPr="0011762C">
        <w:t xml:space="preserve"> </w:t>
      </w:r>
      <w:r w:rsidR="00852D1C" w:rsidRPr="0011762C">
        <w:t>usage</w:t>
      </w:r>
      <w:commentRangeEnd w:id="93"/>
      <w:r w:rsidR="00852D1C">
        <w:rPr>
          <w:rStyle w:val="CommentReference"/>
          <w:rFonts w:asciiTheme="minorHAnsi" w:eastAsiaTheme="minorHAnsi" w:hAnsiTheme="minorHAnsi" w:cstheme="minorBidi"/>
          <w:b w:val="0"/>
          <w:color w:val="auto"/>
          <w:lang w:val="en-US"/>
        </w:rPr>
        <w:commentReference w:id="93"/>
      </w:r>
      <w:commentRangeEnd w:id="94"/>
      <w:r w:rsidR="007B510D">
        <w:rPr>
          <w:rStyle w:val="CommentReference"/>
          <w:rFonts w:asciiTheme="minorHAnsi" w:eastAsiaTheme="minorHAnsi" w:hAnsiTheme="minorHAnsi" w:cstheme="minorBidi"/>
          <w:b w:val="0"/>
          <w:color w:val="auto"/>
          <w:lang w:val="en-US"/>
        </w:rPr>
        <w:commentReference w:id="94"/>
      </w:r>
    </w:p>
    <w:p w14:paraId="1532BC50" w14:textId="0DDDF55A" w:rsidR="00C0271F" w:rsidRDefault="00B96FCB" w:rsidP="00925872">
      <w:pPr>
        <w:pStyle w:val="NormalBPBHEB"/>
      </w:pPr>
      <w:r w:rsidRPr="00B96FCB">
        <w:t xml:space="preserve">To maximize the efficiency of Amazon Nimble Studio, creative teams should adopt best practices that enhance performance, security, and scalability. By integrating AWS storage solutions and </w:t>
      </w:r>
      <w:r w:rsidR="00786E6B" w:rsidRPr="00B96FCB">
        <w:t>improving</w:t>
      </w:r>
      <w:r w:rsidRPr="00B96FCB">
        <w:t xml:space="preserve"> workstation configurations, studios can achieve seamless workflows and cost-effective operations. Key best practices include:</w:t>
      </w:r>
    </w:p>
    <w:p w14:paraId="264F932F" w14:textId="6494C5F3" w:rsidR="00900AC9" w:rsidRPr="0011762C" w:rsidRDefault="00384E66" w:rsidP="000C6A1C">
      <w:pPr>
        <w:pStyle w:val="NormalBPBHEB"/>
        <w:numPr>
          <w:ilvl w:val="0"/>
          <w:numId w:val="39"/>
        </w:numPr>
      </w:pPr>
      <w:r w:rsidRPr="00384E66">
        <w:rPr>
          <w:b/>
          <w:bCs/>
        </w:rPr>
        <w:t xml:space="preserve">Amazon S3 and Amazon </w:t>
      </w:r>
      <w:proofErr w:type="spellStart"/>
      <w:r w:rsidRPr="00384E66">
        <w:rPr>
          <w:b/>
          <w:bCs/>
        </w:rPr>
        <w:t>FSx</w:t>
      </w:r>
      <w:proofErr w:type="spellEnd"/>
      <w:r w:rsidRPr="00384E66">
        <w:rPr>
          <w:b/>
          <w:bCs/>
        </w:rPr>
        <w:t xml:space="preserve"> for </w:t>
      </w:r>
      <w:proofErr w:type="spellStart"/>
      <w:r w:rsidRPr="00384E66">
        <w:rPr>
          <w:b/>
          <w:bCs/>
        </w:rPr>
        <w:t>Lustre</w:t>
      </w:r>
      <w:proofErr w:type="spellEnd"/>
      <w:r w:rsidRPr="00384E66">
        <w:rPr>
          <w:b/>
          <w:bCs/>
        </w:rPr>
        <w:t xml:space="preserve"> </w:t>
      </w:r>
      <w:r w:rsidR="00A537F4">
        <w:t xml:space="preserve">are </w:t>
      </w:r>
      <w:r w:rsidR="0009344F">
        <w:t xml:space="preserve">tools to </w:t>
      </w:r>
      <w:r w:rsidR="00A537F4">
        <w:t>i</w:t>
      </w:r>
      <w:r w:rsidRPr="00384E66">
        <w:t>ntegrate</w:t>
      </w:r>
      <w:r w:rsidR="0009344F">
        <w:t xml:space="preserve"> Amazon Nimble</w:t>
      </w:r>
      <w:r w:rsidRPr="00384E66">
        <w:t xml:space="preserve"> with Amazon S3 for scalable storage and Amazon </w:t>
      </w:r>
      <w:proofErr w:type="spellStart"/>
      <w:r w:rsidRPr="00384E66">
        <w:t>FSx</w:t>
      </w:r>
      <w:proofErr w:type="spellEnd"/>
      <w:r w:rsidRPr="00384E66">
        <w:t xml:space="preserve"> for </w:t>
      </w:r>
      <w:proofErr w:type="spellStart"/>
      <w:r w:rsidRPr="00384E66">
        <w:t>Lustre</w:t>
      </w:r>
      <w:proofErr w:type="spellEnd"/>
      <w:r w:rsidRPr="00384E66">
        <w:t xml:space="preserve"> for high-performance file systems.</w:t>
      </w:r>
      <w:r w:rsidR="00CE1521">
        <w:t xml:space="preserve"> Among the best practices </w:t>
      </w:r>
      <w:r w:rsidR="00F60816">
        <w:t>to</w:t>
      </w:r>
      <w:r w:rsidR="00CE1521">
        <w:t xml:space="preserve"> </w:t>
      </w:r>
      <w:r w:rsidR="007151E5">
        <w:t>improve</w:t>
      </w:r>
      <w:r w:rsidR="00CE1521">
        <w:t xml:space="preserve"> the use of Amazon Nimble are:</w:t>
      </w:r>
    </w:p>
    <w:p w14:paraId="3F0D48B8" w14:textId="620E8C90" w:rsidR="0011762C" w:rsidRPr="0011762C" w:rsidRDefault="006416A6" w:rsidP="000C6A1C">
      <w:pPr>
        <w:pStyle w:val="NormalBPBHEB"/>
        <w:numPr>
          <w:ilvl w:val="0"/>
          <w:numId w:val="39"/>
        </w:numPr>
      </w:pPr>
      <w:r>
        <w:rPr>
          <w:b/>
          <w:bCs/>
        </w:rPr>
        <w:t>Optimizing workstation configurations: Select the optimal instance types and GPU configurations for maximum</w:t>
      </w:r>
      <w:r w:rsidR="0011762C" w:rsidRPr="0011762C">
        <w:t xml:space="preserve"> performance.</w:t>
      </w:r>
    </w:p>
    <w:p w14:paraId="01654463" w14:textId="4178315E" w:rsidR="0011762C" w:rsidRPr="0011762C" w:rsidRDefault="0011762C" w:rsidP="000C6A1C">
      <w:pPr>
        <w:pStyle w:val="NormalBPBHEB"/>
        <w:numPr>
          <w:ilvl w:val="0"/>
          <w:numId w:val="39"/>
        </w:numPr>
      </w:pPr>
      <w:r w:rsidRPr="0011762C">
        <w:rPr>
          <w:b/>
          <w:bCs/>
        </w:rPr>
        <w:t xml:space="preserve">Implementing </w:t>
      </w:r>
      <w:r w:rsidR="00852D1C">
        <w:rPr>
          <w:b/>
          <w:bCs/>
        </w:rPr>
        <w:t>s</w:t>
      </w:r>
      <w:r w:rsidRPr="0011762C">
        <w:rPr>
          <w:b/>
          <w:bCs/>
        </w:rPr>
        <w:t xml:space="preserve">ecure </w:t>
      </w:r>
      <w:r w:rsidR="00852D1C">
        <w:rPr>
          <w:b/>
          <w:bCs/>
        </w:rPr>
        <w:t>c</w:t>
      </w:r>
      <w:r w:rsidRPr="0011762C">
        <w:rPr>
          <w:b/>
          <w:bCs/>
        </w:rPr>
        <w:t>ollaboration</w:t>
      </w:r>
      <w:r w:rsidR="00A77E82">
        <w:rPr>
          <w:b/>
          <w:bCs/>
        </w:rPr>
        <w:t xml:space="preserve">: </w:t>
      </w:r>
      <w:r w:rsidRPr="0011762C">
        <w:t xml:space="preserve">Configure access controls, encrypt data, and </w:t>
      </w:r>
      <w:proofErr w:type="gramStart"/>
      <w:r w:rsidR="006416A6">
        <w:t>regularly</w:t>
      </w:r>
      <w:proofErr w:type="gramEnd"/>
      <w:r w:rsidR="006416A6">
        <w:t xml:space="preserve"> audit permissions</w:t>
      </w:r>
      <w:r w:rsidRPr="0011762C">
        <w:t>.</w:t>
      </w:r>
    </w:p>
    <w:p w14:paraId="24FD3C3E" w14:textId="7641CA6E" w:rsidR="0011762C" w:rsidRPr="0011762C" w:rsidRDefault="008865C3" w:rsidP="000C6A1C">
      <w:pPr>
        <w:pStyle w:val="Heading3BPBHEB"/>
      </w:pPr>
      <w:r>
        <w:lastRenderedPageBreak/>
        <w:t>Wrap up</w:t>
      </w:r>
    </w:p>
    <w:p w14:paraId="21FCEBCC" w14:textId="77777777" w:rsidR="0011762C" w:rsidRPr="0011762C" w:rsidRDefault="0011762C" w:rsidP="000C6A1C">
      <w:pPr>
        <w:pStyle w:val="NormalBPBHEB"/>
      </w:pPr>
      <w:r w:rsidRPr="0011762C">
        <w:t>Amazon Nimble Studio is a transformative service for the media and entertainment sector, enabling seamless collaboration, scalability, and flexibility in content creation workflows. It addresses the evolving needs of creative professionals, offering a robust platform for cloud-enabled media production.</w:t>
      </w:r>
    </w:p>
    <w:p w14:paraId="51C9F414" w14:textId="17956720" w:rsidR="008865C3" w:rsidRPr="008865C3" w:rsidRDefault="008865C3" w:rsidP="000C6A1C">
      <w:pPr>
        <w:pStyle w:val="Heading2BPBHEB"/>
      </w:pPr>
      <w:r w:rsidRPr="008865C3">
        <w:t xml:space="preserve">AWS </w:t>
      </w:r>
      <w:r w:rsidR="00D14AA7" w:rsidRPr="008865C3">
        <w:t>elemental appliances &amp; software</w:t>
      </w:r>
    </w:p>
    <w:p w14:paraId="4BA5826D" w14:textId="77777777" w:rsidR="008865C3" w:rsidRPr="008865C3" w:rsidRDefault="008865C3" w:rsidP="000C6A1C">
      <w:pPr>
        <w:pStyle w:val="NormalBPBHEB"/>
      </w:pPr>
      <w:r w:rsidRPr="008865C3">
        <w:t>AWS Elemental Appliances &amp; Software is a comprehensive suite of solutions designed to revolutionize video processing and delivery workflows. This section provides an in-depth exploration of the key components, features, and applications of AWS Elemental Appliances &amp; Software, illustrating its critical role in delivering high-quality, scalable, and efficient video content across various platforms.</w:t>
      </w:r>
    </w:p>
    <w:p w14:paraId="6527295B" w14:textId="19991CE1" w:rsidR="008865C3" w:rsidRDefault="008865C3" w:rsidP="000C6A1C">
      <w:pPr>
        <w:pStyle w:val="Heading3BPBHEB"/>
      </w:pPr>
      <w:r w:rsidRPr="009465ED">
        <w:t xml:space="preserve">Key </w:t>
      </w:r>
      <w:r w:rsidR="00D14AA7">
        <w:t>c</w:t>
      </w:r>
      <w:r w:rsidRPr="009465ED">
        <w:t xml:space="preserve">omponents and </w:t>
      </w:r>
      <w:r w:rsidR="00D14AA7">
        <w:t>f</w:t>
      </w:r>
      <w:r w:rsidRPr="009465ED">
        <w:t>eatures</w:t>
      </w:r>
    </w:p>
    <w:p w14:paraId="6E32C912" w14:textId="7D041FBC" w:rsidR="00B04D0E" w:rsidRPr="00B04D0E" w:rsidRDefault="00F156DF" w:rsidP="000C6A1C">
      <w:pPr>
        <w:pStyle w:val="NormalBPBHEB"/>
      </w:pPr>
      <w:r>
        <w:t xml:space="preserve">AWS Elemental includes </w:t>
      </w:r>
      <w:r w:rsidR="00667452">
        <w:t xml:space="preserve">the following key features to reinforce its </w:t>
      </w:r>
      <w:r w:rsidR="00667452" w:rsidRPr="00AA3C78">
        <w:t>role in delivering high-quality, scalable, and efficient video content across various platforms</w:t>
      </w:r>
      <w:r w:rsidR="00A06D6F">
        <w:t>:</w:t>
      </w:r>
    </w:p>
    <w:p w14:paraId="2A6A7ADA" w14:textId="3A39F222" w:rsidR="008865C3" w:rsidRPr="008865C3" w:rsidRDefault="008865C3" w:rsidP="000C6A1C">
      <w:pPr>
        <w:pStyle w:val="NormalBPBHEB"/>
        <w:numPr>
          <w:ilvl w:val="0"/>
          <w:numId w:val="40"/>
        </w:numPr>
      </w:pPr>
      <w:r w:rsidRPr="008865C3">
        <w:rPr>
          <w:b/>
          <w:bCs/>
        </w:rPr>
        <w:t xml:space="preserve">Elemental </w:t>
      </w:r>
      <w:r w:rsidR="00D14AA7">
        <w:rPr>
          <w:b/>
          <w:bCs/>
        </w:rPr>
        <w:t>l</w:t>
      </w:r>
      <w:r w:rsidRPr="008865C3">
        <w:rPr>
          <w:b/>
          <w:bCs/>
        </w:rPr>
        <w:t>ive</w:t>
      </w:r>
      <w:r w:rsidRPr="008865C3">
        <w:t xml:space="preserve">: Real-time video and audio processing software that ensures high-quality live streaming by encoding and packaging content for various devices </w:t>
      </w:r>
      <w:sdt>
        <w:sdtPr>
          <w:id w:val="337816439"/>
          <w:citation/>
        </w:sdtPr>
        <w:sdtContent>
          <w:r w:rsidR="00E825FB">
            <w:fldChar w:fldCharType="begin"/>
          </w:r>
          <w:r w:rsidR="00E07ED0">
            <w:instrText xml:space="preserve">CITATION AWSnd \l 1033 </w:instrText>
          </w:r>
          <w:r w:rsidR="00E825FB">
            <w:fldChar w:fldCharType="separate"/>
          </w:r>
          <w:r w:rsidR="00DC66E9" w:rsidRPr="00DC66E9">
            <w:rPr>
              <w:noProof/>
            </w:rPr>
            <w:t>[56]</w:t>
          </w:r>
          <w:r w:rsidR="00E825FB">
            <w:fldChar w:fldCharType="end"/>
          </w:r>
        </w:sdtContent>
      </w:sdt>
      <w:r w:rsidR="00B77D71">
        <w:t>.</w:t>
      </w:r>
    </w:p>
    <w:p w14:paraId="51F7BB29" w14:textId="0A6C7C0A" w:rsidR="008865C3" w:rsidRPr="008865C3" w:rsidRDefault="008865C3" w:rsidP="000C6A1C">
      <w:pPr>
        <w:pStyle w:val="NormalBPBHEB"/>
        <w:numPr>
          <w:ilvl w:val="0"/>
          <w:numId w:val="40"/>
        </w:numPr>
      </w:pPr>
      <w:r w:rsidRPr="008865C3">
        <w:rPr>
          <w:b/>
          <w:bCs/>
        </w:rPr>
        <w:t xml:space="preserve">Elemental </w:t>
      </w:r>
      <w:r w:rsidR="00D14AA7">
        <w:rPr>
          <w:b/>
          <w:bCs/>
        </w:rPr>
        <w:t>s</w:t>
      </w:r>
      <w:r w:rsidRPr="008865C3">
        <w:rPr>
          <w:b/>
          <w:bCs/>
        </w:rPr>
        <w:t>erver</w:t>
      </w:r>
      <w:r w:rsidRPr="008865C3">
        <w:t xml:space="preserve">: An on-premises video processing solution for file-based video transcoding, creating on-demand assets </w:t>
      </w:r>
      <w:r w:rsidR="007151E5" w:rsidRPr="008865C3">
        <w:t>improved</w:t>
      </w:r>
      <w:r w:rsidRPr="008865C3">
        <w:t xml:space="preserve"> for different screens </w:t>
      </w:r>
      <w:sdt>
        <w:sdtPr>
          <w:id w:val="-716960430"/>
          <w:citation/>
        </w:sdtPr>
        <w:sdtContent>
          <w:r w:rsidR="00B77D71">
            <w:fldChar w:fldCharType="begin"/>
          </w:r>
          <w:r w:rsidR="00B77D71">
            <w:instrText xml:space="preserve"> CITATION Smi23 \l 1033 </w:instrText>
          </w:r>
          <w:r w:rsidR="00B77D71">
            <w:fldChar w:fldCharType="separate"/>
          </w:r>
          <w:r w:rsidR="00DC66E9" w:rsidRPr="00DC66E9">
            <w:rPr>
              <w:noProof/>
            </w:rPr>
            <w:t>[52]</w:t>
          </w:r>
          <w:r w:rsidR="00B77D71">
            <w:fldChar w:fldCharType="end"/>
          </w:r>
        </w:sdtContent>
      </w:sdt>
      <w:r w:rsidR="00B77D71">
        <w:t>.</w:t>
      </w:r>
    </w:p>
    <w:p w14:paraId="27D3F60D" w14:textId="00A4DFCE" w:rsidR="008865C3" w:rsidRDefault="008865C3" w:rsidP="000C6A1C">
      <w:pPr>
        <w:pStyle w:val="NormalBPBHEB"/>
        <w:numPr>
          <w:ilvl w:val="0"/>
          <w:numId w:val="40"/>
        </w:numPr>
      </w:pPr>
      <w:r w:rsidRPr="008865C3">
        <w:rPr>
          <w:b/>
          <w:bCs/>
        </w:rPr>
        <w:t xml:space="preserve">Elemental </w:t>
      </w:r>
      <w:r w:rsidR="00D14AA7">
        <w:rPr>
          <w:b/>
          <w:bCs/>
        </w:rPr>
        <w:t>c</w:t>
      </w:r>
      <w:r w:rsidRPr="008865C3">
        <w:rPr>
          <w:b/>
          <w:bCs/>
        </w:rPr>
        <w:t>onductor</w:t>
      </w:r>
      <w:r w:rsidRPr="008865C3">
        <w:t xml:space="preserve">: A centralized management tool for coordinating multiple Elemental Live and Server instances, streamlining control and monitoring </w:t>
      </w:r>
      <w:sdt>
        <w:sdtPr>
          <w:id w:val="299268410"/>
          <w:citation/>
        </w:sdtPr>
        <w:sdtContent>
          <w:r w:rsidR="00B77D71">
            <w:fldChar w:fldCharType="begin"/>
          </w:r>
          <w:r w:rsidR="00B77D71">
            <w:instrText xml:space="preserve"> CITATION Jon24 \l 1033 </w:instrText>
          </w:r>
          <w:r w:rsidR="00B77D71">
            <w:fldChar w:fldCharType="separate"/>
          </w:r>
          <w:r w:rsidR="00DC66E9" w:rsidRPr="00DC66E9">
            <w:rPr>
              <w:noProof/>
            </w:rPr>
            <w:t>[53]</w:t>
          </w:r>
          <w:r w:rsidR="00B77D71">
            <w:fldChar w:fldCharType="end"/>
          </w:r>
        </w:sdtContent>
      </w:sdt>
      <w:r w:rsidR="00B77D71">
        <w:t>.</w:t>
      </w:r>
    </w:p>
    <w:p w14:paraId="1A6EA62E" w14:textId="4434CA61" w:rsidR="004D00A4" w:rsidRPr="004D00A4" w:rsidRDefault="004D00A4" w:rsidP="000C6A1C">
      <w:pPr>
        <w:pStyle w:val="NormalBPBHEB"/>
        <w:numPr>
          <w:ilvl w:val="0"/>
          <w:numId w:val="40"/>
        </w:numPr>
      </w:pPr>
      <w:r w:rsidRPr="004D00A4">
        <w:rPr>
          <w:b/>
          <w:bCs/>
        </w:rPr>
        <w:t xml:space="preserve">Complete </w:t>
      </w:r>
      <w:r w:rsidR="00D14AA7">
        <w:rPr>
          <w:b/>
          <w:bCs/>
        </w:rPr>
        <w:t>v</w:t>
      </w:r>
      <w:r w:rsidRPr="004D00A4">
        <w:rPr>
          <w:b/>
          <w:bCs/>
        </w:rPr>
        <w:t xml:space="preserve">ideo </w:t>
      </w:r>
      <w:r w:rsidR="00D14AA7">
        <w:rPr>
          <w:b/>
          <w:bCs/>
        </w:rPr>
        <w:t>p</w:t>
      </w:r>
      <w:r w:rsidRPr="004D00A4">
        <w:rPr>
          <w:b/>
          <w:bCs/>
        </w:rPr>
        <w:t xml:space="preserve">rocessing </w:t>
      </w:r>
      <w:r w:rsidR="00D14AA7">
        <w:rPr>
          <w:b/>
          <w:bCs/>
        </w:rPr>
        <w:t>s</w:t>
      </w:r>
      <w:r w:rsidRPr="004D00A4">
        <w:rPr>
          <w:b/>
          <w:bCs/>
        </w:rPr>
        <w:t>olution</w:t>
      </w:r>
      <w:r w:rsidRPr="004D00A4">
        <w:t>: Provides a comprehensive solution for video processing, encompassing encoding, transcoding, packaging, and delivery.</w:t>
      </w:r>
    </w:p>
    <w:p w14:paraId="21E9EC1C" w14:textId="228A53C6" w:rsidR="004D00A4" w:rsidRPr="004D00A4" w:rsidRDefault="004D00A4" w:rsidP="000C6A1C">
      <w:pPr>
        <w:pStyle w:val="NormalBPBHEB"/>
        <w:numPr>
          <w:ilvl w:val="0"/>
          <w:numId w:val="40"/>
        </w:numPr>
      </w:pPr>
      <w:r w:rsidRPr="004D00A4">
        <w:rPr>
          <w:b/>
          <w:bCs/>
        </w:rPr>
        <w:t xml:space="preserve">Scalability and </w:t>
      </w:r>
      <w:r w:rsidR="00D14AA7">
        <w:rPr>
          <w:b/>
          <w:bCs/>
        </w:rPr>
        <w:t>f</w:t>
      </w:r>
      <w:r w:rsidRPr="004D00A4">
        <w:rPr>
          <w:b/>
          <w:bCs/>
        </w:rPr>
        <w:t>lexibility</w:t>
      </w:r>
      <w:r w:rsidRPr="004D00A4">
        <w:t xml:space="preserve">: Built to scale and adapt to varying project demands and audience sizes </w:t>
      </w:r>
      <w:sdt>
        <w:sdtPr>
          <w:id w:val="289557348"/>
          <w:citation/>
        </w:sdtPr>
        <w:sdtContent>
          <w:r w:rsidR="00B77D71">
            <w:fldChar w:fldCharType="begin"/>
          </w:r>
          <w:r w:rsidR="00E07ED0">
            <w:instrText xml:space="preserve">CITATION AWSnd \l 1033 </w:instrText>
          </w:r>
          <w:r w:rsidR="00B77D71">
            <w:fldChar w:fldCharType="separate"/>
          </w:r>
          <w:r w:rsidR="00DC66E9" w:rsidRPr="00DC66E9">
            <w:rPr>
              <w:noProof/>
            </w:rPr>
            <w:t>[56]</w:t>
          </w:r>
          <w:r w:rsidR="00B77D71">
            <w:fldChar w:fldCharType="end"/>
          </w:r>
        </w:sdtContent>
      </w:sdt>
      <w:r w:rsidR="00B77D71">
        <w:t>.</w:t>
      </w:r>
    </w:p>
    <w:p w14:paraId="0993289E" w14:textId="6BA4522E" w:rsidR="008865C3" w:rsidRDefault="008865C3" w:rsidP="000C6A1C">
      <w:pPr>
        <w:pStyle w:val="Heading3BPBHEB"/>
      </w:pPr>
      <w:r w:rsidRPr="009465ED">
        <w:t xml:space="preserve">Use </w:t>
      </w:r>
      <w:r w:rsidR="00BC6358">
        <w:t>c</w:t>
      </w:r>
      <w:r w:rsidRPr="009465ED">
        <w:t xml:space="preserve">ases of AWS </w:t>
      </w:r>
      <w:r w:rsidR="00D14AA7">
        <w:t>e</w:t>
      </w:r>
      <w:r w:rsidRPr="009465ED">
        <w:t xml:space="preserve">lemental </w:t>
      </w:r>
      <w:r w:rsidR="00D14AA7">
        <w:t>a</w:t>
      </w:r>
      <w:r w:rsidRPr="009465ED">
        <w:t xml:space="preserve">ppliances </w:t>
      </w:r>
      <w:r w:rsidR="00D14AA7">
        <w:t>and</w:t>
      </w:r>
      <w:r w:rsidRPr="009465ED">
        <w:t xml:space="preserve"> </w:t>
      </w:r>
      <w:r w:rsidR="00D14AA7">
        <w:t>s</w:t>
      </w:r>
      <w:r w:rsidRPr="009465ED">
        <w:t>oftware</w:t>
      </w:r>
    </w:p>
    <w:p w14:paraId="518CB14E" w14:textId="171A348C" w:rsidR="00E911F2" w:rsidRPr="009465ED" w:rsidRDefault="00A36743" w:rsidP="00925872">
      <w:pPr>
        <w:pStyle w:val="NormalBPBHEB"/>
      </w:pPr>
      <w:r w:rsidRPr="00A36743">
        <w:t xml:space="preserve">AWS Elemental Appliances &amp; Software is designed to meet the evolving demands of video content providers, broadcasters, and live-streaming platforms. Whether powering high-profile live events or enabling seamless on-demand video streaming, AWS Elemental solutions deliver industry-leading performance, scalability, and flexibility. The following are key use cases </w:t>
      </w:r>
      <w:r w:rsidR="00786E6B" w:rsidRPr="00A36743">
        <w:t>showing</w:t>
      </w:r>
      <w:r w:rsidRPr="00A36743">
        <w:t xml:space="preserve"> its capabilities</w:t>
      </w:r>
      <w:r w:rsidR="00DA3A48">
        <w:t>:</w:t>
      </w:r>
    </w:p>
    <w:p w14:paraId="5F1686C7" w14:textId="4D91036E" w:rsidR="008865C3" w:rsidRPr="008865C3" w:rsidRDefault="008865C3" w:rsidP="000C6A1C">
      <w:pPr>
        <w:pStyle w:val="NormalBPBHEB"/>
        <w:numPr>
          <w:ilvl w:val="0"/>
          <w:numId w:val="41"/>
        </w:numPr>
      </w:pPr>
      <w:commentRangeStart w:id="95"/>
      <w:commentRangeStart w:id="96"/>
      <w:r w:rsidRPr="008865C3">
        <w:rPr>
          <w:b/>
          <w:bCs/>
        </w:rPr>
        <w:t xml:space="preserve">Live </w:t>
      </w:r>
      <w:r w:rsidR="00BC6358">
        <w:rPr>
          <w:b/>
          <w:bCs/>
        </w:rPr>
        <w:t>e</w:t>
      </w:r>
      <w:r w:rsidRPr="008865C3">
        <w:rPr>
          <w:b/>
          <w:bCs/>
        </w:rPr>
        <w:t xml:space="preserve">vent </w:t>
      </w:r>
      <w:r w:rsidR="00BC6358">
        <w:rPr>
          <w:b/>
          <w:bCs/>
        </w:rPr>
        <w:t>s</w:t>
      </w:r>
      <w:r w:rsidRPr="008865C3">
        <w:rPr>
          <w:b/>
          <w:bCs/>
        </w:rPr>
        <w:t>treaming</w:t>
      </w:r>
      <w:r w:rsidR="00FA7CD1">
        <w:rPr>
          <w:b/>
          <w:bCs/>
        </w:rPr>
        <w:t xml:space="preserve">: </w:t>
      </w:r>
      <w:commentRangeEnd w:id="95"/>
      <w:r w:rsidR="00BC6358">
        <w:rPr>
          <w:rStyle w:val="CommentReference"/>
        </w:rPr>
        <w:commentReference w:id="95"/>
      </w:r>
      <w:commentRangeEnd w:id="96"/>
      <w:r w:rsidR="00DA3A48">
        <w:rPr>
          <w:rStyle w:val="CommentReference"/>
          <w:rFonts w:asciiTheme="minorHAnsi" w:eastAsiaTheme="minorHAnsi" w:hAnsiTheme="minorHAnsi" w:cstheme="minorBidi"/>
        </w:rPr>
        <w:commentReference w:id="96"/>
      </w:r>
      <w:r w:rsidRPr="008865C3">
        <w:t xml:space="preserve">Enables real-time encoding and packaging of video content for global audiences during live events, ensuring a seamless viewing experience </w:t>
      </w:r>
      <w:sdt>
        <w:sdtPr>
          <w:id w:val="1602455049"/>
          <w:citation/>
        </w:sdtPr>
        <w:sdtContent>
          <w:r w:rsidR="00C21FFA">
            <w:fldChar w:fldCharType="begin"/>
          </w:r>
          <w:r w:rsidR="00C21FFA">
            <w:instrText xml:space="preserve"> CITATION Smi23 \l 1033 </w:instrText>
          </w:r>
          <w:r w:rsidR="00C21FFA">
            <w:fldChar w:fldCharType="separate"/>
          </w:r>
          <w:r w:rsidR="00DC66E9" w:rsidRPr="00DC66E9">
            <w:rPr>
              <w:noProof/>
            </w:rPr>
            <w:t>[52]</w:t>
          </w:r>
          <w:r w:rsidR="00C21FFA">
            <w:fldChar w:fldCharType="end"/>
          </w:r>
        </w:sdtContent>
      </w:sdt>
      <w:r w:rsidR="00C21FFA">
        <w:t>.</w:t>
      </w:r>
    </w:p>
    <w:p w14:paraId="1546FE8A" w14:textId="171ED05A" w:rsidR="008865C3" w:rsidRPr="008865C3" w:rsidRDefault="008865C3" w:rsidP="000C6A1C">
      <w:pPr>
        <w:pStyle w:val="NormalBPBHEB"/>
        <w:numPr>
          <w:ilvl w:val="0"/>
          <w:numId w:val="41"/>
        </w:numPr>
      </w:pPr>
      <w:r w:rsidRPr="008865C3">
        <w:rPr>
          <w:b/>
          <w:bCs/>
        </w:rPr>
        <w:t>On-</w:t>
      </w:r>
      <w:r w:rsidR="00BC6358">
        <w:rPr>
          <w:b/>
          <w:bCs/>
        </w:rPr>
        <w:t>d</w:t>
      </w:r>
      <w:r w:rsidRPr="008865C3">
        <w:rPr>
          <w:b/>
          <w:bCs/>
        </w:rPr>
        <w:t xml:space="preserve">emand </w:t>
      </w:r>
      <w:r w:rsidR="00BC6358">
        <w:rPr>
          <w:b/>
          <w:bCs/>
        </w:rPr>
        <w:t>v</w:t>
      </w:r>
      <w:r w:rsidRPr="008865C3">
        <w:rPr>
          <w:b/>
          <w:bCs/>
        </w:rPr>
        <w:t xml:space="preserve">ideo </w:t>
      </w:r>
      <w:r w:rsidR="00BC6358">
        <w:rPr>
          <w:b/>
          <w:bCs/>
        </w:rPr>
        <w:t>p</w:t>
      </w:r>
      <w:r w:rsidRPr="008865C3">
        <w:rPr>
          <w:b/>
          <w:bCs/>
        </w:rPr>
        <w:t>rocessing</w:t>
      </w:r>
      <w:r w:rsidR="00FA7CD1">
        <w:rPr>
          <w:b/>
          <w:bCs/>
        </w:rPr>
        <w:t xml:space="preserve">: </w:t>
      </w:r>
      <w:r w:rsidRPr="008865C3">
        <w:t xml:space="preserve">Empowers content providers to transcode and package video files, </w:t>
      </w:r>
      <w:r w:rsidR="007151E5" w:rsidRPr="008865C3">
        <w:t>improving</w:t>
      </w:r>
      <w:r w:rsidRPr="008865C3">
        <w:t xml:space="preserve"> them for delivery across various platforms </w:t>
      </w:r>
      <w:sdt>
        <w:sdtPr>
          <w:id w:val="1918204987"/>
          <w:citation/>
        </w:sdtPr>
        <w:sdtContent>
          <w:r w:rsidR="006A00C2">
            <w:fldChar w:fldCharType="begin"/>
          </w:r>
          <w:r w:rsidR="00E07ED0">
            <w:instrText xml:space="preserve">CITATION AWSnd \l 1033 </w:instrText>
          </w:r>
          <w:r w:rsidR="006A00C2">
            <w:fldChar w:fldCharType="separate"/>
          </w:r>
          <w:r w:rsidR="00DC66E9" w:rsidRPr="00DC66E9">
            <w:rPr>
              <w:noProof/>
            </w:rPr>
            <w:t>[56]</w:t>
          </w:r>
          <w:r w:rsidR="006A00C2">
            <w:fldChar w:fldCharType="end"/>
          </w:r>
        </w:sdtContent>
      </w:sdt>
      <w:r w:rsidR="006A00C2">
        <w:t>.</w:t>
      </w:r>
    </w:p>
    <w:p w14:paraId="0DCDBC3D" w14:textId="4CA94200" w:rsidR="008865C3" w:rsidRPr="008865C3" w:rsidRDefault="008865C3" w:rsidP="000C6A1C">
      <w:pPr>
        <w:pStyle w:val="NormalBPBHEB"/>
        <w:numPr>
          <w:ilvl w:val="0"/>
          <w:numId w:val="41"/>
        </w:numPr>
      </w:pPr>
      <w:r w:rsidRPr="008865C3">
        <w:rPr>
          <w:b/>
          <w:bCs/>
        </w:rPr>
        <w:lastRenderedPageBreak/>
        <w:t>Multi-</w:t>
      </w:r>
      <w:r w:rsidR="00BC6358">
        <w:rPr>
          <w:b/>
          <w:bCs/>
        </w:rPr>
        <w:t>s</w:t>
      </w:r>
      <w:r w:rsidRPr="008865C3">
        <w:rPr>
          <w:b/>
          <w:bCs/>
        </w:rPr>
        <w:t xml:space="preserve">creen </w:t>
      </w:r>
      <w:r w:rsidR="00BC6358">
        <w:rPr>
          <w:b/>
          <w:bCs/>
        </w:rPr>
        <w:t>v</w:t>
      </w:r>
      <w:r w:rsidRPr="008865C3">
        <w:rPr>
          <w:b/>
          <w:bCs/>
        </w:rPr>
        <w:t xml:space="preserve">ideo </w:t>
      </w:r>
      <w:r w:rsidR="00BC6358">
        <w:rPr>
          <w:b/>
          <w:bCs/>
        </w:rPr>
        <w:t>d</w:t>
      </w:r>
      <w:r w:rsidRPr="008865C3">
        <w:rPr>
          <w:b/>
          <w:bCs/>
        </w:rPr>
        <w:t>elivery</w:t>
      </w:r>
      <w:r w:rsidR="00FA7CD1">
        <w:rPr>
          <w:b/>
          <w:bCs/>
        </w:rPr>
        <w:t xml:space="preserve">: </w:t>
      </w:r>
      <w:r w:rsidRPr="008865C3">
        <w:t xml:space="preserve">Creates adaptive bitrate streams, ensuring </w:t>
      </w:r>
      <w:r w:rsidR="007151E5" w:rsidRPr="008865C3">
        <w:t>best</w:t>
      </w:r>
      <w:r w:rsidRPr="008865C3">
        <w:t xml:space="preserve"> video quality tailored to device and network conditions </w:t>
      </w:r>
      <w:sdt>
        <w:sdtPr>
          <w:id w:val="-266238478"/>
          <w:citation/>
        </w:sdtPr>
        <w:sdtContent>
          <w:r w:rsidR="001F3E31">
            <w:fldChar w:fldCharType="begin"/>
          </w:r>
          <w:r w:rsidR="001F3E31">
            <w:instrText xml:space="preserve"> CITATION Jon24 \l 1033 </w:instrText>
          </w:r>
          <w:r w:rsidR="001F3E31">
            <w:fldChar w:fldCharType="separate"/>
          </w:r>
          <w:r w:rsidR="00DC66E9" w:rsidRPr="00DC66E9">
            <w:rPr>
              <w:noProof/>
            </w:rPr>
            <w:t>[53]</w:t>
          </w:r>
          <w:r w:rsidR="001F3E31">
            <w:fldChar w:fldCharType="end"/>
          </w:r>
        </w:sdtContent>
      </w:sdt>
      <w:r w:rsidRPr="008865C3">
        <w:t>.</w:t>
      </w:r>
    </w:p>
    <w:p w14:paraId="5074BD42" w14:textId="7383AA7F" w:rsidR="008865C3" w:rsidRDefault="008865C3" w:rsidP="000C6A1C">
      <w:pPr>
        <w:pStyle w:val="Heading3BPBHEB"/>
      </w:pPr>
      <w:r w:rsidRPr="009465ED">
        <w:t xml:space="preserve">Best </w:t>
      </w:r>
      <w:r w:rsidR="00DA08EB">
        <w:t>p</w:t>
      </w:r>
      <w:r w:rsidRPr="009465ED">
        <w:t xml:space="preserve">ractices for </w:t>
      </w:r>
      <w:r w:rsidR="00DC66E9">
        <w:t>practical</w:t>
      </w:r>
      <w:r w:rsidR="00DC66E9" w:rsidRPr="009465ED">
        <w:t xml:space="preserve"> </w:t>
      </w:r>
      <w:r w:rsidR="00DA08EB">
        <w:t>u</w:t>
      </w:r>
      <w:r w:rsidRPr="009465ED">
        <w:t>sage</w:t>
      </w:r>
    </w:p>
    <w:p w14:paraId="14F7EDFB" w14:textId="10F0CB40" w:rsidR="00321C7F" w:rsidRPr="00321C7F" w:rsidRDefault="00321C7F" w:rsidP="000C6A1C">
      <w:pPr>
        <w:pStyle w:val="NormalBPBHEB"/>
      </w:pPr>
      <w:r w:rsidRPr="006A00C2">
        <w:rPr>
          <w:b/>
          <w:bCs/>
        </w:rPr>
        <w:t>AWS Elemental MediaPackag</w:t>
      </w:r>
      <w:r w:rsidR="004B74BA" w:rsidRPr="006A00C2">
        <w:rPr>
          <w:b/>
          <w:bCs/>
        </w:rPr>
        <w:t>e</w:t>
      </w:r>
      <w:r w:rsidR="004B74BA">
        <w:t xml:space="preserve"> e</w:t>
      </w:r>
      <w:r w:rsidRPr="008865C3">
        <w:t>nhances live or on-demand content delivery by packaging and originating video for diverse devices</w:t>
      </w:r>
      <w:r w:rsidR="004B74BA">
        <w:t xml:space="preserve">, and </w:t>
      </w:r>
      <w:r w:rsidR="00CA3276" w:rsidRPr="008865C3">
        <w:rPr>
          <w:b/>
          <w:bCs/>
        </w:rPr>
        <w:t>AWS Elemental MediaLive</w:t>
      </w:r>
      <w:r w:rsidR="00CA3276">
        <w:rPr>
          <w:b/>
          <w:bCs/>
        </w:rPr>
        <w:t xml:space="preserve"> </w:t>
      </w:r>
      <w:r w:rsidR="00AC4BBD">
        <w:t>f</w:t>
      </w:r>
      <w:r w:rsidR="004B74BA" w:rsidRPr="008865C3">
        <w:t xml:space="preserve">acilitates real-time video encoding, enabling high-quality live streaming to global viewers </w:t>
      </w:r>
      <w:sdt>
        <w:sdtPr>
          <w:id w:val="2088878182"/>
          <w:citation/>
        </w:sdtPr>
        <w:sdtContent>
          <w:r w:rsidR="00372677">
            <w:fldChar w:fldCharType="begin"/>
          </w:r>
          <w:r w:rsidR="00E07ED0">
            <w:instrText xml:space="preserve">CITATION AWSnd \l 1033 </w:instrText>
          </w:r>
          <w:r w:rsidR="00372677">
            <w:fldChar w:fldCharType="separate"/>
          </w:r>
          <w:r w:rsidR="00DC66E9" w:rsidRPr="00DC66E9">
            <w:rPr>
              <w:noProof/>
            </w:rPr>
            <w:t>[56]</w:t>
          </w:r>
          <w:r w:rsidR="00372677">
            <w:fldChar w:fldCharType="end"/>
          </w:r>
        </w:sdtContent>
      </w:sdt>
      <w:r w:rsidR="004B74BA" w:rsidRPr="008865C3">
        <w:t>.</w:t>
      </w:r>
      <w:r w:rsidR="00AC4BBD">
        <w:t xml:space="preserve"> </w:t>
      </w:r>
      <w:r w:rsidR="00075596">
        <w:t xml:space="preserve">To achieve success in every MediaPackage implementation, </w:t>
      </w:r>
      <w:r w:rsidR="00561876">
        <w:t xml:space="preserve">AWS </w:t>
      </w:r>
      <w:r w:rsidR="00372677">
        <w:t>recommends</w:t>
      </w:r>
      <w:r w:rsidR="00561876">
        <w:t xml:space="preserve"> the following best practices</w:t>
      </w:r>
      <w:r w:rsidR="00372677">
        <w:t>:</w:t>
      </w:r>
    </w:p>
    <w:p w14:paraId="31B0E5F6" w14:textId="60EAF4C5" w:rsidR="008865C3" w:rsidRPr="008865C3" w:rsidRDefault="007151E5" w:rsidP="000C6A1C">
      <w:pPr>
        <w:pStyle w:val="NormalBPBHEB"/>
        <w:numPr>
          <w:ilvl w:val="0"/>
          <w:numId w:val="42"/>
        </w:numPr>
      </w:pPr>
      <w:r w:rsidRPr="008865C3">
        <w:rPr>
          <w:b/>
          <w:bCs/>
        </w:rPr>
        <w:t>Improving</w:t>
      </w:r>
      <w:r w:rsidR="008865C3" w:rsidRPr="008865C3">
        <w:rPr>
          <w:b/>
          <w:bCs/>
        </w:rPr>
        <w:t xml:space="preserve"> </w:t>
      </w:r>
      <w:r w:rsidR="006B0C79">
        <w:rPr>
          <w:b/>
          <w:bCs/>
        </w:rPr>
        <w:t>v</w:t>
      </w:r>
      <w:r w:rsidR="008865C3" w:rsidRPr="008865C3">
        <w:rPr>
          <w:b/>
          <w:bCs/>
        </w:rPr>
        <w:t xml:space="preserve">ideo </w:t>
      </w:r>
      <w:r w:rsidR="006B0C79">
        <w:rPr>
          <w:b/>
          <w:bCs/>
        </w:rPr>
        <w:t>w</w:t>
      </w:r>
      <w:r w:rsidR="008865C3" w:rsidRPr="008865C3">
        <w:rPr>
          <w:b/>
          <w:bCs/>
        </w:rPr>
        <w:t>orkflows</w:t>
      </w:r>
      <w:r w:rsidR="00102F97">
        <w:rPr>
          <w:b/>
          <w:bCs/>
        </w:rPr>
        <w:t xml:space="preserve">: </w:t>
      </w:r>
      <w:r w:rsidR="00C078F9" w:rsidRPr="008865C3">
        <w:t>Use</w:t>
      </w:r>
      <w:r w:rsidR="008865C3" w:rsidRPr="008865C3">
        <w:t xml:space="preserve"> the suite's scalability and flexibility to align resources with project requirements and dynamic workloads.</w:t>
      </w:r>
    </w:p>
    <w:p w14:paraId="515AB7EE" w14:textId="2227A42B" w:rsidR="008865C3" w:rsidRPr="008865C3" w:rsidRDefault="008865C3" w:rsidP="000C6A1C">
      <w:pPr>
        <w:pStyle w:val="NormalBPBHEB"/>
        <w:numPr>
          <w:ilvl w:val="0"/>
          <w:numId w:val="42"/>
        </w:numPr>
      </w:pPr>
      <w:r w:rsidRPr="008865C3">
        <w:rPr>
          <w:b/>
          <w:bCs/>
        </w:rPr>
        <w:t xml:space="preserve">Implementing </w:t>
      </w:r>
      <w:r w:rsidR="006B0C79">
        <w:rPr>
          <w:b/>
          <w:bCs/>
        </w:rPr>
        <w:t>s</w:t>
      </w:r>
      <w:r w:rsidRPr="008865C3">
        <w:rPr>
          <w:b/>
          <w:bCs/>
        </w:rPr>
        <w:t xml:space="preserve">ecurity </w:t>
      </w:r>
      <w:r w:rsidR="006B0C79">
        <w:rPr>
          <w:b/>
          <w:bCs/>
        </w:rPr>
        <w:t>m</w:t>
      </w:r>
      <w:r w:rsidRPr="008865C3">
        <w:rPr>
          <w:b/>
          <w:bCs/>
        </w:rPr>
        <w:t>easures</w:t>
      </w:r>
      <w:r w:rsidR="00102F97">
        <w:rPr>
          <w:b/>
          <w:bCs/>
        </w:rPr>
        <w:t xml:space="preserve">: </w:t>
      </w:r>
      <w:r w:rsidRPr="008865C3">
        <w:t xml:space="preserve">Protect video assets by employing encryption protocols and robust access controls throughout the processing pipeline </w:t>
      </w:r>
      <w:sdt>
        <w:sdtPr>
          <w:id w:val="1065525992"/>
          <w:citation/>
        </w:sdtPr>
        <w:sdtContent>
          <w:r w:rsidR="00DA6B05">
            <w:fldChar w:fldCharType="begin"/>
          </w:r>
          <w:r w:rsidR="00DA6B05">
            <w:instrText xml:space="preserve"> CITATION Smi23 \l 1033 </w:instrText>
          </w:r>
          <w:r w:rsidR="00DA6B05">
            <w:fldChar w:fldCharType="separate"/>
          </w:r>
          <w:r w:rsidR="00DC66E9" w:rsidRPr="00DC66E9">
            <w:rPr>
              <w:noProof/>
            </w:rPr>
            <w:t>[52]</w:t>
          </w:r>
          <w:r w:rsidR="00DA6B05">
            <w:fldChar w:fldCharType="end"/>
          </w:r>
        </w:sdtContent>
      </w:sdt>
      <w:r w:rsidRPr="008865C3">
        <w:t>.</w:t>
      </w:r>
    </w:p>
    <w:p w14:paraId="204F0D8A" w14:textId="02A7938D" w:rsidR="008865C3" w:rsidRPr="009465ED" w:rsidRDefault="0086075D" w:rsidP="000C6A1C">
      <w:pPr>
        <w:pStyle w:val="Heading3BPBHEB"/>
      </w:pPr>
      <w:r>
        <w:t>Wrap up</w:t>
      </w:r>
    </w:p>
    <w:p w14:paraId="13C72613" w14:textId="48EB6464" w:rsidR="008865C3" w:rsidRPr="000C6A1C" w:rsidRDefault="008865C3" w:rsidP="00925872">
      <w:r w:rsidRPr="000C6A1C">
        <w:t xml:space="preserve">AWS Elemental Appliances &amp; Software is a cornerstone in the video processing landscape, offering a comprehensive suite of tools to meet the needs of content creators and distributors. With its focus on scalability, flexibility, and integration with other AWS services, it </w:t>
      </w:r>
      <w:r w:rsidR="006416A6">
        <w:t>enables</w:t>
      </w:r>
      <w:r w:rsidRPr="000C6A1C">
        <w:t xml:space="preserve"> efficient and high-quality video content delivery.</w:t>
      </w:r>
    </w:p>
    <w:p w14:paraId="45F2E663" w14:textId="77777777" w:rsidR="008A7577" w:rsidRPr="009465ED" w:rsidRDefault="008A7577" w:rsidP="000C6A1C">
      <w:pPr>
        <w:pStyle w:val="Heading2BPBHEB"/>
      </w:pPr>
      <w:r w:rsidRPr="009465ED">
        <w:t xml:space="preserve">AWS Elemental </w:t>
      </w:r>
      <w:proofErr w:type="spellStart"/>
      <w:r w:rsidRPr="009465ED">
        <w:t>MediaConnect</w:t>
      </w:r>
      <w:proofErr w:type="spellEnd"/>
    </w:p>
    <w:p w14:paraId="127D4440" w14:textId="77777777" w:rsidR="008A7577" w:rsidRPr="008A7577" w:rsidRDefault="008A7577" w:rsidP="000C6A1C">
      <w:pPr>
        <w:pStyle w:val="NormalBPBHEB"/>
      </w:pPr>
      <w:r w:rsidRPr="008A7577">
        <w:t xml:space="preserve">AWS Elemental </w:t>
      </w:r>
      <w:proofErr w:type="spellStart"/>
      <w:r w:rsidRPr="008A7577">
        <w:t>MediaConnect</w:t>
      </w:r>
      <w:proofErr w:type="spellEnd"/>
      <w:r w:rsidRPr="008A7577">
        <w:t xml:space="preserve"> ensures secure, high-quality live video transport between sources and destinations. It supports real-time workflows for seamless content transmission, critical for live streaming and media production.</w:t>
      </w:r>
    </w:p>
    <w:p w14:paraId="1715AE6A" w14:textId="57DE4883" w:rsidR="008A7577" w:rsidRDefault="008A7577" w:rsidP="000C6A1C">
      <w:pPr>
        <w:pStyle w:val="Heading3BPBHEB"/>
      </w:pPr>
      <w:r w:rsidRPr="009465ED">
        <w:t xml:space="preserve">Key </w:t>
      </w:r>
      <w:r w:rsidR="008E1EA5">
        <w:t>f</w:t>
      </w:r>
      <w:r w:rsidRPr="009465ED">
        <w:t xml:space="preserve">eatures </w:t>
      </w:r>
    </w:p>
    <w:p w14:paraId="73E511E5" w14:textId="635E90D6" w:rsidR="00DA3A48" w:rsidRPr="000C6A1C" w:rsidRDefault="00B56E44" w:rsidP="00925872">
      <w:r w:rsidRPr="00B56E44">
        <w:t xml:space="preserve">AWS Elemental </w:t>
      </w:r>
      <w:proofErr w:type="spellStart"/>
      <w:r w:rsidRPr="00B56E44">
        <w:t>MediaConnect</w:t>
      </w:r>
      <w:proofErr w:type="spellEnd"/>
      <w:r w:rsidRPr="00B56E44">
        <w:t xml:space="preserve"> provides a reliable and scalable solution for live video transport, addressing the growing need for secure, high-quality media distribution. The service is designed to simplify content workflows while </w:t>
      </w:r>
      <w:r w:rsidR="00786E6B" w:rsidRPr="00B56E44">
        <w:t>keeping</w:t>
      </w:r>
      <w:r w:rsidRPr="00B56E44">
        <w:t xml:space="preserve"> low latency, making it an essential tool for broadcasters and content providers.</w:t>
      </w:r>
      <w:r w:rsidR="00480DEB">
        <w:t xml:space="preserve"> </w:t>
      </w:r>
    </w:p>
    <w:p w14:paraId="35D0D26E" w14:textId="0590BACF" w:rsidR="008A7577" w:rsidRPr="008A7577" w:rsidRDefault="008A7577" w:rsidP="000C6A1C">
      <w:pPr>
        <w:pStyle w:val="NormalBPBHEB"/>
        <w:numPr>
          <w:ilvl w:val="0"/>
          <w:numId w:val="43"/>
        </w:numPr>
      </w:pPr>
      <w:commentRangeStart w:id="97"/>
      <w:commentRangeStart w:id="98"/>
      <w:r w:rsidRPr="008A7577">
        <w:rPr>
          <w:b/>
          <w:bCs/>
        </w:rPr>
        <w:t xml:space="preserve">Secure </w:t>
      </w:r>
      <w:r w:rsidR="008E1EA5">
        <w:rPr>
          <w:b/>
          <w:bCs/>
        </w:rPr>
        <w:t>t</w:t>
      </w:r>
      <w:r w:rsidRPr="008A7577">
        <w:rPr>
          <w:b/>
          <w:bCs/>
        </w:rPr>
        <w:t>ransport</w:t>
      </w:r>
      <w:r w:rsidRPr="008A7577">
        <w:t xml:space="preserve">: </w:t>
      </w:r>
      <w:commentRangeEnd w:id="97"/>
      <w:r w:rsidR="008E1EA5">
        <w:rPr>
          <w:rStyle w:val="CommentReference"/>
          <w:rFonts w:asciiTheme="minorHAnsi" w:eastAsiaTheme="minorHAnsi" w:hAnsiTheme="minorHAnsi" w:cstheme="minorBidi"/>
        </w:rPr>
        <w:commentReference w:id="97"/>
      </w:r>
      <w:commentRangeEnd w:id="98"/>
      <w:r w:rsidR="009A5D61">
        <w:rPr>
          <w:rStyle w:val="CommentReference"/>
        </w:rPr>
        <w:commentReference w:id="98"/>
      </w:r>
      <w:r w:rsidRPr="008A7577">
        <w:t>Protects live video with encryption and secure network protocols.</w:t>
      </w:r>
    </w:p>
    <w:p w14:paraId="27258919" w14:textId="19361CFC" w:rsidR="008A7577" w:rsidRDefault="008A7577" w:rsidP="000C6A1C">
      <w:pPr>
        <w:pStyle w:val="NormalBPBHEB"/>
        <w:numPr>
          <w:ilvl w:val="0"/>
          <w:numId w:val="43"/>
        </w:numPr>
      </w:pPr>
      <w:r w:rsidRPr="008A7577">
        <w:rPr>
          <w:b/>
          <w:bCs/>
        </w:rPr>
        <w:t>Hub-and-</w:t>
      </w:r>
      <w:r w:rsidR="008E1EA5">
        <w:rPr>
          <w:b/>
          <w:bCs/>
        </w:rPr>
        <w:t>s</w:t>
      </w:r>
      <w:r w:rsidRPr="008A7577">
        <w:rPr>
          <w:b/>
          <w:bCs/>
        </w:rPr>
        <w:t xml:space="preserve">poke </w:t>
      </w:r>
      <w:r w:rsidR="008E1EA5">
        <w:rPr>
          <w:b/>
          <w:bCs/>
        </w:rPr>
        <w:t>m</w:t>
      </w:r>
      <w:r w:rsidRPr="008A7577">
        <w:rPr>
          <w:b/>
          <w:bCs/>
        </w:rPr>
        <w:t>odel</w:t>
      </w:r>
      <w:r w:rsidRPr="008A7577">
        <w:t xml:space="preserve">: Simplifies workflow management with flexible, scalable connections between sources and destinations </w:t>
      </w:r>
      <w:sdt>
        <w:sdtPr>
          <w:id w:val="-508603314"/>
          <w:citation/>
        </w:sdtPr>
        <w:sdtContent>
          <w:r w:rsidR="00D53CA2">
            <w:fldChar w:fldCharType="begin"/>
          </w:r>
          <w:r w:rsidR="00D53CA2">
            <w:instrText xml:space="preserve"> CITATION Jon24 \l 1033 </w:instrText>
          </w:r>
          <w:r w:rsidR="00D53CA2">
            <w:fldChar w:fldCharType="separate"/>
          </w:r>
          <w:r w:rsidR="00DC66E9" w:rsidRPr="00DC66E9">
            <w:rPr>
              <w:noProof/>
            </w:rPr>
            <w:t>[53]</w:t>
          </w:r>
          <w:r w:rsidR="00D53CA2">
            <w:fldChar w:fldCharType="end"/>
          </w:r>
        </w:sdtContent>
      </w:sdt>
      <w:r w:rsidR="00D53CA2">
        <w:t>.</w:t>
      </w:r>
    </w:p>
    <w:p w14:paraId="5A39DBC0" w14:textId="65F178A1" w:rsidR="0086075D" w:rsidRPr="0086075D" w:rsidRDefault="0086075D" w:rsidP="000C6A1C">
      <w:pPr>
        <w:pStyle w:val="NormalBPBHEB"/>
        <w:numPr>
          <w:ilvl w:val="0"/>
          <w:numId w:val="43"/>
        </w:numPr>
      </w:pPr>
      <w:r w:rsidRPr="0086075D">
        <w:rPr>
          <w:b/>
          <w:bCs/>
        </w:rPr>
        <w:t xml:space="preserve">Live </w:t>
      </w:r>
      <w:r w:rsidR="008E1EA5">
        <w:rPr>
          <w:b/>
          <w:bCs/>
        </w:rPr>
        <w:t>v</w:t>
      </w:r>
      <w:r w:rsidRPr="0086075D">
        <w:rPr>
          <w:b/>
          <w:bCs/>
        </w:rPr>
        <w:t xml:space="preserve">ideo </w:t>
      </w:r>
      <w:r w:rsidR="008E1EA5">
        <w:rPr>
          <w:b/>
          <w:bCs/>
        </w:rPr>
        <w:t>t</w:t>
      </w:r>
      <w:r w:rsidRPr="0086075D">
        <w:rPr>
          <w:b/>
          <w:bCs/>
        </w:rPr>
        <w:t>ransport</w:t>
      </w:r>
      <w:r w:rsidRPr="0086075D">
        <w:t xml:space="preserve">: Transmits live video efficiently and securely, forming an essential </w:t>
      </w:r>
      <w:r w:rsidR="007151E5" w:rsidRPr="0086075D">
        <w:t>part</w:t>
      </w:r>
      <w:r w:rsidRPr="0086075D">
        <w:t xml:space="preserve"> of workflows.</w:t>
      </w:r>
    </w:p>
    <w:p w14:paraId="78B04584" w14:textId="17DC4BE6" w:rsidR="0086075D" w:rsidRPr="0086075D" w:rsidRDefault="0086075D" w:rsidP="000C6A1C">
      <w:pPr>
        <w:pStyle w:val="NormalBPBHEB"/>
        <w:numPr>
          <w:ilvl w:val="0"/>
          <w:numId w:val="43"/>
        </w:numPr>
      </w:pPr>
      <w:r w:rsidRPr="0086075D">
        <w:rPr>
          <w:b/>
          <w:bCs/>
        </w:rPr>
        <w:t xml:space="preserve">Low </w:t>
      </w:r>
      <w:r w:rsidR="008E1EA5">
        <w:rPr>
          <w:b/>
          <w:bCs/>
        </w:rPr>
        <w:t>l</w:t>
      </w:r>
      <w:r w:rsidRPr="0086075D">
        <w:rPr>
          <w:b/>
          <w:bCs/>
        </w:rPr>
        <w:t>atency</w:t>
      </w:r>
      <w:r w:rsidRPr="0086075D">
        <w:t xml:space="preserve">: </w:t>
      </w:r>
      <w:r w:rsidR="007151E5" w:rsidRPr="0086075D">
        <w:t>Keeps</w:t>
      </w:r>
      <w:r w:rsidRPr="0086075D">
        <w:t xml:space="preserve"> minimal delays and high quality for real-time applications </w:t>
      </w:r>
      <w:sdt>
        <w:sdtPr>
          <w:id w:val="-363054845"/>
          <w:citation/>
        </w:sdtPr>
        <w:sdtContent>
          <w:r w:rsidR="00D53CA2">
            <w:fldChar w:fldCharType="begin"/>
          </w:r>
          <w:r w:rsidR="00E07ED0">
            <w:instrText xml:space="preserve">CITATION AWSnd \l 1033 </w:instrText>
          </w:r>
          <w:r w:rsidR="00D53CA2">
            <w:fldChar w:fldCharType="separate"/>
          </w:r>
          <w:r w:rsidR="00DC66E9" w:rsidRPr="00DC66E9">
            <w:rPr>
              <w:noProof/>
            </w:rPr>
            <w:t>[56]</w:t>
          </w:r>
          <w:r w:rsidR="00D53CA2">
            <w:fldChar w:fldCharType="end"/>
          </w:r>
        </w:sdtContent>
      </w:sdt>
      <w:r w:rsidRPr="0086075D">
        <w:t>.</w:t>
      </w:r>
    </w:p>
    <w:p w14:paraId="66095454" w14:textId="41574783" w:rsidR="008A7577" w:rsidRDefault="008A7577" w:rsidP="000C6A1C">
      <w:pPr>
        <w:pStyle w:val="Heading3BPBHEB"/>
      </w:pPr>
      <w:r w:rsidRPr="009465ED">
        <w:lastRenderedPageBreak/>
        <w:t xml:space="preserve">Use </w:t>
      </w:r>
      <w:r w:rsidR="00C7117B">
        <w:t>c</w:t>
      </w:r>
      <w:r w:rsidRPr="009465ED">
        <w:t xml:space="preserve">ases of AWS </w:t>
      </w:r>
      <w:r w:rsidR="00C7117B">
        <w:t>e</w:t>
      </w:r>
      <w:r w:rsidRPr="009465ED">
        <w:t xml:space="preserve">lemental </w:t>
      </w:r>
      <w:proofErr w:type="spellStart"/>
      <w:r w:rsidRPr="009465ED">
        <w:t>MediaConnect</w:t>
      </w:r>
      <w:proofErr w:type="spellEnd"/>
    </w:p>
    <w:p w14:paraId="1A0CD9A7" w14:textId="2536F960" w:rsidR="00480DEB" w:rsidRPr="009465ED" w:rsidRDefault="000F45A6" w:rsidP="00925872">
      <w:r w:rsidRPr="000F45A6">
        <w:t xml:space="preserve">AWS Elemental </w:t>
      </w:r>
      <w:proofErr w:type="spellStart"/>
      <w:r w:rsidRPr="000F45A6">
        <w:t>MediaConnect</w:t>
      </w:r>
      <w:proofErr w:type="spellEnd"/>
      <w:r w:rsidRPr="000F45A6">
        <w:t xml:space="preserve"> enables media companies, broadcasters, and live event organizers to distribute high-quality video content seamlessly. By supporting cloud-based and hybrid workflows, it enhances the efficiency and security of live video transport.</w:t>
      </w:r>
    </w:p>
    <w:p w14:paraId="6965952A" w14:textId="1F5E8592" w:rsidR="008A7577" w:rsidRPr="008A7577" w:rsidRDefault="008A7577" w:rsidP="000C6A1C">
      <w:pPr>
        <w:pStyle w:val="NormalBPBHEB"/>
        <w:numPr>
          <w:ilvl w:val="0"/>
          <w:numId w:val="44"/>
        </w:numPr>
      </w:pPr>
      <w:commentRangeStart w:id="99"/>
      <w:commentRangeStart w:id="100"/>
      <w:r w:rsidRPr="008A7577">
        <w:rPr>
          <w:b/>
          <w:bCs/>
        </w:rPr>
        <w:t xml:space="preserve">Live </w:t>
      </w:r>
      <w:r w:rsidR="00C87716">
        <w:rPr>
          <w:b/>
          <w:bCs/>
        </w:rPr>
        <w:t>e</w:t>
      </w:r>
      <w:r w:rsidRPr="008A7577">
        <w:rPr>
          <w:b/>
          <w:bCs/>
        </w:rPr>
        <w:t xml:space="preserve">vent </w:t>
      </w:r>
      <w:r w:rsidR="00C87716">
        <w:rPr>
          <w:b/>
          <w:bCs/>
        </w:rPr>
        <w:t>b</w:t>
      </w:r>
      <w:r w:rsidRPr="008A7577">
        <w:rPr>
          <w:b/>
          <w:bCs/>
        </w:rPr>
        <w:t>roadcasting</w:t>
      </w:r>
      <w:r w:rsidR="0094366B">
        <w:rPr>
          <w:b/>
          <w:bCs/>
        </w:rPr>
        <w:t xml:space="preserve">: </w:t>
      </w:r>
      <w:commentRangeEnd w:id="99"/>
      <w:r w:rsidR="00C87716">
        <w:rPr>
          <w:rStyle w:val="CommentReference"/>
        </w:rPr>
        <w:commentReference w:id="99"/>
      </w:r>
      <w:commentRangeEnd w:id="100"/>
      <w:r w:rsidR="000F45A6">
        <w:rPr>
          <w:rStyle w:val="CommentReference"/>
        </w:rPr>
        <w:commentReference w:id="100"/>
      </w:r>
      <w:r w:rsidRPr="008A7577">
        <w:t xml:space="preserve">Ensures uninterrupted transmission of live video feeds for global events </w:t>
      </w:r>
      <w:sdt>
        <w:sdtPr>
          <w:id w:val="-1463494894"/>
          <w:citation/>
        </w:sdtPr>
        <w:sdtContent>
          <w:r w:rsidR="00B4675B">
            <w:fldChar w:fldCharType="begin"/>
          </w:r>
          <w:r w:rsidR="00B4675B">
            <w:instrText xml:space="preserve"> CITATION Smi23 \l 1033 </w:instrText>
          </w:r>
          <w:r w:rsidR="00B4675B">
            <w:fldChar w:fldCharType="separate"/>
          </w:r>
          <w:r w:rsidR="00DC66E9" w:rsidRPr="00DC66E9">
            <w:rPr>
              <w:noProof/>
            </w:rPr>
            <w:t>[52]</w:t>
          </w:r>
          <w:r w:rsidR="00B4675B">
            <w:fldChar w:fldCharType="end"/>
          </w:r>
        </w:sdtContent>
      </w:sdt>
      <w:r w:rsidR="00D53CA2">
        <w:t>.</w:t>
      </w:r>
    </w:p>
    <w:p w14:paraId="35D84124" w14:textId="65488712" w:rsidR="008A7577" w:rsidRPr="008A7577" w:rsidRDefault="008A7577" w:rsidP="000C6A1C">
      <w:pPr>
        <w:pStyle w:val="NormalBPBHEB"/>
        <w:numPr>
          <w:ilvl w:val="0"/>
          <w:numId w:val="44"/>
        </w:numPr>
      </w:pPr>
      <w:r w:rsidRPr="008A7577">
        <w:rPr>
          <w:b/>
          <w:bCs/>
        </w:rPr>
        <w:t xml:space="preserve">Contribution and </w:t>
      </w:r>
      <w:r w:rsidR="00C87716">
        <w:rPr>
          <w:b/>
          <w:bCs/>
        </w:rPr>
        <w:t>d</w:t>
      </w:r>
      <w:r w:rsidRPr="008A7577">
        <w:rPr>
          <w:b/>
          <w:bCs/>
        </w:rPr>
        <w:t>istribution</w:t>
      </w:r>
      <w:r w:rsidR="0094366B">
        <w:rPr>
          <w:b/>
          <w:bCs/>
        </w:rPr>
        <w:t xml:space="preserve">: </w:t>
      </w:r>
      <w:r w:rsidR="00250D46" w:rsidRPr="008A7577">
        <w:t>Helps with</w:t>
      </w:r>
      <w:r w:rsidRPr="008A7577">
        <w:t xml:space="preserve"> video transport from remote locations to studios and affiliates.</w:t>
      </w:r>
    </w:p>
    <w:p w14:paraId="104BC065" w14:textId="0CA70D90" w:rsidR="008A7577" w:rsidRPr="008A7577" w:rsidRDefault="008A7577" w:rsidP="000C6A1C">
      <w:pPr>
        <w:pStyle w:val="NormalBPBHEB"/>
        <w:numPr>
          <w:ilvl w:val="0"/>
          <w:numId w:val="44"/>
        </w:numPr>
      </w:pPr>
      <w:r w:rsidRPr="008A7577">
        <w:rPr>
          <w:b/>
          <w:bCs/>
        </w:rPr>
        <w:t>Cloud-</w:t>
      </w:r>
      <w:r w:rsidR="00C87716">
        <w:rPr>
          <w:b/>
          <w:bCs/>
        </w:rPr>
        <w:t>b</w:t>
      </w:r>
      <w:r w:rsidRPr="008A7577">
        <w:rPr>
          <w:b/>
          <w:bCs/>
        </w:rPr>
        <w:t xml:space="preserve">ased </w:t>
      </w:r>
      <w:r w:rsidR="00C87716">
        <w:rPr>
          <w:b/>
          <w:bCs/>
        </w:rPr>
        <w:t>w</w:t>
      </w:r>
      <w:r w:rsidRPr="008A7577">
        <w:rPr>
          <w:b/>
          <w:bCs/>
        </w:rPr>
        <w:t>orkflows</w:t>
      </w:r>
      <w:r w:rsidR="0094366B">
        <w:rPr>
          <w:b/>
          <w:bCs/>
        </w:rPr>
        <w:t xml:space="preserve">: </w:t>
      </w:r>
      <w:r w:rsidRPr="008A7577">
        <w:t>Connects on-premises sources with cloud resources for seamless media processing.</w:t>
      </w:r>
    </w:p>
    <w:p w14:paraId="3E17FCAD" w14:textId="2B706704" w:rsidR="008A7577" w:rsidRDefault="008A7577" w:rsidP="000C6A1C">
      <w:pPr>
        <w:pStyle w:val="Heading3BPBHEB"/>
      </w:pPr>
      <w:r w:rsidRPr="009465ED">
        <w:t xml:space="preserve">Best </w:t>
      </w:r>
      <w:r w:rsidR="003504E0">
        <w:t>p</w:t>
      </w:r>
      <w:r w:rsidRPr="009465ED">
        <w:t xml:space="preserve">ractices for </w:t>
      </w:r>
      <w:r w:rsidR="003504E0">
        <w:t>e</w:t>
      </w:r>
      <w:r w:rsidRPr="009465ED">
        <w:t xml:space="preserve">ffective </w:t>
      </w:r>
      <w:r w:rsidR="003504E0">
        <w:t>u</w:t>
      </w:r>
      <w:r w:rsidRPr="009465ED">
        <w:t>sage</w:t>
      </w:r>
    </w:p>
    <w:p w14:paraId="09137C6D" w14:textId="43A13613" w:rsidR="00480DEB" w:rsidRPr="00064684" w:rsidRDefault="00784883" w:rsidP="00925872">
      <w:r w:rsidRPr="00784883">
        <w:t xml:space="preserve">To maximize the benefits of AWS Elemental </w:t>
      </w:r>
      <w:proofErr w:type="spellStart"/>
      <w:r w:rsidRPr="00784883">
        <w:t>MediaConnect</w:t>
      </w:r>
      <w:proofErr w:type="spellEnd"/>
      <w:r w:rsidRPr="00784883">
        <w:t xml:space="preserve">, organizations should adopt industry best practices that enhance security, </w:t>
      </w:r>
      <w:r w:rsidR="00786E6B" w:rsidRPr="00784883">
        <w:t>improve</w:t>
      </w:r>
      <w:r w:rsidRPr="00784883">
        <w:t xml:space="preserve"> workflows, and improve reliability.</w:t>
      </w:r>
      <w:r w:rsidR="00480DEB">
        <w:t xml:space="preserve"> </w:t>
      </w:r>
    </w:p>
    <w:p w14:paraId="53A62CAE" w14:textId="60C6E159" w:rsidR="0094366B" w:rsidRPr="0094366B" w:rsidRDefault="0094366B" w:rsidP="00925872">
      <w:pPr>
        <w:pStyle w:val="NormalBPBHEB"/>
      </w:pPr>
      <w:commentRangeStart w:id="101"/>
      <w:commentRangeStart w:id="102"/>
      <w:r w:rsidRPr="00B2370B">
        <w:rPr>
          <w:b/>
          <w:bCs/>
        </w:rPr>
        <w:t xml:space="preserve">AWS </w:t>
      </w:r>
      <w:r w:rsidR="003028E1">
        <w:rPr>
          <w:b/>
          <w:bCs/>
        </w:rPr>
        <w:t>e</w:t>
      </w:r>
      <w:r w:rsidRPr="00B2370B">
        <w:rPr>
          <w:b/>
          <w:bCs/>
        </w:rPr>
        <w:t>lemental MediaLive</w:t>
      </w:r>
      <w:r w:rsidR="003028E1" w:rsidRPr="00B2370B">
        <w:rPr>
          <w:b/>
          <w:bCs/>
        </w:rPr>
        <w:t xml:space="preserve">: </w:t>
      </w:r>
      <w:commentRangeEnd w:id="101"/>
      <w:r w:rsidR="00186FED">
        <w:rPr>
          <w:rStyle w:val="CommentReference"/>
          <w:rFonts w:asciiTheme="minorHAnsi" w:eastAsiaTheme="minorHAnsi" w:hAnsiTheme="minorHAnsi" w:cstheme="minorBidi"/>
        </w:rPr>
        <w:commentReference w:id="101"/>
      </w:r>
      <w:commentRangeEnd w:id="102"/>
      <w:r w:rsidR="00784883">
        <w:rPr>
          <w:rStyle w:val="CommentReference"/>
        </w:rPr>
        <w:commentReference w:id="102"/>
      </w:r>
      <w:r w:rsidRPr="0094366B">
        <w:t xml:space="preserve">Enhances live video workflows by </w:t>
      </w:r>
      <w:r w:rsidR="007151E5" w:rsidRPr="0094366B">
        <w:t>offering</w:t>
      </w:r>
      <w:r w:rsidRPr="0094366B">
        <w:t xml:space="preserve"> real-time processing capabilities.</w:t>
      </w:r>
    </w:p>
    <w:p w14:paraId="727157A3" w14:textId="6F9D7F2C" w:rsidR="0094366B" w:rsidRPr="0094366B" w:rsidRDefault="0094366B" w:rsidP="000C6A1C">
      <w:pPr>
        <w:pStyle w:val="NormalBPBHEB"/>
        <w:numPr>
          <w:ilvl w:val="0"/>
          <w:numId w:val="45"/>
        </w:numPr>
      </w:pPr>
      <w:r w:rsidRPr="00B2370B">
        <w:rPr>
          <w:b/>
          <w:bCs/>
        </w:rPr>
        <w:t xml:space="preserve">AWS </w:t>
      </w:r>
      <w:r w:rsidR="003028E1">
        <w:rPr>
          <w:b/>
          <w:bCs/>
        </w:rPr>
        <w:t>e</w:t>
      </w:r>
      <w:r w:rsidRPr="00B2370B">
        <w:rPr>
          <w:b/>
          <w:bCs/>
        </w:rPr>
        <w:t>lemental MediaPackage</w:t>
      </w:r>
      <w:r w:rsidR="003028E1" w:rsidRPr="00B2370B">
        <w:rPr>
          <w:b/>
          <w:bCs/>
        </w:rPr>
        <w:t xml:space="preserve">: </w:t>
      </w:r>
      <w:r w:rsidRPr="0094366B">
        <w:t>Prepares live video streams for diverse devices and platforms efficiently.</w:t>
      </w:r>
    </w:p>
    <w:p w14:paraId="32400A18" w14:textId="021A2A30" w:rsidR="008A7577" w:rsidRPr="008A7577" w:rsidRDefault="007151E5" w:rsidP="000C6A1C">
      <w:pPr>
        <w:pStyle w:val="NormalBPBHEB"/>
        <w:numPr>
          <w:ilvl w:val="0"/>
          <w:numId w:val="45"/>
        </w:numPr>
      </w:pPr>
      <w:r w:rsidRPr="00B2370B">
        <w:rPr>
          <w:b/>
          <w:bCs/>
        </w:rPr>
        <w:t>Improving</w:t>
      </w:r>
      <w:r w:rsidR="008A7577" w:rsidRPr="00B2370B">
        <w:rPr>
          <w:b/>
          <w:bCs/>
        </w:rPr>
        <w:t xml:space="preserve"> </w:t>
      </w:r>
      <w:r w:rsidR="003028E1">
        <w:rPr>
          <w:b/>
          <w:bCs/>
        </w:rPr>
        <w:t>t</w:t>
      </w:r>
      <w:r w:rsidR="008A7577" w:rsidRPr="00B2370B">
        <w:rPr>
          <w:b/>
          <w:bCs/>
        </w:rPr>
        <w:t xml:space="preserve">ransport </w:t>
      </w:r>
      <w:r w:rsidR="003028E1">
        <w:rPr>
          <w:b/>
          <w:bCs/>
        </w:rPr>
        <w:t>w</w:t>
      </w:r>
      <w:r w:rsidR="008A7577" w:rsidRPr="00B2370B">
        <w:rPr>
          <w:b/>
          <w:bCs/>
        </w:rPr>
        <w:t>orkflows</w:t>
      </w:r>
      <w:r w:rsidR="009252A3" w:rsidRPr="00B2370B">
        <w:rPr>
          <w:b/>
          <w:bCs/>
        </w:rPr>
        <w:t>:</w:t>
      </w:r>
      <w:r w:rsidR="009252A3">
        <w:t xml:space="preserve"> </w:t>
      </w:r>
      <w:r w:rsidR="008A7577" w:rsidRPr="008A7577">
        <w:t xml:space="preserve">Strategically </w:t>
      </w:r>
      <w:r w:rsidR="00C75D83" w:rsidRPr="008A7577">
        <w:t>positioned</w:t>
      </w:r>
      <w:r w:rsidR="008A7577" w:rsidRPr="008A7577">
        <w:t xml:space="preserve"> hubs to improve manageability and reduce complexity.</w:t>
      </w:r>
    </w:p>
    <w:p w14:paraId="12CE4255" w14:textId="2A4C208F" w:rsidR="008A7577" w:rsidRPr="008A7577" w:rsidRDefault="008A7577" w:rsidP="000C6A1C">
      <w:pPr>
        <w:pStyle w:val="NormalBPBHEB"/>
        <w:numPr>
          <w:ilvl w:val="0"/>
          <w:numId w:val="45"/>
        </w:numPr>
      </w:pPr>
      <w:r w:rsidRPr="00B2370B">
        <w:rPr>
          <w:b/>
          <w:bCs/>
        </w:rPr>
        <w:t xml:space="preserve">Ensuring </w:t>
      </w:r>
      <w:r w:rsidR="003028E1">
        <w:rPr>
          <w:b/>
          <w:bCs/>
        </w:rPr>
        <w:t>s</w:t>
      </w:r>
      <w:r w:rsidRPr="00B2370B">
        <w:rPr>
          <w:b/>
          <w:bCs/>
        </w:rPr>
        <w:t>ecurity</w:t>
      </w:r>
      <w:r w:rsidR="009252A3" w:rsidRPr="00B2370B">
        <w:rPr>
          <w:b/>
          <w:bCs/>
        </w:rPr>
        <w:t>:</w:t>
      </w:r>
      <w:r w:rsidR="009252A3">
        <w:t xml:space="preserve"> </w:t>
      </w:r>
      <w:r w:rsidRPr="008A7577">
        <w:t xml:space="preserve">Configure encryption and access controls to protect video streams </w:t>
      </w:r>
      <w:sdt>
        <w:sdtPr>
          <w:id w:val="-193546639"/>
          <w:citation/>
        </w:sdtPr>
        <w:sdtContent>
          <w:r w:rsidR="0032610C">
            <w:fldChar w:fldCharType="begin"/>
          </w:r>
          <w:r w:rsidR="00E07ED0">
            <w:instrText xml:space="preserve">CITATION AWSnd \l 1033 </w:instrText>
          </w:r>
          <w:r w:rsidR="0032610C">
            <w:fldChar w:fldCharType="separate"/>
          </w:r>
          <w:r w:rsidR="00DC66E9" w:rsidRPr="00DC66E9">
            <w:rPr>
              <w:noProof/>
            </w:rPr>
            <w:t>[56]</w:t>
          </w:r>
          <w:r w:rsidR="0032610C">
            <w:fldChar w:fldCharType="end"/>
          </w:r>
        </w:sdtContent>
      </w:sdt>
      <w:r w:rsidR="0032610C">
        <w:t>.</w:t>
      </w:r>
    </w:p>
    <w:p w14:paraId="0DD36710" w14:textId="7C721B29" w:rsidR="008A7577" w:rsidRPr="009465ED" w:rsidRDefault="0086075D" w:rsidP="000C6A1C">
      <w:pPr>
        <w:pStyle w:val="Heading3BPBHEB"/>
      </w:pPr>
      <w:r>
        <w:t>Wrap up</w:t>
      </w:r>
    </w:p>
    <w:p w14:paraId="02257C6D" w14:textId="77777777" w:rsidR="008A7577" w:rsidRPr="008A7577" w:rsidRDefault="008A7577" w:rsidP="000C6A1C">
      <w:pPr>
        <w:pStyle w:val="NormalBPBHEB"/>
      </w:pPr>
      <w:r w:rsidRPr="008A7577">
        <w:t xml:space="preserve">AWS Elemental </w:t>
      </w:r>
      <w:proofErr w:type="spellStart"/>
      <w:r w:rsidRPr="008A7577">
        <w:t>MediaConnect</w:t>
      </w:r>
      <w:proofErr w:type="spellEnd"/>
      <w:r w:rsidRPr="008A7577">
        <w:t xml:space="preserve"> serves as a reliable, secure solution for live video transport. Its integration capabilities and focus on high-quality transmission make it an ideal choice for diverse workflows in live video production and distribution.</w:t>
      </w:r>
    </w:p>
    <w:p w14:paraId="6D73E248" w14:textId="341941D0" w:rsidR="00283CA9" w:rsidRPr="009465ED" w:rsidRDefault="00283CA9" w:rsidP="000C6A1C">
      <w:pPr>
        <w:pStyle w:val="Heading2BPBHEB"/>
      </w:pPr>
      <w:r w:rsidRPr="009465ED">
        <w:t xml:space="preserve">AWS </w:t>
      </w:r>
      <w:r w:rsidR="003028E1">
        <w:t>e</w:t>
      </w:r>
      <w:r w:rsidRPr="009465ED">
        <w:t xml:space="preserve">lemental </w:t>
      </w:r>
      <w:proofErr w:type="spellStart"/>
      <w:r w:rsidRPr="009465ED">
        <w:t>MediaConvert</w:t>
      </w:r>
      <w:proofErr w:type="spellEnd"/>
    </w:p>
    <w:p w14:paraId="11BCC438" w14:textId="625EF18E" w:rsidR="00283CA9" w:rsidRPr="00283CA9" w:rsidRDefault="00283CA9" w:rsidP="000C6A1C">
      <w:pPr>
        <w:pStyle w:val="NormalBPBHEB"/>
      </w:pPr>
      <w:r w:rsidRPr="00283CA9">
        <w:t xml:space="preserve">AWS Elemental </w:t>
      </w:r>
      <w:proofErr w:type="spellStart"/>
      <w:r w:rsidRPr="00283CA9">
        <w:t>MediaConvert</w:t>
      </w:r>
      <w:proofErr w:type="spellEnd"/>
      <w:r w:rsidRPr="00283CA9">
        <w:t xml:space="preserve"> provides scalable, file-based video transcoding to ensure compatibility across devices and delivery platforms. It supports diverse media workflows while </w:t>
      </w:r>
      <w:r w:rsidR="007151E5" w:rsidRPr="00283CA9">
        <w:t>keeping</w:t>
      </w:r>
      <w:r w:rsidRPr="00283CA9">
        <w:t xml:space="preserve"> high quality and efficiency</w:t>
      </w:r>
      <w:r w:rsidR="00042DB0">
        <w:t xml:space="preserve"> </w:t>
      </w:r>
      <w:sdt>
        <w:sdtPr>
          <w:id w:val="-1726290871"/>
          <w:citation/>
        </w:sdtPr>
        <w:sdtContent>
          <w:r w:rsidR="00042DB0">
            <w:fldChar w:fldCharType="begin"/>
          </w:r>
          <w:r w:rsidR="00042DB0">
            <w:instrText xml:space="preserve"> CITATION AWSdk \l 1033 </w:instrText>
          </w:r>
          <w:r w:rsidR="00042DB0">
            <w:fldChar w:fldCharType="separate"/>
          </w:r>
          <w:r w:rsidR="00DC66E9" w:rsidRPr="00DC66E9">
            <w:rPr>
              <w:noProof/>
            </w:rPr>
            <w:t>[57]</w:t>
          </w:r>
          <w:r w:rsidR="00042DB0">
            <w:fldChar w:fldCharType="end"/>
          </w:r>
        </w:sdtContent>
      </w:sdt>
      <w:r w:rsidRPr="00283CA9">
        <w:t>.</w:t>
      </w:r>
    </w:p>
    <w:p w14:paraId="4D5A7E0D" w14:textId="0A424DCA" w:rsidR="00283CA9" w:rsidRDefault="00283CA9" w:rsidP="000C6A1C">
      <w:pPr>
        <w:pStyle w:val="Heading3BPBHEB"/>
      </w:pPr>
      <w:r w:rsidRPr="009465ED">
        <w:t xml:space="preserve">Key </w:t>
      </w:r>
      <w:r w:rsidR="003028E1">
        <w:t>f</w:t>
      </w:r>
      <w:r w:rsidRPr="009465ED">
        <w:t xml:space="preserve">eatures and </w:t>
      </w:r>
      <w:r w:rsidR="003028E1">
        <w:t>c</w:t>
      </w:r>
      <w:r w:rsidRPr="009465ED">
        <w:t>omponents</w:t>
      </w:r>
    </w:p>
    <w:p w14:paraId="7931002B" w14:textId="1D30C2EC" w:rsidR="00764D89" w:rsidRDefault="00A93790" w:rsidP="00925872">
      <w:r w:rsidRPr="00A93790">
        <w:t xml:space="preserve">AWS Elemental </w:t>
      </w:r>
      <w:proofErr w:type="spellStart"/>
      <w:r w:rsidRPr="00A93790">
        <w:t>MediaConvert</w:t>
      </w:r>
      <w:proofErr w:type="spellEnd"/>
      <w:r w:rsidRPr="00A93790">
        <w:t xml:space="preserve"> offers advanced video processing capabilities, enabling content providers to deliver high-quality media across multiple platforms. </w:t>
      </w:r>
      <w:r w:rsidR="0005368A">
        <w:t xml:space="preserve">Automating resource scaling and supporting various formats </w:t>
      </w:r>
      <w:r w:rsidRPr="00A93790">
        <w:t>ensures efficiency and flexibility in file-based video transcoding.</w:t>
      </w:r>
      <w:r w:rsidR="00764D89">
        <w:t xml:space="preserve"> </w:t>
      </w:r>
    </w:p>
    <w:p w14:paraId="467084FD" w14:textId="5CA48D24" w:rsidR="00F816BF" w:rsidRPr="00283CA9" w:rsidRDefault="00F816BF" w:rsidP="000C6A1C">
      <w:pPr>
        <w:pStyle w:val="NormalBPBHEB"/>
        <w:numPr>
          <w:ilvl w:val="0"/>
          <w:numId w:val="46"/>
        </w:numPr>
      </w:pPr>
      <w:commentRangeStart w:id="103"/>
      <w:commentRangeStart w:id="104"/>
      <w:r w:rsidRPr="00283CA9">
        <w:rPr>
          <w:b/>
          <w:bCs/>
        </w:rPr>
        <w:lastRenderedPageBreak/>
        <w:t>File-</w:t>
      </w:r>
      <w:r w:rsidR="003028E1">
        <w:rPr>
          <w:b/>
          <w:bCs/>
        </w:rPr>
        <w:t>b</w:t>
      </w:r>
      <w:r w:rsidRPr="00283CA9">
        <w:rPr>
          <w:b/>
          <w:bCs/>
        </w:rPr>
        <w:t xml:space="preserve">ased </w:t>
      </w:r>
      <w:r w:rsidR="003028E1">
        <w:rPr>
          <w:b/>
          <w:bCs/>
        </w:rPr>
        <w:t>v</w:t>
      </w:r>
      <w:r w:rsidRPr="00283CA9">
        <w:rPr>
          <w:b/>
          <w:bCs/>
        </w:rPr>
        <w:t xml:space="preserve">ideo </w:t>
      </w:r>
      <w:r w:rsidR="003028E1">
        <w:rPr>
          <w:b/>
          <w:bCs/>
        </w:rPr>
        <w:t>t</w:t>
      </w:r>
      <w:r w:rsidRPr="00283CA9">
        <w:rPr>
          <w:b/>
          <w:bCs/>
        </w:rPr>
        <w:t>ranscoding</w:t>
      </w:r>
      <w:r w:rsidRPr="00283CA9">
        <w:t xml:space="preserve">: </w:t>
      </w:r>
      <w:commentRangeEnd w:id="103"/>
      <w:r w:rsidR="003028E1">
        <w:rPr>
          <w:rStyle w:val="CommentReference"/>
          <w:rFonts w:asciiTheme="minorHAnsi" w:eastAsiaTheme="minorHAnsi" w:hAnsiTheme="minorHAnsi" w:cstheme="minorBidi"/>
        </w:rPr>
        <w:commentReference w:id="103"/>
      </w:r>
      <w:commentRangeEnd w:id="104"/>
      <w:r w:rsidR="00A93790">
        <w:rPr>
          <w:rStyle w:val="CommentReference"/>
        </w:rPr>
        <w:commentReference w:id="104"/>
      </w:r>
      <w:r w:rsidRPr="00283CA9">
        <w:t>Converts video files to various formats, ensuring compatibility with multiple devices and platforms.</w:t>
      </w:r>
    </w:p>
    <w:p w14:paraId="65AAB5A6" w14:textId="1F1CC4B4" w:rsidR="00F816BF" w:rsidRPr="00283CA9" w:rsidRDefault="00F816BF" w:rsidP="000C6A1C">
      <w:pPr>
        <w:pStyle w:val="NormalBPBHEB"/>
        <w:numPr>
          <w:ilvl w:val="0"/>
          <w:numId w:val="46"/>
        </w:numPr>
      </w:pPr>
      <w:r w:rsidRPr="00283CA9">
        <w:rPr>
          <w:b/>
          <w:bCs/>
        </w:rPr>
        <w:t xml:space="preserve">Scalability and </w:t>
      </w:r>
      <w:r w:rsidR="003028E1">
        <w:rPr>
          <w:b/>
          <w:bCs/>
        </w:rPr>
        <w:t>e</w:t>
      </w:r>
      <w:r w:rsidRPr="00283CA9">
        <w:rPr>
          <w:b/>
          <w:bCs/>
        </w:rPr>
        <w:t>lasticity</w:t>
      </w:r>
      <w:r w:rsidRPr="00283CA9">
        <w:t xml:space="preserve">: Processes single files or millions of files effortlessly, adapting to changing workloads </w:t>
      </w:r>
      <w:sdt>
        <w:sdtPr>
          <w:id w:val="1960450651"/>
          <w:citation/>
        </w:sdtPr>
        <w:sdtContent>
          <w:r w:rsidR="006416A6">
            <w:fldChar w:fldCharType="begin"/>
          </w:r>
          <w:r w:rsidR="006416A6">
            <w:instrText xml:space="preserve"> CITATION AWSnd \l 1033 </w:instrText>
          </w:r>
          <w:r w:rsidR="006416A6">
            <w:fldChar w:fldCharType="separate"/>
          </w:r>
          <w:r w:rsidR="00DC66E9" w:rsidRPr="00DC66E9">
            <w:rPr>
              <w:noProof/>
            </w:rPr>
            <w:t>[56]</w:t>
          </w:r>
          <w:r w:rsidR="006416A6">
            <w:fldChar w:fldCharType="end"/>
          </w:r>
        </w:sdtContent>
      </w:sdt>
      <w:r w:rsidRPr="00283CA9">
        <w:t>.</w:t>
      </w:r>
    </w:p>
    <w:p w14:paraId="23A298C8" w14:textId="7FD1B574" w:rsidR="00283CA9" w:rsidRPr="00283CA9" w:rsidRDefault="00283CA9" w:rsidP="000C6A1C">
      <w:pPr>
        <w:pStyle w:val="NormalBPBHEB"/>
        <w:numPr>
          <w:ilvl w:val="0"/>
          <w:numId w:val="46"/>
        </w:numPr>
      </w:pPr>
      <w:r w:rsidRPr="00283CA9">
        <w:rPr>
          <w:b/>
          <w:bCs/>
        </w:rPr>
        <w:t xml:space="preserve">Wide </w:t>
      </w:r>
      <w:r w:rsidR="003028E1">
        <w:rPr>
          <w:b/>
          <w:bCs/>
        </w:rPr>
        <w:t>f</w:t>
      </w:r>
      <w:r w:rsidRPr="00283CA9">
        <w:rPr>
          <w:b/>
          <w:bCs/>
        </w:rPr>
        <w:t xml:space="preserve">ormat </w:t>
      </w:r>
      <w:r w:rsidR="003028E1">
        <w:rPr>
          <w:b/>
          <w:bCs/>
        </w:rPr>
        <w:t>s</w:t>
      </w:r>
      <w:r w:rsidRPr="00283CA9">
        <w:rPr>
          <w:b/>
          <w:bCs/>
        </w:rPr>
        <w:t>upport</w:t>
      </w:r>
      <w:r w:rsidRPr="00283CA9">
        <w:t xml:space="preserve">: </w:t>
      </w:r>
      <w:r w:rsidR="001830F6" w:rsidRPr="00283CA9">
        <w:t>Manages</w:t>
      </w:r>
      <w:r w:rsidRPr="00283CA9">
        <w:t xml:space="preserve"> a broad range of input and output formats for streaming, broadcasting, and on-demand delivery </w:t>
      </w:r>
      <w:sdt>
        <w:sdtPr>
          <w:id w:val="-1007589804"/>
          <w:citation/>
        </w:sdtPr>
        <w:sdtContent>
          <w:r w:rsidR="006416A6">
            <w:fldChar w:fldCharType="begin"/>
          </w:r>
          <w:r w:rsidR="006416A6">
            <w:instrText xml:space="preserve"> CITATION Smi23 \l 1033 </w:instrText>
          </w:r>
          <w:r w:rsidR="006416A6">
            <w:fldChar w:fldCharType="separate"/>
          </w:r>
          <w:r w:rsidR="00DC66E9" w:rsidRPr="00DC66E9">
            <w:rPr>
              <w:noProof/>
            </w:rPr>
            <w:t>[52]</w:t>
          </w:r>
          <w:r w:rsidR="006416A6">
            <w:fldChar w:fldCharType="end"/>
          </w:r>
        </w:sdtContent>
      </w:sdt>
      <w:r w:rsidRPr="00283CA9">
        <w:t>.</w:t>
      </w:r>
    </w:p>
    <w:p w14:paraId="2FCC0540" w14:textId="4FD0351F" w:rsidR="00283CA9" w:rsidRPr="00283CA9" w:rsidRDefault="00283CA9" w:rsidP="000C6A1C">
      <w:pPr>
        <w:pStyle w:val="NormalBPBHEB"/>
        <w:numPr>
          <w:ilvl w:val="0"/>
          <w:numId w:val="46"/>
        </w:numPr>
      </w:pPr>
      <w:r w:rsidRPr="00283CA9">
        <w:rPr>
          <w:b/>
          <w:bCs/>
        </w:rPr>
        <w:t xml:space="preserve">Automated </w:t>
      </w:r>
      <w:r w:rsidR="003028E1">
        <w:rPr>
          <w:b/>
          <w:bCs/>
        </w:rPr>
        <w:t>r</w:t>
      </w:r>
      <w:r w:rsidRPr="00283CA9">
        <w:rPr>
          <w:b/>
          <w:bCs/>
        </w:rPr>
        <w:t xml:space="preserve">esource </w:t>
      </w:r>
      <w:r w:rsidR="003028E1">
        <w:rPr>
          <w:b/>
          <w:bCs/>
        </w:rPr>
        <w:t>s</w:t>
      </w:r>
      <w:r w:rsidRPr="00283CA9">
        <w:rPr>
          <w:b/>
          <w:bCs/>
        </w:rPr>
        <w:t>caling</w:t>
      </w:r>
      <w:r w:rsidRPr="00283CA9">
        <w:t xml:space="preserve">: Dynamically adjusts resources based on transcoding requirements, </w:t>
      </w:r>
      <w:r w:rsidR="007151E5" w:rsidRPr="00283CA9">
        <w:t>improving</w:t>
      </w:r>
      <w:r w:rsidRPr="00283CA9">
        <w:t xml:space="preserve"> performance and cost-efficiency </w:t>
      </w:r>
      <w:sdt>
        <w:sdtPr>
          <w:id w:val="-1244415366"/>
          <w:citation/>
        </w:sdtPr>
        <w:sdtContent>
          <w:r w:rsidR="006416A6">
            <w:fldChar w:fldCharType="begin"/>
          </w:r>
          <w:r w:rsidR="006416A6">
            <w:instrText xml:space="preserve"> CITATION Jon24 \l 1033 </w:instrText>
          </w:r>
          <w:r w:rsidR="006416A6">
            <w:fldChar w:fldCharType="separate"/>
          </w:r>
          <w:r w:rsidR="00DC66E9" w:rsidRPr="00DC66E9">
            <w:rPr>
              <w:noProof/>
            </w:rPr>
            <w:t>[53]</w:t>
          </w:r>
          <w:r w:rsidR="006416A6">
            <w:fldChar w:fldCharType="end"/>
          </w:r>
        </w:sdtContent>
      </w:sdt>
      <w:r w:rsidRPr="00283CA9">
        <w:t>.</w:t>
      </w:r>
    </w:p>
    <w:p w14:paraId="40F244DD" w14:textId="2586FCDF" w:rsidR="00283CA9" w:rsidRDefault="00283CA9" w:rsidP="000C6A1C">
      <w:pPr>
        <w:pStyle w:val="Heading3BPBHEB"/>
      </w:pPr>
      <w:r w:rsidRPr="009465ED">
        <w:t xml:space="preserve">Use </w:t>
      </w:r>
      <w:r w:rsidR="00962B43">
        <w:t>c</w:t>
      </w:r>
      <w:r w:rsidRPr="009465ED">
        <w:t xml:space="preserve">ases of AWS </w:t>
      </w:r>
      <w:r w:rsidR="00962B43">
        <w:t>e</w:t>
      </w:r>
      <w:r w:rsidRPr="009465ED">
        <w:t xml:space="preserve">lemental </w:t>
      </w:r>
      <w:proofErr w:type="spellStart"/>
      <w:r w:rsidRPr="009465ED">
        <w:t>MediaConvert</w:t>
      </w:r>
      <w:proofErr w:type="spellEnd"/>
    </w:p>
    <w:p w14:paraId="65D885B5" w14:textId="72B2AA14" w:rsidR="00764D89" w:rsidRPr="009465ED" w:rsidRDefault="001A394D" w:rsidP="00925872">
      <w:r w:rsidRPr="001A394D">
        <w:t xml:space="preserve">AWS Elemental </w:t>
      </w:r>
      <w:proofErr w:type="spellStart"/>
      <w:r w:rsidRPr="001A394D">
        <w:t>MediaConvert</w:t>
      </w:r>
      <w:proofErr w:type="spellEnd"/>
      <w:r w:rsidRPr="001A394D">
        <w:t xml:space="preserve"> plays a critical role in modern media workflows, enabling broadcasters, streaming services, and content creators </w:t>
      </w:r>
      <w:r w:rsidR="0005368A">
        <w:t>to prepare video content for different platforms and audiences efficiently</w:t>
      </w:r>
      <w:r w:rsidRPr="001A394D">
        <w:t>.</w:t>
      </w:r>
      <w:r w:rsidR="00764D89" w:rsidRPr="00764D89">
        <w:t xml:space="preserve"> </w:t>
      </w:r>
    </w:p>
    <w:p w14:paraId="612BB9E3" w14:textId="469FB461" w:rsidR="00283CA9" w:rsidRPr="00283CA9" w:rsidRDefault="00283CA9" w:rsidP="000C6A1C">
      <w:pPr>
        <w:pStyle w:val="NormalBPBHEB"/>
        <w:numPr>
          <w:ilvl w:val="0"/>
          <w:numId w:val="47"/>
        </w:numPr>
      </w:pPr>
      <w:commentRangeStart w:id="105"/>
      <w:commentRangeStart w:id="106"/>
      <w:r w:rsidRPr="00283CA9">
        <w:rPr>
          <w:b/>
          <w:bCs/>
        </w:rPr>
        <w:t>Multi-</w:t>
      </w:r>
      <w:r w:rsidR="00962B43" w:rsidRPr="00283CA9">
        <w:rPr>
          <w:b/>
          <w:bCs/>
        </w:rPr>
        <w:t>screen video delivery</w:t>
      </w:r>
      <w:r w:rsidR="003B6248">
        <w:rPr>
          <w:b/>
          <w:bCs/>
        </w:rPr>
        <w:t xml:space="preserve">: </w:t>
      </w:r>
      <w:commentRangeEnd w:id="105"/>
      <w:r w:rsidR="00402B2C">
        <w:rPr>
          <w:rStyle w:val="CommentReference"/>
          <w:rFonts w:asciiTheme="minorHAnsi" w:eastAsiaTheme="minorHAnsi" w:hAnsiTheme="minorHAnsi" w:cstheme="minorBidi"/>
        </w:rPr>
        <w:commentReference w:id="105"/>
      </w:r>
      <w:commentRangeEnd w:id="106"/>
      <w:r w:rsidR="002B6488">
        <w:rPr>
          <w:rStyle w:val="CommentReference"/>
        </w:rPr>
        <w:commentReference w:id="106"/>
      </w:r>
      <w:r w:rsidRPr="00283CA9">
        <w:t xml:space="preserve">Enables content providers </w:t>
      </w:r>
      <w:r w:rsidR="00402B2C" w:rsidRPr="00283CA9">
        <w:t>deliver</w:t>
      </w:r>
      <w:r w:rsidRPr="00283CA9">
        <w:t xml:space="preserve"> optimized videos for smartphones, tablets, and smart TVs.</w:t>
      </w:r>
    </w:p>
    <w:p w14:paraId="0A52A522" w14:textId="77D7BE02" w:rsidR="00283CA9" w:rsidRPr="00283CA9" w:rsidRDefault="00283CA9" w:rsidP="000C6A1C">
      <w:pPr>
        <w:pStyle w:val="NormalBPBHEB"/>
        <w:numPr>
          <w:ilvl w:val="0"/>
          <w:numId w:val="47"/>
        </w:numPr>
      </w:pPr>
      <w:r w:rsidRPr="00283CA9">
        <w:rPr>
          <w:b/>
          <w:bCs/>
        </w:rPr>
        <w:t xml:space="preserve">OTT </w:t>
      </w:r>
      <w:r w:rsidR="00962B43">
        <w:rPr>
          <w:b/>
          <w:bCs/>
        </w:rPr>
        <w:t>s</w:t>
      </w:r>
      <w:r w:rsidRPr="00283CA9">
        <w:rPr>
          <w:b/>
          <w:bCs/>
        </w:rPr>
        <w:t>treaming</w:t>
      </w:r>
      <w:r w:rsidR="003B6248">
        <w:rPr>
          <w:b/>
          <w:bCs/>
        </w:rPr>
        <w:t xml:space="preserve">: </w:t>
      </w:r>
      <w:r w:rsidRPr="00283CA9">
        <w:t>Powers over-the-top streaming services by transcoding content into formats suited for internet-based viewing.</w:t>
      </w:r>
    </w:p>
    <w:p w14:paraId="4D20F235" w14:textId="2AA14B96" w:rsidR="00283CA9" w:rsidRPr="00283CA9" w:rsidRDefault="00283CA9" w:rsidP="000C6A1C">
      <w:pPr>
        <w:pStyle w:val="NormalBPBHEB"/>
        <w:numPr>
          <w:ilvl w:val="0"/>
          <w:numId w:val="47"/>
        </w:numPr>
      </w:pPr>
      <w:r w:rsidRPr="00283CA9">
        <w:rPr>
          <w:b/>
          <w:bCs/>
        </w:rPr>
        <w:t xml:space="preserve">Broadcast </w:t>
      </w:r>
      <w:r w:rsidR="00962B43">
        <w:rPr>
          <w:b/>
          <w:bCs/>
        </w:rPr>
        <w:t>w</w:t>
      </w:r>
      <w:r w:rsidRPr="00283CA9">
        <w:rPr>
          <w:b/>
          <w:bCs/>
        </w:rPr>
        <w:t>orkflows</w:t>
      </w:r>
      <w:r w:rsidR="003B6248">
        <w:rPr>
          <w:b/>
          <w:bCs/>
        </w:rPr>
        <w:t xml:space="preserve">: </w:t>
      </w:r>
      <w:r w:rsidRPr="00283CA9">
        <w:t>Prepares video content for live events and scheduled broadcasts, meeting industry standards efficiently.</w:t>
      </w:r>
    </w:p>
    <w:p w14:paraId="436E51C9" w14:textId="0C7988F9" w:rsidR="00283CA9" w:rsidRDefault="00283CA9" w:rsidP="000C6A1C">
      <w:pPr>
        <w:pStyle w:val="Heading3BPBHEB"/>
      </w:pPr>
      <w:r w:rsidRPr="009465ED">
        <w:t xml:space="preserve">Best </w:t>
      </w:r>
      <w:r w:rsidR="006F5D7E" w:rsidRPr="009465ED">
        <w:t>practices for effective usage</w:t>
      </w:r>
    </w:p>
    <w:p w14:paraId="0974F11B" w14:textId="1AA4486D" w:rsidR="00764D89" w:rsidRDefault="00487112" w:rsidP="00925872">
      <w:r w:rsidRPr="00487112">
        <w:t xml:space="preserve">To maximize the capabilities of AWS Elemental </w:t>
      </w:r>
      <w:proofErr w:type="spellStart"/>
      <w:r w:rsidRPr="00487112">
        <w:t>MediaConvert</w:t>
      </w:r>
      <w:proofErr w:type="spellEnd"/>
      <w:r w:rsidRPr="00487112">
        <w:t xml:space="preserve">, organizations should follow best practices that </w:t>
      </w:r>
      <w:r w:rsidR="00786E6B" w:rsidRPr="00487112">
        <w:t>improve</w:t>
      </w:r>
      <w:r w:rsidRPr="00487112">
        <w:t xml:space="preserve"> transcoding performance, enhance video quality, and streamline content delivery.</w:t>
      </w:r>
    </w:p>
    <w:p w14:paraId="48BF95E2" w14:textId="08DD92E3" w:rsidR="00A3006F" w:rsidRPr="00283CA9" w:rsidRDefault="00A3006F" w:rsidP="000C6A1C">
      <w:pPr>
        <w:pStyle w:val="NormalBPBHEB"/>
        <w:numPr>
          <w:ilvl w:val="0"/>
          <w:numId w:val="48"/>
        </w:numPr>
      </w:pPr>
      <w:commentRangeStart w:id="107"/>
      <w:commentRangeStart w:id="108"/>
      <w:r w:rsidRPr="00283CA9">
        <w:rPr>
          <w:b/>
          <w:bCs/>
        </w:rPr>
        <w:t xml:space="preserve">AWS </w:t>
      </w:r>
      <w:r w:rsidR="006F5D7E">
        <w:rPr>
          <w:b/>
          <w:bCs/>
        </w:rPr>
        <w:t>e</w:t>
      </w:r>
      <w:r w:rsidRPr="00283CA9">
        <w:rPr>
          <w:b/>
          <w:bCs/>
        </w:rPr>
        <w:t>lemental MediaPackage</w:t>
      </w:r>
      <w:r>
        <w:rPr>
          <w:b/>
          <w:bCs/>
        </w:rPr>
        <w:t xml:space="preserve">: </w:t>
      </w:r>
      <w:commentRangeEnd w:id="107"/>
      <w:r w:rsidR="00C57065">
        <w:rPr>
          <w:rStyle w:val="CommentReference"/>
          <w:rFonts w:asciiTheme="minorHAnsi" w:eastAsiaTheme="minorHAnsi" w:hAnsiTheme="minorHAnsi" w:cstheme="minorBidi"/>
        </w:rPr>
        <w:commentReference w:id="107"/>
      </w:r>
      <w:commentRangeEnd w:id="108"/>
      <w:r w:rsidR="00E601BB">
        <w:rPr>
          <w:rStyle w:val="CommentReference"/>
        </w:rPr>
        <w:commentReference w:id="108"/>
      </w:r>
      <w:r w:rsidRPr="00283CA9">
        <w:t>Prepares transcoded videos for delivery to various devices, streamlining workflows.</w:t>
      </w:r>
    </w:p>
    <w:p w14:paraId="78E5E214" w14:textId="3758B654" w:rsidR="00A3006F" w:rsidRPr="00283CA9" w:rsidRDefault="00A3006F" w:rsidP="000C6A1C">
      <w:pPr>
        <w:pStyle w:val="NormalBPBHEB"/>
        <w:numPr>
          <w:ilvl w:val="0"/>
          <w:numId w:val="48"/>
        </w:numPr>
      </w:pPr>
      <w:r w:rsidRPr="00283CA9">
        <w:rPr>
          <w:b/>
          <w:bCs/>
        </w:rPr>
        <w:t xml:space="preserve">AWS </w:t>
      </w:r>
      <w:r w:rsidR="006F5D7E">
        <w:rPr>
          <w:b/>
          <w:bCs/>
        </w:rPr>
        <w:t>e</w:t>
      </w:r>
      <w:r w:rsidRPr="00283CA9">
        <w:rPr>
          <w:b/>
          <w:bCs/>
        </w:rPr>
        <w:t>lemental MediaLive</w:t>
      </w:r>
      <w:r>
        <w:rPr>
          <w:b/>
          <w:bCs/>
        </w:rPr>
        <w:t xml:space="preserve">: </w:t>
      </w:r>
      <w:r w:rsidRPr="00283CA9">
        <w:t>Combines with MediaLive for end-to-end live video workflows, enhancing both services.</w:t>
      </w:r>
    </w:p>
    <w:p w14:paraId="2D5AB6B7" w14:textId="74E0A30A" w:rsidR="00283CA9" w:rsidRPr="00283CA9" w:rsidRDefault="007151E5" w:rsidP="000C6A1C">
      <w:pPr>
        <w:pStyle w:val="NormalBPBHEB"/>
        <w:numPr>
          <w:ilvl w:val="0"/>
          <w:numId w:val="48"/>
        </w:numPr>
      </w:pPr>
      <w:r w:rsidRPr="00283CA9">
        <w:rPr>
          <w:b/>
          <w:bCs/>
        </w:rPr>
        <w:t>Improving</w:t>
      </w:r>
      <w:r w:rsidR="00283CA9" w:rsidRPr="00283CA9">
        <w:rPr>
          <w:b/>
          <w:bCs/>
        </w:rPr>
        <w:t xml:space="preserve"> </w:t>
      </w:r>
      <w:r w:rsidR="006F5D7E">
        <w:rPr>
          <w:b/>
          <w:bCs/>
        </w:rPr>
        <w:t>t</w:t>
      </w:r>
      <w:r w:rsidR="00283CA9" w:rsidRPr="00283CA9">
        <w:rPr>
          <w:b/>
          <w:bCs/>
        </w:rPr>
        <w:t xml:space="preserve">ranscoding </w:t>
      </w:r>
      <w:r w:rsidR="006F5D7E">
        <w:rPr>
          <w:b/>
          <w:bCs/>
        </w:rPr>
        <w:t>s</w:t>
      </w:r>
      <w:r w:rsidR="00283CA9" w:rsidRPr="00283CA9">
        <w:rPr>
          <w:b/>
          <w:bCs/>
        </w:rPr>
        <w:t>ettings</w:t>
      </w:r>
      <w:r w:rsidR="00A3006F">
        <w:rPr>
          <w:b/>
          <w:bCs/>
        </w:rPr>
        <w:t xml:space="preserve">: </w:t>
      </w:r>
      <w:r w:rsidR="00283CA9" w:rsidRPr="00283CA9">
        <w:t>Select codecs, resolutions, and bitrates based on specific use cases to balance quality and file size.</w:t>
      </w:r>
    </w:p>
    <w:p w14:paraId="505C7EFB" w14:textId="51103555" w:rsidR="00283CA9" w:rsidRPr="00283CA9" w:rsidRDefault="00283CA9" w:rsidP="000C6A1C">
      <w:pPr>
        <w:pStyle w:val="NormalBPBHEB"/>
        <w:numPr>
          <w:ilvl w:val="0"/>
          <w:numId w:val="48"/>
        </w:numPr>
      </w:pPr>
      <w:r w:rsidRPr="00283CA9">
        <w:rPr>
          <w:b/>
          <w:bCs/>
        </w:rPr>
        <w:t xml:space="preserve">Utilizing </w:t>
      </w:r>
      <w:r w:rsidR="006F5D7E">
        <w:rPr>
          <w:b/>
          <w:bCs/>
        </w:rPr>
        <w:t>a</w:t>
      </w:r>
      <w:r w:rsidRPr="00283CA9">
        <w:rPr>
          <w:b/>
          <w:bCs/>
        </w:rPr>
        <w:t xml:space="preserve">utomated </w:t>
      </w:r>
      <w:r w:rsidR="006F5D7E">
        <w:rPr>
          <w:b/>
          <w:bCs/>
        </w:rPr>
        <w:t>w</w:t>
      </w:r>
      <w:r w:rsidRPr="00283CA9">
        <w:rPr>
          <w:b/>
          <w:bCs/>
        </w:rPr>
        <w:t>orkflows</w:t>
      </w:r>
      <w:r w:rsidR="00A3006F">
        <w:rPr>
          <w:b/>
          <w:bCs/>
        </w:rPr>
        <w:t xml:space="preserve">: </w:t>
      </w:r>
      <w:r w:rsidRPr="00283CA9">
        <w:t>Implement job templates and pre-configured settings to streamline processes and minimize errors.</w:t>
      </w:r>
    </w:p>
    <w:p w14:paraId="07803861" w14:textId="613732C2" w:rsidR="00283CA9" w:rsidRPr="009465ED" w:rsidRDefault="0086075D" w:rsidP="000C6A1C">
      <w:pPr>
        <w:pStyle w:val="Heading3BPBHEB"/>
      </w:pPr>
      <w:r>
        <w:t>Wrap up</w:t>
      </w:r>
    </w:p>
    <w:p w14:paraId="5CFFA8DE" w14:textId="281F7294" w:rsidR="00283CA9" w:rsidRPr="00283CA9" w:rsidRDefault="00283CA9" w:rsidP="000C6A1C">
      <w:pPr>
        <w:pStyle w:val="NormalBPBHEB"/>
      </w:pPr>
      <w:r w:rsidRPr="00283CA9">
        <w:t xml:space="preserve">AWS Elemental </w:t>
      </w:r>
      <w:proofErr w:type="spellStart"/>
      <w:r w:rsidRPr="00283CA9">
        <w:t>MediaConvert</w:t>
      </w:r>
      <w:proofErr w:type="spellEnd"/>
      <w:r w:rsidRPr="00283CA9">
        <w:t xml:space="preserve"> offers a flexible, scalable solution for file-based video transcoding. Its integration with other AWS services enhances its capabilities, making it an essential </w:t>
      </w:r>
      <w:r w:rsidR="007151E5" w:rsidRPr="00283CA9">
        <w:t>part</w:t>
      </w:r>
      <w:r w:rsidRPr="00283CA9">
        <w:t xml:space="preserve"> </w:t>
      </w:r>
      <w:r w:rsidR="00C75D83" w:rsidRPr="00283CA9">
        <w:t>of</w:t>
      </w:r>
      <w:r w:rsidRPr="00283CA9">
        <w:t xml:space="preserve"> efficient media processing</w:t>
      </w:r>
      <w:r w:rsidR="00042DB0">
        <w:t xml:space="preserve"> </w:t>
      </w:r>
      <w:sdt>
        <w:sdtPr>
          <w:id w:val="1187799611"/>
          <w:citation/>
        </w:sdtPr>
        <w:sdtContent>
          <w:r w:rsidR="0074345D">
            <w:fldChar w:fldCharType="begin"/>
          </w:r>
          <w:r w:rsidR="0074345D">
            <w:instrText xml:space="preserve"> CITATION AWSdk \l 1033 </w:instrText>
          </w:r>
          <w:r w:rsidR="0074345D">
            <w:fldChar w:fldCharType="separate"/>
          </w:r>
          <w:r w:rsidR="00DC66E9" w:rsidRPr="00DC66E9">
            <w:rPr>
              <w:noProof/>
            </w:rPr>
            <w:t>[57]</w:t>
          </w:r>
          <w:r w:rsidR="0074345D">
            <w:fldChar w:fldCharType="end"/>
          </w:r>
        </w:sdtContent>
      </w:sdt>
      <w:r w:rsidRPr="00283CA9">
        <w:t>.</w:t>
      </w:r>
    </w:p>
    <w:p w14:paraId="58CFBDBC" w14:textId="75DADA7D" w:rsidR="002C2F0D" w:rsidRPr="009465ED" w:rsidRDefault="002C2F0D" w:rsidP="000C6A1C">
      <w:pPr>
        <w:pStyle w:val="Heading2BPBHEB"/>
      </w:pPr>
      <w:r w:rsidRPr="009465ED">
        <w:lastRenderedPageBreak/>
        <w:t xml:space="preserve">AWS </w:t>
      </w:r>
      <w:r w:rsidR="00D04D9F">
        <w:t>E</w:t>
      </w:r>
      <w:r w:rsidRPr="009465ED">
        <w:t>lemental MediaLive</w:t>
      </w:r>
    </w:p>
    <w:p w14:paraId="34AEB2F5" w14:textId="77777777" w:rsidR="002C2F0D" w:rsidRPr="002C2F0D" w:rsidRDefault="002C2F0D" w:rsidP="000C6A1C">
      <w:pPr>
        <w:pStyle w:val="NormalBPBHEB"/>
      </w:pPr>
      <w:r w:rsidRPr="002C2F0D">
        <w:t>AWS Elemental MediaLive provides real-time video encoding for broadcast and multiscreen delivery, supporting diverse live video workflows with scalability and resilience.</w:t>
      </w:r>
    </w:p>
    <w:p w14:paraId="44DE0095" w14:textId="67FCDABA" w:rsidR="002C2F0D" w:rsidRDefault="002C2F0D" w:rsidP="000C6A1C">
      <w:pPr>
        <w:pStyle w:val="Heading3BPBHEB"/>
      </w:pPr>
      <w:r w:rsidRPr="009465ED">
        <w:t xml:space="preserve">Key </w:t>
      </w:r>
      <w:r w:rsidR="001121BE">
        <w:t>f</w:t>
      </w:r>
      <w:r w:rsidRPr="009465ED">
        <w:t>eatures</w:t>
      </w:r>
    </w:p>
    <w:p w14:paraId="7D78894B" w14:textId="2F97C3F3" w:rsidR="0075389F" w:rsidRDefault="0075389F" w:rsidP="000C6A1C">
      <w:pPr>
        <w:pStyle w:val="NormalBPBHEB"/>
      </w:pPr>
      <w:r>
        <w:t>The key features are as follows:</w:t>
      </w:r>
    </w:p>
    <w:p w14:paraId="74BE60EC" w14:textId="02ADA992" w:rsidR="00FD423A" w:rsidRPr="002C2F0D" w:rsidRDefault="00FD423A" w:rsidP="000C6A1C">
      <w:pPr>
        <w:pStyle w:val="NormalBPBHEB"/>
        <w:numPr>
          <w:ilvl w:val="0"/>
          <w:numId w:val="49"/>
        </w:numPr>
      </w:pPr>
      <w:r w:rsidRPr="002C2F0D">
        <w:rPr>
          <w:b/>
          <w:bCs/>
        </w:rPr>
        <w:t xml:space="preserve">Live </w:t>
      </w:r>
      <w:r w:rsidR="00A423F8">
        <w:rPr>
          <w:b/>
          <w:bCs/>
        </w:rPr>
        <w:t>v</w:t>
      </w:r>
      <w:r w:rsidRPr="002C2F0D">
        <w:rPr>
          <w:b/>
          <w:bCs/>
        </w:rPr>
        <w:t xml:space="preserve">ideo </w:t>
      </w:r>
      <w:r w:rsidR="00A423F8">
        <w:rPr>
          <w:b/>
          <w:bCs/>
        </w:rPr>
        <w:t>e</w:t>
      </w:r>
      <w:r w:rsidRPr="002C2F0D">
        <w:rPr>
          <w:b/>
          <w:bCs/>
        </w:rPr>
        <w:t>ncoding</w:t>
      </w:r>
      <w:r w:rsidRPr="002C2F0D">
        <w:t>: Encodes live video streams in real-time, making it essential for broadcasting live events, 24/7 channels, and OTT content delivery.</w:t>
      </w:r>
    </w:p>
    <w:p w14:paraId="46993492" w14:textId="55DEEB72" w:rsidR="00FD423A" w:rsidRPr="002C2F0D" w:rsidRDefault="00FD423A" w:rsidP="000C6A1C">
      <w:pPr>
        <w:pStyle w:val="NormalBPBHEB"/>
        <w:numPr>
          <w:ilvl w:val="0"/>
          <w:numId w:val="49"/>
        </w:numPr>
      </w:pPr>
      <w:r w:rsidRPr="002C2F0D">
        <w:rPr>
          <w:b/>
          <w:bCs/>
        </w:rPr>
        <w:t xml:space="preserve">Scalability and </w:t>
      </w:r>
      <w:r w:rsidR="00A423F8">
        <w:rPr>
          <w:b/>
          <w:bCs/>
        </w:rPr>
        <w:t>r</w:t>
      </w:r>
      <w:r w:rsidRPr="002C2F0D">
        <w:rPr>
          <w:b/>
          <w:bCs/>
        </w:rPr>
        <w:t>esilience</w:t>
      </w:r>
      <w:r w:rsidRPr="002C2F0D">
        <w:t xml:space="preserve">: Adjusts resources automatically to meet demand, ensuring efficiency and cost-effectiveness </w:t>
      </w:r>
      <w:sdt>
        <w:sdtPr>
          <w:id w:val="129987760"/>
          <w:citation/>
        </w:sdtPr>
        <w:sdtContent>
          <w:r>
            <w:fldChar w:fldCharType="begin"/>
          </w:r>
          <w:r>
            <w:instrText xml:space="preserve"> CITATION AWSds \l 1033 </w:instrText>
          </w:r>
          <w:r>
            <w:fldChar w:fldCharType="separate"/>
          </w:r>
          <w:r w:rsidR="00DC66E9" w:rsidRPr="00DC66E9">
            <w:rPr>
              <w:noProof/>
            </w:rPr>
            <w:t>[58]</w:t>
          </w:r>
          <w:r>
            <w:fldChar w:fldCharType="end"/>
          </w:r>
        </w:sdtContent>
      </w:sdt>
      <w:r w:rsidRPr="002C2F0D">
        <w:t>.</w:t>
      </w:r>
    </w:p>
    <w:p w14:paraId="13C92461" w14:textId="03874680" w:rsidR="002C2F0D" w:rsidRPr="002C2F0D" w:rsidRDefault="002C2F0D" w:rsidP="000C6A1C">
      <w:pPr>
        <w:pStyle w:val="NormalBPBHEB"/>
        <w:numPr>
          <w:ilvl w:val="0"/>
          <w:numId w:val="49"/>
        </w:numPr>
      </w:pPr>
      <w:r w:rsidRPr="002C2F0D">
        <w:rPr>
          <w:b/>
          <w:bCs/>
        </w:rPr>
        <w:t xml:space="preserve">Wide </w:t>
      </w:r>
      <w:r w:rsidR="00A423F8">
        <w:rPr>
          <w:b/>
          <w:bCs/>
        </w:rPr>
        <w:t>f</w:t>
      </w:r>
      <w:r w:rsidRPr="002C2F0D">
        <w:rPr>
          <w:b/>
          <w:bCs/>
        </w:rPr>
        <w:t xml:space="preserve">ormat </w:t>
      </w:r>
      <w:r w:rsidR="00A423F8">
        <w:rPr>
          <w:b/>
          <w:bCs/>
        </w:rPr>
        <w:t>s</w:t>
      </w:r>
      <w:r w:rsidRPr="002C2F0D">
        <w:rPr>
          <w:b/>
          <w:bCs/>
        </w:rPr>
        <w:t>upport</w:t>
      </w:r>
      <w:r w:rsidRPr="002C2F0D">
        <w:t xml:space="preserve">: Supports various input and output formats, codecs, and resolutions to deliver high-quality video streams across platforms </w:t>
      </w:r>
      <w:sdt>
        <w:sdtPr>
          <w:id w:val="871339668"/>
          <w:citation/>
        </w:sdtPr>
        <w:sdtContent>
          <w:r w:rsidR="00787710">
            <w:fldChar w:fldCharType="begin"/>
          </w:r>
          <w:r w:rsidR="00787710">
            <w:instrText xml:space="preserve"> CITATION Smi23 \l 1033 </w:instrText>
          </w:r>
          <w:r w:rsidR="00787710">
            <w:fldChar w:fldCharType="separate"/>
          </w:r>
          <w:r w:rsidR="00DC66E9" w:rsidRPr="00DC66E9">
            <w:rPr>
              <w:noProof/>
            </w:rPr>
            <w:t>[52]</w:t>
          </w:r>
          <w:r w:rsidR="00787710">
            <w:fldChar w:fldCharType="end"/>
          </w:r>
        </w:sdtContent>
      </w:sdt>
      <w:r w:rsidR="00787710">
        <w:t>.</w:t>
      </w:r>
    </w:p>
    <w:p w14:paraId="26856552" w14:textId="1EC10191" w:rsidR="002C2F0D" w:rsidRPr="002C2F0D" w:rsidRDefault="002C2F0D" w:rsidP="000C6A1C">
      <w:pPr>
        <w:pStyle w:val="NormalBPBHEB"/>
        <w:numPr>
          <w:ilvl w:val="0"/>
          <w:numId w:val="49"/>
        </w:numPr>
      </w:pPr>
      <w:r w:rsidRPr="002C2F0D">
        <w:rPr>
          <w:b/>
          <w:bCs/>
        </w:rPr>
        <w:t xml:space="preserve">Channel </w:t>
      </w:r>
      <w:r w:rsidR="0075389F">
        <w:rPr>
          <w:b/>
          <w:bCs/>
        </w:rPr>
        <w:t>c</w:t>
      </w:r>
      <w:r w:rsidRPr="002C2F0D">
        <w:rPr>
          <w:b/>
          <w:bCs/>
        </w:rPr>
        <w:t>onfiguration</w:t>
      </w:r>
      <w:r w:rsidRPr="002C2F0D">
        <w:t xml:space="preserve">: Allows users to manage channels with </w:t>
      </w:r>
      <w:r w:rsidR="004153C7" w:rsidRPr="002C2F0D">
        <w:t>customizable</w:t>
      </w:r>
      <w:r w:rsidRPr="002C2F0D">
        <w:t xml:space="preserve"> settings, input sources, and output destinations</w:t>
      </w:r>
      <w:r w:rsidR="001A533E">
        <w:t>.</w:t>
      </w:r>
      <w:r w:rsidRPr="002C2F0D">
        <w:t xml:space="preserve"> </w:t>
      </w:r>
      <w:sdt>
        <w:sdtPr>
          <w:id w:val="-345251380"/>
          <w:citation/>
        </w:sdtPr>
        <w:sdtContent>
          <w:r w:rsidR="00787710">
            <w:fldChar w:fldCharType="begin"/>
          </w:r>
          <w:r w:rsidR="00787710">
            <w:instrText xml:space="preserve"> CITATION Jon24 \l 1033 </w:instrText>
          </w:r>
          <w:r w:rsidR="00787710">
            <w:fldChar w:fldCharType="separate"/>
          </w:r>
          <w:r w:rsidR="00DC66E9" w:rsidRPr="00DC66E9">
            <w:rPr>
              <w:noProof/>
            </w:rPr>
            <w:t>[53]</w:t>
          </w:r>
          <w:r w:rsidR="00787710">
            <w:fldChar w:fldCharType="end"/>
          </w:r>
        </w:sdtContent>
      </w:sdt>
    </w:p>
    <w:p w14:paraId="668CCA96" w14:textId="389AADC0" w:rsidR="002C2F0D" w:rsidRDefault="002C2F0D" w:rsidP="000C6A1C">
      <w:pPr>
        <w:pStyle w:val="Heading3BPBHEB"/>
      </w:pPr>
      <w:r w:rsidRPr="009465ED">
        <w:t xml:space="preserve">Use </w:t>
      </w:r>
      <w:r w:rsidR="00277A65">
        <w:t>c</w:t>
      </w:r>
      <w:r w:rsidRPr="009465ED">
        <w:t xml:space="preserve">ases </w:t>
      </w:r>
    </w:p>
    <w:p w14:paraId="58AF6F11" w14:textId="3E82BF0B" w:rsidR="00E601BB" w:rsidRPr="009465ED" w:rsidRDefault="008A1265" w:rsidP="00925872">
      <w:r w:rsidRPr="008A1265">
        <w:t>AWS Elemental MediaLive is designed to meet the demands of modern live video workflows, providing broadcasters and content creators with the tools needed for seamless, high-quality streaming experiences. Whether delivering breaking news, live sports, or continuous 24/7 broadcasting, MediaLive ensures reliability and flexibility in video encoding.</w:t>
      </w:r>
    </w:p>
    <w:p w14:paraId="63A5EEEF" w14:textId="3CC6BD6A" w:rsidR="002C2F0D" w:rsidRPr="002C2F0D" w:rsidRDefault="002C2F0D" w:rsidP="000C6A1C">
      <w:pPr>
        <w:pStyle w:val="NormalBPBHEB"/>
        <w:numPr>
          <w:ilvl w:val="0"/>
          <w:numId w:val="51"/>
        </w:numPr>
      </w:pPr>
      <w:commentRangeStart w:id="109"/>
      <w:commentRangeStart w:id="110"/>
      <w:r w:rsidRPr="002C2F0D">
        <w:rPr>
          <w:b/>
          <w:bCs/>
        </w:rPr>
        <w:t xml:space="preserve">Live </w:t>
      </w:r>
      <w:r w:rsidR="00277A65">
        <w:rPr>
          <w:b/>
          <w:bCs/>
        </w:rPr>
        <w:t>e</w:t>
      </w:r>
      <w:r w:rsidRPr="002C2F0D">
        <w:rPr>
          <w:b/>
          <w:bCs/>
        </w:rPr>
        <w:t xml:space="preserve">vents </w:t>
      </w:r>
      <w:r w:rsidR="00277A65">
        <w:rPr>
          <w:b/>
          <w:bCs/>
        </w:rPr>
        <w:t>s</w:t>
      </w:r>
      <w:r w:rsidRPr="002C2F0D">
        <w:rPr>
          <w:b/>
          <w:bCs/>
        </w:rPr>
        <w:t>treaming</w:t>
      </w:r>
      <w:r w:rsidR="00787710">
        <w:rPr>
          <w:b/>
          <w:bCs/>
        </w:rPr>
        <w:t xml:space="preserve">: </w:t>
      </w:r>
      <w:commentRangeEnd w:id="109"/>
      <w:r w:rsidR="00277A65">
        <w:rPr>
          <w:rStyle w:val="CommentReference"/>
          <w:rFonts w:asciiTheme="minorHAnsi" w:eastAsiaTheme="minorHAnsi" w:hAnsiTheme="minorHAnsi" w:cstheme="minorBidi"/>
        </w:rPr>
        <w:commentReference w:id="109"/>
      </w:r>
      <w:commentRangeEnd w:id="110"/>
      <w:r w:rsidR="008A1265">
        <w:rPr>
          <w:rStyle w:val="CommentReference"/>
        </w:rPr>
        <w:commentReference w:id="110"/>
      </w:r>
      <w:r w:rsidRPr="002C2F0D">
        <w:t xml:space="preserve">Powers live events such as sports, concerts, and news broadcasts, ensuring smooth streaming experiences </w:t>
      </w:r>
      <w:sdt>
        <w:sdtPr>
          <w:id w:val="-318508975"/>
          <w:citation/>
        </w:sdtPr>
        <w:sdtContent>
          <w:r w:rsidR="00787710">
            <w:fldChar w:fldCharType="begin"/>
          </w:r>
          <w:r w:rsidR="00787710">
            <w:instrText xml:space="preserve"> CITATION Smi23 \l 1033 </w:instrText>
          </w:r>
          <w:r w:rsidR="00787710">
            <w:fldChar w:fldCharType="separate"/>
          </w:r>
          <w:r w:rsidR="00DC66E9" w:rsidRPr="00DC66E9">
            <w:rPr>
              <w:noProof/>
            </w:rPr>
            <w:t>[52]</w:t>
          </w:r>
          <w:r w:rsidR="00787710">
            <w:fldChar w:fldCharType="end"/>
          </w:r>
        </w:sdtContent>
      </w:sdt>
      <w:r w:rsidRPr="002C2F0D">
        <w:t>.</w:t>
      </w:r>
    </w:p>
    <w:p w14:paraId="0749F1B3" w14:textId="5F51E25F" w:rsidR="002C2F0D" w:rsidRPr="002C2F0D" w:rsidRDefault="002C2F0D" w:rsidP="000C6A1C">
      <w:pPr>
        <w:pStyle w:val="NormalBPBHEB"/>
        <w:numPr>
          <w:ilvl w:val="0"/>
          <w:numId w:val="50"/>
        </w:numPr>
      </w:pPr>
      <w:r w:rsidRPr="002C2F0D">
        <w:rPr>
          <w:b/>
          <w:bCs/>
        </w:rPr>
        <w:t xml:space="preserve">24/7 </w:t>
      </w:r>
      <w:r w:rsidR="00277A65">
        <w:rPr>
          <w:b/>
          <w:bCs/>
        </w:rPr>
        <w:t>c</w:t>
      </w:r>
      <w:r w:rsidRPr="002C2F0D">
        <w:rPr>
          <w:b/>
          <w:bCs/>
        </w:rPr>
        <w:t xml:space="preserve">hannel </w:t>
      </w:r>
      <w:r w:rsidR="00277A65">
        <w:rPr>
          <w:b/>
          <w:bCs/>
        </w:rPr>
        <w:t>b</w:t>
      </w:r>
      <w:r w:rsidRPr="002C2F0D">
        <w:rPr>
          <w:b/>
          <w:bCs/>
        </w:rPr>
        <w:t>roadcasting</w:t>
      </w:r>
      <w:r w:rsidR="00787710">
        <w:rPr>
          <w:b/>
          <w:bCs/>
        </w:rPr>
        <w:t xml:space="preserve">: </w:t>
      </w:r>
      <w:r w:rsidRPr="002C2F0D">
        <w:t xml:space="preserve">Supports continuous 24/7 channel operations for broadcasters and content providers </w:t>
      </w:r>
      <w:sdt>
        <w:sdtPr>
          <w:id w:val="388007362"/>
          <w:citation/>
        </w:sdtPr>
        <w:sdtContent>
          <w:r w:rsidR="00787710">
            <w:fldChar w:fldCharType="begin"/>
          </w:r>
          <w:r w:rsidR="00787710">
            <w:instrText xml:space="preserve"> CITATION Jon24 \l 1033 </w:instrText>
          </w:r>
          <w:r w:rsidR="00787710">
            <w:fldChar w:fldCharType="separate"/>
          </w:r>
          <w:r w:rsidR="00DC66E9" w:rsidRPr="00DC66E9">
            <w:rPr>
              <w:noProof/>
            </w:rPr>
            <w:t>[53]</w:t>
          </w:r>
          <w:r w:rsidR="00787710">
            <w:fldChar w:fldCharType="end"/>
          </w:r>
        </w:sdtContent>
      </w:sdt>
      <w:r w:rsidR="00787710">
        <w:t>.</w:t>
      </w:r>
    </w:p>
    <w:p w14:paraId="7321E724" w14:textId="5E6C1D30" w:rsidR="002C2F0D" w:rsidRPr="002C2F0D" w:rsidRDefault="002C2F0D" w:rsidP="000C6A1C">
      <w:pPr>
        <w:pStyle w:val="NormalBPBHEB"/>
        <w:numPr>
          <w:ilvl w:val="0"/>
          <w:numId w:val="50"/>
        </w:numPr>
      </w:pPr>
      <w:r w:rsidRPr="002C2F0D">
        <w:rPr>
          <w:b/>
          <w:bCs/>
        </w:rPr>
        <w:t xml:space="preserve">OTT </w:t>
      </w:r>
      <w:r w:rsidR="00277A65">
        <w:rPr>
          <w:b/>
          <w:bCs/>
        </w:rPr>
        <w:t>c</w:t>
      </w:r>
      <w:r w:rsidRPr="002C2F0D">
        <w:rPr>
          <w:b/>
          <w:bCs/>
        </w:rPr>
        <w:t xml:space="preserve">ontent </w:t>
      </w:r>
      <w:r w:rsidR="00277A65">
        <w:rPr>
          <w:b/>
          <w:bCs/>
        </w:rPr>
        <w:t>d</w:t>
      </w:r>
      <w:r w:rsidRPr="002C2F0D">
        <w:rPr>
          <w:b/>
          <w:bCs/>
        </w:rPr>
        <w:t>elivery</w:t>
      </w:r>
      <w:r w:rsidR="00787710">
        <w:rPr>
          <w:b/>
          <w:bCs/>
        </w:rPr>
        <w:t xml:space="preserve">: </w:t>
      </w:r>
      <w:r w:rsidR="00250D46" w:rsidRPr="002C2F0D">
        <w:t>Helps</w:t>
      </w:r>
      <w:r w:rsidRPr="002C2F0D">
        <w:t xml:space="preserve"> encoding for internet-based live content delivery, aligning with the demands of modern media consumption.</w:t>
      </w:r>
    </w:p>
    <w:p w14:paraId="5C1C68AD" w14:textId="4B33B302" w:rsidR="002C2F0D" w:rsidRDefault="002C2F0D" w:rsidP="000C6A1C">
      <w:pPr>
        <w:pStyle w:val="Heading3BPBHEB"/>
      </w:pPr>
      <w:r w:rsidRPr="009465ED">
        <w:t xml:space="preserve">Best </w:t>
      </w:r>
      <w:r w:rsidR="001017B5" w:rsidRPr="009465ED">
        <w:t xml:space="preserve">practices for </w:t>
      </w:r>
      <w:r w:rsidR="0005368A">
        <w:t>practical</w:t>
      </w:r>
      <w:r w:rsidR="0005368A" w:rsidRPr="009465ED">
        <w:t xml:space="preserve"> </w:t>
      </w:r>
      <w:r w:rsidR="001017B5" w:rsidRPr="009465ED">
        <w:t>usage</w:t>
      </w:r>
    </w:p>
    <w:p w14:paraId="6EB156A1" w14:textId="33421F98" w:rsidR="0079450C" w:rsidRPr="0079450C" w:rsidRDefault="006617BF" w:rsidP="00BC3D09">
      <w:r w:rsidRPr="006617BF">
        <w:t xml:space="preserve">To maximize the performance and reliability of AWS Elemental MediaLive, it is </w:t>
      </w:r>
      <w:r w:rsidR="0005368A">
        <w:t>essential to implement best practices that enhance video quality and security, ensuring</w:t>
      </w:r>
      <w:r w:rsidRPr="006617BF">
        <w:t xml:space="preserve"> uninterrupted streaming.</w:t>
      </w:r>
      <w:r w:rsidR="0079450C" w:rsidRPr="0079450C">
        <w:t xml:space="preserve"> </w:t>
      </w:r>
    </w:p>
    <w:p w14:paraId="0280384F" w14:textId="61FD4ED2" w:rsidR="00772C5E" w:rsidRPr="002C2F0D" w:rsidRDefault="00772C5E" w:rsidP="000C6A1C">
      <w:pPr>
        <w:pStyle w:val="NormalBPBHEB"/>
        <w:numPr>
          <w:ilvl w:val="0"/>
          <w:numId w:val="52"/>
        </w:numPr>
      </w:pPr>
      <w:commentRangeStart w:id="111"/>
      <w:commentRangeStart w:id="112"/>
      <w:r w:rsidRPr="002C2F0D">
        <w:rPr>
          <w:b/>
          <w:bCs/>
        </w:rPr>
        <w:t>AWS Elemental MediaPackage</w:t>
      </w:r>
      <w:r>
        <w:rPr>
          <w:b/>
          <w:bCs/>
        </w:rPr>
        <w:t xml:space="preserve">: </w:t>
      </w:r>
      <w:commentRangeEnd w:id="111"/>
      <w:r w:rsidR="000C5B49">
        <w:rPr>
          <w:rStyle w:val="CommentReference"/>
          <w:rFonts w:asciiTheme="minorHAnsi" w:eastAsiaTheme="minorHAnsi" w:hAnsiTheme="minorHAnsi" w:cstheme="minorBidi"/>
        </w:rPr>
        <w:commentReference w:id="111"/>
      </w:r>
      <w:commentRangeEnd w:id="112"/>
      <w:r w:rsidR="00425158">
        <w:rPr>
          <w:rStyle w:val="CommentReference"/>
        </w:rPr>
        <w:commentReference w:id="112"/>
      </w:r>
      <w:r w:rsidRPr="002C2F0D">
        <w:t>Prepares and protects live video streams for seamless delivery to various devices</w:t>
      </w:r>
      <w:r w:rsidR="0005368A">
        <w:t xml:space="preserve"> and platforms</w:t>
      </w:r>
      <w:r w:rsidRPr="002C2F0D">
        <w:t>.</w:t>
      </w:r>
    </w:p>
    <w:p w14:paraId="0BFCD225" w14:textId="0D1C6BD8" w:rsidR="00772C5E" w:rsidRPr="002C2F0D" w:rsidRDefault="00772C5E" w:rsidP="000C6A1C">
      <w:pPr>
        <w:pStyle w:val="NormalBPBHEB"/>
        <w:numPr>
          <w:ilvl w:val="0"/>
          <w:numId w:val="52"/>
        </w:numPr>
      </w:pPr>
      <w:r w:rsidRPr="002C2F0D">
        <w:rPr>
          <w:b/>
          <w:bCs/>
        </w:rPr>
        <w:t>AWS CloudTrail</w:t>
      </w:r>
      <w:r>
        <w:rPr>
          <w:b/>
          <w:bCs/>
        </w:rPr>
        <w:t xml:space="preserve">: </w:t>
      </w:r>
      <w:r w:rsidRPr="002C2F0D">
        <w:t xml:space="preserve">Monitors and audits MediaLive API activity for enhanced security and compliance </w:t>
      </w:r>
      <w:sdt>
        <w:sdtPr>
          <w:id w:val="478655610"/>
          <w:citation/>
        </w:sdtPr>
        <w:sdtContent>
          <w:r>
            <w:fldChar w:fldCharType="begin"/>
          </w:r>
          <w:r>
            <w:instrText xml:space="preserve"> CITATION AWSds \l 1033 </w:instrText>
          </w:r>
          <w:r>
            <w:fldChar w:fldCharType="separate"/>
          </w:r>
          <w:r w:rsidR="00DC66E9" w:rsidRPr="00DC66E9">
            <w:rPr>
              <w:noProof/>
            </w:rPr>
            <w:t>[58]</w:t>
          </w:r>
          <w:r>
            <w:fldChar w:fldCharType="end"/>
          </w:r>
        </w:sdtContent>
      </w:sdt>
      <w:r>
        <w:t>.</w:t>
      </w:r>
    </w:p>
    <w:p w14:paraId="1CC526F7" w14:textId="1F76E2EB" w:rsidR="002C2F0D" w:rsidRPr="002C2F0D" w:rsidRDefault="00250D46" w:rsidP="000C6A1C">
      <w:pPr>
        <w:pStyle w:val="NormalBPBHEB"/>
        <w:numPr>
          <w:ilvl w:val="0"/>
          <w:numId w:val="52"/>
        </w:numPr>
      </w:pPr>
      <w:r w:rsidRPr="002C2F0D">
        <w:rPr>
          <w:b/>
          <w:bCs/>
        </w:rPr>
        <w:t>Improving</w:t>
      </w:r>
      <w:r w:rsidR="002C2F0D" w:rsidRPr="002C2F0D">
        <w:rPr>
          <w:b/>
          <w:bCs/>
        </w:rPr>
        <w:t xml:space="preserve"> </w:t>
      </w:r>
      <w:r w:rsidR="001017B5">
        <w:rPr>
          <w:b/>
          <w:bCs/>
        </w:rPr>
        <w:t>v</w:t>
      </w:r>
      <w:r w:rsidR="002C2F0D" w:rsidRPr="002C2F0D">
        <w:rPr>
          <w:b/>
          <w:bCs/>
        </w:rPr>
        <w:t xml:space="preserve">ideo </w:t>
      </w:r>
      <w:r w:rsidR="001017B5">
        <w:rPr>
          <w:b/>
          <w:bCs/>
        </w:rPr>
        <w:t>q</w:t>
      </w:r>
      <w:r w:rsidR="002C2F0D" w:rsidRPr="002C2F0D">
        <w:rPr>
          <w:b/>
          <w:bCs/>
        </w:rPr>
        <w:t>uality</w:t>
      </w:r>
      <w:r w:rsidR="00772C5E">
        <w:rPr>
          <w:b/>
          <w:bCs/>
        </w:rPr>
        <w:t xml:space="preserve">: </w:t>
      </w:r>
      <w:r w:rsidR="002C2F0D" w:rsidRPr="002C2F0D">
        <w:t xml:space="preserve">Select </w:t>
      </w:r>
      <w:r w:rsidR="0005368A">
        <w:t xml:space="preserve">the optimal codecs, bitrates, and resolutions to strike a balance between </w:t>
      </w:r>
      <w:r w:rsidR="002C2F0D" w:rsidRPr="002C2F0D">
        <w:t>quality and bandwidth usage.</w:t>
      </w:r>
    </w:p>
    <w:p w14:paraId="5DBF160D" w14:textId="3FA6C0C8" w:rsidR="002C2F0D" w:rsidRPr="002C2F0D" w:rsidRDefault="002C2F0D" w:rsidP="000C6A1C">
      <w:pPr>
        <w:pStyle w:val="NormalBPBHEB"/>
        <w:numPr>
          <w:ilvl w:val="0"/>
          <w:numId w:val="52"/>
        </w:numPr>
      </w:pPr>
      <w:r w:rsidRPr="002C2F0D">
        <w:rPr>
          <w:b/>
          <w:bCs/>
        </w:rPr>
        <w:lastRenderedPageBreak/>
        <w:t xml:space="preserve">Implementing </w:t>
      </w:r>
      <w:r w:rsidR="001017B5">
        <w:rPr>
          <w:b/>
          <w:bCs/>
        </w:rPr>
        <w:t>r</w:t>
      </w:r>
      <w:r w:rsidRPr="002C2F0D">
        <w:rPr>
          <w:b/>
          <w:bCs/>
        </w:rPr>
        <w:t>edundancy</w:t>
      </w:r>
      <w:r w:rsidR="00772C5E">
        <w:rPr>
          <w:b/>
          <w:bCs/>
        </w:rPr>
        <w:t xml:space="preserve">: </w:t>
      </w:r>
      <w:r w:rsidRPr="002C2F0D">
        <w:t>Configure backup inputs and redundant outputs to ensure reliability during live streams.</w:t>
      </w:r>
    </w:p>
    <w:p w14:paraId="06BDD13C" w14:textId="1733F53A" w:rsidR="002C2F0D" w:rsidRPr="009465ED" w:rsidRDefault="0086075D" w:rsidP="000C6A1C">
      <w:pPr>
        <w:pStyle w:val="Heading3BPBHEB"/>
      </w:pPr>
      <w:r>
        <w:t>Wrap up</w:t>
      </w:r>
    </w:p>
    <w:p w14:paraId="3B109C7A" w14:textId="77777777" w:rsidR="002C2F0D" w:rsidRPr="002C2F0D" w:rsidRDefault="002C2F0D" w:rsidP="000C6A1C">
      <w:pPr>
        <w:pStyle w:val="NormalBPBHEB"/>
      </w:pPr>
      <w:r w:rsidRPr="002C2F0D">
        <w:t>AWS Elemental MediaLive stands out as a versatile solution for live video encoding, supporting a range of broadcasting scenarios. Its integration with other AWS services enhances its capabilities, making it an essential tool for content providers and broadcasters.</w:t>
      </w:r>
    </w:p>
    <w:p w14:paraId="63337784" w14:textId="77777777" w:rsidR="00E072A5" w:rsidRPr="009465ED" w:rsidRDefault="00E072A5" w:rsidP="000C6A1C">
      <w:pPr>
        <w:pStyle w:val="Heading2BPBHEB"/>
      </w:pPr>
      <w:r w:rsidRPr="009465ED">
        <w:t>AWS Elemental MediaLive</w:t>
      </w:r>
    </w:p>
    <w:p w14:paraId="487CEE7A" w14:textId="77777777" w:rsidR="00E072A5" w:rsidRPr="00E072A5" w:rsidRDefault="00E072A5" w:rsidP="000C6A1C">
      <w:pPr>
        <w:pStyle w:val="NormalBPBHEB"/>
      </w:pPr>
      <w:r w:rsidRPr="00E072A5">
        <w:t>AWS Elemental MediaLive provides real-time video encoding for broadcast and multiscreen delivery, supporting diverse live video workflows with scalability and resilience.</w:t>
      </w:r>
    </w:p>
    <w:p w14:paraId="749F88BF" w14:textId="7B3E999C" w:rsidR="00E072A5" w:rsidRDefault="00E072A5" w:rsidP="000C6A1C">
      <w:pPr>
        <w:pStyle w:val="Heading3BPBHEB"/>
      </w:pPr>
      <w:r w:rsidRPr="009465ED">
        <w:t xml:space="preserve">Key </w:t>
      </w:r>
      <w:r w:rsidR="00B203CD">
        <w:t>f</w:t>
      </w:r>
      <w:r w:rsidRPr="009465ED">
        <w:t xml:space="preserve">eatures </w:t>
      </w:r>
    </w:p>
    <w:p w14:paraId="468B61F9" w14:textId="1C74BDCD" w:rsidR="00921374" w:rsidRDefault="00921374" w:rsidP="000C6A1C">
      <w:pPr>
        <w:pStyle w:val="NormalBPBHEB"/>
      </w:pPr>
      <w:r>
        <w:t>The key features are as follows:</w:t>
      </w:r>
    </w:p>
    <w:p w14:paraId="6F136A2B" w14:textId="7FFFA146" w:rsidR="0069686F" w:rsidRPr="00E072A5" w:rsidRDefault="0069686F" w:rsidP="000C6A1C">
      <w:pPr>
        <w:pStyle w:val="NormalBPBHEB"/>
        <w:numPr>
          <w:ilvl w:val="0"/>
          <w:numId w:val="53"/>
        </w:numPr>
      </w:pPr>
      <w:r w:rsidRPr="00E072A5">
        <w:rPr>
          <w:b/>
          <w:bCs/>
        </w:rPr>
        <w:t xml:space="preserve">Live </w:t>
      </w:r>
      <w:r w:rsidR="00B203CD">
        <w:rPr>
          <w:b/>
          <w:bCs/>
        </w:rPr>
        <w:t>v</w:t>
      </w:r>
      <w:r w:rsidRPr="00E072A5">
        <w:rPr>
          <w:b/>
          <w:bCs/>
        </w:rPr>
        <w:t xml:space="preserve">ideo </w:t>
      </w:r>
      <w:r w:rsidR="00B203CD">
        <w:rPr>
          <w:b/>
          <w:bCs/>
        </w:rPr>
        <w:t>e</w:t>
      </w:r>
      <w:r w:rsidRPr="00E072A5">
        <w:rPr>
          <w:b/>
          <w:bCs/>
        </w:rPr>
        <w:t>ncoding</w:t>
      </w:r>
      <w:r w:rsidRPr="00E072A5">
        <w:t>: Encodes live video streams in real-time, supporting live events, 24/7 channels, and OTT content delivery.</w:t>
      </w:r>
    </w:p>
    <w:p w14:paraId="56DCE97C" w14:textId="7A28DC78" w:rsidR="0069686F" w:rsidRPr="00E072A5" w:rsidRDefault="0069686F" w:rsidP="000C6A1C">
      <w:pPr>
        <w:pStyle w:val="NormalBPBHEB"/>
        <w:numPr>
          <w:ilvl w:val="0"/>
          <w:numId w:val="53"/>
        </w:numPr>
      </w:pPr>
      <w:r w:rsidRPr="00E072A5">
        <w:rPr>
          <w:b/>
          <w:bCs/>
        </w:rPr>
        <w:t xml:space="preserve">Scalable </w:t>
      </w:r>
      <w:r w:rsidR="00B203CD">
        <w:rPr>
          <w:b/>
          <w:bCs/>
        </w:rPr>
        <w:t>a</w:t>
      </w:r>
      <w:r w:rsidRPr="00E072A5">
        <w:rPr>
          <w:b/>
          <w:bCs/>
        </w:rPr>
        <w:t>rchitecture</w:t>
      </w:r>
      <w:r w:rsidRPr="00E072A5">
        <w:t xml:space="preserve">: Adjusts resources dynamically to meet workload demands, ensuring efficiency and reliability </w:t>
      </w:r>
      <w:sdt>
        <w:sdtPr>
          <w:id w:val="1653414240"/>
          <w:citation/>
        </w:sdtPr>
        <w:sdtContent>
          <w:r>
            <w:fldChar w:fldCharType="begin"/>
          </w:r>
          <w:r>
            <w:instrText xml:space="preserve">CITATION AWSnd \l 1033 </w:instrText>
          </w:r>
          <w:r>
            <w:fldChar w:fldCharType="separate"/>
          </w:r>
          <w:r w:rsidR="00DC66E9" w:rsidRPr="00DC66E9">
            <w:rPr>
              <w:noProof/>
            </w:rPr>
            <w:t>[56]</w:t>
          </w:r>
          <w:r>
            <w:fldChar w:fldCharType="end"/>
          </w:r>
        </w:sdtContent>
      </w:sdt>
      <w:r w:rsidRPr="00E072A5">
        <w:t>.</w:t>
      </w:r>
    </w:p>
    <w:p w14:paraId="274DFCBA" w14:textId="7A1804E0" w:rsidR="00E072A5" w:rsidRPr="00E072A5" w:rsidRDefault="00E072A5" w:rsidP="000C6A1C">
      <w:pPr>
        <w:pStyle w:val="NormalBPBHEB"/>
        <w:numPr>
          <w:ilvl w:val="0"/>
          <w:numId w:val="53"/>
        </w:numPr>
      </w:pPr>
      <w:r w:rsidRPr="00E072A5">
        <w:rPr>
          <w:b/>
          <w:bCs/>
        </w:rPr>
        <w:t xml:space="preserve">Wide </w:t>
      </w:r>
      <w:r w:rsidR="00B203CD">
        <w:rPr>
          <w:b/>
          <w:bCs/>
        </w:rPr>
        <w:t>f</w:t>
      </w:r>
      <w:r w:rsidRPr="00E072A5">
        <w:rPr>
          <w:b/>
          <w:bCs/>
        </w:rPr>
        <w:t xml:space="preserve">ormat </w:t>
      </w:r>
      <w:r w:rsidR="00B203CD">
        <w:rPr>
          <w:b/>
          <w:bCs/>
        </w:rPr>
        <w:t>s</w:t>
      </w:r>
      <w:r w:rsidRPr="00E072A5">
        <w:rPr>
          <w:b/>
          <w:bCs/>
        </w:rPr>
        <w:t>upport</w:t>
      </w:r>
      <w:r w:rsidRPr="00E072A5">
        <w:t xml:space="preserve">: Supports </w:t>
      </w:r>
      <w:r w:rsidR="001830F6">
        <w:t>different</w:t>
      </w:r>
      <w:r w:rsidRPr="00E072A5">
        <w:t xml:space="preserve"> codecs, resolutions, and formats, enabling delivery to varied platforms </w:t>
      </w:r>
      <w:sdt>
        <w:sdtPr>
          <w:id w:val="-290053875"/>
          <w:citation/>
        </w:sdtPr>
        <w:sdtContent>
          <w:r w:rsidR="00601394">
            <w:fldChar w:fldCharType="begin"/>
          </w:r>
          <w:r w:rsidR="00601394">
            <w:instrText xml:space="preserve"> CITATION Smi23 \l 1033 </w:instrText>
          </w:r>
          <w:r w:rsidR="00601394">
            <w:fldChar w:fldCharType="separate"/>
          </w:r>
          <w:r w:rsidR="00DC66E9" w:rsidRPr="00DC66E9">
            <w:rPr>
              <w:noProof/>
            </w:rPr>
            <w:t>[52]</w:t>
          </w:r>
          <w:r w:rsidR="00601394">
            <w:fldChar w:fldCharType="end"/>
          </w:r>
        </w:sdtContent>
      </w:sdt>
      <w:r w:rsidR="00601394">
        <w:t>.</w:t>
      </w:r>
    </w:p>
    <w:p w14:paraId="75E5306D" w14:textId="3B9F722E" w:rsidR="00E072A5" w:rsidRPr="00E072A5" w:rsidRDefault="00E072A5" w:rsidP="000C6A1C">
      <w:pPr>
        <w:pStyle w:val="NormalBPBHEB"/>
        <w:numPr>
          <w:ilvl w:val="0"/>
          <w:numId w:val="53"/>
        </w:numPr>
      </w:pPr>
      <w:r w:rsidRPr="00E072A5">
        <w:rPr>
          <w:b/>
          <w:bCs/>
        </w:rPr>
        <w:t xml:space="preserve">Customizable </w:t>
      </w:r>
      <w:r w:rsidR="00B203CD">
        <w:rPr>
          <w:b/>
          <w:bCs/>
        </w:rPr>
        <w:t>c</w:t>
      </w:r>
      <w:r w:rsidRPr="00E072A5">
        <w:rPr>
          <w:b/>
          <w:bCs/>
        </w:rPr>
        <w:t>hannels</w:t>
      </w:r>
      <w:r w:rsidRPr="00E072A5">
        <w:t xml:space="preserve">: Users can define input sources, output destinations, and encoding settings to meet specific workflow needs </w:t>
      </w:r>
      <w:sdt>
        <w:sdtPr>
          <w:id w:val="82109639"/>
          <w:citation/>
        </w:sdtPr>
        <w:sdtContent>
          <w:r w:rsidR="00601394">
            <w:fldChar w:fldCharType="begin"/>
          </w:r>
          <w:r w:rsidR="00601394">
            <w:instrText xml:space="preserve"> CITATION Jon24 \l 1033 </w:instrText>
          </w:r>
          <w:r w:rsidR="00601394">
            <w:fldChar w:fldCharType="separate"/>
          </w:r>
          <w:r w:rsidR="00DC66E9" w:rsidRPr="00DC66E9">
            <w:rPr>
              <w:noProof/>
            </w:rPr>
            <w:t>[53]</w:t>
          </w:r>
          <w:r w:rsidR="00601394">
            <w:fldChar w:fldCharType="end"/>
          </w:r>
        </w:sdtContent>
      </w:sdt>
      <w:r w:rsidR="00601394">
        <w:t>.</w:t>
      </w:r>
    </w:p>
    <w:p w14:paraId="747FC306" w14:textId="7EFED16C" w:rsidR="00E072A5" w:rsidRDefault="00E072A5" w:rsidP="000C6A1C">
      <w:pPr>
        <w:pStyle w:val="Heading3BPBHEB"/>
      </w:pPr>
      <w:r w:rsidRPr="009465ED">
        <w:t xml:space="preserve">Use </w:t>
      </w:r>
      <w:r w:rsidR="00A73AF8">
        <w:t>c</w:t>
      </w:r>
      <w:r w:rsidRPr="009465ED">
        <w:t xml:space="preserve">ases </w:t>
      </w:r>
    </w:p>
    <w:p w14:paraId="55BB4BBD" w14:textId="7A3A77A6" w:rsidR="00D71137" w:rsidRPr="009465ED" w:rsidRDefault="001E3F97" w:rsidP="00BC3D09">
      <w:r w:rsidRPr="001E3F97">
        <w:t>AWS Elemental MediaLive is essential for broadcasters, content creators, and media platforms that require real-time video encoding for live events and continuous streaming. Its robust architecture ensures that high-quality video content is delivered with minimal latency, making it ideal for large-scale media operations.</w:t>
      </w:r>
    </w:p>
    <w:p w14:paraId="47FAA5B1" w14:textId="346AF1FD" w:rsidR="00E072A5" w:rsidRPr="00E072A5" w:rsidRDefault="00E072A5" w:rsidP="000C6A1C">
      <w:pPr>
        <w:pStyle w:val="NormalBPBHEB"/>
        <w:numPr>
          <w:ilvl w:val="0"/>
          <w:numId w:val="54"/>
        </w:numPr>
      </w:pPr>
      <w:commentRangeStart w:id="113"/>
      <w:commentRangeStart w:id="114"/>
      <w:r w:rsidRPr="00E072A5">
        <w:rPr>
          <w:b/>
          <w:bCs/>
        </w:rPr>
        <w:t xml:space="preserve">Live </w:t>
      </w:r>
      <w:r w:rsidR="00A73AF8">
        <w:rPr>
          <w:b/>
          <w:bCs/>
        </w:rPr>
        <w:t>e</w:t>
      </w:r>
      <w:r w:rsidRPr="00E072A5">
        <w:rPr>
          <w:b/>
          <w:bCs/>
        </w:rPr>
        <w:t>vents</w:t>
      </w:r>
      <w:r w:rsidR="0036692B">
        <w:rPr>
          <w:b/>
          <w:bCs/>
        </w:rPr>
        <w:t xml:space="preserve">: </w:t>
      </w:r>
      <w:commentRangeEnd w:id="113"/>
      <w:r w:rsidR="00A73AF8">
        <w:rPr>
          <w:rStyle w:val="CommentReference"/>
          <w:rFonts w:asciiTheme="minorHAnsi" w:eastAsiaTheme="minorHAnsi" w:hAnsiTheme="minorHAnsi" w:cstheme="minorBidi"/>
        </w:rPr>
        <w:commentReference w:id="113"/>
      </w:r>
      <w:commentRangeEnd w:id="114"/>
      <w:r w:rsidR="004A644E">
        <w:rPr>
          <w:rStyle w:val="CommentReference"/>
        </w:rPr>
        <w:commentReference w:id="114"/>
      </w:r>
      <w:r w:rsidR="00250D46" w:rsidRPr="00E072A5">
        <w:t>Helps</w:t>
      </w:r>
      <w:r w:rsidRPr="00E072A5">
        <w:t xml:space="preserve"> </w:t>
      </w:r>
      <w:r w:rsidR="0005368A">
        <w:t>encode</w:t>
      </w:r>
      <w:r w:rsidR="0005368A" w:rsidRPr="00E072A5">
        <w:t xml:space="preserve"> </w:t>
      </w:r>
      <w:r w:rsidRPr="00E072A5">
        <w:t>sports, concerts, and news broadcasts, providing smooth and reliable streaming</w:t>
      </w:r>
      <w:r w:rsidR="00D76C33">
        <w:t>.</w:t>
      </w:r>
      <w:r w:rsidRPr="00E072A5">
        <w:t xml:space="preserve"> </w:t>
      </w:r>
      <w:sdt>
        <w:sdtPr>
          <w:id w:val="-418722786"/>
          <w:citation/>
        </w:sdtPr>
        <w:sdtContent>
          <w:r w:rsidR="002E6D05">
            <w:fldChar w:fldCharType="begin"/>
          </w:r>
          <w:r w:rsidR="002E6D05">
            <w:instrText xml:space="preserve"> CITATION Smi23 \l 1033 </w:instrText>
          </w:r>
          <w:r w:rsidR="002E6D05">
            <w:fldChar w:fldCharType="separate"/>
          </w:r>
          <w:r w:rsidR="00DC66E9" w:rsidRPr="00DC66E9">
            <w:rPr>
              <w:noProof/>
            </w:rPr>
            <w:t>[52]</w:t>
          </w:r>
          <w:r w:rsidR="002E6D05">
            <w:fldChar w:fldCharType="end"/>
          </w:r>
        </w:sdtContent>
      </w:sdt>
    </w:p>
    <w:p w14:paraId="7CFA2FB3" w14:textId="7E6D8982" w:rsidR="00E072A5" w:rsidRPr="00E072A5" w:rsidRDefault="00E072A5" w:rsidP="000C6A1C">
      <w:pPr>
        <w:pStyle w:val="NormalBPBHEB"/>
        <w:numPr>
          <w:ilvl w:val="0"/>
          <w:numId w:val="54"/>
        </w:numPr>
      </w:pPr>
      <w:r w:rsidRPr="00E072A5">
        <w:rPr>
          <w:b/>
          <w:bCs/>
        </w:rPr>
        <w:t xml:space="preserve">24/7 </w:t>
      </w:r>
      <w:r w:rsidR="00A73AF8">
        <w:rPr>
          <w:b/>
          <w:bCs/>
        </w:rPr>
        <w:t>b</w:t>
      </w:r>
      <w:r w:rsidRPr="00E072A5">
        <w:rPr>
          <w:b/>
          <w:bCs/>
        </w:rPr>
        <w:t>roadcasting</w:t>
      </w:r>
      <w:r w:rsidR="0036692B">
        <w:rPr>
          <w:b/>
          <w:bCs/>
        </w:rPr>
        <w:t xml:space="preserve">: </w:t>
      </w:r>
      <w:r w:rsidRPr="00E072A5">
        <w:t xml:space="preserve">Enables broadcasters to </w:t>
      </w:r>
      <w:r w:rsidR="0005368A">
        <w:t>maintain continuous, high-quality channel operations</w:t>
      </w:r>
      <w:r w:rsidRPr="00E072A5">
        <w:t>.</w:t>
      </w:r>
    </w:p>
    <w:p w14:paraId="49F560AD" w14:textId="5CF45473" w:rsidR="00E072A5" w:rsidRPr="00E072A5" w:rsidRDefault="00E072A5" w:rsidP="000C6A1C">
      <w:pPr>
        <w:pStyle w:val="NormalBPBHEB"/>
        <w:numPr>
          <w:ilvl w:val="0"/>
          <w:numId w:val="54"/>
        </w:numPr>
      </w:pPr>
      <w:r w:rsidRPr="00E072A5">
        <w:rPr>
          <w:b/>
          <w:bCs/>
        </w:rPr>
        <w:t xml:space="preserve">OTT </w:t>
      </w:r>
      <w:r w:rsidR="00A73AF8">
        <w:rPr>
          <w:b/>
          <w:bCs/>
        </w:rPr>
        <w:t>s</w:t>
      </w:r>
      <w:r w:rsidRPr="00E072A5">
        <w:rPr>
          <w:b/>
          <w:bCs/>
        </w:rPr>
        <w:t>treaming</w:t>
      </w:r>
      <w:r w:rsidR="0036692B">
        <w:rPr>
          <w:b/>
          <w:bCs/>
        </w:rPr>
        <w:t xml:space="preserve">: </w:t>
      </w:r>
      <w:r w:rsidRPr="00E072A5">
        <w:t xml:space="preserve">Powers </w:t>
      </w:r>
      <w:r w:rsidR="004153C7" w:rsidRPr="00E072A5">
        <w:t>provide</w:t>
      </w:r>
      <w:r w:rsidRPr="00E072A5">
        <w:t xml:space="preserve"> OTT content delivery, ensuring compatibility with internet-based streaming platforms</w:t>
      </w:r>
      <w:r w:rsidR="009B1387">
        <w:t>.</w:t>
      </w:r>
      <w:r w:rsidRPr="00E072A5">
        <w:t xml:space="preserve"> </w:t>
      </w:r>
      <w:sdt>
        <w:sdtPr>
          <w:id w:val="-1468426266"/>
          <w:citation/>
        </w:sdtPr>
        <w:sdtContent>
          <w:r w:rsidR="002E6D05">
            <w:fldChar w:fldCharType="begin"/>
          </w:r>
          <w:r w:rsidR="002E6D05">
            <w:instrText xml:space="preserve"> CITATION Jon24 \l 1033 </w:instrText>
          </w:r>
          <w:r w:rsidR="002E6D05">
            <w:fldChar w:fldCharType="separate"/>
          </w:r>
          <w:r w:rsidR="00DC66E9" w:rsidRPr="00DC66E9">
            <w:rPr>
              <w:noProof/>
            </w:rPr>
            <w:t>[53]</w:t>
          </w:r>
          <w:r w:rsidR="002E6D05">
            <w:fldChar w:fldCharType="end"/>
          </w:r>
        </w:sdtContent>
      </w:sdt>
    </w:p>
    <w:p w14:paraId="769F8E04" w14:textId="4B412B60" w:rsidR="00E072A5" w:rsidRDefault="00E072A5" w:rsidP="00194F6F">
      <w:pPr>
        <w:pStyle w:val="Heading3BPBHEB"/>
      </w:pPr>
      <w:r w:rsidRPr="009465ED">
        <w:t xml:space="preserve">Best </w:t>
      </w:r>
      <w:r w:rsidR="006163FE" w:rsidRPr="009465ED">
        <w:t xml:space="preserve">practices for </w:t>
      </w:r>
      <w:r w:rsidR="0005368A">
        <w:t>practical</w:t>
      </w:r>
      <w:r w:rsidR="0005368A" w:rsidRPr="009465ED">
        <w:t xml:space="preserve"> </w:t>
      </w:r>
      <w:r w:rsidR="006163FE" w:rsidRPr="009465ED">
        <w:t>usage</w:t>
      </w:r>
    </w:p>
    <w:p w14:paraId="5A4797B7" w14:textId="14DF04CD" w:rsidR="00D71137" w:rsidRPr="009465ED" w:rsidRDefault="00084B71" w:rsidP="00BC3D09">
      <w:r w:rsidRPr="00084B71">
        <w:t xml:space="preserve">To ensure seamless video streaming and enhance performance, AWS Elemental MediaLive should be </w:t>
      </w:r>
      <w:r w:rsidR="00786E6B" w:rsidRPr="00084B71">
        <w:t>improved</w:t>
      </w:r>
      <w:r w:rsidRPr="00084B71">
        <w:t xml:space="preserve"> using best practices that improve quality, resilience, and efficiency.</w:t>
      </w:r>
    </w:p>
    <w:p w14:paraId="0311C96C" w14:textId="21962E8D" w:rsidR="0036692B" w:rsidRPr="00E072A5" w:rsidRDefault="0036692B" w:rsidP="000C6A1C">
      <w:pPr>
        <w:pStyle w:val="NormalBPBHEB"/>
        <w:numPr>
          <w:ilvl w:val="0"/>
          <w:numId w:val="55"/>
        </w:numPr>
      </w:pPr>
      <w:commentRangeStart w:id="115"/>
      <w:commentRangeStart w:id="116"/>
      <w:r w:rsidRPr="00E072A5">
        <w:rPr>
          <w:b/>
          <w:bCs/>
        </w:rPr>
        <w:lastRenderedPageBreak/>
        <w:t>AWS Elemental MediaPackage</w:t>
      </w:r>
      <w:r>
        <w:rPr>
          <w:b/>
          <w:bCs/>
        </w:rPr>
        <w:t xml:space="preserve">: </w:t>
      </w:r>
      <w:commentRangeEnd w:id="115"/>
      <w:r w:rsidR="006163FE">
        <w:rPr>
          <w:rStyle w:val="CommentReference"/>
          <w:rFonts w:asciiTheme="minorHAnsi" w:eastAsiaTheme="minorHAnsi" w:hAnsiTheme="minorHAnsi" w:cstheme="minorBidi"/>
        </w:rPr>
        <w:commentReference w:id="115"/>
      </w:r>
      <w:commentRangeEnd w:id="116"/>
      <w:r w:rsidR="005C70A8">
        <w:rPr>
          <w:rStyle w:val="CommentReference"/>
        </w:rPr>
        <w:commentReference w:id="116"/>
      </w:r>
      <w:r w:rsidRPr="00E072A5">
        <w:t xml:space="preserve">Processes and protects streams for seamless </w:t>
      </w:r>
      <w:r w:rsidR="00446F6C">
        <w:t>delivery to devices</w:t>
      </w:r>
      <w:r w:rsidRPr="00E072A5">
        <w:t>.</w:t>
      </w:r>
    </w:p>
    <w:p w14:paraId="5C68E037" w14:textId="77777777" w:rsidR="0036692B" w:rsidRPr="00E072A5" w:rsidRDefault="0036692B" w:rsidP="000C6A1C">
      <w:pPr>
        <w:pStyle w:val="NormalBPBHEB"/>
        <w:numPr>
          <w:ilvl w:val="0"/>
          <w:numId w:val="55"/>
        </w:numPr>
      </w:pPr>
      <w:r w:rsidRPr="00E072A5">
        <w:rPr>
          <w:b/>
          <w:bCs/>
        </w:rPr>
        <w:t>AWS CloudTrail</w:t>
      </w:r>
      <w:r>
        <w:rPr>
          <w:b/>
          <w:bCs/>
        </w:rPr>
        <w:t xml:space="preserve">: </w:t>
      </w:r>
      <w:r w:rsidRPr="00E072A5">
        <w:t>Tracks API activity for monitoring and compliance.</w:t>
      </w:r>
    </w:p>
    <w:p w14:paraId="55C0A827" w14:textId="6F9D22E9" w:rsidR="00E072A5" w:rsidRPr="00E072A5" w:rsidRDefault="00250D46" w:rsidP="000C6A1C">
      <w:pPr>
        <w:pStyle w:val="NormalBPBHEB"/>
        <w:numPr>
          <w:ilvl w:val="0"/>
          <w:numId w:val="55"/>
        </w:numPr>
      </w:pPr>
      <w:r w:rsidRPr="00E072A5">
        <w:rPr>
          <w:b/>
          <w:bCs/>
        </w:rPr>
        <w:t>Improve</w:t>
      </w:r>
      <w:r w:rsidR="00E072A5" w:rsidRPr="00E072A5">
        <w:rPr>
          <w:b/>
          <w:bCs/>
        </w:rPr>
        <w:t xml:space="preserve"> </w:t>
      </w:r>
      <w:r w:rsidR="006163FE">
        <w:rPr>
          <w:b/>
          <w:bCs/>
        </w:rPr>
        <w:t>q</w:t>
      </w:r>
      <w:r w:rsidR="00E072A5" w:rsidRPr="00E072A5">
        <w:rPr>
          <w:b/>
          <w:bCs/>
        </w:rPr>
        <w:t xml:space="preserve">uality </w:t>
      </w:r>
      <w:r w:rsidR="006163FE">
        <w:rPr>
          <w:b/>
          <w:bCs/>
        </w:rPr>
        <w:t>s</w:t>
      </w:r>
      <w:r w:rsidR="00E072A5" w:rsidRPr="00E072A5">
        <w:rPr>
          <w:b/>
          <w:bCs/>
        </w:rPr>
        <w:t>ettings</w:t>
      </w:r>
      <w:r w:rsidR="00A215AA">
        <w:rPr>
          <w:b/>
          <w:bCs/>
        </w:rPr>
        <w:t xml:space="preserve">: </w:t>
      </w:r>
      <w:r w:rsidR="00E072A5" w:rsidRPr="00E072A5">
        <w:t>Adjust bitrate and codec settings to match device and bandwidth conditions.</w:t>
      </w:r>
    </w:p>
    <w:p w14:paraId="2141BCDF" w14:textId="7A51490A" w:rsidR="00E072A5" w:rsidRPr="00E072A5" w:rsidRDefault="00E072A5" w:rsidP="000C6A1C">
      <w:pPr>
        <w:pStyle w:val="NormalBPBHEB"/>
        <w:numPr>
          <w:ilvl w:val="0"/>
          <w:numId w:val="55"/>
        </w:numPr>
      </w:pPr>
      <w:r w:rsidRPr="00E072A5">
        <w:rPr>
          <w:b/>
          <w:bCs/>
        </w:rPr>
        <w:t xml:space="preserve">Build </w:t>
      </w:r>
      <w:r w:rsidR="006163FE">
        <w:rPr>
          <w:b/>
          <w:bCs/>
        </w:rPr>
        <w:t>r</w:t>
      </w:r>
      <w:r w:rsidRPr="00E072A5">
        <w:rPr>
          <w:b/>
          <w:bCs/>
        </w:rPr>
        <w:t>edundancy</w:t>
      </w:r>
      <w:r w:rsidR="00A215AA">
        <w:rPr>
          <w:b/>
          <w:bCs/>
        </w:rPr>
        <w:t xml:space="preserve">: </w:t>
      </w:r>
      <w:r w:rsidRPr="00E072A5">
        <w:t>Configure backup sources and outputs for uninterrupted streaming.</w:t>
      </w:r>
    </w:p>
    <w:p w14:paraId="71F787EE" w14:textId="7E6B5205" w:rsidR="00E072A5" w:rsidRPr="009465ED" w:rsidRDefault="0086075D" w:rsidP="000C6A1C">
      <w:pPr>
        <w:pStyle w:val="Heading3BPBHEB"/>
      </w:pPr>
      <w:r>
        <w:t>Wrap up</w:t>
      </w:r>
    </w:p>
    <w:p w14:paraId="4026BC42" w14:textId="1E29D220" w:rsidR="00E072A5" w:rsidRPr="00E072A5" w:rsidRDefault="00E072A5" w:rsidP="000C6A1C">
      <w:pPr>
        <w:pStyle w:val="NormalBPBHEB"/>
      </w:pPr>
      <w:r w:rsidRPr="00E072A5">
        <w:t xml:space="preserve">AWS Elemental MediaLive is a cornerstone for live video encoding, offering flexibility, scalability, and seamless integration with AWS services. Its features and best practices empower broadcasters and content providers to deliver high-quality </w:t>
      </w:r>
      <w:r w:rsidR="0005368A">
        <w:t>live-streaming</w:t>
      </w:r>
      <w:r w:rsidRPr="00E072A5">
        <w:t xml:space="preserve"> experiences.</w:t>
      </w:r>
    </w:p>
    <w:p w14:paraId="715C5EE1" w14:textId="39B53F2C" w:rsidR="00AB76C3" w:rsidRPr="009465ED" w:rsidRDefault="00AB76C3" w:rsidP="000C6A1C">
      <w:pPr>
        <w:pStyle w:val="Heading2BPBHEB"/>
      </w:pPr>
      <w:r w:rsidRPr="009465ED">
        <w:t xml:space="preserve">AWS </w:t>
      </w:r>
      <w:ins w:id="117" w:author="Arya" w:date="2025-04-14T17:14:00Z" w16du:dateUtc="2025-04-14T11:44:00Z">
        <w:r w:rsidR="00F87049">
          <w:t>E</w:t>
        </w:r>
      </w:ins>
      <w:del w:id="118" w:author="Arya" w:date="2025-04-14T17:13:00Z" w16du:dateUtc="2025-04-14T11:43:00Z">
        <w:r w:rsidRPr="009465ED" w:rsidDel="00F87049">
          <w:delText>E</w:delText>
        </w:r>
      </w:del>
      <w:r w:rsidRPr="009465ED">
        <w:t xml:space="preserve">lemental </w:t>
      </w:r>
      <w:proofErr w:type="spellStart"/>
      <w:r w:rsidRPr="009465ED">
        <w:t>MediaPackage</w:t>
      </w:r>
      <w:proofErr w:type="spellEnd"/>
    </w:p>
    <w:p w14:paraId="7FB0C06A" w14:textId="0B77B742" w:rsidR="00AB76C3" w:rsidRPr="00AB76C3" w:rsidRDefault="00AB76C3" w:rsidP="000C6A1C">
      <w:pPr>
        <w:pStyle w:val="NormalBPBHEB"/>
      </w:pPr>
      <w:r w:rsidRPr="00AB76C3">
        <w:t>AWS Elemental MediaPackage streamlines video content delivery by dynamically packaging live and on-demand video streams for various devices</w:t>
      </w:r>
      <w:r w:rsidR="0005368A">
        <w:t xml:space="preserve"> and platforms</w:t>
      </w:r>
      <w:r w:rsidRPr="00AB76C3">
        <w:t>. Its capabilities ensure flexibility and high-quality streaming experiences for a diverse audience.</w:t>
      </w:r>
    </w:p>
    <w:p w14:paraId="1E6E978E" w14:textId="1B6C0357" w:rsidR="00AB76C3" w:rsidRDefault="00AB76C3" w:rsidP="000C6A1C">
      <w:pPr>
        <w:pStyle w:val="Heading3BPBHEB"/>
      </w:pPr>
      <w:r w:rsidRPr="009465ED">
        <w:t xml:space="preserve">Key </w:t>
      </w:r>
      <w:r w:rsidR="006860D7">
        <w:t>f</w:t>
      </w:r>
      <w:r w:rsidRPr="009465ED">
        <w:t xml:space="preserve">eatures </w:t>
      </w:r>
    </w:p>
    <w:p w14:paraId="3A02D42E" w14:textId="67F437AC" w:rsidR="003C6F74" w:rsidRDefault="003C6F74" w:rsidP="000C6A1C">
      <w:pPr>
        <w:pStyle w:val="NormalBPBHEB"/>
      </w:pPr>
      <w:r>
        <w:t>The key features are as follows:</w:t>
      </w:r>
    </w:p>
    <w:p w14:paraId="6DCA441D" w14:textId="4962F0F4" w:rsidR="00FB31DB" w:rsidRPr="00AB76C3" w:rsidRDefault="00FB31DB" w:rsidP="000C6A1C">
      <w:pPr>
        <w:pStyle w:val="NormalBPBHEB"/>
        <w:numPr>
          <w:ilvl w:val="0"/>
          <w:numId w:val="56"/>
        </w:numPr>
      </w:pPr>
      <w:r w:rsidRPr="00AB76C3">
        <w:rPr>
          <w:b/>
          <w:bCs/>
        </w:rPr>
        <w:t xml:space="preserve">Dynamic </w:t>
      </w:r>
      <w:r w:rsidR="006860D7">
        <w:rPr>
          <w:b/>
          <w:bCs/>
        </w:rPr>
        <w:t>v</w:t>
      </w:r>
      <w:r w:rsidRPr="00AB76C3">
        <w:rPr>
          <w:b/>
          <w:bCs/>
        </w:rPr>
        <w:t xml:space="preserve">ideo </w:t>
      </w:r>
      <w:r w:rsidR="006860D7">
        <w:rPr>
          <w:b/>
          <w:bCs/>
        </w:rPr>
        <w:t>p</w:t>
      </w:r>
      <w:r w:rsidRPr="00AB76C3">
        <w:rPr>
          <w:b/>
          <w:bCs/>
        </w:rPr>
        <w:t>ackaging</w:t>
      </w:r>
      <w:r w:rsidRPr="00AB76C3">
        <w:t>: AWS Elemental MediaPackage prepares and protects video streams for delivery to multiple devices by dynamically packaging content into various formats.</w:t>
      </w:r>
    </w:p>
    <w:p w14:paraId="03A40BEB" w14:textId="04684F25" w:rsidR="00FB31DB" w:rsidRPr="00AB76C3" w:rsidRDefault="00FB31DB" w:rsidP="000C6A1C">
      <w:pPr>
        <w:pStyle w:val="NormalBPBHEB"/>
        <w:numPr>
          <w:ilvl w:val="0"/>
          <w:numId w:val="56"/>
        </w:numPr>
      </w:pPr>
      <w:r w:rsidRPr="00AB76C3">
        <w:rPr>
          <w:b/>
          <w:bCs/>
        </w:rPr>
        <w:t xml:space="preserve">Scalable </w:t>
      </w:r>
      <w:r w:rsidR="006860D7">
        <w:rPr>
          <w:b/>
          <w:bCs/>
        </w:rPr>
        <w:t>a</w:t>
      </w:r>
      <w:r w:rsidRPr="00AB76C3">
        <w:rPr>
          <w:b/>
          <w:bCs/>
        </w:rPr>
        <w:t>rchitecture</w:t>
      </w:r>
      <w:r w:rsidRPr="00AB76C3">
        <w:t xml:space="preserve">: Resources scale automatically to meet demand, ensuring reliability and high performance during peak loads </w:t>
      </w:r>
      <w:sdt>
        <w:sdtPr>
          <w:id w:val="410890393"/>
          <w:citation/>
        </w:sdtPr>
        <w:sdtContent>
          <w:r>
            <w:fldChar w:fldCharType="begin"/>
          </w:r>
          <w:r>
            <w:instrText xml:space="preserve"> CITATION AWSdt \l 1033 </w:instrText>
          </w:r>
          <w:r>
            <w:fldChar w:fldCharType="separate"/>
          </w:r>
          <w:r w:rsidR="00DC66E9" w:rsidRPr="00DC66E9">
            <w:rPr>
              <w:noProof/>
            </w:rPr>
            <w:t>[59]</w:t>
          </w:r>
          <w:r>
            <w:fldChar w:fldCharType="end"/>
          </w:r>
        </w:sdtContent>
      </w:sdt>
      <w:r w:rsidRPr="00AB76C3">
        <w:t>.</w:t>
      </w:r>
    </w:p>
    <w:p w14:paraId="13B8E234" w14:textId="0192BD1C" w:rsidR="00AB76C3" w:rsidRPr="00AB76C3" w:rsidRDefault="00AB76C3" w:rsidP="000C6A1C">
      <w:pPr>
        <w:pStyle w:val="NormalBPBHEB"/>
        <w:numPr>
          <w:ilvl w:val="0"/>
          <w:numId w:val="56"/>
        </w:numPr>
      </w:pPr>
      <w:r w:rsidRPr="00AB76C3">
        <w:rPr>
          <w:b/>
          <w:bCs/>
        </w:rPr>
        <w:t xml:space="preserve">Multiple </w:t>
      </w:r>
      <w:r w:rsidR="006860D7">
        <w:rPr>
          <w:b/>
          <w:bCs/>
        </w:rPr>
        <w:t>s</w:t>
      </w:r>
      <w:r w:rsidRPr="00AB76C3">
        <w:rPr>
          <w:b/>
          <w:bCs/>
        </w:rPr>
        <w:t xml:space="preserve">treaming </w:t>
      </w:r>
      <w:r w:rsidR="006860D7">
        <w:rPr>
          <w:b/>
          <w:bCs/>
        </w:rPr>
        <w:t>f</w:t>
      </w:r>
      <w:r w:rsidRPr="00AB76C3">
        <w:rPr>
          <w:b/>
          <w:bCs/>
        </w:rPr>
        <w:t>ormats</w:t>
      </w:r>
      <w:r w:rsidRPr="00AB76C3">
        <w:t xml:space="preserve">: Supports </w:t>
      </w:r>
      <w:r w:rsidR="006416A6">
        <w:t>various formats, including HLS, DASH, and CMAF,</w:t>
      </w:r>
      <w:r w:rsidRPr="00AB76C3">
        <w:t xml:space="preserve"> to accommodate different devices and platforms.</w:t>
      </w:r>
    </w:p>
    <w:p w14:paraId="36CAA089" w14:textId="7395BB91" w:rsidR="00AB76C3" w:rsidRPr="00AB76C3" w:rsidRDefault="00AB76C3" w:rsidP="000C6A1C">
      <w:pPr>
        <w:pStyle w:val="NormalBPBHEB"/>
        <w:numPr>
          <w:ilvl w:val="0"/>
          <w:numId w:val="56"/>
        </w:numPr>
      </w:pPr>
      <w:r w:rsidRPr="00AB76C3">
        <w:rPr>
          <w:b/>
          <w:bCs/>
        </w:rPr>
        <w:t xml:space="preserve">Digital </w:t>
      </w:r>
      <w:r w:rsidR="006860D7">
        <w:rPr>
          <w:b/>
          <w:bCs/>
        </w:rPr>
        <w:t>r</w:t>
      </w:r>
      <w:r w:rsidRPr="00AB76C3">
        <w:rPr>
          <w:b/>
          <w:bCs/>
        </w:rPr>
        <w:t xml:space="preserve">ights </w:t>
      </w:r>
      <w:r w:rsidR="006860D7">
        <w:rPr>
          <w:b/>
          <w:bCs/>
        </w:rPr>
        <w:t>m</w:t>
      </w:r>
      <w:r w:rsidRPr="00AB76C3">
        <w:rPr>
          <w:b/>
          <w:bCs/>
        </w:rPr>
        <w:t>anagement</w:t>
      </w:r>
      <w:r w:rsidRPr="00AB76C3">
        <w:t>: Protects content with</w:t>
      </w:r>
      <w:r w:rsidR="003C6F74">
        <w:t xml:space="preserve"> </w:t>
      </w:r>
      <w:r w:rsidR="003C6F74" w:rsidRPr="00B2370B">
        <w:rPr>
          <w:b/>
          <w:bCs/>
        </w:rPr>
        <w:t>Digital Rights Management</w:t>
      </w:r>
      <w:r w:rsidRPr="00AB76C3">
        <w:t xml:space="preserve"> </w:t>
      </w:r>
      <w:r w:rsidR="003C6F74">
        <w:t>(</w:t>
      </w:r>
      <w:r w:rsidRPr="00B2370B">
        <w:rPr>
          <w:b/>
          <w:bCs/>
        </w:rPr>
        <w:t>DRM</w:t>
      </w:r>
      <w:r w:rsidR="003C6F74">
        <w:t>)</w:t>
      </w:r>
      <w:r w:rsidRPr="00AB76C3">
        <w:t xml:space="preserve"> integration, ensuring secure distribution</w:t>
      </w:r>
      <w:r w:rsidR="0005368A">
        <w:t xml:space="preserve"> and protection</w:t>
      </w:r>
      <w:r w:rsidRPr="00AB76C3">
        <w:t>.</w:t>
      </w:r>
    </w:p>
    <w:p w14:paraId="167D71BA" w14:textId="356A3D76" w:rsidR="00AB76C3" w:rsidRPr="00AB76C3" w:rsidRDefault="00AB76C3" w:rsidP="000C6A1C">
      <w:pPr>
        <w:pStyle w:val="NormalBPBHEB"/>
        <w:numPr>
          <w:ilvl w:val="0"/>
          <w:numId w:val="56"/>
        </w:numPr>
      </w:pPr>
      <w:r w:rsidRPr="00AB76C3">
        <w:rPr>
          <w:b/>
          <w:bCs/>
        </w:rPr>
        <w:t>Customizable Channels</w:t>
      </w:r>
      <w:r w:rsidRPr="00AB76C3">
        <w:t xml:space="preserve">: Users can define packaging configurations to tailor delivery to specific requirements </w:t>
      </w:r>
      <w:sdt>
        <w:sdtPr>
          <w:id w:val="-367444124"/>
          <w:citation/>
        </w:sdtPr>
        <w:sdtContent>
          <w:r w:rsidR="00FB31DB">
            <w:fldChar w:fldCharType="begin"/>
          </w:r>
          <w:r w:rsidR="00FB31DB">
            <w:instrText xml:space="preserve"> CITATION Smi23 \l 1033 </w:instrText>
          </w:r>
          <w:r w:rsidR="00FB31DB">
            <w:fldChar w:fldCharType="separate"/>
          </w:r>
          <w:r w:rsidR="00DC66E9" w:rsidRPr="00DC66E9">
            <w:rPr>
              <w:noProof/>
            </w:rPr>
            <w:t>[52]</w:t>
          </w:r>
          <w:r w:rsidR="00FB31DB">
            <w:fldChar w:fldCharType="end"/>
          </w:r>
        </w:sdtContent>
      </w:sdt>
      <w:r w:rsidRPr="00AB76C3">
        <w:t>.</w:t>
      </w:r>
    </w:p>
    <w:p w14:paraId="6580AAC2" w14:textId="7B9EAD74" w:rsidR="00AB76C3" w:rsidRDefault="00AB76C3" w:rsidP="000C6A1C">
      <w:pPr>
        <w:pStyle w:val="Heading3BPBHEB"/>
      </w:pPr>
      <w:r w:rsidRPr="009465ED">
        <w:t xml:space="preserve">Use </w:t>
      </w:r>
      <w:r w:rsidR="00FA03DE">
        <w:t>c</w:t>
      </w:r>
      <w:r w:rsidRPr="009465ED">
        <w:t xml:space="preserve">ases </w:t>
      </w:r>
    </w:p>
    <w:p w14:paraId="4CB86F57" w14:textId="456EDDB5" w:rsidR="003A0F1A" w:rsidRPr="003A0F1A" w:rsidRDefault="004F0142" w:rsidP="00BC3D09">
      <w:r w:rsidRPr="004F0142">
        <w:t xml:space="preserve">AWS Elemental MediaPackage </w:t>
      </w:r>
      <w:r w:rsidR="006416A6">
        <w:t xml:space="preserve">offers a robust solution for efficiently delivering video content </w:t>
      </w:r>
      <w:r w:rsidRPr="004F0142">
        <w:t>across various platforms. By dynamically packaging live and on-demand streams, it ensures seamless playback experiences, reducing complexity for content providers.</w:t>
      </w:r>
    </w:p>
    <w:p w14:paraId="3C4438A9" w14:textId="493C388D" w:rsidR="00AB76C3" w:rsidRPr="00AB76C3" w:rsidRDefault="00AB76C3" w:rsidP="000C6A1C">
      <w:pPr>
        <w:pStyle w:val="NormalBPBHEB"/>
        <w:numPr>
          <w:ilvl w:val="0"/>
          <w:numId w:val="57"/>
        </w:numPr>
      </w:pPr>
      <w:commentRangeStart w:id="119"/>
      <w:commentRangeStart w:id="120"/>
      <w:r w:rsidRPr="00AB76C3">
        <w:rPr>
          <w:b/>
          <w:bCs/>
        </w:rPr>
        <w:lastRenderedPageBreak/>
        <w:t xml:space="preserve">Multiscreen </w:t>
      </w:r>
      <w:r w:rsidR="00FA03DE">
        <w:rPr>
          <w:b/>
          <w:bCs/>
        </w:rPr>
        <w:t>v</w:t>
      </w:r>
      <w:r w:rsidRPr="00AB76C3">
        <w:rPr>
          <w:b/>
          <w:bCs/>
        </w:rPr>
        <w:t xml:space="preserve">ideo </w:t>
      </w:r>
      <w:r w:rsidR="00FA03DE">
        <w:rPr>
          <w:b/>
          <w:bCs/>
        </w:rPr>
        <w:t>d</w:t>
      </w:r>
      <w:r w:rsidRPr="00AB76C3">
        <w:rPr>
          <w:b/>
          <w:bCs/>
        </w:rPr>
        <w:t>elivery</w:t>
      </w:r>
      <w:r w:rsidR="00DD1A32">
        <w:rPr>
          <w:b/>
          <w:bCs/>
        </w:rPr>
        <w:t xml:space="preserve">: </w:t>
      </w:r>
      <w:commentRangeEnd w:id="119"/>
      <w:r w:rsidR="00BE7578">
        <w:rPr>
          <w:rStyle w:val="CommentReference"/>
          <w:rFonts w:asciiTheme="minorHAnsi" w:eastAsiaTheme="minorHAnsi" w:hAnsiTheme="minorHAnsi" w:cstheme="minorBidi"/>
        </w:rPr>
        <w:commentReference w:id="119"/>
      </w:r>
      <w:commentRangeEnd w:id="120"/>
      <w:r w:rsidR="00A67BD4">
        <w:rPr>
          <w:rStyle w:val="CommentReference"/>
        </w:rPr>
        <w:commentReference w:id="120"/>
      </w:r>
      <w:r w:rsidRPr="00AB76C3">
        <w:t xml:space="preserve">Prepares video for devices </w:t>
      </w:r>
      <w:r w:rsidR="006416A6">
        <w:t>such as smartphones, tablets, and smart TVs, reaching audiences with diverse</w:t>
      </w:r>
      <w:r w:rsidRPr="00AB76C3">
        <w:t xml:space="preserve"> preferences.</w:t>
      </w:r>
    </w:p>
    <w:p w14:paraId="1A141A44" w14:textId="561CABFC" w:rsidR="00AB76C3" w:rsidRPr="00AB76C3" w:rsidRDefault="00AB76C3" w:rsidP="000C6A1C">
      <w:pPr>
        <w:pStyle w:val="NormalBPBHEB"/>
        <w:numPr>
          <w:ilvl w:val="0"/>
          <w:numId w:val="57"/>
        </w:numPr>
      </w:pPr>
      <w:r w:rsidRPr="00AB76C3">
        <w:rPr>
          <w:b/>
          <w:bCs/>
        </w:rPr>
        <w:t xml:space="preserve">Live </w:t>
      </w:r>
      <w:r w:rsidR="00FA03DE">
        <w:rPr>
          <w:b/>
          <w:bCs/>
        </w:rPr>
        <w:t>e</w:t>
      </w:r>
      <w:r w:rsidRPr="00AB76C3">
        <w:rPr>
          <w:b/>
          <w:bCs/>
        </w:rPr>
        <w:t xml:space="preserve">vent </w:t>
      </w:r>
      <w:r w:rsidR="00FA03DE">
        <w:rPr>
          <w:b/>
          <w:bCs/>
        </w:rPr>
        <w:t>s</w:t>
      </w:r>
      <w:r w:rsidRPr="00AB76C3">
        <w:rPr>
          <w:b/>
          <w:bCs/>
        </w:rPr>
        <w:t>treaming</w:t>
      </w:r>
      <w:r w:rsidR="00DD1A32">
        <w:rPr>
          <w:b/>
          <w:bCs/>
        </w:rPr>
        <w:t xml:space="preserve">: </w:t>
      </w:r>
      <w:r w:rsidRPr="00AB76C3">
        <w:t xml:space="preserve">Supports real-time packaging and low-latency delivery for live broadcasts such as sports and entertainment events </w:t>
      </w:r>
      <w:sdt>
        <w:sdtPr>
          <w:id w:val="536170985"/>
          <w:citation/>
        </w:sdtPr>
        <w:sdtContent>
          <w:r w:rsidR="00DD1A32">
            <w:fldChar w:fldCharType="begin"/>
          </w:r>
          <w:r w:rsidR="00DD1A32">
            <w:instrText xml:space="preserve"> CITATION Jon24 \l 1033 </w:instrText>
          </w:r>
          <w:r w:rsidR="00DD1A32">
            <w:fldChar w:fldCharType="separate"/>
          </w:r>
          <w:r w:rsidR="00DC66E9" w:rsidRPr="00DC66E9">
            <w:rPr>
              <w:noProof/>
            </w:rPr>
            <w:t>[53]</w:t>
          </w:r>
          <w:r w:rsidR="00DD1A32">
            <w:fldChar w:fldCharType="end"/>
          </w:r>
        </w:sdtContent>
      </w:sdt>
      <w:r w:rsidRPr="00AB76C3">
        <w:t>.</w:t>
      </w:r>
    </w:p>
    <w:p w14:paraId="0E3FBF82" w14:textId="73F5C187" w:rsidR="00AB76C3" w:rsidRPr="00AB76C3" w:rsidRDefault="00AB76C3" w:rsidP="000C6A1C">
      <w:pPr>
        <w:pStyle w:val="NormalBPBHEB"/>
        <w:numPr>
          <w:ilvl w:val="0"/>
          <w:numId w:val="57"/>
        </w:numPr>
      </w:pPr>
      <w:r w:rsidRPr="00AB76C3">
        <w:rPr>
          <w:b/>
          <w:bCs/>
        </w:rPr>
        <w:t>Video-on-</w:t>
      </w:r>
      <w:r w:rsidR="00FA03DE">
        <w:rPr>
          <w:b/>
          <w:bCs/>
        </w:rPr>
        <w:t>d</w:t>
      </w:r>
      <w:r w:rsidRPr="00AB76C3">
        <w:rPr>
          <w:b/>
          <w:bCs/>
        </w:rPr>
        <w:t>emand</w:t>
      </w:r>
      <w:r w:rsidR="00FA03DE">
        <w:rPr>
          <w:b/>
          <w:bCs/>
        </w:rPr>
        <w:t xml:space="preserve"> s</w:t>
      </w:r>
      <w:r w:rsidRPr="00AB76C3">
        <w:rPr>
          <w:b/>
          <w:bCs/>
        </w:rPr>
        <w:t>treaming</w:t>
      </w:r>
      <w:r w:rsidR="00DD1A32">
        <w:rPr>
          <w:b/>
          <w:bCs/>
        </w:rPr>
        <w:t xml:space="preserve">: </w:t>
      </w:r>
      <w:r w:rsidR="006416A6">
        <w:rPr>
          <w:b/>
          <w:bCs/>
        </w:rPr>
        <w:t>Video-on-demand</w:t>
      </w:r>
      <w:r w:rsidR="007A5A0C">
        <w:t xml:space="preserve"> (</w:t>
      </w:r>
      <w:r w:rsidR="007A5A0C" w:rsidRPr="00B2370B">
        <w:rPr>
          <w:b/>
          <w:bCs/>
        </w:rPr>
        <w:t>VoD</w:t>
      </w:r>
      <w:r w:rsidR="007A5A0C">
        <w:t>) d</w:t>
      </w:r>
      <w:r w:rsidRPr="00AB76C3">
        <w:t>ynamically packages content for streaming platforms</w:t>
      </w:r>
      <w:r w:rsidR="0005368A">
        <w:t>, offering on-demand libraries and</w:t>
      </w:r>
      <w:r w:rsidRPr="00AB76C3">
        <w:t xml:space="preserve"> ensuring efficient delivery.</w:t>
      </w:r>
    </w:p>
    <w:p w14:paraId="35D1C3AF" w14:textId="41DBA0DE" w:rsidR="00AB76C3" w:rsidRDefault="00AB76C3" w:rsidP="000C6A1C">
      <w:pPr>
        <w:pStyle w:val="Heading3BPBHEB"/>
      </w:pPr>
      <w:r w:rsidRPr="009465ED">
        <w:t xml:space="preserve">Best </w:t>
      </w:r>
      <w:r w:rsidR="00107857" w:rsidRPr="009465ED">
        <w:t xml:space="preserve">practices for </w:t>
      </w:r>
      <w:r w:rsidR="006416A6">
        <w:t>practical</w:t>
      </w:r>
      <w:r w:rsidR="006416A6" w:rsidRPr="009465ED">
        <w:t xml:space="preserve"> </w:t>
      </w:r>
      <w:r w:rsidR="00107857" w:rsidRPr="009465ED">
        <w:t>usage</w:t>
      </w:r>
    </w:p>
    <w:p w14:paraId="0BD10F8E" w14:textId="4AC7D95B" w:rsidR="003A0F1A" w:rsidRPr="009465ED" w:rsidRDefault="00BB05CD" w:rsidP="00BC3D09">
      <w:r w:rsidRPr="00BB05CD">
        <w:t xml:space="preserve">To maximize performance, security, and efficiency, AWS Elemental MediaPackage should be integrated strategically with complementary AWS services and </w:t>
      </w:r>
      <w:r w:rsidR="002A575A" w:rsidRPr="00BB05CD">
        <w:t>improved</w:t>
      </w:r>
      <w:r w:rsidRPr="00BB05CD">
        <w:t xml:space="preserve"> based on audience needs.</w:t>
      </w:r>
    </w:p>
    <w:p w14:paraId="5C39E9A8" w14:textId="41839167" w:rsidR="00DD1A32" w:rsidRPr="00AB76C3" w:rsidRDefault="00DD1A32" w:rsidP="000C6A1C">
      <w:pPr>
        <w:pStyle w:val="NormalBPBHEB"/>
        <w:numPr>
          <w:ilvl w:val="0"/>
          <w:numId w:val="58"/>
        </w:numPr>
      </w:pPr>
      <w:commentRangeStart w:id="121"/>
      <w:commentRangeStart w:id="122"/>
      <w:r w:rsidRPr="00AB76C3">
        <w:rPr>
          <w:b/>
          <w:bCs/>
        </w:rPr>
        <w:t>AWS Elemental MediaLive</w:t>
      </w:r>
      <w:r>
        <w:rPr>
          <w:b/>
          <w:bCs/>
        </w:rPr>
        <w:t xml:space="preserve">: </w:t>
      </w:r>
      <w:commentRangeEnd w:id="121"/>
      <w:r w:rsidR="0016786C">
        <w:rPr>
          <w:rStyle w:val="CommentReference"/>
          <w:rFonts w:asciiTheme="minorHAnsi" w:eastAsiaTheme="minorHAnsi" w:hAnsiTheme="minorHAnsi" w:cstheme="minorBidi"/>
        </w:rPr>
        <w:commentReference w:id="121"/>
      </w:r>
      <w:commentRangeEnd w:id="122"/>
      <w:r w:rsidR="00A67BD4">
        <w:rPr>
          <w:rStyle w:val="CommentReference"/>
        </w:rPr>
        <w:commentReference w:id="122"/>
      </w:r>
      <w:r w:rsidRPr="00AB76C3">
        <w:t>Combines with MediaLive to enable seamless workflows for live streaming, from content encoding to packaging</w:t>
      </w:r>
      <w:r w:rsidR="0005368A">
        <w:t xml:space="preserve"> and delivery</w:t>
      </w:r>
      <w:r w:rsidRPr="00AB76C3">
        <w:t>.</w:t>
      </w:r>
    </w:p>
    <w:p w14:paraId="34C5B5E9" w14:textId="04E4829D" w:rsidR="00DD1A32" w:rsidRPr="00AB76C3" w:rsidRDefault="00DD1A32" w:rsidP="000C6A1C">
      <w:pPr>
        <w:pStyle w:val="NormalBPBHEB"/>
        <w:numPr>
          <w:ilvl w:val="0"/>
          <w:numId w:val="58"/>
        </w:numPr>
      </w:pPr>
      <w:r w:rsidRPr="00AB76C3">
        <w:rPr>
          <w:b/>
          <w:bCs/>
        </w:rPr>
        <w:t>AWS CloudTrail</w:t>
      </w:r>
      <w:r>
        <w:rPr>
          <w:b/>
          <w:bCs/>
        </w:rPr>
        <w:t xml:space="preserve">: </w:t>
      </w:r>
      <w:r w:rsidRPr="00AB76C3">
        <w:t xml:space="preserve">Monitors API activity for enhanced security and compliance, providing detailed logs for auditing purposes </w:t>
      </w:r>
      <w:sdt>
        <w:sdtPr>
          <w:id w:val="1415894917"/>
          <w:citation/>
        </w:sdtPr>
        <w:sdtContent>
          <w:r>
            <w:fldChar w:fldCharType="begin"/>
          </w:r>
          <w:r>
            <w:instrText xml:space="preserve"> CITATION AWSds \l 1033 </w:instrText>
          </w:r>
          <w:r>
            <w:fldChar w:fldCharType="separate"/>
          </w:r>
          <w:r w:rsidR="00DC66E9" w:rsidRPr="00DC66E9">
            <w:rPr>
              <w:noProof/>
            </w:rPr>
            <w:t>[58]</w:t>
          </w:r>
          <w:r>
            <w:fldChar w:fldCharType="end"/>
          </w:r>
        </w:sdtContent>
      </w:sdt>
      <w:r w:rsidRPr="00AB76C3">
        <w:t>.</w:t>
      </w:r>
    </w:p>
    <w:p w14:paraId="5FF7DF9E" w14:textId="10211959" w:rsidR="00AB76C3" w:rsidRPr="00AB76C3" w:rsidRDefault="00AB76C3" w:rsidP="000C6A1C">
      <w:pPr>
        <w:pStyle w:val="NormalBPBHEB"/>
        <w:numPr>
          <w:ilvl w:val="0"/>
          <w:numId w:val="58"/>
        </w:numPr>
      </w:pPr>
      <w:r w:rsidRPr="00AB76C3">
        <w:rPr>
          <w:b/>
          <w:bCs/>
        </w:rPr>
        <w:t>Fine-</w:t>
      </w:r>
      <w:r w:rsidR="00107857" w:rsidRPr="00AB76C3">
        <w:rPr>
          <w:b/>
          <w:bCs/>
        </w:rPr>
        <w:t>tuning packaging configurations</w:t>
      </w:r>
      <w:r w:rsidR="00DD1A32">
        <w:rPr>
          <w:b/>
          <w:bCs/>
        </w:rPr>
        <w:t xml:space="preserve">: </w:t>
      </w:r>
      <w:r w:rsidRPr="00AB76C3">
        <w:t xml:space="preserve">Adjust video quality, bitrate, and packaging formats </w:t>
      </w:r>
      <w:r w:rsidR="006416A6">
        <w:t>according to audience and content requirements for optimal</w:t>
      </w:r>
      <w:r w:rsidRPr="00AB76C3">
        <w:t xml:space="preserve"> delivery.</w:t>
      </w:r>
    </w:p>
    <w:p w14:paraId="226BC0DF" w14:textId="2D84205A" w:rsidR="00AB76C3" w:rsidRPr="00AB76C3" w:rsidRDefault="00AB76C3" w:rsidP="000C6A1C">
      <w:pPr>
        <w:pStyle w:val="NormalBPBHEB"/>
        <w:numPr>
          <w:ilvl w:val="0"/>
          <w:numId w:val="58"/>
        </w:numPr>
      </w:pPr>
      <w:r w:rsidRPr="00AB76C3">
        <w:rPr>
          <w:b/>
          <w:bCs/>
        </w:rPr>
        <w:t xml:space="preserve">Leveraging CDN </w:t>
      </w:r>
      <w:r w:rsidR="00107857">
        <w:rPr>
          <w:b/>
          <w:bCs/>
        </w:rPr>
        <w:t>i</w:t>
      </w:r>
      <w:r w:rsidRPr="00AB76C3">
        <w:rPr>
          <w:b/>
          <w:bCs/>
        </w:rPr>
        <w:t>ntegration</w:t>
      </w:r>
      <w:r w:rsidR="00DD1A32">
        <w:rPr>
          <w:b/>
          <w:bCs/>
        </w:rPr>
        <w:t xml:space="preserve">: </w:t>
      </w:r>
      <w:r w:rsidR="0005368A">
        <w:t>Utilize Content Delivery Networks (CDNs) to enhance scalability and minimize latency, thereby ensuring a seamless streaming experience</w:t>
      </w:r>
      <w:r w:rsidRPr="00AB76C3">
        <w:t>.</w:t>
      </w:r>
    </w:p>
    <w:p w14:paraId="1AD2EB4E" w14:textId="220F7988" w:rsidR="00AB76C3" w:rsidRPr="009465ED" w:rsidRDefault="0086075D" w:rsidP="000C6A1C">
      <w:pPr>
        <w:pStyle w:val="Heading3BPBHEB"/>
      </w:pPr>
      <w:r>
        <w:t>Wrap up</w:t>
      </w:r>
    </w:p>
    <w:p w14:paraId="2899BCF8" w14:textId="0227963A" w:rsidR="00AB76C3" w:rsidRPr="00AB76C3" w:rsidRDefault="00AB76C3" w:rsidP="000C6A1C">
      <w:pPr>
        <w:pStyle w:val="NormalBPBHEB"/>
      </w:pPr>
      <w:r w:rsidRPr="00AB76C3">
        <w:t xml:space="preserve">AWS Elemental MediaPackage is indispensable for </w:t>
      </w:r>
      <w:r w:rsidR="0005368A">
        <w:t xml:space="preserve">the </w:t>
      </w:r>
      <w:r w:rsidRPr="00AB76C3">
        <w:t xml:space="preserve">secure, efficient, and scalable </w:t>
      </w:r>
      <w:r w:rsidR="0005368A">
        <w:t>delivery of video content</w:t>
      </w:r>
      <w:r w:rsidRPr="00AB76C3">
        <w:t xml:space="preserve">. Its robust feature set, wide-ranging use cases, and seamless integration with AWS services empower broadcasters, media companies, and streaming platforms to meet </w:t>
      </w:r>
      <w:r w:rsidR="0005368A">
        <w:t xml:space="preserve">the demands of modern streaming </w:t>
      </w:r>
      <w:r w:rsidRPr="00AB76C3">
        <w:t>effectively.</w:t>
      </w:r>
    </w:p>
    <w:p w14:paraId="4271D7AC" w14:textId="77777777" w:rsidR="00FE654F" w:rsidRPr="009465ED" w:rsidRDefault="00FE654F" w:rsidP="000C6A1C">
      <w:pPr>
        <w:pStyle w:val="Heading2BPBHEB"/>
      </w:pPr>
      <w:r w:rsidRPr="009465ED">
        <w:t>AWS Elemental MediaStore</w:t>
      </w:r>
    </w:p>
    <w:p w14:paraId="246BC5E4" w14:textId="43BAD176" w:rsidR="00FE654F" w:rsidRPr="00FE654F" w:rsidRDefault="00FE654F" w:rsidP="000C6A1C">
      <w:pPr>
        <w:pStyle w:val="NormalBPBHEB"/>
      </w:pPr>
      <w:r w:rsidRPr="00FE654F">
        <w:t xml:space="preserve">AWS Elemental MediaStore </w:t>
      </w:r>
      <w:r w:rsidR="0005368A">
        <w:t>offers optimized storage for media workflows, providing the performance and low latency required</w:t>
      </w:r>
      <w:r w:rsidRPr="00FE654F">
        <w:t xml:space="preserve"> for efficient content delivery. It ensures durable and scalable storage tailored to the demands of modern media operations.</w:t>
      </w:r>
    </w:p>
    <w:p w14:paraId="78662EA6" w14:textId="1BC53145" w:rsidR="00FE654F" w:rsidRDefault="00FE654F" w:rsidP="000C6A1C">
      <w:pPr>
        <w:pStyle w:val="Heading3BPBHEB"/>
      </w:pPr>
      <w:r w:rsidRPr="009465ED">
        <w:t xml:space="preserve">Key </w:t>
      </w:r>
      <w:r w:rsidR="0016786C">
        <w:t>f</w:t>
      </w:r>
      <w:r w:rsidRPr="009465ED">
        <w:t xml:space="preserve">eatures and </w:t>
      </w:r>
      <w:r w:rsidR="0016786C">
        <w:t>c</w:t>
      </w:r>
      <w:r w:rsidRPr="009465ED">
        <w:t>omponents</w:t>
      </w:r>
    </w:p>
    <w:p w14:paraId="4FE2DC51" w14:textId="71028404" w:rsidR="00CF5AC8" w:rsidRPr="009465ED" w:rsidRDefault="006302B4" w:rsidP="00BC3D09">
      <w:r w:rsidRPr="006302B4">
        <w:t xml:space="preserve">AWS Elemental MediaStore </w:t>
      </w:r>
      <w:r w:rsidR="0005368A">
        <w:t>provides a purpose-built storage solution specifically designed</w:t>
      </w:r>
      <w:r w:rsidRPr="006302B4">
        <w:t xml:space="preserve"> for media applications, ensuring high-performance retrieval and low-latency access to content. It combines the scalability of object storage with the responsiveness </w:t>
      </w:r>
      <w:r w:rsidR="002A575A" w:rsidRPr="006302B4">
        <w:t>needed</w:t>
      </w:r>
      <w:r w:rsidRPr="006302B4">
        <w:t xml:space="preserve"> for media streaming workflows.</w:t>
      </w:r>
    </w:p>
    <w:p w14:paraId="03189922" w14:textId="76FFE21B" w:rsidR="00FE654F" w:rsidRPr="00FE654F" w:rsidRDefault="00FE654F" w:rsidP="000C6A1C">
      <w:pPr>
        <w:pStyle w:val="NormalBPBHEB"/>
        <w:numPr>
          <w:ilvl w:val="0"/>
          <w:numId w:val="59"/>
        </w:numPr>
      </w:pPr>
      <w:commentRangeStart w:id="123"/>
      <w:commentRangeStart w:id="124"/>
      <w:r w:rsidRPr="00FE654F">
        <w:rPr>
          <w:b/>
          <w:bCs/>
        </w:rPr>
        <w:t xml:space="preserve">Durable </w:t>
      </w:r>
      <w:r w:rsidR="00822632">
        <w:rPr>
          <w:b/>
          <w:bCs/>
        </w:rPr>
        <w:t>s</w:t>
      </w:r>
      <w:r w:rsidRPr="00FE654F">
        <w:rPr>
          <w:b/>
          <w:bCs/>
        </w:rPr>
        <w:t>torage</w:t>
      </w:r>
      <w:r w:rsidRPr="00FE654F">
        <w:t xml:space="preserve">: </w:t>
      </w:r>
      <w:commentRangeEnd w:id="123"/>
      <w:r w:rsidR="005D433F">
        <w:rPr>
          <w:rStyle w:val="CommentReference"/>
          <w:rFonts w:asciiTheme="minorHAnsi" w:eastAsiaTheme="minorHAnsi" w:hAnsiTheme="minorHAnsi" w:cstheme="minorBidi"/>
        </w:rPr>
        <w:commentReference w:id="123"/>
      </w:r>
      <w:commentRangeEnd w:id="124"/>
      <w:r w:rsidR="00B8537A">
        <w:rPr>
          <w:rStyle w:val="CommentReference"/>
        </w:rPr>
        <w:commentReference w:id="124"/>
      </w:r>
      <w:r w:rsidRPr="00FE654F">
        <w:t>Provides multi-AZ replication to safeguard against data loss.</w:t>
      </w:r>
    </w:p>
    <w:p w14:paraId="61B76685" w14:textId="77777777" w:rsidR="00FE654F" w:rsidRPr="00FE654F" w:rsidRDefault="00FE654F" w:rsidP="000C6A1C">
      <w:pPr>
        <w:pStyle w:val="NormalBPBHEB"/>
        <w:numPr>
          <w:ilvl w:val="0"/>
          <w:numId w:val="59"/>
        </w:numPr>
      </w:pPr>
      <w:r w:rsidRPr="00FE654F">
        <w:rPr>
          <w:b/>
          <w:bCs/>
        </w:rPr>
        <w:lastRenderedPageBreak/>
        <w:t>HTTP-based API</w:t>
      </w:r>
      <w:r w:rsidRPr="00FE654F">
        <w:t>: Enables easy integration into media workflows for efficient asset retrieval.</w:t>
      </w:r>
    </w:p>
    <w:p w14:paraId="53E4ECDC" w14:textId="7AF9F96D" w:rsidR="00FE654F" w:rsidRDefault="00FE654F" w:rsidP="000C6A1C">
      <w:pPr>
        <w:pStyle w:val="NormalBPBHEB"/>
        <w:numPr>
          <w:ilvl w:val="0"/>
          <w:numId w:val="59"/>
        </w:numPr>
      </w:pPr>
      <w:r w:rsidRPr="00FE654F">
        <w:rPr>
          <w:b/>
          <w:bCs/>
        </w:rPr>
        <w:t>Byte-</w:t>
      </w:r>
      <w:r w:rsidR="00822632">
        <w:rPr>
          <w:b/>
          <w:bCs/>
        </w:rPr>
        <w:t>r</w:t>
      </w:r>
      <w:r w:rsidRPr="00FE654F">
        <w:rPr>
          <w:b/>
          <w:bCs/>
        </w:rPr>
        <w:t xml:space="preserve">ange </w:t>
      </w:r>
      <w:r w:rsidR="00822632">
        <w:rPr>
          <w:b/>
          <w:bCs/>
        </w:rPr>
        <w:t>r</w:t>
      </w:r>
      <w:r w:rsidRPr="00FE654F">
        <w:rPr>
          <w:b/>
          <w:bCs/>
        </w:rPr>
        <w:t>equests</w:t>
      </w:r>
      <w:r w:rsidRPr="00FE654F">
        <w:t xml:space="preserve">: Supports partial file access, which is crucial for efficient media streaming </w:t>
      </w:r>
      <w:sdt>
        <w:sdtPr>
          <w:id w:val="2073998242"/>
          <w:citation/>
        </w:sdtPr>
        <w:sdtContent>
          <w:r w:rsidR="0043494F">
            <w:fldChar w:fldCharType="begin"/>
          </w:r>
          <w:r w:rsidR="0043494F">
            <w:instrText xml:space="preserve"> CITATION Smi23 \l 1033 </w:instrText>
          </w:r>
          <w:r w:rsidR="0043494F">
            <w:fldChar w:fldCharType="separate"/>
          </w:r>
          <w:r w:rsidR="00DC66E9" w:rsidRPr="00DC66E9">
            <w:rPr>
              <w:noProof/>
            </w:rPr>
            <w:t>[52]</w:t>
          </w:r>
          <w:r w:rsidR="0043494F">
            <w:fldChar w:fldCharType="end"/>
          </w:r>
        </w:sdtContent>
      </w:sdt>
      <w:r w:rsidRPr="00FE654F">
        <w:t>.</w:t>
      </w:r>
    </w:p>
    <w:p w14:paraId="0E9F91A2" w14:textId="60D63642" w:rsidR="006F429F" w:rsidRPr="00FE654F" w:rsidRDefault="006F429F" w:rsidP="000C6A1C">
      <w:pPr>
        <w:pStyle w:val="NormalBPBHEB"/>
        <w:numPr>
          <w:ilvl w:val="0"/>
          <w:numId w:val="59"/>
        </w:numPr>
      </w:pPr>
      <w:r w:rsidRPr="00FE654F">
        <w:rPr>
          <w:b/>
          <w:bCs/>
        </w:rPr>
        <w:t xml:space="preserve">Optimized </w:t>
      </w:r>
      <w:r w:rsidR="00822632">
        <w:rPr>
          <w:b/>
          <w:bCs/>
        </w:rPr>
        <w:t>m</w:t>
      </w:r>
      <w:r w:rsidRPr="00FE654F">
        <w:rPr>
          <w:b/>
          <w:bCs/>
        </w:rPr>
        <w:t xml:space="preserve">edia </w:t>
      </w:r>
      <w:r w:rsidR="00822632">
        <w:rPr>
          <w:b/>
          <w:bCs/>
        </w:rPr>
        <w:t>s</w:t>
      </w:r>
      <w:r w:rsidRPr="00FE654F">
        <w:rPr>
          <w:b/>
          <w:bCs/>
        </w:rPr>
        <w:t>torage</w:t>
      </w:r>
      <w:r w:rsidRPr="00FE654F">
        <w:t xml:space="preserve">: AWS Elemental </w:t>
      </w:r>
      <w:proofErr w:type="spellStart"/>
      <w:r w:rsidR="00DC66E9">
        <w:t>MediaStore's</w:t>
      </w:r>
      <w:proofErr w:type="spellEnd"/>
      <w:r w:rsidR="00DC66E9" w:rsidRPr="00FE654F">
        <w:t xml:space="preserve"> </w:t>
      </w:r>
      <w:r w:rsidR="000D02BC">
        <w:t xml:space="preserve">purpose </w:t>
      </w:r>
      <w:r w:rsidRPr="00FE654F">
        <w:t>is to store and deliver media assets with low-latency access and high reliability.</w:t>
      </w:r>
    </w:p>
    <w:p w14:paraId="1AA2AAC7" w14:textId="3E5F5AA5" w:rsidR="006F429F" w:rsidRPr="00FE654F" w:rsidRDefault="006F429F" w:rsidP="000C6A1C">
      <w:pPr>
        <w:pStyle w:val="NormalBPBHEB"/>
        <w:numPr>
          <w:ilvl w:val="0"/>
          <w:numId w:val="59"/>
        </w:numPr>
      </w:pPr>
      <w:r w:rsidRPr="00FE654F">
        <w:rPr>
          <w:b/>
          <w:bCs/>
        </w:rPr>
        <w:t xml:space="preserve">Scalable </w:t>
      </w:r>
      <w:r w:rsidR="00822632">
        <w:rPr>
          <w:b/>
          <w:bCs/>
        </w:rPr>
        <w:t>a</w:t>
      </w:r>
      <w:r w:rsidRPr="00FE654F">
        <w:rPr>
          <w:b/>
          <w:bCs/>
        </w:rPr>
        <w:t>rchitecture</w:t>
      </w:r>
      <w:r w:rsidRPr="00FE654F">
        <w:t xml:space="preserve">: The service replicates objects across multiple Availability Zones, ensuring durability and availability </w:t>
      </w:r>
      <w:sdt>
        <w:sdtPr>
          <w:id w:val="-532427851"/>
          <w:citation/>
        </w:sdtPr>
        <w:sdtContent>
          <w:r>
            <w:fldChar w:fldCharType="begin"/>
          </w:r>
          <w:r>
            <w:instrText xml:space="preserve"> CITATION AWSdu \l 1033 </w:instrText>
          </w:r>
          <w:r>
            <w:fldChar w:fldCharType="separate"/>
          </w:r>
          <w:r w:rsidR="00DC66E9" w:rsidRPr="00DC66E9">
            <w:rPr>
              <w:noProof/>
            </w:rPr>
            <w:t>[60]</w:t>
          </w:r>
          <w:r>
            <w:fldChar w:fldCharType="end"/>
          </w:r>
        </w:sdtContent>
      </w:sdt>
      <w:r>
        <w:t>.</w:t>
      </w:r>
    </w:p>
    <w:p w14:paraId="105F9E06" w14:textId="16C285C0" w:rsidR="00FE654F" w:rsidRDefault="00FE654F" w:rsidP="000C6A1C">
      <w:pPr>
        <w:pStyle w:val="Heading3BPBHEB"/>
      </w:pPr>
      <w:r w:rsidRPr="009465ED">
        <w:t xml:space="preserve">Use </w:t>
      </w:r>
      <w:r w:rsidR="00A24123">
        <w:t>c</w:t>
      </w:r>
      <w:r w:rsidRPr="009465ED">
        <w:t xml:space="preserve">ases </w:t>
      </w:r>
    </w:p>
    <w:p w14:paraId="19EE3A8C" w14:textId="1A0688D0" w:rsidR="00CF5AC8" w:rsidRPr="009465ED" w:rsidRDefault="007418A4" w:rsidP="00BC3D09">
      <w:r w:rsidRPr="007418A4">
        <w:t>AWS Elemental MediaStore plays a critical role in media workflows by providing highly available and optimized storage for streaming and on-demand applications.</w:t>
      </w:r>
    </w:p>
    <w:p w14:paraId="49B09441" w14:textId="3F91E247" w:rsidR="00FE654F" w:rsidRPr="00FE654F" w:rsidRDefault="00FE654F" w:rsidP="000C6A1C">
      <w:pPr>
        <w:pStyle w:val="NormalBPBHEB"/>
        <w:numPr>
          <w:ilvl w:val="0"/>
          <w:numId w:val="60"/>
        </w:numPr>
      </w:pPr>
      <w:commentRangeStart w:id="125"/>
      <w:commentRangeStart w:id="126"/>
      <w:r w:rsidRPr="00FE654F">
        <w:rPr>
          <w:b/>
          <w:bCs/>
        </w:rPr>
        <w:t xml:space="preserve">Content </w:t>
      </w:r>
      <w:r w:rsidR="00A24123">
        <w:rPr>
          <w:b/>
          <w:bCs/>
        </w:rPr>
        <w:t>d</w:t>
      </w:r>
      <w:r w:rsidRPr="00FE654F">
        <w:rPr>
          <w:b/>
          <w:bCs/>
        </w:rPr>
        <w:t>elivery</w:t>
      </w:r>
      <w:r w:rsidR="00112B52">
        <w:rPr>
          <w:b/>
          <w:bCs/>
        </w:rPr>
        <w:t xml:space="preserve">: </w:t>
      </w:r>
      <w:commentRangeEnd w:id="125"/>
      <w:r w:rsidR="00A24123">
        <w:rPr>
          <w:rStyle w:val="CommentReference"/>
          <w:rFonts w:asciiTheme="minorHAnsi" w:eastAsiaTheme="minorHAnsi" w:hAnsiTheme="minorHAnsi" w:cstheme="minorBidi"/>
        </w:rPr>
        <w:commentReference w:id="125"/>
      </w:r>
      <w:commentRangeEnd w:id="126"/>
      <w:r w:rsidR="00B8537A">
        <w:rPr>
          <w:rStyle w:val="CommentReference"/>
        </w:rPr>
        <w:commentReference w:id="126"/>
      </w:r>
      <w:r w:rsidRPr="00FE654F">
        <w:t>Ensures seamless and responsive delivery of media content by providing low-latency access to stored assets.</w:t>
      </w:r>
    </w:p>
    <w:p w14:paraId="70970EF7" w14:textId="514B920D" w:rsidR="00FE654F" w:rsidRPr="00FE654F" w:rsidRDefault="00FE654F" w:rsidP="000C6A1C">
      <w:pPr>
        <w:pStyle w:val="NormalBPBHEB"/>
        <w:numPr>
          <w:ilvl w:val="0"/>
          <w:numId w:val="60"/>
        </w:numPr>
      </w:pPr>
      <w:r w:rsidRPr="00FE654F">
        <w:rPr>
          <w:b/>
          <w:bCs/>
        </w:rPr>
        <w:t xml:space="preserve">Live </w:t>
      </w:r>
      <w:r w:rsidR="00A24123">
        <w:rPr>
          <w:b/>
          <w:bCs/>
        </w:rPr>
        <w:t>s</w:t>
      </w:r>
      <w:r w:rsidRPr="00FE654F">
        <w:rPr>
          <w:b/>
          <w:bCs/>
        </w:rPr>
        <w:t>treaming</w:t>
      </w:r>
      <w:r w:rsidR="00112B52">
        <w:rPr>
          <w:b/>
          <w:bCs/>
        </w:rPr>
        <w:t xml:space="preserve">: </w:t>
      </w:r>
      <w:r w:rsidRPr="00FE654F">
        <w:t xml:space="preserve">Offers real-time storage and retrieval of live streaming content, meeting the stringent requirements of live broadcasts </w:t>
      </w:r>
      <w:sdt>
        <w:sdtPr>
          <w:id w:val="-858890743"/>
          <w:citation/>
        </w:sdtPr>
        <w:sdtContent>
          <w:r w:rsidR="00665A2B">
            <w:fldChar w:fldCharType="begin"/>
          </w:r>
          <w:r w:rsidR="00665A2B">
            <w:instrText xml:space="preserve"> CITATION Jon24 \l 1033 </w:instrText>
          </w:r>
          <w:r w:rsidR="00665A2B">
            <w:fldChar w:fldCharType="separate"/>
          </w:r>
          <w:r w:rsidR="00DC66E9" w:rsidRPr="00DC66E9">
            <w:rPr>
              <w:noProof/>
            </w:rPr>
            <w:t>[53]</w:t>
          </w:r>
          <w:r w:rsidR="00665A2B">
            <w:fldChar w:fldCharType="end"/>
          </w:r>
        </w:sdtContent>
      </w:sdt>
      <w:r w:rsidR="00665A2B">
        <w:t>.</w:t>
      </w:r>
    </w:p>
    <w:p w14:paraId="473C31E1" w14:textId="679DE5FC" w:rsidR="00FE654F" w:rsidRPr="00FE654F" w:rsidRDefault="00FE654F" w:rsidP="000C6A1C">
      <w:pPr>
        <w:pStyle w:val="NormalBPBHEB"/>
        <w:numPr>
          <w:ilvl w:val="0"/>
          <w:numId w:val="60"/>
        </w:numPr>
      </w:pPr>
      <w:r w:rsidRPr="00FE654F">
        <w:rPr>
          <w:b/>
          <w:bCs/>
        </w:rPr>
        <w:t>Video-on-</w:t>
      </w:r>
      <w:r w:rsidR="00A24123">
        <w:rPr>
          <w:b/>
          <w:bCs/>
        </w:rPr>
        <w:t>d</w:t>
      </w:r>
      <w:r w:rsidRPr="00FE654F">
        <w:rPr>
          <w:b/>
          <w:bCs/>
        </w:rPr>
        <w:t xml:space="preserve">emand </w:t>
      </w:r>
      <w:r w:rsidR="00A24123">
        <w:rPr>
          <w:b/>
          <w:bCs/>
        </w:rPr>
        <w:t>a</w:t>
      </w:r>
      <w:r w:rsidRPr="00FE654F">
        <w:rPr>
          <w:b/>
          <w:bCs/>
        </w:rPr>
        <w:t>pplications</w:t>
      </w:r>
      <w:r w:rsidR="00112B52">
        <w:rPr>
          <w:b/>
          <w:bCs/>
        </w:rPr>
        <w:t xml:space="preserve">: </w:t>
      </w:r>
      <w:r w:rsidRPr="00FE654F">
        <w:t xml:space="preserve">Supports scalable and durable storage for on-demand video libraries, ensuring reliable </w:t>
      </w:r>
      <w:r w:rsidR="0005368A">
        <w:t>access to content</w:t>
      </w:r>
      <w:r w:rsidRPr="00FE654F">
        <w:t xml:space="preserve"> even during high-demand periods.</w:t>
      </w:r>
    </w:p>
    <w:p w14:paraId="14566B19" w14:textId="088F90BB" w:rsidR="00FE654F" w:rsidRDefault="00FE654F" w:rsidP="000C6A1C">
      <w:pPr>
        <w:pStyle w:val="Heading3BPBHEB"/>
      </w:pPr>
      <w:r w:rsidRPr="009465ED">
        <w:t xml:space="preserve">Best </w:t>
      </w:r>
      <w:r w:rsidR="009E41D5" w:rsidRPr="009465ED">
        <w:t xml:space="preserve">practices for </w:t>
      </w:r>
      <w:r w:rsidR="0005368A">
        <w:t>practical</w:t>
      </w:r>
      <w:r w:rsidR="0005368A" w:rsidRPr="009465ED">
        <w:t xml:space="preserve"> </w:t>
      </w:r>
      <w:r w:rsidR="009E41D5" w:rsidRPr="009465ED">
        <w:t>usage</w:t>
      </w:r>
    </w:p>
    <w:p w14:paraId="14207849" w14:textId="0A32634B" w:rsidR="00CF5AC8" w:rsidRDefault="00A273AB" w:rsidP="00BC3D09">
      <w:r w:rsidRPr="00A273AB">
        <w:t xml:space="preserve">To maximize efficiency and ensure </w:t>
      </w:r>
      <w:r w:rsidR="002A575A" w:rsidRPr="00A273AB">
        <w:t>best</w:t>
      </w:r>
      <w:r w:rsidRPr="00A273AB">
        <w:t xml:space="preserve"> performance, AWS Elemental MediaStore should be integrated with other AWS services and configured strategically.</w:t>
      </w:r>
    </w:p>
    <w:p w14:paraId="4258253A" w14:textId="1F070514" w:rsidR="000106E7" w:rsidRPr="00FE654F" w:rsidRDefault="000106E7" w:rsidP="000C6A1C">
      <w:pPr>
        <w:pStyle w:val="NormalBPBHEB"/>
        <w:numPr>
          <w:ilvl w:val="0"/>
          <w:numId w:val="61"/>
        </w:numPr>
      </w:pPr>
      <w:commentRangeStart w:id="127"/>
      <w:commentRangeStart w:id="128"/>
      <w:r w:rsidRPr="00D11210">
        <w:rPr>
          <w:b/>
          <w:bCs/>
        </w:rPr>
        <w:t>Amazon CloudFront</w:t>
      </w:r>
      <w:r>
        <w:rPr>
          <w:b/>
          <w:bCs/>
        </w:rPr>
        <w:t xml:space="preserve">: </w:t>
      </w:r>
      <w:commentRangeEnd w:id="127"/>
      <w:r w:rsidR="009E41D5">
        <w:rPr>
          <w:rStyle w:val="CommentReference"/>
          <w:rFonts w:asciiTheme="minorHAnsi" w:eastAsiaTheme="minorHAnsi" w:hAnsiTheme="minorHAnsi" w:cstheme="minorBidi"/>
        </w:rPr>
        <w:commentReference w:id="127"/>
      </w:r>
      <w:commentRangeEnd w:id="128"/>
      <w:r w:rsidR="00B8537A">
        <w:rPr>
          <w:rStyle w:val="CommentReference"/>
        </w:rPr>
        <w:commentReference w:id="128"/>
      </w:r>
      <w:r w:rsidRPr="00FE654F">
        <w:t xml:space="preserve">Integrates with CloudFront to </w:t>
      </w:r>
      <w:r w:rsidR="00250D46" w:rsidRPr="00FE654F">
        <w:t>use</w:t>
      </w:r>
      <w:r w:rsidRPr="00FE654F">
        <w:t xml:space="preserve"> its global edge locations, improving content delivery performance.</w:t>
      </w:r>
    </w:p>
    <w:p w14:paraId="4A98FF48" w14:textId="4B028B38" w:rsidR="000106E7" w:rsidRPr="00FE654F" w:rsidRDefault="000106E7" w:rsidP="000C6A1C">
      <w:pPr>
        <w:pStyle w:val="NormalBPBHEB"/>
        <w:numPr>
          <w:ilvl w:val="0"/>
          <w:numId w:val="61"/>
        </w:numPr>
      </w:pPr>
      <w:r w:rsidRPr="00FE654F">
        <w:rPr>
          <w:b/>
          <w:bCs/>
        </w:rPr>
        <w:t>AWS Elemental MediaLive and MediaPackage</w:t>
      </w:r>
      <w:r>
        <w:rPr>
          <w:b/>
          <w:bCs/>
        </w:rPr>
        <w:t xml:space="preserve">: </w:t>
      </w:r>
      <w:r w:rsidRPr="00FE654F">
        <w:t xml:space="preserve">Works seamlessly with other AWS Media Services to enable end-to-end workflows, from encoding to delivery </w:t>
      </w:r>
      <w:sdt>
        <w:sdtPr>
          <w:id w:val="-1195002958"/>
          <w:citation/>
        </w:sdtPr>
        <w:sdtContent>
          <w:r w:rsidR="00E70F12">
            <w:fldChar w:fldCharType="begin"/>
          </w:r>
          <w:r w:rsidR="00E70F12">
            <w:instrText xml:space="preserve"> CITATION AWSds \l 1033 </w:instrText>
          </w:r>
          <w:r w:rsidR="00E70F12">
            <w:fldChar w:fldCharType="separate"/>
          </w:r>
          <w:r w:rsidR="00DC66E9" w:rsidRPr="00DC66E9">
            <w:rPr>
              <w:noProof/>
            </w:rPr>
            <w:t>[58]</w:t>
          </w:r>
          <w:r w:rsidR="00E70F12">
            <w:fldChar w:fldCharType="end"/>
          </w:r>
        </w:sdtContent>
      </w:sdt>
      <w:r w:rsidR="00112B52">
        <w:t xml:space="preserve">; </w:t>
      </w:r>
      <w:sdt>
        <w:sdtPr>
          <w:id w:val="-1600635891"/>
          <w:citation/>
        </w:sdtPr>
        <w:sdtContent>
          <w:r w:rsidR="00112B52">
            <w:fldChar w:fldCharType="begin"/>
          </w:r>
          <w:r w:rsidR="00112B52">
            <w:instrText xml:space="preserve">CITATION AWSdt \l 1033 </w:instrText>
          </w:r>
          <w:r w:rsidR="00112B52">
            <w:fldChar w:fldCharType="separate"/>
          </w:r>
          <w:r w:rsidR="00DC66E9" w:rsidRPr="00DC66E9">
            <w:rPr>
              <w:noProof/>
            </w:rPr>
            <w:t>[59]</w:t>
          </w:r>
          <w:r w:rsidR="00112B52">
            <w:fldChar w:fldCharType="end"/>
          </w:r>
        </w:sdtContent>
      </w:sdt>
    </w:p>
    <w:p w14:paraId="7BA423D3" w14:textId="52A5CB7F" w:rsidR="00FE654F" w:rsidRPr="00FE654F" w:rsidRDefault="00FE654F" w:rsidP="000C6A1C">
      <w:pPr>
        <w:pStyle w:val="NormalBPBHEB"/>
        <w:numPr>
          <w:ilvl w:val="0"/>
          <w:numId w:val="61"/>
        </w:numPr>
      </w:pPr>
      <w:r w:rsidRPr="00FE654F">
        <w:rPr>
          <w:b/>
          <w:bCs/>
        </w:rPr>
        <w:t xml:space="preserve">Multi-AZ </w:t>
      </w:r>
      <w:r w:rsidR="009E41D5">
        <w:rPr>
          <w:b/>
          <w:bCs/>
        </w:rPr>
        <w:t>c</w:t>
      </w:r>
      <w:r w:rsidRPr="00FE654F">
        <w:rPr>
          <w:b/>
          <w:bCs/>
        </w:rPr>
        <w:t>onfiguration</w:t>
      </w:r>
      <w:r w:rsidR="00491BD6">
        <w:rPr>
          <w:b/>
          <w:bCs/>
        </w:rPr>
        <w:t xml:space="preserve">: </w:t>
      </w:r>
      <w:r w:rsidRPr="00FE654F">
        <w:t>Configure storage across multiple Availability Zones to enhance durability and reduce the risk of data loss.</w:t>
      </w:r>
    </w:p>
    <w:p w14:paraId="76BBD941" w14:textId="3D7CA9AC" w:rsidR="00FE654F" w:rsidRPr="00FE654F" w:rsidRDefault="00FE654F" w:rsidP="000C6A1C">
      <w:pPr>
        <w:pStyle w:val="NormalBPBHEB"/>
        <w:numPr>
          <w:ilvl w:val="0"/>
          <w:numId w:val="61"/>
        </w:numPr>
      </w:pPr>
      <w:r w:rsidRPr="00FE654F">
        <w:rPr>
          <w:b/>
          <w:bCs/>
        </w:rPr>
        <w:t xml:space="preserve">CDN </w:t>
      </w:r>
      <w:r w:rsidR="009E41D5">
        <w:rPr>
          <w:b/>
          <w:bCs/>
        </w:rPr>
        <w:t>i</w:t>
      </w:r>
      <w:r w:rsidRPr="00FE654F">
        <w:rPr>
          <w:b/>
          <w:bCs/>
        </w:rPr>
        <w:t>ntegration</w:t>
      </w:r>
      <w:r w:rsidR="00491BD6">
        <w:rPr>
          <w:b/>
          <w:bCs/>
        </w:rPr>
        <w:t xml:space="preserve">: </w:t>
      </w:r>
      <w:r w:rsidRPr="00FE654F">
        <w:t>Pair with a Content Delivery Network, such as CloudFront, to reduce latency and optimize global content delivery.</w:t>
      </w:r>
    </w:p>
    <w:p w14:paraId="1F8A8269" w14:textId="5568BDF0" w:rsidR="00FE654F" w:rsidRPr="009465ED" w:rsidRDefault="0086075D" w:rsidP="000C6A1C">
      <w:pPr>
        <w:pStyle w:val="Heading3BPBHEB"/>
      </w:pPr>
      <w:r>
        <w:t>Wrap up</w:t>
      </w:r>
    </w:p>
    <w:p w14:paraId="1FB9A9EC" w14:textId="46F04C5B" w:rsidR="00FE654F" w:rsidRPr="00FE654F" w:rsidRDefault="00FE654F" w:rsidP="000C6A1C">
      <w:pPr>
        <w:pStyle w:val="NormalBPBHEB"/>
      </w:pPr>
      <w:r w:rsidRPr="00FE654F">
        <w:t xml:space="preserve">AWS Elemental MediaStore is a </w:t>
      </w:r>
      <w:r w:rsidR="00DC66E9">
        <w:t>crucial component for efficiently storing and delivering media assets</w:t>
      </w:r>
      <w:r w:rsidRPr="00FE654F">
        <w:t>. Its robust features, seamless integration with AWS services, and scalability make it ideal for live streaming, VOD applications, and content delivery scenarios.</w:t>
      </w:r>
    </w:p>
    <w:p w14:paraId="720A21B4" w14:textId="77777777" w:rsidR="006B268C" w:rsidRPr="006B268C" w:rsidRDefault="006B268C" w:rsidP="000C6A1C">
      <w:pPr>
        <w:pStyle w:val="Heading2BPBHEB"/>
      </w:pPr>
      <w:r w:rsidRPr="006B268C">
        <w:lastRenderedPageBreak/>
        <w:t>AWS Elemental MediaTailor</w:t>
      </w:r>
    </w:p>
    <w:p w14:paraId="09BBDA6C" w14:textId="2BBEC34D" w:rsidR="006B268C" w:rsidRPr="006B268C" w:rsidRDefault="006B268C" w:rsidP="000C6A1C">
      <w:pPr>
        <w:pStyle w:val="NormalBPBHEB"/>
      </w:pPr>
      <w:r w:rsidRPr="006B268C">
        <w:t xml:space="preserve">AWS Elemental MediaTailor empowers content providers to deliver personalized and targeted advertisements while ensuring seamless integration into media workflows. By </w:t>
      </w:r>
      <w:r w:rsidR="0005368A">
        <w:t xml:space="preserve">utilizing server-side ad insertion, MediaTailor provides a consistent and engaging viewing experience across all </w:t>
      </w:r>
      <w:r w:rsidRPr="006B268C">
        <w:t>devices</w:t>
      </w:r>
      <w:r w:rsidR="0005368A">
        <w:t>.</w:t>
      </w:r>
      <w:r w:rsidR="0074345D">
        <w:t xml:space="preserve"> </w:t>
      </w:r>
      <w:sdt>
        <w:sdtPr>
          <w:id w:val="-356830"/>
          <w:citation/>
        </w:sdtPr>
        <w:sdtContent>
          <w:r w:rsidR="0074345D">
            <w:fldChar w:fldCharType="begin"/>
          </w:r>
          <w:r w:rsidR="0074345D">
            <w:instrText xml:space="preserve"> CITATION AWS251 \l 1033 </w:instrText>
          </w:r>
          <w:r w:rsidR="0074345D">
            <w:fldChar w:fldCharType="separate"/>
          </w:r>
          <w:r w:rsidR="00DC66E9" w:rsidRPr="00DC66E9">
            <w:rPr>
              <w:noProof/>
            </w:rPr>
            <w:t>[61]</w:t>
          </w:r>
          <w:r w:rsidR="0074345D">
            <w:fldChar w:fldCharType="end"/>
          </w:r>
        </w:sdtContent>
      </w:sdt>
      <w:r w:rsidRPr="006B268C">
        <w:t>.</w:t>
      </w:r>
    </w:p>
    <w:p w14:paraId="4D357245" w14:textId="1767F6C8" w:rsidR="006B268C" w:rsidRDefault="006B268C" w:rsidP="000C6A1C">
      <w:pPr>
        <w:pStyle w:val="Heading3BPBHEB"/>
      </w:pPr>
      <w:r w:rsidRPr="006B268C">
        <w:t xml:space="preserve">Key </w:t>
      </w:r>
      <w:r w:rsidR="009E41D5">
        <w:t>f</w:t>
      </w:r>
      <w:r w:rsidRPr="006B268C">
        <w:t xml:space="preserve">eatures and </w:t>
      </w:r>
      <w:r w:rsidR="009E41D5">
        <w:t>c</w:t>
      </w:r>
      <w:r w:rsidRPr="006B268C">
        <w:t>omponents</w:t>
      </w:r>
    </w:p>
    <w:p w14:paraId="11BEF00E" w14:textId="4A17E194" w:rsidR="00CF5AC8" w:rsidRDefault="00620227" w:rsidP="00BC3D09">
      <w:r w:rsidRPr="00620227">
        <w:t xml:space="preserve">AWS Elemental MediaTailor provides a server-side ad insertion solution that enhances content monetization while ensuring a smooth and uninterrupted viewing experience. By dynamically stitching targeted advertisements into live and on-demand video streams, it </w:t>
      </w:r>
      <w:r w:rsidR="002A575A" w:rsidRPr="00620227">
        <w:t>cuts</w:t>
      </w:r>
      <w:r w:rsidRPr="00620227">
        <w:t xml:space="preserve"> buffering issues associated with client-side ad insertion and supports seamless ad integration across devices.</w:t>
      </w:r>
    </w:p>
    <w:p w14:paraId="2AF2C650" w14:textId="0A730471" w:rsidR="00ED721D" w:rsidRPr="006B268C" w:rsidRDefault="00ED721D" w:rsidP="000C6A1C">
      <w:pPr>
        <w:pStyle w:val="NormalBPBHEB"/>
        <w:numPr>
          <w:ilvl w:val="0"/>
          <w:numId w:val="62"/>
        </w:numPr>
      </w:pPr>
      <w:commentRangeStart w:id="129"/>
      <w:commentRangeStart w:id="130"/>
      <w:r w:rsidRPr="006B268C">
        <w:rPr>
          <w:b/>
          <w:bCs/>
        </w:rPr>
        <w:t xml:space="preserve">Personalized Ad </w:t>
      </w:r>
      <w:r w:rsidR="009E41D5">
        <w:rPr>
          <w:b/>
          <w:bCs/>
        </w:rPr>
        <w:t>d</w:t>
      </w:r>
      <w:r w:rsidRPr="006B268C">
        <w:rPr>
          <w:b/>
          <w:bCs/>
        </w:rPr>
        <w:t>elivery</w:t>
      </w:r>
      <w:r w:rsidRPr="006B268C">
        <w:t xml:space="preserve">: </w:t>
      </w:r>
      <w:commentRangeEnd w:id="129"/>
      <w:r w:rsidR="009E41D5">
        <w:rPr>
          <w:rStyle w:val="CommentReference"/>
          <w:rFonts w:asciiTheme="minorHAnsi" w:eastAsiaTheme="minorHAnsi" w:hAnsiTheme="minorHAnsi" w:cstheme="minorBidi"/>
        </w:rPr>
        <w:commentReference w:id="129"/>
      </w:r>
      <w:commentRangeEnd w:id="130"/>
      <w:r w:rsidR="00B8537A">
        <w:rPr>
          <w:rStyle w:val="CommentReference"/>
        </w:rPr>
        <w:commentReference w:id="130"/>
      </w:r>
      <w:r w:rsidRPr="006B268C">
        <w:t>AWS Elemental MediaTailor enables targeted ad delivery by stitching ads into video streams on the server side. This ensures a seamless viewing experience for audiences on smart TVs, tablets, and smartphones.</w:t>
      </w:r>
    </w:p>
    <w:p w14:paraId="3EAEC5F3" w14:textId="6551D890" w:rsidR="00ED721D" w:rsidRPr="006B268C" w:rsidRDefault="00ED721D" w:rsidP="000C6A1C">
      <w:pPr>
        <w:pStyle w:val="NormalBPBHEB"/>
        <w:numPr>
          <w:ilvl w:val="0"/>
          <w:numId w:val="62"/>
        </w:numPr>
      </w:pPr>
      <w:r w:rsidRPr="006B268C">
        <w:rPr>
          <w:b/>
          <w:bCs/>
        </w:rPr>
        <w:t xml:space="preserve">Scalable Ad </w:t>
      </w:r>
      <w:r w:rsidR="009E41D5">
        <w:rPr>
          <w:b/>
          <w:bCs/>
        </w:rPr>
        <w:t>i</w:t>
      </w:r>
      <w:r w:rsidRPr="006B268C">
        <w:rPr>
          <w:b/>
          <w:bCs/>
        </w:rPr>
        <w:t>nsertion</w:t>
      </w:r>
      <w:r w:rsidRPr="006B268C">
        <w:t xml:space="preserve">: The service supports dynamic ad insertion, scaling resources to meet the demands of diverse audience sizes and complex workflows </w:t>
      </w:r>
      <w:sdt>
        <w:sdtPr>
          <w:id w:val="-600647156"/>
          <w:citation/>
        </w:sdtPr>
        <w:sdtContent>
          <w:r w:rsidR="0073212C">
            <w:fldChar w:fldCharType="begin"/>
          </w:r>
          <w:r w:rsidR="00E07ED0">
            <w:instrText xml:space="preserve">CITATION AWSnd \l 1033 </w:instrText>
          </w:r>
          <w:r w:rsidR="0073212C">
            <w:fldChar w:fldCharType="separate"/>
          </w:r>
          <w:r w:rsidR="00DC66E9" w:rsidRPr="00DC66E9">
            <w:rPr>
              <w:noProof/>
            </w:rPr>
            <w:t>[56]</w:t>
          </w:r>
          <w:r w:rsidR="0073212C">
            <w:fldChar w:fldCharType="end"/>
          </w:r>
        </w:sdtContent>
      </w:sdt>
      <w:r w:rsidRPr="006B268C">
        <w:t>.</w:t>
      </w:r>
    </w:p>
    <w:p w14:paraId="166DA5EC" w14:textId="75192BE0" w:rsidR="006B268C" w:rsidRPr="006B268C" w:rsidRDefault="006B268C" w:rsidP="000C6A1C">
      <w:pPr>
        <w:pStyle w:val="NormalBPBHEB"/>
        <w:numPr>
          <w:ilvl w:val="0"/>
          <w:numId w:val="62"/>
        </w:numPr>
      </w:pPr>
      <w:r w:rsidRPr="006B268C">
        <w:rPr>
          <w:b/>
          <w:bCs/>
        </w:rPr>
        <w:t xml:space="preserve">Server-Side Ad </w:t>
      </w:r>
      <w:r w:rsidR="009E41D5">
        <w:rPr>
          <w:b/>
          <w:bCs/>
        </w:rPr>
        <w:t>i</w:t>
      </w:r>
      <w:r w:rsidRPr="006B268C">
        <w:rPr>
          <w:b/>
          <w:bCs/>
        </w:rPr>
        <w:t>nsertion</w:t>
      </w:r>
      <w:r w:rsidRPr="006B268C">
        <w:t xml:space="preserve">: Inserts ads directly into the video stream, </w:t>
      </w:r>
      <w:r w:rsidR="00C72468" w:rsidRPr="006B268C">
        <w:t>ending</w:t>
      </w:r>
      <w:r w:rsidRPr="006B268C">
        <w:t xml:space="preserve"> buffering and playback disruptions common with client-side solutions.</w:t>
      </w:r>
    </w:p>
    <w:p w14:paraId="078314F2" w14:textId="5B9E0D16" w:rsidR="006B268C" w:rsidRPr="006B268C" w:rsidRDefault="006B268C" w:rsidP="000C6A1C">
      <w:pPr>
        <w:pStyle w:val="NormalBPBHEB"/>
        <w:numPr>
          <w:ilvl w:val="0"/>
          <w:numId w:val="62"/>
        </w:numPr>
      </w:pPr>
      <w:r w:rsidRPr="006B268C">
        <w:rPr>
          <w:b/>
          <w:bCs/>
        </w:rPr>
        <w:t xml:space="preserve">Targeted Ad </w:t>
      </w:r>
      <w:r w:rsidR="00422C31">
        <w:rPr>
          <w:b/>
          <w:bCs/>
        </w:rPr>
        <w:t>d</w:t>
      </w:r>
      <w:r w:rsidRPr="006B268C">
        <w:rPr>
          <w:b/>
          <w:bCs/>
        </w:rPr>
        <w:t>elivery</w:t>
      </w:r>
      <w:r w:rsidRPr="006B268C">
        <w:t xml:space="preserve">: </w:t>
      </w:r>
      <w:r w:rsidR="00C72468" w:rsidRPr="006B268C">
        <w:t>Helps</w:t>
      </w:r>
      <w:r w:rsidRPr="006B268C">
        <w:t xml:space="preserve"> personalized ads through integrations with AWS Elemental MediaPackage and Ad Decision Servers (ADS), </w:t>
      </w:r>
      <w:r w:rsidR="00C078F9" w:rsidRPr="006B268C">
        <w:t>improving</w:t>
      </w:r>
      <w:r w:rsidRPr="006B268C">
        <w:t xml:space="preserve"> ad placement based on viewer profiles </w:t>
      </w:r>
      <w:sdt>
        <w:sdtPr>
          <w:id w:val="-782034418"/>
          <w:citation/>
        </w:sdtPr>
        <w:sdtContent>
          <w:r w:rsidR="0073212C">
            <w:fldChar w:fldCharType="begin"/>
          </w:r>
          <w:r w:rsidR="0073212C">
            <w:instrText xml:space="preserve"> CITATION Smi23 \l 1033 </w:instrText>
          </w:r>
          <w:r w:rsidR="0073212C">
            <w:fldChar w:fldCharType="separate"/>
          </w:r>
          <w:r w:rsidR="00DC66E9" w:rsidRPr="00DC66E9">
            <w:rPr>
              <w:noProof/>
            </w:rPr>
            <w:t>[52]</w:t>
          </w:r>
          <w:r w:rsidR="0073212C">
            <w:fldChar w:fldCharType="end"/>
          </w:r>
        </w:sdtContent>
      </w:sdt>
      <w:r w:rsidRPr="006B268C">
        <w:t>.</w:t>
      </w:r>
    </w:p>
    <w:p w14:paraId="4AC742F5" w14:textId="7ED6325B" w:rsidR="006B268C" w:rsidRDefault="006B268C" w:rsidP="000C6A1C">
      <w:pPr>
        <w:pStyle w:val="Heading3BPBHEB"/>
      </w:pPr>
      <w:r w:rsidRPr="006B268C">
        <w:t xml:space="preserve">Use </w:t>
      </w:r>
      <w:r w:rsidR="00422C31">
        <w:t>c</w:t>
      </w:r>
      <w:r w:rsidRPr="006B268C">
        <w:t xml:space="preserve">ases </w:t>
      </w:r>
    </w:p>
    <w:p w14:paraId="44543848" w14:textId="0BAE2ACF" w:rsidR="00CF5AC8" w:rsidRPr="006B268C" w:rsidRDefault="00C91EBB" w:rsidP="00BC3D09">
      <w:r w:rsidRPr="00C91EBB">
        <w:t xml:space="preserve">AWS Elemental MediaTailor enables content providers to enhance video monetization strategies while </w:t>
      </w:r>
      <w:r w:rsidR="002A575A" w:rsidRPr="00C91EBB">
        <w:t>keeping</w:t>
      </w:r>
      <w:r w:rsidRPr="00C91EBB">
        <w:t xml:space="preserve"> </w:t>
      </w:r>
      <w:r w:rsidR="0005368A">
        <w:t>the</w:t>
      </w:r>
      <w:r w:rsidR="0005368A" w:rsidRPr="00C91EBB">
        <w:t xml:space="preserve"> </w:t>
      </w:r>
      <w:r w:rsidR="00C524A6" w:rsidRPr="00C91EBB">
        <w:t>best</w:t>
      </w:r>
      <w:r w:rsidRPr="00C91EBB">
        <w:t xml:space="preserve"> viewer experience.</w:t>
      </w:r>
    </w:p>
    <w:p w14:paraId="687EC958" w14:textId="7A56BB5A" w:rsidR="006B268C" w:rsidRPr="006B268C" w:rsidRDefault="006B268C" w:rsidP="000C6A1C">
      <w:pPr>
        <w:pStyle w:val="NormalBPBHEB"/>
        <w:numPr>
          <w:ilvl w:val="0"/>
          <w:numId w:val="63"/>
        </w:numPr>
      </w:pPr>
      <w:commentRangeStart w:id="131"/>
      <w:commentRangeStart w:id="132"/>
      <w:r w:rsidRPr="006B268C">
        <w:rPr>
          <w:b/>
          <w:bCs/>
        </w:rPr>
        <w:t xml:space="preserve">Enhanced </w:t>
      </w:r>
      <w:r w:rsidR="00422C31">
        <w:rPr>
          <w:b/>
          <w:bCs/>
        </w:rPr>
        <w:t>m</w:t>
      </w:r>
      <w:r w:rsidRPr="006B268C">
        <w:rPr>
          <w:b/>
          <w:bCs/>
        </w:rPr>
        <w:t>onetization</w:t>
      </w:r>
      <w:r w:rsidR="009458C9">
        <w:rPr>
          <w:b/>
          <w:bCs/>
        </w:rPr>
        <w:t xml:space="preserve">: </w:t>
      </w:r>
      <w:commentRangeEnd w:id="131"/>
      <w:r w:rsidR="00617975">
        <w:rPr>
          <w:rStyle w:val="CommentReference"/>
          <w:rFonts w:asciiTheme="minorHAnsi" w:eastAsiaTheme="minorHAnsi" w:hAnsiTheme="minorHAnsi" w:cstheme="minorBidi"/>
        </w:rPr>
        <w:commentReference w:id="131"/>
      </w:r>
      <w:commentRangeEnd w:id="132"/>
      <w:r w:rsidR="00FF16E9">
        <w:rPr>
          <w:rStyle w:val="CommentReference"/>
        </w:rPr>
        <w:commentReference w:id="132"/>
      </w:r>
      <w:r w:rsidRPr="006B268C">
        <w:t>Maximizes revenue potential by delivering ads aligned with viewer interests, improving ad relevance and engagement.</w:t>
      </w:r>
    </w:p>
    <w:p w14:paraId="71D5FF9B" w14:textId="79C651AF" w:rsidR="006B268C" w:rsidRPr="006B268C" w:rsidRDefault="006B268C" w:rsidP="000C6A1C">
      <w:pPr>
        <w:pStyle w:val="NormalBPBHEB"/>
        <w:numPr>
          <w:ilvl w:val="0"/>
          <w:numId w:val="63"/>
        </w:numPr>
      </w:pPr>
      <w:r w:rsidRPr="006B268C">
        <w:rPr>
          <w:b/>
          <w:bCs/>
        </w:rPr>
        <w:t xml:space="preserve">Consistent </w:t>
      </w:r>
      <w:r w:rsidR="00422C31">
        <w:rPr>
          <w:b/>
          <w:bCs/>
        </w:rPr>
        <w:t>v</w:t>
      </w:r>
      <w:r w:rsidRPr="006B268C">
        <w:rPr>
          <w:b/>
          <w:bCs/>
        </w:rPr>
        <w:t xml:space="preserve">iewer </w:t>
      </w:r>
      <w:r w:rsidR="00422C31">
        <w:rPr>
          <w:b/>
          <w:bCs/>
        </w:rPr>
        <w:t>e</w:t>
      </w:r>
      <w:r w:rsidRPr="006B268C">
        <w:rPr>
          <w:b/>
          <w:bCs/>
        </w:rPr>
        <w:t>xperience</w:t>
      </w:r>
      <w:r w:rsidR="009458C9">
        <w:rPr>
          <w:b/>
          <w:bCs/>
        </w:rPr>
        <w:t xml:space="preserve">: </w:t>
      </w:r>
      <w:r w:rsidRPr="006B268C">
        <w:t>Ensures smooth transitions between content and ads, enhancing overall audience satisfaction.</w:t>
      </w:r>
    </w:p>
    <w:p w14:paraId="3627796C" w14:textId="5FDE8B85" w:rsidR="00490A9D" w:rsidRPr="00490A9D" w:rsidRDefault="00490A9D" w:rsidP="00490A9D">
      <w:pPr>
        <w:keepNext/>
        <w:keepLines/>
        <w:spacing w:before="40" w:after="0"/>
        <w:outlineLvl w:val="2"/>
        <w:rPr>
          <w:rFonts w:eastAsiaTheme="majorEastAsia" w:cstheme="majorBidi"/>
          <w:b/>
          <w:color w:val="000000" w:themeColor="text1"/>
          <w:sz w:val="32"/>
          <w:szCs w:val="24"/>
          <w:lang w:val="en-IN"/>
        </w:rPr>
      </w:pPr>
      <w:r w:rsidRPr="00490A9D">
        <w:rPr>
          <w:rFonts w:eastAsiaTheme="majorEastAsia" w:cstheme="majorBidi"/>
          <w:b/>
          <w:color w:val="000000" w:themeColor="text1"/>
          <w:sz w:val="32"/>
          <w:szCs w:val="24"/>
          <w:lang w:val="en-IN"/>
        </w:rPr>
        <w:t xml:space="preserve">Best practices for </w:t>
      </w:r>
      <w:r w:rsidR="0005368A">
        <w:rPr>
          <w:rFonts w:eastAsiaTheme="majorEastAsia" w:cstheme="majorBidi"/>
          <w:b/>
          <w:color w:val="000000" w:themeColor="text1"/>
          <w:sz w:val="32"/>
          <w:szCs w:val="24"/>
          <w:lang w:val="en-IN"/>
        </w:rPr>
        <w:t>practical</w:t>
      </w:r>
      <w:r w:rsidR="0005368A" w:rsidRPr="00490A9D">
        <w:rPr>
          <w:rFonts w:eastAsiaTheme="majorEastAsia" w:cstheme="majorBidi"/>
          <w:b/>
          <w:color w:val="000000" w:themeColor="text1"/>
          <w:sz w:val="32"/>
          <w:szCs w:val="24"/>
          <w:lang w:val="en-IN"/>
        </w:rPr>
        <w:t xml:space="preserve"> </w:t>
      </w:r>
      <w:r w:rsidRPr="00490A9D">
        <w:rPr>
          <w:rFonts w:eastAsiaTheme="majorEastAsia" w:cstheme="majorBidi"/>
          <w:b/>
          <w:color w:val="000000" w:themeColor="text1"/>
          <w:sz w:val="32"/>
          <w:szCs w:val="24"/>
          <w:lang w:val="en-IN"/>
        </w:rPr>
        <w:t>usage</w:t>
      </w:r>
    </w:p>
    <w:p w14:paraId="236A00D9" w14:textId="77777777" w:rsidR="00490A9D" w:rsidRPr="00490A9D" w:rsidRDefault="00490A9D" w:rsidP="00490A9D">
      <w:r w:rsidRPr="00490A9D">
        <w:t>To achieve the best results with AWS Elemental MediaTailor, organizations should integrate it with other AWS services and improve ad workflows effectively.</w:t>
      </w:r>
    </w:p>
    <w:p w14:paraId="34AF4BCA" w14:textId="49BC400A" w:rsidR="00490A9D" w:rsidRPr="00490A9D" w:rsidRDefault="00490A9D" w:rsidP="00490A9D">
      <w:pPr>
        <w:numPr>
          <w:ilvl w:val="0"/>
          <w:numId w:val="64"/>
        </w:numPr>
      </w:pPr>
      <w:commentRangeStart w:id="133"/>
      <w:commentRangeStart w:id="134"/>
      <w:r w:rsidRPr="00490A9D">
        <w:rPr>
          <w:b/>
          <w:bCs/>
        </w:rPr>
        <w:t xml:space="preserve">AWS Elemental MediaPackage: </w:t>
      </w:r>
      <w:commentRangeEnd w:id="133"/>
      <w:r w:rsidRPr="00490A9D">
        <w:rPr>
          <w:rFonts w:asciiTheme="minorHAnsi" w:eastAsiaTheme="minorHAnsi" w:hAnsiTheme="minorHAnsi" w:cstheme="minorBidi"/>
          <w:sz w:val="16"/>
          <w:szCs w:val="16"/>
        </w:rPr>
        <w:commentReference w:id="133"/>
      </w:r>
      <w:commentRangeEnd w:id="134"/>
      <w:r w:rsidRPr="00490A9D">
        <w:rPr>
          <w:sz w:val="16"/>
          <w:szCs w:val="16"/>
        </w:rPr>
        <w:commentReference w:id="134"/>
      </w:r>
      <w:r w:rsidR="0005368A">
        <w:t>Seamlessly integrates with MediaPackage to deliver low-latency,</w:t>
      </w:r>
      <w:r w:rsidRPr="00490A9D">
        <w:t xml:space="preserve"> high-quality video streams with embedded ads.</w:t>
      </w:r>
    </w:p>
    <w:p w14:paraId="43FB5EBF" w14:textId="77777777" w:rsidR="00490A9D" w:rsidRPr="00490A9D" w:rsidRDefault="00490A9D" w:rsidP="00490A9D">
      <w:pPr>
        <w:numPr>
          <w:ilvl w:val="0"/>
          <w:numId w:val="64"/>
        </w:numPr>
      </w:pPr>
      <w:r w:rsidRPr="00490A9D">
        <w:rPr>
          <w:b/>
          <w:bCs/>
        </w:rPr>
        <w:lastRenderedPageBreak/>
        <w:t xml:space="preserve">Ad decision Servers: </w:t>
      </w:r>
      <w:r w:rsidRPr="00490A9D">
        <w:t xml:space="preserve">Supports existing ad decisioning workflows, ensuring compatibility with industry-standard </w:t>
      </w:r>
      <w:r w:rsidRPr="00490A9D">
        <w:rPr>
          <w:b/>
          <w:bCs/>
        </w:rPr>
        <w:t xml:space="preserve">Ad Decision Servers </w:t>
      </w:r>
      <w:r w:rsidRPr="00490A9D">
        <w:t>(</w:t>
      </w:r>
      <w:r w:rsidRPr="00490A9D">
        <w:rPr>
          <w:b/>
          <w:bCs/>
        </w:rPr>
        <w:t>ADS</w:t>
      </w:r>
      <w:r w:rsidRPr="00490A9D">
        <w:t>) solutions for precise ad targeting.</w:t>
      </w:r>
    </w:p>
    <w:p w14:paraId="1D6EA17A" w14:textId="55F19F64" w:rsidR="00490A9D" w:rsidRPr="00490A9D" w:rsidRDefault="00490A9D" w:rsidP="00490A9D">
      <w:pPr>
        <w:numPr>
          <w:ilvl w:val="0"/>
          <w:numId w:val="64"/>
        </w:numPr>
      </w:pPr>
      <w:r w:rsidRPr="00490A9D">
        <w:rPr>
          <w:b/>
          <w:bCs/>
        </w:rPr>
        <w:t xml:space="preserve">Viewer profile management: </w:t>
      </w:r>
      <w:r w:rsidRPr="00490A9D">
        <w:t xml:space="preserve">Develop comprehensive viewer profiles to enhance ad targeting and ensure </w:t>
      </w:r>
      <w:r w:rsidR="00DC66E9">
        <w:t>the delivery of relevant content</w:t>
      </w:r>
      <w:r w:rsidRPr="00490A9D">
        <w:t>.</w:t>
      </w:r>
    </w:p>
    <w:p w14:paraId="0DA147B7" w14:textId="1EF457C6" w:rsidR="000351DF" w:rsidRDefault="00490A9D" w:rsidP="00AE43A8">
      <w:pPr>
        <w:numPr>
          <w:ilvl w:val="0"/>
          <w:numId w:val="64"/>
        </w:numPr>
      </w:pPr>
      <w:r w:rsidRPr="00930970">
        <w:rPr>
          <w:b/>
          <w:bCs/>
        </w:rPr>
        <w:t xml:space="preserve">Collaborative Ad campaign planning: </w:t>
      </w:r>
      <w:r w:rsidRPr="00490A9D">
        <w:t>Work closely with advertisers to align ad content with audience preferences, improving campaign outcomes</w:t>
      </w:r>
      <w:sdt>
        <w:sdtPr>
          <w:id w:val="1011422781"/>
          <w:citation/>
        </w:sdtPr>
        <w:sdtContent>
          <w:r w:rsidRPr="00490A9D">
            <w:fldChar w:fldCharType="begin"/>
          </w:r>
          <w:r w:rsidRPr="00490A9D">
            <w:instrText xml:space="preserve"> CITATION AWS251 \l 1033 </w:instrText>
          </w:r>
          <w:r w:rsidRPr="00490A9D">
            <w:fldChar w:fldCharType="separate"/>
          </w:r>
          <w:r w:rsidR="00DC66E9">
            <w:rPr>
              <w:noProof/>
            </w:rPr>
            <w:t xml:space="preserve"> </w:t>
          </w:r>
          <w:r w:rsidR="00DC66E9" w:rsidRPr="00DC66E9">
            <w:rPr>
              <w:noProof/>
            </w:rPr>
            <w:t>[61]</w:t>
          </w:r>
          <w:r w:rsidRPr="00490A9D">
            <w:fldChar w:fldCharType="end"/>
          </w:r>
        </w:sdtContent>
      </w:sdt>
      <w:r w:rsidRPr="00490A9D">
        <w:t>.</w:t>
      </w:r>
    </w:p>
    <w:p w14:paraId="4DFC7ECA" w14:textId="04E55D49" w:rsidR="00930970" w:rsidRDefault="00A96761" w:rsidP="00AE43A8">
      <w:pPr>
        <w:pStyle w:val="NormalBPBHEB"/>
      </w:pPr>
      <w:ins w:id="135" w:author="Arya" w:date="2025-04-14T17:14:00Z" w16du:dateUtc="2025-04-14T11:44:00Z">
        <w:r>
          <w:rPr>
            <w:i/>
            <w:iCs/>
          </w:rPr>
          <w:t xml:space="preserve">The </w:t>
        </w:r>
      </w:ins>
      <w:commentRangeStart w:id="136"/>
      <w:commentRangeStart w:id="137"/>
      <w:r w:rsidR="00930970" w:rsidRPr="00AE43A8">
        <w:rPr>
          <w:i/>
          <w:iCs/>
        </w:rPr>
        <w:t>Figure 10.8</w:t>
      </w:r>
      <w:del w:id="138" w:author="Arya" w:date="2025-04-14T17:14:00Z" w16du:dateUtc="2025-04-14T11:44:00Z">
        <w:r w:rsidR="00930970" w:rsidDel="00544D53">
          <w:delText xml:space="preserve"> below</w:delText>
        </w:r>
      </w:del>
      <w:r w:rsidR="00930970" w:rsidRPr="00AE43A8">
        <w:t xml:space="preserve"> </w:t>
      </w:r>
      <w:r w:rsidR="00613521">
        <w:t>summarize</w:t>
      </w:r>
      <w:r w:rsidR="0097048B">
        <w:t>s</w:t>
      </w:r>
      <w:r w:rsidR="00613521">
        <w:t xml:space="preserve"> </w:t>
      </w:r>
      <w:del w:id="139" w:author="Arya" w:date="2025-04-14T17:14:00Z" w16du:dateUtc="2025-04-14T11:44:00Z">
        <w:r w:rsidR="00930970" w:rsidRPr="00AE43A8" w:rsidDel="005B1716">
          <w:delText>"</w:delText>
        </w:r>
      </w:del>
      <w:r w:rsidR="0097048B" w:rsidRPr="005B1716">
        <w:rPr>
          <w:i/>
          <w:iCs/>
          <w:rPrChange w:id="140" w:author="Arya" w:date="2025-04-14T17:14:00Z" w16du:dateUtc="2025-04-14T11:44:00Z">
            <w:rPr/>
          </w:rPrChange>
        </w:rPr>
        <w:t>h</w:t>
      </w:r>
      <w:r w:rsidR="00930970" w:rsidRPr="005B1716">
        <w:rPr>
          <w:i/>
          <w:iCs/>
          <w:rPrChange w:id="141" w:author="Arya" w:date="2025-04-14T17:14:00Z" w16du:dateUtc="2025-04-14T11:44:00Z">
            <w:rPr/>
          </w:rPrChange>
        </w:rPr>
        <w:t>ow to configure advanced features in AWS Elemental MediaTailor: Holistic view of OTT streaming solution with MediaTailor, various origin types, an ADS connection, and media types served through a CDN</w:t>
      </w:r>
      <w:ins w:id="142" w:author="Arya" w:date="2025-04-14T17:14:00Z" w16du:dateUtc="2025-04-14T11:44:00Z">
        <w:r w:rsidR="005B1716">
          <w:rPr>
            <w:i/>
            <w:iCs/>
          </w:rPr>
          <w:t>.</w:t>
        </w:r>
      </w:ins>
      <w:del w:id="143" w:author="Arya" w:date="2025-04-14T17:14:00Z" w16du:dateUtc="2025-04-14T11:44:00Z">
        <w:r w:rsidR="00930970" w:rsidRPr="005B1716" w:rsidDel="005B1716">
          <w:rPr>
            <w:i/>
            <w:iCs/>
            <w:rPrChange w:id="144" w:author="Arya" w:date="2025-04-14T17:14:00Z" w16du:dateUtc="2025-04-14T11:44:00Z">
              <w:rPr/>
            </w:rPrChange>
          </w:rPr>
          <w:delText>"</w:delText>
        </w:r>
        <w:commentRangeEnd w:id="136"/>
        <w:r w:rsidR="00930970" w:rsidRPr="005B1716" w:rsidDel="005B1716">
          <w:rPr>
            <w:i/>
            <w:iCs/>
            <w:rPrChange w:id="145" w:author="Arya" w:date="2025-04-14T17:14:00Z" w16du:dateUtc="2025-04-14T11:44:00Z">
              <w:rPr/>
            </w:rPrChange>
          </w:rPr>
          <w:commentReference w:id="136"/>
        </w:r>
        <w:commentRangeEnd w:id="137"/>
        <w:r w:rsidR="00AE43A8" w:rsidRPr="005B1716" w:rsidDel="005B1716">
          <w:rPr>
            <w:rStyle w:val="CommentReference"/>
            <w:i/>
            <w:iCs/>
            <w:rPrChange w:id="146" w:author="Arya" w:date="2025-04-14T17:14:00Z" w16du:dateUtc="2025-04-14T11:44:00Z">
              <w:rPr>
                <w:rStyle w:val="CommentReference"/>
              </w:rPr>
            </w:rPrChange>
          </w:rPr>
          <w:commentReference w:id="137"/>
        </w:r>
      </w:del>
    </w:p>
    <w:p w14:paraId="4129DEC4" w14:textId="55720855" w:rsidR="000351DF" w:rsidRDefault="00930970" w:rsidP="000C6A1C">
      <w:pPr>
        <w:pStyle w:val="FigureBPBHEB"/>
      </w:pPr>
      <w:r>
        <w:rPr>
          <w:noProof/>
        </w:rPr>
        <w:t xml:space="preserve"> </w:t>
      </w:r>
      <w:commentRangeStart w:id="147"/>
      <w:commentRangeStart w:id="148"/>
      <w:r w:rsidR="000351DF">
        <w:rPr>
          <w:noProof/>
        </w:rPr>
        <w:drawing>
          <wp:inline distT="0" distB="0" distL="0" distR="0" wp14:anchorId="7515FE58" wp14:editId="67CB61A3">
            <wp:extent cx="5867400" cy="2443987"/>
            <wp:effectExtent l="0" t="0" r="0" b="0"/>
            <wp:docPr id="44441585"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1585" name="Picture 8"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4132" cy="2467618"/>
                    </a:xfrm>
                    <a:prstGeom prst="rect">
                      <a:avLst/>
                    </a:prstGeom>
                    <a:noFill/>
                  </pic:spPr>
                </pic:pic>
              </a:graphicData>
            </a:graphic>
          </wp:inline>
        </w:drawing>
      </w:r>
      <w:commentRangeEnd w:id="147"/>
      <w:r w:rsidR="00617975">
        <w:rPr>
          <w:rStyle w:val="CommentReference"/>
          <w:rFonts w:asciiTheme="minorHAnsi" w:hAnsiTheme="minorHAnsi"/>
        </w:rPr>
        <w:commentReference w:id="147"/>
      </w:r>
      <w:commentRangeEnd w:id="148"/>
      <w:r w:rsidR="00FF16E9">
        <w:rPr>
          <w:rStyle w:val="CommentReference"/>
        </w:rPr>
        <w:commentReference w:id="148"/>
      </w:r>
    </w:p>
    <w:p w14:paraId="7E53EF73" w14:textId="5F9DB119" w:rsidR="000351DF" w:rsidRDefault="000351DF" w:rsidP="00887355">
      <w:pPr>
        <w:pStyle w:val="FigureCaptionBPBHEB"/>
        <w:pPrChange w:id="149" w:author="Arya" w:date="2025-04-14T17:14:00Z" w16du:dateUtc="2025-04-14T11:44:00Z">
          <w:pPr>
            <w:pStyle w:val="Caption"/>
            <w:jc w:val="center"/>
          </w:pPr>
        </w:pPrChange>
      </w:pPr>
      <w:commentRangeStart w:id="150"/>
      <w:commentRangeStart w:id="151"/>
      <w:r w:rsidRPr="00887355">
        <w:rPr>
          <w:b/>
          <w:bCs w:val="0"/>
          <w:rPrChange w:id="152" w:author="Arya" w:date="2025-04-14T17:15:00Z" w16du:dateUtc="2025-04-14T11:45:00Z">
            <w:rPr/>
          </w:rPrChange>
        </w:rPr>
        <w:t xml:space="preserve">Figure </w:t>
      </w:r>
      <w:r w:rsidR="000B7757" w:rsidRPr="00887355">
        <w:rPr>
          <w:b/>
          <w:bCs w:val="0"/>
          <w:rPrChange w:id="153" w:author="Arya" w:date="2025-04-14T17:15:00Z" w16du:dateUtc="2025-04-14T11:45:00Z">
            <w:rPr/>
          </w:rPrChange>
        </w:rPr>
        <w:t>10.</w:t>
      </w:r>
      <w:r w:rsidRPr="00887355">
        <w:rPr>
          <w:b/>
          <w:bCs w:val="0"/>
          <w:rPrChange w:id="154" w:author="Arya" w:date="2025-04-14T17:15:00Z" w16du:dateUtc="2025-04-14T11:45:00Z">
            <w:rPr/>
          </w:rPrChange>
        </w:rPr>
        <w:fldChar w:fldCharType="begin"/>
      </w:r>
      <w:r w:rsidRPr="00887355">
        <w:rPr>
          <w:b/>
          <w:bCs w:val="0"/>
          <w:rPrChange w:id="155" w:author="Arya" w:date="2025-04-14T17:15:00Z" w16du:dateUtc="2025-04-14T11:45:00Z">
            <w:rPr/>
          </w:rPrChange>
        </w:rPr>
        <w:instrText xml:space="preserve"> SEQ Figure \* ARABIC </w:instrText>
      </w:r>
      <w:r w:rsidRPr="00887355">
        <w:rPr>
          <w:b/>
          <w:bCs w:val="0"/>
          <w:rPrChange w:id="156" w:author="Arya" w:date="2025-04-14T17:15:00Z" w16du:dateUtc="2025-04-14T11:45:00Z">
            <w:rPr/>
          </w:rPrChange>
        </w:rPr>
        <w:fldChar w:fldCharType="separate"/>
      </w:r>
      <w:r w:rsidRPr="00887355">
        <w:rPr>
          <w:b/>
          <w:bCs w:val="0"/>
          <w:noProof/>
          <w:rPrChange w:id="157" w:author="Arya" w:date="2025-04-14T17:15:00Z" w16du:dateUtc="2025-04-14T11:45:00Z">
            <w:rPr>
              <w:noProof/>
            </w:rPr>
          </w:rPrChange>
        </w:rPr>
        <w:t>8</w:t>
      </w:r>
      <w:r w:rsidRPr="00887355">
        <w:rPr>
          <w:b/>
          <w:bCs w:val="0"/>
          <w:rPrChange w:id="158" w:author="Arya" w:date="2025-04-14T17:15:00Z" w16du:dateUtc="2025-04-14T11:45:00Z">
            <w:rPr/>
          </w:rPrChange>
        </w:rPr>
        <w:fldChar w:fldCharType="end"/>
      </w:r>
      <w:ins w:id="159" w:author="Arya" w:date="2025-04-14T17:15:00Z" w16du:dateUtc="2025-04-14T11:45:00Z">
        <w:r w:rsidR="00887355" w:rsidRPr="00887355">
          <w:rPr>
            <w:b/>
            <w:bCs w:val="0"/>
            <w:rPrChange w:id="160" w:author="Arya" w:date="2025-04-14T17:15:00Z" w16du:dateUtc="2025-04-14T11:45:00Z">
              <w:rPr/>
            </w:rPrChange>
          </w:rPr>
          <w:t>:</w:t>
        </w:r>
      </w:ins>
      <w:r>
        <w:t xml:space="preserve"> </w:t>
      </w:r>
      <w:r w:rsidRPr="00C3664A">
        <w:t>How to configure AWS Elemental MediaTailor</w:t>
      </w:r>
      <w:commentRangeEnd w:id="150"/>
      <w:r w:rsidR="00617975">
        <w:rPr>
          <w:rStyle w:val="CommentReference"/>
          <w:i w:val="0"/>
          <w:iCs w:val="0"/>
        </w:rPr>
        <w:commentReference w:id="150"/>
      </w:r>
      <w:commentRangeEnd w:id="151"/>
      <w:r w:rsidR="000B7757">
        <w:rPr>
          <w:rStyle w:val="CommentReference"/>
          <w:i w:val="0"/>
          <w:iCs w:val="0"/>
        </w:rPr>
        <w:commentReference w:id="151"/>
      </w:r>
    </w:p>
    <w:p w14:paraId="70A75938" w14:textId="231ED2FD" w:rsidR="006B268C" w:rsidRPr="006B268C" w:rsidRDefault="0086075D" w:rsidP="000C6A1C">
      <w:pPr>
        <w:pStyle w:val="Heading3BPBHEB"/>
      </w:pPr>
      <w:r>
        <w:t>Wrap up</w:t>
      </w:r>
    </w:p>
    <w:p w14:paraId="5F16B02E" w14:textId="60953583" w:rsidR="006B268C" w:rsidRDefault="006B268C" w:rsidP="000C6A1C">
      <w:pPr>
        <w:pStyle w:val="NormalBPBHEB"/>
      </w:pPr>
      <w:r w:rsidRPr="006B268C">
        <w:t>AWS Elemental MediaTailor revolutionizes the</w:t>
      </w:r>
      <w:r w:rsidR="002A4B5F">
        <w:t xml:space="preserve"> delivery of</w:t>
      </w:r>
      <w:r w:rsidRPr="006B268C">
        <w:t xml:space="preserve"> advertisements in the digital age. Its capabilities for server-side ad insertion and targeted ad delivery enable content providers to increase monetization, enhance viewer engagement, and </w:t>
      </w:r>
      <w:r w:rsidR="00C72468" w:rsidRPr="006B268C">
        <w:t>improve</w:t>
      </w:r>
      <w:r w:rsidRPr="006B268C">
        <w:t xml:space="preserve"> ad campaign performance.</w:t>
      </w:r>
    </w:p>
    <w:p w14:paraId="55C366A6" w14:textId="47878AD3" w:rsidR="00331436" w:rsidRPr="00331436" w:rsidRDefault="00331436" w:rsidP="00887355">
      <w:pPr>
        <w:pStyle w:val="Heading1BPBHEB"/>
        <w:pPrChange w:id="161" w:author="Arya" w:date="2025-04-14T17:15:00Z" w16du:dateUtc="2025-04-14T11:45:00Z">
          <w:pPr>
            <w:keepNext/>
            <w:keepLines/>
            <w:spacing w:before="200" w:after="0"/>
            <w:outlineLvl w:val="1"/>
          </w:pPr>
        </w:pPrChange>
      </w:pPr>
      <w:commentRangeStart w:id="162"/>
      <w:commentRangeStart w:id="163"/>
      <w:commentRangeStart w:id="164"/>
      <w:r w:rsidRPr="00331436">
        <w:t xml:space="preserve">Amazon </w:t>
      </w:r>
      <w:ins w:id="165" w:author="Arya" w:date="2025-04-14T17:15:00Z" w16du:dateUtc="2025-04-14T11:45:00Z">
        <w:r w:rsidR="00887355">
          <w:t>m</w:t>
        </w:r>
      </w:ins>
      <w:del w:id="166" w:author="Arya" w:date="2025-04-14T17:15:00Z" w16du:dateUtc="2025-04-14T11:45:00Z">
        <w:r w:rsidR="00DC66E9" w:rsidDel="00887355">
          <w:delText>M</w:delText>
        </w:r>
      </w:del>
      <w:r w:rsidRPr="00331436">
        <w:t xml:space="preserve">anaged </w:t>
      </w:r>
      <w:r w:rsidR="00DC66E9">
        <w:t>B</w:t>
      </w:r>
      <w:r w:rsidRPr="00331436">
        <w:t>lockchain</w:t>
      </w:r>
      <w:commentRangeEnd w:id="162"/>
      <w:r w:rsidRPr="00331436">
        <w:rPr>
          <w:rFonts w:asciiTheme="minorHAnsi" w:eastAsiaTheme="minorHAnsi" w:hAnsiTheme="minorHAnsi" w:cstheme="minorBidi"/>
          <w:sz w:val="16"/>
          <w:szCs w:val="16"/>
        </w:rPr>
        <w:commentReference w:id="162"/>
      </w:r>
      <w:commentRangeEnd w:id="163"/>
      <w:r w:rsidRPr="00331436">
        <w:rPr>
          <w:sz w:val="16"/>
          <w:szCs w:val="16"/>
        </w:rPr>
        <w:commentReference w:id="163"/>
      </w:r>
      <w:commentRangeEnd w:id="164"/>
      <w:r w:rsidR="00887355">
        <w:rPr>
          <w:rStyle w:val="CommentReference"/>
          <w:b w:val="0"/>
        </w:rPr>
        <w:commentReference w:id="164"/>
      </w:r>
    </w:p>
    <w:p w14:paraId="4445E105" w14:textId="50571832" w:rsidR="00331436" w:rsidRDefault="00331436" w:rsidP="00331436">
      <w:r w:rsidRPr="00331436">
        <w:t xml:space="preserve">Amazon Managed Blockchain simplifies the creation and management of scalable blockchain networks. By </w:t>
      </w:r>
      <w:r w:rsidR="0005368A">
        <w:t>utilizing this service, businesses can focus on developing innovative applications without the complexities of setting up manual blockchain infrastructure.</w:t>
      </w:r>
      <w:r w:rsidRPr="00331436">
        <w:t xml:space="preserve"> </w:t>
      </w:r>
      <w:sdt>
        <w:sdtPr>
          <w:id w:val="-893589444"/>
          <w:citation/>
        </w:sdtPr>
        <w:sdtContent>
          <w:r w:rsidRPr="00331436">
            <w:fldChar w:fldCharType="begin"/>
          </w:r>
          <w:r w:rsidRPr="00331436">
            <w:instrText xml:space="preserve"> CITATION AWS3p \l 1033 </w:instrText>
          </w:r>
          <w:r w:rsidRPr="00331436">
            <w:fldChar w:fldCharType="separate"/>
          </w:r>
          <w:r w:rsidR="00DC66E9" w:rsidRPr="00DC66E9">
            <w:rPr>
              <w:noProof/>
            </w:rPr>
            <w:t>[62]</w:t>
          </w:r>
          <w:r w:rsidRPr="00331436">
            <w:fldChar w:fldCharType="end"/>
          </w:r>
        </w:sdtContent>
      </w:sdt>
      <w:r w:rsidRPr="00331436">
        <w:t>.</w:t>
      </w:r>
    </w:p>
    <w:p w14:paraId="2DD271CE" w14:textId="77777777" w:rsidR="00642AD7" w:rsidRPr="00642AD7" w:rsidRDefault="00642AD7" w:rsidP="00642AD7">
      <w:pPr>
        <w:keepNext/>
        <w:keepLines/>
        <w:spacing w:before="40" w:after="0"/>
        <w:outlineLvl w:val="2"/>
        <w:rPr>
          <w:rFonts w:eastAsiaTheme="majorEastAsia" w:cstheme="majorBidi"/>
          <w:b/>
          <w:color w:val="000000" w:themeColor="text1"/>
          <w:sz w:val="32"/>
          <w:szCs w:val="24"/>
          <w:lang w:val="en-IN"/>
        </w:rPr>
      </w:pPr>
      <w:r w:rsidRPr="00642AD7">
        <w:rPr>
          <w:rFonts w:eastAsiaTheme="majorEastAsia" w:cstheme="majorBidi"/>
          <w:b/>
          <w:color w:val="000000" w:themeColor="text1"/>
          <w:sz w:val="32"/>
          <w:szCs w:val="24"/>
          <w:lang w:val="en-IN"/>
        </w:rPr>
        <w:t>Key features</w:t>
      </w:r>
    </w:p>
    <w:p w14:paraId="7D64C080" w14:textId="38480AFC" w:rsidR="00642AD7" w:rsidRPr="00642AD7" w:rsidRDefault="00642AD7" w:rsidP="00642AD7">
      <w:r w:rsidRPr="00642AD7">
        <w:t xml:space="preserve">Amazon Managed Blockchain </w:t>
      </w:r>
      <w:r w:rsidR="0005368A">
        <w:t xml:space="preserve">provides a fully managed service that streamlines blockchain network deployment, enabling businesses to leverage the benefits of decentralized technology </w:t>
      </w:r>
      <w:r w:rsidR="0005368A">
        <w:lastRenderedPageBreak/>
        <w:t>with ease</w:t>
      </w:r>
      <w:r w:rsidRPr="00642AD7">
        <w:t>. With support for popular frameworks, built-in automation, and enterprise-grade security, it allows organizations to build scalable blockchain applications without the complexity of managing the infrastructure.</w:t>
      </w:r>
    </w:p>
    <w:p w14:paraId="1D39F872" w14:textId="77777777" w:rsidR="00642AD7" w:rsidRPr="00642AD7" w:rsidRDefault="00642AD7" w:rsidP="00642AD7">
      <w:pPr>
        <w:numPr>
          <w:ilvl w:val="0"/>
          <w:numId w:val="65"/>
        </w:numPr>
      </w:pPr>
      <w:commentRangeStart w:id="167"/>
      <w:commentRangeStart w:id="168"/>
      <w:r w:rsidRPr="00642AD7">
        <w:rPr>
          <w:b/>
          <w:bCs/>
        </w:rPr>
        <w:t>Scalable blockchain networks</w:t>
      </w:r>
      <w:commentRangeEnd w:id="167"/>
      <w:r w:rsidRPr="00642AD7">
        <w:rPr>
          <w:rFonts w:asciiTheme="minorHAnsi" w:eastAsiaTheme="minorHAnsi" w:hAnsiTheme="minorHAnsi" w:cstheme="minorBidi"/>
          <w:sz w:val="16"/>
          <w:szCs w:val="16"/>
        </w:rPr>
        <w:commentReference w:id="167"/>
      </w:r>
      <w:commentRangeEnd w:id="168"/>
      <w:r w:rsidRPr="00642AD7">
        <w:rPr>
          <w:sz w:val="16"/>
          <w:szCs w:val="16"/>
        </w:rPr>
        <w:commentReference w:id="168"/>
      </w:r>
      <w:r w:rsidRPr="00642AD7">
        <w:t>: Supports frameworks like Hyperledger Fabric and Ethereum, enabling businesses to build secure, decentralized networks without requiring specialized ability.</w:t>
      </w:r>
    </w:p>
    <w:p w14:paraId="53FCF053" w14:textId="192A9257" w:rsidR="00642AD7" w:rsidRPr="00642AD7" w:rsidRDefault="00642AD7" w:rsidP="00642AD7">
      <w:pPr>
        <w:numPr>
          <w:ilvl w:val="0"/>
          <w:numId w:val="65"/>
        </w:numPr>
      </w:pPr>
      <w:r w:rsidRPr="00642AD7">
        <w:rPr>
          <w:b/>
          <w:bCs/>
        </w:rPr>
        <w:t>Fully managed infrastructure</w:t>
      </w:r>
      <w:r w:rsidRPr="00642AD7">
        <w:t xml:space="preserve">: Manages the setup, configuration, and maintenance of blockchain networks, allowing organizations to focus on application development </w:t>
      </w:r>
      <w:sdt>
        <w:sdtPr>
          <w:id w:val="-318808610"/>
          <w:citation/>
        </w:sdtPr>
        <w:sdtContent>
          <w:r w:rsidRPr="00642AD7">
            <w:fldChar w:fldCharType="begin"/>
          </w:r>
          <w:r w:rsidRPr="00642AD7">
            <w:instrText xml:space="preserve"> CITATION AWS2u \l 1033 </w:instrText>
          </w:r>
          <w:r w:rsidRPr="00642AD7">
            <w:fldChar w:fldCharType="separate"/>
          </w:r>
          <w:r w:rsidR="00DC66E9" w:rsidRPr="00DC66E9">
            <w:rPr>
              <w:noProof/>
            </w:rPr>
            <w:t>[63]</w:t>
          </w:r>
          <w:r w:rsidRPr="00642AD7">
            <w:fldChar w:fldCharType="end"/>
          </w:r>
        </w:sdtContent>
      </w:sdt>
    </w:p>
    <w:p w14:paraId="299C81DC" w14:textId="77777777" w:rsidR="00642AD7" w:rsidRPr="00642AD7" w:rsidRDefault="00642AD7" w:rsidP="00642AD7">
      <w:pPr>
        <w:numPr>
          <w:ilvl w:val="0"/>
          <w:numId w:val="65"/>
        </w:numPr>
      </w:pPr>
      <w:r w:rsidRPr="00642AD7">
        <w:rPr>
          <w:b/>
          <w:bCs/>
        </w:rPr>
        <w:t>Decentralized trust</w:t>
      </w:r>
      <w:r w:rsidRPr="00642AD7">
        <w:t>: Helps transparent and tamper-resistant data sharing among network participants.</w:t>
      </w:r>
    </w:p>
    <w:p w14:paraId="742EA95D" w14:textId="77777777" w:rsidR="00642AD7" w:rsidRPr="00642AD7" w:rsidRDefault="00642AD7" w:rsidP="00642AD7">
      <w:pPr>
        <w:numPr>
          <w:ilvl w:val="0"/>
          <w:numId w:val="65"/>
        </w:numPr>
      </w:pPr>
      <w:r w:rsidRPr="00642AD7">
        <w:rPr>
          <w:b/>
          <w:bCs/>
        </w:rPr>
        <w:t>Operational efficiency</w:t>
      </w:r>
      <w:r w:rsidRPr="00642AD7">
        <w:t>: Automates monitoring and maintenance tasks, reducing operational overhead.</w:t>
      </w:r>
    </w:p>
    <w:p w14:paraId="6EA38AD3" w14:textId="1F5CFAD1" w:rsidR="00331436" w:rsidRPr="00331436" w:rsidRDefault="00B354D9" w:rsidP="00331436">
      <w:r w:rsidRPr="00B354D9">
        <w:rPr>
          <w:i/>
          <w:iCs/>
        </w:rPr>
        <w:t>Figure 10.9</w:t>
      </w:r>
      <w:r w:rsidRPr="00B354D9">
        <w:t xml:space="preserve"> </w:t>
      </w:r>
      <w:r w:rsidR="00DC66E9">
        <w:t>illustrates</w:t>
      </w:r>
      <w:r w:rsidRPr="00B354D9">
        <w:t xml:space="preserve"> how blockchain can enhance the security and transparency of digital identities. The diagram emphasizes the integration of Amazon Managed Blockchain into applications that require immutable and decentralized data structures for secure identification systems</w:t>
      </w:r>
      <w:r w:rsidR="0005368A">
        <w:t>.</w:t>
      </w:r>
      <w:r w:rsidRPr="00B354D9">
        <w:t xml:space="preserve"> </w:t>
      </w:r>
      <w:r w:rsidRPr="00B354D9">
        <w:fldChar w:fldCharType="begin"/>
      </w:r>
      <w:r w:rsidRPr="00B354D9">
        <w:instrText xml:space="preserve"> CITATION AWS3p \l 1033 </w:instrText>
      </w:r>
      <w:r w:rsidRPr="00B354D9">
        <w:fldChar w:fldCharType="separate"/>
      </w:r>
      <w:r w:rsidR="00DC66E9">
        <w:rPr>
          <w:noProof/>
        </w:rPr>
        <w:t xml:space="preserve"> </w:t>
      </w:r>
      <w:r w:rsidR="00DC66E9" w:rsidRPr="00DC66E9">
        <w:rPr>
          <w:noProof/>
        </w:rPr>
        <w:t>[62]</w:t>
      </w:r>
      <w:r w:rsidRPr="00B354D9">
        <w:fldChar w:fldCharType="end"/>
      </w:r>
      <w:r w:rsidRPr="00B354D9">
        <w:t>.</w:t>
      </w:r>
    </w:p>
    <w:p w14:paraId="299548AC" w14:textId="77777777" w:rsidR="00374E4E" w:rsidRPr="00374E4E" w:rsidRDefault="00374E4E" w:rsidP="000C6A1C"/>
    <w:p w14:paraId="5B5A4587" w14:textId="280D6F9B" w:rsidR="00650215" w:rsidRPr="00AA3C78" w:rsidRDefault="000D0E68" w:rsidP="000C6A1C">
      <w:pPr>
        <w:pStyle w:val="FigureBPBHEB"/>
      </w:pPr>
      <w:r>
        <w:rPr>
          <w:noProof/>
        </w:rPr>
        <w:drawing>
          <wp:inline distT="0" distB="0" distL="0" distR="0" wp14:anchorId="4446B0D3" wp14:editId="53D14C9D">
            <wp:extent cx="5774859" cy="2419350"/>
            <wp:effectExtent l="0" t="0" r="0" b="0"/>
            <wp:docPr id="8726819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6397" cy="2432563"/>
                    </a:xfrm>
                    <a:prstGeom prst="rect">
                      <a:avLst/>
                    </a:prstGeom>
                    <a:noFill/>
                  </pic:spPr>
                </pic:pic>
              </a:graphicData>
            </a:graphic>
          </wp:inline>
        </w:drawing>
      </w:r>
      <w:commentRangeStart w:id="169"/>
      <w:commentRangeStart w:id="170"/>
      <w:r w:rsidR="00DE598B">
        <w:t xml:space="preserve">Figure </w:t>
      </w:r>
      <w:r w:rsidR="00142C05">
        <w:t>10.</w:t>
      </w:r>
      <w:r w:rsidR="00DE598B">
        <w:fldChar w:fldCharType="begin"/>
      </w:r>
      <w:r w:rsidR="00DE598B">
        <w:instrText xml:space="preserve"> SEQ Figure \* ARABIC </w:instrText>
      </w:r>
      <w:r w:rsidR="00DE598B">
        <w:fldChar w:fldCharType="separate"/>
      </w:r>
      <w:r w:rsidR="00840D49">
        <w:rPr>
          <w:noProof/>
        </w:rPr>
        <w:t>9</w:t>
      </w:r>
      <w:r w:rsidR="00DE598B">
        <w:fldChar w:fldCharType="end"/>
      </w:r>
      <w:r w:rsidR="00DE598B">
        <w:t xml:space="preserve"> </w:t>
      </w:r>
      <w:r w:rsidR="00BF5F6E">
        <w:t xml:space="preserve"> </w:t>
      </w:r>
      <w:r w:rsidR="00DE598B" w:rsidRPr="00866D35">
        <w:t xml:space="preserve"> </w:t>
      </w:r>
      <w:r w:rsidR="003F037F">
        <w:t>D</w:t>
      </w:r>
      <w:r w:rsidR="00DE598B" w:rsidRPr="00866D35">
        <w:t>igital ID using Amazon Managed Blockchain</w:t>
      </w:r>
      <w:r w:rsidR="00DE598B">
        <w:t>" (AWS Database Blog).</w:t>
      </w:r>
      <w:commentRangeEnd w:id="169"/>
      <w:r w:rsidR="00514354">
        <w:rPr>
          <w:rStyle w:val="CommentReference"/>
          <w:rFonts w:asciiTheme="minorHAnsi" w:hAnsiTheme="minorHAnsi"/>
        </w:rPr>
        <w:commentReference w:id="169"/>
      </w:r>
      <w:commentRangeEnd w:id="170"/>
      <w:r w:rsidR="00142C05">
        <w:rPr>
          <w:rStyle w:val="CommentReference"/>
        </w:rPr>
        <w:commentReference w:id="170"/>
      </w:r>
    </w:p>
    <w:p w14:paraId="4A5AC17C" w14:textId="14335910" w:rsidR="003C2BD2" w:rsidRDefault="003C2BD2" w:rsidP="000C6A1C">
      <w:pPr>
        <w:pStyle w:val="Heading3BPBHEB"/>
      </w:pPr>
      <w:r w:rsidRPr="003C2BD2">
        <w:t xml:space="preserve">Use </w:t>
      </w:r>
      <w:r w:rsidR="00A22992">
        <w:t>c</w:t>
      </w:r>
      <w:r w:rsidRPr="003C2BD2">
        <w:t>ases</w:t>
      </w:r>
    </w:p>
    <w:p w14:paraId="67751912" w14:textId="538B23FC" w:rsidR="00EF065D" w:rsidRPr="003C2BD2" w:rsidRDefault="00D4019B" w:rsidP="00A1168F">
      <w:r w:rsidRPr="00D4019B">
        <w:t xml:space="preserve">Amazon Managed Blockchain </w:t>
      </w:r>
      <w:r w:rsidR="0005368A">
        <w:t>offers businesses a secure and scalable platform for building</w:t>
      </w:r>
      <w:r w:rsidRPr="00D4019B">
        <w:t xml:space="preserve"> blockchain-powered solutions that enhance transparency, security, and efficiency.</w:t>
      </w:r>
    </w:p>
    <w:p w14:paraId="0283BFEE" w14:textId="5CC256DA" w:rsidR="003C2BD2" w:rsidRPr="003C2BD2" w:rsidRDefault="003C2BD2" w:rsidP="000C6A1C">
      <w:pPr>
        <w:pStyle w:val="NormalBPBHEB"/>
        <w:numPr>
          <w:ilvl w:val="0"/>
          <w:numId w:val="66"/>
        </w:numPr>
      </w:pPr>
      <w:commentRangeStart w:id="171"/>
      <w:commentRangeStart w:id="172"/>
      <w:r w:rsidRPr="003C2BD2">
        <w:rPr>
          <w:b/>
          <w:bCs/>
        </w:rPr>
        <w:t xml:space="preserve">Supply </w:t>
      </w:r>
      <w:r w:rsidR="00A22992">
        <w:rPr>
          <w:b/>
          <w:bCs/>
        </w:rPr>
        <w:t>c</w:t>
      </w:r>
      <w:r w:rsidRPr="003C2BD2">
        <w:rPr>
          <w:b/>
          <w:bCs/>
        </w:rPr>
        <w:t xml:space="preserve">hain </w:t>
      </w:r>
      <w:r w:rsidR="00A22992">
        <w:rPr>
          <w:b/>
          <w:bCs/>
        </w:rPr>
        <w:t>m</w:t>
      </w:r>
      <w:r w:rsidRPr="003C2BD2">
        <w:rPr>
          <w:b/>
          <w:bCs/>
        </w:rPr>
        <w:t>anagement</w:t>
      </w:r>
      <w:r w:rsidR="008F1E32">
        <w:rPr>
          <w:b/>
          <w:bCs/>
        </w:rPr>
        <w:t xml:space="preserve">: </w:t>
      </w:r>
      <w:commentRangeEnd w:id="171"/>
      <w:r w:rsidR="008718B1">
        <w:rPr>
          <w:rStyle w:val="CommentReference"/>
          <w:rFonts w:asciiTheme="minorHAnsi" w:eastAsiaTheme="minorHAnsi" w:hAnsiTheme="minorHAnsi" w:cstheme="minorBidi"/>
        </w:rPr>
        <w:commentReference w:id="171"/>
      </w:r>
      <w:commentRangeEnd w:id="172"/>
      <w:r w:rsidR="009F7632">
        <w:rPr>
          <w:rStyle w:val="CommentReference"/>
        </w:rPr>
        <w:commentReference w:id="172"/>
      </w:r>
      <w:r w:rsidRPr="003C2BD2">
        <w:t>Enhances transparency and traceability across supply chains by securely recording every transaction and movement of goods.</w:t>
      </w:r>
    </w:p>
    <w:p w14:paraId="6A26B04A" w14:textId="268AC369" w:rsidR="003C2BD2" w:rsidRPr="003C2BD2" w:rsidRDefault="003C2BD2" w:rsidP="000C6A1C">
      <w:pPr>
        <w:pStyle w:val="NormalBPBHEB"/>
        <w:numPr>
          <w:ilvl w:val="0"/>
          <w:numId w:val="66"/>
        </w:numPr>
      </w:pPr>
      <w:r w:rsidRPr="003C2BD2">
        <w:rPr>
          <w:b/>
          <w:bCs/>
        </w:rPr>
        <w:t xml:space="preserve">Financial </w:t>
      </w:r>
      <w:r w:rsidR="00A22992">
        <w:rPr>
          <w:b/>
          <w:bCs/>
        </w:rPr>
        <w:t>t</w:t>
      </w:r>
      <w:r w:rsidRPr="003C2BD2">
        <w:rPr>
          <w:b/>
          <w:bCs/>
        </w:rPr>
        <w:t>ransactions</w:t>
      </w:r>
      <w:r w:rsidR="008F1E32">
        <w:rPr>
          <w:b/>
          <w:bCs/>
        </w:rPr>
        <w:t xml:space="preserve">: </w:t>
      </w:r>
      <w:r w:rsidRPr="003C2BD2">
        <w:t>Ensures secure, immutable transaction records for financial institutions, reducing risks and streamlining audits.</w:t>
      </w:r>
    </w:p>
    <w:p w14:paraId="172CA4C3" w14:textId="3477614C" w:rsidR="003C2BD2" w:rsidRDefault="003C2BD2" w:rsidP="000C6A1C">
      <w:pPr>
        <w:pStyle w:val="Heading3BPBHEB"/>
      </w:pPr>
      <w:r w:rsidRPr="003C2BD2">
        <w:lastRenderedPageBreak/>
        <w:t xml:space="preserve">Best </w:t>
      </w:r>
      <w:r w:rsidR="00A22992">
        <w:t>p</w:t>
      </w:r>
      <w:r w:rsidRPr="003C2BD2">
        <w:t>ractices</w:t>
      </w:r>
    </w:p>
    <w:p w14:paraId="218C6F12" w14:textId="43988D52" w:rsidR="00EF065D" w:rsidRDefault="006A7A10" w:rsidP="00A1168F">
      <w:r w:rsidRPr="006A7A10">
        <w:t xml:space="preserve">To maximize the benefits of Amazon Managed Blockchain, businesses should adopt best practices that ensure </w:t>
      </w:r>
      <w:r w:rsidR="00DC66E9">
        <w:t xml:space="preserve">the </w:t>
      </w:r>
      <w:r w:rsidR="002A575A" w:rsidRPr="006A7A10">
        <w:t>best</w:t>
      </w:r>
      <w:r w:rsidRPr="006A7A10">
        <w:t xml:space="preserve"> scalability, security, and efficiency.</w:t>
      </w:r>
    </w:p>
    <w:p w14:paraId="00D9C991" w14:textId="77777777" w:rsidR="008F1E32" w:rsidRPr="008F1E32" w:rsidRDefault="008F1E32" w:rsidP="000C6A1C">
      <w:pPr>
        <w:pStyle w:val="NormalBPBHEB"/>
        <w:numPr>
          <w:ilvl w:val="0"/>
          <w:numId w:val="67"/>
        </w:numPr>
      </w:pPr>
      <w:commentRangeStart w:id="173"/>
      <w:commentRangeStart w:id="174"/>
      <w:r w:rsidRPr="008F1E32">
        <w:rPr>
          <w:b/>
          <w:bCs/>
        </w:rPr>
        <w:t xml:space="preserve">Amazon Aurora and RDS: </w:t>
      </w:r>
      <w:commentRangeEnd w:id="173"/>
      <w:r w:rsidR="00A22992">
        <w:rPr>
          <w:rStyle w:val="CommentReference"/>
          <w:rFonts w:asciiTheme="minorHAnsi" w:eastAsiaTheme="minorHAnsi" w:hAnsiTheme="minorHAnsi" w:cstheme="minorBidi"/>
        </w:rPr>
        <w:commentReference w:id="173"/>
      </w:r>
      <w:commentRangeEnd w:id="174"/>
      <w:r w:rsidR="009254A9">
        <w:rPr>
          <w:rStyle w:val="CommentReference"/>
        </w:rPr>
        <w:commentReference w:id="174"/>
      </w:r>
      <w:r w:rsidRPr="008F1E32">
        <w:t>Enables hybrid solutions by integrating blockchain networks with traditional databases for comprehensive application functionality.</w:t>
      </w:r>
    </w:p>
    <w:p w14:paraId="3E166823" w14:textId="77777777" w:rsidR="008F1E32" w:rsidRPr="008F1E32" w:rsidRDefault="008F1E32" w:rsidP="000C6A1C">
      <w:pPr>
        <w:pStyle w:val="NormalBPBHEB"/>
        <w:numPr>
          <w:ilvl w:val="0"/>
          <w:numId w:val="67"/>
        </w:numPr>
      </w:pPr>
      <w:r w:rsidRPr="008F1E32">
        <w:rPr>
          <w:b/>
          <w:bCs/>
        </w:rPr>
        <w:t xml:space="preserve">Scalability: </w:t>
      </w:r>
      <w:r w:rsidRPr="008F1E32">
        <w:t>Dynamically scales as participant numbers or transaction volumes increase, accommodating business growth.</w:t>
      </w:r>
    </w:p>
    <w:p w14:paraId="39172B96" w14:textId="62DC6564" w:rsidR="003C2BD2" w:rsidRPr="003C2BD2" w:rsidRDefault="003C2BD2" w:rsidP="000C6A1C">
      <w:pPr>
        <w:pStyle w:val="NormalBPBHEB"/>
        <w:numPr>
          <w:ilvl w:val="0"/>
          <w:numId w:val="67"/>
        </w:numPr>
      </w:pPr>
      <w:r w:rsidRPr="003C2BD2">
        <w:rPr>
          <w:b/>
          <w:bCs/>
        </w:rPr>
        <w:t xml:space="preserve">Network </w:t>
      </w:r>
      <w:r w:rsidR="00A22992">
        <w:rPr>
          <w:b/>
          <w:bCs/>
        </w:rPr>
        <w:t>p</w:t>
      </w:r>
      <w:r w:rsidRPr="003C2BD2">
        <w:rPr>
          <w:b/>
          <w:bCs/>
        </w:rPr>
        <w:t>lanning</w:t>
      </w:r>
      <w:r w:rsidR="00B46CD7">
        <w:rPr>
          <w:b/>
          <w:bCs/>
        </w:rPr>
        <w:t xml:space="preserve">: </w:t>
      </w:r>
      <w:r w:rsidRPr="003C2BD2">
        <w:t>Define members, policies, and permissions during network setup to ensure security and performance.</w:t>
      </w:r>
    </w:p>
    <w:p w14:paraId="357F9645" w14:textId="37E70F94" w:rsidR="003C2BD2" w:rsidRDefault="003C2BD2" w:rsidP="000C6A1C">
      <w:pPr>
        <w:pStyle w:val="NormalBPBHEB"/>
        <w:numPr>
          <w:ilvl w:val="0"/>
          <w:numId w:val="67"/>
        </w:numPr>
      </w:pPr>
      <w:r w:rsidRPr="003C2BD2">
        <w:rPr>
          <w:b/>
          <w:bCs/>
        </w:rPr>
        <w:t>Compliance</w:t>
      </w:r>
      <w:r w:rsidR="00B46CD7">
        <w:rPr>
          <w:b/>
          <w:bCs/>
        </w:rPr>
        <w:t xml:space="preserve">: </w:t>
      </w:r>
      <w:r w:rsidRPr="003C2BD2">
        <w:t>Leverage AWS tools for encryption and compliance monitoring to secure blockchain data and meet regulatory requirements.</w:t>
      </w:r>
    </w:p>
    <w:p w14:paraId="497CE4EF" w14:textId="76CD1C92" w:rsidR="008F1E32" w:rsidRPr="008F1E32" w:rsidRDefault="008F1E32" w:rsidP="000C6A1C">
      <w:pPr>
        <w:pStyle w:val="Heading3BPBHEB"/>
      </w:pPr>
      <w:r>
        <w:t>Wrap up</w:t>
      </w:r>
    </w:p>
    <w:p w14:paraId="57677645" w14:textId="1BF542FC" w:rsidR="008F1E32" w:rsidRPr="00AA3C78" w:rsidRDefault="008F1E32" w:rsidP="000C6A1C">
      <w:pPr>
        <w:pStyle w:val="NormalBPBHEB"/>
      </w:pPr>
      <w:r w:rsidRPr="00AA3C78">
        <w:t xml:space="preserve">Amazon Managed Blockchain stands as a testament to AWS's commitment to providing accessible and scalable blockchain solutions. By simplifying the complexities associated with blockchain infrastructure, businesses can </w:t>
      </w:r>
      <w:r w:rsidR="00C72468" w:rsidRPr="00AA3C78">
        <w:t>use</w:t>
      </w:r>
      <w:r w:rsidRPr="00AA3C78">
        <w:t xml:space="preserve"> this service to explore innovative applications across various industries, promoting transparency, security, and efficiency.</w:t>
      </w:r>
    </w:p>
    <w:p w14:paraId="7AB4B545" w14:textId="14EC24E6" w:rsidR="003C2BD2" w:rsidRPr="00B2370B" w:rsidRDefault="003C2BD2" w:rsidP="000C6A1C">
      <w:pPr>
        <w:pStyle w:val="Heading2BPBHEB"/>
        <w:rPr>
          <w:lang w:val="en-IN"/>
        </w:rPr>
      </w:pPr>
      <w:r w:rsidRPr="00B2370B">
        <w:rPr>
          <w:lang w:val="en-IN"/>
        </w:rPr>
        <w:t xml:space="preserve">Amazon </w:t>
      </w:r>
      <w:r w:rsidR="00A22992" w:rsidRPr="00B2370B">
        <w:rPr>
          <w:lang w:val="en-IN"/>
        </w:rPr>
        <w:t>q</w:t>
      </w:r>
      <w:r w:rsidRPr="00B2370B">
        <w:rPr>
          <w:lang w:val="en-IN"/>
        </w:rPr>
        <w:t xml:space="preserve">uantum </w:t>
      </w:r>
      <w:r w:rsidR="00A22992" w:rsidRPr="00B2370B">
        <w:rPr>
          <w:lang w:val="en-IN"/>
        </w:rPr>
        <w:t>l</w:t>
      </w:r>
      <w:r w:rsidRPr="00B2370B">
        <w:rPr>
          <w:lang w:val="en-IN"/>
        </w:rPr>
        <w:t xml:space="preserve">edger </w:t>
      </w:r>
      <w:r w:rsidR="00A22992" w:rsidRPr="00B2370B">
        <w:rPr>
          <w:lang w:val="en-IN"/>
        </w:rPr>
        <w:t>d</w:t>
      </w:r>
      <w:r w:rsidRPr="00B2370B">
        <w:rPr>
          <w:lang w:val="en-IN"/>
        </w:rPr>
        <w:t>atabase</w:t>
      </w:r>
    </w:p>
    <w:p w14:paraId="019B20F7" w14:textId="60D6B6FD" w:rsidR="003C2BD2" w:rsidRPr="003C2BD2" w:rsidRDefault="003C2BD2" w:rsidP="000C6A1C">
      <w:pPr>
        <w:pStyle w:val="NormalBPBHEB"/>
      </w:pPr>
      <w:r w:rsidRPr="003C2BD2">
        <w:t xml:space="preserve">Amazon </w:t>
      </w:r>
      <w:r w:rsidR="00C02A40" w:rsidRPr="00B2370B">
        <w:rPr>
          <w:b/>
          <w:bCs/>
        </w:rPr>
        <w:t>Quantum Ledger Database</w:t>
      </w:r>
      <w:r w:rsidR="00C02A40">
        <w:t xml:space="preserve"> (</w:t>
      </w:r>
      <w:r w:rsidRPr="00B2370B">
        <w:rPr>
          <w:b/>
          <w:bCs/>
        </w:rPr>
        <w:t>QLDB</w:t>
      </w:r>
      <w:r w:rsidR="00C02A40">
        <w:t>)</w:t>
      </w:r>
      <w:r w:rsidRPr="003C2BD2">
        <w:t xml:space="preserve"> provides a fully managed ledger database that guarantees immutability and cryptographic verification of transaction logs. This centralized ledger solution ensures reliable and tamper-proof records for diverse business applications.</w:t>
      </w:r>
    </w:p>
    <w:p w14:paraId="00B68AAD" w14:textId="425054C3" w:rsidR="003C2BD2" w:rsidRDefault="003C2BD2" w:rsidP="000C6A1C">
      <w:pPr>
        <w:pStyle w:val="Heading3BPBHEB"/>
      </w:pPr>
      <w:r w:rsidRPr="003C2BD2">
        <w:t xml:space="preserve">Key </w:t>
      </w:r>
      <w:r w:rsidR="00A22992">
        <w:t>f</w:t>
      </w:r>
      <w:r w:rsidRPr="003C2BD2">
        <w:t>eatures</w:t>
      </w:r>
    </w:p>
    <w:p w14:paraId="729DA889" w14:textId="551D88B2" w:rsidR="00EF065D" w:rsidRPr="009465ED" w:rsidRDefault="000D5103" w:rsidP="00A1168F">
      <w:r w:rsidRPr="000D5103">
        <w:t>Amazon Quantum Ledger Database (QLDB) is designed to provide businesses with a transparent, immutable, and cryptographically verifiable ledger for tracking transactions. With high scalability, low latency, and seamless AWS integration, QLDB ensures data integrity and trustworthiness for applications requiring secure record-keeping.</w:t>
      </w:r>
    </w:p>
    <w:p w14:paraId="75F2BAD4" w14:textId="653ACEA5" w:rsidR="003C2BD2" w:rsidRPr="003C2BD2" w:rsidRDefault="003C2BD2" w:rsidP="000C6A1C">
      <w:pPr>
        <w:pStyle w:val="NormalBPBHEB"/>
        <w:numPr>
          <w:ilvl w:val="0"/>
          <w:numId w:val="68"/>
        </w:numPr>
      </w:pPr>
      <w:commentRangeStart w:id="175"/>
      <w:commentRangeStart w:id="176"/>
      <w:r w:rsidRPr="003C2BD2">
        <w:rPr>
          <w:b/>
          <w:bCs/>
        </w:rPr>
        <w:t xml:space="preserve">Cryptographic </w:t>
      </w:r>
      <w:r w:rsidR="00A22992">
        <w:rPr>
          <w:b/>
          <w:bCs/>
        </w:rPr>
        <w:t>v</w:t>
      </w:r>
      <w:r w:rsidRPr="003C2BD2">
        <w:rPr>
          <w:b/>
          <w:bCs/>
        </w:rPr>
        <w:t>erifiability</w:t>
      </w:r>
      <w:r w:rsidRPr="003C2BD2">
        <w:t xml:space="preserve">: </w:t>
      </w:r>
      <w:commentRangeEnd w:id="175"/>
      <w:r w:rsidR="00CE73D8">
        <w:rPr>
          <w:rStyle w:val="CommentReference"/>
          <w:rFonts w:asciiTheme="minorHAnsi" w:eastAsiaTheme="minorHAnsi" w:hAnsiTheme="minorHAnsi" w:cstheme="minorBidi"/>
        </w:rPr>
        <w:commentReference w:id="175"/>
      </w:r>
      <w:commentRangeEnd w:id="176"/>
      <w:r w:rsidR="009254A9">
        <w:rPr>
          <w:rStyle w:val="CommentReference"/>
        </w:rPr>
        <w:commentReference w:id="176"/>
      </w:r>
      <w:r w:rsidRPr="003C2BD2">
        <w:t xml:space="preserve">Ensures data integrity </w:t>
      </w:r>
      <w:proofErr w:type="gramStart"/>
      <w:r w:rsidRPr="003C2BD2">
        <w:t xml:space="preserve">through </w:t>
      </w:r>
      <w:r w:rsidR="00DC66E9">
        <w:t>the use of</w:t>
      </w:r>
      <w:proofErr w:type="gramEnd"/>
      <w:r w:rsidR="00DC66E9">
        <w:t xml:space="preserve"> </w:t>
      </w:r>
      <w:r w:rsidRPr="003C2BD2">
        <w:t>cryptographic hash chains.</w:t>
      </w:r>
    </w:p>
    <w:p w14:paraId="7BF648C1" w14:textId="401AE673" w:rsidR="003C2BD2" w:rsidRDefault="003C2BD2" w:rsidP="000C6A1C">
      <w:pPr>
        <w:pStyle w:val="NormalBPBHEB"/>
        <w:numPr>
          <w:ilvl w:val="0"/>
          <w:numId w:val="68"/>
        </w:numPr>
      </w:pPr>
      <w:r w:rsidRPr="003C2BD2">
        <w:rPr>
          <w:b/>
          <w:bCs/>
        </w:rPr>
        <w:t xml:space="preserve">Scalable </w:t>
      </w:r>
      <w:r w:rsidR="00A22992">
        <w:rPr>
          <w:b/>
          <w:bCs/>
        </w:rPr>
        <w:t>p</w:t>
      </w:r>
      <w:r w:rsidRPr="003C2BD2">
        <w:rPr>
          <w:b/>
          <w:bCs/>
        </w:rPr>
        <w:t>erformance</w:t>
      </w:r>
      <w:r w:rsidRPr="003C2BD2">
        <w:t>: Delivers high throughput and low latency for large-scale applications.</w:t>
      </w:r>
    </w:p>
    <w:p w14:paraId="558DAA1A" w14:textId="36E5FD5F" w:rsidR="009D7515" w:rsidRPr="009D7515" w:rsidRDefault="009D7515" w:rsidP="000C6A1C">
      <w:pPr>
        <w:pStyle w:val="NormalBPBHEB"/>
        <w:numPr>
          <w:ilvl w:val="0"/>
          <w:numId w:val="68"/>
        </w:numPr>
      </w:pPr>
      <w:r w:rsidRPr="009D7515">
        <w:rPr>
          <w:b/>
          <w:bCs/>
        </w:rPr>
        <w:t xml:space="preserve">Transparent and </w:t>
      </w:r>
      <w:r w:rsidR="00A22992">
        <w:rPr>
          <w:b/>
          <w:bCs/>
        </w:rPr>
        <w:t>i</w:t>
      </w:r>
      <w:r w:rsidRPr="009D7515">
        <w:rPr>
          <w:b/>
          <w:bCs/>
        </w:rPr>
        <w:t>mmutable</w:t>
      </w:r>
      <w:r w:rsidRPr="009D7515">
        <w:t xml:space="preserve">: </w:t>
      </w:r>
      <w:r w:rsidR="00DC66E9">
        <w:t>Maintains a complete history of all data changes</w:t>
      </w:r>
      <w:r w:rsidRPr="009D7515">
        <w:t>, ensuring an auditable and verifiable record.</w:t>
      </w:r>
    </w:p>
    <w:p w14:paraId="36C38435" w14:textId="05237E92" w:rsidR="009D7515" w:rsidRPr="009D7515" w:rsidRDefault="009D7515" w:rsidP="000C6A1C">
      <w:pPr>
        <w:pStyle w:val="NormalBPBHEB"/>
        <w:numPr>
          <w:ilvl w:val="0"/>
          <w:numId w:val="68"/>
        </w:numPr>
      </w:pPr>
      <w:r w:rsidRPr="009D7515">
        <w:rPr>
          <w:b/>
          <w:bCs/>
        </w:rPr>
        <w:t xml:space="preserve">Centralized </w:t>
      </w:r>
      <w:r w:rsidR="00A22992">
        <w:rPr>
          <w:b/>
          <w:bCs/>
        </w:rPr>
        <w:t>l</w:t>
      </w:r>
      <w:r w:rsidRPr="009D7515">
        <w:rPr>
          <w:b/>
          <w:bCs/>
        </w:rPr>
        <w:t xml:space="preserve">edger </w:t>
      </w:r>
      <w:r w:rsidR="00A22992">
        <w:rPr>
          <w:b/>
          <w:bCs/>
        </w:rPr>
        <w:t>m</w:t>
      </w:r>
      <w:r w:rsidRPr="009D7515">
        <w:rPr>
          <w:b/>
          <w:bCs/>
        </w:rPr>
        <w:t>odel</w:t>
      </w:r>
      <w:r w:rsidRPr="009D7515">
        <w:t xml:space="preserve">: Combines the integrity of blockchain with the performance of traditional databases </w:t>
      </w:r>
      <w:sdt>
        <w:sdtPr>
          <w:id w:val="1661037270"/>
          <w:citation/>
        </w:sdtPr>
        <w:sdtContent>
          <w:r w:rsidRPr="009D7515">
            <w:fldChar w:fldCharType="begin"/>
          </w:r>
          <w:r w:rsidRPr="009D7515">
            <w:instrText xml:space="preserve"> CITATION AWS2t \l 1033 </w:instrText>
          </w:r>
          <w:r w:rsidRPr="009D7515">
            <w:fldChar w:fldCharType="separate"/>
          </w:r>
          <w:r w:rsidR="00DC66E9" w:rsidRPr="00DC66E9">
            <w:rPr>
              <w:noProof/>
            </w:rPr>
            <w:t>[64]</w:t>
          </w:r>
          <w:r w:rsidRPr="009D7515">
            <w:fldChar w:fldCharType="end"/>
          </w:r>
        </w:sdtContent>
      </w:sdt>
      <w:r w:rsidRPr="009D7515">
        <w:t>.</w:t>
      </w:r>
    </w:p>
    <w:p w14:paraId="32521584" w14:textId="65895CD1" w:rsidR="003C2BD2" w:rsidRDefault="003C2BD2" w:rsidP="000C6A1C">
      <w:pPr>
        <w:pStyle w:val="Heading3BPBHEB"/>
      </w:pPr>
      <w:r w:rsidRPr="003C2BD2">
        <w:lastRenderedPageBreak/>
        <w:t xml:space="preserve">Use </w:t>
      </w:r>
      <w:r w:rsidR="009310CF">
        <w:t>c</w:t>
      </w:r>
      <w:r w:rsidRPr="003C2BD2">
        <w:t>ases</w:t>
      </w:r>
    </w:p>
    <w:p w14:paraId="22CDC84B" w14:textId="0D1DEDD1" w:rsidR="00EF065D" w:rsidRPr="003C2BD2" w:rsidRDefault="0034670E" w:rsidP="00A1168F">
      <w:r w:rsidRPr="0034670E">
        <w:t>Amazon QLDB is ideal for applications that require a reliable and tamper-proof record of transactions, enhancing trust and transparency across industries.</w:t>
      </w:r>
      <w:r w:rsidR="00EF065D">
        <w:t xml:space="preserve"> </w:t>
      </w:r>
    </w:p>
    <w:p w14:paraId="131ECB99" w14:textId="6B8DB83A" w:rsidR="003C2BD2" w:rsidRPr="003C2BD2" w:rsidRDefault="003C2BD2" w:rsidP="000C6A1C">
      <w:pPr>
        <w:pStyle w:val="NormalBPBHEB"/>
        <w:numPr>
          <w:ilvl w:val="0"/>
          <w:numId w:val="69"/>
        </w:numPr>
      </w:pPr>
      <w:commentRangeStart w:id="177"/>
      <w:commentRangeStart w:id="178"/>
      <w:r w:rsidRPr="003C2BD2">
        <w:rPr>
          <w:b/>
          <w:bCs/>
        </w:rPr>
        <w:t xml:space="preserve">Supply </w:t>
      </w:r>
      <w:r w:rsidR="009310CF">
        <w:rPr>
          <w:b/>
          <w:bCs/>
        </w:rPr>
        <w:t>c</w:t>
      </w:r>
      <w:r w:rsidRPr="003C2BD2">
        <w:rPr>
          <w:b/>
          <w:bCs/>
        </w:rPr>
        <w:t xml:space="preserve">hain </w:t>
      </w:r>
      <w:r w:rsidR="009310CF">
        <w:rPr>
          <w:b/>
          <w:bCs/>
        </w:rPr>
        <w:t>t</w:t>
      </w:r>
      <w:r w:rsidRPr="003C2BD2">
        <w:rPr>
          <w:b/>
          <w:bCs/>
        </w:rPr>
        <w:t>raceability</w:t>
      </w:r>
      <w:r w:rsidR="005606A9">
        <w:rPr>
          <w:b/>
          <w:bCs/>
        </w:rPr>
        <w:t xml:space="preserve">: </w:t>
      </w:r>
      <w:commentRangeEnd w:id="177"/>
      <w:r w:rsidR="00D40DED">
        <w:rPr>
          <w:rStyle w:val="CommentReference"/>
          <w:rFonts w:asciiTheme="minorHAnsi" w:eastAsiaTheme="minorHAnsi" w:hAnsiTheme="minorHAnsi" w:cstheme="minorBidi"/>
        </w:rPr>
        <w:commentReference w:id="177"/>
      </w:r>
      <w:commentRangeEnd w:id="178"/>
      <w:r w:rsidR="009254A9">
        <w:rPr>
          <w:rStyle w:val="CommentReference"/>
        </w:rPr>
        <w:commentReference w:id="178"/>
      </w:r>
      <w:r w:rsidRPr="003C2BD2">
        <w:t xml:space="preserve">Records every step in the supply chain, ensuring transparency and reducing </w:t>
      </w:r>
      <w:r w:rsidR="00DC66E9">
        <w:t xml:space="preserve">the risk of </w:t>
      </w:r>
      <w:r w:rsidRPr="003C2BD2">
        <w:t>fraud.</w:t>
      </w:r>
    </w:p>
    <w:p w14:paraId="737D41EE" w14:textId="170F7D74" w:rsidR="003C2BD2" w:rsidRPr="003C2BD2" w:rsidRDefault="003C2BD2" w:rsidP="000C6A1C">
      <w:pPr>
        <w:pStyle w:val="NormalBPBHEB"/>
        <w:numPr>
          <w:ilvl w:val="0"/>
          <w:numId w:val="69"/>
        </w:numPr>
      </w:pPr>
      <w:r w:rsidRPr="003C2BD2">
        <w:rPr>
          <w:b/>
          <w:bCs/>
        </w:rPr>
        <w:t xml:space="preserve">Regulatory </w:t>
      </w:r>
      <w:r w:rsidR="009310CF">
        <w:rPr>
          <w:b/>
          <w:bCs/>
        </w:rPr>
        <w:t>c</w:t>
      </w:r>
      <w:r w:rsidRPr="003C2BD2">
        <w:rPr>
          <w:b/>
          <w:bCs/>
        </w:rPr>
        <w:t>ompliance</w:t>
      </w:r>
      <w:r w:rsidR="005606A9">
        <w:rPr>
          <w:b/>
          <w:bCs/>
        </w:rPr>
        <w:t xml:space="preserve">: </w:t>
      </w:r>
      <w:r w:rsidRPr="003C2BD2">
        <w:t>Provides immutable logs for industries like healthcare and finance, aiding in compliance and audit readiness.</w:t>
      </w:r>
    </w:p>
    <w:p w14:paraId="7E60B700" w14:textId="484C90E6" w:rsidR="003C2BD2" w:rsidRDefault="003C2BD2" w:rsidP="000C6A1C">
      <w:pPr>
        <w:pStyle w:val="Heading3BPBHEB"/>
      </w:pPr>
      <w:r w:rsidRPr="003C2BD2">
        <w:t xml:space="preserve">Best </w:t>
      </w:r>
      <w:r w:rsidR="009310CF">
        <w:t>p</w:t>
      </w:r>
      <w:r w:rsidRPr="003C2BD2">
        <w:t>ractices</w:t>
      </w:r>
    </w:p>
    <w:p w14:paraId="32976C0C" w14:textId="0C0FE1AD" w:rsidR="00EF065D" w:rsidRDefault="00B30344" w:rsidP="00A1168F">
      <w:r>
        <w:t>To fully leverage QLDB’s capabilities, organizations should follow best practices that enhance security, efficiency, and performance.</w:t>
      </w:r>
    </w:p>
    <w:p w14:paraId="1752C795" w14:textId="3C5FA584" w:rsidR="005606A9" w:rsidRPr="005606A9" w:rsidRDefault="005606A9" w:rsidP="000C6A1C">
      <w:pPr>
        <w:pStyle w:val="NormalBPBHEB"/>
        <w:numPr>
          <w:ilvl w:val="0"/>
          <w:numId w:val="70"/>
        </w:numPr>
      </w:pPr>
      <w:commentRangeStart w:id="179"/>
      <w:commentRangeStart w:id="180"/>
      <w:r w:rsidRPr="005606A9">
        <w:rPr>
          <w:b/>
          <w:bCs/>
        </w:rPr>
        <w:t xml:space="preserve">Seamless AWS </w:t>
      </w:r>
      <w:r w:rsidR="009310CF">
        <w:rPr>
          <w:b/>
          <w:bCs/>
        </w:rPr>
        <w:t>i</w:t>
      </w:r>
      <w:r w:rsidRPr="005606A9">
        <w:rPr>
          <w:b/>
          <w:bCs/>
        </w:rPr>
        <w:t xml:space="preserve">ntegration: </w:t>
      </w:r>
      <w:commentRangeEnd w:id="179"/>
      <w:r w:rsidR="00D40DED">
        <w:rPr>
          <w:rStyle w:val="CommentReference"/>
          <w:rFonts w:asciiTheme="minorHAnsi" w:eastAsiaTheme="minorHAnsi" w:hAnsiTheme="minorHAnsi" w:cstheme="minorBidi"/>
        </w:rPr>
        <w:commentReference w:id="179"/>
      </w:r>
      <w:commentRangeEnd w:id="180"/>
      <w:r w:rsidR="009254A9">
        <w:rPr>
          <w:rStyle w:val="CommentReference"/>
        </w:rPr>
        <w:commentReference w:id="180"/>
      </w:r>
      <w:r w:rsidRPr="005606A9">
        <w:t>Works with IAM, KMS, and CloudTrail to enhance security, access control, and monitoring capabilities.</w:t>
      </w:r>
    </w:p>
    <w:p w14:paraId="1420A453" w14:textId="3C5D8A40" w:rsidR="005606A9" w:rsidRPr="005606A9" w:rsidRDefault="005606A9" w:rsidP="000C6A1C">
      <w:pPr>
        <w:pStyle w:val="NormalBPBHEB"/>
        <w:numPr>
          <w:ilvl w:val="0"/>
          <w:numId w:val="70"/>
        </w:numPr>
      </w:pPr>
      <w:r w:rsidRPr="005606A9">
        <w:rPr>
          <w:b/>
          <w:bCs/>
        </w:rPr>
        <w:t xml:space="preserve">Flexibility and </w:t>
      </w:r>
      <w:r w:rsidR="009310CF">
        <w:rPr>
          <w:b/>
          <w:bCs/>
        </w:rPr>
        <w:t>s</w:t>
      </w:r>
      <w:r w:rsidRPr="005606A9">
        <w:rPr>
          <w:b/>
          <w:bCs/>
        </w:rPr>
        <w:t xml:space="preserve">calability: </w:t>
      </w:r>
      <w:r w:rsidRPr="005606A9">
        <w:t xml:space="preserve">Adapts to a variety of application needs, from transactional databases to complex integrity-reliant </w:t>
      </w:r>
      <w:r w:rsidR="000B5BE8">
        <w:t>``</w:t>
      </w:r>
      <w:r w:rsidRPr="005606A9">
        <w:t>systems.</w:t>
      </w:r>
    </w:p>
    <w:p w14:paraId="03D5EE4D" w14:textId="515BC0E7" w:rsidR="003C2BD2" w:rsidRPr="003C2BD2" w:rsidRDefault="003C2BD2" w:rsidP="000C6A1C">
      <w:pPr>
        <w:pStyle w:val="NormalBPBHEB"/>
        <w:numPr>
          <w:ilvl w:val="0"/>
          <w:numId w:val="70"/>
        </w:numPr>
      </w:pPr>
      <w:r w:rsidRPr="003C2BD2">
        <w:rPr>
          <w:b/>
          <w:bCs/>
        </w:rPr>
        <w:t xml:space="preserve">Efficient </w:t>
      </w:r>
      <w:r w:rsidR="009310CF">
        <w:rPr>
          <w:b/>
          <w:bCs/>
        </w:rPr>
        <w:t>d</w:t>
      </w:r>
      <w:r w:rsidRPr="003C2BD2">
        <w:rPr>
          <w:b/>
          <w:bCs/>
        </w:rPr>
        <w:t xml:space="preserve">ata </w:t>
      </w:r>
      <w:r w:rsidR="009310CF">
        <w:rPr>
          <w:b/>
          <w:bCs/>
        </w:rPr>
        <w:t>m</w:t>
      </w:r>
      <w:r w:rsidRPr="003C2BD2">
        <w:rPr>
          <w:b/>
          <w:bCs/>
        </w:rPr>
        <w:t>odeling</w:t>
      </w:r>
      <w:r w:rsidR="005606A9">
        <w:rPr>
          <w:b/>
          <w:bCs/>
        </w:rPr>
        <w:t xml:space="preserve">: </w:t>
      </w:r>
      <w:r w:rsidR="00DC66E9">
        <w:t>Enhance ledger structures to ensure fast and reliable query performance</w:t>
      </w:r>
      <w:r w:rsidRPr="003C2BD2">
        <w:t>.</w:t>
      </w:r>
    </w:p>
    <w:p w14:paraId="116BB72B" w14:textId="2804FA87" w:rsidR="003C2BD2" w:rsidRPr="003C2BD2" w:rsidRDefault="003C2BD2" w:rsidP="000C6A1C">
      <w:pPr>
        <w:pStyle w:val="NormalBPBHEB"/>
        <w:numPr>
          <w:ilvl w:val="0"/>
          <w:numId w:val="70"/>
        </w:numPr>
      </w:pPr>
      <w:r w:rsidRPr="003C2BD2">
        <w:rPr>
          <w:b/>
          <w:bCs/>
        </w:rPr>
        <w:t xml:space="preserve">Security </w:t>
      </w:r>
      <w:r w:rsidR="009310CF">
        <w:rPr>
          <w:b/>
          <w:bCs/>
        </w:rPr>
        <w:t>c</w:t>
      </w:r>
      <w:r w:rsidRPr="003C2BD2">
        <w:rPr>
          <w:b/>
          <w:bCs/>
        </w:rPr>
        <w:t>ontrols</w:t>
      </w:r>
      <w:r w:rsidR="005606A9">
        <w:rPr>
          <w:b/>
          <w:bCs/>
        </w:rPr>
        <w:t xml:space="preserve">: </w:t>
      </w:r>
      <w:r w:rsidRPr="003C2BD2">
        <w:t>Implement fine-grained access permissions and regular monitoring to protect ledger integrity.</w:t>
      </w:r>
    </w:p>
    <w:p w14:paraId="6C5EA976" w14:textId="25E7DBA0" w:rsidR="003C2BD2" w:rsidRPr="003C2BD2" w:rsidRDefault="001A35B5" w:rsidP="000C6A1C">
      <w:pPr>
        <w:pStyle w:val="Heading3BPBHEB"/>
      </w:pPr>
      <w:r>
        <w:t>Wra</w:t>
      </w:r>
      <w:r w:rsidR="00680082">
        <w:t>p up</w:t>
      </w:r>
    </w:p>
    <w:p w14:paraId="06980098" w14:textId="0BEA021A" w:rsidR="003C2BD2" w:rsidRPr="003C2BD2" w:rsidRDefault="003C2BD2" w:rsidP="000C6A1C">
      <w:pPr>
        <w:pStyle w:val="NormalBPBHEB"/>
      </w:pPr>
      <w:r w:rsidRPr="003C2BD2">
        <w:t xml:space="preserve">Amazon Managed Blockchain and Amazon QLDB </w:t>
      </w:r>
      <w:r w:rsidR="0005368A">
        <w:t>showcase AWS's commitment to delivering</w:t>
      </w:r>
      <w:r w:rsidRPr="003C2BD2">
        <w:t xml:space="preserve"> scalable and secure solutions for blockchain and ledger-based applications. By simplifying the complexities of blockchain infrastructure and ensuring the integrity of transactional records, these services </w:t>
      </w:r>
      <w:r w:rsidR="0005368A">
        <w:t>enable businesses to innovate with confidence</w:t>
      </w:r>
      <w:r w:rsidRPr="003C2BD2">
        <w:t xml:space="preserve"> and meet the demands of modern applications.</w:t>
      </w:r>
    </w:p>
    <w:p w14:paraId="048AA569" w14:textId="77777777" w:rsidR="001A35B5" w:rsidRPr="001A35B5" w:rsidRDefault="001A35B5" w:rsidP="000C6A1C">
      <w:pPr>
        <w:pStyle w:val="Heading1BPBHEB"/>
      </w:pPr>
      <w:r w:rsidRPr="001A35B5">
        <w:t>Conclusion</w:t>
      </w:r>
    </w:p>
    <w:p w14:paraId="55F86351" w14:textId="620BCB3B" w:rsidR="001A35B5" w:rsidRPr="001A35B5" w:rsidRDefault="005F0242" w:rsidP="000C6A1C">
      <w:pPr>
        <w:pStyle w:val="NormalBPBHEB"/>
      </w:pPr>
      <w:r>
        <w:t>This chapter</w:t>
      </w:r>
      <w:r w:rsidR="001A35B5" w:rsidRPr="001A35B5">
        <w:t xml:space="preserve"> </w:t>
      </w:r>
      <w:r w:rsidR="00C72468" w:rsidRPr="001A35B5">
        <w:t>highlighted</w:t>
      </w:r>
      <w:r w:rsidR="001A35B5" w:rsidRPr="001A35B5">
        <w:t xml:space="preserve"> the transformative potential of AWS services, spanning business applications, </w:t>
      </w:r>
      <w:r w:rsidR="00B76059" w:rsidRPr="001A35B5">
        <w:t>economic management</w:t>
      </w:r>
      <w:r w:rsidR="001A35B5" w:rsidRPr="001A35B5">
        <w:t>, media solutions, and blockchain technologies. Each service offers organizations the tools to innovate, enhance efficiency, and address the complexities of modern digital operations.</w:t>
      </w:r>
    </w:p>
    <w:p w14:paraId="06D581FE" w14:textId="440AE7AF" w:rsidR="003C2BD2" w:rsidRDefault="001A35B5" w:rsidP="000C6A1C">
      <w:pPr>
        <w:pStyle w:val="NormalBPBHEB"/>
      </w:pPr>
      <w:r w:rsidRPr="001A35B5">
        <w:t xml:space="preserve">As we transition to </w:t>
      </w:r>
      <w:commentRangeStart w:id="181"/>
      <w:commentRangeStart w:id="182"/>
      <w:r w:rsidRPr="00B2370B">
        <w:rPr>
          <w:i/>
          <w:iCs/>
        </w:rPr>
        <w:t>Chapter 11</w:t>
      </w:r>
      <w:commentRangeEnd w:id="181"/>
      <w:r w:rsidR="00B36251">
        <w:rPr>
          <w:rStyle w:val="CommentReference"/>
          <w:rFonts w:asciiTheme="minorHAnsi" w:eastAsiaTheme="minorHAnsi" w:hAnsiTheme="minorHAnsi" w:cstheme="minorBidi"/>
        </w:rPr>
        <w:commentReference w:id="181"/>
      </w:r>
      <w:commentRangeEnd w:id="182"/>
      <w:r w:rsidR="00B76ECD">
        <w:rPr>
          <w:rStyle w:val="CommentReference"/>
        </w:rPr>
        <w:commentReference w:id="182"/>
      </w:r>
      <w:r w:rsidRPr="001A35B5">
        <w:t>,</w:t>
      </w:r>
      <w:r w:rsidR="00583690" w:rsidRPr="00583690">
        <w:t xml:space="preserve"> </w:t>
      </w:r>
      <w:r w:rsidR="00583690" w:rsidRPr="00B76ECD">
        <w:rPr>
          <w:i/>
          <w:iCs/>
        </w:rPr>
        <w:t>Analytics and Machine Learning</w:t>
      </w:r>
      <w:r w:rsidR="0005368A">
        <w:rPr>
          <w:i/>
          <w:iCs/>
        </w:rPr>
        <w:t>,</w:t>
      </w:r>
      <w:r w:rsidRPr="001A35B5">
        <w:t xml:space="preserve"> the focus shifts toward real-world implementation strategies and case studies. These examples </w:t>
      </w:r>
      <w:r w:rsidR="0005368A">
        <w:t>demonstrate how the principles and services discussed thus</w:t>
      </w:r>
      <w:r w:rsidRPr="001A35B5">
        <w:t xml:space="preserve"> far come together to create robust, scalable, and impactful cloud-based solutions.</w:t>
      </w:r>
    </w:p>
    <w:bookmarkEnd w:id="83" w:displacedByCustomXml="next"/>
    <w:sdt>
      <w:sdtPr>
        <w:rPr>
          <w:rFonts w:eastAsiaTheme="minorHAnsi" w:cstheme="minorBidi"/>
          <w:b w:val="0"/>
          <w:sz w:val="22"/>
          <w:szCs w:val="22"/>
        </w:rPr>
        <w:id w:val="-330754586"/>
        <w:docPartObj>
          <w:docPartGallery w:val="Bibliographies"/>
          <w:docPartUnique/>
        </w:docPartObj>
      </w:sdtPr>
      <w:sdtEndPr>
        <w:rPr>
          <w:rFonts w:eastAsia="Palatino Linotype" w:cs="Palatino Linotype"/>
        </w:rPr>
      </w:sdtEndPr>
      <w:sdtContent>
        <w:commentRangeStart w:id="183" w:displacedByCustomXml="prev"/>
        <w:commentRangeStart w:id="184" w:displacedByCustomXml="prev"/>
        <w:p w14:paraId="6399DF82" w14:textId="63C0CA7E" w:rsidR="004C2A77" w:rsidRPr="004C2A77" w:rsidRDefault="004C2A77" w:rsidP="000C6A1C">
          <w:pPr>
            <w:pStyle w:val="Heading1BPBHEB"/>
          </w:pPr>
          <w:r w:rsidRPr="004C2A77">
            <w:t>References</w:t>
          </w:r>
          <w:commentRangeEnd w:id="184"/>
          <w:r w:rsidR="002D1338">
            <w:rPr>
              <w:rStyle w:val="CommentReference"/>
              <w:rFonts w:asciiTheme="minorHAnsi" w:eastAsiaTheme="minorHAnsi" w:hAnsiTheme="minorHAnsi" w:cstheme="minorBidi"/>
              <w:b w:val="0"/>
            </w:rPr>
            <w:commentReference w:id="184"/>
          </w:r>
          <w:commentRangeEnd w:id="183"/>
          <w:r w:rsidR="00E64F20">
            <w:rPr>
              <w:rStyle w:val="CommentReference"/>
              <w:b w:val="0"/>
            </w:rPr>
            <w:commentReference w:id="183"/>
          </w:r>
        </w:p>
        <w:sdt>
          <w:sdtPr>
            <w:id w:val="-573587230"/>
            <w:bibliography/>
          </w:sdtPr>
          <w:sdtContent>
            <w:p w14:paraId="70FF1C7C" w14:textId="77777777" w:rsidR="00DC66E9" w:rsidRDefault="004C2A77" w:rsidP="000C6A1C">
              <w:pPr>
                <w:pStyle w:val="NormalBPBHEB"/>
                <w:rPr>
                  <w:rFonts w:asciiTheme="minorHAnsi" w:eastAsiaTheme="minorHAnsi" w:hAnsiTheme="minorHAnsi" w:cstheme="minorBidi"/>
                  <w:noProof/>
                  <w:lang w:val="en-I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584"/>
              </w:tblGrid>
              <w:tr w:rsidR="00DC66E9" w14:paraId="5FFFDA23" w14:textId="77777777">
                <w:trPr>
                  <w:divId w:val="1677464679"/>
                  <w:tblCellSpacing w:w="15" w:type="dxa"/>
                </w:trPr>
                <w:tc>
                  <w:tcPr>
                    <w:tcW w:w="50" w:type="pct"/>
                    <w:hideMark/>
                  </w:tcPr>
                  <w:p w14:paraId="448BC1B4" w14:textId="3F4263E5" w:rsidR="00DC66E9" w:rsidRDefault="00DC66E9">
                    <w:pPr>
                      <w:pStyle w:val="Bibliography"/>
                      <w:rPr>
                        <w:noProof/>
                        <w:sz w:val="24"/>
                        <w:szCs w:val="24"/>
                      </w:rPr>
                    </w:pPr>
                    <w:r>
                      <w:rPr>
                        <w:noProof/>
                      </w:rPr>
                      <w:t xml:space="preserve">[1] </w:t>
                    </w:r>
                  </w:p>
                </w:tc>
                <w:tc>
                  <w:tcPr>
                    <w:tcW w:w="0" w:type="auto"/>
                    <w:hideMark/>
                  </w:tcPr>
                  <w:p w14:paraId="4092EFA1" w14:textId="77777777" w:rsidR="00DC66E9" w:rsidRDefault="00DC66E9">
                    <w:pPr>
                      <w:pStyle w:val="Bibliography"/>
                      <w:rPr>
                        <w:noProof/>
                      </w:rPr>
                    </w:pPr>
                    <w:r>
                      <w:rPr>
                        <w:noProof/>
                      </w:rPr>
                      <w:t>AWS, "Introducing Alexa for Business," 2017. [Online]. Available: https://aws.amazon.com/alexaforbusiness/.. [Accessed 20 January 2025].</w:t>
                    </w:r>
                  </w:p>
                </w:tc>
              </w:tr>
              <w:tr w:rsidR="00DC66E9" w14:paraId="6ECB70E9" w14:textId="77777777">
                <w:trPr>
                  <w:divId w:val="1677464679"/>
                  <w:tblCellSpacing w:w="15" w:type="dxa"/>
                </w:trPr>
                <w:tc>
                  <w:tcPr>
                    <w:tcW w:w="50" w:type="pct"/>
                    <w:hideMark/>
                  </w:tcPr>
                  <w:p w14:paraId="75606B12" w14:textId="77777777" w:rsidR="00DC66E9" w:rsidRDefault="00DC66E9">
                    <w:pPr>
                      <w:pStyle w:val="Bibliography"/>
                      <w:rPr>
                        <w:noProof/>
                      </w:rPr>
                    </w:pPr>
                    <w:r>
                      <w:rPr>
                        <w:noProof/>
                      </w:rPr>
                      <w:t xml:space="preserve">[2] </w:t>
                    </w:r>
                  </w:p>
                </w:tc>
                <w:tc>
                  <w:tcPr>
                    <w:tcW w:w="0" w:type="auto"/>
                    <w:hideMark/>
                  </w:tcPr>
                  <w:p w14:paraId="0EF88322" w14:textId="77777777" w:rsidR="00DC66E9" w:rsidRDefault="00DC66E9">
                    <w:pPr>
                      <w:pStyle w:val="Bibliography"/>
                      <w:rPr>
                        <w:noProof/>
                      </w:rPr>
                    </w:pPr>
                    <w:r>
                      <w:rPr>
                        <w:noProof/>
                      </w:rPr>
                      <w:t>AWS, "Alexa for Business," 2020a. [Online]. Available: https://aws.amazon.com/alexa-for-business.. [Accessed 20 January 2025].</w:t>
                    </w:r>
                  </w:p>
                </w:tc>
              </w:tr>
              <w:tr w:rsidR="00DC66E9" w14:paraId="36286F9A" w14:textId="77777777">
                <w:trPr>
                  <w:divId w:val="1677464679"/>
                  <w:tblCellSpacing w:w="15" w:type="dxa"/>
                </w:trPr>
                <w:tc>
                  <w:tcPr>
                    <w:tcW w:w="50" w:type="pct"/>
                    <w:hideMark/>
                  </w:tcPr>
                  <w:p w14:paraId="0DB79861" w14:textId="77777777" w:rsidR="00DC66E9" w:rsidRDefault="00DC66E9">
                    <w:pPr>
                      <w:pStyle w:val="Bibliography"/>
                      <w:rPr>
                        <w:noProof/>
                      </w:rPr>
                    </w:pPr>
                    <w:r>
                      <w:rPr>
                        <w:noProof/>
                      </w:rPr>
                      <w:t xml:space="preserve">[3] </w:t>
                    </w:r>
                  </w:p>
                </w:tc>
                <w:tc>
                  <w:tcPr>
                    <w:tcW w:w="0" w:type="auto"/>
                    <w:hideMark/>
                  </w:tcPr>
                  <w:p w14:paraId="575D6CEC" w14:textId="77777777" w:rsidR="00DC66E9" w:rsidRDefault="00DC66E9">
                    <w:pPr>
                      <w:pStyle w:val="Bibliography"/>
                      <w:rPr>
                        <w:noProof/>
                      </w:rPr>
                    </w:pPr>
                    <w:r>
                      <w:rPr>
                        <w:noProof/>
                      </w:rPr>
                      <w:t>AWS, "AWS Features and Capabilities," 2020j. [Online]. Available: https://aws.amazon.com/. [Accessed 20 January 2025].</w:t>
                    </w:r>
                  </w:p>
                </w:tc>
              </w:tr>
              <w:tr w:rsidR="00DC66E9" w14:paraId="769EBAB9" w14:textId="77777777">
                <w:trPr>
                  <w:divId w:val="1677464679"/>
                  <w:tblCellSpacing w:w="15" w:type="dxa"/>
                </w:trPr>
                <w:tc>
                  <w:tcPr>
                    <w:tcW w:w="50" w:type="pct"/>
                    <w:hideMark/>
                  </w:tcPr>
                  <w:p w14:paraId="484E46EE" w14:textId="77777777" w:rsidR="00DC66E9" w:rsidRDefault="00DC66E9">
                    <w:pPr>
                      <w:pStyle w:val="Bibliography"/>
                      <w:rPr>
                        <w:noProof/>
                      </w:rPr>
                    </w:pPr>
                    <w:r>
                      <w:rPr>
                        <w:noProof/>
                      </w:rPr>
                      <w:t xml:space="preserve">[4] </w:t>
                    </w:r>
                  </w:p>
                </w:tc>
                <w:tc>
                  <w:tcPr>
                    <w:tcW w:w="0" w:type="auto"/>
                    <w:hideMark/>
                  </w:tcPr>
                  <w:p w14:paraId="7E03E615" w14:textId="7166F892" w:rsidR="00DC66E9" w:rsidRDefault="00DC66E9">
                    <w:pPr>
                      <w:pStyle w:val="Bibliography"/>
                      <w:rPr>
                        <w:noProof/>
                      </w:rPr>
                    </w:pPr>
                    <w:r>
                      <w:rPr>
                        <w:noProof/>
                      </w:rPr>
                      <w:t>AWS, "Amazon Chime," 2017. [Online]. Available: https://aws.amazon.com/chime/.. [Accessed 20 January 2025].</w:t>
                    </w:r>
                  </w:p>
                </w:tc>
              </w:tr>
              <w:tr w:rsidR="00DC66E9" w14:paraId="760A432C" w14:textId="77777777">
                <w:trPr>
                  <w:divId w:val="1677464679"/>
                  <w:tblCellSpacing w:w="15" w:type="dxa"/>
                </w:trPr>
                <w:tc>
                  <w:tcPr>
                    <w:tcW w:w="50" w:type="pct"/>
                    <w:hideMark/>
                  </w:tcPr>
                  <w:p w14:paraId="426E383A" w14:textId="77777777" w:rsidR="00DC66E9" w:rsidRDefault="00DC66E9">
                    <w:pPr>
                      <w:pStyle w:val="Bibliography"/>
                      <w:rPr>
                        <w:noProof/>
                      </w:rPr>
                    </w:pPr>
                    <w:r>
                      <w:rPr>
                        <w:noProof/>
                      </w:rPr>
                      <w:t xml:space="preserve">[5] </w:t>
                    </w:r>
                  </w:p>
                </w:tc>
                <w:tc>
                  <w:tcPr>
                    <w:tcW w:w="0" w:type="auto"/>
                    <w:hideMark/>
                  </w:tcPr>
                  <w:p w14:paraId="196FEE00" w14:textId="77777777" w:rsidR="00DC66E9" w:rsidRDefault="00DC66E9">
                    <w:pPr>
                      <w:pStyle w:val="Bibliography"/>
                      <w:rPr>
                        <w:noProof/>
                      </w:rPr>
                    </w:pPr>
                    <w:r>
                      <w:rPr>
                        <w:noProof/>
                      </w:rPr>
                      <w:t>AWS, "Amazon Chime: Unified Communications," 2020m. [Online]. Available: https://aws.amazon.com/chime/. [Accessed 20 January 2025].</w:t>
                    </w:r>
                  </w:p>
                </w:tc>
              </w:tr>
              <w:tr w:rsidR="00DC66E9" w14:paraId="6797B067" w14:textId="77777777">
                <w:trPr>
                  <w:divId w:val="1677464679"/>
                  <w:tblCellSpacing w:w="15" w:type="dxa"/>
                </w:trPr>
                <w:tc>
                  <w:tcPr>
                    <w:tcW w:w="50" w:type="pct"/>
                    <w:hideMark/>
                  </w:tcPr>
                  <w:p w14:paraId="02BFF2A3" w14:textId="77777777" w:rsidR="00DC66E9" w:rsidRDefault="00DC66E9">
                    <w:pPr>
                      <w:pStyle w:val="Bibliography"/>
                      <w:rPr>
                        <w:noProof/>
                      </w:rPr>
                    </w:pPr>
                    <w:r>
                      <w:rPr>
                        <w:noProof/>
                      </w:rPr>
                      <w:t xml:space="preserve">[6] </w:t>
                    </w:r>
                  </w:p>
                </w:tc>
                <w:tc>
                  <w:tcPr>
                    <w:tcW w:w="0" w:type="auto"/>
                    <w:hideMark/>
                  </w:tcPr>
                  <w:p w14:paraId="18CC103D" w14:textId="77777777" w:rsidR="00DC66E9" w:rsidRDefault="00DC66E9">
                    <w:pPr>
                      <w:pStyle w:val="Bibliography"/>
                      <w:rPr>
                        <w:noProof/>
                      </w:rPr>
                    </w:pPr>
                    <w:r>
                      <w:rPr>
                        <w:noProof/>
                      </w:rPr>
                      <w:t>AWS, "Amazon Chime SDK Features," 2020b. [Online]. Available: https://aws.amazon.com/chime/sdk/. [Accessed 20 January 2025].</w:t>
                    </w:r>
                  </w:p>
                </w:tc>
              </w:tr>
              <w:tr w:rsidR="00DC66E9" w14:paraId="66C57DF0" w14:textId="77777777">
                <w:trPr>
                  <w:divId w:val="1677464679"/>
                  <w:tblCellSpacing w:w="15" w:type="dxa"/>
                </w:trPr>
                <w:tc>
                  <w:tcPr>
                    <w:tcW w:w="50" w:type="pct"/>
                    <w:hideMark/>
                  </w:tcPr>
                  <w:p w14:paraId="415751C2" w14:textId="77777777" w:rsidR="00DC66E9" w:rsidRDefault="00DC66E9">
                    <w:pPr>
                      <w:pStyle w:val="Bibliography"/>
                      <w:rPr>
                        <w:noProof/>
                      </w:rPr>
                    </w:pPr>
                    <w:r>
                      <w:rPr>
                        <w:noProof/>
                      </w:rPr>
                      <w:t xml:space="preserve">[7] </w:t>
                    </w:r>
                  </w:p>
                </w:tc>
                <w:tc>
                  <w:tcPr>
                    <w:tcW w:w="0" w:type="auto"/>
                    <w:hideMark/>
                  </w:tcPr>
                  <w:p w14:paraId="4DE8605C" w14:textId="77777777" w:rsidR="00DC66E9" w:rsidRDefault="00DC66E9">
                    <w:pPr>
                      <w:pStyle w:val="Bibliography"/>
                      <w:rPr>
                        <w:noProof/>
                      </w:rPr>
                    </w:pPr>
                    <w:r>
                      <w:rPr>
                        <w:noProof/>
                      </w:rPr>
                      <w:t>AWS, "Amazon Chime SDK: Real-Time Communication for Applications," n.d.j. [Online]. [Accessed 21 January 2025].</w:t>
                    </w:r>
                  </w:p>
                </w:tc>
              </w:tr>
              <w:tr w:rsidR="00DC66E9" w14:paraId="10A3E584" w14:textId="77777777">
                <w:trPr>
                  <w:divId w:val="1677464679"/>
                  <w:tblCellSpacing w:w="15" w:type="dxa"/>
                </w:trPr>
                <w:tc>
                  <w:tcPr>
                    <w:tcW w:w="50" w:type="pct"/>
                    <w:hideMark/>
                  </w:tcPr>
                  <w:p w14:paraId="417D5C32" w14:textId="77777777" w:rsidR="00DC66E9" w:rsidRDefault="00DC66E9">
                    <w:pPr>
                      <w:pStyle w:val="Bibliography"/>
                      <w:rPr>
                        <w:noProof/>
                      </w:rPr>
                    </w:pPr>
                    <w:r>
                      <w:rPr>
                        <w:noProof/>
                      </w:rPr>
                      <w:t xml:space="preserve">[8] </w:t>
                    </w:r>
                  </w:p>
                </w:tc>
                <w:tc>
                  <w:tcPr>
                    <w:tcW w:w="0" w:type="auto"/>
                    <w:hideMark/>
                  </w:tcPr>
                  <w:p w14:paraId="0146B53F" w14:textId="77777777" w:rsidR="00DC66E9" w:rsidRDefault="00DC66E9">
                    <w:pPr>
                      <w:pStyle w:val="Bibliography"/>
                      <w:rPr>
                        <w:noProof/>
                      </w:rPr>
                    </w:pPr>
                    <w:r>
                      <w:rPr>
                        <w:noProof/>
                      </w:rPr>
                      <w:t>AWS, "Amazon Chime SDK: Customizable Communication Solutions," n.d.i. [Online]. Available: https://aws.amazon.com/chime/sdk/. [Accessed 20 January 2025].</w:t>
                    </w:r>
                  </w:p>
                </w:tc>
              </w:tr>
              <w:tr w:rsidR="00DC66E9" w14:paraId="248A3B16" w14:textId="77777777">
                <w:trPr>
                  <w:divId w:val="1677464679"/>
                  <w:tblCellSpacing w:w="15" w:type="dxa"/>
                </w:trPr>
                <w:tc>
                  <w:tcPr>
                    <w:tcW w:w="50" w:type="pct"/>
                    <w:hideMark/>
                  </w:tcPr>
                  <w:p w14:paraId="7AA8B232" w14:textId="77777777" w:rsidR="00DC66E9" w:rsidRDefault="00DC66E9">
                    <w:pPr>
                      <w:pStyle w:val="Bibliography"/>
                      <w:rPr>
                        <w:noProof/>
                      </w:rPr>
                    </w:pPr>
                    <w:r>
                      <w:rPr>
                        <w:noProof/>
                      </w:rPr>
                      <w:t xml:space="preserve">[9] </w:t>
                    </w:r>
                  </w:p>
                </w:tc>
                <w:tc>
                  <w:tcPr>
                    <w:tcW w:w="0" w:type="auto"/>
                    <w:hideMark/>
                  </w:tcPr>
                  <w:p w14:paraId="34C92B2D" w14:textId="77777777" w:rsidR="00DC66E9" w:rsidRDefault="00DC66E9">
                    <w:pPr>
                      <w:pStyle w:val="Bibliography"/>
                      <w:rPr>
                        <w:noProof/>
                      </w:rPr>
                    </w:pPr>
                    <w:r>
                      <w:rPr>
                        <w:noProof/>
                      </w:rPr>
                      <w:t>AWS, "Amazon Connect: Omnichannel Support and Customer Service," n.d.k. [Online]. Available: https://aws.amazon.com/connect/. [Accessed 20 January 2025].</w:t>
                    </w:r>
                  </w:p>
                </w:tc>
              </w:tr>
              <w:tr w:rsidR="00DC66E9" w14:paraId="700E1A14" w14:textId="77777777">
                <w:trPr>
                  <w:divId w:val="1677464679"/>
                  <w:tblCellSpacing w:w="15" w:type="dxa"/>
                </w:trPr>
                <w:tc>
                  <w:tcPr>
                    <w:tcW w:w="50" w:type="pct"/>
                    <w:hideMark/>
                  </w:tcPr>
                  <w:p w14:paraId="66097762" w14:textId="77777777" w:rsidR="00DC66E9" w:rsidRDefault="00DC66E9">
                    <w:pPr>
                      <w:pStyle w:val="Bibliography"/>
                      <w:rPr>
                        <w:noProof/>
                      </w:rPr>
                    </w:pPr>
                    <w:r>
                      <w:rPr>
                        <w:noProof/>
                      </w:rPr>
                      <w:t xml:space="preserve">[10] </w:t>
                    </w:r>
                  </w:p>
                </w:tc>
                <w:tc>
                  <w:tcPr>
                    <w:tcW w:w="0" w:type="auto"/>
                    <w:hideMark/>
                  </w:tcPr>
                  <w:p w14:paraId="1435D3E1" w14:textId="77777777" w:rsidR="00DC66E9" w:rsidRDefault="00DC66E9">
                    <w:pPr>
                      <w:pStyle w:val="Bibliography"/>
                      <w:rPr>
                        <w:noProof/>
                      </w:rPr>
                    </w:pPr>
                    <w:r>
                      <w:rPr>
                        <w:noProof/>
                      </w:rPr>
                      <w:t>AWS, "Amazon Connect," n.d.a. [Online]. Available: https://aws.amazon.com/connect/. [Accessed 22 January 2025].</w:t>
                    </w:r>
                  </w:p>
                </w:tc>
              </w:tr>
              <w:tr w:rsidR="00DC66E9" w14:paraId="765353D5" w14:textId="77777777">
                <w:trPr>
                  <w:divId w:val="1677464679"/>
                  <w:tblCellSpacing w:w="15" w:type="dxa"/>
                </w:trPr>
                <w:tc>
                  <w:tcPr>
                    <w:tcW w:w="50" w:type="pct"/>
                    <w:hideMark/>
                  </w:tcPr>
                  <w:p w14:paraId="680B6C12" w14:textId="77777777" w:rsidR="00DC66E9" w:rsidRDefault="00DC66E9">
                    <w:pPr>
                      <w:pStyle w:val="Bibliography"/>
                      <w:rPr>
                        <w:noProof/>
                      </w:rPr>
                    </w:pPr>
                    <w:r>
                      <w:rPr>
                        <w:noProof/>
                      </w:rPr>
                      <w:t xml:space="preserve">[11] </w:t>
                    </w:r>
                  </w:p>
                </w:tc>
                <w:tc>
                  <w:tcPr>
                    <w:tcW w:w="0" w:type="auto"/>
                    <w:hideMark/>
                  </w:tcPr>
                  <w:p w14:paraId="193DE3A8" w14:textId="77777777" w:rsidR="00DC66E9" w:rsidRDefault="00DC66E9">
                    <w:pPr>
                      <w:pStyle w:val="Bibliography"/>
                      <w:rPr>
                        <w:noProof/>
                      </w:rPr>
                    </w:pPr>
                    <w:r>
                      <w:rPr>
                        <w:noProof/>
                      </w:rPr>
                      <w:t>AWS, "Amazon Honeycode: Build No-Code Applications.," n.d.b. [Online]. Available: https://aws.amazon.com/honeycode/. [Accessed 21 January 2025].</w:t>
                    </w:r>
                  </w:p>
                </w:tc>
              </w:tr>
              <w:tr w:rsidR="00DC66E9" w14:paraId="58B90726" w14:textId="77777777">
                <w:trPr>
                  <w:divId w:val="1677464679"/>
                  <w:tblCellSpacing w:w="15" w:type="dxa"/>
                </w:trPr>
                <w:tc>
                  <w:tcPr>
                    <w:tcW w:w="50" w:type="pct"/>
                    <w:hideMark/>
                  </w:tcPr>
                  <w:p w14:paraId="75C40E3B" w14:textId="77777777" w:rsidR="00DC66E9" w:rsidRDefault="00DC66E9">
                    <w:pPr>
                      <w:pStyle w:val="Bibliography"/>
                      <w:rPr>
                        <w:noProof/>
                      </w:rPr>
                    </w:pPr>
                    <w:r>
                      <w:rPr>
                        <w:noProof/>
                      </w:rPr>
                      <w:t xml:space="preserve">[12] </w:t>
                    </w:r>
                  </w:p>
                </w:tc>
                <w:tc>
                  <w:tcPr>
                    <w:tcW w:w="0" w:type="auto"/>
                    <w:hideMark/>
                  </w:tcPr>
                  <w:p w14:paraId="7D62F760" w14:textId="77777777" w:rsidR="00DC66E9" w:rsidRDefault="00DC66E9">
                    <w:pPr>
                      <w:pStyle w:val="Bibliography"/>
                      <w:rPr>
                        <w:noProof/>
                      </w:rPr>
                    </w:pPr>
                    <w:r>
                      <w:rPr>
                        <w:noProof/>
                      </w:rPr>
                      <w:t>AWS, "Amazon Pinpoint.," n.d.e. [Online]. Available: https://aws.amazon.com/pinpoint/. [Accessed 20 January 2025].</w:t>
                    </w:r>
                  </w:p>
                </w:tc>
              </w:tr>
              <w:tr w:rsidR="00DC66E9" w14:paraId="68D4FDD5" w14:textId="77777777">
                <w:trPr>
                  <w:divId w:val="1677464679"/>
                  <w:tblCellSpacing w:w="15" w:type="dxa"/>
                </w:trPr>
                <w:tc>
                  <w:tcPr>
                    <w:tcW w:w="50" w:type="pct"/>
                    <w:hideMark/>
                  </w:tcPr>
                  <w:p w14:paraId="4D541E96" w14:textId="77777777" w:rsidR="00DC66E9" w:rsidRDefault="00DC66E9">
                    <w:pPr>
                      <w:pStyle w:val="Bibliography"/>
                      <w:rPr>
                        <w:noProof/>
                      </w:rPr>
                    </w:pPr>
                    <w:r>
                      <w:rPr>
                        <w:noProof/>
                      </w:rPr>
                      <w:t xml:space="preserve">[13] </w:t>
                    </w:r>
                  </w:p>
                </w:tc>
                <w:tc>
                  <w:tcPr>
                    <w:tcW w:w="0" w:type="auto"/>
                    <w:hideMark/>
                  </w:tcPr>
                  <w:p w14:paraId="2F263BE8" w14:textId="77777777" w:rsidR="00DC66E9" w:rsidRDefault="00DC66E9">
                    <w:pPr>
                      <w:pStyle w:val="Bibliography"/>
                      <w:rPr>
                        <w:noProof/>
                      </w:rPr>
                    </w:pPr>
                    <w:r>
                      <w:rPr>
                        <w:noProof/>
                      </w:rPr>
                      <w:t>AWS, "Amazon Pinpoint Documentation," 2020c. [Online]. Available: https://docs.aws.amazon.com/pinpoint/latest/developerguide/. [Accessed 20 January 2025].</w:t>
                    </w:r>
                  </w:p>
                </w:tc>
              </w:tr>
              <w:tr w:rsidR="00DC66E9" w14:paraId="7853CBD7" w14:textId="77777777">
                <w:trPr>
                  <w:divId w:val="1677464679"/>
                  <w:tblCellSpacing w:w="15" w:type="dxa"/>
                </w:trPr>
                <w:tc>
                  <w:tcPr>
                    <w:tcW w:w="50" w:type="pct"/>
                    <w:hideMark/>
                  </w:tcPr>
                  <w:p w14:paraId="4E1ACA51" w14:textId="77777777" w:rsidR="00DC66E9" w:rsidRDefault="00DC66E9">
                    <w:pPr>
                      <w:pStyle w:val="Bibliography"/>
                      <w:rPr>
                        <w:noProof/>
                      </w:rPr>
                    </w:pPr>
                    <w:r>
                      <w:rPr>
                        <w:noProof/>
                      </w:rPr>
                      <w:t xml:space="preserve">[14] </w:t>
                    </w:r>
                  </w:p>
                </w:tc>
                <w:tc>
                  <w:tcPr>
                    <w:tcW w:w="0" w:type="auto"/>
                    <w:hideMark/>
                  </w:tcPr>
                  <w:p w14:paraId="74D05B84" w14:textId="77777777" w:rsidR="00DC66E9" w:rsidRDefault="00DC66E9">
                    <w:pPr>
                      <w:pStyle w:val="Bibliography"/>
                      <w:rPr>
                        <w:noProof/>
                      </w:rPr>
                    </w:pPr>
                    <w:r>
                      <w:rPr>
                        <w:noProof/>
                      </w:rPr>
                      <w:t>AWS, "Amazon Pinpoint – Features," n.d.c. [Online]. Available: https://aws.amazon.com/pinpoint/features/. [Accessed 20 January 2025].</w:t>
                    </w:r>
                  </w:p>
                </w:tc>
              </w:tr>
              <w:tr w:rsidR="00DC66E9" w14:paraId="73DF40A2" w14:textId="77777777">
                <w:trPr>
                  <w:divId w:val="1677464679"/>
                  <w:tblCellSpacing w:w="15" w:type="dxa"/>
                </w:trPr>
                <w:tc>
                  <w:tcPr>
                    <w:tcW w:w="50" w:type="pct"/>
                    <w:hideMark/>
                  </w:tcPr>
                  <w:p w14:paraId="41BFDEBB" w14:textId="77777777" w:rsidR="00DC66E9" w:rsidRDefault="00DC66E9">
                    <w:pPr>
                      <w:pStyle w:val="Bibliography"/>
                      <w:rPr>
                        <w:noProof/>
                      </w:rPr>
                    </w:pPr>
                    <w:r>
                      <w:rPr>
                        <w:noProof/>
                      </w:rPr>
                      <w:lastRenderedPageBreak/>
                      <w:t xml:space="preserve">[15] </w:t>
                    </w:r>
                  </w:p>
                </w:tc>
                <w:tc>
                  <w:tcPr>
                    <w:tcW w:w="0" w:type="auto"/>
                    <w:hideMark/>
                  </w:tcPr>
                  <w:p w14:paraId="78D08DDD" w14:textId="77777777" w:rsidR="00DC66E9" w:rsidRDefault="00DC66E9">
                    <w:pPr>
                      <w:pStyle w:val="Bibliography"/>
                      <w:rPr>
                        <w:noProof/>
                      </w:rPr>
                    </w:pPr>
                    <w:r>
                      <w:rPr>
                        <w:noProof/>
                      </w:rPr>
                      <w:t>AWS, "Amazon Simple Email Service (SES) – Sending Emails," n.d.d. [Online]. Available: https://aws.amazon.com/ses/features/. [Accessed 20 January 2025].</w:t>
                    </w:r>
                  </w:p>
                </w:tc>
              </w:tr>
              <w:tr w:rsidR="00DC66E9" w14:paraId="7C8EBED9" w14:textId="77777777">
                <w:trPr>
                  <w:divId w:val="1677464679"/>
                  <w:tblCellSpacing w:w="15" w:type="dxa"/>
                </w:trPr>
                <w:tc>
                  <w:tcPr>
                    <w:tcW w:w="50" w:type="pct"/>
                    <w:hideMark/>
                  </w:tcPr>
                  <w:p w14:paraId="56BF6FAD" w14:textId="77777777" w:rsidR="00DC66E9" w:rsidRDefault="00DC66E9">
                    <w:pPr>
                      <w:pStyle w:val="Bibliography"/>
                      <w:rPr>
                        <w:noProof/>
                      </w:rPr>
                    </w:pPr>
                    <w:r>
                      <w:rPr>
                        <w:noProof/>
                      </w:rPr>
                      <w:t xml:space="preserve">[16] </w:t>
                    </w:r>
                  </w:p>
                </w:tc>
                <w:tc>
                  <w:tcPr>
                    <w:tcW w:w="0" w:type="auto"/>
                    <w:hideMark/>
                  </w:tcPr>
                  <w:p w14:paraId="092C1E30" w14:textId="77777777" w:rsidR="00DC66E9" w:rsidRDefault="00DC66E9">
                    <w:pPr>
                      <w:pStyle w:val="Bibliography"/>
                      <w:rPr>
                        <w:noProof/>
                      </w:rPr>
                    </w:pPr>
                    <w:r>
                      <w:rPr>
                        <w:noProof/>
                      </w:rPr>
                      <w:t>AWS, "Amazon SES – Getting Started with Amazon SES," n.d.f. [Online]. Available: https://aws.amazon.com/ses/getting-started/. [Accessed 20 January 2025].</w:t>
                    </w:r>
                  </w:p>
                </w:tc>
              </w:tr>
              <w:tr w:rsidR="00DC66E9" w14:paraId="77607165" w14:textId="77777777">
                <w:trPr>
                  <w:divId w:val="1677464679"/>
                  <w:tblCellSpacing w:w="15" w:type="dxa"/>
                </w:trPr>
                <w:tc>
                  <w:tcPr>
                    <w:tcW w:w="50" w:type="pct"/>
                    <w:hideMark/>
                  </w:tcPr>
                  <w:p w14:paraId="0B3C7981" w14:textId="77777777" w:rsidR="00DC66E9" w:rsidRDefault="00DC66E9">
                    <w:pPr>
                      <w:pStyle w:val="Bibliography"/>
                      <w:rPr>
                        <w:noProof/>
                      </w:rPr>
                    </w:pPr>
                    <w:r>
                      <w:rPr>
                        <w:noProof/>
                      </w:rPr>
                      <w:t xml:space="preserve">[17] </w:t>
                    </w:r>
                  </w:p>
                </w:tc>
                <w:tc>
                  <w:tcPr>
                    <w:tcW w:w="0" w:type="auto"/>
                    <w:hideMark/>
                  </w:tcPr>
                  <w:p w14:paraId="2A0E0848" w14:textId="77777777" w:rsidR="00DC66E9" w:rsidRDefault="00DC66E9">
                    <w:pPr>
                      <w:pStyle w:val="Bibliography"/>
                      <w:rPr>
                        <w:noProof/>
                      </w:rPr>
                    </w:pPr>
                    <w:r>
                      <w:rPr>
                        <w:noProof/>
                      </w:rPr>
                      <w:t>AWS, "Amazon Simple Email Service Documentation," 2020d. [Online]. Available: https://docs.aws.amazon.com/ses/latest/dg/. [Accessed 20 January 2025].</w:t>
                    </w:r>
                  </w:p>
                </w:tc>
              </w:tr>
              <w:tr w:rsidR="00DC66E9" w14:paraId="5CCBD778" w14:textId="77777777">
                <w:trPr>
                  <w:divId w:val="1677464679"/>
                  <w:tblCellSpacing w:w="15" w:type="dxa"/>
                </w:trPr>
                <w:tc>
                  <w:tcPr>
                    <w:tcW w:w="50" w:type="pct"/>
                    <w:hideMark/>
                  </w:tcPr>
                  <w:p w14:paraId="49EB1538" w14:textId="77777777" w:rsidR="00DC66E9" w:rsidRDefault="00DC66E9">
                    <w:pPr>
                      <w:pStyle w:val="Bibliography"/>
                      <w:rPr>
                        <w:noProof/>
                      </w:rPr>
                    </w:pPr>
                    <w:r>
                      <w:rPr>
                        <w:noProof/>
                      </w:rPr>
                      <w:t xml:space="preserve">[18] </w:t>
                    </w:r>
                  </w:p>
                </w:tc>
                <w:tc>
                  <w:tcPr>
                    <w:tcW w:w="0" w:type="auto"/>
                    <w:hideMark/>
                  </w:tcPr>
                  <w:p w14:paraId="5A99E3FA" w14:textId="77777777" w:rsidR="00DC66E9" w:rsidRDefault="00DC66E9">
                    <w:pPr>
                      <w:pStyle w:val="Bibliography"/>
                      <w:rPr>
                        <w:noProof/>
                      </w:rPr>
                    </w:pPr>
                    <w:r>
                      <w:rPr>
                        <w:noProof/>
                      </w:rPr>
                      <w:t>AWS, "Amazon SES – Email Authentication.," n.d.o. [Online]. Available: https://aws.amazon.com/ses/dkim/. [Accessed 20 January 2025].</w:t>
                    </w:r>
                  </w:p>
                </w:tc>
              </w:tr>
              <w:tr w:rsidR="00DC66E9" w14:paraId="0E5544B0" w14:textId="77777777">
                <w:trPr>
                  <w:divId w:val="1677464679"/>
                  <w:tblCellSpacing w:w="15" w:type="dxa"/>
                </w:trPr>
                <w:tc>
                  <w:tcPr>
                    <w:tcW w:w="50" w:type="pct"/>
                    <w:hideMark/>
                  </w:tcPr>
                  <w:p w14:paraId="1315F4C8" w14:textId="77777777" w:rsidR="00DC66E9" w:rsidRDefault="00DC66E9">
                    <w:pPr>
                      <w:pStyle w:val="Bibliography"/>
                      <w:rPr>
                        <w:noProof/>
                      </w:rPr>
                    </w:pPr>
                    <w:r>
                      <w:rPr>
                        <w:noProof/>
                      </w:rPr>
                      <w:t xml:space="preserve">[19] </w:t>
                    </w:r>
                  </w:p>
                </w:tc>
                <w:tc>
                  <w:tcPr>
                    <w:tcW w:w="0" w:type="auto"/>
                    <w:hideMark/>
                  </w:tcPr>
                  <w:p w14:paraId="4C5C5C7F" w14:textId="77777777" w:rsidR="00DC66E9" w:rsidRDefault="00DC66E9">
                    <w:pPr>
                      <w:pStyle w:val="Bibliography"/>
                      <w:rPr>
                        <w:noProof/>
                      </w:rPr>
                    </w:pPr>
                    <w:r>
                      <w:rPr>
                        <w:noProof/>
                      </w:rPr>
                      <w:t>AWS, "Amazon Simple Email Service (SES).," n.d.g. [Online]. Available: https://aws.amazon.com/ses/. [Accessed 20 January 2025].</w:t>
                    </w:r>
                  </w:p>
                </w:tc>
              </w:tr>
              <w:tr w:rsidR="00DC66E9" w14:paraId="26DA386B" w14:textId="77777777">
                <w:trPr>
                  <w:divId w:val="1677464679"/>
                  <w:tblCellSpacing w:w="15" w:type="dxa"/>
                </w:trPr>
                <w:tc>
                  <w:tcPr>
                    <w:tcW w:w="50" w:type="pct"/>
                    <w:hideMark/>
                  </w:tcPr>
                  <w:p w14:paraId="7838D187" w14:textId="77777777" w:rsidR="00DC66E9" w:rsidRDefault="00DC66E9">
                    <w:pPr>
                      <w:pStyle w:val="Bibliography"/>
                      <w:rPr>
                        <w:noProof/>
                      </w:rPr>
                    </w:pPr>
                    <w:r>
                      <w:rPr>
                        <w:noProof/>
                      </w:rPr>
                      <w:t xml:space="preserve">[20] </w:t>
                    </w:r>
                  </w:p>
                </w:tc>
                <w:tc>
                  <w:tcPr>
                    <w:tcW w:w="0" w:type="auto"/>
                    <w:hideMark/>
                  </w:tcPr>
                  <w:p w14:paraId="36CB0DB9" w14:textId="77777777" w:rsidR="00DC66E9" w:rsidRDefault="00DC66E9">
                    <w:pPr>
                      <w:pStyle w:val="Bibliography"/>
                      <w:rPr>
                        <w:noProof/>
                      </w:rPr>
                    </w:pPr>
                    <w:r>
                      <w:rPr>
                        <w:noProof/>
                      </w:rPr>
                      <w:t>AWS, "Amazon WorkDocs Features.," n.d.m. [Online]. Available: https://aws.amazon.com/workdocs/features/. [Accessed 20 January 2025].</w:t>
                    </w:r>
                  </w:p>
                </w:tc>
              </w:tr>
              <w:tr w:rsidR="00DC66E9" w14:paraId="01A402B7" w14:textId="77777777">
                <w:trPr>
                  <w:divId w:val="1677464679"/>
                  <w:tblCellSpacing w:w="15" w:type="dxa"/>
                </w:trPr>
                <w:tc>
                  <w:tcPr>
                    <w:tcW w:w="50" w:type="pct"/>
                    <w:hideMark/>
                  </w:tcPr>
                  <w:p w14:paraId="1CB31BEB" w14:textId="77777777" w:rsidR="00DC66E9" w:rsidRDefault="00DC66E9">
                    <w:pPr>
                      <w:pStyle w:val="Bibliography"/>
                      <w:rPr>
                        <w:noProof/>
                      </w:rPr>
                    </w:pPr>
                    <w:r>
                      <w:rPr>
                        <w:noProof/>
                      </w:rPr>
                      <w:t xml:space="preserve">[21] </w:t>
                    </w:r>
                  </w:p>
                </w:tc>
                <w:tc>
                  <w:tcPr>
                    <w:tcW w:w="0" w:type="auto"/>
                    <w:hideMark/>
                  </w:tcPr>
                  <w:p w14:paraId="1E42BEF2" w14:textId="77777777" w:rsidR="00DC66E9" w:rsidRDefault="00DC66E9">
                    <w:pPr>
                      <w:pStyle w:val="Bibliography"/>
                      <w:rPr>
                        <w:noProof/>
                      </w:rPr>
                    </w:pPr>
                    <w:r>
                      <w:rPr>
                        <w:noProof/>
                      </w:rPr>
                      <w:t>AWS, "Amazon WorkDocs Access Controls.," n.d.n. [Online]. Available: https://aws.amazon.com/workdocs/access-control/. [Accessed 20 January 2025].</w:t>
                    </w:r>
                  </w:p>
                </w:tc>
              </w:tr>
              <w:tr w:rsidR="00DC66E9" w14:paraId="6FED9873" w14:textId="77777777">
                <w:trPr>
                  <w:divId w:val="1677464679"/>
                  <w:tblCellSpacing w:w="15" w:type="dxa"/>
                </w:trPr>
                <w:tc>
                  <w:tcPr>
                    <w:tcW w:w="50" w:type="pct"/>
                    <w:hideMark/>
                  </w:tcPr>
                  <w:p w14:paraId="0C08CDD2" w14:textId="77777777" w:rsidR="00DC66E9" w:rsidRDefault="00DC66E9">
                    <w:pPr>
                      <w:pStyle w:val="Bibliography"/>
                      <w:rPr>
                        <w:noProof/>
                      </w:rPr>
                    </w:pPr>
                    <w:r>
                      <w:rPr>
                        <w:noProof/>
                      </w:rPr>
                      <w:t xml:space="preserve">[22] </w:t>
                    </w:r>
                  </w:p>
                </w:tc>
                <w:tc>
                  <w:tcPr>
                    <w:tcW w:w="0" w:type="auto"/>
                    <w:hideMark/>
                  </w:tcPr>
                  <w:p w14:paraId="48CCB2A1" w14:textId="77777777" w:rsidR="00DC66E9" w:rsidRDefault="00DC66E9">
                    <w:pPr>
                      <w:pStyle w:val="Bibliography"/>
                      <w:rPr>
                        <w:noProof/>
                      </w:rPr>
                    </w:pPr>
                    <w:r>
                      <w:rPr>
                        <w:noProof/>
                      </w:rPr>
                      <w:t>AWS, "Amazon WorkDocs Documentation.," 2020e. [Online]. Available: Retrieved from https://docs.aws.amazon.com/workdocs/latest/userguide/. [Accessed 20 Januaey 2025].</w:t>
                    </w:r>
                  </w:p>
                </w:tc>
              </w:tr>
              <w:tr w:rsidR="00DC66E9" w14:paraId="7BD85DC9" w14:textId="77777777">
                <w:trPr>
                  <w:divId w:val="1677464679"/>
                  <w:tblCellSpacing w:w="15" w:type="dxa"/>
                </w:trPr>
                <w:tc>
                  <w:tcPr>
                    <w:tcW w:w="50" w:type="pct"/>
                    <w:hideMark/>
                  </w:tcPr>
                  <w:p w14:paraId="08FE60BA" w14:textId="77777777" w:rsidR="00DC66E9" w:rsidRDefault="00DC66E9">
                    <w:pPr>
                      <w:pStyle w:val="Bibliography"/>
                      <w:rPr>
                        <w:noProof/>
                      </w:rPr>
                    </w:pPr>
                    <w:r>
                      <w:rPr>
                        <w:noProof/>
                      </w:rPr>
                      <w:t xml:space="preserve">[23] </w:t>
                    </w:r>
                  </w:p>
                </w:tc>
                <w:tc>
                  <w:tcPr>
                    <w:tcW w:w="0" w:type="auto"/>
                    <w:hideMark/>
                  </w:tcPr>
                  <w:p w14:paraId="21D1773F" w14:textId="77777777" w:rsidR="00DC66E9" w:rsidRDefault="00DC66E9">
                    <w:pPr>
                      <w:pStyle w:val="Bibliography"/>
                      <w:rPr>
                        <w:noProof/>
                      </w:rPr>
                    </w:pPr>
                    <w:r>
                      <w:rPr>
                        <w:noProof/>
                      </w:rPr>
                      <w:t>AWS, "Amazon WorkDocs: Secure Document Collaboration," n.d.h. [Online]. Available: https://aws.amazon.com/workdocs/. [Accessed 20 January 2025].</w:t>
                    </w:r>
                  </w:p>
                </w:tc>
              </w:tr>
              <w:tr w:rsidR="00DC66E9" w14:paraId="7C4F0C07" w14:textId="77777777">
                <w:trPr>
                  <w:divId w:val="1677464679"/>
                  <w:tblCellSpacing w:w="15" w:type="dxa"/>
                </w:trPr>
                <w:tc>
                  <w:tcPr>
                    <w:tcW w:w="50" w:type="pct"/>
                    <w:hideMark/>
                  </w:tcPr>
                  <w:p w14:paraId="3692E72C" w14:textId="77777777" w:rsidR="00DC66E9" w:rsidRDefault="00DC66E9">
                    <w:pPr>
                      <w:pStyle w:val="Bibliography"/>
                      <w:rPr>
                        <w:noProof/>
                      </w:rPr>
                    </w:pPr>
                    <w:r>
                      <w:rPr>
                        <w:noProof/>
                      </w:rPr>
                      <w:t xml:space="preserve">[24] </w:t>
                    </w:r>
                  </w:p>
                </w:tc>
                <w:tc>
                  <w:tcPr>
                    <w:tcW w:w="0" w:type="auto"/>
                    <w:hideMark/>
                  </w:tcPr>
                  <w:p w14:paraId="3CBB6644" w14:textId="77777777" w:rsidR="00DC66E9" w:rsidRDefault="00DC66E9">
                    <w:pPr>
                      <w:pStyle w:val="Bibliography"/>
                      <w:rPr>
                        <w:noProof/>
                      </w:rPr>
                    </w:pPr>
                    <w:r>
                      <w:rPr>
                        <w:noProof/>
                      </w:rPr>
                      <w:t>AWS, "Amazon WorkMail: Secure Email and Calendaring," n.d.p. [Online]. Available: https://aws.amazon.com/workmail/. [Accessed 20 January 2025].</w:t>
                    </w:r>
                  </w:p>
                </w:tc>
              </w:tr>
              <w:tr w:rsidR="00DC66E9" w14:paraId="26B0DC67" w14:textId="77777777">
                <w:trPr>
                  <w:divId w:val="1677464679"/>
                  <w:tblCellSpacing w:w="15" w:type="dxa"/>
                </w:trPr>
                <w:tc>
                  <w:tcPr>
                    <w:tcW w:w="50" w:type="pct"/>
                    <w:hideMark/>
                  </w:tcPr>
                  <w:p w14:paraId="7F8D53C3" w14:textId="77777777" w:rsidR="00DC66E9" w:rsidRDefault="00DC66E9">
                    <w:pPr>
                      <w:pStyle w:val="Bibliography"/>
                      <w:rPr>
                        <w:noProof/>
                      </w:rPr>
                    </w:pPr>
                    <w:r>
                      <w:rPr>
                        <w:noProof/>
                      </w:rPr>
                      <w:t xml:space="preserve">[25] </w:t>
                    </w:r>
                  </w:p>
                </w:tc>
                <w:tc>
                  <w:tcPr>
                    <w:tcW w:w="0" w:type="auto"/>
                    <w:hideMark/>
                  </w:tcPr>
                  <w:p w14:paraId="6BD35D58" w14:textId="77777777" w:rsidR="00DC66E9" w:rsidRDefault="00DC66E9">
                    <w:pPr>
                      <w:pStyle w:val="Bibliography"/>
                      <w:rPr>
                        <w:noProof/>
                      </w:rPr>
                    </w:pPr>
                    <w:r>
                      <w:rPr>
                        <w:noProof/>
                      </w:rPr>
                      <w:t>AWS, "Amazon WorkMail Documentation.," 2020f. [Online]. Available: https://docs.aws.amazon.com/workmail/latest/userguide/. [Accessed 20 January 2025].</w:t>
                    </w:r>
                  </w:p>
                </w:tc>
              </w:tr>
              <w:tr w:rsidR="00DC66E9" w14:paraId="455E957D" w14:textId="77777777">
                <w:trPr>
                  <w:divId w:val="1677464679"/>
                  <w:tblCellSpacing w:w="15" w:type="dxa"/>
                </w:trPr>
                <w:tc>
                  <w:tcPr>
                    <w:tcW w:w="50" w:type="pct"/>
                    <w:hideMark/>
                  </w:tcPr>
                  <w:p w14:paraId="6A041064" w14:textId="77777777" w:rsidR="00DC66E9" w:rsidRDefault="00DC66E9">
                    <w:pPr>
                      <w:pStyle w:val="Bibliography"/>
                      <w:rPr>
                        <w:noProof/>
                      </w:rPr>
                    </w:pPr>
                    <w:r>
                      <w:rPr>
                        <w:noProof/>
                      </w:rPr>
                      <w:t xml:space="preserve">[26] </w:t>
                    </w:r>
                  </w:p>
                </w:tc>
                <w:tc>
                  <w:tcPr>
                    <w:tcW w:w="0" w:type="auto"/>
                    <w:hideMark/>
                  </w:tcPr>
                  <w:p w14:paraId="38F5B647" w14:textId="77777777" w:rsidR="00DC66E9" w:rsidRDefault="00DC66E9">
                    <w:pPr>
                      <w:pStyle w:val="Bibliography"/>
                      <w:rPr>
                        <w:noProof/>
                      </w:rPr>
                    </w:pPr>
                    <w:r>
                      <w:rPr>
                        <w:noProof/>
                      </w:rPr>
                      <w:t>AWS, "AWS Supply Chain," 2023d. [Online]. Available: https://aws.amazon.com/supply-chain/. [Accessed 20 January 2025].</w:t>
                    </w:r>
                  </w:p>
                </w:tc>
              </w:tr>
              <w:tr w:rsidR="00DC66E9" w14:paraId="6AB12523" w14:textId="77777777">
                <w:trPr>
                  <w:divId w:val="1677464679"/>
                  <w:tblCellSpacing w:w="15" w:type="dxa"/>
                </w:trPr>
                <w:tc>
                  <w:tcPr>
                    <w:tcW w:w="50" w:type="pct"/>
                    <w:hideMark/>
                  </w:tcPr>
                  <w:p w14:paraId="5899B220" w14:textId="77777777" w:rsidR="00DC66E9" w:rsidRDefault="00DC66E9">
                    <w:pPr>
                      <w:pStyle w:val="Bibliography"/>
                      <w:rPr>
                        <w:noProof/>
                      </w:rPr>
                    </w:pPr>
                    <w:r>
                      <w:rPr>
                        <w:noProof/>
                      </w:rPr>
                      <w:t xml:space="preserve">[27] </w:t>
                    </w:r>
                  </w:p>
                </w:tc>
                <w:tc>
                  <w:tcPr>
                    <w:tcW w:w="0" w:type="auto"/>
                    <w:hideMark/>
                  </w:tcPr>
                  <w:p w14:paraId="1B536E0A" w14:textId="77777777" w:rsidR="00DC66E9" w:rsidRDefault="00DC66E9">
                    <w:pPr>
                      <w:pStyle w:val="Bibliography"/>
                      <w:rPr>
                        <w:noProof/>
                      </w:rPr>
                    </w:pPr>
                    <w:r>
                      <w:rPr>
                        <w:noProof/>
                      </w:rPr>
                      <w:t>AWS, "Amazon Forecast Documentation.," 2023a. [Online]. Available: https://docs.aws.amazon.com/forecast/latest/dg/. [Accessed 20 January 2025].</w:t>
                    </w:r>
                  </w:p>
                </w:tc>
              </w:tr>
              <w:tr w:rsidR="00DC66E9" w14:paraId="57084E66" w14:textId="77777777">
                <w:trPr>
                  <w:divId w:val="1677464679"/>
                  <w:tblCellSpacing w:w="15" w:type="dxa"/>
                </w:trPr>
                <w:tc>
                  <w:tcPr>
                    <w:tcW w:w="50" w:type="pct"/>
                    <w:hideMark/>
                  </w:tcPr>
                  <w:p w14:paraId="28EA8FB3" w14:textId="77777777" w:rsidR="00DC66E9" w:rsidRDefault="00DC66E9">
                    <w:pPr>
                      <w:pStyle w:val="Bibliography"/>
                      <w:rPr>
                        <w:noProof/>
                      </w:rPr>
                    </w:pPr>
                    <w:r>
                      <w:rPr>
                        <w:noProof/>
                      </w:rPr>
                      <w:t xml:space="preserve">[28] </w:t>
                    </w:r>
                  </w:p>
                </w:tc>
                <w:tc>
                  <w:tcPr>
                    <w:tcW w:w="0" w:type="auto"/>
                    <w:hideMark/>
                  </w:tcPr>
                  <w:p w14:paraId="499793A7" w14:textId="77777777" w:rsidR="00DC66E9" w:rsidRDefault="00DC66E9">
                    <w:pPr>
                      <w:pStyle w:val="Bibliography"/>
                      <w:rPr>
                        <w:noProof/>
                      </w:rPr>
                    </w:pPr>
                    <w:r>
                      <w:rPr>
                        <w:noProof/>
                      </w:rPr>
                      <w:t>AWS, "AWS IoT Core Documentation.," 2023c. [Online]. Available: https://docs.aws.amazon.com/iot/latest/developerguide/. [Accessed 20 January 2025].</w:t>
                    </w:r>
                  </w:p>
                </w:tc>
              </w:tr>
              <w:tr w:rsidR="00DC66E9" w14:paraId="38C703DF" w14:textId="77777777">
                <w:trPr>
                  <w:divId w:val="1677464679"/>
                  <w:tblCellSpacing w:w="15" w:type="dxa"/>
                </w:trPr>
                <w:tc>
                  <w:tcPr>
                    <w:tcW w:w="50" w:type="pct"/>
                    <w:hideMark/>
                  </w:tcPr>
                  <w:p w14:paraId="74B48BFF" w14:textId="77777777" w:rsidR="00DC66E9" w:rsidRDefault="00DC66E9">
                    <w:pPr>
                      <w:pStyle w:val="Bibliography"/>
                      <w:rPr>
                        <w:noProof/>
                      </w:rPr>
                    </w:pPr>
                    <w:r>
                      <w:rPr>
                        <w:noProof/>
                      </w:rPr>
                      <w:t xml:space="preserve">[29] </w:t>
                    </w:r>
                  </w:p>
                </w:tc>
                <w:tc>
                  <w:tcPr>
                    <w:tcW w:w="0" w:type="auto"/>
                    <w:hideMark/>
                  </w:tcPr>
                  <w:p w14:paraId="4D6BB9E2" w14:textId="77777777" w:rsidR="00DC66E9" w:rsidRDefault="00DC66E9">
                    <w:pPr>
                      <w:pStyle w:val="Bibliography"/>
                      <w:rPr>
                        <w:noProof/>
                      </w:rPr>
                    </w:pPr>
                    <w:r>
                      <w:rPr>
                        <w:noProof/>
                      </w:rPr>
                      <w:t>AWS, "AWS Wickr," 2023g. [Online]. Available: https://aws.amazon.com/wickr/. [Accessed 21 January 2025].</w:t>
                    </w:r>
                  </w:p>
                </w:tc>
              </w:tr>
              <w:tr w:rsidR="00DC66E9" w14:paraId="6307025A" w14:textId="77777777">
                <w:trPr>
                  <w:divId w:val="1677464679"/>
                  <w:tblCellSpacing w:w="15" w:type="dxa"/>
                </w:trPr>
                <w:tc>
                  <w:tcPr>
                    <w:tcW w:w="50" w:type="pct"/>
                    <w:hideMark/>
                  </w:tcPr>
                  <w:p w14:paraId="45EC43A6" w14:textId="77777777" w:rsidR="00DC66E9" w:rsidRDefault="00DC66E9">
                    <w:pPr>
                      <w:pStyle w:val="Bibliography"/>
                      <w:rPr>
                        <w:noProof/>
                      </w:rPr>
                    </w:pPr>
                    <w:r>
                      <w:rPr>
                        <w:noProof/>
                      </w:rPr>
                      <w:t xml:space="preserve">[30] </w:t>
                    </w:r>
                  </w:p>
                </w:tc>
                <w:tc>
                  <w:tcPr>
                    <w:tcW w:w="0" w:type="auto"/>
                    <w:hideMark/>
                  </w:tcPr>
                  <w:p w14:paraId="13EC15A4" w14:textId="77777777" w:rsidR="00DC66E9" w:rsidRDefault="00DC66E9">
                    <w:pPr>
                      <w:pStyle w:val="Bibliography"/>
                      <w:rPr>
                        <w:noProof/>
                      </w:rPr>
                    </w:pPr>
                    <w:r>
                      <w:rPr>
                        <w:noProof/>
                      </w:rPr>
                      <w:t>AWS, "Amazon Wickr Features and Benefits.," 2023b. [Online]. Available: https://aws.amazon.com/wickr/features/. [Accessed 21 January 2025].</w:t>
                    </w:r>
                  </w:p>
                </w:tc>
              </w:tr>
              <w:tr w:rsidR="00DC66E9" w14:paraId="1BC6AB0C" w14:textId="77777777">
                <w:trPr>
                  <w:divId w:val="1677464679"/>
                  <w:tblCellSpacing w:w="15" w:type="dxa"/>
                </w:trPr>
                <w:tc>
                  <w:tcPr>
                    <w:tcW w:w="50" w:type="pct"/>
                    <w:hideMark/>
                  </w:tcPr>
                  <w:p w14:paraId="1EF2255E" w14:textId="77777777" w:rsidR="00DC66E9" w:rsidRDefault="00DC66E9">
                    <w:pPr>
                      <w:pStyle w:val="Bibliography"/>
                      <w:rPr>
                        <w:noProof/>
                      </w:rPr>
                    </w:pPr>
                    <w:r>
                      <w:rPr>
                        <w:noProof/>
                      </w:rPr>
                      <w:lastRenderedPageBreak/>
                      <w:t xml:space="preserve">[31] </w:t>
                    </w:r>
                  </w:p>
                </w:tc>
                <w:tc>
                  <w:tcPr>
                    <w:tcW w:w="0" w:type="auto"/>
                    <w:hideMark/>
                  </w:tcPr>
                  <w:p w14:paraId="4A90457D" w14:textId="77777777" w:rsidR="00DC66E9" w:rsidRDefault="00DC66E9">
                    <w:pPr>
                      <w:pStyle w:val="Bibliography"/>
                      <w:rPr>
                        <w:noProof/>
                      </w:rPr>
                    </w:pPr>
                    <w:r>
                      <w:rPr>
                        <w:noProof/>
                      </w:rPr>
                      <w:t>AWS, "Amazon EC2 Spot Instances: A Cost-Effective Solution for Cloud Workloads," 2022a. [Online]. Available: https://aws.amazon.com/ec2/spot/. [Accessed 21 January 2025].</w:t>
                    </w:r>
                  </w:p>
                </w:tc>
              </w:tr>
              <w:tr w:rsidR="00DC66E9" w14:paraId="6CC487D3" w14:textId="77777777">
                <w:trPr>
                  <w:divId w:val="1677464679"/>
                  <w:tblCellSpacing w:w="15" w:type="dxa"/>
                </w:trPr>
                <w:tc>
                  <w:tcPr>
                    <w:tcW w:w="50" w:type="pct"/>
                    <w:hideMark/>
                  </w:tcPr>
                  <w:p w14:paraId="2F9CAEA5" w14:textId="77777777" w:rsidR="00DC66E9" w:rsidRDefault="00DC66E9">
                    <w:pPr>
                      <w:pStyle w:val="Bibliography"/>
                      <w:rPr>
                        <w:noProof/>
                      </w:rPr>
                    </w:pPr>
                    <w:r>
                      <w:rPr>
                        <w:noProof/>
                      </w:rPr>
                      <w:t xml:space="preserve">[32] </w:t>
                    </w:r>
                  </w:p>
                </w:tc>
                <w:tc>
                  <w:tcPr>
                    <w:tcW w:w="0" w:type="auto"/>
                    <w:hideMark/>
                  </w:tcPr>
                  <w:p w14:paraId="28E4CE21" w14:textId="77777777" w:rsidR="00DC66E9" w:rsidRDefault="00DC66E9">
                    <w:pPr>
                      <w:pStyle w:val="Bibliography"/>
                      <w:rPr>
                        <w:noProof/>
                      </w:rPr>
                    </w:pPr>
                    <w:r>
                      <w:rPr>
                        <w:noProof/>
                      </w:rPr>
                      <w:t>AWS, "Amazon EC2 Spot Instances," 2022c. [Online]. Available: https://aws.amazon.com/ec2/spot/. [Accessed 21 January 2025].</w:t>
                    </w:r>
                  </w:p>
                </w:tc>
              </w:tr>
              <w:tr w:rsidR="00DC66E9" w14:paraId="6DC02E40" w14:textId="77777777">
                <w:trPr>
                  <w:divId w:val="1677464679"/>
                  <w:tblCellSpacing w:w="15" w:type="dxa"/>
                </w:trPr>
                <w:tc>
                  <w:tcPr>
                    <w:tcW w:w="50" w:type="pct"/>
                    <w:hideMark/>
                  </w:tcPr>
                  <w:p w14:paraId="4A9BA090" w14:textId="77777777" w:rsidR="00DC66E9" w:rsidRDefault="00DC66E9">
                    <w:pPr>
                      <w:pStyle w:val="Bibliography"/>
                      <w:rPr>
                        <w:noProof/>
                      </w:rPr>
                    </w:pPr>
                    <w:r>
                      <w:rPr>
                        <w:noProof/>
                      </w:rPr>
                      <w:t xml:space="preserve">[33] </w:t>
                    </w:r>
                  </w:p>
                </w:tc>
                <w:tc>
                  <w:tcPr>
                    <w:tcW w:w="0" w:type="auto"/>
                    <w:hideMark/>
                  </w:tcPr>
                  <w:p w14:paraId="4F6B9857" w14:textId="77777777" w:rsidR="00DC66E9" w:rsidRDefault="00DC66E9">
                    <w:pPr>
                      <w:pStyle w:val="Bibliography"/>
                      <w:rPr>
                        <w:noProof/>
                      </w:rPr>
                    </w:pPr>
                    <w:r>
                      <w:rPr>
                        <w:noProof/>
                      </w:rPr>
                      <w:t>AWS, "Using EC2 Spot Instances for Cost Savings," 2020r. [Online]. Available: Retrieved from https://aws.amazon.com/ec2/spot/. [Accessed 21 January 2025].</w:t>
                    </w:r>
                  </w:p>
                </w:tc>
              </w:tr>
              <w:tr w:rsidR="00DC66E9" w14:paraId="432A5798" w14:textId="77777777">
                <w:trPr>
                  <w:divId w:val="1677464679"/>
                  <w:tblCellSpacing w:w="15" w:type="dxa"/>
                </w:trPr>
                <w:tc>
                  <w:tcPr>
                    <w:tcW w:w="50" w:type="pct"/>
                    <w:hideMark/>
                  </w:tcPr>
                  <w:p w14:paraId="00BB35A1" w14:textId="77777777" w:rsidR="00DC66E9" w:rsidRDefault="00DC66E9">
                    <w:pPr>
                      <w:pStyle w:val="Bibliography"/>
                      <w:rPr>
                        <w:noProof/>
                      </w:rPr>
                    </w:pPr>
                    <w:r>
                      <w:rPr>
                        <w:noProof/>
                      </w:rPr>
                      <w:t xml:space="preserve">[34] </w:t>
                    </w:r>
                  </w:p>
                </w:tc>
                <w:tc>
                  <w:tcPr>
                    <w:tcW w:w="0" w:type="auto"/>
                    <w:hideMark/>
                  </w:tcPr>
                  <w:p w14:paraId="29051604" w14:textId="77777777" w:rsidR="00DC66E9" w:rsidRDefault="00DC66E9">
                    <w:pPr>
                      <w:pStyle w:val="Bibliography"/>
                      <w:rPr>
                        <w:noProof/>
                      </w:rPr>
                    </w:pPr>
                    <w:r>
                      <w:rPr>
                        <w:noProof/>
                      </w:rPr>
                      <w:t>AWS, "EC2 Spot Instances: Flexible and Cost-Effective," 2022h. [Online]. Available: https://aws.amazon.com/ec2/spot/. [Accessed 21 January 2025].</w:t>
                    </w:r>
                  </w:p>
                </w:tc>
              </w:tr>
              <w:tr w:rsidR="00DC66E9" w14:paraId="674F82AB" w14:textId="77777777">
                <w:trPr>
                  <w:divId w:val="1677464679"/>
                  <w:tblCellSpacing w:w="15" w:type="dxa"/>
                </w:trPr>
                <w:tc>
                  <w:tcPr>
                    <w:tcW w:w="50" w:type="pct"/>
                    <w:hideMark/>
                  </w:tcPr>
                  <w:p w14:paraId="4A6F33C7" w14:textId="77777777" w:rsidR="00DC66E9" w:rsidRDefault="00DC66E9">
                    <w:pPr>
                      <w:pStyle w:val="Bibliography"/>
                      <w:rPr>
                        <w:noProof/>
                      </w:rPr>
                    </w:pPr>
                    <w:r>
                      <w:rPr>
                        <w:noProof/>
                      </w:rPr>
                      <w:t xml:space="preserve">[35] </w:t>
                    </w:r>
                  </w:p>
                </w:tc>
                <w:tc>
                  <w:tcPr>
                    <w:tcW w:w="0" w:type="auto"/>
                    <w:hideMark/>
                  </w:tcPr>
                  <w:p w14:paraId="27223B73" w14:textId="77777777" w:rsidR="00DC66E9" w:rsidRDefault="00DC66E9">
                    <w:pPr>
                      <w:pStyle w:val="Bibliography"/>
                      <w:rPr>
                        <w:noProof/>
                      </w:rPr>
                    </w:pPr>
                    <w:r>
                      <w:rPr>
                        <w:noProof/>
                      </w:rPr>
                      <w:t>Forbes Insights., "Understanding Cloud Financial Management: Best Practices and Strategies.," 2020. [Online]. Available: https://www.forbes.com/insights. [Accessed 21 January 2025].</w:t>
                    </w:r>
                  </w:p>
                </w:tc>
              </w:tr>
              <w:tr w:rsidR="00DC66E9" w14:paraId="5AD01D7D" w14:textId="77777777">
                <w:trPr>
                  <w:divId w:val="1677464679"/>
                  <w:tblCellSpacing w:w="15" w:type="dxa"/>
                </w:trPr>
                <w:tc>
                  <w:tcPr>
                    <w:tcW w:w="50" w:type="pct"/>
                    <w:hideMark/>
                  </w:tcPr>
                  <w:p w14:paraId="7054B66E" w14:textId="77777777" w:rsidR="00DC66E9" w:rsidRDefault="00DC66E9">
                    <w:pPr>
                      <w:pStyle w:val="Bibliography"/>
                      <w:rPr>
                        <w:noProof/>
                      </w:rPr>
                    </w:pPr>
                    <w:r>
                      <w:rPr>
                        <w:noProof/>
                      </w:rPr>
                      <w:t xml:space="preserve">[36] </w:t>
                    </w:r>
                  </w:p>
                </w:tc>
                <w:tc>
                  <w:tcPr>
                    <w:tcW w:w="0" w:type="auto"/>
                    <w:hideMark/>
                  </w:tcPr>
                  <w:p w14:paraId="7CE791C5" w14:textId="77777777" w:rsidR="00DC66E9" w:rsidRDefault="00DC66E9">
                    <w:pPr>
                      <w:pStyle w:val="Bibliography"/>
                      <w:rPr>
                        <w:noProof/>
                      </w:rPr>
                    </w:pPr>
                    <w:r>
                      <w:rPr>
                        <w:noProof/>
                      </w:rPr>
                      <w:t>AWS, "AWS Budgets: Manage Cloud Spending Effectively.," 2022e. [Online]. Available: https://aws.amazon.com/aws-cost-management/aws-budgets/. [Accessed 21 January 2025].</w:t>
                    </w:r>
                  </w:p>
                </w:tc>
              </w:tr>
              <w:tr w:rsidR="00DC66E9" w14:paraId="1DE491E8" w14:textId="77777777">
                <w:trPr>
                  <w:divId w:val="1677464679"/>
                  <w:tblCellSpacing w:w="15" w:type="dxa"/>
                </w:trPr>
                <w:tc>
                  <w:tcPr>
                    <w:tcW w:w="50" w:type="pct"/>
                    <w:hideMark/>
                  </w:tcPr>
                  <w:p w14:paraId="7D08260A" w14:textId="77777777" w:rsidR="00DC66E9" w:rsidRDefault="00DC66E9">
                    <w:pPr>
                      <w:pStyle w:val="Bibliography"/>
                      <w:rPr>
                        <w:noProof/>
                      </w:rPr>
                    </w:pPr>
                    <w:r>
                      <w:rPr>
                        <w:noProof/>
                      </w:rPr>
                      <w:t xml:space="preserve">[37] </w:t>
                    </w:r>
                  </w:p>
                </w:tc>
                <w:tc>
                  <w:tcPr>
                    <w:tcW w:w="0" w:type="auto"/>
                    <w:hideMark/>
                  </w:tcPr>
                  <w:p w14:paraId="3CA84179" w14:textId="77777777" w:rsidR="00DC66E9" w:rsidRDefault="00DC66E9">
                    <w:pPr>
                      <w:pStyle w:val="Bibliography"/>
                      <w:rPr>
                        <w:noProof/>
                      </w:rPr>
                    </w:pPr>
                    <w:r>
                      <w:rPr>
                        <w:noProof/>
                      </w:rPr>
                      <w:t>AWS, "Using AWS Budgets to Track Cloud Costs.," 2020q. [Online]. Available: https://aws.amazon.com/aws-cost-management/aws-budgets/. [Accessed 21 January 2025].</w:t>
                    </w:r>
                  </w:p>
                </w:tc>
              </w:tr>
              <w:tr w:rsidR="00DC66E9" w14:paraId="53BAC4EE" w14:textId="77777777">
                <w:trPr>
                  <w:divId w:val="1677464679"/>
                  <w:tblCellSpacing w:w="15" w:type="dxa"/>
                </w:trPr>
                <w:tc>
                  <w:tcPr>
                    <w:tcW w:w="50" w:type="pct"/>
                    <w:hideMark/>
                  </w:tcPr>
                  <w:p w14:paraId="64BE27AD" w14:textId="77777777" w:rsidR="00DC66E9" w:rsidRDefault="00DC66E9">
                    <w:pPr>
                      <w:pStyle w:val="Bibliography"/>
                      <w:rPr>
                        <w:noProof/>
                      </w:rPr>
                    </w:pPr>
                    <w:r>
                      <w:rPr>
                        <w:noProof/>
                      </w:rPr>
                      <w:t xml:space="preserve">[38] </w:t>
                    </w:r>
                  </w:p>
                </w:tc>
                <w:tc>
                  <w:tcPr>
                    <w:tcW w:w="0" w:type="auto"/>
                    <w:hideMark/>
                  </w:tcPr>
                  <w:p w14:paraId="6E05131A" w14:textId="77777777" w:rsidR="00DC66E9" w:rsidRDefault="00DC66E9">
                    <w:pPr>
                      <w:pStyle w:val="Bibliography"/>
                      <w:rPr>
                        <w:noProof/>
                      </w:rPr>
                    </w:pPr>
                    <w:r>
                      <w:rPr>
                        <w:noProof/>
                      </w:rPr>
                      <w:t>AWS, "AWS Budgets: Customizable Alerts and Forecasting. Retrieved from," 2022d. [Online]. Available: https://aws.amazon.com/aws-cost-management/aws-budgets/. [Accessed 21 January 2025].</w:t>
                    </w:r>
                  </w:p>
                </w:tc>
              </w:tr>
              <w:tr w:rsidR="00DC66E9" w14:paraId="09D2A5F6" w14:textId="77777777">
                <w:trPr>
                  <w:divId w:val="1677464679"/>
                  <w:tblCellSpacing w:w="15" w:type="dxa"/>
                </w:trPr>
                <w:tc>
                  <w:tcPr>
                    <w:tcW w:w="50" w:type="pct"/>
                    <w:hideMark/>
                  </w:tcPr>
                  <w:p w14:paraId="3F21BB4C" w14:textId="77777777" w:rsidR="00DC66E9" w:rsidRDefault="00DC66E9">
                    <w:pPr>
                      <w:pStyle w:val="Bibliography"/>
                      <w:rPr>
                        <w:noProof/>
                      </w:rPr>
                    </w:pPr>
                    <w:r>
                      <w:rPr>
                        <w:noProof/>
                      </w:rPr>
                      <w:t xml:space="preserve">[39] </w:t>
                    </w:r>
                  </w:p>
                </w:tc>
                <w:tc>
                  <w:tcPr>
                    <w:tcW w:w="0" w:type="auto"/>
                    <w:hideMark/>
                  </w:tcPr>
                  <w:p w14:paraId="0C1B2E7A" w14:textId="77777777" w:rsidR="00DC66E9" w:rsidRDefault="00DC66E9">
                    <w:pPr>
                      <w:pStyle w:val="Bibliography"/>
                      <w:rPr>
                        <w:noProof/>
                      </w:rPr>
                    </w:pPr>
                    <w:r>
                      <w:rPr>
                        <w:noProof/>
                      </w:rPr>
                      <w:t>AWS, "AWS Cost and Usage Report: Managing AWS Consumption and Costs," 2022g. [Online]. Available: https://aws.amazon.com/aws-cost-management/aws-cost-and-usage-report/. [Accessed 21 January 2025].</w:t>
                    </w:r>
                  </w:p>
                </w:tc>
              </w:tr>
              <w:tr w:rsidR="00DC66E9" w14:paraId="343C94A0" w14:textId="77777777">
                <w:trPr>
                  <w:divId w:val="1677464679"/>
                  <w:tblCellSpacing w:w="15" w:type="dxa"/>
                </w:trPr>
                <w:tc>
                  <w:tcPr>
                    <w:tcW w:w="50" w:type="pct"/>
                    <w:hideMark/>
                  </w:tcPr>
                  <w:p w14:paraId="71358536" w14:textId="77777777" w:rsidR="00DC66E9" w:rsidRDefault="00DC66E9">
                    <w:pPr>
                      <w:pStyle w:val="Bibliography"/>
                      <w:rPr>
                        <w:noProof/>
                      </w:rPr>
                    </w:pPr>
                    <w:r>
                      <w:rPr>
                        <w:noProof/>
                      </w:rPr>
                      <w:t xml:space="preserve">[40] </w:t>
                    </w:r>
                  </w:p>
                </w:tc>
                <w:tc>
                  <w:tcPr>
                    <w:tcW w:w="0" w:type="auto"/>
                    <w:hideMark/>
                  </w:tcPr>
                  <w:p w14:paraId="2D446753" w14:textId="77777777" w:rsidR="00DC66E9" w:rsidRDefault="00DC66E9">
                    <w:pPr>
                      <w:pStyle w:val="Bibliography"/>
                      <w:rPr>
                        <w:noProof/>
                      </w:rPr>
                    </w:pPr>
                    <w:r>
                      <w:rPr>
                        <w:noProof/>
                      </w:rPr>
                      <w:t>AWS, "AWS Cost and Usage Report: Custom Reporting and Granular Insights," 2022f. [Online]. Available: https://aws.amazon.com/aws-cost-management/aws-cost-and-usage-report/.</w:t>
                    </w:r>
                  </w:p>
                </w:tc>
              </w:tr>
              <w:tr w:rsidR="00DC66E9" w14:paraId="4D55DCF7" w14:textId="77777777">
                <w:trPr>
                  <w:divId w:val="1677464679"/>
                  <w:tblCellSpacing w:w="15" w:type="dxa"/>
                </w:trPr>
                <w:tc>
                  <w:tcPr>
                    <w:tcW w:w="50" w:type="pct"/>
                    <w:hideMark/>
                  </w:tcPr>
                  <w:p w14:paraId="131E7DD1" w14:textId="77777777" w:rsidR="00DC66E9" w:rsidRDefault="00DC66E9">
                    <w:pPr>
                      <w:pStyle w:val="Bibliography"/>
                      <w:rPr>
                        <w:noProof/>
                      </w:rPr>
                    </w:pPr>
                    <w:r>
                      <w:rPr>
                        <w:noProof/>
                      </w:rPr>
                      <w:t xml:space="preserve">[41] </w:t>
                    </w:r>
                  </w:p>
                </w:tc>
                <w:tc>
                  <w:tcPr>
                    <w:tcW w:w="0" w:type="auto"/>
                    <w:hideMark/>
                  </w:tcPr>
                  <w:p w14:paraId="13CD7D8A" w14:textId="77777777" w:rsidR="00DC66E9" w:rsidRDefault="00DC66E9">
                    <w:pPr>
                      <w:pStyle w:val="Bibliography"/>
                      <w:rPr>
                        <w:noProof/>
                      </w:rPr>
                    </w:pPr>
                    <w:r>
                      <w:rPr>
                        <w:noProof/>
                      </w:rPr>
                      <w:t>AWS, "Leveraging AWS Cost and Usage Report for Enhanced Financial Management.," 2020k. [Online]. Available: https://aws.amazon.com/aws-cost-management/aws-cost-and-usage-report/. [Accessed 21 January 2025].</w:t>
                    </w:r>
                  </w:p>
                </w:tc>
              </w:tr>
              <w:tr w:rsidR="00DC66E9" w14:paraId="55C0D279" w14:textId="77777777">
                <w:trPr>
                  <w:divId w:val="1677464679"/>
                  <w:tblCellSpacing w:w="15" w:type="dxa"/>
                </w:trPr>
                <w:tc>
                  <w:tcPr>
                    <w:tcW w:w="50" w:type="pct"/>
                    <w:hideMark/>
                  </w:tcPr>
                  <w:p w14:paraId="720AD4A8" w14:textId="77777777" w:rsidR="00DC66E9" w:rsidRDefault="00DC66E9">
                    <w:pPr>
                      <w:pStyle w:val="Bibliography"/>
                      <w:rPr>
                        <w:noProof/>
                      </w:rPr>
                    </w:pPr>
                    <w:r>
                      <w:rPr>
                        <w:noProof/>
                      </w:rPr>
                      <w:t xml:space="preserve">[42] </w:t>
                    </w:r>
                  </w:p>
                </w:tc>
                <w:tc>
                  <w:tcPr>
                    <w:tcW w:w="0" w:type="auto"/>
                    <w:hideMark/>
                  </w:tcPr>
                  <w:p w14:paraId="248D2493" w14:textId="77777777" w:rsidR="00DC66E9" w:rsidRDefault="00DC66E9">
                    <w:pPr>
                      <w:pStyle w:val="Bibliography"/>
                      <w:rPr>
                        <w:noProof/>
                      </w:rPr>
                    </w:pPr>
                    <w:r>
                      <w:rPr>
                        <w:noProof/>
                      </w:rPr>
                      <w:t>AWS, "AWS Cost Explorer: Visualizing and Managing AWS Costs and Usage," 2020h. [Online]. Available: https://aws.amazon.com/aws-cost-management/aws-cost-explorer/. [Accessed 21 January 2025].</w:t>
                    </w:r>
                  </w:p>
                </w:tc>
              </w:tr>
              <w:tr w:rsidR="00DC66E9" w14:paraId="525317BA" w14:textId="77777777">
                <w:trPr>
                  <w:divId w:val="1677464679"/>
                  <w:tblCellSpacing w:w="15" w:type="dxa"/>
                </w:trPr>
                <w:tc>
                  <w:tcPr>
                    <w:tcW w:w="50" w:type="pct"/>
                    <w:hideMark/>
                  </w:tcPr>
                  <w:p w14:paraId="61575933" w14:textId="77777777" w:rsidR="00DC66E9" w:rsidRDefault="00DC66E9">
                    <w:pPr>
                      <w:pStyle w:val="Bibliography"/>
                      <w:rPr>
                        <w:noProof/>
                      </w:rPr>
                    </w:pPr>
                    <w:r>
                      <w:rPr>
                        <w:noProof/>
                      </w:rPr>
                      <w:lastRenderedPageBreak/>
                      <w:t xml:space="preserve">[43] </w:t>
                    </w:r>
                  </w:p>
                </w:tc>
                <w:tc>
                  <w:tcPr>
                    <w:tcW w:w="0" w:type="auto"/>
                    <w:hideMark/>
                  </w:tcPr>
                  <w:p w14:paraId="6F05F349" w14:textId="77777777" w:rsidR="00DC66E9" w:rsidRDefault="00DC66E9">
                    <w:pPr>
                      <w:pStyle w:val="Bibliography"/>
                      <w:rPr>
                        <w:noProof/>
                      </w:rPr>
                    </w:pPr>
                    <w:r>
                      <w:rPr>
                        <w:noProof/>
                      </w:rPr>
                      <w:t>AWS, "Reserved Instances: Cost Savings and Efficient Resource Management.," 2020l. [Online]. Available: https://aws.amazon.com/ec2/pricing/reserved-instances/. [Accessed 21 January 2025].</w:t>
                    </w:r>
                  </w:p>
                </w:tc>
              </w:tr>
              <w:tr w:rsidR="00DC66E9" w14:paraId="0E8713A3" w14:textId="77777777">
                <w:trPr>
                  <w:divId w:val="1677464679"/>
                  <w:tblCellSpacing w:w="15" w:type="dxa"/>
                </w:trPr>
                <w:tc>
                  <w:tcPr>
                    <w:tcW w:w="50" w:type="pct"/>
                    <w:hideMark/>
                  </w:tcPr>
                  <w:p w14:paraId="58C21D1A" w14:textId="77777777" w:rsidR="00DC66E9" w:rsidRDefault="00DC66E9">
                    <w:pPr>
                      <w:pStyle w:val="Bibliography"/>
                      <w:rPr>
                        <w:noProof/>
                      </w:rPr>
                    </w:pPr>
                    <w:r>
                      <w:rPr>
                        <w:noProof/>
                      </w:rPr>
                      <w:t xml:space="preserve">[44] </w:t>
                    </w:r>
                  </w:p>
                </w:tc>
                <w:tc>
                  <w:tcPr>
                    <w:tcW w:w="0" w:type="auto"/>
                    <w:hideMark/>
                  </w:tcPr>
                  <w:p w14:paraId="29E342D1" w14:textId="77777777" w:rsidR="00DC66E9" w:rsidRDefault="00DC66E9">
                    <w:pPr>
                      <w:pStyle w:val="Bibliography"/>
                      <w:rPr>
                        <w:noProof/>
                      </w:rPr>
                    </w:pPr>
                    <w:r>
                      <w:rPr>
                        <w:noProof/>
                      </w:rPr>
                      <w:t>AWS, "AWS Savings Plans Overview," 2022g. [Online]. Available: https://aws.amazon.com/savingsplans/. [Accessed 21 January 2025].</w:t>
                    </w:r>
                  </w:p>
                </w:tc>
              </w:tr>
              <w:tr w:rsidR="00DC66E9" w14:paraId="66BA476F" w14:textId="77777777">
                <w:trPr>
                  <w:divId w:val="1677464679"/>
                  <w:tblCellSpacing w:w="15" w:type="dxa"/>
                </w:trPr>
                <w:tc>
                  <w:tcPr>
                    <w:tcW w:w="50" w:type="pct"/>
                    <w:hideMark/>
                  </w:tcPr>
                  <w:p w14:paraId="6F09012B" w14:textId="77777777" w:rsidR="00DC66E9" w:rsidRDefault="00DC66E9">
                    <w:pPr>
                      <w:pStyle w:val="Bibliography"/>
                      <w:rPr>
                        <w:noProof/>
                      </w:rPr>
                    </w:pPr>
                    <w:r>
                      <w:rPr>
                        <w:noProof/>
                      </w:rPr>
                      <w:t xml:space="preserve">[45] </w:t>
                    </w:r>
                  </w:p>
                </w:tc>
                <w:tc>
                  <w:tcPr>
                    <w:tcW w:w="0" w:type="auto"/>
                    <w:hideMark/>
                  </w:tcPr>
                  <w:p w14:paraId="477ECE39" w14:textId="77777777" w:rsidR="00DC66E9" w:rsidRDefault="00DC66E9">
                    <w:pPr>
                      <w:pStyle w:val="Bibliography"/>
                      <w:rPr>
                        <w:noProof/>
                      </w:rPr>
                    </w:pPr>
                    <w:r>
                      <w:rPr>
                        <w:noProof/>
                      </w:rPr>
                      <w:t>AWS, "Savings Plans: Flexible pricing for AWS compute service," 2020o. [Online]. Available: https://aws.amazon.com/savingsplans/. [Accessed 21 January 2025].</w:t>
                    </w:r>
                  </w:p>
                </w:tc>
              </w:tr>
              <w:tr w:rsidR="00DC66E9" w14:paraId="5E37A335" w14:textId="77777777">
                <w:trPr>
                  <w:divId w:val="1677464679"/>
                  <w:tblCellSpacing w:w="15" w:type="dxa"/>
                </w:trPr>
                <w:tc>
                  <w:tcPr>
                    <w:tcW w:w="50" w:type="pct"/>
                    <w:hideMark/>
                  </w:tcPr>
                  <w:p w14:paraId="1353484A" w14:textId="77777777" w:rsidR="00DC66E9" w:rsidRDefault="00DC66E9">
                    <w:pPr>
                      <w:pStyle w:val="Bibliography"/>
                      <w:rPr>
                        <w:noProof/>
                      </w:rPr>
                    </w:pPr>
                    <w:r>
                      <w:rPr>
                        <w:noProof/>
                      </w:rPr>
                      <w:t xml:space="preserve">[46] </w:t>
                    </w:r>
                  </w:p>
                </w:tc>
                <w:tc>
                  <w:tcPr>
                    <w:tcW w:w="0" w:type="auto"/>
                    <w:hideMark/>
                  </w:tcPr>
                  <w:p w14:paraId="7D0905FD" w14:textId="77777777" w:rsidR="00DC66E9" w:rsidRDefault="00DC66E9">
                    <w:pPr>
                      <w:pStyle w:val="Bibliography"/>
                      <w:rPr>
                        <w:noProof/>
                      </w:rPr>
                    </w:pPr>
                    <w:r>
                      <w:rPr>
                        <w:noProof/>
                      </w:rPr>
                      <w:t>P. Griggs, "How AWS Savings Plans help optimize cloud spend. Cloud Health Technologies," 2020. [Online]. Available: https://www.cloudhealthtech.com/blog/aws-savings-plans. [Accessed 21 January 2025].</w:t>
                    </w:r>
                  </w:p>
                </w:tc>
              </w:tr>
              <w:tr w:rsidR="00DC66E9" w14:paraId="30419A7C" w14:textId="77777777">
                <w:trPr>
                  <w:divId w:val="1677464679"/>
                  <w:tblCellSpacing w:w="15" w:type="dxa"/>
                </w:trPr>
                <w:tc>
                  <w:tcPr>
                    <w:tcW w:w="50" w:type="pct"/>
                    <w:hideMark/>
                  </w:tcPr>
                  <w:p w14:paraId="177D2277" w14:textId="77777777" w:rsidR="00DC66E9" w:rsidRDefault="00DC66E9">
                    <w:pPr>
                      <w:pStyle w:val="Bibliography"/>
                      <w:rPr>
                        <w:noProof/>
                      </w:rPr>
                    </w:pPr>
                    <w:r>
                      <w:rPr>
                        <w:noProof/>
                      </w:rPr>
                      <w:t xml:space="preserve">[47] </w:t>
                    </w:r>
                  </w:p>
                </w:tc>
                <w:tc>
                  <w:tcPr>
                    <w:tcW w:w="0" w:type="auto"/>
                    <w:hideMark/>
                  </w:tcPr>
                  <w:p w14:paraId="369FEC86" w14:textId="77777777" w:rsidR="00DC66E9" w:rsidRDefault="00DC66E9">
                    <w:pPr>
                      <w:pStyle w:val="Bibliography"/>
                      <w:rPr>
                        <w:noProof/>
                      </w:rPr>
                    </w:pPr>
                    <w:r>
                      <w:rPr>
                        <w:noProof/>
                      </w:rPr>
                      <w:t>AWS, "AWS Cost Explorer: A tool to visualize and manage AWS costs.," 2020g. [Online]. Available: https://aws.amazon.com/aws-cost-management/aws-cost-explorer/. [Accessed 21 January 2025].</w:t>
                    </w:r>
                  </w:p>
                </w:tc>
              </w:tr>
              <w:tr w:rsidR="00DC66E9" w14:paraId="1A816CCF" w14:textId="77777777">
                <w:trPr>
                  <w:divId w:val="1677464679"/>
                  <w:tblCellSpacing w:w="15" w:type="dxa"/>
                </w:trPr>
                <w:tc>
                  <w:tcPr>
                    <w:tcW w:w="50" w:type="pct"/>
                    <w:hideMark/>
                  </w:tcPr>
                  <w:p w14:paraId="5FD05DAA" w14:textId="77777777" w:rsidR="00DC66E9" w:rsidRDefault="00DC66E9">
                    <w:pPr>
                      <w:pStyle w:val="Bibliography"/>
                      <w:rPr>
                        <w:noProof/>
                      </w:rPr>
                    </w:pPr>
                    <w:r>
                      <w:rPr>
                        <w:noProof/>
                      </w:rPr>
                      <w:t xml:space="preserve">[48] </w:t>
                    </w:r>
                  </w:p>
                </w:tc>
                <w:tc>
                  <w:tcPr>
                    <w:tcW w:w="0" w:type="auto"/>
                    <w:hideMark/>
                  </w:tcPr>
                  <w:p w14:paraId="57A61BB2" w14:textId="77777777" w:rsidR="00DC66E9" w:rsidRDefault="00DC66E9">
                    <w:pPr>
                      <w:pStyle w:val="Bibliography"/>
                      <w:rPr>
                        <w:noProof/>
                      </w:rPr>
                    </w:pPr>
                    <w:r>
                      <w:rPr>
                        <w:noProof/>
                      </w:rPr>
                      <w:t>Gartner, "The Benefits of AWS Savings Plans in Flexible Cloud Environments.," 2021. [Online]. Available: https://www.gartner.com/en. [Accessed 21 January 2025].</w:t>
                    </w:r>
                  </w:p>
                </w:tc>
              </w:tr>
              <w:tr w:rsidR="00DC66E9" w14:paraId="6C891E2D" w14:textId="77777777">
                <w:trPr>
                  <w:divId w:val="1677464679"/>
                  <w:tblCellSpacing w:w="15" w:type="dxa"/>
                </w:trPr>
                <w:tc>
                  <w:tcPr>
                    <w:tcW w:w="50" w:type="pct"/>
                    <w:hideMark/>
                  </w:tcPr>
                  <w:p w14:paraId="7237FF50" w14:textId="77777777" w:rsidR="00DC66E9" w:rsidRDefault="00DC66E9">
                    <w:pPr>
                      <w:pStyle w:val="Bibliography"/>
                      <w:rPr>
                        <w:noProof/>
                      </w:rPr>
                    </w:pPr>
                    <w:r>
                      <w:rPr>
                        <w:noProof/>
                      </w:rPr>
                      <w:t xml:space="preserve">[49] </w:t>
                    </w:r>
                  </w:p>
                </w:tc>
                <w:tc>
                  <w:tcPr>
                    <w:tcW w:w="0" w:type="auto"/>
                    <w:hideMark/>
                  </w:tcPr>
                  <w:p w14:paraId="694A9027" w14:textId="77777777" w:rsidR="00DC66E9" w:rsidRDefault="00DC66E9">
                    <w:pPr>
                      <w:pStyle w:val="Bibliography"/>
                      <w:rPr>
                        <w:noProof/>
                      </w:rPr>
                    </w:pPr>
                    <w:r>
                      <w:rPr>
                        <w:noProof/>
                      </w:rPr>
                      <w:t>AWS, "Amazon Elastic Transcoder documentation," 2022b. [Online]. Available: https://docs.aws.amazon.com. [Accessed 23 January 2025].</w:t>
                    </w:r>
                  </w:p>
                </w:tc>
              </w:tr>
              <w:tr w:rsidR="00DC66E9" w14:paraId="162D61A0" w14:textId="77777777">
                <w:trPr>
                  <w:divId w:val="1677464679"/>
                  <w:tblCellSpacing w:w="15" w:type="dxa"/>
                </w:trPr>
                <w:tc>
                  <w:tcPr>
                    <w:tcW w:w="50" w:type="pct"/>
                    <w:hideMark/>
                  </w:tcPr>
                  <w:p w14:paraId="6357A7C5" w14:textId="77777777" w:rsidR="00DC66E9" w:rsidRDefault="00DC66E9">
                    <w:pPr>
                      <w:pStyle w:val="Bibliography"/>
                      <w:rPr>
                        <w:noProof/>
                      </w:rPr>
                    </w:pPr>
                    <w:r>
                      <w:rPr>
                        <w:noProof/>
                      </w:rPr>
                      <w:t xml:space="preserve">[50] </w:t>
                    </w:r>
                  </w:p>
                </w:tc>
                <w:tc>
                  <w:tcPr>
                    <w:tcW w:w="0" w:type="auto"/>
                    <w:hideMark/>
                  </w:tcPr>
                  <w:p w14:paraId="34CC217C" w14:textId="77777777" w:rsidR="00DC66E9" w:rsidRDefault="00DC66E9">
                    <w:pPr>
                      <w:pStyle w:val="Bibliography"/>
                      <w:rPr>
                        <w:noProof/>
                      </w:rPr>
                    </w:pPr>
                    <w:r>
                      <w:rPr>
                        <w:noProof/>
                      </w:rPr>
                      <w:t xml:space="preserve">R. Johnson and P. Lee, "Optimizing Media Transcoding. ,," </w:t>
                    </w:r>
                    <w:r>
                      <w:rPr>
                        <w:i/>
                        <w:iCs/>
                        <w:noProof/>
                      </w:rPr>
                      <w:t xml:space="preserve">Media Tech Insights, </w:t>
                    </w:r>
                    <w:r>
                      <w:rPr>
                        <w:noProof/>
                      </w:rPr>
                      <w:t xml:space="preserve">vol. 12, no. 4, pp. 34-42, 2022. </w:t>
                    </w:r>
                  </w:p>
                </w:tc>
              </w:tr>
              <w:tr w:rsidR="00DC66E9" w14:paraId="0D9BC342" w14:textId="77777777">
                <w:trPr>
                  <w:divId w:val="1677464679"/>
                  <w:tblCellSpacing w:w="15" w:type="dxa"/>
                </w:trPr>
                <w:tc>
                  <w:tcPr>
                    <w:tcW w:w="50" w:type="pct"/>
                    <w:hideMark/>
                  </w:tcPr>
                  <w:p w14:paraId="6606E6DA" w14:textId="77777777" w:rsidR="00DC66E9" w:rsidRDefault="00DC66E9">
                    <w:pPr>
                      <w:pStyle w:val="Bibliography"/>
                      <w:rPr>
                        <w:noProof/>
                      </w:rPr>
                    </w:pPr>
                    <w:r>
                      <w:rPr>
                        <w:noProof/>
                      </w:rPr>
                      <w:t xml:space="preserve">[51] </w:t>
                    </w:r>
                  </w:p>
                </w:tc>
                <w:tc>
                  <w:tcPr>
                    <w:tcW w:w="0" w:type="auto"/>
                    <w:hideMark/>
                  </w:tcPr>
                  <w:p w14:paraId="31D32E16" w14:textId="77777777" w:rsidR="00DC66E9" w:rsidRDefault="00DC66E9">
                    <w:pPr>
                      <w:pStyle w:val="Bibliography"/>
                      <w:rPr>
                        <w:noProof/>
                      </w:rPr>
                    </w:pPr>
                    <w:r>
                      <w:rPr>
                        <w:noProof/>
                      </w:rPr>
                      <w:t>AWS, "Media Services Application Mapper on AWS," 2023e. [Online]. Available: https://aws.amazon.com/solutions. [Accessed 25 January 2025].</w:t>
                    </w:r>
                  </w:p>
                </w:tc>
              </w:tr>
              <w:tr w:rsidR="00DC66E9" w14:paraId="50BF2C41" w14:textId="77777777">
                <w:trPr>
                  <w:divId w:val="1677464679"/>
                  <w:tblCellSpacing w:w="15" w:type="dxa"/>
                </w:trPr>
                <w:tc>
                  <w:tcPr>
                    <w:tcW w:w="50" w:type="pct"/>
                    <w:hideMark/>
                  </w:tcPr>
                  <w:p w14:paraId="2B9E7679" w14:textId="77777777" w:rsidR="00DC66E9" w:rsidRDefault="00DC66E9">
                    <w:pPr>
                      <w:pStyle w:val="Bibliography"/>
                      <w:rPr>
                        <w:noProof/>
                      </w:rPr>
                    </w:pPr>
                    <w:r>
                      <w:rPr>
                        <w:noProof/>
                      </w:rPr>
                      <w:t xml:space="preserve">[52] </w:t>
                    </w:r>
                  </w:p>
                </w:tc>
                <w:tc>
                  <w:tcPr>
                    <w:tcW w:w="0" w:type="auto"/>
                    <w:hideMark/>
                  </w:tcPr>
                  <w:p w14:paraId="7933BBF9" w14:textId="77777777" w:rsidR="00DC66E9" w:rsidRDefault="00DC66E9">
                    <w:pPr>
                      <w:pStyle w:val="Bibliography"/>
                      <w:rPr>
                        <w:noProof/>
                      </w:rPr>
                    </w:pPr>
                    <w:r>
                      <w:rPr>
                        <w:noProof/>
                      </w:rPr>
                      <w:t xml:space="preserve">J. Smith, "Understanding AWS Media Services.," </w:t>
                    </w:r>
                    <w:r>
                      <w:rPr>
                        <w:i/>
                        <w:iCs/>
                        <w:noProof/>
                      </w:rPr>
                      <w:t xml:space="preserve">Tech Journal, </w:t>
                    </w:r>
                    <w:r>
                      <w:rPr>
                        <w:noProof/>
                      </w:rPr>
                      <w:t xml:space="preserve">vol. 45, no. 3, pp. 23-29, 2023. </w:t>
                    </w:r>
                  </w:p>
                </w:tc>
              </w:tr>
              <w:tr w:rsidR="00DC66E9" w14:paraId="61BB5D62" w14:textId="77777777">
                <w:trPr>
                  <w:divId w:val="1677464679"/>
                  <w:tblCellSpacing w:w="15" w:type="dxa"/>
                </w:trPr>
                <w:tc>
                  <w:tcPr>
                    <w:tcW w:w="50" w:type="pct"/>
                    <w:hideMark/>
                  </w:tcPr>
                  <w:p w14:paraId="51118990" w14:textId="77777777" w:rsidR="00DC66E9" w:rsidRDefault="00DC66E9">
                    <w:pPr>
                      <w:pStyle w:val="Bibliography"/>
                      <w:rPr>
                        <w:noProof/>
                      </w:rPr>
                    </w:pPr>
                    <w:r>
                      <w:rPr>
                        <w:noProof/>
                      </w:rPr>
                      <w:t xml:space="preserve">[53] </w:t>
                    </w:r>
                  </w:p>
                </w:tc>
                <w:tc>
                  <w:tcPr>
                    <w:tcW w:w="0" w:type="auto"/>
                    <w:hideMark/>
                  </w:tcPr>
                  <w:p w14:paraId="28D72BE3" w14:textId="77777777" w:rsidR="00DC66E9" w:rsidRDefault="00DC66E9">
                    <w:pPr>
                      <w:pStyle w:val="Bibliography"/>
                      <w:rPr>
                        <w:noProof/>
                      </w:rPr>
                    </w:pPr>
                    <w:r>
                      <w:rPr>
                        <w:noProof/>
                      </w:rPr>
                      <w:t xml:space="preserve">T. Jones, "Best Practices for Cloud Media Processing," </w:t>
                    </w:r>
                    <w:r>
                      <w:rPr>
                        <w:i/>
                        <w:iCs/>
                        <w:noProof/>
                      </w:rPr>
                      <w:t xml:space="preserve">Cloud Computing Weekly, </w:t>
                    </w:r>
                    <w:r>
                      <w:rPr>
                        <w:noProof/>
                      </w:rPr>
                      <w:t xml:space="preserve">vol. 19, no. 1, pp. 10-18, 2024. </w:t>
                    </w:r>
                  </w:p>
                </w:tc>
              </w:tr>
              <w:tr w:rsidR="00DC66E9" w14:paraId="2B0827D2" w14:textId="77777777">
                <w:trPr>
                  <w:divId w:val="1677464679"/>
                  <w:tblCellSpacing w:w="15" w:type="dxa"/>
                </w:trPr>
                <w:tc>
                  <w:tcPr>
                    <w:tcW w:w="50" w:type="pct"/>
                    <w:hideMark/>
                  </w:tcPr>
                  <w:p w14:paraId="6BFA6219" w14:textId="77777777" w:rsidR="00DC66E9" w:rsidRDefault="00DC66E9">
                    <w:pPr>
                      <w:pStyle w:val="Bibliography"/>
                      <w:rPr>
                        <w:noProof/>
                      </w:rPr>
                    </w:pPr>
                    <w:r>
                      <w:rPr>
                        <w:noProof/>
                      </w:rPr>
                      <w:t xml:space="preserve">[54] </w:t>
                    </w:r>
                  </w:p>
                </w:tc>
                <w:tc>
                  <w:tcPr>
                    <w:tcW w:w="0" w:type="auto"/>
                    <w:hideMark/>
                  </w:tcPr>
                  <w:p w14:paraId="7F924FB1" w14:textId="77777777" w:rsidR="00DC66E9" w:rsidRDefault="00DC66E9">
                    <w:pPr>
                      <w:pStyle w:val="Bibliography"/>
                      <w:rPr>
                        <w:noProof/>
                      </w:rPr>
                    </w:pPr>
                    <w:r>
                      <w:rPr>
                        <w:noProof/>
                      </w:rPr>
                      <w:t>AWS, "Amazon Simple Storage Service (S3)," n.d.q. [Online]. Available: https://aws.amazon.com/s3. [Accessed 04 October 2024].</w:t>
                    </w:r>
                  </w:p>
                </w:tc>
              </w:tr>
              <w:tr w:rsidR="00DC66E9" w14:paraId="6F829D4E" w14:textId="77777777">
                <w:trPr>
                  <w:divId w:val="1677464679"/>
                  <w:tblCellSpacing w:w="15" w:type="dxa"/>
                </w:trPr>
                <w:tc>
                  <w:tcPr>
                    <w:tcW w:w="50" w:type="pct"/>
                    <w:hideMark/>
                  </w:tcPr>
                  <w:p w14:paraId="72EC7A21" w14:textId="77777777" w:rsidR="00DC66E9" w:rsidRDefault="00DC66E9">
                    <w:pPr>
                      <w:pStyle w:val="Bibliography"/>
                      <w:rPr>
                        <w:noProof/>
                      </w:rPr>
                    </w:pPr>
                    <w:r>
                      <w:rPr>
                        <w:noProof/>
                      </w:rPr>
                      <w:t xml:space="preserve">[55] </w:t>
                    </w:r>
                  </w:p>
                </w:tc>
                <w:tc>
                  <w:tcPr>
                    <w:tcW w:w="0" w:type="auto"/>
                    <w:hideMark/>
                  </w:tcPr>
                  <w:p w14:paraId="751631D5" w14:textId="77777777" w:rsidR="00DC66E9" w:rsidRDefault="00DC66E9">
                    <w:pPr>
                      <w:pStyle w:val="Bibliography"/>
                      <w:rPr>
                        <w:noProof/>
                      </w:rPr>
                    </w:pPr>
                    <w:r>
                      <w:rPr>
                        <w:noProof/>
                      </w:rPr>
                      <w:t>AWS, "Media Services Application Mapper on AWS," 2023f. [Online]. Available: https://aws.amazon.com/solutions. [Accessed 23 January 2025].</w:t>
                    </w:r>
                  </w:p>
                </w:tc>
              </w:tr>
              <w:tr w:rsidR="00DC66E9" w14:paraId="00857E78" w14:textId="77777777">
                <w:trPr>
                  <w:divId w:val="1677464679"/>
                  <w:tblCellSpacing w:w="15" w:type="dxa"/>
                </w:trPr>
                <w:tc>
                  <w:tcPr>
                    <w:tcW w:w="50" w:type="pct"/>
                    <w:hideMark/>
                  </w:tcPr>
                  <w:p w14:paraId="00D9ACF4" w14:textId="77777777" w:rsidR="00DC66E9" w:rsidRDefault="00DC66E9">
                    <w:pPr>
                      <w:pStyle w:val="Bibliography"/>
                      <w:rPr>
                        <w:noProof/>
                      </w:rPr>
                    </w:pPr>
                    <w:r>
                      <w:rPr>
                        <w:noProof/>
                      </w:rPr>
                      <w:t xml:space="preserve">[56] </w:t>
                    </w:r>
                  </w:p>
                </w:tc>
                <w:tc>
                  <w:tcPr>
                    <w:tcW w:w="0" w:type="auto"/>
                    <w:hideMark/>
                  </w:tcPr>
                  <w:p w14:paraId="39CCCA9B" w14:textId="77777777" w:rsidR="00DC66E9" w:rsidRDefault="00DC66E9">
                    <w:pPr>
                      <w:pStyle w:val="Bibliography"/>
                      <w:rPr>
                        <w:noProof/>
                      </w:rPr>
                    </w:pPr>
                    <w:r>
                      <w:rPr>
                        <w:noProof/>
                      </w:rPr>
                      <w:t>AWS, "AWS Elemental Appliances &amp; Software," n.d.l. [Online]. Available: https://aws.amazon.com/elemental. [Accessed 25 January 2025].</w:t>
                    </w:r>
                  </w:p>
                </w:tc>
              </w:tr>
              <w:tr w:rsidR="00DC66E9" w14:paraId="1C9455A0" w14:textId="77777777">
                <w:trPr>
                  <w:divId w:val="1677464679"/>
                  <w:tblCellSpacing w:w="15" w:type="dxa"/>
                </w:trPr>
                <w:tc>
                  <w:tcPr>
                    <w:tcW w:w="50" w:type="pct"/>
                    <w:hideMark/>
                  </w:tcPr>
                  <w:p w14:paraId="1C517E96" w14:textId="77777777" w:rsidR="00DC66E9" w:rsidRDefault="00DC66E9">
                    <w:pPr>
                      <w:pStyle w:val="Bibliography"/>
                      <w:rPr>
                        <w:noProof/>
                      </w:rPr>
                    </w:pPr>
                    <w:r>
                      <w:rPr>
                        <w:noProof/>
                      </w:rPr>
                      <w:t xml:space="preserve">[57] </w:t>
                    </w:r>
                  </w:p>
                </w:tc>
                <w:tc>
                  <w:tcPr>
                    <w:tcW w:w="0" w:type="auto"/>
                    <w:hideMark/>
                  </w:tcPr>
                  <w:p w14:paraId="7D7214C9" w14:textId="77777777" w:rsidR="00DC66E9" w:rsidRDefault="00DC66E9">
                    <w:pPr>
                      <w:pStyle w:val="Bibliography"/>
                      <w:rPr>
                        <w:noProof/>
                      </w:rPr>
                    </w:pPr>
                    <w:r>
                      <w:rPr>
                        <w:noProof/>
                      </w:rPr>
                      <w:t>AWS, "AWS Elemental MediaConvert," n.d.r. [Online]. Available: https://aws.amazon.com/mediaconvert. [Accessed 25 January 2025].</w:t>
                    </w:r>
                  </w:p>
                </w:tc>
              </w:tr>
              <w:tr w:rsidR="00DC66E9" w14:paraId="671B0BDB" w14:textId="77777777">
                <w:trPr>
                  <w:divId w:val="1677464679"/>
                  <w:tblCellSpacing w:w="15" w:type="dxa"/>
                </w:trPr>
                <w:tc>
                  <w:tcPr>
                    <w:tcW w:w="50" w:type="pct"/>
                    <w:hideMark/>
                  </w:tcPr>
                  <w:p w14:paraId="01A59AE5" w14:textId="77777777" w:rsidR="00DC66E9" w:rsidRDefault="00DC66E9">
                    <w:pPr>
                      <w:pStyle w:val="Bibliography"/>
                      <w:rPr>
                        <w:noProof/>
                      </w:rPr>
                    </w:pPr>
                    <w:r>
                      <w:rPr>
                        <w:noProof/>
                      </w:rPr>
                      <w:lastRenderedPageBreak/>
                      <w:t xml:space="preserve">[58] </w:t>
                    </w:r>
                  </w:p>
                </w:tc>
                <w:tc>
                  <w:tcPr>
                    <w:tcW w:w="0" w:type="auto"/>
                    <w:hideMark/>
                  </w:tcPr>
                  <w:p w14:paraId="4933E668" w14:textId="77777777" w:rsidR="00DC66E9" w:rsidRDefault="00DC66E9">
                    <w:pPr>
                      <w:pStyle w:val="Bibliography"/>
                      <w:rPr>
                        <w:noProof/>
                      </w:rPr>
                    </w:pPr>
                    <w:r>
                      <w:rPr>
                        <w:noProof/>
                      </w:rPr>
                      <w:t>AWS, "AWS Elemental MediaLive," n.d.s. [Online]. Available: https://aws.amazon.com/medialive. [Accessed 25 January 2025].</w:t>
                    </w:r>
                  </w:p>
                </w:tc>
              </w:tr>
              <w:tr w:rsidR="00DC66E9" w14:paraId="489E3781" w14:textId="77777777">
                <w:trPr>
                  <w:divId w:val="1677464679"/>
                  <w:tblCellSpacing w:w="15" w:type="dxa"/>
                </w:trPr>
                <w:tc>
                  <w:tcPr>
                    <w:tcW w:w="50" w:type="pct"/>
                    <w:hideMark/>
                  </w:tcPr>
                  <w:p w14:paraId="13A2C154" w14:textId="77777777" w:rsidR="00DC66E9" w:rsidRDefault="00DC66E9">
                    <w:pPr>
                      <w:pStyle w:val="Bibliography"/>
                      <w:rPr>
                        <w:noProof/>
                      </w:rPr>
                    </w:pPr>
                    <w:r>
                      <w:rPr>
                        <w:noProof/>
                      </w:rPr>
                      <w:t xml:space="preserve">[59] </w:t>
                    </w:r>
                  </w:p>
                </w:tc>
                <w:tc>
                  <w:tcPr>
                    <w:tcW w:w="0" w:type="auto"/>
                    <w:hideMark/>
                  </w:tcPr>
                  <w:p w14:paraId="65DF7527" w14:textId="77777777" w:rsidR="00DC66E9" w:rsidRDefault="00DC66E9">
                    <w:pPr>
                      <w:pStyle w:val="Bibliography"/>
                      <w:rPr>
                        <w:noProof/>
                      </w:rPr>
                    </w:pPr>
                    <w:r>
                      <w:rPr>
                        <w:noProof/>
                      </w:rPr>
                      <w:t>AWS, "AWS Elemental MediaPackage," n.d.t. [Online]. Available: https://aws.amazon.com/mediapackage. [Accessed 25 January 2025].</w:t>
                    </w:r>
                  </w:p>
                </w:tc>
              </w:tr>
              <w:tr w:rsidR="00DC66E9" w14:paraId="41A696E1" w14:textId="77777777">
                <w:trPr>
                  <w:divId w:val="1677464679"/>
                  <w:tblCellSpacing w:w="15" w:type="dxa"/>
                </w:trPr>
                <w:tc>
                  <w:tcPr>
                    <w:tcW w:w="50" w:type="pct"/>
                    <w:hideMark/>
                  </w:tcPr>
                  <w:p w14:paraId="78C41DA3" w14:textId="77777777" w:rsidR="00DC66E9" w:rsidRDefault="00DC66E9">
                    <w:pPr>
                      <w:pStyle w:val="Bibliography"/>
                      <w:rPr>
                        <w:noProof/>
                      </w:rPr>
                    </w:pPr>
                    <w:r>
                      <w:rPr>
                        <w:noProof/>
                      </w:rPr>
                      <w:t xml:space="preserve">[60] </w:t>
                    </w:r>
                  </w:p>
                </w:tc>
                <w:tc>
                  <w:tcPr>
                    <w:tcW w:w="0" w:type="auto"/>
                    <w:hideMark/>
                  </w:tcPr>
                  <w:p w14:paraId="16B1E4E3" w14:textId="77777777" w:rsidR="00DC66E9" w:rsidRDefault="00DC66E9">
                    <w:pPr>
                      <w:pStyle w:val="Bibliography"/>
                      <w:rPr>
                        <w:noProof/>
                      </w:rPr>
                    </w:pPr>
                    <w:r>
                      <w:rPr>
                        <w:noProof/>
                      </w:rPr>
                      <w:t>AWS, "AWS Elemental MediaStore," n.d.u. [Online]. Available: https://aws.amazon.com/mediastore.</w:t>
                    </w:r>
                  </w:p>
                </w:tc>
              </w:tr>
              <w:tr w:rsidR="00DC66E9" w14:paraId="40EAFCE9" w14:textId="77777777">
                <w:trPr>
                  <w:divId w:val="1677464679"/>
                  <w:tblCellSpacing w:w="15" w:type="dxa"/>
                </w:trPr>
                <w:tc>
                  <w:tcPr>
                    <w:tcW w:w="50" w:type="pct"/>
                    <w:hideMark/>
                  </w:tcPr>
                  <w:p w14:paraId="2EF71B58" w14:textId="77777777" w:rsidR="00DC66E9" w:rsidRDefault="00DC66E9">
                    <w:pPr>
                      <w:pStyle w:val="Bibliography"/>
                      <w:rPr>
                        <w:noProof/>
                      </w:rPr>
                    </w:pPr>
                    <w:r>
                      <w:rPr>
                        <w:noProof/>
                      </w:rPr>
                      <w:t xml:space="preserve">[61] </w:t>
                    </w:r>
                  </w:p>
                </w:tc>
                <w:tc>
                  <w:tcPr>
                    <w:tcW w:w="0" w:type="auto"/>
                    <w:hideMark/>
                  </w:tcPr>
                  <w:p w14:paraId="58E0BE22" w14:textId="77777777" w:rsidR="00DC66E9" w:rsidRDefault="00DC66E9">
                    <w:pPr>
                      <w:pStyle w:val="Bibliography"/>
                      <w:rPr>
                        <w:noProof/>
                      </w:rPr>
                    </w:pPr>
                    <w:r>
                      <w:rPr>
                        <w:noProof/>
                      </w:rPr>
                      <w:t>AWS, "AWS Elemental MediaTailor," n.d.x. [Online]. Available: https://aws.amazon.com/mediatailor. [Accessed 15 January 2025].</w:t>
                    </w:r>
                  </w:p>
                </w:tc>
              </w:tr>
              <w:tr w:rsidR="00DC66E9" w14:paraId="58D51955" w14:textId="77777777">
                <w:trPr>
                  <w:divId w:val="1677464679"/>
                  <w:tblCellSpacing w:w="15" w:type="dxa"/>
                </w:trPr>
                <w:tc>
                  <w:tcPr>
                    <w:tcW w:w="50" w:type="pct"/>
                    <w:hideMark/>
                  </w:tcPr>
                  <w:p w14:paraId="11F55954" w14:textId="77777777" w:rsidR="00DC66E9" w:rsidRDefault="00DC66E9">
                    <w:pPr>
                      <w:pStyle w:val="Bibliography"/>
                      <w:rPr>
                        <w:noProof/>
                      </w:rPr>
                    </w:pPr>
                    <w:r>
                      <w:rPr>
                        <w:noProof/>
                      </w:rPr>
                      <w:t xml:space="preserve">[62] </w:t>
                    </w:r>
                  </w:p>
                </w:tc>
                <w:tc>
                  <w:tcPr>
                    <w:tcW w:w="0" w:type="auto"/>
                    <w:hideMark/>
                  </w:tcPr>
                  <w:p w14:paraId="0C70A776" w14:textId="77777777" w:rsidR="00DC66E9" w:rsidRDefault="00DC66E9">
                    <w:pPr>
                      <w:pStyle w:val="Bibliography"/>
                      <w:rPr>
                        <w:noProof/>
                      </w:rPr>
                    </w:pPr>
                    <w:r>
                      <w:rPr>
                        <w:noProof/>
                      </w:rPr>
                      <w:t>AWS, "Building a Secure Digital ID Using Amazon Managed Blockchain," 2023p. [Online]. Available: https://aws.amazon.com/blogs/database. [Accessed 25 January 2025].</w:t>
                    </w:r>
                  </w:p>
                </w:tc>
              </w:tr>
              <w:tr w:rsidR="00DC66E9" w14:paraId="33FD5EC4" w14:textId="77777777">
                <w:trPr>
                  <w:divId w:val="1677464679"/>
                  <w:tblCellSpacing w:w="15" w:type="dxa"/>
                </w:trPr>
                <w:tc>
                  <w:tcPr>
                    <w:tcW w:w="50" w:type="pct"/>
                    <w:hideMark/>
                  </w:tcPr>
                  <w:p w14:paraId="0239A5F4" w14:textId="77777777" w:rsidR="00DC66E9" w:rsidRDefault="00DC66E9">
                    <w:pPr>
                      <w:pStyle w:val="Bibliography"/>
                      <w:rPr>
                        <w:noProof/>
                      </w:rPr>
                    </w:pPr>
                    <w:r>
                      <w:rPr>
                        <w:noProof/>
                      </w:rPr>
                      <w:t xml:space="preserve">[63] </w:t>
                    </w:r>
                  </w:p>
                </w:tc>
                <w:tc>
                  <w:tcPr>
                    <w:tcW w:w="0" w:type="auto"/>
                    <w:hideMark/>
                  </w:tcPr>
                  <w:p w14:paraId="78A02D78" w14:textId="77777777" w:rsidR="00DC66E9" w:rsidRDefault="00DC66E9">
                    <w:pPr>
                      <w:pStyle w:val="Bibliography"/>
                      <w:rPr>
                        <w:noProof/>
                      </w:rPr>
                    </w:pPr>
                    <w:r>
                      <w:rPr>
                        <w:noProof/>
                      </w:rPr>
                      <w:t>AWS, "Amazon Managed Blockchain documentation," 2022u. [Online]. Available: https://aws.amazon.com/managed-blockchain. [Accessed 25 January 2025].</w:t>
                    </w:r>
                  </w:p>
                </w:tc>
              </w:tr>
              <w:tr w:rsidR="00DC66E9" w14:paraId="1BE054E1" w14:textId="77777777">
                <w:trPr>
                  <w:divId w:val="1677464679"/>
                  <w:tblCellSpacing w:w="15" w:type="dxa"/>
                </w:trPr>
                <w:tc>
                  <w:tcPr>
                    <w:tcW w:w="50" w:type="pct"/>
                    <w:hideMark/>
                  </w:tcPr>
                  <w:p w14:paraId="1A294DA9" w14:textId="77777777" w:rsidR="00DC66E9" w:rsidRDefault="00DC66E9">
                    <w:pPr>
                      <w:pStyle w:val="Bibliography"/>
                      <w:rPr>
                        <w:noProof/>
                      </w:rPr>
                    </w:pPr>
                    <w:r>
                      <w:rPr>
                        <w:noProof/>
                      </w:rPr>
                      <w:t xml:space="preserve">[64] </w:t>
                    </w:r>
                  </w:p>
                </w:tc>
                <w:tc>
                  <w:tcPr>
                    <w:tcW w:w="0" w:type="auto"/>
                    <w:hideMark/>
                  </w:tcPr>
                  <w:p w14:paraId="3D9518AC" w14:textId="77777777" w:rsidR="00DC66E9" w:rsidRDefault="00DC66E9">
                    <w:pPr>
                      <w:pStyle w:val="Bibliography"/>
                      <w:rPr>
                        <w:noProof/>
                      </w:rPr>
                    </w:pPr>
                    <w:r w:rsidRPr="0062523F">
                      <w:rPr>
                        <w:noProof/>
                        <w:lang w:val="pt-BR"/>
                        <w:rPrChange w:id="185" w:author="Arya" w:date="2025-04-14T16:53:00Z" w16du:dateUtc="2025-04-14T11:23:00Z">
                          <w:rPr>
                            <w:noProof/>
                          </w:rPr>
                        </w:rPrChange>
                      </w:rPr>
                      <w:t xml:space="preserve">AWS, "Amazon Quantum Ledger Database documentation.," 2022t. </w:t>
                    </w:r>
                    <w:r>
                      <w:rPr>
                        <w:noProof/>
                      </w:rPr>
                      <w:t>[Online]. Available: https://aws.amazon.com/qldb. [Accessed 25 January 2025].</w:t>
                    </w:r>
                  </w:p>
                </w:tc>
              </w:tr>
            </w:tbl>
            <w:p w14:paraId="0824FFC7" w14:textId="77777777" w:rsidR="00DC66E9" w:rsidRDefault="00DC66E9">
              <w:pPr>
                <w:divId w:val="1677464679"/>
                <w:rPr>
                  <w:rFonts w:eastAsia="Times New Roman"/>
                  <w:noProof/>
                </w:rPr>
              </w:pPr>
            </w:p>
            <w:p w14:paraId="212068B4" w14:textId="4515789C" w:rsidR="004C2A77" w:rsidRDefault="004C2A77" w:rsidP="000C6A1C">
              <w:pPr>
                <w:pStyle w:val="NormalBPBHEB"/>
              </w:pPr>
              <w:r>
                <w:rPr>
                  <w:b/>
                  <w:bCs/>
                  <w:noProof/>
                </w:rPr>
                <w:fldChar w:fldCharType="end"/>
              </w:r>
            </w:p>
          </w:sdtContent>
        </w:sdt>
      </w:sdtContent>
    </w:sdt>
    <w:p w14:paraId="2BD037F7" w14:textId="77777777" w:rsidR="002A7C58" w:rsidRPr="0094412E" w:rsidRDefault="002A7C58" w:rsidP="000C6A1C">
      <w:pPr>
        <w:pStyle w:val="NormalBPBHEB"/>
      </w:pPr>
    </w:p>
    <w:sectPr w:rsidR="002A7C58" w:rsidRPr="0094412E" w:rsidSect="00B47E24">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Arya" w:date="2025-03-03T10:42:00Z" w:initials="D">
    <w:p w14:paraId="049CB563" w14:textId="77777777" w:rsidR="00636835" w:rsidRDefault="00636835" w:rsidP="000C6A1C">
      <w:pPr>
        <w:pStyle w:val="CommentText"/>
      </w:pPr>
      <w:r>
        <w:rPr>
          <w:rStyle w:val="CommentReference"/>
        </w:rPr>
        <w:annotationRef/>
      </w:r>
      <w:r>
        <w:t>GLOBAL COMMENT: Please add a lead in statement for all the bulleted list.</w:t>
      </w:r>
    </w:p>
  </w:comment>
  <w:comment w:id="1" w:author="Paulo H. Leocadio" w:date="2025-03-19T18:56:00Z" w:initials="PL">
    <w:p w14:paraId="6C3B31EA" w14:textId="77777777" w:rsidR="009D64FC" w:rsidRDefault="009D64FC" w:rsidP="000C6A1C">
      <w:pPr>
        <w:pStyle w:val="CommentText"/>
      </w:pPr>
      <w:r>
        <w:rPr>
          <w:rStyle w:val="CommentReference"/>
        </w:rPr>
        <w:annotationRef/>
      </w:r>
      <w:r>
        <w:t>Ok, after chapter 10 I left them out on purpose, I WANTED to deliver the bulk of each chapter, sorry about that, there are 5 chapters with no lead in.</w:t>
      </w:r>
    </w:p>
  </w:comment>
  <w:comment w:id="21" w:author="Arya" w:date="2025-02-26T15:49:00Z" w:initials="D">
    <w:p w14:paraId="4D7D627E" w14:textId="039E8017" w:rsidR="00E85D25" w:rsidRDefault="00E85D25" w:rsidP="000C6A1C">
      <w:pPr>
        <w:pStyle w:val="CommentText"/>
      </w:pPr>
      <w:r>
        <w:rPr>
          <w:rStyle w:val="CommentReference"/>
        </w:rPr>
        <w:annotationRef/>
      </w:r>
      <w:r>
        <w:t>According to our style guidelines, objectives are written in a paragraph. Kindly reframe.</w:t>
      </w:r>
    </w:p>
  </w:comment>
  <w:comment w:id="22" w:author="Paulo H. Leocadio" w:date="2025-03-19T22:03:00Z" w:initials="PL">
    <w:p w14:paraId="1A2E8EEC" w14:textId="77777777" w:rsidR="005F3B50" w:rsidRDefault="005F3B50" w:rsidP="000C6A1C">
      <w:pPr>
        <w:pStyle w:val="CommentText"/>
      </w:pPr>
      <w:r>
        <w:rPr>
          <w:rStyle w:val="CommentReference"/>
        </w:rPr>
        <w:annotationRef/>
      </w:r>
      <w:r>
        <w:t>I don’t even know why I left this way, this is how my draft and annotations look like</w:t>
      </w:r>
    </w:p>
  </w:comment>
  <w:comment w:id="25" w:author="Arya" w:date="2025-02-26T15:54:00Z" w:initials="D">
    <w:p w14:paraId="240D02E9" w14:textId="77777777" w:rsidR="00733B82" w:rsidRDefault="00733B82" w:rsidP="000C6A1C">
      <w:pPr>
        <w:pStyle w:val="CommentText"/>
      </w:pPr>
      <w:r>
        <w:rPr>
          <w:rStyle w:val="CommentReference"/>
        </w:rPr>
        <w:annotationRef/>
      </w:r>
      <w:r>
        <w:rPr>
          <w:lang w:val="en-IN"/>
        </w:rPr>
        <w:t>Please add a lead in statement.</w:t>
      </w:r>
    </w:p>
  </w:comment>
  <w:comment w:id="26" w:author="Paulo H. Leocadio" w:date="2025-03-19T21:46:00Z" w:initials="PL">
    <w:p w14:paraId="22357B0A" w14:textId="77777777" w:rsidR="00733B82" w:rsidRDefault="00733B82" w:rsidP="000C6A1C">
      <w:pPr>
        <w:pStyle w:val="CommentText"/>
      </w:pPr>
      <w:r>
        <w:rPr>
          <w:rStyle w:val="CommentReference"/>
        </w:rPr>
        <w:annotationRef/>
      </w:r>
      <w:r>
        <w:t>done</w:t>
      </w:r>
    </w:p>
  </w:comment>
  <w:comment w:id="27" w:author="Arya" w:date="2025-04-14T17:10:00Z" w:initials="D">
    <w:p w14:paraId="6B75A47E" w14:textId="77777777" w:rsidR="00E02D00" w:rsidRDefault="00E02D00" w:rsidP="00E02D00">
      <w:pPr>
        <w:pStyle w:val="CommentText"/>
        <w:jc w:val="left"/>
      </w:pPr>
      <w:r>
        <w:rPr>
          <w:rStyle w:val="CommentReference"/>
        </w:rPr>
        <w:annotationRef/>
      </w:r>
      <w:r>
        <w:rPr>
          <w:lang w:val="en-IN"/>
        </w:rPr>
        <w:t>Please add it before the bulleted list.</w:t>
      </w:r>
    </w:p>
  </w:comment>
  <w:comment w:id="32" w:author="Arya" w:date="2025-02-26T15:56:00Z" w:initials="D">
    <w:p w14:paraId="69DBE3E9" w14:textId="6F6C4102" w:rsidR="007B79C7" w:rsidRDefault="007B79C7" w:rsidP="000C6A1C">
      <w:pPr>
        <w:pStyle w:val="CommentText"/>
      </w:pPr>
      <w:r>
        <w:rPr>
          <w:rStyle w:val="CommentReference"/>
        </w:rPr>
        <w:annotationRef/>
      </w:r>
      <w:r>
        <w:rPr>
          <w:lang w:val="en-IN"/>
        </w:rPr>
        <w:t>Please rephrase so that the heading does not exceed 7 words and improves readability.</w:t>
      </w:r>
    </w:p>
  </w:comment>
  <w:comment w:id="33" w:author="Paulo H. Leocadio" w:date="2025-03-19T18:57:00Z" w:initials="PL">
    <w:p w14:paraId="22B6FC7C" w14:textId="77777777" w:rsidR="00743E1A" w:rsidRDefault="00743E1A" w:rsidP="000C6A1C">
      <w:pPr>
        <w:pStyle w:val="CommentText"/>
      </w:pPr>
      <w:r>
        <w:rPr>
          <w:rStyle w:val="CommentReference"/>
        </w:rPr>
        <w:annotationRef/>
      </w:r>
      <w:r>
        <w:t>ok</w:t>
      </w:r>
    </w:p>
  </w:comment>
  <w:comment w:id="34" w:author="Arya" w:date="2025-02-26T16:01:00Z" w:initials="D">
    <w:p w14:paraId="0BFD6903" w14:textId="1E28C811" w:rsidR="0069642C" w:rsidRDefault="0069642C" w:rsidP="000C6A1C">
      <w:pPr>
        <w:pStyle w:val="CommentText"/>
      </w:pPr>
      <w:r>
        <w:rPr>
          <w:rStyle w:val="CommentReference"/>
        </w:rPr>
        <w:annotationRef/>
      </w:r>
      <w:r>
        <w:rPr>
          <w:lang w:val="en-IN"/>
        </w:rPr>
        <w:t>Please mention the full form.</w:t>
      </w:r>
    </w:p>
  </w:comment>
  <w:comment w:id="35" w:author="Paulo H. Leocadio" w:date="2025-03-19T18:58:00Z" w:initials="PL">
    <w:p w14:paraId="15650687" w14:textId="77777777" w:rsidR="00817C70" w:rsidRDefault="00817C70" w:rsidP="000C6A1C">
      <w:pPr>
        <w:pStyle w:val="CommentText"/>
      </w:pPr>
      <w:r>
        <w:rPr>
          <w:rStyle w:val="CommentReference"/>
        </w:rPr>
        <w:annotationRef/>
      </w:r>
      <w:r>
        <w:t>ok</w:t>
      </w:r>
    </w:p>
  </w:comment>
  <w:comment w:id="36" w:author="Arya" w:date="2025-03-03T10:01:00Z" w:initials="D">
    <w:p w14:paraId="37C16A2E" w14:textId="0F5981F0" w:rsidR="001755FE" w:rsidRDefault="001755FE" w:rsidP="000C6A1C">
      <w:pPr>
        <w:pStyle w:val="CommentText"/>
      </w:pPr>
      <w:r>
        <w:rPr>
          <w:rStyle w:val="CommentReference"/>
        </w:rPr>
        <w:annotationRef/>
      </w:r>
      <w:r>
        <w:t>Please add a lead in statement.</w:t>
      </w:r>
    </w:p>
  </w:comment>
  <w:comment w:id="37" w:author="Paulo H. Leocadio" w:date="2025-03-19T21:46:00Z" w:initials="PL">
    <w:p w14:paraId="0E11B568" w14:textId="77777777" w:rsidR="00B20BD3" w:rsidRDefault="00B20BD3" w:rsidP="000C6A1C">
      <w:pPr>
        <w:pStyle w:val="CommentText"/>
      </w:pPr>
      <w:r>
        <w:rPr>
          <w:rStyle w:val="CommentReference"/>
        </w:rPr>
        <w:annotationRef/>
      </w:r>
      <w:r>
        <w:t>done</w:t>
      </w:r>
    </w:p>
  </w:comment>
  <w:comment w:id="38" w:author="Arya" w:date="2025-03-03T10:02:00Z" w:initials="D">
    <w:p w14:paraId="6073CC0A" w14:textId="4B976C53" w:rsidR="00511BFD" w:rsidRDefault="00511BFD" w:rsidP="000C6A1C">
      <w:pPr>
        <w:pStyle w:val="CommentText"/>
      </w:pPr>
      <w:r>
        <w:rPr>
          <w:rStyle w:val="CommentReference"/>
        </w:rPr>
        <w:annotationRef/>
      </w:r>
      <w:r>
        <w:t>Please add a lead in statement.</w:t>
      </w:r>
    </w:p>
  </w:comment>
  <w:comment w:id="39" w:author="Paulo H. Leocadio" w:date="2025-03-19T21:47:00Z" w:initials="PL">
    <w:p w14:paraId="5D5D99BC" w14:textId="77777777" w:rsidR="00B20BD3" w:rsidRDefault="00B20BD3" w:rsidP="000C6A1C">
      <w:pPr>
        <w:pStyle w:val="CommentText"/>
      </w:pPr>
      <w:r>
        <w:rPr>
          <w:rStyle w:val="CommentReference"/>
        </w:rPr>
        <w:annotationRef/>
      </w:r>
      <w:r>
        <w:t>done</w:t>
      </w:r>
    </w:p>
  </w:comment>
  <w:comment w:id="40" w:author="Arya" w:date="2025-02-26T16:10:00Z" w:initials="D">
    <w:p w14:paraId="6DC2E67F" w14:textId="3C1F37C7" w:rsidR="00B40001" w:rsidRDefault="00B40001" w:rsidP="000C6A1C">
      <w:pPr>
        <w:pStyle w:val="CommentText"/>
      </w:pPr>
      <w:r>
        <w:rPr>
          <w:rStyle w:val="CommentReference"/>
        </w:rPr>
        <w:annotationRef/>
      </w:r>
      <w:r>
        <w:rPr>
          <w:lang w:val="en-IN"/>
        </w:rPr>
        <w:t>Please check the figure caption for the first figure (10.1) for reference and please edit this accordingly.</w:t>
      </w:r>
    </w:p>
  </w:comment>
  <w:comment w:id="41" w:author="Paulo H. Leocadio" w:date="2025-03-19T19:02:00Z" w:initials="PL">
    <w:p w14:paraId="15E768E8" w14:textId="77777777" w:rsidR="00F234C3" w:rsidRDefault="00F234C3" w:rsidP="000C6A1C">
      <w:pPr>
        <w:pStyle w:val="CommentText"/>
      </w:pPr>
      <w:r>
        <w:rPr>
          <w:rStyle w:val="CommentReference"/>
        </w:rPr>
        <w:annotationRef/>
      </w:r>
      <w:r>
        <w:t>ok</w:t>
      </w:r>
    </w:p>
  </w:comment>
  <w:comment w:id="42" w:author="Arya" w:date="2025-02-26T16:11:00Z" w:initials="D">
    <w:p w14:paraId="0A999B41" w14:textId="6C70B876" w:rsidR="00D171AD" w:rsidRDefault="00D171AD" w:rsidP="000C6A1C">
      <w:pPr>
        <w:pStyle w:val="CommentText"/>
      </w:pPr>
      <w:r>
        <w:rPr>
          <w:rStyle w:val="CommentReference"/>
        </w:rPr>
        <w:annotationRef/>
      </w:r>
      <w:r>
        <w:rPr>
          <w:lang w:val="en-IN"/>
        </w:rPr>
        <w:t>Please add a lead in statement.</w:t>
      </w:r>
    </w:p>
  </w:comment>
  <w:comment w:id="43" w:author="Paulo H. Leocadio" w:date="2025-03-19T21:47:00Z" w:initials="PL">
    <w:p w14:paraId="1B580097" w14:textId="77777777" w:rsidR="00803159" w:rsidRDefault="00803159" w:rsidP="000C6A1C">
      <w:pPr>
        <w:pStyle w:val="CommentText"/>
      </w:pPr>
      <w:r>
        <w:rPr>
          <w:rStyle w:val="CommentReference"/>
        </w:rPr>
        <w:annotationRef/>
      </w:r>
      <w:r>
        <w:t>done</w:t>
      </w:r>
    </w:p>
  </w:comment>
  <w:comment w:id="44" w:author="Arya" w:date="2025-03-03T10:03:00Z" w:initials="D">
    <w:p w14:paraId="279C212D" w14:textId="678C7B85" w:rsidR="00A71713" w:rsidRDefault="00A71713" w:rsidP="000C6A1C">
      <w:pPr>
        <w:pStyle w:val="CommentText"/>
      </w:pPr>
      <w:r>
        <w:rPr>
          <w:rStyle w:val="CommentReference"/>
        </w:rPr>
        <w:annotationRef/>
      </w:r>
      <w:r>
        <w:t>Please add a lead in statement.</w:t>
      </w:r>
    </w:p>
  </w:comment>
  <w:comment w:id="45" w:author="Paulo H. Leocadio" w:date="2025-03-19T21:48:00Z" w:initials="PL">
    <w:p w14:paraId="6586B0A1" w14:textId="77777777" w:rsidR="00803159" w:rsidRDefault="00803159" w:rsidP="000C6A1C">
      <w:pPr>
        <w:pStyle w:val="CommentText"/>
      </w:pPr>
      <w:r>
        <w:rPr>
          <w:rStyle w:val="CommentReference"/>
        </w:rPr>
        <w:annotationRef/>
      </w:r>
      <w:r>
        <w:t>done</w:t>
      </w:r>
    </w:p>
  </w:comment>
  <w:comment w:id="46" w:author="Arya" w:date="2025-03-03T10:04:00Z" w:initials="D">
    <w:p w14:paraId="225EA61E" w14:textId="291F347C" w:rsidR="00BA676E" w:rsidRDefault="00BA676E" w:rsidP="000C6A1C">
      <w:pPr>
        <w:pStyle w:val="CommentText"/>
      </w:pPr>
      <w:r>
        <w:rPr>
          <w:rStyle w:val="CommentReference"/>
        </w:rPr>
        <w:annotationRef/>
      </w:r>
      <w:r>
        <w:t>Please add a lead in statement.</w:t>
      </w:r>
    </w:p>
  </w:comment>
  <w:comment w:id="47" w:author="Paulo H. Leocadio" w:date="2025-03-19T21:48:00Z" w:initials="PL">
    <w:p w14:paraId="7863122E" w14:textId="77777777" w:rsidR="00803159" w:rsidRDefault="00803159" w:rsidP="000C6A1C">
      <w:pPr>
        <w:pStyle w:val="CommentText"/>
      </w:pPr>
      <w:r>
        <w:rPr>
          <w:rStyle w:val="CommentReference"/>
        </w:rPr>
        <w:annotationRef/>
      </w:r>
      <w:r>
        <w:t>done</w:t>
      </w:r>
    </w:p>
  </w:comment>
  <w:comment w:id="49" w:author="Arya" w:date="2025-02-26T17:27:00Z" w:initials="D">
    <w:p w14:paraId="19D29389" w14:textId="7274CBEC" w:rsidR="002749A3" w:rsidRDefault="002749A3" w:rsidP="000C6A1C">
      <w:pPr>
        <w:pStyle w:val="CommentText"/>
      </w:pPr>
      <w:r>
        <w:rPr>
          <w:rStyle w:val="CommentReference"/>
        </w:rPr>
        <w:annotationRef/>
      </w:r>
      <w:r>
        <w:rPr>
          <w:lang w:val="en-IN"/>
        </w:rPr>
        <w:t>Please check the figure caption for the first figure (10.1) for reference and please edit this accordingly.</w:t>
      </w:r>
    </w:p>
  </w:comment>
  <w:comment w:id="50" w:author="Paulo H. Leocadio" w:date="2025-03-19T19:02:00Z" w:initials="PL">
    <w:p w14:paraId="1DE7D575" w14:textId="77777777" w:rsidR="00E118D3" w:rsidRDefault="00E118D3" w:rsidP="000C6A1C">
      <w:pPr>
        <w:pStyle w:val="CommentText"/>
      </w:pPr>
      <w:r>
        <w:rPr>
          <w:rStyle w:val="CommentReference"/>
        </w:rPr>
        <w:annotationRef/>
      </w:r>
      <w:r>
        <w:t>ok</w:t>
      </w:r>
    </w:p>
  </w:comment>
  <w:comment w:id="52" w:author="Arya" w:date="2025-02-26T17:30:00Z" w:initials="D">
    <w:p w14:paraId="38BCA1DA" w14:textId="68D0EC97" w:rsidR="00151294" w:rsidRDefault="00151294" w:rsidP="000C6A1C">
      <w:pPr>
        <w:pStyle w:val="CommentText"/>
      </w:pPr>
      <w:r>
        <w:rPr>
          <w:rStyle w:val="CommentReference"/>
        </w:rPr>
        <w:annotationRef/>
      </w:r>
      <w:r>
        <w:rPr>
          <w:lang w:val="en-IN"/>
        </w:rPr>
        <w:t>Please check the figure caption for the first figure (10.1) for reference and please edit this accordingly.</w:t>
      </w:r>
    </w:p>
  </w:comment>
  <w:comment w:id="53" w:author="Paulo H. Leocadio" w:date="2025-03-19T19:03:00Z" w:initials="PL">
    <w:p w14:paraId="1E50B69A" w14:textId="77777777" w:rsidR="0013604E" w:rsidRDefault="0013604E" w:rsidP="000C6A1C">
      <w:pPr>
        <w:pStyle w:val="CommentText"/>
      </w:pPr>
      <w:r>
        <w:rPr>
          <w:rStyle w:val="CommentReference"/>
        </w:rPr>
        <w:annotationRef/>
      </w:r>
      <w:r>
        <w:t>ok</w:t>
      </w:r>
    </w:p>
  </w:comment>
  <w:comment w:id="55" w:author="Arya" w:date="2025-02-26T17:31:00Z" w:initials="D">
    <w:p w14:paraId="7B2CB77B" w14:textId="5518866F" w:rsidR="00151294" w:rsidRDefault="00151294" w:rsidP="000C6A1C">
      <w:pPr>
        <w:pStyle w:val="CommentText"/>
      </w:pPr>
      <w:r>
        <w:rPr>
          <w:rStyle w:val="CommentReference"/>
        </w:rPr>
        <w:annotationRef/>
      </w:r>
      <w:r>
        <w:rPr>
          <w:lang w:val="en-IN"/>
        </w:rPr>
        <w:t>Please add some content under this heading before the figure.</w:t>
      </w:r>
    </w:p>
  </w:comment>
  <w:comment w:id="56" w:author="Paulo H. Leocadio" w:date="2025-03-19T22:31:00Z" w:initials="PL">
    <w:p w14:paraId="338121D7" w14:textId="77777777" w:rsidR="00D0729D" w:rsidRDefault="00D0729D" w:rsidP="000C6A1C">
      <w:pPr>
        <w:pStyle w:val="CommentText"/>
      </w:pPr>
      <w:r>
        <w:rPr>
          <w:rStyle w:val="CommentReference"/>
        </w:rPr>
        <w:annotationRef/>
      </w:r>
      <w:r>
        <w:t>ok</w:t>
      </w:r>
    </w:p>
  </w:comment>
  <w:comment w:id="58" w:author="Arya" w:date="2025-03-03T10:04:00Z" w:initials="D">
    <w:p w14:paraId="5E00E554" w14:textId="77777777" w:rsidR="00307F92" w:rsidRDefault="00307F92" w:rsidP="000C6A1C">
      <w:pPr>
        <w:pStyle w:val="CommentText"/>
      </w:pPr>
      <w:r>
        <w:rPr>
          <w:rStyle w:val="CommentReference"/>
        </w:rPr>
        <w:annotationRef/>
      </w:r>
      <w:r>
        <w:t>Please add a lead in statement.</w:t>
      </w:r>
    </w:p>
  </w:comment>
  <w:comment w:id="59" w:author="Paulo H. Leocadio" w:date="2025-03-19T21:49:00Z" w:initials="PL">
    <w:p w14:paraId="636ABCDA" w14:textId="77777777" w:rsidR="00307F92" w:rsidRDefault="00307F92" w:rsidP="000C6A1C">
      <w:pPr>
        <w:pStyle w:val="CommentText"/>
      </w:pPr>
      <w:r>
        <w:rPr>
          <w:rStyle w:val="CommentReference"/>
        </w:rPr>
        <w:annotationRef/>
      </w:r>
      <w:r>
        <w:t>done</w:t>
      </w:r>
    </w:p>
  </w:comment>
  <w:comment w:id="60" w:author="Arya" w:date="2025-02-26T17:32:00Z" w:initials="D">
    <w:p w14:paraId="0A94B13F" w14:textId="140D289A" w:rsidR="00151294" w:rsidRDefault="00151294" w:rsidP="000C6A1C">
      <w:pPr>
        <w:pStyle w:val="CommentText"/>
      </w:pPr>
      <w:r>
        <w:rPr>
          <w:rStyle w:val="CommentReference"/>
        </w:rPr>
        <w:annotationRef/>
      </w:r>
      <w:r>
        <w:rPr>
          <w:lang w:val="en-IN"/>
        </w:rPr>
        <w:t>Please check the figure caption for the first figure (10.1) for reference and please edit this accordingly.</w:t>
      </w:r>
    </w:p>
  </w:comment>
  <w:comment w:id="61" w:author="Paulo H. Leocadio" w:date="2025-03-19T19:04:00Z" w:initials="PL">
    <w:p w14:paraId="0C4135FF" w14:textId="77777777" w:rsidR="0013604E" w:rsidRDefault="0013604E" w:rsidP="000C6A1C">
      <w:pPr>
        <w:pStyle w:val="CommentText"/>
      </w:pPr>
      <w:r>
        <w:rPr>
          <w:rStyle w:val="CommentReference"/>
        </w:rPr>
        <w:annotationRef/>
      </w:r>
      <w:r>
        <w:t>ok</w:t>
      </w:r>
    </w:p>
  </w:comment>
  <w:comment w:id="70" w:author="Arya" w:date="2025-03-03T10:05:00Z" w:initials="D">
    <w:p w14:paraId="1FF2B206" w14:textId="7269DE53" w:rsidR="00E84EEA" w:rsidRDefault="00E84EEA" w:rsidP="000C6A1C">
      <w:pPr>
        <w:pStyle w:val="CommentText"/>
      </w:pPr>
      <w:r>
        <w:rPr>
          <w:rStyle w:val="CommentReference"/>
        </w:rPr>
        <w:annotationRef/>
      </w:r>
      <w:r>
        <w:t>Please add a lead in statement.</w:t>
      </w:r>
    </w:p>
  </w:comment>
  <w:comment w:id="71" w:author="Paulo H. Leocadio" w:date="2025-03-19T21:49:00Z" w:initials="PL">
    <w:p w14:paraId="3AD0B096" w14:textId="77777777" w:rsidR="00917141" w:rsidRDefault="00917141" w:rsidP="000C6A1C">
      <w:pPr>
        <w:pStyle w:val="CommentText"/>
      </w:pPr>
      <w:r>
        <w:rPr>
          <w:rStyle w:val="CommentReference"/>
        </w:rPr>
        <w:annotationRef/>
      </w:r>
      <w:r>
        <w:t>done</w:t>
      </w:r>
    </w:p>
  </w:comment>
  <w:comment w:id="72" w:author="Arya" w:date="2025-03-03T10:06:00Z" w:initials="D">
    <w:p w14:paraId="0C4A1DDE" w14:textId="7670B990" w:rsidR="009C3A41" w:rsidRDefault="009C3A41" w:rsidP="000C6A1C">
      <w:pPr>
        <w:pStyle w:val="CommentText"/>
      </w:pPr>
      <w:r>
        <w:rPr>
          <w:rStyle w:val="CommentReference"/>
        </w:rPr>
        <w:annotationRef/>
      </w:r>
      <w:r>
        <w:t>Please add a lead in statement.</w:t>
      </w:r>
    </w:p>
  </w:comment>
  <w:comment w:id="73" w:author="Paulo H. Leocadio" w:date="2025-03-19T21:50:00Z" w:initials="PL">
    <w:p w14:paraId="603D2562" w14:textId="77777777" w:rsidR="00917141" w:rsidRDefault="00917141" w:rsidP="000C6A1C">
      <w:pPr>
        <w:pStyle w:val="CommentText"/>
      </w:pPr>
      <w:r>
        <w:rPr>
          <w:rStyle w:val="CommentReference"/>
        </w:rPr>
        <w:annotationRef/>
      </w:r>
      <w:r>
        <w:t>done</w:t>
      </w:r>
    </w:p>
  </w:comment>
  <w:comment w:id="74" w:author="Arya" w:date="2025-02-26T17:37:00Z" w:initials="D">
    <w:p w14:paraId="1C32DE95" w14:textId="1D187C49" w:rsidR="00893768" w:rsidRDefault="00893768" w:rsidP="000C6A1C">
      <w:pPr>
        <w:pStyle w:val="CommentText"/>
      </w:pPr>
      <w:r>
        <w:rPr>
          <w:rStyle w:val="CommentReference"/>
        </w:rPr>
        <w:annotationRef/>
      </w:r>
      <w:r>
        <w:rPr>
          <w:lang w:val="en-IN"/>
        </w:rPr>
        <w:t>Please add a lead in statement.</w:t>
      </w:r>
    </w:p>
  </w:comment>
  <w:comment w:id="75" w:author="Paulo H. Leocadio" w:date="2025-03-19T21:50:00Z" w:initials="PL">
    <w:p w14:paraId="557C7C8B" w14:textId="77777777" w:rsidR="00917141" w:rsidRDefault="00917141" w:rsidP="000C6A1C">
      <w:pPr>
        <w:pStyle w:val="CommentText"/>
      </w:pPr>
      <w:r>
        <w:rPr>
          <w:rStyle w:val="CommentReference"/>
        </w:rPr>
        <w:annotationRef/>
      </w:r>
      <w:r>
        <w:t>done</w:t>
      </w:r>
    </w:p>
  </w:comment>
  <w:comment w:id="77" w:author="Arya" w:date="2025-02-27T10:46:00Z" w:initials="D">
    <w:p w14:paraId="7E93A550" w14:textId="0CB874C7" w:rsidR="006A3984" w:rsidRDefault="006A3984" w:rsidP="000C6A1C">
      <w:pPr>
        <w:pStyle w:val="CommentText"/>
      </w:pPr>
      <w:r>
        <w:rPr>
          <w:rStyle w:val="CommentReference"/>
        </w:rPr>
        <w:annotationRef/>
      </w:r>
      <w:r>
        <w:t>Please add a lead in statement.</w:t>
      </w:r>
    </w:p>
  </w:comment>
  <w:comment w:id="78" w:author="Paulo H. Leocadio" w:date="2025-03-19T19:37:00Z" w:initials="PL">
    <w:p w14:paraId="4FF9819F" w14:textId="77777777" w:rsidR="009F39F0" w:rsidRDefault="009F39F0" w:rsidP="000C6A1C">
      <w:pPr>
        <w:pStyle w:val="CommentText"/>
      </w:pPr>
      <w:r>
        <w:rPr>
          <w:rStyle w:val="CommentReference"/>
        </w:rPr>
        <w:annotationRef/>
      </w:r>
      <w:r>
        <w:t>ok</w:t>
      </w:r>
    </w:p>
  </w:comment>
  <w:comment w:id="79" w:author="Arya" w:date="2025-03-03T10:35:00Z" w:initials="D">
    <w:p w14:paraId="4B44447D" w14:textId="541EB373" w:rsidR="00713206" w:rsidRDefault="00713206" w:rsidP="000C6A1C">
      <w:pPr>
        <w:pStyle w:val="CommentText"/>
      </w:pPr>
      <w:r>
        <w:rPr>
          <w:rStyle w:val="CommentReference"/>
        </w:rPr>
        <w:annotationRef/>
      </w:r>
      <w:r>
        <w:t>Please add a lead in statement.</w:t>
      </w:r>
    </w:p>
  </w:comment>
  <w:comment w:id="80" w:author="Paulo H. Leocadio" w:date="2025-03-19T19:36:00Z" w:initials="PL">
    <w:p w14:paraId="5076EE72" w14:textId="77777777" w:rsidR="006455CF" w:rsidRDefault="006455CF" w:rsidP="000C6A1C">
      <w:pPr>
        <w:pStyle w:val="CommentText"/>
      </w:pPr>
      <w:r>
        <w:rPr>
          <w:rStyle w:val="CommentReference"/>
        </w:rPr>
        <w:annotationRef/>
      </w:r>
      <w:r>
        <w:t>ok</w:t>
      </w:r>
    </w:p>
  </w:comment>
  <w:comment w:id="81" w:author="Arya" w:date="2025-02-27T10:54:00Z" w:initials="D">
    <w:p w14:paraId="4E8E3C41" w14:textId="39E0AB72" w:rsidR="00335FAB" w:rsidRDefault="00335FAB" w:rsidP="000C6A1C">
      <w:pPr>
        <w:pStyle w:val="CommentText"/>
      </w:pPr>
      <w:r>
        <w:rPr>
          <w:rStyle w:val="CommentReference"/>
        </w:rPr>
        <w:annotationRef/>
      </w:r>
      <w:r>
        <w:rPr>
          <w:highlight w:val="white"/>
        </w:rPr>
        <w:t>Please check the figure caption for the first figure (10.1) for reference and please edit this accordingly.</w:t>
      </w:r>
      <w:r>
        <w:t xml:space="preserve"> </w:t>
      </w:r>
    </w:p>
  </w:comment>
  <w:comment w:id="82" w:author="Paulo H. Leocadio" w:date="2025-03-19T19:05:00Z" w:initials="PL">
    <w:p w14:paraId="2ADB32EE" w14:textId="77777777" w:rsidR="00E245C1" w:rsidRDefault="00E245C1" w:rsidP="000C6A1C">
      <w:pPr>
        <w:pStyle w:val="CommentText"/>
      </w:pPr>
      <w:r>
        <w:rPr>
          <w:rStyle w:val="CommentReference"/>
        </w:rPr>
        <w:annotationRef/>
      </w:r>
      <w:r>
        <w:t>ok</w:t>
      </w:r>
    </w:p>
  </w:comment>
  <w:comment w:id="85" w:author="Arya" w:date="2025-02-27T10:57:00Z" w:initials="D">
    <w:p w14:paraId="3D29F2A2" w14:textId="3726840C" w:rsidR="000911D7" w:rsidRDefault="000911D7" w:rsidP="000C6A1C">
      <w:pPr>
        <w:pStyle w:val="CommentText"/>
      </w:pPr>
      <w:r>
        <w:rPr>
          <w:rStyle w:val="CommentReference"/>
        </w:rPr>
        <w:annotationRef/>
      </w:r>
      <w:r>
        <w:t>The heading can be ‘Media services’. Part 3 and colon are not required. This will improve the readability.</w:t>
      </w:r>
    </w:p>
  </w:comment>
  <w:comment w:id="86" w:author="Paulo H. Leocadio" w:date="2025-03-19T22:35:00Z" w:initials="PL">
    <w:p w14:paraId="3C684C8B" w14:textId="77777777" w:rsidR="00305FB2" w:rsidRDefault="00305FB2" w:rsidP="000C6A1C">
      <w:pPr>
        <w:pStyle w:val="CommentText"/>
      </w:pPr>
      <w:r>
        <w:rPr>
          <w:rStyle w:val="CommentReference"/>
        </w:rPr>
        <w:annotationRef/>
      </w:r>
      <w:r>
        <w:t>ok</w:t>
      </w:r>
    </w:p>
  </w:comment>
  <w:comment w:id="87" w:author="Arya" w:date="2025-02-27T10:59:00Z" w:initials="D">
    <w:p w14:paraId="5FD93F66" w14:textId="16EF07CE" w:rsidR="00CB1851" w:rsidRDefault="00CB1851" w:rsidP="000C6A1C">
      <w:pPr>
        <w:pStyle w:val="CommentText"/>
      </w:pPr>
      <w:r>
        <w:rPr>
          <w:rStyle w:val="CommentReference"/>
        </w:rPr>
        <w:annotationRef/>
      </w:r>
      <w:r>
        <w:rPr>
          <w:highlight w:val="white"/>
        </w:rPr>
        <w:t>Please check the figure caption for the first figure (10.1) for reference and please edit this accordingly.</w:t>
      </w:r>
      <w:r>
        <w:t xml:space="preserve"> </w:t>
      </w:r>
    </w:p>
  </w:comment>
  <w:comment w:id="88" w:author="Paulo H. Leocadio" w:date="2025-03-19T19:15:00Z" w:initials="PL">
    <w:p w14:paraId="2165E2EC" w14:textId="77777777" w:rsidR="0067139C" w:rsidRDefault="0067139C" w:rsidP="000C6A1C">
      <w:pPr>
        <w:pStyle w:val="CommentText"/>
      </w:pPr>
      <w:r>
        <w:rPr>
          <w:rStyle w:val="CommentReference"/>
        </w:rPr>
        <w:annotationRef/>
      </w:r>
      <w:r>
        <w:t>ok</w:t>
      </w:r>
    </w:p>
  </w:comment>
  <w:comment w:id="89" w:author="Arya" w:date="2025-02-27T11:08:00Z" w:initials="D">
    <w:p w14:paraId="3D29F340" w14:textId="6A6614C2" w:rsidR="003A0D4A" w:rsidRDefault="003A0D4A" w:rsidP="000C6A1C">
      <w:pPr>
        <w:pStyle w:val="CommentText"/>
      </w:pPr>
      <w:r>
        <w:rPr>
          <w:rStyle w:val="CommentReference"/>
        </w:rPr>
        <w:annotationRef/>
      </w:r>
      <w:r>
        <w:t>Please add a lead in statement.</w:t>
      </w:r>
    </w:p>
  </w:comment>
  <w:comment w:id="90" w:author="Paulo H. Leocadio" w:date="2025-03-19T19:35:00Z" w:initials="PL">
    <w:p w14:paraId="23B7CEC5" w14:textId="77777777" w:rsidR="00117BFB" w:rsidRDefault="00117BFB" w:rsidP="000C6A1C">
      <w:pPr>
        <w:pStyle w:val="CommentText"/>
      </w:pPr>
      <w:r>
        <w:rPr>
          <w:rStyle w:val="CommentReference"/>
        </w:rPr>
        <w:annotationRef/>
      </w:r>
      <w:r>
        <w:t>ok</w:t>
      </w:r>
    </w:p>
  </w:comment>
  <w:comment w:id="91" w:author="Arya" w:date="2025-02-27T11:23:00Z" w:initials="D">
    <w:p w14:paraId="4F42E092" w14:textId="02EF0EEF" w:rsidR="00561ED5" w:rsidRDefault="00561ED5" w:rsidP="000C6A1C">
      <w:pPr>
        <w:pStyle w:val="CommentText"/>
      </w:pPr>
      <w:r>
        <w:rPr>
          <w:rStyle w:val="CommentReference"/>
        </w:rPr>
        <w:annotationRef/>
      </w:r>
      <w:r>
        <w:t>Please add a lead in statement for the bulleted list.</w:t>
      </w:r>
    </w:p>
  </w:comment>
  <w:comment w:id="92" w:author="Paulo H. Leocadio" w:date="2025-03-19T19:33:00Z" w:initials="PL">
    <w:p w14:paraId="550E3B32" w14:textId="77777777" w:rsidR="00F03BD7" w:rsidRDefault="00F03BD7" w:rsidP="000C6A1C">
      <w:pPr>
        <w:pStyle w:val="CommentText"/>
      </w:pPr>
      <w:r>
        <w:rPr>
          <w:rStyle w:val="CommentReference"/>
        </w:rPr>
        <w:annotationRef/>
      </w:r>
      <w:r>
        <w:t>ok</w:t>
      </w:r>
    </w:p>
  </w:comment>
  <w:comment w:id="93" w:author="Arya" w:date="2025-02-27T11:30:00Z" w:initials="D">
    <w:p w14:paraId="4B9DD16F" w14:textId="341FFCE7" w:rsidR="00852D1C" w:rsidRDefault="00852D1C" w:rsidP="000C6A1C">
      <w:pPr>
        <w:pStyle w:val="CommentText"/>
      </w:pPr>
      <w:r>
        <w:rPr>
          <w:rStyle w:val="CommentReference"/>
        </w:rPr>
        <w:annotationRef/>
      </w:r>
      <w:r>
        <w:t>Please add a lead in statement for the bulleted list.</w:t>
      </w:r>
    </w:p>
  </w:comment>
  <w:comment w:id="94" w:author="Paulo H. Leocadio" w:date="2025-03-19T22:45:00Z" w:initials="PL">
    <w:p w14:paraId="49A5738C" w14:textId="77777777" w:rsidR="007B510D" w:rsidRDefault="007B510D" w:rsidP="000C6A1C">
      <w:pPr>
        <w:pStyle w:val="CommentText"/>
      </w:pPr>
      <w:r>
        <w:rPr>
          <w:rStyle w:val="CommentReference"/>
        </w:rPr>
        <w:annotationRef/>
      </w:r>
      <w:r>
        <w:t>ok</w:t>
      </w:r>
    </w:p>
  </w:comment>
  <w:comment w:id="95" w:author="Arya" w:date="2025-02-27T11:32:00Z" w:initials="D">
    <w:p w14:paraId="55D9528E" w14:textId="6C3088C6" w:rsidR="00BC6358" w:rsidRDefault="00BC6358" w:rsidP="000C6A1C">
      <w:pPr>
        <w:pStyle w:val="CommentText"/>
      </w:pPr>
      <w:r>
        <w:rPr>
          <w:rStyle w:val="CommentReference"/>
        </w:rPr>
        <w:annotationRef/>
      </w:r>
      <w:r>
        <w:t>Please add a lead in statement.</w:t>
      </w:r>
    </w:p>
  </w:comment>
  <w:comment w:id="96" w:author="Paulo H. Leocadio" w:date="2025-03-19T23:00:00Z" w:initials="PL">
    <w:p w14:paraId="46967C47" w14:textId="77777777" w:rsidR="00DA3A48" w:rsidRDefault="00DA3A48" w:rsidP="000C6A1C">
      <w:pPr>
        <w:pStyle w:val="CommentText"/>
      </w:pPr>
      <w:r>
        <w:rPr>
          <w:rStyle w:val="CommentReference"/>
        </w:rPr>
        <w:annotationRef/>
      </w:r>
      <w:r>
        <w:t>ok</w:t>
      </w:r>
    </w:p>
  </w:comment>
  <w:comment w:id="97" w:author="Arya" w:date="2025-02-27T11:34:00Z" w:initials="D">
    <w:p w14:paraId="23124D4E" w14:textId="26735E3B" w:rsidR="008E1EA5" w:rsidRDefault="008E1EA5" w:rsidP="000C6A1C">
      <w:pPr>
        <w:pStyle w:val="CommentText"/>
      </w:pPr>
      <w:r>
        <w:rPr>
          <w:rStyle w:val="CommentReference"/>
        </w:rPr>
        <w:annotationRef/>
      </w:r>
      <w:r>
        <w:t>Please add a lead in statement.</w:t>
      </w:r>
    </w:p>
  </w:comment>
  <w:comment w:id="98" w:author="Paulo H. Leocadio" w:date="2025-03-19T23:10:00Z" w:initials="PL">
    <w:p w14:paraId="72C5ACA3" w14:textId="77777777" w:rsidR="009A5D61" w:rsidRDefault="009A5D61" w:rsidP="009A5D61">
      <w:pPr>
        <w:pStyle w:val="CommentText"/>
        <w:jc w:val="left"/>
      </w:pPr>
      <w:r>
        <w:rPr>
          <w:rStyle w:val="CommentReference"/>
        </w:rPr>
        <w:annotationRef/>
      </w:r>
      <w:r>
        <w:t>ok</w:t>
      </w:r>
    </w:p>
  </w:comment>
  <w:comment w:id="99" w:author="Arya" w:date="2025-02-27T11:35:00Z" w:initials="D">
    <w:p w14:paraId="78E705DE" w14:textId="70E404BE" w:rsidR="00C87716" w:rsidRDefault="00C87716" w:rsidP="000C6A1C">
      <w:pPr>
        <w:pStyle w:val="CommentText"/>
      </w:pPr>
      <w:r>
        <w:rPr>
          <w:rStyle w:val="CommentReference"/>
        </w:rPr>
        <w:annotationRef/>
      </w:r>
      <w:r>
        <w:t>Please add a lead in statement.</w:t>
      </w:r>
    </w:p>
  </w:comment>
  <w:comment w:id="100" w:author="Paulo H. Leocadio" w:date="2025-03-19T23:08:00Z" w:initials="PL">
    <w:p w14:paraId="2EE21BF3" w14:textId="77777777" w:rsidR="000F45A6" w:rsidRDefault="000F45A6" w:rsidP="000F45A6">
      <w:pPr>
        <w:pStyle w:val="CommentText"/>
        <w:jc w:val="left"/>
      </w:pPr>
      <w:r>
        <w:rPr>
          <w:rStyle w:val="CommentReference"/>
        </w:rPr>
        <w:annotationRef/>
      </w:r>
      <w:r>
        <w:t>ok</w:t>
      </w:r>
    </w:p>
  </w:comment>
  <w:comment w:id="101" w:author="Arya" w:date="2025-03-03T10:21:00Z" w:initials="D">
    <w:p w14:paraId="1DB2C72E" w14:textId="795AE560" w:rsidR="00186FED" w:rsidRDefault="00186FED" w:rsidP="000C6A1C">
      <w:pPr>
        <w:pStyle w:val="CommentText"/>
      </w:pPr>
      <w:r>
        <w:rPr>
          <w:rStyle w:val="CommentReference"/>
        </w:rPr>
        <w:annotationRef/>
      </w:r>
      <w:r>
        <w:t>Please add a lead in statement.</w:t>
      </w:r>
    </w:p>
  </w:comment>
  <w:comment w:id="102" w:author="Paulo H. Leocadio" w:date="2025-03-19T23:07:00Z" w:initials="PL">
    <w:p w14:paraId="5D1FC9B4" w14:textId="77777777" w:rsidR="00784883" w:rsidRDefault="00784883" w:rsidP="00784883">
      <w:pPr>
        <w:pStyle w:val="CommentText"/>
        <w:jc w:val="left"/>
      </w:pPr>
      <w:r>
        <w:rPr>
          <w:rStyle w:val="CommentReference"/>
        </w:rPr>
        <w:annotationRef/>
      </w:r>
      <w:r>
        <w:t>ok</w:t>
      </w:r>
    </w:p>
  </w:comment>
  <w:comment w:id="103" w:author="Arya" w:date="2025-02-27T11:38:00Z" w:initials="D">
    <w:p w14:paraId="2B6B6A93" w14:textId="13AD4E18" w:rsidR="003028E1" w:rsidRDefault="003028E1" w:rsidP="000C6A1C">
      <w:pPr>
        <w:pStyle w:val="CommentText"/>
      </w:pPr>
      <w:r>
        <w:rPr>
          <w:rStyle w:val="CommentReference"/>
        </w:rPr>
        <w:annotationRef/>
      </w:r>
      <w:r>
        <w:t>Please add a lead in statement.</w:t>
      </w:r>
    </w:p>
  </w:comment>
  <w:comment w:id="104" w:author="Paulo H. Leocadio" w:date="2025-03-19T23:15:00Z" w:initials="PL">
    <w:p w14:paraId="1FEA4A96" w14:textId="77777777" w:rsidR="00A93790" w:rsidRDefault="00A93790" w:rsidP="00A93790">
      <w:pPr>
        <w:pStyle w:val="CommentText"/>
        <w:jc w:val="left"/>
      </w:pPr>
      <w:r>
        <w:rPr>
          <w:rStyle w:val="CommentReference"/>
        </w:rPr>
        <w:annotationRef/>
      </w:r>
      <w:r>
        <w:t>ok</w:t>
      </w:r>
    </w:p>
  </w:comment>
  <w:comment w:id="105" w:author="Arya" w:date="2025-02-27T11:41:00Z" w:initials="D">
    <w:p w14:paraId="696CFAF7" w14:textId="2C009EA0" w:rsidR="00402B2C" w:rsidRDefault="00402B2C" w:rsidP="000C6A1C">
      <w:pPr>
        <w:pStyle w:val="CommentText"/>
      </w:pPr>
      <w:r>
        <w:rPr>
          <w:rStyle w:val="CommentReference"/>
        </w:rPr>
        <w:annotationRef/>
      </w:r>
      <w:r>
        <w:t>Please add a lead in statement.</w:t>
      </w:r>
    </w:p>
  </w:comment>
  <w:comment w:id="106" w:author="Paulo H. Leocadio" w:date="2025-03-19T23:16:00Z" w:initials="PL">
    <w:p w14:paraId="6CEAD5CE" w14:textId="77777777" w:rsidR="002B6488" w:rsidRDefault="002B6488" w:rsidP="002B6488">
      <w:pPr>
        <w:pStyle w:val="CommentText"/>
        <w:jc w:val="left"/>
      </w:pPr>
      <w:r>
        <w:rPr>
          <w:rStyle w:val="CommentReference"/>
        </w:rPr>
        <w:annotationRef/>
      </w:r>
      <w:r>
        <w:t>ok</w:t>
      </w:r>
    </w:p>
  </w:comment>
  <w:comment w:id="107" w:author="Arya" w:date="2025-02-27T11:42:00Z" w:initials="D">
    <w:p w14:paraId="53C82447" w14:textId="38029531" w:rsidR="00C57065" w:rsidRDefault="00C57065" w:rsidP="000C6A1C">
      <w:pPr>
        <w:pStyle w:val="CommentText"/>
      </w:pPr>
      <w:r>
        <w:rPr>
          <w:rStyle w:val="CommentReference"/>
        </w:rPr>
        <w:annotationRef/>
      </w:r>
      <w:r>
        <w:t>Please add a lead in statement.</w:t>
      </w:r>
    </w:p>
  </w:comment>
  <w:comment w:id="108" w:author="Paulo H. Leocadio" w:date="2025-03-19T23:17:00Z" w:initials="PL">
    <w:p w14:paraId="1027FB59" w14:textId="77777777" w:rsidR="00E601BB" w:rsidRDefault="00E601BB" w:rsidP="00E601BB">
      <w:pPr>
        <w:pStyle w:val="CommentText"/>
        <w:jc w:val="left"/>
      </w:pPr>
      <w:r>
        <w:rPr>
          <w:rStyle w:val="CommentReference"/>
        </w:rPr>
        <w:annotationRef/>
      </w:r>
      <w:r>
        <w:t>ok</w:t>
      </w:r>
    </w:p>
  </w:comment>
  <w:comment w:id="109" w:author="Arya" w:date="2025-02-27T11:44:00Z" w:initials="D">
    <w:p w14:paraId="3C41B639" w14:textId="44B27C6C" w:rsidR="00277A65" w:rsidRDefault="00277A65" w:rsidP="000C6A1C">
      <w:pPr>
        <w:pStyle w:val="CommentText"/>
      </w:pPr>
      <w:r>
        <w:rPr>
          <w:rStyle w:val="CommentReference"/>
        </w:rPr>
        <w:annotationRef/>
      </w:r>
      <w:r>
        <w:t>Please add a lead in statement.</w:t>
      </w:r>
    </w:p>
  </w:comment>
  <w:comment w:id="110" w:author="Paulo H. Leocadio" w:date="2025-03-19T23:21:00Z" w:initials="PL">
    <w:p w14:paraId="6D51A516" w14:textId="77777777" w:rsidR="008A1265" w:rsidRDefault="008A1265" w:rsidP="008A1265">
      <w:pPr>
        <w:pStyle w:val="CommentText"/>
        <w:jc w:val="left"/>
      </w:pPr>
      <w:r>
        <w:rPr>
          <w:rStyle w:val="CommentReference"/>
        </w:rPr>
        <w:annotationRef/>
      </w:r>
      <w:r>
        <w:t>ok</w:t>
      </w:r>
    </w:p>
  </w:comment>
  <w:comment w:id="111" w:author="Arya" w:date="2025-02-27T11:46:00Z" w:initials="D">
    <w:p w14:paraId="019A19A2" w14:textId="1C79EC71" w:rsidR="000C5B49" w:rsidRDefault="000C5B49" w:rsidP="000C6A1C">
      <w:pPr>
        <w:pStyle w:val="CommentText"/>
      </w:pPr>
      <w:r>
        <w:rPr>
          <w:rStyle w:val="CommentReference"/>
        </w:rPr>
        <w:annotationRef/>
      </w:r>
      <w:r>
        <w:t>Please add a lead in statement.</w:t>
      </w:r>
    </w:p>
  </w:comment>
  <w:comment w:id="112" w:author="Paulo H. Leocadio" w:date="2025-03-19T23:23:00Z" w:initials="PL">
    <w:p w14:paraId="35160641" w14:textId="77777777" w:rsidR="00425158" w:rsidRDefault="00425158" w:rsidP="00425158">
      <w:pPr>
        <w:pStyle w:val="CommentText"/>
        <w:jc w:val="left"/>
      </w:pPr>
      <w:r>
        <w:rPr>
          <w:rStyle w:val="CommentReference"/>
        </w:rPr>
        <w:annotationRef/>
      </w:r>
      <w:r>
        <w:t>ok</w:t>
      </w:r>
    </w:p>
  </w:comment>
  <w:comment w:id="113" w:author="Arya" w:date="2025-02-27T11:47:00Z" w:initials="D">
    <w:p w14:paraId="0600531E" w14:textId="48431122" w:rsidR="00A73AF8" w:rsidRDefault="00A73AF8" w:rsidP="000C6A1C">
      <w:pPr>
        <w:pStyle w:val="CommentText"/>
      </w:pPr>
      <w:r>
        <w:rPr>
          <w:rStyle w:val="CommentReference"/>
        </w:rPr>
        <w:annotationRef/>
      </w:r>
      <w:r>
        <w:t>Please add a lead in statement.</w:t>
      </w:r>
    </w:p>
  </w:comment>
  <w:comment w:id="114" w:author="Paulo H. Leocadio" w:date="2025-03-20T00:02:00Z" w:initials="PL">
    <w:p w14:paraId="6DF76A9B" w14:textId="77777777" w:rsidR="004A644E" w:rsidRDefault="004A644E" w:rsidP="004A644E">
      <w:pPr>
        <w:pStyle w:val="CommentText"/>
        <w:jc w:val="left"/>
      </w:pPr>
      <w:r>
        <w:rPr>
          <w:rStyle w:val="CommentReference"/>
        </w:rPr>
        <w:annotationRef/>
      </w:r>
      <w:r>
        <w:t>done</w:t>
      </w:r>
    </w:p>
  </w:comment>
  <w:comment w:id="115" w:author="Arya" w:date="2025-02-27T11:50:00Z" w:initials="D">
    <w:p w14:paraId="68542DB1" w14:textId="0050AD41" w:rsidR="006163FE" w:rsidRDefault="006163FE" w:rsidP="000C6A1C">
      <w:pPr>
        <w:pStyle w:val="CommentText"/>
      </w:pPr>
      <w:r>
        <w:rPr>
          <w:rStyle w:val="CommentReference"/>
        </w:rPr>
        <w:annotationRef/>
      </w:r>
      <w:r>
        <w:t>Please add a lead in statement.</w:t>
      </w:r>
    </w:p>
  </w:comment>
  <w:comment w:id="116" w:author="Paulo H. Leocadio" w:date="2025-03-20T00:02:00Z" w:initials="PL">
    <w:p w14:paraId="443EAB4D" w14:textId="77777777" w:rsidR="005C70A8" w:rsidRDefault="005C70A8" w:rsidP="005C70A8">
      <w:pPr>
        <w:pStyle w:val="CommentText"/>
        <w:jc w:val="left"/>
      </w:pPr>
      <w:r>
        <w:rPr>
          <w:rStyle w:val="CommentReference"/>
        </w:rPr>
        <w:annotationRef/>
      </w:r>
      <w:r>
        <w:t>done</w:t>
      </w:r>
    </w:p>
  </w:comment>
  <w:comment w:id="119" w:author="Arya" w:date="2025-02-27T11:53:00Z" w:initials="D">
    <w:p w14:paraId="6DDD7D25" w14:textId="4F77EB96" w:rsidR="00BE7578" w:rsidRDefault="00BE7578" w:rsidP="000C6A1C">
      <w:pPr>
        <w:pStyle w:val="CommentText"/>
      </w:pPr>
      <w:r>
        <w:rPr>
          <w:rStyle w:val="CommentReference"/>
        </w:rPr>
        <w:annotationRef/>
      </w:r>
      <w:r>
        <w:t>Please add a lead in statement.</w:t>
      </w:r>
    </w:p>
  </w:comment>
  <w:comment w:id="120" w:author="Paulo H. Leocadio" w:date="2025-03-20T00:03:00Z" w:initials="PL">
    <w:p w14:paraId="53CE5A47" w14:textId="77777777" w:rsidR="00A67BD4" w:rsidRDefault="00A67BD4" w:rsidP="00A67BD4">
      <w:pPr>
        <w:pStyle w:val="CommentText"/>
        <w:jc w:val="left"/>
      </w:pPr>
      <w:r>
        <w:rPr>
          <w:rStyle w:val="CommentReference"/>
        </w:rPr>
        <w:annotationRef/>
      </w:r>
      <w:r>
        <w:t>done</w:t>
      </w:r>
    </w:p>
  </w:comment>
  <w:comment w:id="121" w:author="Arya" w:date="2025-02-27T11:59:00Z" w:initials="D">
    <w:p w14:paraId="0EA9C9A6" w14:textId="6A0B0F0B" w:rsidR="0016786C" w:rsidRDefault="0016786C" w:rsidP="000C6A1C">
      <w:pPr>
        <w:pStyle w:val="CommentText"/>
      </w:pPr>
      <w:r>
        <w:rPr>
          <w:rStyle w:val="CommentReference"/>
        </w:rPr>
        <w:annotationRef/>
      </w:r>
      <w:r>
        <w:t>Please add a lead in statement.</w:t>
      </w:r>
    </w:p>
  </w:comment>
  <w:comment w:id="122" w:author="Paulo H. Leocadio" w:date="2025-03-20T00:03:00Z" w:initials="PL">
    <w:p w14:paraId="1FF26D9D" w14:textId="77777777" w:rsidR="00A67BD4" w:rsidRDefault="00A67BD4" w:rsidP="00A67BD4">
      <w:pPr>
        <w:pStyle w:val="CommentText"/>
        <w:jc w:val="left"/>
      </w:pPr>
      <w:r>
        <w:rPr>
          <w:rStyle w:val="CommentReference"/>
        </w:rPr>
        <w:annotationRef/>
      </w:r>
      <w:r>
        <w:t>done</w:t>
      </w:r>
    </w:p>
  </w:comment>
  <w:comment w:id="123" w:author="Arya" w:date="2025-02-27T12:03:00Z" w:initials="D">
    <w:p w14:paraId="6F12922E" w14:textId="428418FF" w:rsidR="005D433F" w:rsidRDefault="005D433F" w:rsidP="000C6A1C">
      <w:pPr>
        <w:pStyle w:val="CommentText"/>
      </w:pPr>
      <w:r>
        <w:rPr>
          <w:rStyle w:val="CommentReference"/>
        </w:rPr>
        <w:annotationRef/>
      </w:r>
      <w:r>
        <w:t>Please add a lead in statement.</w:t>
      </w:r>
    </w:p>
  </w:comment>
  <w:comment w:id="124" w:author="Paulo H. Leocadio" w:date="2025-03-20T00:04:00Z" w:initials="PL">
    <w:p w14:paraId="6F0F7699" w14:textId="77777777" w:rsidR="00B8537A" w:rsidRDefault="00B8537A" w:rsidP="00B8537A">
      <w:pPr>
        <w:pStyle w:val="CommentText"/>
        <w:jc w:val="left"/>
      </w:pPr>
      <w:r>
        <w:rPr>
          <w:rStyle w:val="CommentReference"/>
        </w:rPr>
        <w:annotationRef/>
      </w:r>
      <w:r>
        <w:t>done</w:t>
      </w:r>
    </w:p>
  </w:comment>
  <w:comment w:id="125" w:author="Arya" w:date="2025-02-27T12:04:00Z" w:initials="D">
    <w:p w14:paraId="6B85FD76" w14:textId="3489E00C" w:rsidR="00A24123" w:rsidRDefault="00A24123" w:rsidP="000C6A1C">
      <w:pPr>
        <w:pStyle w:val="CommentText"/>
      </w:pPr>
      <w:r>
        <w:rPr>
          <w:rStyle w:val="CommentReference"/>
        </w:rPr>
        <w:annotationRef/>
      </w:r>
      <w:r>
        <w:t>Please add a lead in statement.</w:t>
      </w:r>
    </w:p>
  </w:comment>
  <w:comment w:id="126" w:author="Paulo H. Leocadio" w:date="2025-03-20T00:04:00Z" w:initials="PL">
    <w:p w14:paraId="57C8565A" w14:textId="77777777" w:rsidR="00B8537A" w:rsidRDefault="00B8537A" w:rsidP="00B8537A">
      <w:pPr>
        <w:pStyle w:val="CommentText"/>
        <w:jc w:val="left"/>
      </w:pPr>
      <w:r>
        <w:rPr>
          <w:rStyle w:val="CommentReference"/>
        </w:rPr>
        <w:annotationRef/>
      </w:r>
      <w:r>
        <w:t>done</w:t>
      </w:r>
    </w:p>
  </w:comment>
  <w:comment w:id="127" w:author="Arya" w:date="2025-02-27T12:07:00Z" w:initials="D">
    <w:p w14:paraId="25331C59" w14:textId="173D00A2" w:rsidR="009E41D5" w:rsidRDefault="009E41D5" w:rsidP="000C6A1C">
      <w:pPr>
        <w:pStyle w:val="CommentText"/>
      </w:pPr>
      <w:r>
        <w:rPr>
          <w:rStyle w:val="CommentReference"/>
        </w:rPr>
        <w:annotationRef/>
      </w:r>
      <w:r>
        <w:t>Please add a lead in statement.</w:t>
      </w:r>
    </w:p>
  </w:comment>
  <w:comment w:id="128" w:author="Paulo H. Leocadio" w:date="2025-03-20T00:05:00Z" w:initials="PL">
    <w:p w14:paraId="2A1B7CDE" w14:textId="77777777" w:rsidR="00B8537A" w:rsidRDefault="00B8537A" w:rsidP="00B8537A">
      <w:pPr>
        <w:pStyle w:val="CommentText"/>
        <w:jc w:val="left"/>
      </w:pPr>
      <w:r>
        <w:rPr>
          <w:rStyle w:val="CommentReference"/>
        </w:rPr>
        <w:annotationRef/>
      </w:r>
      <w:r>
        <w:t>done</w:t>
      </w:r>
    </w:p>
  </w:comment>
  <w:comment w:id="129" w:author="Arya" w:date="2025-02-27T12:09:00Z" w:initials="D">
    <w:p w14:paraId="14FBF86C" w14:textId="7A2BD6EF" w:rsidR="009E41D5" w:rsidRDefault="009E41D5" w:rsidP="000C6A1C">
      <w:pPr>
        <w:pStyle w:val="CommentText"/>
      </w:pPr>
      <w:r>
        <w:rPr>
          <w:rStyle w:val="CommentReference"/>
        </w:rPr>
        <w:annotationRef/>
      </w:r>
      <w:r>
        <w:t>Please add a lead in statement.</w:t>
      </w:r>
    </w:p>
  </w:comment>
  <w:comment w:id="130" w:author="Paulo H. Leocadio" w:date="2025-03-20T00:05:00Z" w:initials="PL">
    <w:p w14:paraId="2FFDDB6C" w14:textId="77777777" w:rsidR="00B8537A" w:rsidRDefault="00B8537A" w:rsidP="00B8537A">
      <w:pPr>
        <w:pStyle w:val="CommentText"/>
        <w:jc w:val="left"/>
      </w:pPr>
      <w:r>
        <w:rPr>
          <w:rStyle w:val="CommentReference"/>
        </w:rPr>
        <w:annotationRef/>
      </w:r>
      <w:r>
        <w:t>done</w:t>
      </w:r>
    </w:p>
  </w:comment>
  <w:comment w:id="131" w:author="Arya" w:date="2025-02-27T12:10:00Z" w:initials="D">
    <w:p w14:paraId="641E0FC3" w14:textId="21AC743E" w:rsidR="00617975" w:rsidRDefault="00617975" w:rsidP="000C6A1C">
      <w:pPr>
        <w:pStyle w:val="CommentText"/>
      </w:pPr>
      <w:r>
        <w:rPr>
          <w:rStyle w:val="CommentReference"/>
        </w:rPr>
        <w:annotationRef/>
      </w:r>
      <w:r>
        <w:t>Please add a lead in statement.</w:t>
      </w:r>
    </w:p>
  </w:comment>
  <w:comment w:id="132" w:author="Paulo H. Leocadio" w:date="2025-03-20T00:05:00Z" w:initials="PL">
    <w:p w14:paraId="4D4F5333" w14:textId="77777777" w:rsidR="00FF16E9" w:rsidRDefault="00FF16E9" w:rsidP="00FF16E9">
      <w:pPr>
        <w:pStyle w:val="CommentText"/>
        <w:jc w:val="left"/>
      </w:pPr>
      <w:r>
        <w:rPr>
          <w:rStyle w:val="CommentReference"/>
        </w:rPr>
        <w:annotationRef/>
      </w:r>
      <w:r>
        <w:t>done</w:t>
      </w:r>
    </w:p>
  </w:comment>
  <w:comment w:id="133" w:author="Arya" w:date="2025-02-27T12:12:00Z" w:initials="D">
    <w:p w14:paraId="77C3CC21" w14:textId="77777777" w:rsidR="00490A9D" w:rsidRDefault="00490A9D" w:rsidP="00490A9D">
      <w:pPr>
        <w:pStyle w:val="CommentText"/>
      </w:pPr>
      <w:r>
        <w:rPr>
          <w:rStyle w:val="CommentReference"/>
        </w:rPr>
        <w:annotationRef/>
      </w:r>
      <w:r>
        <w:t>Please add a lead in statement.</w:t>
      </w:r>
    </w:p>
  </w:comment>
  <w:comment w:id="134" w:author="Paulo H. Leocadio" w:date="2025-03-20T00:07:00Z" w:initials="PL">
    <w:p w14:paraId="2D7B0DD1" w14:textId="77777777" w:rsidR="00490A9D" w:rsidRDefault="00490A9D" w:rsidP="00490A9D">
      <w:pPr>
        <w:pStyle w:val="CommentText"/>
        <w:jc w:val="left"/>
      </w:pPr>
      <w:r>
        <w:rPr>
          <w:rStyle w:val="CommentReference"/>
        </w:rPr>
        <w:annotationRef/>
      </w:r>
      <w:r>
        <w:t>done</w:t>
      </w:r>
    </w:p>
  </w:comment>
  <w:comment w:id="136" w:author="Arya" w:date="2025-02-27T12:11:00Z" w:initials="D">
    <w:p w14:paraId="1576B1B5" w14:textId="77777777" w:rsidR="00930970" w:rsidRDefault="00930970" w:rsidP="00930970">
      <w:pPr>
        <w:pStyle w:val="CommentText"/>
      </w:pPr>
      <w:r>
        <w:rPr>
          <w:rStyle w:val="CommentReference"/>
        </w:rPr>
        <w:annotationRef/>
      </w:r>
      <w:r>
        <w:rPr>
          <w:color w:val="222222"/>
          <w:highlight w:val="white"/>
        </w:rPr>
        <w:t>1. Please check the figure caption for the first figure (10.1) for reference and please edit this accordingly.</w:t>
      </w:r>
      <w:r>
        <w:br/>
        <w:t>2. Please rephrase the caption so that it does not exceed 6 words.</w:t>
      </w:r>
      <w:r>
        <w:br/>
      </w:r>
    </w:p>
  </w:comment>
  <w:comment w:id="137" w:author="Paulo H. Leocadio" w:date="2025-03-20T01:28:00Z" w:initials="PL">
    <w:p w14:paraId="6292485D" w14:textId="77777777" w:rsidR="00AE43A8" w:rsidRDefault="00AE43A8" w:rsidP="00AE43A8">
      <w:pPr>
        <w:pStyle w:val="CommentText"/>
        <w:jc w:val="left"/>
      </w:pPr>
      <w:r>
        <w:rPr>
          <w:rStyle w:val="CommentReference"/>
        </w:rPr>
        <w:annotationRef/>
      </w:r>
      <w:r>
        <w:t>ok</w:t>
      </w:r>
    </w:p>
  </w:comment>
  <w:comment w:id="147" w:author="Arya" w:date="2025-02-27T12:10:00Z" w:initials="D">
    <w:p w14:paraId="32020CCA" w14:textId="16AA4C30" w:rsidR="00617975" w:rsidRDefault="00617975" w:rsidP="000C6A1C">
      <w:pPr>
        <w:pStyle w:val="CommentText"/>
      </w:pPr>
      <w:r>
        <w:rPr>
          <w:rStyle w:val="CommentReference"/>
        </w:rPr>
        <w:annotationRef/>
      </w:r>
      <w:r>
        <w:t>Please add a lead in statement for the figure.</w:t>
      </w:r>
    </w:p>
  </w:comment>
  <w:comment w:id="148" w:author="Paulo H. Leocadio" w:date="2025-03-20T00:06:00Z" w:initials="PL">
    <w:p w14:paraId="641F6DE0" w14:textId="77777777" w:rsidR="00FF16E9" w:rsidRDefault="00FF16E9" w:rsidP="00FF16E9">
      <w:pPr>
        <w:pStyle w:val="CommentText"/>
        <w:jc w:val="left"/>
      </w:pPr>
      <w:r>
        <w:rPr>
          <w:rStyle w:val="CommentReference"/>
        </w:rPr>
        <w:annotationRef/>
      </w:r>
      <w:r>
        <w:t>done</w:t>
      </w:r>
    </w:p>
  </w:comment>
  <w:comment w:id="150" w:author="Arya" w:date="2025-02-27T12:11:00Z" w:initials="D">
    <w:p w14:paraId="6CD6EA05" w14:textId="319F5B63" w:rsidR="00617975" w:rsidRDefault="00617975" w:rsidP="000C6A1C">
      <w:pPr>
        <w:pStyle w:val="CommentText"/>
      </w:pPr>
      <w:r>
        <w:rPr>
          <w:rStyle w:val="CommentReference"/>
        </w:rPr>
        <w:annotationRef/>
      </w:r>
      <w:r>
        <w:rPr>
          <w:highlight w:val="white"/>
        </w:rPr>
        <w:t>1. Please check the figure caption for the first figure (10.1) for reference and please edit this accordingly.</w:t>
      </w:r>
      <w:r>
        <w:br/>
        <w:t>2. Please rephrase the caption so that it does not exceed 6 words.</w:t>
      </w:r>
      <w:r>
        <w:br/>
      </w:r>
    </w:p>
  </w:comment>
  <w:comment w:id="151" w:author="Paulo H. Leocadio" w:date="2025-03-20T00:06:00Z" w:initials="PL">
    <w:p w14:paraId="1C82B1EB" w14:textId="77777777" w:rsidR="000B7757" w:rsidRDefault="000B7757" w:rsidP="000B7757">
      <w:pPr>
        <w:pStyle w:val="CommentText"/>
        <w:jc w:val="left"/>
      </w:pPr>
      <w:r>
        <w:rPr>
          <w:rStyle w:val="CommentReference"/>
        </w:rPr>
        <w:annotationRef/>
      </w:r>
      <w:r>
        <w:t>done</w:t>
      </w:r>
    </w:p>
  </w:comment>
  <w:comment w:id="162" w:author="Arya" w:date="2025-02-27T12:19:00Z" w:initials="D">
    <w:p w14:paraId="47D65A2D" w14:textId="77777777" w:rsidR="00331436" w:rsidRDefault="00331436" w:rsidP="00331436">
      <w:pPr>
        <w:pStyle w:val="CommentText"/>
      </w:pPr>
      <w:r>
        <w:rPr>
          <w:rStyle w:val="CommentReference"/>
        </w:rPr>
        <w:annotationRef/>
      </w:r>
      <w:r>
        <w:t>H1 and H2 are same. Do you want to move the content under H2 to H1 to make it coherent?</w:t>
      </w:r>
    </w:p>
  </w:comment>
  <w:comment w:id="163" w:author="Paulo H. Leocadio" w:date="2025-03-19T23:29:00Z" w:initials="PL">
    <w:p w14:paraId="054E56A1" w14:textId="77777777" w:rsidR="00331436" w:rsidRDefault="00331436" w:rsidP="00331436">
      <w:pPr>
        <w:pStyle w:val="CommentText"/>
        <w:jc w:val="left"/>
      </w:pPr>
      <w:r>
        <w:rPr>
          <w:rStyle w:val="CommentReference"/>
        </w:rPr>
        <w:annotationRef/>
      </w:r>
      <w:r>
        <w:t>ok</w:t>
      </w:r>
    </w:p>
  </w:comment>
  <w:comment w:id="164" w:author="Arya" w:date="2025-04-14T17:15:00Z" w:initials="D">
    <w:p w14:paraId="475A46FD" w14:textId="77777777" w:rsidR="00887355" w:rsidRDefault="00887355" w:rsidP="00887355">
      <w:pPr>
        <w:pStyle w:val="CommentText"/>
        <w:jc w:val="left"/>
      </w:pPr>
      <w:r>
        <w:rPr>
          <w:rStyle w:val="CommentReference"/>
        </w:rPr>
        <w:annotationRef/>
      </w:r>
      <w:r>
        <w:rPr>
          <w:lang w:val="en-IN"/>
        </w:rPr>
        <w:t>The same heading should feature in the Structure section of the chapter. Please check.</w:t>
      </w:r>
    </w:p>
  </w:comment>
  <w:comment w:id="167" w:author="Arya" w:date="2025-02-27T12:20:00Z" w:initials="D">
    <w:p w14:paraId="3D2449D3" w14:textId="62B1DB81" w:rsidR="00642AD7" w:rsidRDefault="00642AD7" w:rsidP="00642AD7">
      <w:pPr>
        <w:pStyle w:val="CommentText"/>
      </w:pPr>
      <w:r>
        <w:rPr>
          <w:rStyle w:val="CommentReference"/>
        </w:rPr>
        <w:annotationRef/>
      </w:r>
      <w:r>
        <w:t>Please add a lead in statement.</w:t>
      </w:r>
    </w:p>
  </w:comment>
  <w:comment w:id="168" w:author="Paulo H. Leocadio" w:date="2025-03-20T00:09:00Z" w:initials="PL">
    <w:p w14:paraId="3430F301" w14:textId="77777777" w:rsidR="00642AD7" w:rsidRDefault="00642AD7" w:rsidP="00642AD7">
      <w:pPr>
        <w:pStyle w:val="CommentText"/>
        <w:jc w:val="left"/>
      </w:pPr>
      <w:r>
        <w:rPr>
          <w:rStyle w:val="CommentReference"/>
        </w:rPr>
        <w:annotationRef/>
      </w:r>
      <w:r>
        <w:t>done</w:t>
      </w:r>
    </w:p>
  </w:comment>
  <w:comment w:id="169" w:author="Arya" w:date="2025-02-27T12:18:00Z" w:initials="D">
    <w:p w14:paraId="020CDC23" w14:textId="240F5346" w:rsidR="00514354" w:rsidRDefault="00514354" w:rsidP="000C6A1C">
      <w:pPr>
        <w:pStyle w:val="CommentText"/>
      </w:pPr>
      <w:r>
        <w:rPr>
          <w:rStyle w:val="CommentReference"/>
        </w:rPr>
        <w:annotationRef/>
      </w:r>
      <w:r>
        <w:t>Please check the figure caption for the first figure (10.1) for reference and please edit this accordingly.</w:t>
      </w:r>
    </w:p>
  </w:comment>
  <w:comment w:id="170" w:author="Paulo H. Leocadio" w:date="2025-03-19T23:27:00Z" w:initials="PL">
    <w:p w14:paraId="6FE2111B" w14:textId="77777777" w:rsidR="00142C05" w:rsidRDefault="00142C05" w:rsidP="00142C05">
      <w:pPr>
        <w:pStyle w:val="CommentText"/>
        <w:jc w:val="left"/>
      </w:pPr>
      <w:r>
        <w:rPr>
          <w:rStyle w:val="CommentReference"/>
        </w:rPr>
        <w:annotationRef/>
      </w:r>
      <w:r>
        <w:t>ok</w:t>
      </w:r>
    </w:p>
  </w:comment>
  <w:comment w:id="171" w:author="Arya" w:date="2025-03-03T10:41:00Z" w:initials="D">
    <w:p w14:paraId="5EAB3CB9" w14:textId="03965F60" w:rsidR="008718B1" w:rsidRDefault="008718B1" w:rsidP="000C6A1C">
      <w:pPr>
        <w:pStyle w:val="CommentText"/>
      </w:pPr>
      <w:r>
        <w:rPr>
          <w:rStyle w:val="CommentReference"/>
        </w:rPr>
        <w:annotationRef/>
      </w:r>
      <w:r>
        <w:t>Please add a lead in statement.</w:t>
      </w:r>
    </w:p>
  </w:comment>
  <w:comment w:id="172" w:author="Paulo H. Leocadio" w:date="2025-03-20T00:09:00Z" w:initials="PL">
    <w:p w14:paraId="4E019A01" w14:textId="77777777" w:rsidR="009F7632" w:rsidRDefault="009F7632" w:rsidP="009F7632">
      <w:pPr>
        <w:pStyle w:val="CommentText"/>
        <w:jc w:val="left"/>
      </w:pPr>
      <w:r>
        <w:rPr>
          <w:rStyle w:val="CommentReference"/>
        </w:rPr>
        <w:annotationRef/>
      </w:r>
      <w:r>
        <w:t>done</w:t>
      </w:r>
    </w:p>
  </w:comment>
  <w:comment w:id="173" w:author="Arya" w:date="2025-02-27T12:21:00Z" w:initials="D">
    <w:p w14:paraId="1A416451" w14:textId="4C7E0A1C" w:rsidR="00A22992" w:rsidRDefault="00A22992" w:rsidP="000C6A1C">
      <w:pPr>
        <w:pStyle w:val="CommentText"/>
      </w:pPr>
      <w:r>
        <w:rPr>
          <w:rStyle w:val="CommentReference"/>
        </w:rPr>
        <w:annotationRef/>
      </w:r>
      <w:r>
        <w:t>Please add a lead in statement.</w:t>
      </w:r>
    </w:p>
  </w:comment>
  <w:comment w:id="174" w:author="Paulo H. Leocadio" w:date="2025-03-20T00:10:00Z" w:initials="PL">
    <w:p w14:paraId="641A7890" w14:textId="77777777" w:rsidR="009254A9" w:rsidRDefault="009254A9" w:rsidP="009254A9">
      <w:pPr>
        <w:pStyle w:val="CommentText"/>
        <w:jc w:val="left"/>
      </w:pPr>
      <w:r>
        <w:rPr>
          <w:rStyle w:val="CommentReference"/>
        </w:rPr>
        <w:annotationRef/>
      </w:r>
      <w:r>
        <w:t>done</w:t>
      </w:r>
    </w:p>
  </w:comment>
  <w:comment w:id="175" w:author="Arya" w:date="2025-02-27T12:22:00Z" w:initials="D">
    <w:p w14:paraId="79B6BE1F" w14:textId="68954B79" w:rsidR="00CE73D8" w:rsidRDefault="00CE73D8" w:rsidP="000C6A1C">
      <w:pPr>
        <w:pStyle w:val="CommentText"/>
      </w:pPr>
      <w:r>
        <w:rPr>
          <w:rStyle w:val="CommentReference"/>
        </w:rPr>
        <w:annotationRef/>
      </w:r>
      <w:r>
        <w:t>Please add a lead in statement.</w:t>
      </w:r>
    </w:p>
  </w:comment>
  <w:comment w:id="176" w:author="Paulo H. Leocadio" w:date="2025-03-20T00:10:00Z" w:initials="PL">
    <w:p w14:paraId="4E8D6FF8" w14:textId="77777777" w:rsidR="009254A9" w:rsidRDefault="009254A9" w:rsidP="009254A9">
      <w:pPr>
        <w:pStyle w:val="CommentText"/>
        <w:jc w:val="left"/>
      </w:pPr>
      <w:r>
        <w:rPr>
          <w:rStyle w:val="CommentReference"/>
        </w:rPr>
        <w:annotationRef/>
      </w:r>
      <w:r>
        <w:t>done</w:t>
      </w:r>
    </w:p>
  </w:comment>
  <w:comment w:id="177" w:author="Arya" w:date="2025-02-27T12:24:00Z" w:initials="D">
    <w:p w14:paraId="0805C646" w14:textId="0F222C3E" w:rsidR="00D40DED" w:rsidRDefault="00D40DED" w:rsidP="000C6A1C">
      <w:pPr>
        <w:pStyle w:val="CommentText"/>
      </w:pPr>
      <w:r>
        <w:rPr>
          <w:rStyle w:val="CommentReference"/>
        </w:rPr>
        <w:annotationRef/>
      </w:r>
      <w:r>
        <w:t>Please add a lead in statement.</w:t>
      </w:r>
    </w:p>
  </w:comment>
  <w:comment w:id="178" w:author="Paulo H. Leocadio" w:date="2025-03-20T00:11:00Z" w:initials="PL">
    <w:p w14:paraId="18C1A2E7" w14:textId="77777777" w:rsidR="009254A9" w:rsidRDefault="009254A9" w:rsidP="009254A9">
      <w:pPr>
        <w:pStyle w:val="CommentText"/>
        <w:jc w:val="left"/>
      </w:pPr>
      <w:r>
        <w:rPr>
          <w:rStyle w:val="CommentReference"/>
        </w:rPr>
        <w:annotationRef/>
      </w:r>
      <w:r>
        <w:t>done</w:t>
      </w:r>
    </w:p>
  </w:comment>
  <w:comment w:id="179" w:author="Arya" w:date="2025-02-27T12:24:00Z" w:initials="D">
    <w:p w14:paraId="0AD514C8" w14:textId="452CA76A" w:rsidR="00D40DED" w:rsidRDefault="00D40DED" w:rsidP="000C6A1C">
      <w:pPr>
        <w:pStyle w:val="CommentText"/>
      </w:pPr>
      <w:r>
        <w:rPr>
          <w:rStyle w:val="CommentReference"/>
        </w:rPr>
        <w:annotationRef/>
      </w:r>
      <w:r>
        <w:t>Please add a lead in statement.</w:t>
      </w:r>
    </w:p>
  </w:comment>
  <w:comment w:id="180" w:author="Paulo H. Leocadio" w:date="2025-03-20T00:11:00Z" w:initials="PL">
    <w:p w14:paraId="77938F4D" w14:textId="77777777" w:rsidR="009254A9" w:rsidRDefault="009254A9" w:rsidP="009254A9">
      <w:pPr>
        <w:pStyle w:val="CommentText"/>
        <w:jc w:val="left"/>
      </w:pPr>
      <w:r>
        <w:rPr>
          <w:rStyle w:val="CommentReference"/>
        </w:rPr>
        <w:annotationRef/>
      </w:r>
      <w:r>
        <w:t>done</w:t>
      </w:r>
    </w:p>
  </w:comment>
  <w:comment w:id="181" w:author="Arya" w:date="2025-02-27T12:27:00Z" w:initials="D">
    <w:p w14:paraId="225C7D71" w14:textId="00EBB1D7" w:rsidR="00B36251" w:rsidRDefault="00B36251" w:rsidP="000C6A1C">
      <w:pPr>
        <w:pStyle w:val="CommentText"/>
      </w:pPr>
      <w:r>
        <w:rPr>
          <w:rStyle w:val="CommentReference"/>
        </w:rPr>
        <w:annotationRef/>
      </w:r>
      <w:r>
        <w:t>Please add the chapter name.</w:t>
      </w:r>
    </w:p>
  </w:comment>
  <w:comment w:id="182" w:author="Paulo H. Leocadio" w:date="2025-03-20T00:22:00Z" w:initials="PL">
    <w:p w14:paraId="00299755" w14:textId="77777777" w:rsidR="00B76ECD" w:rsidRDefault="00B76ECD" w:rsidP="00B76ECD">
      <w:pPr>
        <w:pStyle w:val="CommentText"/>
        <w:jc w:val="left"/>
      </w:pPr>
      <w:r>
        <w:rPr>
          <w:rStyle w:val="CommentReference"/>
        </w:rPr>
        <w:annotationRef/>
      </w:r>
      <w:r>
        <w:t>ok</w:t>
      </w:r>
    </w:p>
  </w:comment>
  <w:comment w:id="184" w:author="Arya" w:date="2025-02-27T12:29:00Z" w:initials="D">
    <w:p w14:paraId="18AEF292" w14:textId="6AE8D06F" w:rsidR="002D1338" w:rsidRDefault="002D1338" w:rsidP="000C6A1C">
      <w:pPr>
        <w:pStyle w:val="CommentText"/>
      </w:pPr>
      <w:r>
        <w:rPr>
          <w:rStyle w:val="CommentReference"/>
        </w:rPr>
        <w:annotationRef/>
      </w:r>
      <w:r>
        <w:rPr>
          <w:highlight w:val="white"/>
        </w:rPr>
        <w:t xml:space="preserve">For improved readability, please consider lesser number of references. Or you can add a chapter wise Appendix at the end of the book with all the references. </w:t>
      </w:r>
      <w:r>
        <w:rPr>
          <w:highlight w:val="white"/>
        </w:rPr>
        <w:br/>
        <w:t>Kindly confirm if these are the list or articles you have referred for writing this chapter.</w:t>
      </w:r>
    </w:p>
  </w:comment>
  <w:comment w:id="183" w:author="Paulo H. Leocadio" w:date="2025-03-19T23:31:00Z" w:initials="PL">
    <w:p w14:paraId="6C929B35" w14:textId="77777777" w:rsidR="00E64F20" w:rsidRDefault="00E64F20" w:rsidP="00E64F20">
      <w:pPr>
        <w:pStyle w:val="CommentText"/>
        <w:jc w:val="left"/>
      </w:pPr>
      <w:r>
        <w:rPr>
          <w:rStyle w:val="CommentReference"/>
        </w:rPr>
        <w:annotationRef/>
      </w:r>
      <w:r>
        <w:t>Ok, I will follow the agreement soon after I send chapter 13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49CB563" w15:done="0"/>
  <w15:commentEx w15:paraId="6C3B31EA" w15:paraIdParent="049CB563" w15:done="0"/>
  <w15:commentEx w15:paraId="4D7D627E" w15:done="0"/>
  <w15:commentEx w15:paraId="1A2E8EEC" w15:paraIdParent="4D7D627E" w15:done="0"/>
  <w15:commentEx w15:paraId="240D02E9" w15:done="0"/>
  <w15:commentEx w15:paraId="22357B0A" w15:paraIdParent="240D02E9" w15:done="0"/>
  <w15:commentEx w15:paraId="6B75A47E" w15:paraIdParent="240D02E9" w15:done="0"/>
  <w15:commentEx w15:paraId="69DBE3E9" w15:done="1"/>
  <w15:commentEx w15:paraId="22B6FC7C" w15:paraIdParent="69DBE3E9" w15:done="1"/>
  <w15:commentEx w15:paraId="0BFD6903" w15:done="1"/>
  <w15:commentEx w15:paraId="15650687" w15:paraIdParent="0BFD6903" w15:done="1"/>
  <w15:commentEx w15:paraId="37C16A2E" w15:done="1"/>
  <w15:commentEx w15:paraId="0E11B568" w15:paraIdParent="37C16A2E" w15:done="1"/>
  <w15:commentEx w15:paraId="6073CC0A" w15:done="1"/>
  <w15:commentEx w15:paraId="5D5D99BC" w15:paraIdParent="6073CC0A" w15:done="1"/>
  <w15:commentEx w15:paraId="6DC2E67F" w15:done="1"/>
  <w15:commentEx w15:paraId="15E768E8" w15:paraIdParent="6DC2E67F" w15:done="1"/>
  <w15:commentEx w15:paraId="0A999B41" w15:done="1"/>
  <w15:commentEx w15:paraId="1B580097" w15:paraIdParent="0A999B41" w15:done="1"/>
  <w15:commentEx w15:paraId="279C212D" w15:done="1"/>
  <w15:commentEx w15:paraId="6586B0A1" w15:paraIdParent="279C212D" w15:done="1"/>
  <w15:commentEx w15:paraId="225EA61E" w15:done="1"/>
  <w15:commentEx w15:paraId="7863122E" w15:paraIdParent="225EA61E" w15:done="1"/>
  <w15:commentEx w15:paraId="19D29389" w15:done="1"/>
  <w15:commentEx w15:paraId="1DE7D575" w15:paraIdParent="19D29389" w15:done="1"/>
  <w15:commentEx w15:paraId="38BCA1DA" w15:done="1"/>
  <w15:commentEx w15:paraId="1E50B69A" w15:paraIdParent="38BCA1DA" w15:done="1"/>
  <w15:commentEx w15:paraId="7B2CB77B" w15:done="1"/>
  <w15:commentEx w15:paraId="338121D7" w15:paraIdParent="7B2CB77B" w15:done="1"/>
  <w15:commentEx w15:paraId="5E00E554" w15:done="1"/>
  <w15:commentEx w15:paraId="636ABCDA" w15:paraIdParent="5E00E554" w15:done="1"/>
  <w15:commentEx w15:paraId="0A94B13F" w15:done="1"/>
  <w15:commentEx w15:paraId="0C4135FF" w15:paraIdParent="0A94B13F" w15:done="1"/>
  <w15:commentEx w15:paraId="1FF2B206" w15:done="1"/>
  <w15:commentEx w15:paraId="3AD0B096" w15:paraIdParent="1FF2B206" w15:done="1"/>
  <w15:commentEx w15:paraId="0C4A1DDE" w15:done="1"/>
  <w15:commentEx w15:paraId="603D2562" w15:paraIdParent="0C4A1DDE" w15:done="1"/>
  <w15:commentEx w15:paraId="1C32DE95" w15:done="1"/>
  <w15:commentEx w15:paraId="557C7C8B" w15:paraIdParent="1C32DE95" w15:done="1"/>
  <w15:commentEx w15:paraId="7E93A550" w15:done="1"/>
  <w15:commentEx w15:paraId="4FF9819F" w15:paraIdParent="7E93A550" w15:done="1"/>
  <w15:commentEx w15:paraId="4B44447D" w15:done="1"/>
  <w15:commentEx w15:paraId="5076EE72" w15:paraIdParent="4B44447D" w15:done="1"/>
  <w15:commentEx w15:paraId="4E8E3C41" w15:done="1"/>
  <w15:commentEx w15:paraId="2ADB32EE" w15:paraIdParent="4E8E3C41" w15:done="1"/>
  <w15:commentEx w15:paraId="3D29F2A2" w15:done="1"/>
  <w15:commentEx w15:paraId="3C684C8B" w15:paraIdParent="3D29F2A2" w15:done="1"/>
  <w15:commentEx w15:paraId="5FD93F66" w15:done="1"/>
  <w15:commentEx w15:paraId="2165E2EC" w15:paraIdParent="5FD93F66" w15:done="1"/>
  <w15:commentEx w15:paraId="3D29F340" w15:done="1"/>
  <w15:commentEx w15:paraId="23B7CEC5" w15:paraIdParent="3D29F340" w15:done="1"/>
  <w15:commentEx w15:paraId="4F42E092" w15:done="1"/>
  <w15:commentEx w15:paraId="550E3B32" w15:paraIdParent="4F42E092" w15:done="1"/>
  <w15:commentEx w15:paraId="4B9DD16F" w15:done="1"/>
  <w15:commentEx w15:paraId="49A5738C" w15:paraIdParent="4B9DD16F" w15:done="1"/>
  <w15:commentEx w15:paraId="55D9528E" w15:done="1"/>
  <w15:commentEx w15:paraId="46967C47" w15:paraIdParent="55D9528E" w15:done="1"/>
  <w15:commentEx w15:paraId="23124D4E" w15:done="1"/>
  <w15:commentEx w15:paraId="72C5ACA3" w15:paraIdParent="23124D4E" w15:done="1"/>
  <w15:commentEx w15:paraId="78E705DE" w15:done="1"/>
  <w15:commentEx w15:paraId="2EE21BF3" w15:paraIdParent="78E705DE" w15:done="1"/>
  <w15:commentEx w15:paraId="1DB2C72E" w15:done="1"/>
  <w15:commentEx w15:paraId="5D1FC9B4" w15:paraIdParent="1DB2C72E" w15:done="1"/>
  <w15:commentEx w15:paraId="2B6B6A93" w15:done="1"/>
  <w15:commentEx w15:paraId="1FEA4A96" w15:paraIdParent="2B6B6A93" w15:done="1"/>
  <w15:commentEx w15:paraId="696CFAF7" w15:done="1"/>
  <w15:commentEx w15:paraId="6CEAD5CE" w15:paraIdParent="696CFAF7" w15:done="1"/>
  <w15:commentEx w15:paraId="53C82447" w15:done="1"/>
  <w15:commentEx w15:paraId="1027FB59" w15:paraIdParent="53C82447" w15:done="1"/>
  <w15:commentEx w15:paraId="3C41B639" w15:done="1"/>
  <w15:commentEx w15:paraId="6D51A516" w15:paraIdParent="3C41B639" w15:done="1"/>
  <w15:commentEx w15:paraId="019A19A2" w15:done="1"/>
  <w15:commentEx w15:paraId="35160641" w15:paraIdParent="019A19A2" w15:done="1"/>
  <w15:commentEx w15:paraId="0600531E" w15:done="1"/>
  <w15:commentEx w15:paraId="6DF76A9B" w15:paraIdParent="0600531E" w15:done="1"/>
  <w15:commentEx w15:paraId="68542DB1" w15:done="1"/>
  <w15:commentEx w15:paraId="443EAB4D" w15:paraIdParent="68542DB1" w15:done="1"/>
  <w15:commentEx w15:paraId="6DDD7D25" w15:done="1"/>
  <w15:commentEx w15:paraId="53CE5A47" w15:paraIdParent="6DDD7D25" w15:done="1"/>
  <w15:commentEx w15:paraId="0EA9C9A6" w15:done="1"/>
  <w15:commentEx w15:paraId="1FF26D9D" w15:paraIdParent="0EA9C9A6" w15:done="1"/>
  <w15:commentEx w15:paraId="6F12922E" w15:done="1"/>
  <w15:commentEx w15:paraId="6F0F7699" w15:paraIdParent="6F12922E" w15:done="1"/>
  <w15:commentEx w15:paraId="6B85FD76" w15:done="1"/>
  <w15:commentEx w15:paraId="57C8565A" w15:paraIdParent="6B85FD76" w15:done="1"/>
  <w15:commentEx w15:paraId="25331C59" w15:done="1"/>
  <w15:commentEx w15:paraId="2A1B7CDE" w15:paraIdParent="25331C59" w15:done="1"/>
  <w15:commentEx w15:paraId="14FBF86C" w15:done="0"/>
  <w15:commentEx w15:paraId="2FFDDB6C" w15:paraIdParent="14FBF86C" w15:done="0"/>
  <w15:commentEx w15:paraId="641E0FC3" w15:done="1"/>
  <w15:commentEx w15:paraId="4D4F5333" w15:paraIdParent="641E0FC3" w15:done="1"/>
  <w15:commentEx w15:paraId="77C3CC21" w15:done="1"/>
  <w15:commentEx w15:paraId="2D7B0DD1" w15:paraIdParent="77C3CC21" w15:done="1"/>
  <w15:commentEx w15:paraId="1576B1B5" w15:done="0"/>
  <w15:commentEx w15:paraId="6292485D" w15:paraIdParent="1576B1B5" w15:done="0"/>
  <w15:commentEx w15:paraId="32020CCA" w15:done="1"/>
  <w15:commentEx w15:paraId="641F6DE0" w15:paraIdParent="32020CCA" w15:done="1"/>
  <w15:commentEx w15:paraId="6CD6EA05" w15:done="1"/>
  <w15:commentEx w15:paraId="1C82B1EB" w15:paraIdParent="6CD6EA05" w15:done="1"/>
  <w15:commentEx w15:paraId="47D65A2D" w15:done="1"/>
  <w15:commentEx w15:paraId="054E56A1" w15:paraIdParent="47D65A2D" w15:done="1"/>
  <w15:commentEx w15:paraId="475A46FD" w15:done="0"/>
  <w15:commentEx w15:paraId="3D2449D3" w15:done="0"/>
  <w15:commentEx w15:paraId="3430F301" w15:paraIdParent="3D2449D3" w15:done="0"/>
  <w15:commentEx w15:paraId="020CDC23" w15:done="1"/>
  <w15:commentEx w15:paraId="6FE2111B" w15:paraIdParent="020CDC23" w15:done="1"/>
  <w15:commentEx w15:paraId="5EAB3CB9" w15:done="0"/>
  <w15:commentEx w15:paraId="4E019A01" w15:paraIdParent="5EAB3CB9" w15:done="0"/>
  <w15:commentEx w15:paraId="1A416451" w15:done="0"/>
  <w15:commentEx w15:paraId="641A7890" w15:paraIdParent="1A416451" w15:done="0"/>
  <w15:commentEx w15:paraId="79B6BE1F" w15:done="0"/>
  <w15:commentEx w15:paraId="4E8D6FF8" w15:paraIdParent="79B6BE1F" w15:done="0"/>
  <w15:commentEx w15:paraId="0805C646" w15:done="0"/>
  <w15:commentEx w15:paraId="18C1A2E7" w15:paraIdParent="0805C646" w15:done="0"/>
  <w15:commentEx w15:paraId="0AD514C8" w15:done="0"/>
  <w15:commentEx w15:paraId="77938F4D" w15:paraIdParent="0AD514C8" w15:done="0"/>
  <w15:commentEx w15:paraId="225C7D71" w15:done="1"/>
  <w15:commentEx w15:paraId="00299755" w15:paraIdParent="225C7D71" w15:done="1"/>
  <w15:commentEx w15:paraId="18AEF292" w15:done="0"/>
  <w15:commentEx w15:paraId="6C929B35" w15:paraIdParent="18AEF29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29D4803" w16cex:dateUtc="2025-03-03T05:12:00Z"/>
  <w16cex:commentExtensible w16cex:durableId="0D21469E" w16cex:dateUtc="2025-03-19T22:56:00Z"/>
  <w16cex:commentExtensible w16cex:durableId="76DC376A" w16cex:dateUtc="2025-02-26T10:19:00Z"/>
  <w16cex:commentExtensible w16cex:durableId="77934CA6" w16cex:dateUtc="2025-03-20T02:03:00Z"/>
  <w16cex:commentExtensible w16cex:durableId="1D25C3CF" w16cex:dateUtc="2025-02-26T10:24:00Z"/>
  <w16cex:commentExtensible w16cex:durableId="0BF95527" w16cex:dateUtc="2025-03-20T01:46:00Z"/>
  <w16cex:commentExtensible w16cex:durableId="082B3753" w16cex:dateUtc="2025-04-14T11:40:00Z"/>
  <w16cex:commentExtensible w16cex:durableId="56077151" w16cex:dateUtc="2025-02-26T10:26:00Z"/>
  <w16cex:commentExtensible w16cex:durableId="16897472" w16cex:dateUtc="2025-03-19T22:57:00Z"/>
  <w16cex:commentExtensible w16cex:durableId="45113CDE" w16cex:dateUtc="2025-02-26T10:31:00Z"/>
  <w16cex:commentExtensible w16cex:durableId="19AF1B57" w16cex:dateUtc="2025-03-19T22:58:00Z"/>
  <w16cex:commentExtensible w16cex:durableId="313FA8AB" w16cex:dateUtc="2025-03-03T04:31:00Z"/>
  <w16cex:commentExtensible w16cex:durableId="48620A03" w16cex:dateUtc="2025-03-20T01:46:00Z"/>
  <w16cex:commentExtensible w16cex:durableId="2E6428EA" w16cex:dateUtc="2025-03-03T04:32:00Z"/>
  <w16cex:commentExtensible w16cex:durableId="090C171E" w16cex:dateUtc="2025-03-20T01:47:00Z"/>
  <w16cex:commentExtensible w16cex:durableId="503D9B9D" w16cex:dateUtc="2025-02-26T10:40:00Z"/>
  <w16cex:commentExtensible w16cex:durableId="3B786CD1" w16cex:dateUtc="2025-03-19T23:02:00Z"/>
  <w16cex:commentExtensible w16cex:durableId="0DE03F80" w16cex:dateUtc="2025-02-26T10:41:00Z"/>
  <w16cex:commentExtensible w16cex:durableId="6DB7877B" w16cex:dateUtc="2025-03-20T01:47:00Z"/>
  <w16cex:commentExtensible w16cex:durableId="0CF1E9D8" w16cex:dateUtc="2025-03-03T04:33:00Z"/>
  <w16cex:commentExtensible w16cex:durableId="23B62195" w16cex:dateUtc="2025-03-20T01:48:00Z"/>
  <w16cex:commentExtensible w16cex:durableId="3B2C528F" w16cex:dateUtc="2025-03-03T04:34:00Z"/>
  <w16cex:commentExtensible w16cex:durableId="370476F7" w16cex:dateUtc="2025-03-20T01:48:00Z"/>
  <w16cex:commentExtensible w16cex:durableId="7DFB870D" w16cex:dateUtc="2025-02-26T11:57:00Z"/>
  <w16cex:commentExtensible w16cex:durableId="58818CBA" w16cex:dateUtc="2025-03-19T23:02:00Z"/>
  <w16cex:commentExtensible w16cex:durableId="55F3CBE5" w16cex:dateUtc="2025-02-26T12:00:00Z"/>
  <w16cex:commentExtensible w16cex:durableId="769B2C6A" w16cex:dateUtc="2025-03-19T23:03:00Z"/>
  <w16cex:commentExtensible w16cex:durableId="2F66D4FC" w16cex:dateUtc="2025-02-26T12:01:00Z"/>
  <w16cex:commentExtensible w16cex:durableId="209914D4" w16cex:dateUtc="2025-03-20T02:31:00Z"/>
  <w16cex:commentExtensible w16cex:durableId="029EFEB5" w16cex:dateUtc="2025-03-03T04:34:00Z"/>
  <w16cex:commentExtensible w16cex:durableId="72F787EA" w16cex:dateUtc="2025-03-20T01:49:00Z"/>
  <w16cex:commentExtensible w16cex:durableId="54181E87" w16cex:dateUtc="2025-02-26T12:02:00Z"/>
  <w16cex:commentExtensible w16cex:durableId="3A3437D8" w16cex:dateUtc="2025-03-19T23:04:00Z"/>
  <w16cex:commentExtensible w16cex:durableId="1FDF7BBF" w16cex:dateUtc="2025-03-03T04:35:00Z"/>
  <w16cex:commentExtensible w16cex:durableId="06DC5070" w16cex:dateUtc="2025-03-20T01:49:00Z"/>
  <w16cex:commentExtensible w16cex:durableId="588ECCF8" w16cex:dateUtc="2025-03-03T04:36:00Z"/>
  <w16cex:commentExtensible w16cex:durableId="45E5D588" w16cex:dateUtc="2025-03-20T01:50:00Z"/>
  <w16cex:commentExtensible w16cex:durableId="0793D6D7" w16cex:dateUtc="2025-02-26T12:07:00Z"/>
  <w16cex:commentExtensible w16cex:durableId="13ADA3D4" w16cex:dateUtc="2025-03-20T01:50:00Z"/>
  <w16cex:commentExtensible w16cex:durableId="79B87F64" w16cex:dateUtc="2025-02-27T05:16:00Z"/>
  <w16cex:commentExtensible w16cex:durableId="1A3D4B19" w16cex:dateUtc="2025-03-19T23:37:00Z"/>
  <w16cex:commentExtensible w16cex:durableId="5958CB7A" w16cex:dateUtc="2025-03-03T05:05:00Z"/>
  <w16cex:commentExtensible w16cex:durableId="798CA700" w16cex:dateUtc="2025-03-19T23:36:00Z"/>
  <w16cex:commentExtensible w16cex:durableId="049CB8CB" w16cex:dateUtc="2025-02-27T05:24:00Z"/>
  <w16cex:commentExtensible w16cex:durableId="532C5B58" w16cex:dateUtc="2025-03-19T23:05:00Z"/>
  <w16cex:commentExtensible w16cex:durableId="7D19E9B3" w16cex:dateUtc="2025-02-27T05:27:00Z"/>
  <w16cex:commentExtensible w16cex:durableId="29D4FCD8" w16cex:dateUtc="2025-03-20T02:35:00Z"/>
  <w16cex:commentExtensible w16cex:durableId="30531739" w16cex:dateUtc="2025-02-27T05:29:00Z"/>
  <w16cex:commentExtensible w16cex:durableId="41CE42CD" w16cex:dateUtc="2025-03-19T23:15:00Z"/>
  <w16cex:commentExtensible w16cex:durableId="6964D52B" w16cex:dateUtc="2025-02-27T05:38:00Z"/>
  <w16cex:commentExtensible w16cex:durableId="314D9253" w16cex:dateUtc="2025-03-19T23:35:00Z"/>
  <w16cex:commentExtensible w16cex:durableId="38F03E2D" w16cex:dateUtc="2025-02-27T05:53:00Z"/>
  <w16cex:commentExtensible w16cex:durableId="3B15D73D" w16cex:dateUtc="2025-03-19T23:33:00Z"/>
  <w16cex:commentExtensible w16cex:durableId="1BCAC4F6" w16cex:dateUtc="2025-02-27T06:00:00Z"/>
  <w16cex:commentExtensible w16cex:durableId="09602246" w16cex:dateUtc="2025-03-20T02:45:00Z"/>
  <w16cex:commentExtensible w16cex:durableId="6923D850" w16cex:dateUtc="2025-02-27T06:02:00Z"/>
  <w16cex:commentExtensible w16cex:durableId="1DD49949" w16cex:dateUtc="2025-03-20T03:00:00Z"/>
  <w16cex:commentExtensible w16cex:durableId="6E811CD4" w16cex:dateUtc="2025-02-27T06:04:00Z"/>
  <w16cex:commentExtensible w16cex:durableId="05649818" w16cex:dateUtc="2025-03-20T03:10:00Z"/>
  <w16cex:commentExtensible w16cex:durableId="34A28AE2" w16cex:dateUtc="2025-02-27T06:05:00Z"/>
  <w16cex:commentExtensible w16cex:durableId="0713AD99" w16cex:dateUtc="2025-03-20T03:08:00Z"/>
  <w16cex:commentExtensible w16cex:durableId="79493BBD" w16cex:dateUtc="2025-03-03T04:51:00Z"/>
  <w16cex:commentExtensible w16cex:durableId="6FFC9C5B" w16cex:dateUtc="2025-03-20T03:07:00Z"/>
  <w16cex:commentExtensible w16cex:durableId="6CBDD740" w16cex:dateUtc="2025-02-27T06:08:00Z"/>
  <w16cex:commentExtensible w16cex:durableId="18B86E79" w16cex:dateUtc="2025-03-20T03:15:00Z"/>
  <w16cex:commentExtensible w16cex:durableId="7F70DBBB" w16cex:dateUtc="2025-02-27T06:11:00Z"/>
  <w16cex:commentExtensible w16cex:durableId="63DA2C4F" w16cex:dateUtc="2025-03-20T03:16:00Z"/>
  <w16cex:commentExtensible w16cex:durableId="0E3A69A7" w16cex:dateUtc="2025-02-27T06:12:00Z"/>
  <w16cex:commentExtensible w16cex:durableId="21FA60BD" w16cex:dateUtc="2025-03-20T03:17:00Z"/>
  <w16cex:commentExtensible w16cex:durableId="62F75771" w16cex:dateUtc="2025-02-27T06:14:00Z"/>
  <w16cex:commentExtensible w16cex:durableId="54591432" w16cex:dateUtc="2025-03-20T03:21:00Z"/>
  <w16cex:commentExtensible w16cex:durableId="33F09B01" w16cex:dateUtc="2025-02-27T06:16:00Z"/>
  <w16cex:commentExtensible w16cex:durableId="73DD7A3F" w16cex:dateUtc="2025-03-20T03:23:00Z"/>
  <w16cex:commentExtensible w16cex:durableId="34D36CE4" w16cex:dateUtc="2025-02-27T06:17:00Z"/>
  <w16cex:commentExtensible w16cex:durableId="1789B9EC" w16cex:dateUtc="2025-03-20T04:02:00Z"/>
  <w16cex:commentExtensible w16cex:durableId="2BF32297" w16cex:dateUtc="2025-02-27T06:20:00Z"/>
  <w16cex:commentExtensible w16cex:durableId="1B3A54A0" w16cex:dateUtc="2025-03-20T04:02:00Z"/>
  <w16cex:commentExtensible w16cex:durableId="50D4AD84" w16cex:dateUtc="2025-02-27T06:23:00Z"/>
  <w16cex:commentExtensible w16cex:durableId="4C50498A" w16cex:dateUtc="2025-03-20T04:03:00Z"/>
  <w16cex:commentExtensible w16cex:durableId="5D5CFC7B" w16cex:dateUtc="2025-02-27T06:29:00Z"/>
  <w16cex:commentExtensible w16cex:durableId="032CFC52" w16cex:dateUtc="2025-03-20T04:03:00Z"/>
  <w16cex:commentExtensible w16cex:durableId="0A5B143B" w16cex:dateUtc="2025-02-27T06:33:00Z"/>
  <w16cex:commentExtensible w16cex:durableId="05D4CC0D" w16cex:dateUtc="2025-03-20T04:04:00Z"/>
  <w16cex:commentExtensible w16cex:durableId="691B947C" w16cex:dateUtc="2025-02-27T06:34:00Z"/>
  <w16cex:commentExtensible w16cex:durableId="262F992E" w16cex:dateUtc="2025-03-20T04:04:00Z"/>
  <w16cex:commentExtensible w16cex:durableId="3B98CD44" w16cex:dateUtc="2025-02-27T06:37:00Z"/>
  <w16cex:commentExtensible w16cex:durableId="38059327" w16cex:dateUtc="2025-03-20T04:05:00Z"/>
  <w16cex:commentExtensible w16cex:durableId="0FEB614A" w16cex:dateUtc="2025-02-27T06:39:00Z"/>
  <w16cex:commentExtensible w16cex:durableId="426C378D" w16cex:dateUtc="2025-03-20T04:05:00Z"/>
  <w16cex:commentExtensible w16cex:durableId="2CF52366" w16cex:dateUtc="2025-02-27T06:40:00Z"/>
  <w16cex:commentExtensible w16cex:durableId="2B3272EB" w16cex:dateUtc="2025-03-20T04:05:00Z"/>
  <w16cex:commentExtensible w16cex:durableId="381E0C1F" w16cex:dateUtc="2025-02-27T06:42:00Z"/>
  <w16cex:commentExtensible w16cex:durableId="71CFCB92" w16cex:dateUtc="2025-03-20T04:07:00Z"/>
  <w16cex:commentExtensible w16cex:durableId="74F9EB03" w16cex:dateUtc="2025-02-27T06:41:00Z"/>
  <w16cex:commentExtensible w16cex:durableId="31AC03AA" w16cex:dateUtc="2025-03-20T05:28:00Z"/>
  <w16cex:commentExtensible w16cex:durableId="5C4DE199" w16cex:dateUtc="2025-02-27T06:40:00Z"/>
  <w16cex:commentExtensible w16cex:durableId="06379352" w16cex:dateUtc="2025-03-20T04:06:00Z"/>
  <w16cex:commentExtensible w16cex:durableId="23F9F159" w16cex:dateUtc="2025-02-27T06:41:00Z"/>
  <w16cex:commentExtensible w16cex:durableId="799744E2" w16cex:dateUtc="2025-03-20T04:06:00Z"/>
  <w16cex:commentExtensible w16cex:durableId="78D03738" w16cex:dateUtc="2025-02-27T06:49:00Z"/>
  <w16cex:commentExtensible w16cex:durableId="7B4B16FC" w16cex:dateUtc="2025-03-20T03:29:00Z"/>
  <w16cex:commentExtensible w16cex:durableId="221A74CE" w16cex:dateUtc="2025-04-14T11:45:00Z"/>
  <w16cex:commentExtensible w16cex:durableId="64ADD889" w16cex:dateUtc="2025-02-27T06:50:00Z"/>
  <w16cex:commentExtensible w16cex:durableId="0E9508BA" w16cex:dateUtc="2025-03-20T04:09:00Z"/>
  <w16cex:commentExtensible w16cex:durableId="5B4CAEC3" w16cex:dateUtc="2025-02-27T06:48:00Z"/>
  <w16cex:commentExtensible w16cex:durableId="135EE011" w16cex:dateUtc="2025-03-20T03:27:00Z"/>
  <w16cex:commentExtensible w16cex:durableId="1F4708D9" w16cex:dateUtc="2025-03-03T05:11:00Z"/>
  <w16cex:commentExtensible w16cex:durableId="698174F9" w16cex:dateUtc="2025-03-20T04:09:00Z"/>
  <w16cex:commentExtensible w16cex:durableId="4476889F" w16cex:dateUtc="2025-02-27T06:51:00Z"/>
  <w16cex:commentExtensible w16cex:durableId="67FC3236" w16cex:dateUtc="2025-03-20T04:10:00Z"/>
  <w16cex:commentExtensible w16cex:durableId="5A6A59C3" w16cex:dateUtc="2025-02-27T06:52:00Z"/>
  <w16cex:commentExtensible w16cex:durableId="7E9DE7AB" w16cex:dateUtc="2025-03-20T04:10:00Z"/>
  <w16cex:commentExtensible w16cex:durableId="2AE78A45" w16cex:dateUtc="2025-02-27T06:54:00Z"/>
  <w16cex:commentExtensible w16cex:durableId="0B5C8ED7" w16cex:dateUtc="2025-03-20T04:11:00Z"/>
  <w16cex:commentExtensible w16cex:durableId="184B7463" w16cex:dateUtc="2025-02-27T06:54:00Z"/>
  <w16cex:commentExtensible w16cex:durableId="616DB063" w16cex:dateUtc="2025-03-20T04:11:00Z"/>
  <w16cex:commentExtensible w16cex:durableId="79978F9D" w16cex:dateUtc="2025-02-27T06:57:00Z"/>
  <w16cex:commentExtensible w16cex:durableId="3A8DA433" w16cex:dateUtc="2025-03-20T04:22:00Z"/>
  <w16cex:commentExtensible w16cex:durableId="17D7DF38" w16cex:dateUtc="2025-02-27T06:59:00Z"/>
  <w16cex:commentExtensible w16cex:durableId="6B8DEDEE" w16cex:dateUtc="2025-03-20T03: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49CB563" w16cid:durableId="529D4803"/>
  <w16cid:commentId w16cid:paraId="6C3B31EA" w16cid:durableId="0D21469E"/>
  <w16cid:commentId w16cid:paraId="4D7D627E" w16cid:durableId="76DC376A"/>
  <w16cid:commentId w16cid:paraId="1A2E8EEC" w16cid:durableId="77934CA6"/>
  <w16cid:commentId w16cid:paraId="240D02E9" w16cid:durableId="1D25C3CF"/>
  <w16cid:commentId w16cid:paraId="22357B0A" w16cid:durableId="0BF95527"/>
  <w16cid:commentId w16cid:paraId="6B75A47E" w16cid:durableId="082B3753"/>
  <w16cid:commentId w16cid:paraId="69DBE3E9" w16cid:durableId="56077151"/>
  <w16cid:commentId w16cid:paraId="22B6FC7C" w16cid:durableId="16897472"/>
  <w16cid:commentId w16cid:paraId="0BFD6903" w16cid:durableId="45113CDE"/>
  <w16cid:commentId w16cid:paraId="15650687" w16cid:durableId="19AF1B57"/>
  <w16cid:commentId w16cid:paraId="37C16A2E" w16cid:durableId="313FA8AB"/>
  <w16cid:commentId w16cid:paraId="0E11B568" w16cid:durableId="48620A03"/>
  <w16cid:commentId w16cid:paraId="6073CC0A" w16cid:durableId="2E6428EA"/>
  <w16cid:commentId w16cid:paraId="5D5D99BC" w16cid:durableId="090C171E"/>
  <w16cid:commentId w16cid:paraId="6DC2E67F" w16cid:durableId="503D9B9D"/>
  <w16cid:commentId w16cid:paraId="15E768E8" w16cid:durableId="3B786CD1"/>
  <w16cid:commentId w16cid:paraId="0A999B41" w16cid:durableId="0DE03F80"/>
  <w16cid:commentId w16cid:paraId="1B580097" w16cid:durableId="6DB7877B"/>
  <w16cid:commentId w16cid:paraId="279C212D" w16cid:durableId="0CF1E9D8"/>
  <w16cid:commentId w16cid:paraId="6586B0A1" w16cid:durableId="23B62195"/>
  <w16cid:commentId w16cid:paraId="225EA61E" w16cid:durableId="3B2C528F"/>
  <w16cid:commentId w16cid:paraId="7863122E" w16cid:durableId="370476F7"/>
  <w16cid:commentId w16cid:paraId="19D29389" w16cid:durableId="7DFB870D"/>
  <w16cid:commentId w16cid:paraId="1DE7D575" w16cid:durableId="58818CBA"/>
  <w16cid:commentId w16cid:paraId="38BCA1DA" w16cid:durableId="55F3CBE5"/>
  <w16cid:commentId w16cid:paraId="1E50B69A" w16cid:durableId="769B2C6A"/>
  <w16cid:commentId w16cid:paraId="7B2CB77B" w16cid:durableId="2F66D4FC"/>
  <w16cid:commentId w16cid:paraId="338121D7" w16cid:durableId="209914D4"/>
  <w16cid:commentId w16cid:paraId="5E00E554" w16cid:durableId="029EFEB5"/>
  <w16cid:commentId w16cid:paraId="636ABCDA" w16cid:durableId="72F787EA"/>
  <w16cid:commentId w16cid:paraId="0A94B13F" w16cid:durableId="54181E87"/>
  <w16cid:commentId w16cid:paraId="0C4135FF" w16cid:durableId="3A3437D8"/>
  <w16cid:commentId w16cid:paraId="1FF2B206" w16cid:durableId="1FDF7BBF"/>
  <w16cid:commentId w16cid:paraId="3AD0B096" w16cid:durableId="06DC5070"/>
  <w16cid:commentId w16cid:paraId="0C4A1DDE" w16cid:durableId="588ECCF8"/>
  <w16cid:commentId w16cid:paraId="603D2562" w16cid:durableId="45E5D588"/>
  <w16cid:commentId w16cid:paraId="1C32DE95" w16cid:durableId="0793D6D7"/>
  <w16cid:commentId w16cid:paraId="557C7C8B" w16cid:durableId="13ADA3D4"/>
  <w16cid:commentId w16cid:paraId="7E93A550" w16cid:durableId="79B87F64"/>
  <w16cid:commentId w16cid:paraId="4FF9819F" w16cid:durableId="1A3D4B19"/>
  <w16cid:commentId w16cid:paraId="4B44447D" w16cid:durableId="5958CB7A"/>
  <w16cid:commentId w16cid:paraId="5076EE72" w16cid:durableId="798CA700"/>
  <w16cid:commentId w16cid:paraId="4E8E3C41" w16cid:durableId="049CB8CB"/>
  <w16cid:commentId w16cid:paraId="2ADB32EE" w16cid:durableId="532C5B58"/>
  <w16cid:commentId w16cid:paraId="3D29F2A2" w16cid:durableId="7D19E9B3"/>
  <w16cid:commentId w16cid:paraId="3C684C8B" w16cid:durableId="29D4FCD8"/>
  <w16cid:commentId w16cid:paraId="5FD93F66" w16cid:durableId="30531739"/>
  <w16cid:commentId w16cid:paraId="2165E2EC" w16cid:durableId="41CE42CD"/>
  <w16cid:commentId w16cid:paraId="3D29F340" w16cid:durableId="6964D52B"/>
  <w16cid:commentId w16cid:paraId="23B7CEC5" w16cid:durableId="314D9253"/>
  <w16cid:commentId w16cid:paraId="4F42E092" w16cid:durableId="38F03E2D"/>
  <w16cid:commentId w16cid:paraId="550E3B32" w16cid:durableId="3B15D73D"/>
  <w16cid:commentId w16cid:paraId="4B9DD16F" w16cid:durableId="1BCAC4F6"/>
  <w16cid:commentId w16cid:paraId="49A5738C" w16cid:durableId="09602246"/>
  <w16cid:commentId w16cid:paraId="55D9528E" w16cid:durableId="6923D850"/>
  <w16cid:commentId w16cid:paraId="46967C47" w16cid:durableId="1DD49949"/>
  <w16cid:commentId w16cid:paraId="23124D4E" w16cid:durableId="6E811CD4"/>
  <w16cid:commentId w16cid:paraId="72C5ACA3" w16cid:durableId="05649818"/>
  <w16cid:commentId w16cid:paraId="78E705DE" w16cid:durableId="34A28AE2"/>
  <w16cid:commentId w16cid:paraId="2EE21BF3" w16cid:durableId="0713AD99"/>
  <w16cid:commentId w16cid:paraId="1DB2C72E" w16cid:durableId="79493BBD"/>
  <w16cid:commentId w16cid:paraId="5D1FC9B4" w16cid:durableId="6FFC9C5B"/>
  <w16cid:commentId w16cid:paraId="2B6B6A93" w16cid:durableId="6CBDD740"/>
  <w16cid:commentId w16cid:paraId="1FEA4A96" w16cid:durableId="18B86E79"/>
  <w16cid:commentId w16cid:paraId="696CFAF7" w16cid:durableId="7F70DBBB"/>
  <w16cid:commentId w16cid:paraId="6CEAD5CE" w16cid:durableId="63DA2C4F"/>
  <w16cid:commentId w16cid:paraId="53C82447" w16cid:durableId="0E3A69A7"/>
  <w16cid:commentId w16cid:paraId="1027FB59" w16cid:durableId="21FA60BD"/>
  <w16cid:commentId w16cid:paraId="3C41B639" w16cid:durableId="62F75771"/>
  <w16cid:commentId w16cid:paraId="6D51A516" w16cid:durableId="54591432"/>
  <w16cid:commentId w16cid:paraId="019A19A2" w16cid:durableId="33F09B01"/>
  <w16cid:commentId w16cid:paraId="35160641" w16cid:durableId="73DD7A3F"/>
  <w16cid:commentId w16cid:paraId="0600531E" w16cid:durableId="34D36CE4"/>
  <w16cid:commentId w16cid:paraId="6DF76A9B" w16cid:durableId="1789B9EC"/>
  <w16cid:commentId w16cid:paraId="68542DB1" w16cid:durableId="2BF32297"/>
  <w16cid:commentId w16cid:paraId="443EAB4D" w16cid:durableId="1B3A54A0"/>
  <w16cid:commentId w16cid:paraId="6DDD7D25" w16cid:durableId="50D4AD84"/>
  <w16cid:commentId w16cid:paraId="53CE5A47" w16cid:durableId="4C50498A"/>
  <w16cid:commentId w16cid:paraId="0EA9C9A6" w16cid:durableId="5D5CFC7B"/>
  <w16cid:commentId w16cid:paraId="1FF26D9D" w16cid:durableId="032CFC52"/>
  <w16cid:commentId w16cid:paraId="6F12922E" w16cid:durableId="0A5B143B"/>
  <w16cid:commentId w16cid:paraId="6F0F7699" w16cid:durableId="05D4CC0D"/>
  <w16cid:commentId w16cid:paraId="6B85FD76" w16cid:durableId="691B947C"/>
  <w16cid:commentId w16cid:paraId="57C8565A" w16cid:durableId="262F992E"/>
  <w16cid:commentId w16cid:paraId="25331C59" w16cid:durableId="3B98CD44"/>
  <w16cid:commentId w16cid:paraId="2A1B7CDE" w16cid:durableId="38059327"/>
  <w16cid:commentId w16cid:paraId="14FBF86C" w16cid:durableId="0FEB614A"/>
  <w16cid:commentId w16cid:paraId="2FFDDB6C" w16cid:durableId="426C378D"/>
  <w16cid:commentId w16cid:paraId="641E0FC3" w16cid:durableId="2CF52366"/>
  <w16cid:commentId w16cid:paraId="4D4F5333" w16cid:durableId="2B3272EB"/>
  <w16cid:commentId w16cid:paraId="77C3CC21" w16cid:durableId="381E0C1F"/>
  <w16cid:commentId w16cid:paraId="2D7B0DD1" w16cid:durableId="71CFCB92"/>
  <w16cid:commentId w16cid:paraId="1576B1B5" w16cid:durableId="74F9EB03"/>
  <w16cid:commentId w16cid:paraId="6292485D" w16cid:durableId="31AC03AA"/>
  <w16cid:commentId w16cid:paraId="32020CCA" w16cid:durableId="5C4DE199"/>
  <w16cid:commentId w16cid:paraId="641F6DE0" w16cid:durableId="06379352"/>
  <w16cid:commentId w16cid:paraId="6CD6EA05" w16cid:durableId="23F9F159"/>
  <w16cid:commentId w16cid:paraId="1C82B1EB" w16cid:durableId="799744E2"/>
  <w16cid:commentId w16cid:paraId="47D65A2D" w16cid:durableId="78D03738"/>
  <w16cid:commentId w16cid:paraId="054E56A1" w16cid:durableId="7B4B16FC"/>
  <w16cid:commentId w16cid:paraId="475A46FD" w16cid:durableId="221A74CE"/>
  <w16cid:commentId w16cid:paraId="3D2449D3" w16cid:durableId="64ADD889"/>
  <w16cid:commentId w16cid:paraId="3430F301" w16cid:durableId="0E9508BA"/>
  <w16cid:commentId w16cid:paraId="020CDC23" w16cid:durableId="5B4CAEC3"/>
  <w16cid:commentId w16cid:paraId="6FE2111B" w16cid:durableId="135EE011"/>
  <w16cid:commentId w16cid:paraId="5EAB3CB9" w16cid:durableId="1F4708D9"/>
  <w16cid:commentId w16cid:paraId="4E019A01" w16cid:durableId="698174F9"/>
  <w16cid:commentId w16cid:paraId="1A416451" w16cid:durableId="4476889F"/>
  <w16cid:commentId w16cid:paraId="641A7890" w16cid:durableId="67FC3236"/>
  <w16cid:commentId w16cid:paraId="79B6BE1F" w16cid:durableId="5A6A59C3"/>
  <w16cid:commentId w16cid:paraId="4E8D6FF8" w16cid:durableId="7E9DE7AB"/>
  <w16cid:commentId w16cid:paraId="0805C646" w16cid:durableId="2AE78A45"/>
  <w16cid:commentId w16cid:paraId="18C1A2E7" w16cid:durableId="0B5C8ED7"/>
  <w16cid:commentId w16cid:paraId="0AD514C8" w16cid:durableId="184B7463"/>
  <w16cid:commentId w16cid:paraId="77938F4D" w16cid:durableId="616DB063"/>
  <w16cid:commentId w16cid:paraId="225C7D71" w16cid:durableId="79978F9D"/>
  <w16cid:commentId w16cid:paraId="00299755" w16cid:durableId="3A8DA433"/>
  <w16cid:commentId w16cid:paraId="18AEF292" w16cid:durableId="17D7DF38"/>
  <w16cid:commentId w16cid:paraId="6C929B35" w16cid:durableId="6B8DEDE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402E25" w14:textId="77777777" w:rsidR="00E82A55" w:rsidRDefault="00E82A55" w:rsidP="00A1168F">
      <w:r>
        <w:separator/>
      </w:r>
    </w:p>
  </w:endnote>
  <w:endnote w:type="continuationSeparator" w:id="0">
    <w:p w14:paraId="729C372B" w14:textId="77777777" w:rsidR="00E82A55" w:rsidRDefault="00E82A55" w:rsidP="00716CE1">
      <w:r>
        <w:continuationSeparator/>
      </w:r>
    </w:p>
  </w:endnote>
  <w:endnote w:type="continuationNotice" w:id="1">
    <w:p w14:paraId="2F6CBF28" w14:textId="77777777" w:rsidR="00E82A55" w:rsidRDefault="00E82A55" w:rsidP="00B76E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0DD8C6" w14:textId="77777777" w:rsidR="00E82A55" w:rsidRDefault="00E82A55" w:rsidP="00A1168F">
      <w:r>
        <w:separator/>
      </w:r>
    </w:p>
  </w:footnote>
  <w:footnote w:type="continuationSeparator" w:id="0">
    <w:p w14:paraId="3BD72116" w14:textId="77777777" w:rsidR="00E82A55" w:rsidRDefault="00E82A55" w:rsidP="00A1168F">
      <w:r>
        <w:continuationSeparator/>
      </w:r>
    </w:p>
  </w:footnote>
  <w:footnote w:type="continuationNotice" w:id="1">
    <w:p w14:paraId="456084F2" w14:textId="77777777" w:rsidR="00E82A55" w:rsidRDefault="00E82A55" w:rsidP="00A1168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10D4C"/>
    <w:multiLevelType w:val="hybridMultilevel"/>
    <w:tmpl w:val="833619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F97BED"/>
    <w:multiLevelType w:val="hybridMultilevel"/>
    <w:tmpl w:val="1AAE0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3C61EC"/>
    <w:multiLevelType w:val="hybridMultilevel"/>
    <w:tmpl w:val="D4566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E539D0"/>
    <w:multiLevelType w:val="hybridMultilevel"/>
    <w:tmpl w:val="4D2262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EB248E"/>
    <w:multiLevelType w:val="hybridMultilevel"/>
    <w:tmpl w:val="18E21F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CA16A5"/>
    <w:multiLevelType w:val="hybridMultilevel"/>
    <w:tmpl w:val="CA8025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811106"/>
    <w:multiLevelType w:val="hybridMultilevel"/>
    <w:tmpl w:val="AFDC41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E50DD0"/>
    <w:multiLevelType w:val="hybridMultilevel"/>
    <w:tmpl w:val="21ECBB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A600B6"/>
    <w:multiLevelType w:val="hybridMultilevel"/>
    <w:tmpl w:val="DC9CD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681A48"/>
    <w:multiLevelType w:val="hybridMultilevel"/>
    <w:tmpl w:val="F1C0FD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8077FDA"/>
    <w:multiLevelType w:val="hybridMultilevel"/>
    <w:tmpl w:val="5DD42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8E948FA"/>
    <w:multiLevelType w:val="hybridMultilevel"/>
    <w:tmpl w:val="E5BE4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9E2160A"/>
    <w:multiLevelType w:val="hybridMultilevel"/>
    <w:tmpl w:val="5F40AA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B166018"/>
    <w:multiLevelType w:val="hybridMultilevel"/>
    <w:tmpl w:val="AAF2A1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DA031B8"/>
    <w:multiLevelType w:val="hybridMultilevel"/>
    <w:tmpl w:val="35D0C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EC81090"/>
    <w:multiLevelType w:val="hybridMultilevel"/>
    <w:tmpl w:val="40A8C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FF23807"/>
    <w:multiLevelType w:val="hybridMultilevel"/>
    <w:tmpl w:val="360AA6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1016923"/>
    <w:multiLevelType w:val="hybridMultilevel"/>
    <w:tmpl w:val="49C8F2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1377809"/>
    <w:multiLevelType w:val="hybridMultilevel"/>
    <w:tmpl w:val="7542F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2123754"/>
    <w:multiLevelType w:val="hybridMultilevel"/>
    <w:tmpl w:val="9B6AC1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2554D87"/>
    <w:multiLevelType w:val="hybridMultilevel"/>
    <w:tmpl w:val="F1803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31815DB"/>
    <w:multiLevelType w:val="hybridMultilevel"/>
    <w:tmpl w:val="4C2486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600143E"/>
    <w:multiLevelType w:val="hybridMultilevel"/>
    <w:tmpl w:val="92FA0B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9696E79"/>
    <w:multiLevelType w:val="hybridMultilevel"/>
    <w:tmpl w:val="AFA273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A832367"/>
    <w:multiLevelType w:val="hybridMultilevel"/>
    <w:tmpl w:val="E17E19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B680292"/>
    <w:multiLevelType w:val="hybridMultilevel"/>
    <w:tmpl w:val="923A68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D2650B7"/>
    <w:multiLevelType w:val="hybridMultilevel"/>
    <w:tmpl w:val="654219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28C516E"/>
    <w:multiLevelType w:val="hybridMultilevel"/>
    <w:tmpl w:val="4DA8A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2F938EA"/>
    <w:multiLevelType w:val="hybridMultilevel"/>
    <w:tmpl w:val="481830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31C0217"/>
    <w:multiLevelType w:val="hybridMultilevel"/>
    <w:tmpl w:val="B6D482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7132376"/>
    <w:multiLevelType w:val="hybridMultilevel"/>
    <w:tmpl w:val="3CBA3E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7643202"/>
    <w:multiLevelType w:val="hybridMultilevel"/>
    <w:tmpl w:val="57A4A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DBC2833"/>
    <w:multiLevelType w:val="hybridMultilevel"/>
    <w:tmpl w:val="ADC62F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1D6765C"/>
    <w:multiLevelType w:val="hybridMultilevel"/>
    <w:tmpl w:val="0534D9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2870297"/>
    <w:multiLevelType w:val="hybridMultilevel"/>
    <w:tmpl w:val="04FC7F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2F03053"/>
    <w:multiLevelType w:val="hybridMultilevel"/>
    <w:tmpl w:val="69C2A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39C7D43"/>
    <w:multiLevelType w:val="hybridMultilevel"/>
    <w:tmpl w:val="8FF401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5882996"/>
    <w:multiLevelType w:val="hybridMultilevel"/>
    <w:tmpl w:val="4EB854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7304371"/>
    <w:multiLevelType w:val="hybridMultilevel"/>
    <w:tmpl w:val="0CA8E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9103352"/>
    <w:multiLevelType w:val="hybridMultilevel"/>
    <w:tmpl w:val="041AD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92376EE"/>
    <w:multiLevelType w:val="hybridMultilevel"/>
    <w:tmpl w:val="ACB8AA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A9A2921"/>
    <w:multiLevelType w:val="hybridMultilevel"/>
    <w:tmpl w:val="04463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AFD01F9"/>
    <w:multiLevelType w:val="hybridMultilevel"/>
    <w:tmpl w:val="A21476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C714C1D"/>
    <w:multiLevelType w:val="hybridMultilevel"/>
    <w:tmpl w:val="75C6B0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DED50B3"/>
    <w:multiLevelType w:val="hybridMultilevel"/>
    <w:tmpl w:val="57222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4FE5430F"/>
    <w:multiLevelType w:val="hybridMultilevel"/>
    <w:tmpl w:val="BCE8C7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1020293"/>
    <w:multiLevelType w:val="hybridMultilevel"/>
    <w:tmpl w:val="C422BF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11561CA"/>
    <w:multiLevelType w:val="hybridMultilevel"/>
    <w:tmpl w:val="97787F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1D1139C"/>
    <w:multiLevelType w:val="hybridMultilevel"/>
    <w:tmpl w:val="D3B20C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34C4531"/>
    <w:multiLevelType w:val="hybridMultilevel"/>
    <w:tmpl w:val="5164F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41039C9"/>
    <w:multiLevelType w:val="hybridMultilevel"/>
    <w:tmpl w:val="341094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4644D60"/>
    <w:multiLevelType w:val="hybridMultilevel"/>
    <w:tmpl w:val="22A443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70F1BAC"/>
    <w:multiLevelType w:val="hybridMultilevel"/>
    <w:tmpl w:val="8668EA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8434292"/>
    <w:multiLevelType w:val="hybridMultilevel"/>
    <w:tmpl w:val="165288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8E8742B"/>
    <w:multiLevelType w:val="hybridMultilevel"/>
    <w:tmpl w:val="AAA86B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A7A3EAB"/>
    <w:multiLevelType w:val="hybridMultilevel"/>
    <w:tmpl w:val="C85AB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B773006"/>
    <w:multiLevelType w:val="hybridMultilevel"/>
    <w:tmpl w:val="3F1460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5D6D6BCF"/>
    <w:multiLevelType w:val="hybridMultilevel"/>
    <w:tmpl w:val="798C79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D817840"/>
    <w:multiLevelType w:val="hybridMultilevel"/>
    <w:tmpl w:val="1744F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DA53AEC"/>
    <w:multiLevelType w:val="hybridMultilevel"/>
    <w:tmpl w:val="434C32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FCC66C2"/>
    <w:multiLevelType w:val="hybridMultilevel"/>
    <w:tmpl w:val="E8C2F5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35D40EA"/>
    <w:multiLevelType w:val="hybridMultilevel"/>
    <w:tmpl w:val="1876A9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48208B4"/>
    <w:multiLevelType w:val="hybridMultilevel"/>
    <w:tmpl w:val="1DE670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8973C27"/>
    <w:multiLevelType w:val="hybridMultilevel"/>
    <w:tmpl w:val="B46060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A0214DA"/>
    <w:multiLevelType w:val="hybridMultilevel"/>
    <w:tmpl w:val="4C049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A050C7A"/>
    <w:multiLevelType w:val="hybridMultilevel"/>
    <w:tmpl w:val="987095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A197FCD"/>
    <w:multiLevelType w:val="hybridMultilevel"/>
    <w:tmpl w:val="7936A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C0A7DAF"/>
    <w:multiLevelType w:val="hybridMultilevel"/>
    <w:tmpl w:val="CA048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D3D0AC4"/>
    <w:multiLevelType w:val="hybridMultilevel"/>
    <w:tmpl w:val="698C9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DD24D5F"/>
    <w:multiLevelType w:val="hybridMultilevel"/>
    <w:tmpl w:val="DE1C7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12142DA"/>
    <w:multiLevelType w:val="hybridMultilevel"/>
    <w:tmpl w:val="C65421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71A87C2B"/>
    <w:multiLevelType w:val="hybridMultilevel"/>
    <w:tmpl w:val="B5146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742C0DB7"/>
    <w:multiLevelType w:val="hybridMultilevel"/>
    <w:tmpl w:val="A9AEF8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778E48C2"/>
    <w:multiLevelType w:val="hybridMultilevel"/>
    <w:tmpl w:val="F09AEF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961637F"/>
    <w:multiLevelType w:val="hybridMultilevel"/>
    <w:tmpl w:val="A170CC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7B926541"/>
    <w:multiLevelType w:val="hybridMultilevel"/>
    <w:tmpl w:val="885A8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7DCB3BC4"/>
    <w:multiLevelType w:val="hybridMultilevel"/>
    <w:tmpl w:val="329E67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03206766">
    <w:abstractNumId w:val="69"/>
  </w:num>
  <w:num w:numId="2" w16cid:durableId="151606311">
    <w:abstractNumId w:val="27"/>
  </w:num>
  <w:num w:numId="3" w16cid:durableId="1031539150">
    <w:abstractNumId w:val="47"/>
  </w:num>
  <w:num w:numId="4" w16cid:durableId="957444859">
    <w:abstractNumId w:val="44"/>
  </w:num>
  <w:num w:numId="5" w16cid:durableId="212740803">
    <w:abstractNumId w:val="31"/>
  </w:num>
  <w:num w:numId="6" w16cid:durableId="1170484568">
    <w:abstractNumId w:val="39"/>
  </w:num>
  <w:num w:numId="7" w16cid:durableId="1924098497">
    <w:abstractNumId w:val="65"/>
  </w:num>
  <w:num w:numId="8" w16cid:durableId="1693528048">
    <w:abstractNumId w:val="34"/>
  </w:num>
  <w:num w:numId="9" w16cid:durableId="858087829">
    <w:abstractNumId w:val="42"/>
  </w:num>
  <w:num w:numId="10" w16cid:durableId="838957974">
    <w:abstractNumId w:val="75"/>
  </w:num>
  <w:num w:numId="11" w16cid:durableId="1045181789">
    <w:abstractNumId w:val="62"/>
  </w:num>
  <w:num w:numId="12" w16cid:durableId="554783663">
    <w:abstractNumId w:val="23"/>
  </w:num>
  <w:num w:numId="13" w16cid:durableId="1070541752">
    <w:abstractNumId w:val="56"/>
  </w:num>
  <w:num w:numId="14" w16cid:durableId="1615283960">
    <w:abstractNumId w:val="61"/>
  </w:num>
  <w:num w:numId="15" w16cid:durableId="563831433">
    <w:abstractNumId w:val="67"/>
  </w:num>
  <w:num w:numId="16" w16cid:durableId="1158770206">
    <w:abstractNumId w:val="33"/>
  </w:num>
  <w:num w:numId="17" w16cid:durableId="1443496822">
    <w:abstractNumId w:val="1"/>
  </w:num>
  <w:num w:numId="18" w16cid:durableId="1581787644">
    <w:abstractNumId w:val="52"/>
  </w:num>
  <w:num w:numId="19" w16cid:durableId="1770277515">
    <w:abstractNumId w:val="3"/>
  </w:num>
  <w:num w:numId="20" w16cid:durableId="1019893361">
    <w:abstractNumId w:val="73"/>
  </w:num>
  <w:num w:numId="21" w16cid:durableId="641616886">
    <w:abstractNumId w:val="59"/>
  </w:num>
  <w:num w:numId="22" w16cid:durableId="823468738">
    <w:abstractNumId w:val="15"/>
  </w:num>
  <w:num w:numId="23" w16cid:durableId="944656114">
    <w:abstractNumId w:val="63"/>
  </w:num>
  <w:num w:numId="24" w16cid:durableId="1009648164">
    <w:abstractNumId w:val="55"/>
  </w:num>
  <w:num w:numId="25" w16cid:durableId="2016373747">
    <w:abstractNumId w:val="14"/>
  </w:num>
  <w:num w:numId="26" w16cid:durableId="421144154">
    <w:abstractNumId w:val="74"/>
  </w:num>
  <w:num w:numId="27" w16cid:durableId="191386659">
    <w:abstractNumId w:val="10"/>
  </w:num>
  <w:num w:numId="28" w16cid:durableId="1263149907">
    <w:abstractNumId w:val="54"/>
  </w:num>
  <w:num w:numId="29" w16cid:durableId="1349673077">
    <w:abstractNumId w:val="24"/>
  </w:num>
  <w:num w:numId="30" w16cid:durableId="891501333">
    <w:abstractNumId w:val="38"/>
  </w:num>
  <w:num w:numId="31" w16cid:durableId="118770275">
    <w:abstractNumId w:val="72"/>
  </w:num>
  <w:num w:numId="32" w16cid:durableId="458914365">
    <w:abstractNumId w:val="40"/>
  </w:num>
  <w:num w:numId="33" w16cid:durableId="1417289571">
    <w:abstractNumId w:val="43"/>
  </w:num>
  <w:num w:numId="34" w16cid:durableId="1192064443">
    <w:abstractNumId w:val="46"/>
  </w:num>
  <w:num w:numId="35" w16cid:durableId="869878910">
    <w:abstractNumId w:val="30"/>
  </w:num>
  <w:num w:numId="36" w16cid:durableId="2145003983">
    <w:abstractNumId w:val="17"/>
  </w:num>
  <w:num w:numId="37" w16cid:durableId="1534807203">
    <w:abstractNumId w:val="49"/>
  </w:num>
  <w:num w:numId="38" w16cid:durableId="2054882193">
    <w:abstractNumId w:val="2"/>
  </w:num>
  <w:num w:numId="39" w16cid:durableId="109597295">
    <w:abstractNumId w:val="32"/>
  </w:num>
  <w:num w:numId="40" w16cid:durableId="1903247797">
    <w:abstractNumId w:val="71"/>
  </w:num>
  <w:num w:numId="41" w16cid:durableId="691421405">
    <w:abstractNumId w:val="28"/>
  </w:num>
  <w:num w:numId="42" w16cid:durableId="367488682">
    <w:abstractNumId w:val="36"/>
  </w:num>
  <w:num w:numId="43" w16cid:durableId="1967617559">
    <w:abstractNumId w:val="11"/>
  </w:num>
  <w:num w:numId="44" w16cid:durableId="1760059489">
    <w:abstractNumId w:val="29"/>
  </w:num>
  <w:num w:numId="45" w16cid:durableId="1375613902">
    <w:abstractNumId w:val="25"/>
  </w:num>
  <w:num w:numId="46" w16cid:durableId="166865654">
    <w:abstractNumId w:val="60"/>
  </w:num>
  <w:num w:numId="47" w16cid:durableId="1891577991">
    <w:abstractNumId w:val="68"/>
  </w:num>
  <w:num w:numId="48" w16cid:durableId="933171214">
    <w:abstractNumId w:val="9"/>
  </w:num>
  <w:num w:numId="49" w16cid:durableId="2072846077">
    <w:abstractNumId w:val="7"/>
  </w:num>
  <w:num w:numId="50" w16cid:durableId="149638080">
    <w:abstractNumId w:val="45"/>
  </w:num>
  <w:num w:numId="51" w16cid:durableId="1112015285">
    <w:abstractNumId w:val="19"/>
  </w:num>
  <w:num w:numId="52" w16cid:durableId="1816751069">
    <w:abstractNumId w:val="41"/>
  </w:num>
  <w:num w:numId="53" w16cid:durableId="1187407051">
    <w:abstractNumId w:val="76"/>
  </w:num>
  <w:num w:numId="54" w16cid:durableId="1075662177">
    <w:abstractNumId w:val="48"/>
  </w:num>
  <w:num w:numId="55" w16cid:durableId="1487894052">
    <w:abstractNumId w:val="22"/>
  </w:num>
  <w:num w:numId="56" w16cid:durableId="683826711">
    <w:abstractNumId w:val="53"/>
  </w:num>
  <w:num w:numId="57" w16cid:durableId="1197889212">
    <w:abstractNumId w:val="18"/>
  </w:num>
  <w:num w:numId="58" w16cid:durableId="379985582">
    <w:abstractNumId w:val="20"/>
  </w:num>
  <w:num w:numId="59" w16cid:durableId="830868577">
    <w:abstractNumId w:val="4"/>
  </w:num>
  <w:num w:numId="60" w16cid:durableId="235750211">
    <w:abstractNumId w:val="21"/>
  </w:num>
  <w:num w:numId="61" w16cid:durableId="830095520">
    <w:abstractNumId w:val="66"/>
  </w:num>
  <w:num w:numId="62" w16cid:durableId="652218907">
    <w:abstractNumId w:val="35"/>
  </w:num>
  <w:num w:numId="63" w16cid:durableId="512916146">
    <w:abstractNumId w:val="51"/>
  </w:num>
  <w:num w:numId="64" w16cid:durableId="1482191162">
    <w:abstractNumId w:val="13"/>
  </w:num>
  <w:num w:numId="65" w16cid:durableId="178618239">
    <w:abstractNumId w:val="70"/>
  </w:num>
  <w:num w:numId="66" w16cid:durableId="1496415315">
    <w:abstractNumId w:val="37"/>
  </w:num>
  <w:num w:numId="67" w16cid:durableId="1291277722">
    <w:abstractNumId w:val="26"/>
  </w:num>
  <w:num w:numId="68" w16cid:durableId="1016686285">
    <w:abstractNumId w:val="16"/>
  </w:num>
  <w:num w:numId="69" w16cid:durableId="1661732692">
    <w:abstractNumId w:val="50"/>
  </w:num>
  <w:num w:numId="70" w16cid:durableId="867984536">
    <w:abstractNumId w:val="57"/>
  </w:num>
  <w:num w:numId="71" w16cid:durableId="1658847351">
    <w:abstractNumId w:val="6"/>
  </w:num>
  <w:num w:numId="72" w16cid:durableId="1796554962">
    <w:abstractNumId w:val="0"/>
  </w:num>
  <w:num w:numId="73" w16cid:durableId="1777022417">
    <w:abstractNumId w:val="58"/>
  </w:num>
  <w:num w:numId="74" w16cid:durableId="393429860">
    <w:abstractNumId w:val="12"/>
  </w:num>
  <w:num w:numId="75" w16cid:durableId="5519522">
    <w:abstractNumId w:val="64"/>
  </w:num>
  <w:num w:numId="76" w16cid:durableId="954094070">
    <w:abstractNumId w:val="8"/>
  </w:num>
  <w:num w:numId="77" w16cid:durableId="1487362307">
    <w:abstractNumId w:val="5"/>
  </w:num>
  <w:numIdMacAtCleanup w:val="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rya">
    <w15:presenceInfo w15:providerId="None" w15:userId="Arya"/>
  </w15:person>
  <w15:person w15:author="Paulo H. Leocadio">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A7B"/>
    <w:rsid w:val="00000B04"/>
    <w:rsid w:val="00002E7D"/>
    <w:rsid w:val="00003767"/>
    <w:rsid w:val="000045E5"/>
    <w:rsid w:val="00004B10"/>
    <w:rsid w:val="000055DB"/>
    <w:rsid w:val="0000563A"/>
    <w:rsid w:val="00005663"/>
    <w:rsid w:val="0000613A"/>
    <w:rsid w:val="000072A7"/>
    <w:rsid w:val="000100ED"/>
    <w:rsid w:val="000106E7"/>
    <w:rsid w:val="0001070E"/>
    <w:rsid w:val="00010FED"/>
    <w:rsid w:val="000110DF"/>
    <w:rsid w:val="00011185"/>
    <w:rsid w:val="000120B2"/>
    <w:rsid w:val="0001243A"/>
    <w:rsid w:val="00012C2E"/>
    <w:rsid w:val="00012FDB"/>
    <w:rsid w:val="000130C6"/>
    <w:rsid w:val="000142A5"/>
    <w:rsid w:val="00014B06"/>
    <w:rsid w:val="000151E6"/>
    <w:rsid w:val="00016A2C"/>
    <w:rsid w:val="00016FAB"/>
    <w:rsid w:val="00017008"/>
    <w:rsid w:val="00017ACD"/>
    <w:rsid w:val="0002124C"/>
    <w:rsid w:val="00024929"/>
    <w:rsid w:val="00030538"/>
    <w:rsid w:val="0003075F"/>
    <w:rsid w:val="00030B1E"/>
    <w:rsid w:val="00030BB4"/>
    <w:rsid w:val="000351DF"/>
    <w:rsid w:val="00037DD1"/>
    <w:rsid w:val="000400D5"/>
    <w:rsid w:val="00040666"/>
    <w:rsid w:val="00041299"/>
    <w:rsid w:val="00042206"/>
    <w:rsid w:val="0004243D"/>
    <w:rsid w:val="00042DB0"/>
    <w:rsid w:val="000431DC"/>
    <w:rsid w:val="000436B4"/>
    <w:rsid w:val="00044F14"/>
    <w:rsid w:val="00044F54"/>
    <w:rsid w:val="000451A5"/>
    <w:rsid w:val="0004643D"/>
    <w:rsid w:val="00050D93"/>
    <w:rsid w:val="00052825"/>
    <w:rsid w:val="00052C2C"/>
    <w:rsid w:val="00052D40"/>
    <w:rsid w:val="0005368A"/>
    <w:rsid w:val="00055196"/>
    <w:rsid w:val="000567C9"/>
    <w:rsid w:val="00056C62"/>
    <w:rsid w:val="000574DC"/>
    <w:rsid w:val="00060D96"/>
    <w:rsid w:val="00063A78"/>
    <w:rsid w:val="000649C0"/>
    <w:rsid w:val="00064BE6"/>
    <w:rsid w:val="00065CAF"/>
    <w:rsid w:val="00065DFB"/>
    <w:rsid w:val="000668C9"/>
    <w:rsid w:val="00067DCE"/>
    <w:rsid w:val="00070CAB"/>
    <w:rsid w:val="00070E92"/>
    <w:rsid w:val="00071C4E"/>
    <w:rsid w:val="00071F4B"/>
    <w:rsid w:val="000723E2"/>
    <w:rsid w:val="00072715"/>
    <w:rsid w:val="00072B30"/>
    <w:rsid w:val="00072D14"/>
    <w:rsid w:val="00073665"/>
    <w:rsid w:val="000736FD"/>
    <w:rsid w:val="000741B2"/>
    <w:rsid w:val="000754B8"/>
    <w:rsid w:val="00075596"/>
    <w:rsid w:val="0007596A"/>
    <w:rsid w:val="000760BB"/>
    <w:rsid w:val="000761FF"/>
    <w:rsid w:val="00076D69"/>
    <w:rsid w:val="00077E67"/>
    <w:rsid w:val="00081A29"/>
    <w:rsid w:val="00081FC6"/>
    <w:rsid w:val="00082217"/>
    <w:rsid w:val="00083B49"/>
    <w:rsid w:val="000841B4"/>
    <w:rsid w:val="00084B71"/>
    <w:rsid w:val="00084FEF"/>
    <w:rsid w:val="00084FF7"/>
    <w:rsid w:val="00085293"/>
    <w:rsid w:val="000853E7"/>
    <w:rsid w:val="00086395"/>
    <w:rsid w:val="00087144"/>
    <w:rsid w:val="00087744"/>
    <w:rsid w:val="00090FBA"/>
    <w:rsid w:val="000911D7"/>
    <w:rsid w:val="00091682"/>
    <w:rsid w:val="00091D7D"/>
    <w:rsid w:val="00091F39"/>
    <w:rsid w:val="000921D1"/>
    <w:rsid w:val="000923FF"/>
    <w:rsid w:val="00092EFA"/>
    <w:rsid w:val="0009344F"/>
    <w:rsid w:val="000942F3"/>
    <w:rsid w:val="000958FD"/>
    <w:rsid w:val="000A061E"/>
    <w:rsid w:val="000A063D"/>
    <w:rsid w:val="000A067E"/>
    <w:rsid w:val="000A14A1"/>
    <w:rsid w:val="000A1F5A"/>
    <w:rsid w:val="000A22F8"/>
    <w:rsid w:val="000A3806"/>
    <w:rsid w:val="000A38D0"/>
    <w:rsid w:val="000A4670"/>
    <w:rsid w:val="000A4D28"/>
    <w:rsid w:val="000A64D2"/>
    <w:rsid w:val="000A6FC3"/>
    <w:rsid w:val="000A7598"/>
    <w:rsid w:val="000B063C"/>
    <w:rsid w:val="000B0D38"/>
    <w:rsid w:val="000B2164"/>
    <w:rsid w:val="000B26D8"/>
    <w:rsid w:val="000B29DC"/>
    <w:rsid w:val="000B3F94"/>
    <w:rsid w:val="000B52D4"/>
    <w:rsid w:val="000B5BBD"/>
    <w:rsid w:val="000B5BE8"/>
    <w:rsid w:val="000B7757"/>
    <w:rsid w:val="000C0EF4"/>
    <w:rsid w:val="000C1721"/>
    <w:rsid w:val="000C26E9"/>
    <w:rsid w:val="000C27D2"/>
    <w:rsid w:val="000C298B"/>
    <w:rsid w:val="000C32DE"/>
    <w:rsid w:val="000C4008"/>
    <w:rsid w:val="000C446F"/>
    <w:rsid w:val="000C4E8F"/>
    <w:rsid w:val="000C5218"/>
    <w:rsid w:val="000C5ADD"/>
    <w:rsid w:val="000C5B49"/>
    <w:rsid w:val="000C5D17"/>
    <w:rsid w:val="000C6524"/>
    <w:rsid w:val="000C6753"/>
    <w:rsid w:val="000C6A1C"/>
    <w:rsid w:val="000D02BC"/>
    <w:rsid w:val="000D0634"/>
    <w:rsid w:val="000D0B0C"/>
    <w:rsid w:val="000D0E68"/>
    <w:rsid w:val="000D14F1"/>
    <w:rsid w:val="000D24F9"/>
    <w:rsid w:val="000D2685"/>
    <w:rsid w:val="000D4775"/>
    <w:rsid w:val="000D5103"/>
    <w:rsid w:val="000E008F"/>
    <w:rsid w:val="000E07E1"/>
    <w:rsid w:val="000E0B0F"/>
    <w:rsid w:val="000E0E0C"/>
    <w:rsid w:val="000E1DF5"/>
    <w:rsid w:val="000E3365"/>
    <w:rsid w:val="000E3891"/>
    <w:rsid w:val="000E3CDB"/>
    <w:rsid w:val="000E42E2"/>
    <w:rsid w:val="000E43C8"/>
    <w:rsid w:val="000E4B0E"/>
    <w:rsid w:val="000E744D"/>
    <w:rsid w:val="000E7F7C"/>
    <w:rsid w:val="000F0A26"/>
    <w:rsid w:val="000F0C23"/>
    <w:rsid w:val="000F2E7C"/>
    <w:rsid w:val="000F363F"/>
    <w:rsid w:val="000F394B"/>
    <w:rsid w:val="000F44F6"/>
    <w:rsid w:val="000F45A6"/>
    <w:rsid w:val="000F4A3D"/>
    <w:rsid w:val="000F585F"/>
    <w:rsid w:val="0010054F"/>
    <w:rsid w:val="001017B5"/>
    <w:rsid w:val="00102D55"/>
    <w:rsid w:val="00102F97"/>
    <w:rsid w:val="00103BB8"/>
    <w:rsid w:val="00104636"/>
    <w:rsid w:val="00105AD3"/>
    <w:rsid w:val="0010693C"/>
    <w:rsid w:val="00106C44"/>
    <w:rsid w:val="00106F7C"/>
    <w:rsid w:val="00107857"/>
    <w:rsid w:val="00111228"/>
    <w:rsid w:val="001121BE"/>
    <w:rsid w:val="0011237F"/>
    <w:rsid w:val="0011253D"/>
    <w:rsid w:val="00112B52"/>
    <w:rsid w:val="00113EC8"/>
    <w:rsid w:val="00113F92"/>
    <w:rsid w:val="001147F9"/>
    <w:rsid w:val="001148EB"/>
    <w:rsid w:val="00114FB4"/>
    <w:rsid w:val="001169A5"/>
    <w:rsid w:val="0011762C"/>
    <w:rsid w:val="00117BFB"/>
    <w:rsid w:val="00120E53"/>
    <w:rsid w:val="00122810"/>
    <w:rsid w:val="00123783"/>
    <w:rsid w:val="0012393C"/>
    <w:rsid w:val="00126572"/>
    <w:rsid w:val="00126758"/>
    <w:rsid w:val="00126EC4"/>
    <w:rsid w:val="00127E61"/>
    <w:rsid w:val="00130CC3"/>
    <w:rsid w:val="001317F4"/>
    <w:rsid w:val="00131BB3"/>
    <w:rsid w:val="001322EB"/>
    <w:rsid w:val="001347CC"/>
    <w:rsid w:val="001348F1"/>
    <w:rsid w:val="001351C7"/>
    <w:rsid w:val="0013604E"/>
    <w:rsid w:val="001365E7"/>
    <w:rsid w:val="001368FB"/>
    <w:rsid w:val="0013709F"/>
    <w:rsid w:val="00140D5E"/>
    <w:rsid w:val="001416F4"/>
    <w:rsid w:val="00142C05"/>
    <w:rsid w:val="00143CEC"/>
    <w:rsid w:val="00143E85"/>
    <w:rsid w:val="0014449D"/>
    <w:rsid w:val="0014548F"/>
    <w:rsid w:val="0014564F"/>
    <w:rsid w:val="00145FAD"/>
    <w:rsid w:val="00146C1A"/>
    <w:rsid w:val="001503E8"/>
    <w:rsid w:val="00150779"/>
    <w:rsid w:val="00150842"/>
    <w:rsid w:val="00151294"/>
    <w:rsid w:val="00152015"/>
    <w:rsid w:val="00152759"/>
    <w:rsid w:val="001531E8"/>
    <w:rsid w:val="0015445A"/>
    <w:rsid w:val="00155E59"/>
    <w:rsid w:val="001609AF"/>
    <w:rsid w:val="001609D3"/>
    <w:rsid w:val="00161170"/>
    <w:rsid w:val="00162595"/>
    <w:rsid w:val="001626B6"/>
    <w:rsid w:val="00162EA6"/>
    <w:rsid w:val="00164691"/>
    <w:rsid w:val="00165045"/>
    <w:rsid w:val="00165CCC"/>
    <w:rsid w:val="00166046"/>
    <w:rsid w:val="00167099"/>
    <w:rsid w:val="0016786C"/>
    <w:rsid w:val="001705A0"/>
    <w:rsid w:val="00170BB9"/>
    <w:rsid w:val="00170D10"/>
    <w:rsid w:val="00171443"/>
    <w:rsid w:val="001728D9"/>
    <w:rsid w:val="00172F2B"/>
    <w:rsid w:val="0017352F"/>
    <w:rsid w:val="00174300"/>
    <w:rsid w:val="00174829"/>
    <w:rsid w:val="001755FE"/>
    <w:rsid w:val="0017589F"/>
    <w:rsid w:val="00176A03"/>
    <w:rsid w:val="00180936"/>
    <w:rsid w:val="00180AC9"/>
    <w:rsid w:val="001813BD"/>
    <w:rsid w:val="001819B8"/>
    <w:rsid w:val="00181E3B"/>
    <w:rsid w:val="00181E96"/>
    <w:rsid w:val="00181FFB"/>
    <w:rsid w:val="001830F6"/>
    <w:rsid w:val="0018315F"/>
    <w:rsid w:val="00183837"/>
    <w:rsid w:val="00183AE7"/>
    <w:rsid w:val="00184745"/>
    <w:rsid w:val="00184F7C"/>
    <w:rsid w:val="00186141"/>
    <w:rsid w:val="00186FED"/>
    <w:rsid w:val="00187E4F"/>
    <w:rsid w:val="00190A8A"/>
    <w:rsid w:val="00190C90"/>
    <w:rsid w:val="00191BA3"/>
    <w:rsid w:val="00191EFE"/>
    <w:rsid w:val="001921D1"/>
    <w:rsid w:val="001926E1"/>
    <w:rsid w:val="00194F6F"/>
    <w:rsid w:val="001950B5"/>
    <w:rsid w:val="0019517B"/>
    <w:rsid w:val="0019696B"/>
    <w:rsid w:val="001A17D7"/>
    <w:rsid w:val="001A2EC7"/>
    <w:rsid w:val="001A35B5"/>
    <w:rsid w:val="001A394D"/>
    <w:rsid w:val="001A3B5A"/>
    <w:rsid w:val="001A4B4D"/>
    <w:rsid w:val="001A533E"/>
    <w:rsid w:val="001A53F6"/>
    <w:rsid w:val="001A5BE9"/>
    <w:rsid w:val="001A758B"/>
    <w:rsid w:val="001A7718"/>
    <w:rsid w:val="001B0341"/>
    <w:rsid w:val="001B0CC2"/>
    <w:rsid w:val="001B1439"/>
    <w:rsid w:val="001B2213"/>
    <w:rsid w:val="001B3AC8"/>
    <w:rsid w:val="001B3B57"/>
    <w:rsid w:val="001B5764"/>
    <w:rsid w:val="001B7FAF"/>
    <w:rsid w:val="001C0B97"/>
    <w:rsid w:val="001C1661"/>
    <w:rsid w:val="001C1B82"/>
    <w:rsid w:val="001C2BFF"/>
    <w:rsid w:val="001C54D0"/>
    <w:rsid w:val="001C5BA7"/>
    <w:rsid w:val="001C643F"/>
    <w:rsid w:val="001C72CE"/>
    <w:rsid w:val="001C7D3D"/>
    <w:rsid w:val="001C7FEA"/>
    <w:rsid w:val="001D1921"/>
    <w:rsid w:val="001D1FCE"/>
    <w:rsid w:val="001D22C1"/>
    <w:rsid w:val="001D28BC"/>
    <w:rsid w:val="001D35D7"/>
    <w:rsid w:val="001D3C5F"/>
    <w:rsid w:val="001D424E"/>
    <w:rsid w:val="001D48DB"/>
    <w:rsid w:val="001D4C56"/>
    <w:rsid w:val="001D4E46"/>
    <w:rsid w:val="001D5266"/>
    <w:rsid w:val="001D5E00"/>
    <w:rsid w:val="001D60BE"/>
    <w:rsid w:val="001D61D9"/>
    <w:rsid w:val="001D6D48"/>
    <w:rsid w:val="001D6DDC"/>
    <w:rsid w:val="001E0C50"/>
    <w:rsid w:val="001E117D"/>
    <w:rsid w:val="001E255B"/>
    <w:rsid w:val="001E3445"/>
    <w:rsid w:val="001E3F97"/>
    <w:rsid w:val="001E4C1F"/>
    <w:rsid w:val="001E709C"/>
    <w:rsid w:val="001E7F84"/>
    <w:rsid w:val="001F005E"/>
    <w:rsid w:val="001F11C7"/>
    <w:rsid w:val="001F2765"/>
    <w:rsid w:val="001F33C9"/>
    <w:rsid w:val="001F3876"/>
    <w:rsid w:val="001F3A74"/>
    <w:rsid w:val="001F3E31"/>
    <w:rsid w:val="001F476B"/>
    <w:rsid w:val="001F4B0E"/>
    <w:rsid w:val="001F55AB"/>
    <w:rsid w:val="001F5F6B"/>
    <w:rsid w:val="001F6BF7"/>
    <w:rsid w:val="0020138F"/>
    <w:rsid w:val="002030E3"/>
    <w:rsid w:val="0020494D"/>
    <w:rsid w:val="00205F5E"/>
    <w:rsid w:val="002105AB"/>
    <w:rsid w:val="0021172B"/>
    <w:rsid w:val="002131C0"/>
    <w:rsid w:val="002157B9"/>
    <w:rsid w:val="00215A1A"/>
    <w:rsid w:val="00216446"/>
    <w:rsid w:val="00216598"/>
    <w:rsid w:val="0021678F"/>
    <w:rsid w:val="00216B4D"/>
    <w:rsid w:val="00220C28"/>
    <w:rsid w:val="00221C39"/>
    <w:rsid w:val="00221C87"/>
    <w:rsid w:val="002239A2"/>
    <w:rsid w:val="00223FC4"/>
    <w:rsid w:val="002240A1"/>
    <w:rsid w:val="002248F8"/>
    <w:rsid w:val="00224C86"/>
    <w:rsid w:val="00224CD9"/>
    <w:rsid w:val="00224D11"/>
    <w:rsid w:val="00225042"/>
    <w:rsid w:val="00225EC4"/>
    <w:rsid w:val="00225F02"/>
    <w:rsid w:val="00226554"/>
    <w:rsid w:val="00226EE9"/>
    <w:rsid w:val="002271E5"/>
    <w:rsid w:val="0022724A"/>
    <w:rsid w:val="00230108"/>
    <w:rsid w:val="00230239"/>
    <w:rsid w:val="00230EFB"/>
    <w:rsid w:val="002317E5"/>
    <w:rsid w:val="0023194B"/>
    <w:rsid w:val="00232181"/>
    <w:rsid w:val="00233351"/>
    <w:rsid w:val="002349B9"/>
    <w:rsid w:val="00235C58"/>
    <w:rsid w:val="00235F15"/>
    <w:rsid w:val="00236DC3"/>
    <w:rsid w:val="00237FDC"/>
    <w:rsid w:val="002401E1"/>
    <w:rsid w:val="00240A19"/>
    <w:rsid w:val="00242947"/>
    <w:rsid w:val="00244C3E"/>
    <w:rsid w:val="002452C9"/>
    <w:rsid w:val="0024682A"/>
    <w:rsid w:val="002469B4"/>
    <w:rsid w:val="002504DA"/>
    <w:rsid w:val="00250D46"/>
    <w:rsid w:val="00250DC4"/>
    <w:rsid w:val="0025319A"/>
    <w:rsid w:val="002535C4"/>
    <w:rsid w:val="00255C04"/>
    <w:rsid w:val="00255F85"/>
    <w:rsid w:val="00256B63"/>
    <w:rsid w:val="00257528"/>
    <w:rsid w:val="00257D23"/>
    <w:rsid w:val="00257DBB"/>
    <w:rsid w:val="002600D4"/>
    <w:rsid w:val="002604B2"/>
    <w:rsid w:val="00262651"/>
    <w:rsid w:val="002627BE"/>
    <w:rsid w:val="00263183"/>
    <w:rsid w:val="00263629"/>
    <w:rsid w:val="00263889"/>
    <w:rsid w:val="00263A36"/>
    <w:rsid w:val="00263AB0"/>
    <w:rsid w:val="00263DCE"/>
    <w:rsid w:val="002643F3"/>
    <w:rsid w:val="002650A9"/>
    <w:rsid w:val="002658C5"/>
    <w:rsid w:val="00266499"/>
    <w:rsid w:val="002676E3"/>
    <w:rsid w:val="0027043E"/>
    <w:rsid w:val="0027092E"/>
    <w:rsid w:val="00270C88"/>
    <w:rsid w:val="00271BC1"/>
    <w:rsid w:val="00272B5E"/>
    <w:rsid w:val="00273F68"/>
    <w:rsid w:val="002749A3"/>
    <w:rsid w:val="0027506B"/>
    <w:rsid w:val="0027660A"/>
    <w:rsid w:val="00277876"/>
    <w:rsid w:val="00277A65"/>
    <w:rsid w:val="00281B5B"/>
    <w:rsid w:val="00282223"/>
    <w:rsid w:val="00283CA9"/>
    <w:rsid w:val="00283EFD"/>
    <w:rsid w:val="002853E2"/>
    <w:rsid w:val="0028623A"/>
    <w:rsid w:val="0028660D"/>
    <w:rsid w:val="00290578"/>
    <w:rsid w:val="00290ADB"/>
    <w:rsid w:val="00290D71"/>
    <w:rsid w:val="00291D94"/>
    <w:rsid w:val="00293141"/>
    <w:rsid w:val="002945E7"/>
    <w:rsid w:val="00294923"/>
    <w:rsid w:val="00294C7F"/>
    <w:rsid w:val="00294DDB"/>
    <w:rsid w:val="00295B12"/>
    <w:rsid w:val="0029678E"/>
    <w:rsid w:val="00297358"/>
    <w:rsid w:val="002A0203"/>
    <w:rsid w:val="002A32F7"/>
    <w:rsid w:val="002A3A71"/>
    <w:rsid w:val="002A4B5F"/>
    <w:rsid w:val="002A575A"/>
    <w:rsid w:val="002A5B0F"/>
    <w:rsid w:val="002A6A68"/>
    <w:rsid w:val="002A7C58"/>
    <w:rsid w:val="002B1677"/>
    <w:rsid w:val="002B1C0D"/>
    <w:rsid w:val="002B2883"/>
    <w:rsid w:val="002B35D0"/>
    <w:rsid w:val="002B3F22"/>
    <w:rsid w:val="002B418D"/>
    <w:rsid w:val="002B418E"/>
    <w:rsid w:val="002B4D26"/>
    <w:rsid w:val="002B5C88"/>
    <w:rsid w:val="002B61FE"/>
    <w:rsid w:val="002B6488"/>
    <w:rsid w:val="002B6AF0"/>
    <w:rsid w:val="002B73DF"/>
    <w:rsid w:val="002B766A"/>
    <w:rsid w:val="002C02AB"/>
    <w:rsid w:val="002C0D08"/>
    <w:rsid w:val="002C1EA5"/>
    <w:rsid w:val="002C2F0D"/>
    <w:rsid w:val="002C4026"/>
    <w:rsid w:val="002C64FB"/>
    <w:rsid w:val="002C730E"/>
    <w:rsid w:val="002C761F"/>
    <w:rsid w:val="002D1338"/>
    <w:rsid w:val="002D1AAE"/>
    <w:rsid w:val="002D2D85"/>
    <w:rsid w:val="002D42CA"/>
    <w:rsid w:val="002D5C22"/>
    <w:rsid w:val="002D633A"/>
    <w:rsid w:val="002D65F2"/>
    <w:rsid w:val="002D7330"/>
    <w:rsid w:val="002E073F"/>
    <w:rsid w:val="002E0E0E"/>
    <w:rsid w:val="002E16DC"/>
    <w:rsid w:val="002E1A1E"/>
    <w:rsid w:val="002E2602"/>
    <w:rsid w:val="002E3490"/>
    <w:rsid w:val="002E5C5A"/>
    <w:rsid w:val="002E6D05"/>
    <w:rsid w:val="002E7609"/>
    <w:rsid w:val="002E7FE1"/>
    <w:rsid w:val="002F019D"/>
    <w:rsid w:val="002F0A2A"/>
    <w:rsid w:val="002F0C19"/>
    <w:rsid w:val="002F372B"/>
    <w:rsid w:val="002F3D7D"/>
    <w:rsid w:val="002F4EEA"/>
    <w:rsid w:val="002F5FBB"/>
    <w:rsid w:val="002F6A64"/>
    <w:rsid w:val="00300ACE"/>
    <w:rsid w:val="003028E1"/>
    <w:rsid w:val="00302C6B"/>
    <w:rsid w:val="00303A03"/>
    <w:rsid w:val="003047C8"/>
    <w:rsid w:val="00304970"/>
    <w:rsid w:val="00305A2D"/>
    <w:rsid w:val="00305FB2"/>
    <w:rsid w:val="00306B77"/>
    <w:rsid w:val="00307A2E"/>
    <w:rsid w:val="00307DC6"/>
    <w:rsid w:val="00307E53"/>
    <w:rsid w:val="00307F92"/>
    <w:rsid w:val="00310A36"/>
    <w:rsid w:val="003120E2"/>
    <w:rsid w:val="0031210A"/>
    <w:rsid w:val="00313CCD"/>
    <w:rsid w:val="003142D5"/>
    <w:rsid w:val="00314A47"/>
    <w:rsid w:val="00314D65"/>
    <w:rsid w:val="0031502B"/>
    <w:rsid w:val="00315686"/>
    <w:rsid w:val="0031601E"/>
    <w:rsid w:val="00321527"/>
    <w:rsid w:val="0032189D"/>
    <w:rsid w:val="00321C7F"/>
    <w:rsid w:val="00322FB1"/>
    <w:rsid w:val="0032528D"/>
    <w:rsid w:val="0032610C"/>
    <w:rsid w:val="00327C67"/>
    <w:rsid w:val="00331436"/>
    <w:rsid w:val="00331BBC"/>
    <w:rsid w:val="00332601"/>
    <w:rsid w:val="00333014"/>
    <w:rsid w:val="003331E5"/>
    <w:rsid w:val="003337EE"/>
    <w:rsid w:val="00334009"/>
    <w:rsid w:val="003344AC"/>
    <w:rsid w:val="00335FAB"/>
    <w:rsid w:val="003366B9"/>
    <w:rsid w:val="00337407"/>
    <w:rsid w:val="0033778C"/>
    <w:rsid w:val="00337ACB"/>
    <w:rsid w:val="0034174D"/>
    <w:rsid w:val="003419E3"/>
    <w:rsid w:val="00342D4C"/>
    <w:rsid w:val="0034344D"/>
    <w:rsid w:val="00344002"/>
    <w:rsid w:val="00344462"/>
    <w:rsid w:val="00344AFC"/>
    <w:rsid w:val="00345228"/>
    <w:rsid w:val="0034581C"/>
    <w:rsid w:val="00345D54"/>
    <w:rsid w:val="0034670E"/>
    <w:rsid w:val="0034713D"/>
    <w:rsid w:val="00347492"/>
    <w:rsid w:val="003477DC"/>
    <w:rsid w:val="0035027E"/>
    <w:rsid w:val="003502D5"/>
    <w:rsid w:val="003504E0"/>
    <w:rsid w:val="00350D81"/>
    <w:rsid w:val="00351237"/>
    <w:rsid w:val="003514CA"/>
    <w:rsid w:val="00351913"/>
    <w:rsid w:val="0035275E"/>
    <w:rsid w:val="003531FD"/>
    <w:rsid w:val="0035326D"/>
    <w:rsid w:val="00353CCB"/>
    <w:rsid w:val="00354367"/>
    <w:rsid w:val="00354DCB"/>
    <w:rsid w:val="00355998"/>
    <w:rsid w:val="00355E7B"/>
    <w:rsid w:val="00357438"/>
    <w:rsid w:val="00357574"/>
    <w:rsid w:val="00357799"/>
    <w:rsid w:val="00360711"/>
    <w:rsid w:val="00360CF6"/>
    <w:rsid w:val="00362A60"/>
    <w:rsid w:val="00362D49"/>
    <w:rsid w:val="00362D4F"/>
    <w:rsid w:val="00364180"/>
    <w:rsid w:val="00365ECC"/>
    <w:rsid w:val="0036603B"/>
    <w:rsid w:val="0036692B"/>
    <w:rsid w:val="00370910"/>
    <w:rsid w:val="00370C8D"/>
    <w:rsid w:val="003715E8"/>
    <w:rsid w:val="00371C6C"/>
    <w:rsid w:val="00372677"/>
    <w:rsid w:val="00372E20"/>
    <w:rsid w:val="00374314"/>
    <w:rsid w:val="00374421"/>
    <w:rsid w:val="00374A1E"/>
    <w:rsid w:val="00374C8D"/>
    <w:rsid w:val="00374E4E"/>
    <w:rsid w:val="00377084"/>
    <w:rsid w:val="00380CA9"/>
    <w:rsid w:val="0038208A"/>
    <w:rsid w:val="00383D43"/>
    <w:rsid w:val="00383E0A"/>
    <w:rsid w:val="00384BC5"/>
    <w:rsid w:val="00384E66"/>
    <w:rsid w:val="0038511F"/>
    <w:rsid w:val="00385F09"/>
    <w:rsid w:val="00385FF5"/>
    <w:rsid w:val="00386143"/>
    <w:rsid w:val="003937E1"/>
    <w:rsid w:val="00394991"/>
    <w:rsid w:val="00395756"/>
    <w:rsid w:val="00396C39"/>
    <w:rsid w:val="003A0D4A"/>
    <w:rsid w:val="003A0EB3"/>
    <w:rsid w:val="003A0F1A"/>
    <w:rsid w:val="003A0FF5"/>
    <w:rsid w:val="003A18C6"/>
    <w:rsid w:val="003A1E9D"/>
    <w:rsid w:val="003A20F5"/>
    <w:rsid w:val="003A2848"/>
    <w:rsid w:val="003A2FA6"/>
    <w:rsid w:val="003A3258"/>
    <w:rsid w:val="003A3472"/>
    <w:rsid w:val="003A59B3"/>
    <w:rsid w:val="003A61A2"/>
    <w:rsid w:val="003A6C34"/>
    <w:rsid w:val="003A7019"/>
    <w:rsid w:val="003A7035"/>
    <w:rsid w:val="003B0427"/>
    <w:rsid w:val="003B0A76"/>
    <w:rsid w:val="003B11F9"/>
    <w:rsid w:val="003B24E3"/>
    <w:rsid w:val="003B316D"/>
    <w:rsid w:val="003B37D9"/>
    <w:rsid w:val="003B536E"/>
    <w:rsid w:val="003B5AC2"/>
    <w:rsid w:val="003B6136"/>
    <w:rsid w:val="003B6248"/>
    <w:rsid w:val="003B639D"/>
    <w:rsid w:val="003B7564"/>
    <w:rsid w:val="003B7B3A"/>
    <w:rsid w:val="003C052A"/>
    <w:rsid w:val="003C0FB2"/>
    <w:rsid w:val="003C1714"/>
    <w:rsid w:val="003C1877"/>
    <w:rsid w:val="003C29E6"/>
    <w:rsid w:val="003C2BD2"/>
    <w:rsid w:val="003C4078"/>
    <w:rsid w:val="003C4DD8"/>
    <w:rsid w:val="003C5C8A"/>
    <w:rsid w:val="003C61C7"/>
    <w:rsid w:val="003C6A7B"/>
    <w:rsid w:val="003C6F74"/>
    <w:rsid w:val="003C76C9"/>
    <w:rsid w:val="003C79A9"/>
    <w:rsid w:val="003D03B7"/>
    <w:rsid w:val="003D1484"/>
    <w:rsid w:val="003D211C"/>
    <w:rsid w:val="003D2BAC"/>
    <w:rsid w:val="003D3DFB"/>
    <w:rsid w:val="003D5079"/>
    <w:rsid w:val="003D5521"/>
    <w:rsid w:val="003D5B30"/>
    <w:rsid w:val="003D5D45"/>
    <w:rsid w:val="003D6FDC"/>
    <w:rsid w:val="003D7F47"/>
    <w:rsid w:val="003E0E94"/>
    <w:rsid w:val="003E19C0"/>
    <w:rsid w:val="003E201E"/>
    <w:rsid w:val="003E3195"/>
    <w:rsid w:val="003E47ED"/>
    <w:rsid w:val="003E5DD8"/>
    <w:rsid w:val="003E5F1C"/>
    <w:rsid w:val="003E6459"/>
    <w:rsid w:val="003E6648"/>
    <w:rsid w:val="003E680D"/>
    <w:rsid w:val="003E6DE9"/>
    <w:rsid w:val="003E70B0"/>
    <w:rsid w:val="003E7355"/>
    <w:rsid w:val="003E762E"/>
    <w:rsid w:val="003F037F"/>
    <w:rsid w:val="003F0506"/>
    <w:rsid w:val="003F0530"/>
    <w:rsid w:val="003F0A61"/>
    <w:rsid w:val="003F136D"/>
    <w:rsid w:val="003F1653"/>
    <w:rsid w:val="003F2BAB"/>
    <w:rsid w:val="003F3348"/>
    <w:rsid w:val="003F419B"/>
    <w:rsid w:val="003F46D5"/>
    <w:rsid w:val="003F484A"/>
    <w:rsid w:val="003F621F"/>
    <w:rsid w:val="003F69E1"/>
    <w:rsid w:val="003F7346"/>
    <w:rsid w:val="003F789B"/>
    <w:rsid w:val="004008EB"/>
    <w:rsid w:val="00401C7A"/>
    <w:rsid w:val="00402B2C"/>
    <w:rsid w:val="00403CBF"/>
    <w:rsid w:val="00403E8B"/>
    <w:rsid w:val="00404AC7"/>
    <w:rsid w:val="00405A33"/>
    <w:rsid w:val="0040635E"/>
    <w:rsid w:val="00406584"/>
    <w:rsid w:val="00407350"/>
    <w:rsid w:val="004073DF"/>
    <w:rsid w:val="004104F3"/>
    <w:rsid w:val="0041154E"/>
    <w:rsid w:val="0041303C"/>
    <w:rsid w:val="00414680"/>
    <w:rsid w:val="004146A6"/>
    <w:rsid w:val="00414BE4"/>
    <w:rsid w:val="00414E25"/>
    <w:rsid w:val="004153C7"/>
    <w:rsid w:val="00415C2B"/>
    <w:rsid w:val="00415D6E"/>
    <w:rsid w:val="00416A8E"/>
    <w:rsid w:val="00416CCC"/>
    <w:rsid w:val="004174B3"/>
    <w:rsid w:val="00417D4F"/>
    <w:rsid w:val="00421376"/>
    <w:rsid w:val="00421F7A"/>
    <w:rsid w:val="00422C31"/>
    <w:rsid w:val="00423768"/>
    <w:rsid w:val="00423EAE"/>
    <w:rsid w:val="00424265"/>
    <w:rsid w:val="004247DF"/>
    <w:rsid w:val="00425158"/>
    <w:rsid w:val="0042556D"/>
    <w:rsid w:val="004258ED"/>
    <w:rsid w:val="00425988"/>
    <w:rsid w:val="0042663B"/>
    <w:rsid w:val="004273A6"/>
    <w:rsid w:val="00427BBB"/>
    <w:rsid w:val="00430CC1"/>
    <w:rsid w:val="00430FDA"/>
    <w:rsid w:val="00431630"/>
    <w:rsid w:val="004317CD"/>
    <w:rsid w:val="004325B9"/>
    <w:rsid w:val="0043281F"/>
    <w:rsid w:val="00432837"/>
    <w:rsid w:val="00432CBF"/>
    <w:rsid w:val="004332D5"/>
    <w:rsid w:val="0043366F"/>
    <w:rsid w:val="00433E96"/>
    <w:rsid w:val="004340AE"/>
    <w:rsid w:val="0043494F"/>
    <w:rsid w:val="004355BD"/>
    <w:rsid w:val="00435602"/>
    <w:rsid w:val="0043663B"/>
    <w:rsid w:val="004374FB"/>
    <w:rsid w:val="00437BA1"/>
    <w:rsid w:val="00441ABA"/>
    <w:rsid w:val="00441EA5"/>
    <w:rsid w:val="004433F7"/>
    <w:rsid w:val="00443FF7"/>
    <w:rsid w:val="00444464"/>
    <w:rsid w:val="00445121"/>
    <w:rsid w:val="00445745"/>
    <w:rsid w:val="00445EF3"/>
    <w:rsid w:val="00446F6C"/>
    <w:rsid w:val="00447A46"/>
    <w:rsid w:val="00450C62"/>
    <w:rsid w:val="004512EC"/>
    <w:rsid w:val="00451D6F"/>
    <w:rsid w:val="00452FB4"/>
    <w:rsid w:val="0045397C"/>
    <w:rsid w:val="004544F7"/>
    <w:rsid w:val="00454928"/>
    <w:rsid w:val="00455A4C"/>
    <w:rsid w:val="00455CEB"/>
    <w:rsid w:val="00456282"/>
    <w:rsid w:val="00456B26"/>
    <w:rsid w:val="00457AA6"/>
    <w:rsid w:val="00457B8B"/>
    <w:rsid w:val="00457E03"/>
    <w:rsid w:val="00461513"/>
    <w:rsid w:val="004616DB"/>
    <w:rsid w:val="004618E2"/>
    <w:rsid w:val="004623B8"/>
    <w:rsid w:val="00463290"/>
    <w:rsid w:val="004643B8"/>
    <w:rsid w:val="00465660"/>
    <w:rsid w:val="00465AF8"/>
    <w:rsid w:val="0046603C"/>
    <w:rsid w:val="004704F6"/>
    <w:rsid w:val="00470BA1"/>
    <w:rsid w:val="00470D03"/>
    <w:rsid w:val="00470DF9"/>
    <w:rsid w:val="004711C0"/>
    <w:rsid w:val="00471746"/>
    <w:rsid w:val="00471A42"/>
    <w:rsid w:val="0047219A"/>
    <w:rsid w:val="00472655"/>
    <w:rsid w:val="0047281D"/>
    <w:rsid w:val="00475827"/>
    <w:rsid w:val="004769F5"/>
    <w:rsid w:val="00480DEB"/>
    <w:rsid w:val="00480EA8"/>
    <w:rsid w:val="00481029"/>
    <w:rsid w:val="004853EC"/>
    <w:rsid w:val="00485C39"/>
    <w:rsid w:val="00485EB9"/>
    <w:rsid w:val="00485EDE"/>
    <w:rsid w:val="0048676D"/>
    <w:rsid w:val="00486D7A"/>
    <w:rsid w:val="00487112"/>
    <w:rsid w:val="004879C2"/>
    <w:rsid w:val="00490A9D"/>
    <w:rsid w:val="00490AFE"/>
    <w:rsid w:val="0049170E"/>
    <w:rsid w:val="004919B6"/>
    <w:rsid w:val="00491BD6"/>
    <w:rsid w:val="00492685"/>
    <w:rsid w:val="0049359E"/>
    <w:rsid w:val="004945D8"/>
    <w:rsid w:val="00494C00"/>
    <w:rsid w:val="00494F66"/>
    <w:rsid w:val="00495541"/>
    <w:rsid w:val="00495ADD"/>
    <w:rsid w:val="00496204"/>
    <w:rsid w:val="00496F46"/>
    <w:rsid w:val="00497417"/>
    <w:rsid w:val="004A0425"/>
    <w:rsid w:val="004A19B0"/>
    <w:rsid w:val="004A2285"/>
    <w:rsid w:val="004A2702"/>
    <w:rsid w:val="004A2990"/>
    <w:rsid w:val="004A30F4"/>
    <w:rsid w:val="004A35F6"/>
    <w:rsid w:val="004A3B50"/>
    <w:rsid w:val="004A4384"/>
    <w:rsid w:val="004A4E37"/>
    <w:rsid w:val="004A5B10"/>
    <w:rsid w:val="004A5E99"/>
    <w:rsid w:val="004A5F4B"/>
    <w:rsid w:val="004A61B6"/>
    <w:rsid w:val="004A644E"/>
    <w:rsid w:val="004A798F"/>
    <w:rsid w:val="004B01A4"/>
    <w:rsid w:val="004B09D8"/>
    <w:rsid w:val="004B0F9C"/>
    <w:rsid w:val="004B12A1"/>
    <w:rsid w:val="004B280B"/>
    <w:rsid w:val="004B29EF"/>
    <w:rsid w:val="004B3FC1"/>
    <w:rsid w:val="004B442A"/>
    <w:rsid w:val="004B4798"/>
    <w:rsid w:val="004B58C0"/>
    <w:rsid w:val="004B6A04"/>
    <w:rsid w:val="004B74BA"/>
    <w:rsid w:val="004B78D3"/>
    <w:rsid w:val="004C1670"/>
    <w:rsid w:val="004C16AD"/>
    <w:rsid w:val="004C1D4F"/>
    <w:rsid w:val="004C234F"/>
    <w:rsid w:val="004C2A77"/>
    <w:rsid w:val="004C2B8E"/>
    <w:rsid w:val="004C492B"/>
    <w:rsid w:val="004C5760"/>
    <w:rsid w:val="004C5C02"/>
    <w:rsid w:val="004C6348"/>
    <w:rsid w:val="004C6B09"/>
    <w:rsid w:val="004C75B0"/>
    <w:rsid w:val="004D00A4"/>
    <w:rsid w:val="004D00FA"/>
    <w:rsid w:val="004D03E1"/>
    <w:rsid w:val="004D0C95"/>
    <w:rsid w:val="004D1078"/>
    <w:rsid w:val="004D1560"/>
    <w:rsid w:val="004D2213"/>
    <w:rsid w:val="004D22A9"/>
    <w:rsid w:val="004D2589"/>
    <w:rsid w:val="004D2A30"/>
    <w:rsid w:val="004D2B5D"/>
    <w:rsid w:val="004D30F5"/>
    <w:rsid w:val="004D32EA"/>
    <w:rsid w:val="004D52CB"/>
    <w:rsid w:val="004D65E7"/>
    <w:rsid w:val="004D6E49"/>
    <w:rsid w:val="004D7121"/>
    <w:rsid w:val="004D7726"/>
    <w:rsid w:val="004E011C"/>
    <w:rsid w:val="004E025F"/>
    <w:rsid w:val="004E1F01"/>
    <w:rsid w:val="004E2C72"/>
    <w:rsid w:val="004E3A45"/>
    <w:rsid w:val="004E3C9A"/>
    <w:rsid w:val="004E4219"/>
    <w:rsid w:val="004E43DD"/>
    <w:rsid w:val="004E443D"/>
    <w:rsid w:val="004E4791"/>
    <w:rsid w:val="004E4D2A"/>
    <w:rsid w:val="004E72AF"/>
    <w:rsid w:val="004E7828"/>
    <w:rsid w:val="004E7B43"/>
    <w:rsid w:val="004F0142"/>
    <w:rsid w:val="004F075C"/>
    <w:rsid w:val="004F13D6"/>
    <w:rsid w:val="004F13F9"/>
    <w:rsid w:val="004F14EA"/>
    <w:rsid w:val="004F2B2B"/>
    <w:rsid w:val="004F3195"/>
    <w:rsid w:val="004F3E0F"/>
    <w:rsid w:val="004F3E49"/>
    <w:rsid w:val="004F42E5"/>
    <w:rsid w:val="004F43ED"/>
    <w:rsid w:val="004F4CEF"/>
    <w:rsid w:val="004F50D5"/>
    <w:rsid w:val="004F6322"/>
    <w:rsid w:val="004F6D71"/>
    <w:rsid w:val="004F7009"/>
    <w:rsid w:val="004F7723"/>
    <w:rsid w:val="005000D7"/>
    <w:rsid w:val="005001D6"/>
    <w:rsid w:val="00500653"/>
    <w:rsid w:val="00500A8B"/>
    <w:rsid w:val="00500BA4"/>
    <w:rsid w:val="00500D2B"/>
    <w:rsid w:val="00501373"/>
    <w:rsid w:val="005026A3"/>
    <w:rsid w:val="00503D5D"/>
    <w:rsid w:val="005052ED"/>
    <w:rsid w:val="00505C57"/>
    <w:rsid w:val="005062CB"/>
    <w:rsid w:val="00506522"/>
    <w:rsid w:val="00507460"/>
    <w:rsid w:val="00507F81"/>
    <w:rsid w:val="0051055A"/>
    <w:rsid w:val="00511BFD"/>
    <w:rsid w:val="005131A2"/>
    <w:rsid w:val="00514354"/>
    <w:rsid w:val="00515E90"/>
    <w:rsid w:val="00516826"/>
    <w:rsid w:val="00517B4A"/>
    <w:rsid w:val="00517E8C"/>
    <w:rsid w:val="00520530"/>
    <w:rsid w:val="00521978"/>
    <w:rsid w:val="00521D61"/>
    <w:rsid w:val="00522026"/>
    <w:rsid w:val="00523756"/>
    <w:rsid w:val="005243E7"/>
    <w:rsid w:val="00525D5B"/>
    <w:rsid w:val="0053010C"/>
    <w:rsid w:val="00530337"/>
    <w:rsid w:val="00531A9E"/>
    <w:rsid w:val="00532B63"/>
    <w:rsid w:val="00532D7B"/>
    <w:rsid w:val="00532E64"/>
    <w:rsid w:val="00534D6C"/>
    <w:rsid w:val="00535809"/>
    <w:rsid w:val="00535F92"/>
    <w:rsid w:val="0053677E"/>
    <w:rsid w:val="005401C3"/>
    <w:rsid w:val="00540875"/>
    <w:rsid w:val="0054189F"/>
    <w:rsid w:val="00543CF1"/>
    <w:rsid w:val="00543DC8"/>
    <w:rsid w:val="00543E2B"/>
    <w:rsid w:val="00544D53"/>
    <w:rsid w:val="00545BF4"/>
    <w:rsid w:val="0054655F"/>
    <w:rsid w:val="005469B7"/>
    <w:rsid w:val="00546C7A"/>
    <w:rsid w:val="005502FC"/>
    <w:rsid w:val="00552147"/>
    <w:rsid w:val="005553A4"/>
    <w:rsid w:val="005568B8"/>
    <w:rsid w:val="005573DD"/>
    <w:rsid w:val="00560468"/>
    <w:rsid w:val="005606A9"/>
    <w:rsid w:val="00560F4F"/>
    <w:rsid w:val="0056102A"/>
    <w:rsid w:val="00561876"/>
    <w:rsid w:val="00561ED5"/>
    <w:rsid w:val="00562D3A"/>
    <w:rsid w:val="00563920"/>
    <w:rsid w:val="00565722"/>
    <w:rsid w:val="0056582B"/>
    <w:rsid w:val="0056665B"/>
    <w:rsid w:val="005672CA"/>
    <w:rsid w:val="00570103"/>
    <w:rsid w:val="005711DE"/>
    <w:rsid w:val="00572CA7"/>
    <w:rsid w:val="005755A5"/>
    <w:rsid w:val="0057570B"/>
    <w:rsid w:val="00575841"/>
    <w:rsid w:val="00575ECC"/>
    <w:rsid w:val="00577A39"/>
    <w:rsid w:val="00577D97"/>
    <w:rsid w:val="00580775"/>
    <w:rsid w:val="00583690"/>
    <w:rsid w:val="005836E4"/>
    <w:rsid w:val="00584DDB"/>
    <w:rsid w:val="005850F8"/>
    <w:rsid w:val="0058576D"/>
    <w:rsid w:val="005861F0"/>
    <w:rsid w:val="00586672"/>
    <w:rsid w:val="00590627"/>
    <w:rsid w:val="00590AC8"/>
    <w:rsid w:val="005927A2"/>
    <w:rsid w:val="005935FF"/>
    <w:rsid w:val="005936AF"/>
    <w:rsid w:val="00593C3F"/>
    <w:rsid w:val="00593ED1"/>
    <w:rsid w:val="005947BA"/>
    <w:rsid w:val="005952D9"/>
    <w:rsid w:val="00595E5D"/>
    <w:rsid w:val="00596027"/>
    <w:rsid w:val="00596338"/>
    <w:rsid w:val="005A0C9D"/>
    <w:rsid w:val="005A193F"/>
    <w:rsid w:val="005A1FB0"/>
    <w:rsid w:val="005A492D"/>
    <w:rsid w:val="005A4DD2"/>
    <w:rsid w:val="005A6739"/>
    <w:rsid w:val="005A6767"/>
    <w:rsid w:val="005A6A1E"/>
    <w:rsid w:val="005A6F9F"/>
    <w:rsid w:val="005A7340"/>
    <w:rsid w:val="005B1057"/>
    <w:rsid w:val="005B1716"/>
    <w:rsid w:val="005B26B7"/>
    <w:rsid w:val="005B2BFE"/>
    <w:rsid w:val="005B2D01"/>
    <w:rsid w:val="005B4531"/>
    <w:rsid w:val="005B4D58"/>
    <w:rsid w:val="005B7775"/>
    <w:rsid w:val="005C12AC"/>
    <w:rsid w:val="005C1D00"/>
    <w:rsid w:val="005C5E1C"/>
    <w:rsid w:val="005C70A8"/>
    <w:rsid w:val="005C73E6"/>
    <w:rsid w:val="005C7672"/>
    <w:rsid w:val="005C76FE"/>
    <w:rsid w:val="005D0875"/>
    <w:rsid w:val="005D0ECE"/>
    <w:rsid w:val="005D2022"/>
    <w:rsid w:val="005D2391"/>
    <w:rsid w:val="005D2436"/>
    <w:rsid w:val="005D433F"/>
    <w:rsid w:val="005D5176"/>
    <w:rsid w:val="005D55AB"/>
    <w:rsid w:val="005D5849"/>
    <w:rsid w:val="005D626A"/>
    <w:rsid w:val="005D6F2A"/>
    <w:rsid w:val="005E167D"/>
    <w:rsid w:val="005E44FC"/>
    <w:rsid w:val="005E4B8E"/>
    <w:rsid w:val="005E4F5F"/>
    <w:rsid w:val="005E60F4"/>
    <w:rsid w:val="005F0242"/>
    <w:rsid w:val="005F0E5F"/>
    <w:rsid w:val="005F3463"/>
    <w:rsid w:val="005F3B50"/>
    <w:rsid w:val="005F3C2E"/>
    <w:rsid w:val="005F4EC8"/>
    <w:rsid w:val="005F4F4B"/>
    <w:rsid w:val="005F5335"/>
    <w:rsid w:val="005F584C"/>
    <w:rsid w:val="005F5B10"/>
    <w:rsid w:val="005F6750"/>
    <w:rsid w:val="005F6ED2"/>
    <w:rsid w:val="005F6F1A"/>
    <w:rsid w:val="00600AE6"/>
    <w:rsid w:val="00601394"/>
    <w:rsid w:val="006016B7"/>
    <w:rsid w:val="00602768"/>
    <w:rsid w:val="00603B0C"/>
    <w:rsid w:val="00604B5B"/>
    <w:rsid w:val="00604B7D"/>
    <w:rsid w:val="00605E37"/>
    <w:rsid w:val="00607576"/>
    <w:rsid w:val="0061120F"/>
    <w:rsid w:val="006120DA"/>
    <w:rsid w:val="00613521"/>
    <w:rsid w:val="00613554"/>
    <w:rsid w:val="006137E6"/>
    <w:rsid w:val="0061419B"/>
    <w:rsid w:val="00614439"/>
    <w:rsid w:val="006163FE"/>
    <w:rsid w:val="006164DC"/>
    <w:rsid w:val="00616800"/>
    <w:rsid w:val="00616B7E"/>
    <w:rsid w:val="00617906"/>
    <w:rsid w:val="00617975"/>
    <w:rsid w:val="00620227"/>
    <w:rsid w:val="00621918"/>
    <w:rsid w:val="00622468"/>
    <w:rsid w:val="006242F7"/>
    <w:rsid w:val="00624418"/>
    <w:rsid w:val="00624570"/>
    <w:rsid w:val="006248BB"/>
    <w:rsid w:val="0062523F"/>
    <w:rsid w:val="00625F66"/>
    <w:rsid w:val="006302B4"/>
    <w:rsid w:val="00631166"/>
    <w:rsid w:val="006318A6"/>
    <w:rsid w:val="00632118"/>
    <w:rsid w:val="0063226B"/>
    <w:rsid w:val="00633787"/>
    <w:rsid w:val="00634C20"/>
    <w:rsid w:val="00634F6B"/>
    <w:rsid w:val="00635AA8"/>
    <w:rsid w:val="00635C50"/>
    <w:rsid w:val="00635F96"/>
    <w:rsid w:val="0063633B"/>
    <w:rsid w:val="00636835"/>
    <w:rsid w:val="00636E0B"/>
    <w:rsid w:val="00636F50"/>
    <w:rsid w:val="00637D2F"/>
    <w:rsid w:val="006402FE"/>
    <w:rsid w:val="006416A6"/>
    <w:rsid w:val="00641B8A"/>
    <w:rsid w:val="00642AD7"/>
    <w:rsid w:val="00643A96"/>
    <w:rsid w:val="006455CF"/>
    <w:rsid w:val="00645B5D"/>
    <w:rsid w:val="006478B7"/>
    <w:rsid w:val="00650215"/>
    <w:rsid w:val="00650C11"/>
    <w:rsid w:val="00652C38"/>
    <w:rsid w:val="00653D3A"/>
    <w:rsid w:val="00653FDB"/>
    <w:rsid w:val="00654F94"/>
    <w:rsid w:val="00655517"/>
    <w:rsid w:val="0065626F"/>
    <w:rsid w:val="006601B3"/>
    <w:rsid w:val="006617BF"/>
    <w:rsid w:val="006624D2"/>
    <w:rsid w:val="00662C7F"/>
    <w:rsid w:val="00663A70"/>
    <w:rsid w:val="0066417E"/>
    <w:rsid w:val="0066418A"/>
    <w:rsid w:val="00664806"/>
    <w:rsid w:val="00664D0D"/>
    <w:rsid w:val="00665A2B"/>
    <w:rsid w:val="00667452"/>
    <w:rsid w:val="006707E1"/>
    <w:rsid w:val="0067139C"/>
    <w:rsid w:val="006717E2"/>
    <w:rsid w:val="00671B29"/>
    <w:rsid w:val="0067225A"/>
    <w:rsid w:val="00674E69"/>
    <w:rsid w:val="00675735"/>
    <w:rsid w:val="00677A79"/>
    <w:rsid w:val="00680082"/>
    <w:rsid w:val="006805B3"/>
    <w:rsid w:val="00680B3F"/>
    <w:rsid w:val="006817AF"/>
    <w:rsid w:val="00682493"/>
    <w:rsid w:val="00682EB8"/>
    <w:rsid w:val="0068504A"/>
    <w:rsid w:val="00685390"/>
    <w:rsid w:val="006860D7"/>
    <w:rsid w:val="0068706B"/>
    <w:rsid w:val="006872FE"/>
    <w:rsid w:val="006879DC"/>
    <w:rsid w:val="0069070A"/>
    <w:rsid w:val="00690799"/>
    <w:rsid w:val="006912BA"/>
    <w:rsid w:val="00691406"/>
    <w:rsid w:val="00692336"/>
    <w:rsid w:val="00692815"/>
    <w:rsid w:val="00693151"/>
    <w:rsid w:val="00693C76"/>
    <w:rsid w:val="00694B22"/>
    <w:rsid w:val="00695188"/>
    <w:rsid w:val="0069559F"/>
    <w:rsid w:val="006955E7"/>
    <w:rsid w:val="0069642C"/>
    <w:rsid w:val="0069686F"/>
    <w:rsid w:val="00697FBD"/>
    <w:rsid w:val="006A00C2"/>
    <w:rsid w:val="006A0426"/>
    <w:rsid w:val="006A134D"/>
    <w:rsid w:val="006A1E26"/>
    <w:rsid w:val="006A2E7F"/>
    <w:rsid w:val="006A31A5"/>
    <w:rsid w:val="006A3501"/>
    <w:rsid w:val="006A3984"/>
    <w:rsid w:val="006A3D69"/>
    <w:rsid w:val="006A405C"/>
    <w:rsid w:val="006A4C4C"/>
    <w:rsid w:val="006A504B"/>
    <w:rsid w:val="006A5669"/>
    <w:rsid w:val="006A6D44"/>
    <w:rsid w:val="006A76D5"/>
    <w:rsid w:val="006A7A10"/>
    <w:rsid w:val="006A7B42"/>
    <w:rsid w:val="006A7C6C"/>
    <w:rsid w:val="006B052F"/>
    <w:rsid w:val="006B0C79"/>
    <w:rsid w:val="006B268C"/>
    <w:rsid w:val="006B3276"/>
    <w:rsid w:val="006B3A9C"/>
    <w:rsid w:val="006B3E88"/>
    <w:rsid w:val="006B4139"/>
    <w:rsid w:val="006B54C1"/>
    <w:rsid w:val="006B6C72"/>
    <w:rsid w:val="006B7027"/>
    <w:rsid w:val="006B7EF2"/>
    <w:rsid w:val="006C05C4"/>
    <w:rsid w:val="006C0F0C"/>
    <w:rsid w:val="006C11E1"/>
    <w:rsid w:val="006C22FD"/>
    <w:rsid w:val="006C25CB"/>
    <w:rsid w:val="006C3927"/>
    <w:rsid w:val="006C3B60"/>
    <w:rsid w:val="006C440D"/>
    <w:rsid w:val="006C5412"/>
    <w:rsid w:val="006C62E7"/>
    <w:rsid w:val="006D16E5"/>
    <w:rsid w:val="006D2907"/>
    <w:rsid w:val="006D2AC3"/>
    <w:rsid w:val="006D445A"/>
    <w:rsid w:val="006D49FB"/>
    <w:rsid w:val="006D5831"/>
    <w:rsid w:val="006E0333"/>
    <w:rsid w:val="006E13DD"/>
    <w:rsid w:val="006E198F"/>
    <w:rsid w:val="006E1C60"/>
    <w:rsid w:val="006E34F1"/>
    <w:rsid w:val="006E4083"/>
    <w:rsid w:val="006E452A"/>
    <w:rsid w:val="006E47F2"/>
    <w:rsid w:val="006E51E8"/>
    <w:rsid w:val="006E54EB"/>
    <w:rsid w:val="006E61CE"/>
    <w:rsid w:val="006E687D"/>
    <w:rsid w:val="006E6892"/>
    <w:rsid w:val="006F0594"/>
    <w:rsid w:val="006F0623"/>
    <w:rsid w:val="006F1355"/>
    <w:rsid w:val="006F164A"/>
    <w:rsid w:val="006F304C"/>
    <w:rsid w:val="006F3A0E"/>
    <w:rsid w:val="006F3C4C"/>
    <w:rsid w:val="006F429F"/>
    <w:rsid w:val="006F4309"/>
    <w:rsid w:val="006F445F"/>
    <w:rsid w:val="006F5920"/>
    <w:rsid w:val="006F5D7E"/>
    <w:rsid w:val="006F7ED0"/>
    <w:rsid w:val="00700A7C"/>
    <w:rsid w:val="00700E37"/>
    <w:rsid w:val="007027C4"/>
    <w:rsid w:val="0070281A"/>
    <w:rsid w:val="007030DC"/>
    <w:rsid w:val="00703298"/>
    <w:rsid w:val="00703D5C"/>
    <w:rsid w:val="00704367"/>
    <w:rsid w:val="00707592"/>
    <w:rsid w:val="00710E2E"/>
    <w:rsid w:val="007114C0"/>
    <w:rsid w:val="00711E6D"/>
    <w:rsid w:val="00712299"/>
    <w:rsid w:val="00712B4A"/>
    <w:rsid w:val="00712E8E"/>
    <w:rsid w:val="00713206"/>
    <w:rsid w:val="00713E4B"/>
    <w:rsid w:val="00714F60"/>
    <w:rsid w:val="007151E5"/>
    <w:rsid w:val="00715829"/>
    <w:rsid w:val="00716CE1"/>
    <w:rsid w:val="00717402"/>
    <w:rsid w:val="00717F4C"/>
    <w:rsid w:val="007209AE"/>
    <w:rsid w:val="00720C3B"/>
    <w:rsid w:val="007213CA"/>
    <w:rsid w:val="007235AE"/>
    <w:rsid w:val="00723C33"/>
    <w:rsid w:val="00724932"/>
    <w:rsid w:val="007252C3"/>
    <w:rsid w:val="00725693"/>
    <w:rsid w:val="007262DB"/>
    <w:rsid w:val="00726BCB"/>
    <w:rsid w:val="00726C35"/>
    <w:rsid w:val="00726EFB"/>
    <w:rsid w:val="0072788B"/>
    <w:rsid w:val="007300A7"/>
    <w:rsid w:val="00730E7C"/>
    <w:rsid w:val="00731B56"/>
    <w:rsid w:val="0073212C"/>
    <w:rsid w:val="00733B82"/>
    <w:rsid w:val="00733F0F"/>
    <w:rsid w:val="007364FB"/>
    <w:rsid w:val="00736D68"/>
    <w:rsid w:val="00737068"/>
    <w:rsid w:val="007407CB"/>
    <w:rsid w:val="00740AAD"/>
    <w:rsid w:val="007418A4"/>
    <w:rsid w:val="007422A0"/>
    <w:rsid w:val="00742DA9"/>
    <w:rsid w:val="0074309D"/>
    <w:rsid w:val="0074345D"/>
    <w:rsid w:val="00743E1A"/>
    <w:rsid w:val="007442D7"/>
    <w:rsid w:val="0074442B"/>
    <w:rsid w:val="007452C4"/>
    <w:rsid w:val="00745BBE"/>
    <w:rsid w:val="007474D6"/>
    <w:rsid w:val="007475BA"/>
    <w:rsid w:val="007476C8"/>
    <w:rsid w:val="007476FF"/>
    <w:rsid w:val="00747AAA"/>
    <w:rsid w:val="007502C2"/>
    <w:rsid w:val="0075389F"/>
    <w:rsid w:val="00754372"/>
    <w:rsid w:val="00754472"/>
    <w:rsid w:val="00754517"/>
    <w:rsid w:val="00754B91"/>
    <w:rsid w:val="0075500D"/>
    <w:rsid w:val="00756019"/>
    <w:rsid w:val="00756306"/>
    <w:rsid w:val="00757177"/>
    <w:rsid w:val="00757687"/>
    <w:rsid w:val="007579DB"/>
    <w:rsid w:val="007600C1"/>
    <w:rsid w:val="0076250C"/>
    <w:rsid w:val="007629C7"/>
    <w:rsid w:val="00762A78"/>
    <w:rsid w:val="00763F00"/>
    <w:rsid w:val="00763F08"/>
    <w:rsid w:val="0076442A"/>
    <w:rsid w:val="0076449D"/>
    <w:rsid w:val="00764D89"/>
    <w:rsid w:val="007658B3"/>
    <w:rsid w:val="00766825"/>
    <w:rsid w:val="007673E0"/>
    <w:rsid w:val="00767DDD"/>
    <w:rsid w:val="00770270"/>
    <w:rsid w:val="00772035"/>
    <w:rsid w:val="00772C5E"/>
    <w:rsid w:val="00773069"/>
    <w:rsid w:val="00774B52"/>
    <w:rsid w:val="00774BFB"/>
    <w:rsid w:val="00775874"/>
    <w:rsid w:val="007762A6"/>
    <w:rsid w:val="00776D7E"/>
    <w:rsid w:val="0077701E"/>
    <w:rsid w:val="00777FAB"/>
    <w:rsid w:val="00780811"/>
    <w:rsid w:val="00780849"/>
    <w:rsid w:val="007808E6"/>
    <w:rsid w:val="00781A7D"/>
    <w:rsid w:val="00781E7B"/>
    <w:rsid w:val="00782303"/>
    <w:rsid w:val="007824C4"/>
    <w:rsid w:val="00782AA5"/>
    <w:rsid w:val="00783246"/>
    <w:rsid w:val="00783B51"/>
    <w:rsid w:val="00783B8B"/>
    <w:rsid w:val="00784883"/>
    <w:rsid w:val="00785096"/>
    <w:rsid w:val="0078665D"/>
    <w:rsid w:val="00786C3E"/>
    <w:rsid w:val="00786E08"/>
    <w:rsid w:val="00786E6B"/>
    <w:rsid w:val="00786F59"/>
    <w:rsid w:val="00787710"/>
    <w:rsid w:val="0078793D"/>
    <w:rsid w:val="00787DA1"/>
    <w:rsid w:val="007913FD"/>
    <w:rsid w:val="00791D7C"/>
    <w:rsid w:val="0079275F"/>
    <w:rsid w:val="007935F1"/>
    <w:rsid w:val="00793A56"/>
    <w:rsid w:val="007942F0"/>
    <w:rsid w:val="0079450C"/>
    <w:rsid w:val="00795C3B"/>
    <w:rsid w:val="00796116"/>
    <w:rsid w:val="00796C54"/>
    <w:rsid w:val="0079768A"/>
    <w:rsid w:val="007A252F"/>
    <w:rsid w:val="007A3EB9"/>
    <w:rsid w:val="007A3F42"/>
    <w:rsid w:val="007A4105"/>
    <w:rsid w:val="007A4B7F"/>
    <w:rsid w:val="007A4EF4"/>
    <w:rsid w:val="007A5202"/>
    <w:rsid w:val="007A5A0C"/>
    <w:rsid w:val="007A5C3E"/>
    <w:rsid w:val="007A5CF3"/>
    <w:rsid w:val="007B0ABF"/>
    <w:rsid w:val="007B1F04"/>
    <w:rsid w:val="007B21AE"/>
    <w:rsid w:val="007B3931"/>
    <w:rsid w:val="007B3DF7"/>
    <w:rsid w:val="007B4032"/>
    <w:rsid w:val="007B4E94"/>
    <w:rsid w:val="007B5073"/>
    <w:rsid w:val="007B510D"/>
    <w:rsid w:val="007B6325"/>
    <w:rsid w:val="007B6CE3"/>
    <w:rsid w:val="007B79C7"/>
    <w:rsid w:val="007B7B69"/>
    <w:rsid w:val="007B7F41"/>
    <w:rsid w:val="007C1261"/>
    <w:rsid w:val="007C1E34"/>
    <w:rsid w:val="007C3D1C"/>
    <w:rsid w:val="007C6126"/>
    <w:rsid w:val="007C6D42"/>
    <w:rsid w:val="007C73BE"/>
    <w:rsid w:val="007C7E51"/>
    <w:rsid w:val="007D06CD"/>
    <w:rsid w:val="007D185F"/>
    <w:rsid w:val="007D1E45"/>
    <w:rsid w:val="007D6CAE"/>
    <w:rsid w:val="007D7B00"/>
    <w:rsid w:val="007E14AA"/>
    <w:rsid w:val="007E15B2"/>
    <w:rsid w:val="007E1935"/>
    <w:rsid w:val="007E2FB6"/>
    <w:rsid w:val="007E3180"/>
    <w:rsid w:val="007E4631"/>
    <w:rsid w:val="007E4FE1"/>
    <w:rsid w:val="007E6C21"/>
    <w:rsid w:val="007E7935"/>
    <w:rsid w:val="007F0D4C"/>
    <w:rsid w:val="007F1596"/>
    <w:rsid w:val="007F15E6"/>
    <w:rsid w:val="007F1A0A"/>
    <w:rsid w:val="007F2F3A"/>
    <w:rsid w:val="007F3173"/>
    <w:rsid w:val="007F4507"/>
    <w:rsid w:val="007F63DB"/>
    <w:rsid w:val="007F63E3"/>
    <w:rsid w:val="007F6B54"/>
    <w:rsid w:val="0080100E"/>
    <w:rsid w:val="00801144"/>
    <w:rsid w:val="00801610"/>
    <w:rsid w:val="00801D74"/>
    <w:rsid w:val="00803159"/>
    <w:rsid w:val="00805AE3"/>
    <w:rsid w:val="00805D0D"/>
    <w:rsid w:val="00810E7E"/>
    <w:rsid w:val="00811049"/>
    <w:rsid w:val="008127E5"/>
    <w:rsid w:val="00813C0E"/>
    <w:rsid w:val="00814128"/>
    <w:rsid w:val="00815AD1"/>
    <w:rsid w:val="00815B2E"/>
    <w:rsid w:val="00816049"/>
    <w:rsid w:val="008167A2"/>
    <w:rsid w:val="00817016"/>
    <w:rsid w:val="0081716A"/>
    <w:rsid w:val="00817872"/>
    <w:rsid w:val="00817C70"/>
    <w:rsid w:val="00817E21"/>
    <w:rsid w:val="00820387"/>
    <w:rsid w:val="00821768"/>
    <w:rsid w:val="008222D4"/>
    <w:rsid w:val="00822632"/>
    <w:rsid w:val="00822725"/>
    <w:rsid w:val="00822944"/>
    <w:rsid w:val="00822C2C"/>
    <w:rsid w:val="00822E57"/>
    <w:rsid w:val="008232A9"/>
    <w:rsid w:val="008233F4"/>
    <w:rsid w:val="00823B61"/>
    <w:rsid w:val="0082481A"/>
    <w:rsid w:val="008251F1"/>
    <w:rsid w:val="008259DB"/>
    <w:rsid w:val="008266DA"/>
    <w:rsid w:val="008268ED"/>
    <w:rsid w:val="008271B9"/>
    <w:rsid w:val="008274AE"/>
    <w:rsid w:val="008305A3"/>
    <w:rsid w:val="008310DB"/>
    <w:rsid w:val="008325A0"/>
    <w:rsid w:val="008338D2"/>
    <w:rsid w:val="00834CE5"/>
    <w:rsid w:val="008353AC"/>
    <w:rsid w:val="0083691A"/>
    <w:rsid w:val="008369FB"/>
    <w:rsid w:val="00837341"/>
    <w:rsid w:val="00840666"/>
    <w:rsid w:val="00840D49"/>
    <w:rsid w:val="00841A9B"/>
    <w:rsid w:val="00841F3E"/>
    <w:rsid w:val="0084214F"/>
    <w:rsid w:val="008430A5"/>
    <w:rsid w:val="00843A21"/>
    <w:rsid w:val="00844171"/>
    <w:rsid w:val="008458F4"/>
    <w:rsid w:val="008468AF"/>
    <w:rsid w:val="00846ADE"/>
    <w:rsid w:val="00847D15"/>
    <w:rsid w:val="00847D8B"/>
    <w:rsid w:val="008502E6"/>
    <w:rsid w:val="0085041F"/>
    <w:rsid w:val="008505D1"/>
    <w:rsid w:val="008516E8"/>
    <w:rsid w:val="00851CBF"/>
    <w:rsid w:val="00852242"/>
    <w:rsid w:val="00852D1C"/>
    <w:rsid w:val="00853951"/>
    <w:rsid w:val="00853D8A"/>
    <w:rsid w:val="00854560"/>
    <w:rsid w:val="008546BD"/>
    <w:rsid w:val="008550B3"/>
    <w:rsid w:val="0085589F"/>
    <w:rsid w:val="00855ECE"/>
    <w:rsid w:val="008565DE"/>
    <w:rsid w:val="0085737D"/>
    <w:rsid w:val="00857542"/>
    <w:rsid w:val="0086010D"/>
    <w:rsid w:val="008606AC"/>
    <w:rsid w:val="0086075D"/>
    <w:rsid w:val="00862C76"/>
    <w:rsid w:val="00863BA1"/>
    <w:rsid w:val="008645C3"/>
    <w:rsid w:val="00864672"/>
    <w:rsid w:val="00865600"/>
    <w:rsid w:val="0086720E"/>
    <w:rsid w:val="008703EC"/>
    <w:rsid w:val="00871593"/>
    <w:rsid w:val="008718B1"/>
    <w:rsid w:val="00871E44"/>
    <w:rsid w:val="00871EDC"/>
    <w:rsid w:val="00872CCD"/>
    <w:rsid w:val="00873DCF"/>
    <w:rsid w:val="008746F8"/>
    <w:rsid w:val="00880F4F"/>
    <w:rsid w:val="00881EF8"/>
    <w:rsid w:val="008830F7"/>
    <w:rsid w:val="00883B34"/>
    <w:rsid w:val="00883D50"/>
    <w:rsid w:val="00883F8C"/>
    <w:rsid w:val="00884260"/>
    <w:rsid w:val="008865C3"/>
    <w:rsid w:val="00886E38"/>
    <w:rsid w:val="00887355"/>
    <w:rsid w:val="00887575"/>
    <w:rsid w:val="00887AAB"/>
    <w:rsid w:val="00890861"/>
    <w:rsid w:val="00890971"/>
    <w:rsid w:val="00891924"/>
    <w:rsid w:val="008930BB"/>
    <w:rsid w:val="0089357A"/>
    <w:rsid w:val="00893768"/>
    <w:rsid w:val="00894BEC"/>
    <w:rsid w:val="008950CD"/>
    <w:rsid w:val="008951AC"/>
    <w:rsid w:val="0089522B"/>
    <w:rsid w:val="0089583E"/>
    <w:rsid w:val="008A05F9"/>
    <w:rsid w:val="008A0917"/>
    <w:rsid w:val="008A098E"/>
    <w:rsid w:val="008A0C2B"/>
    <w:rsid w:val="008A1265"/>
    <w:rsid w:val="008A2DF4"/>
    <w:rsid w:val="008A3BC2"/>
    <w:rsid w:val="008A4148"/>
    <w:rsid w:val="008A4E12"/>
    <w:rsid w:val="008A4EDE"/>
    <w:rsid w:val="008A5695"/>
    <w:rsid w:val="008A7577"/>
    <w:rsid w:val="008A7DFF"/>
    <w:rsid w:val="008B064B"/>
    <w:rsid w:val="008B1056"/>
    <w:rsid w:val="008B1D80"/>
    <w:rsid w:val="008B1FBA"/>
    <w:rsid w:val="008B2A84"/>
    <w:rsid w:val="008B3919"/>
    <w:rsid w:val="008B4D0A"/>
    <w:rsid w:val="008B503A"/>
    <w:rsid w:val="008B5829"/>
    <w:rsid w:val="008B66BA"/>
    <w:rsid w:val="008B6E10"/>
    <w:rsid w:val="008B7845"/>
    <w:rsid w:val="008C0440"/>
    <w:rsid w:val="008C05AC"/>
    <w:rsid w:val="008C2995"/>
    <w:rsid w:val="008C37E7"/>
    <w:rsid w:val="008C4626"/>
    <w:rsid w:val="008C5950"/>
    <w:rsid w:val="008C6089"/>
    <w:rsid w:val="008C68C0"/>
    <w:rsid w:val="008C70EF"/>
    <w:rsid w:val="008C71AF"/>
    <w:rsid w:val="008C73B1"/>
    <w:rsid w:val="008D064C"/>
    <w:rsid w:val="008D17E2"/>
    <w:rsid w:val="008D18EF"/>
    <w:rsid w:val="008D2317"/>
    <w:rsid w:val="008D26B1"/>
    <w:rsid w:val="008D3E3B"/>
    <w:rsid w:val="008D4B33"/>
    <w:rsid w:val="008E05EC"/>
    <w:rsid w:val="008E0EC0"/>
    <w:rsid w:val="008E169A"/>
    <w:rsid w:val="008E18AE"/>
    <w:rsid w:val="008E1D90"/>
    <w:rsid w:val="008E1DC8"/>
    <w:rsid w:val="008E1EA5"/>
    <w:rsid w:val="008E2492"/>
    <w:rsid w:val="008E265C"/>
    <w:rsid w:val="008E35EF"/>
    <w:rsid w:val="008E490B"/>
    <w:rsid w:val="008E5C36"/>
    <w:rsid w:val="008E6A20"/>
    <w:rsid w:val="008E6FC7"/>
    <w:rsid w:val="008F0330"/>
    <w:rsid w:val="008F1AE7"/>
    <w:rsid w:val="008F1E32"/>
    <w:rsid w:val="008F24BD"/>
    <w:rsid w:val="008F2D69"/>
    <w:rsid w:val="008F6634"/>
    <w:rsid w:val="008F6A7D"/>
    <w:rsid w:val="008F7243"/>
    <w:rsid w:val="00900001"/>
    <w:rsid w:val="009000FB"/>
    <w:rsid w:val="00900516"/>
    <w:rsid w:val="0090086F"/>
    <w:rsid w:val="00900AC9"/>
    <w:rsid w:val="00900F03"/>
    <w:rsid w:val="009022E1"/>
    <w:rsid w:val="009024C7"/>
    <w:rsid w:val="00902CEA"/>
    <w:rsid w:val="00903499"/>
    <w:rsid w:val="00903532"/>
    <w:rsid w:val="00903708"/>
    <w:rsid w:val="00904029"/>
    <w:rsid w:val="009044F7"/>
    <w:rsid w:val="0090552B"/>
    <w:rsid w:val="00906929"/>
    <w:rsid w:val="00906BE7"/>
    <w:rsid w:val="0090787C"/>
    <w:rsid w:val="00913F35"/>
    <w:rsid w:val="00914538"/>
    <w:rsid w:val="00915047"/>
    <w:rsid w:val="00916597"/>
    <w:rsid w:val="00917141"/>
    <w:rsid w:val="00917158"/>
    <w:rsid w:val="0092014A"/>
    <w:rsid w:val="009203E1"/>
    <w:rsid w:val="00920751"/>
    <w:rsid w:val="00921374"/>
    <w:rsid w:val="00923538"/>
    <w:rsid w:val="00923D9F"/>
    <w:rsid w:val="009252A3"/>
    <w:rsid w:val="009254A9"/>
    <w:rsid w:val="00925872"/>
    <w:rsid w:val="0092607E"/>
    <w:rsid w:val="0092614D"/>
    <w:rsid w:val="00926D72"/>
    <w:rsid w:val="00927CC5"/>
    <w:rsid w:val="00927F20"/>
    <w:rsid w:val="0093046E"/>
    <w:rsid w:val="009304A7"/>
    <w:rsid w:val="00930715"/>
    <w:rsid w:val="00930970"/>
    <w:rsid w:val="009310CF"/>
    <w:rsid w:val="0093170D"/>
    <w:rsid w:val="009319AB"/>
    <w:rsid w:val="00931D4F"/>
    <w:rsid w:val="009326B9"/>
    <w:rsid w:val="00933BCE"/>
    <w:rsid w:val="00933E30"/>
    <w:rsid w:val="00934A46"/>
    <w:rsid w:val="0093667E"/>
    <w:rsid w:val="00936DBE"/>
    <w:rsid w:val="00936DE7"/>
    <w:rsid w:val="009375EB"/>
    <w:rsid w:val="00941688"/>
    <w:rsid w:val="00941BFC"/>
    <w:rsid w:val="009433B5"/>
    <w:rsid w:val="0094366B"/>
    <w:rsid w:val="00943AC9"/>
    <w:rsid w:val="0094412E"/>
    <w:rsid w:val="00944E5A"/>
    <w:rsid w:val="00945066"/>
    <w:rsid w:val="009451A3"/>
    <w:rsid w:val="00945324"/>
    <w:rsid w:val="009458C9"/>
    <w:rsid w:val="009465ED"/>
    <w:rsid w:val="009471F6"/>
    <w:rsid w:val="00947B04"/>
    <w:rsid w:val="0095015B"/>
    <w:rsid w:val="00951936"/>
    <w:rsid w:val="00951EE6"/>
    <w:rsid w:val="00952062"/>
    <w:rsid w:val="0095221A"/>
    <w:rsid w:val="009530CA"/>
    <w:rsid w:val="0095391E"/>
    <w:rsid w:val="00953C0C"/>
    <w:rsid w:val="00954304"/>
    <w:rsid w:val="00955A57"/>
    <w:rsid w:val="00955CE5"/>
    <w:rsid w:val="00956150"/>
    <w:rsid w:val="00957B55"/>
    <w:rsid w:val="00960D6F"/>
    <w:rsid w:val="009613B1"/>
    <w:rsid w:val="00961512"/>
    <w:rsid w:val="00961880"/>
    <w:rsid w:val="0096252F"/>
    <w:rsid w:val="00962B43"/>
    <w:rsid w:val="00962E4E"/>
    <w:rsid w:val="00964720"/>
    <w:rsid w:val="009658CC"/>
    <w:rsid w:val="00965AB3"/>
    <w:rsid w:val="00966B1A"/>
    <w:rsid w:val="00967B8E"/>
    <w:rsid w:val="0097048B"/>
    <w:rsid w:val="009709D3"/>
    <w:rsid w:val="00971EE3"/>
    <w:rsid w:val="0097253E"/>
    <w:rsid w:val="00972DC4"/>
    <w:rsid w:val="009743C8"/>
    <w:rsid w:val="009762BF"/>
    <w:rsid w:val="00976429"/>
    <w:rsid w:val="00977893"/>
    <w:rsid w:val="009808F7"/>
    <w:rsid w:val="00980A35"/>
    <w:rsid w:val="00980DB5"/>
    <w:rsid w:val="0098184F"/>
    <w:rsid w:val="00983126"/>
    <w:rsid w:val="00984443"/>
    <w:rsid w:val="00984627"/>
    <w:rsid w:val="00985CFE"/>
    <w:rsid w:val="00985FF2"/>
    <w:rsid w:val="009863A5"/>
    <w:rsid w:val="0098653D"/>
    <w:rsid w:val="00986CAA"/>
    <w:rsid w:val="00987FE7"/>
    <w:rsid w:val="00990A56"/>
    <w:rsid w:val="00990B67"/>
    <w:rsid w:val="0099121D"/>
    <w:rsid w:val="00992B43"/>
    <w:rsid w:val="00995582"/>
    <w:rsid w:val="00995BC5"/>
    <w:rsid w:val="00995D0D"/>
    <w:rsid w:val="00995D4E"/>
    <w:rsid w:val="00995EED"/>
    <w:rsid w:val="00996F43"/>
    <w:rsid w:val="00997F2E"/>
    <w:rsid w:val="009A03FF"/>
    <w:rsid w:val="009A17C0"/>
    <w:rsid w:val="009A19FB"/>
    <w:rsid w:val="009A22AF"/>
    <w:rsid w:val="009A3B49"/>
    <w:rsid w:val="009A4DB6"/>
    <w:rsid w:val="009A5186"/>
    <w:rsid w:val="009A51A8"/>
    <w:rsid w:val="009A5AEC"/>
    <w:rsid w:val="009A5D61"/>
    <w:rsid w:val="009A5E47"/>
    <w:rsid w:val="009A75CF"/>
    <w:rsid w:val="009B1261"/>
    <w:rsid w:val="009B1387"/>
    <w:rsid w:val="009B46C0"/>
    <w:rsid w:val="009B63F3"/>
    <w:rsid w:val="009B64A7"/>
    <w:rsid w:val="009B728D"/>
    <w:rsid w:val="009B7431"/>
    <w:rsid w:val="009B7979"/>
    <w:rsid w:val="009C077A"/>
    <w:rsid w:val="009C1454"/>
    <w:rsid w:val="009C156A"/>
    <w:rsid w:val="009C2FBA"/>
    <w:rsid w:val="009C35FC"/>
    <w:rsid w:val="009C3984"/>
    <w:rsid w:val="009C39D6"/>
    <w:rsid w:val="009C3A41"/>
    <w:rsid w:val="009C4C41"/>
    <w:rsid w:val="009C5555"/>
    <w:rsid w:val="009C6054"/>
    <w:rsid w:val="009C69F8"/>
    <w:rsid w:val="009C6E42"/>
    <w:rsid w:val="009C706E"/>
    <w:rsid w:val="009C76BA"/>
    <w:rsid w:val="009C780B"/>
    <w:rsid w:val="009C7A0F"/>
    <w:rsid w:val="009D0FD1"/>
    <w:rsid w:val="009D1BE8"/>
    <w:rsid w:val="009D2954"/>
    <w:rsid w:val="009D4C70"/>
    <w:rsid w:val="009D636F"/>
    <w:rsid w:val="009D64FC"/>
    <w:rsid w:val="009D7515"/>
    <w:rsid w:val="009D755E"/>
    <w:rsid w:val="009D7D6E"/>
    <w:rsid w:val="009E04E5"/>
    <w:rsid w:val="009E0AEA"/>
    <w:rsid w:val="009E17E3"/>
    <w:rsid w:val="009E18A6"/>
    <w:rsid w:val="009E18B5"/>
    <w:rsid w:val="009E19DF"/>
    <w:rsid w:val="009E1F24"/>
    <w:rsid w:val="009E278B"/>
    <w:rsid w:val="009E33FA"/>
    <w:rsid w:val="009E3860"/>
    <w:rsid w:val="009E40EF"/>
    <w:rsid w:val="009E41D5"/>
    <w:rsid w:val="009E48E8"/>
    <w:rsid w:val="009E693A"/>
    <w:rsid w:val="009F0465"/>
    <w:rsid w:val="009F0EB1"/>
    <w:rsid w:val="009F1271"/>
    <w:rsid w:val="009F18CE"/>
    <w:rsid w:val="009F200A"/>
    <w:rsid w:val="009F299D"/>
    <w:rsid w:val="009F323F"/>
    <w:rsid w:val="009F39F0"/>
    <w:rsid w:val="009F4145"/>
    <w:rsid w:val="009F47E7"/>
    <w:rsid w:val="009F5D45"/>
    <w:rsid w:val="009F69DC"/>
    <w:rsid w:val="009F6C20"/>
    <w:rsid w:val="009F7632"/>
    <w:rsid w:val="009F7795"/>
    <w:rsid w:val="009F7AB1"/>
    <w:rsid w:val="00A00212"/>
    <w:rsid w:val="00A007EA"/>
    <w:rsid w:val="00A00E47"/>
    <w:rsid w:val="00A01B51"/>
    <w:rsid w:val="00A03C58"/>
    <w:rsid w:val="00A0582A"/>
    <w:rsid w:val="00A06411"/>
    <w:rsid w:val="00A06D6F"/>
    <w:rsid w:val="00A07A74"/>
    <w:rsid w:val="00A105BC"/>
    <w:rsid w:val="00A1086B"/>
    <w:rsid w:val="00A11085"/>
    <w:rsid w:val="00A11131"/>
    <w:rsid w:val="00A1168F"/>
    <w:rsid w:val="00A12426"/>
    <w:rsid w:val="00A135EB"/>
    <w:rsid w:val="00A15294"/>
    <w:rsid w:val="00A155B7"/>
    <w:rsid w:val="00A15655"/>
    <w:rsid w:val="00A1593A"/>
    <w:rsid w:val="00A15A28"/>
    <w:rsid w:val="00A169D1"/>
    <w:rsid w:val="00A208D3"/>
    <w:rsid w:val="00A215AA"/>
    <w:rsid w:val="00A21B32"/>
    <w:rsid w:val="00A21BA9"/>
    <w:rsid w:val="00A21DDB"/>
    <w:rsid w:val="00A22992"/>
    <w:rsid w:val="00A2300A"/>
    <w:rsid w:val="00A23BC2"/>
    <w:rsid w:val="00A24123"/>
    <w:rsid w:val="00A255F4"/>
    <w:rsid w:val="00A25A86"/>
    <w:rsid w:val="00A26EDB"/>
    <w:rsid w:val="00A273AB"/>
    <w:rsid w:val="00A3006F"/>
    <w:rsid w:val="00A30163"/>
    <w:rsid w:val="00A31652"/>
    <w:rsid w:val="00A31D05"/>
    <w:rsid w:val="00A322F8"/>
    <w:rsid w:val="00A32421"/>
    <w:rsid w:val="00A329DE"/>
    <w:rsid w:val="00A32C6B"/>
    <w:rsid w:val="00A33D01"/>
    <w:rsid w:val="00A34111"/>
    <w:rsid w:val="00A3465D"/>
    <w:rsid w:val="00A34F36"/>
    <w:rsid w:val="00A35DE6"/>
    <w:rsid w:val="00A36743"/>
    <w:rsid w:val="00A37A49"/>
    <w:rsid w:val="00A41020"/>
    <w:rsid w:val="00A412BE"/>
    <w:rsid w:val="00A423F8"/>
    <w:rsid w:val="00A43269"/>
    <w:rsid w:val="00A4385E"/>
    <w:rsid w:val="00A45079"/>
    <w:rsid w:val="00A4537E"/>
    <w:rsid w:val="00A45E83"/>
    <w:rsid w:val="00A45FFC"/>
    <w:rsid w:val="00A469E6"/>
    <w:rsid w:val="00A47357"/>
    <w:rsid w:val="00A47AA3"/>
    <w:rsid w:val="00A47E73"/>
    <w:rsid w:val="00A50649"/>
    <w:rsid w:val="00A50B08"/>
    <w:rsid w:val="00A50BF9"/>
    <w:rsid w:val="00A5209A"/>
    <w:rsid w:val="00A52362"/>
    <w:rsid w:val="00A5282A"/>
    <w:rsid w:val="00A528A3"/>
    <w:rsid w:val="00A52AE7"/>
    <w:rsid w:val="00A52B3A"/>
    <w:rsid w:val="00A537F4"/>
    <w:rsid w:val="00A53C5F"/>
    <w:rsid w:val="00A54A29"/>
    <w:rsid w:val="00A56C3C"/>
    <w:rsid w:val="00A56DA6"/>
    <w:rsid w:val="00A5715B"/>
    <w:rsid w:val="00A57706"/>
    <w:rsid w:val="00A606E8"/>
    <w:rsid w:val="00A60F29"/>
    <w:rsid w:val="00A6312C"/>
    <w:rsid w:val="00A6349C"/>
    <w:rsid w:val="00A642AD"/>
    <w:rsid w:val="00A65774"/>
    <w:rsid w:val="00A664D2"/>
    <w:rsid w:val="00A66E30"/>
    <w:rsid w:val="00A67BD4"/>
    <w:rsid w:val="00A70EFC"/>
    <w:rsid w:val="00A7162B"/>
    <w:rsid w:val="00A71713"/>
    <w:rsid w:val="00A71D26"/>
    <w:rsid w:val="00A73AF8"/>
    <w:rsid w:val="00A7448E"/>
    <w:rsid w:val="00A75676"/>
    <w:rsid w:val="00A75900"/>
    <w:rsid w:val="00A7592B"/>
    <w:rsid w:val="00A75C25"/>
    <w:rsid w:val="00A76873"/>
    <w:rsid w:val="00A769B0"/>
    <w:rsid w:val="00A77E82"/>
    <w:rsid w:val="00A77F09"/>
    <w:rsid w:val="00A801FB"/>
    <w:rsid w:val="00A804E0"/>
    <w:rsid w:val="00A815DD"/>
    <w:rsid w:val="00A82778"/>
    <w:rsid w:val="00A830FE"/>
    <w:rsid w:val="00A85771"/>
    <w:rsid w:val="00A90037"/>
    <w:rsid w:val="00A90BAB"/>
    <w:rsid w:val="00A91875"/>
    <w:rsid w:val="00A92E18"/>
    <w:rsid w:val="00A93790"/>
    <w:rsid w:val="00A94D8A"/>
    <w:rsid w:val="00A96516"/>
    <w:rsid w:val="00A96761"/>
    <w:rsid w:val="00AA00C1"/>
    <w:rsid w:val="00AA06F8"/>
    <w:rsid w:val="00AA079D"/>
    <w:rsid w:val="00AA28E0"/>
    <w:rsid w:val="00AA2E53"/>
    <w:rsid w:val="00AA368F"/>
    <w:rsid w:val="00AA3C78"/>
    <w:rsid w:val="00AA423C"/>
    <w:rsid w:val="00AA4C5D"/>
    <w:rsid w:val="00AA5136"/>
    <w:rsid w:val="00AA52E0"/>
    <w:rsid w:val="00AA66A6"/>
    <w:rsid w:val="00AA6D24"/>
    <w:rsid w:val="00AA7468"/>
    <w:rsid w:val="00AB0117"/>
    <w:rsid w:val="00AB0DD6"/>
    <w:rsid w:val="00AB156D"/>
    <w:rsid w:val="00AB1B30"/>
    <w:rsid w:val="00AB32B9"/>
    <w:rsid w:val="00AB393F"/>
    <w:rsid w:val="00AB4B16"/>
    <w:rsid w:val="00AB5203"/>
    <w:rsid w:val="00AB5F29"/>
    <w:rsid w:val="00AB6A59"/>
    <w:rsid w:val="00AB76C3"/>
    <w:rsid w:val="00AC0946"/>
    <w:rsid w:val="00AC0F8C"/>
    <w:rsid w:val="00AC2C0B"/>
    <w:rsid w:val="00AC48F9"/>
    <w:rsid w:val="00AC4BBD"/>
    <w:rsid w:val="00AC5029"/>
    <w:rsid w:val="00AC6700"/>
    <w:rsid w:val="00AC78E5"/>
    <w:rsid w:val="00AD0474"/>
    <w:rsid w:val="00AD0DE1"/>
    <w:rsid w:val="00AD2CCD"/>
    <w:rsid w:val="00AD449C"/>
    <w:rsid w:val="00AD4DBF"/>
    <w:rsid w:val="00AD4DF2"/>
    <w:rsid w:val="00AD51B2"/>
    <w:rsid w:val="00AD5906"/>
    <w:rsid w:val="00AD59E4"/>
    <w:rsid w:val="00AD648A"/>
    <w:rsid w:val="00AD6B6C"/>
    <w:rsid w:val="00AD703B"/>
    <w:rsid w:val="00AD7CB6"/>
    <w:rsid w:val="00AE14CF"/>
    <w:rsid w:val="00AE20CF"/>
    <w:rsid w:val="00AE3046"/>
    <w:rsid w:val="00AE35CA"/>
    <w:rsid w:val="00AE388B"/>
    <w:rsid w:val="00AE38B4"/>
    <w:rsid w:val="00AE43A8"/>
    <w:rsid w:val="00AE47AD"/>
    <w:rsid w:val="00AE4A6A"/>
    <w:rsid w:val="00AE4B45"/>
    <w:rsid w:val="00AE4FE6"/>
    <w:rsid w:val="00AE6434"/>
    <w:rsid w:val="00AE65D8"/>
    <w:rsid w:val="00AE75E8"/>
    <w:rsid w:val="00AE789B"/>
    <w:rsid w:val="00AE7E6C"/>
    <w:rsid w:val="00AF1C00"/>
    <w:rsid w:val="00AF21B8"/>
    <w:rsid w:val="00AF2724"/>
    <w:rsid w:val="00AF3296"/>
    <w:rsid w:val="00AF46DE"/>
    <w:rsid w:val="00AF5A9B"/>
    <w:rsid w:val="00AF5C3F"/>
    <w:rsid w:val="00AF6248"/>
    <w:rsid w:val="00AF6440"/>
    <w:rsid w:val="00AF67A5"/>
    <w:rsid w:val="00B003F5"/>
    <w:rsid w:val="00B00622"/>
    <w:rsid w:val="00B00836"/>
    <w:rsid w:val="00B00F35"/>
    <w:rsid w:val="00B017A3"/>
    <w:rsid w:val="00B018D7"/>
    <w:rsid w:val="00B02C3A"/>
    <w:rsid w:val="00B03CFF"/>
    <w:rsid w:val="00B04D0E"/>
    <w:rsid w:val="00B04EC0"/>
    <w:rsid w:val="00B06903"/>
    <w:rsid w:val="00B0776F"/>
    <w:rsid w:val="00B079A0"/>
    <w:rsid w:val="00B1026E"/>
    <w:rsid w:val="00B11F18"/>
    <w:rsid w:val="00B125E6"/>
    <w:rsid w:val="00B140DA"/>
    <w:rsid w:val="00B14742"/>
    <w:rsid w:val="00B14BFC"/>
    <w:rsid w:val="00B1500E"/>
    <w:rsid w:val="00B16609"/>
    <w:rsid w:val="00B17000"/>
    <w:rsid w:val="00B17F76"/>
    <w:rsid w:val="00B203CD"/>
    <w:rsid w:val="00B20B68"/>
    <w:rsid w:val="00B20BD3"/>
    <w:rsid w:val="00B210BC"/>
    <w:rsid w:val="00B227D1"/>
    <w:rsid w:val="00B22E2B"/>
    <w:rsid w:val="00B2370B"/>
    <w:rsid w:val="00B25109"/>
    <w:rsid w:val="00B26E1C"/>
    <w:rsid w:val="00B278AF"/>
    <w:rsid w:val="00B302B8"/>
    <w:rsid w:val="00B30344"/>
    <w:rsid w:val="00B30604"/>
    <w:rsid w:val="00B31FFF"/>
    <w:rsid w:val="00B33A3A"/>
    <w:rsid w:val="00B33EE5"/>
    <w:rsid w:val="00B3465C"/>
    <w:rsid w:val="00B35262"/>
    <w:rsid w:val="00B354D9"/>
    <w:rsid w:val="00B36074"/>
    <w:rsid w:val="00B36251"/>
    <w:rsid w:val="00B36FDB"/>
    <w:rsid w:val="00B37270"/>
    <w:rsid w:val="00B37629"/>
    <w:rsid w:val="00B40001"/>
    <w:rsid w:val="00B40D40"/>
    <w:rsid w:val="00B41B78"/>
    <w:rsid w:val="00B42231"/>
    <w:rsid w:val="00B4274D"/>
    <w:rsid w:val="00B428AF"/>
    <w:rsid w:val="00B436C9"/>
    <w:rsid w:val="00B43879"/>
    <w:rsid w:val="00B445B8"/>
    <w:rsid w:val="00B446B5"/>
    <w:rsid w:val="00B45407"/>
    <w:rsid w:val="00B46021"/>
    <w:rsid w:val="00B463AE"/>
    <w:rsid w:val="00B4675B"/>
    <w:rsid w:val="00B46CD7"/>
    <w:rsid w:val="00B47E24"/>
    <w:rsid w:val="00B50DD0"/>
    <w:rsid w:val="00B52284"/>
    <w:rsid w:val="00B537A7"/>
    <w:rsid w:val="00B537BB"/>
    <w:rsid w:val="00B53E1A"/>
    <w:rsid w:val="00B54582"/>
    <w:rsid w:val="00B548F5"/>
    <w:rsid w:val="00B552DE"/>
    <w:rsid w:val="00B5555E"/>
    <w:rsid w:val="00B55B14"/>
    <w:rsid w:val="00B55B56"/>
    <w:rsid w:val="00B56B1A"/>
    <w:rsid w:val="00B56C45"/>
    <w:rsid w:val="00B56E44"/>
    <w:rsid w:val="00B60C68"/>
    <w:rsid w:val="00B61443"/>
    <w:rsid w:val="00B636AA"/>
    <w:rsid w:val="00B64177"/>
    <w:rsid w:val="00B64607"/>
    <w:rsid w:val="00B65BFD"/>
    <w:rsid w:val="00B66EE8"/>
    <w:rsid w:val="00B673C4"/>
    <w:rsid w:val="00B67CA2"/>
    <w:rsid w:val="00B707DB"/>
    <w:rsid w:val="00B70A65"/>
    <w:rsid w:val="00B70C59"/>
    <w:rsid w:val="00B719FE"/>
    <w:rsid w:val="00B7205E"/>
    <w:rsid w:val="00B72611"/>
    <w:rsid w:val="00B7261F"/>
    <w:rsid w:val="00B72680"/>
    <w:rsid w:val="00B72712"/>
    <w:rsid w:val="00B739EF"/>
    <w:rsid w:val="00B740D4"/>
    <w:rsid w:val="00B74193"/>
    <w:rsid w:val="00B74990"/>
    <w:rsid w:val="00B75039"/>
    <w:rsid w:val="00B750E0"/>
    <w:rsid w:val="00B76059"/>
    <w:rsid w:val="00B7651D"/>
    <w:rsid w:val="00B76ECD"/>
    <w:rsid w:val="00B771DA"/>
    <w:rsid w:val="00B7741B"/>
    <w:rsid w:val="00B77D71"/>
    <w:rsid w:val="00B80712"/>
    <w:rsid w:val="00B80B76"/>
    <w:rsid w:val="00B81439"/>
    <w:rsid w:val="00B81B06"/>
    <w:rsid w:val="00B8240F"/>
    <w:rsid w:val="00B83255"/>
    <w:rsid w:val="00B8483D"/>
    <w:rsid w:val="00B84AC3"/>
    <w:rsid w:val="00B84E7A"/>
    <w:rsid w:val="00B852E9"/>
    <w:rsid w:val="00B8537A"/>
    <w:rsid w:val="00B8632C"/>
    <w:rsid w:val="00B903FC"/>
    <w:rsid w:val="00B93F52"/>
    <w:rsid w:val="00B95EE4"/>
    <w:rsid w:val="00B96FCB"/>
    <w:rsid w:val="00B977E1"/>
    <w:rsid w:val="00B97C4A"/>
    <w:rsid w:val="00BA0EB9"/>
    <w:rsid w:val="00BA0ED1"/>
    <w:rsid w:val="00BA1466"/>
    <w:rsid w:val="00BA2347"/>
    <w:rsid w:val="00BA26AC"/>
    <w:rsid w:val="00BA26E3"/>
    <w:rsid w:val="00BA322C"/>
    <w:rsid w:val="00BA539B"/>
    <w:rsid w:val="00BA676E"/>
    <w:rsid w:val="00BA703E"/>
    <w:rsid w:val="00BA70B2"/>
    <w:rsid w:val="00BB05CD"/>
    <w:rsid w:val="00BB2264"/>
    <w:rsid w:val="00BB2E47"/>
    <w:rsid w:val="00BB3223"/>
    <w:rsid w:val="00BB3993"/>
    <w:rsid w:val="00BB52E3"/>
    <w:rsid w:val="00BB6282"/>
    <w:rsid w:val="00BB65C0"/>
    <w:rsid w:val="00BB6C8D"/>
    <w:rsid w:val="00BB733C"/>
    <w:rsid w:val="00BC13F8"/>
    <w:rsid w:val="00BC14A2"/>
    <w:rsid w:val="00BC15A2"/>
    <w:rsid w:val="00BC1A54"/>
    <w:rsid w:val="00BC1BE1"/>
    <w:rsid w:val="00BC31FE"/>
    <w:rsid w:val="00BC32FD"/>
    <w:rsid w:val="00BC3D09"/>
    <w:rsid w:val="00BC4BBA"/>
    <w:rsid w:val="00BC5371"/>
    <w:rsid w:val="00BC6024"/>
    <w:rsid w:val="00BC6358"/>
    <w:rsid w:val="00BC7B39"/>
    <w:rsid w:val="00BC7C5D"/>
    <w:rsid w:val="00BD0739"/>
    <w:rsid w:val="00BD0C8A"/>
    <w:rsid w:val="00BD162C"/>
    <w:rsid w:val="00BD1781"/>
    <w:rsid w:val="00BD2781"/>
    <w:rsid w:val="00BD387D"/>
    <w:rsid w:val="00BD5BF7"/>
    <w:rsid w:val="00BD5E25"/>
    <w:rsid w:val="00BD6407"/>
    <w:rsid w:val="00BD7181"/>
    <w:rsid w:val="00BD7598"/>
    <w:rsid w:val="00BE0373"/>
    <w:rsid w:val="00BE2938"/>
    <w:rsid w:val="00BE2D7D"/>
    <w:rsid w:val="00BE38CA"/>
    <w:rsid w:val="00BE5849"/>
    <w:rsid w:val="00BE684E"/>
    <w:rsid w:val="00BE6D12"/>
    <w:rsid w:val="00BE71A4"/>
    <w:rsid w:val="00BE71C1"/>
    <w:rsid w:val="00BE7578"/>
    <w:rsid w:val="00BE787C"/>
    <w:rsid w:val="00BF0733"/>
    <w:rsid w:val="00BF0F76"/>
    <w:rsid w:val="00BF15EF"/>
    <w:rsid w:val="00BF2955"/>
    <w:rsid w:val="00BF39FC"/>
    <w:rsid w:val="00BF3E5C"/>
    <w:rsid w:val="00BF52A9"/>
    <w:rsid w:val="00BF5F6E"/>
    <w:rsid w:val="00BF61D4"/>
    <w:rsid w:val="00BF6D31"/>
    <w:rsid w:val="00C002A0"/>
    <w:rsid w:val="00C009E1"/>
    <w:rsid w:val="00C00B2B"/>
    <w:rsid w:val="00C02367"/>
    <w:rsid w:val="00C0271F"/>
    <w:rsid w:val="00C02A40"/>
    <w:rsid w:val="00C02B59"/>
    <w:rsid w:val="00C054F8"/>
    <w:rsid w:val="00C05783"/>
    <w:rsid w:val="00C078F9"/>
    <w:rsid w:val="00C10A1B"/>
    <w:rsid w:val="00C13858"/>
    <w:rsid w:val="00C1413F"/>
    <w:rsid w:val="00C14288"/>
    <w:rsid w:val="00C15675"/>
    <w:rsid w:val="00C170AB"/>
    <w:rsid w:val="00C20590"/>
    <w:rsid w:val="00C20CAB"/>
    <w:rsid w:val="00C20CD4"/>
    <w:rsid w:val="00C20E30"/>
    <w:rsid w:val="00C20F08"/>
    <w:rsid w:val="00C20F75"/>
    <w:rsid w:val="00C2179A"/>
    <w:rsid w:val="00C21FFA"/>
    <w:rsid w:val="00C22504"/>
    <w:rsid w:val="00C23D10"/>
    <w:rsid w:val="00C25096"/>
    <w:rsid w:val="00C269FC"/>
    <w:rsid w:val="00C271A2"/>
    <w:rsid w:val="00C275BA"/>
    <w:rsid w:val="00C279A4"/>
    <w:rsid w:val="00C27BA7"/>
    <w:rsid w:val="00C31CD4"/>
    <w:rsid w:val="00C320C4"/>
    <w:rsid w:val="00C3274A"/>
    <w:rsid w:val="00C32841"/>
    <w:rsid w:val="00C32BED"/>
    <w:rsid w:val="00C33410"/>
    <w:rsid w:val="00C33896"/>
    <w:rsid w:val="00C33E15"/>
    <w:rsid w:val="00C3406F"/>
    <w:rsid w:val="00C353EE"/>
    <w:rsid w:val="00C3567D"/>
    <w:rsid w:val="00C36AB0"/>
    <w:rsid w:val="00C41444"/>
    <w:rsid w:val="00C41CFA"/>
    <w:rsid w:val="00C421AD"/>
    <w:rsid w:val="00C424C0"/>
    <w:rsid w:val="00C42F5A"/>
    <w:rsid w:val="00C43E72"/>
    <w:rsid w:val="00C43F3C"/>
    <w:rsid w:val="00C45145"/>
    <w:rsid w:val="00C46B03"/>
    <w:rsid w:val="00C502F1"/>
    <w:rsid w:val="00C51A93"/>
    <w:rsid w:val="00C52234"/>
    <w:rsid w:val="00C524A6"/>
    <w:rsid w:val="00C5253F"/>
    <w:rsid w:val="00C54355"/>
    <w:rsid w:val="00C543ED"/>
    <w:rsid w:val="00C54F63"/>
    <w:rsid w:val="00C57065"/>
    <w:rsid w:val="00C573EB"/>
    <w:rsid w:val="00C57723"/>
    <w:rsid w:val="00C60255"/>
    <w:rsid w:val="00C60286"/>
    <w:rsid w:val="00C60A0C"/>
    <w:rsid w:val="00C61991"/>
    <w:rsid w:val="00C63B4E"/>
    <w:rsid w:val="00C644F6"/>
    <w:rsid w:val="00C64CC6"/>
    <w:rsid w:val="00C65EA1"/>
    <w:rsid w:val="00C66312"/>
    <w:rsid w:val="00C664F4"/>
    <w:rsid w:val="00C67773"/>
    <w:rsid w:val="00C67E97"/>
    <w:rsid w:val="00C7095C"/>
    <w:rsid w:val="00C70FD6"/>
    <w:rsid w:val="00C7117B"/>
    <w:rsid w:val="00C71239"/>
    <w:rsid w:val="00C72468"/>
    <w:rsid w:val="00C72781"/>
    <w:rsid w:val="00C72974"/>
    <w:rsid w:val="00C72F0A"/>
    <w:rsid w:val="00C7530F"/>
    <w:rsid w:val="00C75632"/>
    <w:rsid w:val="00C75D83"/>
    <w:rsid w:val="00C77302"/>
    <w:rsid w:val="00C775D0"/>
    <w:rsid w:val="00C776EB"/>
    <w:rsid w:val="00C777EB"/>
    <w:rsid w:val="00C803A1"/>
    <w:rsid w:val="00C81D14"/>
    <w:rsid w:val="00C82251"/>
    <w:rsid w:val="00C825E8"/>
    <w:rsid w:val="00C82712"/>
    <w:rsid w:val="00C82DD5"/>
    <w:rsid w:val="00C83FFE"/>
    <w:rsid w:val="00C84D53"/>
    <w:rsid w:val="00C86C19"/>
    <w:rsid w:val="00C86C59"/>
    <w:rsid w:val="00C87716"/>
    <w:rsid w:val="00C87D35"/>
    <w:rsid w:val="00C87FFE"/>
    <w:rsid w:val="00C91CD7"/>
    <w:rsid w:val="00C91EBB"/>
    <w:rsid w:val="00C937E5"/>
    <w:rsid w:val="00C94B12"/>
    <w:rsid w:val="00C9611B"/>
    <w:rsid w:val="00C96606"/>
    <w:rsid w:val="00C96C73"/>
    <w:rsid w:val="00C97AA1"/>
    <w:rsid w:val="00CA06DF"/>
    <w:rsid w:val="00CA174A"/>
    <w:rsid w:val="00CA2171"/>
    <w:rsid w:val="00CA3276"/>
    <w:rsid w:val="00CA3342"/>
    <w:rsid w:val="00CA3389"/>
    <w:rsid w:val="00CA3A83"/>
    <w:rsid w:val="00CA6371"/>
    <w:rsid w:val="00CA67D1"/>
    <w:rsid w:val="00CB147B"/>
    <w:rsid w:val="00CB1615"/>
    <w:rsid w:val="00CB1851"/>
    <w:rsid w:val="00CB3A7F"/>
    <w:rsid w:val="00CB3A84"/>
    <w:rsid w:val="00CB4782"/>
    <w:rsid w:val="00CB5F0C"/>
    <w:rsid w:val="00CB73FE"/>
    <w:rsid w:val="00CC05BD"/>
    <w:rsid w:val="00CC06DB"/>
    <w:rsid w:val="00CC13D6"/>
    <w:rsid w:val="00CC1560"/>
    <w:rsid w:val="00CC188C"/>
    <w:rsid w:val="00CC19DF"/>
    <w:rsid w:val="00CC1BB3"/>
    <w:rsid w:val="00CC1ECF"/>
    <w:rsid w:val="00CC33AC"/>
    <w:rsid w:val="00CC468C"/>
    <w:rsid w:val="00CC4A05"/>
    <w:rsid w:val="00CC5976"/>
    <w:rsid w:val="00CC6A79"/>
    <w:rsid w:val="00CC7C42"/>
    <w:rsid w:val="00CD00F6"/>
    <w:rsid w:val="00CD1B6D"/>
    <w:rsid w:val="00CD2620"/>
    <w:rsid w:val="00CD2E16"/>
    <w:rsid w:val="00CD3291"/>
    <w:rsid w:val="00CD4827"/>
    <w:rsid w:val="00CD61BB"/>
    <w:rsid w:val="00CD6531"/>
    <w:rsid w:val="00CD7E6D"/>
    <w:rsid w:val="00CE038E"/>
    <w:rsid w:val="00CE082A"/>
    <w:rsid w:val="00CE0D28"/>
    <w:rsid w:val="00CE0DF5"/>
    <w:rsid w:val="00CE0F3B"/>
    <w:rsid w:val="00CE1514"/>
    <w:rsid w:val="00CE1521"/>
    <w:rsid w:val="00CE17BF"/>
    <w:rsid w:val="00CE26F3"/>
    <w:rsid w:val="00CE2ACB"/>
    <w:rsid w:val="00CE2DDC"/>
    <w:rsid w:val="00CE31D7"/>
    <w:rsid w:val="00CE3658"/>
    <w:rsid w:val="00CE3C5C"/>
    <w:rsid w:val="00CE4610"/>
    <w:rsid w:val="00CE58BD"/>
    <w:rsid w:val="00CE63DC"/>
    <w:rsid w:val="00CE6ABD"/>
    <w:rsid w:val="00CE73D8"/>
    <w:rsid w:val="00CE7EBF"/>
    <w:rsid w:val="00CF026B"/>
    <w:rsid w:val="00CF0753"/>
    <w:rsid w:val="00CF1188"/>
    <w:rsid w:val="00CF15FF"/>
    <w:rsid w:val="00CF18D2"/>
    <w:rsid w:val="00CF1B0C"/>
    <w:rsid w:val="00CF2C27"/>
    <w:rsid w:val="00CF3BC1"/>
    <w:rsid w:val="00CF46AA"/>
    <w:rsid w:val="00CF53A7"/>
    <w:rsid w:val="00CF592E"/>
    <w:rsid w:val="00CF5AC8"/>
    <w:rsid w:val="00CF645D"/>
    <w:rsid w:val="00D00689"/>
    <w:rsid w:val="00D039AD"/>
    <w:rsid w:val="00D03FD6"/>
    <w:rsid w:val="00D049EA"/>
    <w:rsid w:val="00D04D9F"/>
    <w:rsid w:val="00D04EEE"/>
    <w:rsid w:val="00D05950"/>
    <w:rsid w:val="00D06107"/>
    <w:rsid w:val="00D0657A"/>
    <w:rsid w:val="00D06F39"/>
    <w:rsid w:val="00D0729D"/>
    <w:rsid w:val="00D074B7"/>
    <w:rsid w:val="00D07BF4"/>
    <w:rsid w:val="00D11210"/>
    <w:rsid w:val="00D11783"/>
    <w:rsid w:val="00D11866"/>
    <w:rsid w:val="00D11B0A"/>
    <w:rsid w:val="00D11D9D"/>
    <w:rsid w:val="00D12C48"/>
    <w:rsid w:val="00D12E19"/>
    <w:rsid w:val="00D12E3E"/>
    <w:rsid w:val="00D13364"/>
    <w:rsid w:val="00D14AA7"/>
    <w:rsid w:val="00D15C74"/>
    <w:rsid w:val="00D169BC"/>
    <w:rsid w:val="00D171AD"/>
    <w:rsid w:val="00D17D60"/>
    <w:rsid w:val="00D2099D"/>
    <w:rsid w:val="00D2347C"/>
    <w:rsid w:val="00D23509"/>
    <w:rsid w:val="00D24068"/>
    <w:rsid w:val="00D25830"/>
    <w:rsid w:val="00D26A0D"/>
    <w:rsid w:val="00D30B6C"/>
    <w:rsid w:val="00D31325"/>
    <w:rsid w:val="00D319D0"/>
    <w:rsid w:val="00D32A8F"/>
    <w:rsid w:val="00D330A9"/>
    <w:rsid w:val="00D343D9"/>
    <w:rsid w:val="00D3667B"/>
    <w:rsid w:val="00D36B27"/>
    <w:rsid w:val="00D36B86"/>
    <w:rsid w:val="00D36DE0"/>
    <w:rsid w:val="00D37747"/>
    <w:rsid w:val="00D4019B"/>
    <w:rsid w:val="00D403FE"/>
    <w:rsid w:val="00D40C56"/>
    <w:rsid w:val="00D40DED"/>
    <w:rsid w:val="00D42053"/>
    <w:rsid w:val="00D422AB"/>
    <w:rsid w:val="00D428D6"/>
    <w:rsid w:val="00D42A1D"/>
    <w:rsid w:val="00D436C9"/>
    <w:rsid w:val="00D43B2D"/>
    <w:rsid w:val="00D43E33"/>
    <w:rsid w:val="00D44C7E"/>
    <w:rsid w:val="00D457FA"/>
    <w:rsid w:val="00D46511"/>
    <w:rsid w:val="00D466CB"/>
    <w:rsid w:val="00D47BD8"/>
    <w:rsid w:val="00D47F09"/>
    <w:rsid w:val="00D515EC"/>
    <w:rsid w:val="00D5210F"/>
    <w:rsid w:val="00D538BD"/>
    <w:rsid w:val="00D5393F"/>
    <w:rsid w:val="00D53CA2"/>
    <w:rsid w:val="00D53F33"/>
    <w:rsid w:val="00D541F5"/>
    <w:rsid w:val="00D56093"/>
    <w:rsid w:val="00D565FC"/>
    <w:rsid w:val="00D607EA"/>
    <w:rsid w:val="00D60882"/>
    <w:rsid w:val="00D6170D"/>
    <w:rsid w:val="00D61949"/>
    <w:rsid w:val="00D61E87"/>
    <w:rsid w:val="00D62341"/>
    <w:rsid w:val="00D66E3D"/>
    <w:rsid w:val="00D679BB"/>
    <w:rsid w:val="00D70842"/>
    <w:rsid w:val="00D70BE5"/>
    <w:rsid w:val="00D70CE2"/>
    <w:rsid w:val="00D71137"/>
    <w:rsid w:val="00D71AC5"/>
    <w:rsid w:val="00D71DA7"/>
    <w:rsid w:val="00D72899"/>
    <w:rsid w:val="00D72AF8"/>
    <w:rsid w:val="00D740CD"/>
    <w:rsid w:val="00D75E22"/>
    <w:rsid w:val="00D76247"/>
    <w:rsid w:val="00D76C33"/>
    <w:rsid w:val="00D77535"/>
    <w:rsid w:val="00D7769A"/>
    <w:rsid w:val="00D80977"/>
    <w:rsid w:val="00D80B61"/>
    <w:rsid w:val="00D80FBD"/>
    <w:rsid w:val="00D81278"/>
    <w:rsid w:val="00D8337F"/>
    <w:rsid w:val="00D83EDF"/>
    <w:rsid w:val="00D8483B"/>
    <w:rsid w:val="00D84D4A"/>
    <w:rsid w:val="00D85FE5"/>
    <w:rsid w:val="00D86EB9"/>
    <w:rsid w:val="00D90681"/>
    <w:rsid w:val="00D90A21"/>
    <w:rsid w:val="00D93274"/>
    <w:rsid w:val="00D933DA"/>
    <w:rsid w:val="00D9373F"/>
    <w:rsid w:val="00D937D0"/>
    <w:rsid w:val="00D94122"/>
    <w:rsid w:val="00D94CFE"/>
    <w:rsid w:val="00D950AA"/>
    <w:rsid w:val="00D951CA"/>
    <w:rsid w:val="00D95512"/>
    <w:rsid w:val="00D95B0A"/>
    <w:rsid w:val="00D95C17"/>
    <w:rsid w:val="00D96C6B"/>
    <w:rsid w:val="00D97288"/>
    <w:rsid w:val="00DA0337"/>
    <w:rsid w:val="00DA08EB"/>
    <w:rsid w:val="00DA0C12"/>
    <w:rsid w:val="00DA0CA2"/>
    <w:rsid w:val="00DA1332"/>
    <w:rsid w:val="00DA1DC9"/>
    <w:rsid w:val="00DA279B"/>
    <w:rsid w:val="00DA3801"/>
    <w:rsid w:val="00DA3A48"/>
    <w:rsid w:val="00DA6A97"/>
    <w:rsid w:val="00DA6B05"/>
    <w:rsid w:val="00DA6C08"/>
    <w:rsid w:val="00DB01E2"/>
    <w:rsid w:val="00DB320C"/>
    <w:rsid w:val="00DB4534"/>
    <w:rsid w:val="00DB4E0D"/>
    <w:rsid w:val="00DB5350"/>
    <w:rsid w:val="00DB5D54"/>
    <w:rsid w:val="00DB6DF2"/>
    <w:rsid w:val="00DB6FEF"/>
    <w:rsid w:val="00DC2667"/>
    <w:rsid w:val="00DC27EB"/>
    <w:rsid w:val="00DC2CE0"/>
    <w:rsid w:val="00DC3274"/>
    <w:rsid w:val="00DC41CE"/>
    <w:rsid w:val="00DC4343"/>
    <w:rsid w:val="00DC52A1"/>
    <w:rsid w:val="00DC5622"/>
    <w:rsid w:val="00DC66E9"/>
    <w:rsid w:val="00DC6C09"/>
    <w:rsid w:val="00DC6C2A"/>
    <w:rsid w:val="00DC705F"/>
    <w:rsid w:val="00DC76C1"/>
    <w:rsid w:val="00DC7BF4"/>
    <w:rsid w:val="00DD0D0F"/>
    <w:rsid w:val="00DD1A32"/>
    <w:rsid w:val="00DD1E4B"/>
    <w:rsid w:val="00DD2E03"/>
    <w:rsid w:val="00DD3085"/>
    <w:rsid w:val="00DD4BBC"/>
    <w:rsid w:val="00DD6061"/>
    <w:rsid w:val="00DD65B7"/>
    <w:rsid w:val="00DD6875"/>
    <w:rsid w:val="00DD7959"/>
    <w:rsid w:val="00DD7B82"/>
    <w:rsid w:val="00DE135E"/>
    <w:rsid w:val="00DE169A"/>
    <w:rsid w:val="00DE2183"/>
    <w:rsid w:val="00DE29ED"/>
    <w:rsid w:val="00DE2E44"/>
    <w:rsid w:val="00DE37AC"/>
    <w:rsid w:val="00DE4831"/>
    <w:rsid w:val="00DE49C8"/>
    <w:rsid w:val="00DE4BF2"/>
    <w:rsid w:val="00DE56F8"/>
    <w:rsid w:val="00DE598B"/>
    <w:rsid w:val="00DE5FD4"/>
    <w:rsid w:val="00DE62DA"/>
    <w:rsid w:val="00DE7C4C"/>
    <w:rsid w:val="00DF082F"/>
    <w:rsid w:val="00DF12E4"/>
    <w:rsid w:val="00DF3D9C"/>
    <w:rsid w:val="00DF3E70"/>
    <w:rsid w:val="00DF5382"/>
    <w:rsid w:val="00DF5456"/>
    <w:rsid w:val="00DF57C6"/>
    <w:rsid w:val="00DF5AC3"/>
    <w:rsid w:val="00DF5D5F"/>
    <w:rsid w:val="00DF64A0"/>
    <w:rsid w:val="00E011ED"/>
    <w:rsid w:val="00E01580"/>
    <w:rsid w:val="00E015AF"/>
    <w:rsid w:val="00E0248C"/>
    <w:rsid w:val="00E02616"/>
    <w:rsid w:val="00E02AFD"/>
    <w:rsid w:val="00E02B87"/>
    <w:rsid w:val="00E02CF6"/>
    <w:rsid w:val="00E02D00"/>
    <w:rsid w:val="00E03174"/>
    <w:rsid w:val="00E031AB"/>
    <w:rsid w:val="00E0363F"/>
    <w:rsid w:val="00E038E8"/>
    <w:rsid w:val="00E03C55"/>
    <w:rsid w:val="00E04099"/>
    <w:rsid w:val="00E04BBF"/>
    <w:rsid w:val="00E05F83"/>
    <w:rsid w:val="00E06D7D"/>
    <w:rsid w:val="00E072A5"/>
    <w:rsid w:val="00E07ED0"/>
    <w:rsid w:val="00E118D3"/>
    <w:rsid w:val="00E12B96"/>
    <w:rsid w:val="00E1398D"/>
    <w:rsid w:val="00E13AE5"/>
    <w:rsid w:val="00E148D5"/>
    <w:rsid w:val="00E15FF3"/>
    <w:rsid w:val="00E1602C"/>
    <w:rsid w:val="00E17736"/>
    <w:rsid w:val="00E17D48"/>
    <w:rsid w:val="00E20690"/>
    <w:rsid w:val="00E2124B"/>
    <w:rsid w:val="00E21F3C"/>
    <w:rsid w:val="00E245C1"/>
    <w:rsid w:val="00E277F0"/>
    <w:rsid w:val="00E302C7"/>
    <w:rsid w:val="00E3083E"/>
    <w:rsid w:val="00E312A6"/>
    <w:rsid w:val="00E31679"/>
    <w:rsid w:val="00E31ACB"/>
    <w:rsid w:val="00E33313"/>
    <w:rsid w:val="00E33751"/>
    <w:rsid w:val="00E34177"/>
    <w:rsid w:val="00E34195"/>
    <w:rsid w:val="00E3494F"/>
    <w:rsid w:val="00E34EBC"/>
    <w:rsid w:val="00E35213"/>
    <w:rsid w:val="00E3556A"/>
    <w:rsid w:val="00E366EF"/>
    <w:rsid w:val="00E36A11"/>
    <w:rsid w:val="00E36AD3"/>
    <w:rsid w:val="00E37262"/>
    <w:rsid w:val="00E37467"/>
    <w:rsid w:val="00E3773D"/>
    <w:rsid w:val="00E37ADE"/>
    <w:rsid w:val="00E4046B"/>
    <w:rsid w:val="00E4086B"/>
    <w:rsid w:val="00E4192C"/>
    <w:rsid w:val="00E41CDC"/>
    <w:rsid w:val="00E41DEC"/>
    <w:rsid w:val="00E42124"/>
    <w:rsid w:val="00E43A4F"/>
    <w:rsid w:val="00E45C91"/>
    <w:rsid w:val="00E45DF9"/>
    <w:rsid w:val="00E47FD5"/>
    <w:rsid w:val="00E528E6"/>
    <w:rsid w:val="00E52E1A"/>
    <w:rsid w:val="00E53059"/>
    <w:rsid w:val="00E53665"/>
    <w:rsid w:val="00E53B58"/>
    <w:rsid w:val="00E53BB9"/>
    <w:rsid w:val="00E54A71"/>
    <w:rsid w:val="00E552C3"/>
    <w:rsid w:val="00E57023"/>
    <w:rsid w:val="00E57734"/>
    <w:rsid w:val="00E57A31"/>
    <w:rsid w:val="00E601BB"/>
    <w:rsid w:val="00E6031A"/>
    <w:rsid w:val="00E60AF4"/>
    <w:rsid w:val="00E60BF3"/>
    <w:rsid w:val="00E61004"/>
    <w:rsid w:val="00E61433"/>
    <w:rsid w:val="00E61DE9"/>
    <w:rsid w:val="00E622EC"/>
    <w:rsid w:val="00E628CC"/>
    <w:rsid w:val="00E641B7"/>
    <w:rsid w:val="00E64AA5"/>
    <w:rsid w:val="00E64F20"/>
    <w:rsid w:val="00E6581A"/>
    <w:rsid w:val="00E6681F"/>
    <w:rsid w:val="00E70F12"/>
    <w:rsid w:val="00E7117F"/>
    <w:rsid w:val="00E71C10"/>
    <w:rsid w:val="00E7443D"/>
    <w:rsid w:val="00E755C0"/>
    <w:rsid w:val="00E757F6"/>
    <w:rsid w:val="00E75C3F"/>
    <w:rsid w:val="00E7600B"/>
    <w:rsid w:val="00E76430"/>
    <w:rsid w:val="00E76690"/>
    <w:rsid w:val="00E803B4"/>
    <w:rsid w:val="00E80D8E"/>
    <w:rsid w:val="00E819F9"/>
    <w:rsid w:val="00E825FB"/>
    <w:rsid w:val="00E82812"/>
    <w:rsid w:val="00E82A55"/>
    <w:rsid w:val="00E837A4"/>
    <w:rsid w:val="00E83F4D"/>
    <w:rsid w:val="00E84226"/>
    <w:rsid w:val="00E84AB3"/>
    <w:rsid w:val="00E84BF2"/>
    <w:rsid w:val="00E84EEA"/>
    <w:rsid w:val="00E85A3E"/>
    <w:rsid w:val="00E85D25"/>
    <w:rsid w:val="00E85D61"/>
    <w:rsid w:val="00E85D78"/>
    <w:rsid w:val="00E86AB2"/>
    <w:rsid w:val="00E86AF2"/>
    <w:rsid w:val="00E87109"/>
    <w:rsid w:val="00E87116"/>
    <w:rsid w:val="00E877CD"/>
    <w:rsid w:val="00E87DE5"/>
    <w:rsid w:val="00E91053"/>
    <w:rsid w:val="00E911F2"/>
    <w:rsid w:val="00E91276"/>
    <w:rsid w:val="00E92492"/>
    <w:rsid w:val="00E92925"/>
    <w:rsid w:val="00E929F8"/>
    <w:rsid w:val="00E94523"/>
    <w:rsid w:val="00E95BD5"/>
    <w:rsid w:val="00E95F4E"/>
    <w:rsid w:val="00E96671"/>
    <w:rsid w:val="00E968C8"/>
    <w:rsid w:val="00E97DA5"/>
    <w:rsid w:val="00EA06C4"/>
    <w:rsid w:val="00EA0EE0"/>
    <w:rsid w:val="00EA3700"/>
    <w:rsid w:val="00EA3A52"/>
    <w:rsid w:val="00EA3C32"/>
    <w:rsid w:val="00EA4630"/>
    <w:rsid w:val="00EA6843"/>
    <w:rsid w:val="00EA6F53"/>
    <w:rsid w:val="00EB0972"/>
    <w:rsid w:val="00EB0C48"/>
    <w:rsid w:val="00EB0D2A"/>
    <w:rsid w:val="00EB3CFF"/>
    <w:rsid w:val="00EB409C"/>
    <w:rsid w:val="00EB5628"/>
    <w:rsid w:val="00EB62D7"/>
    <w:rsid w:val="00EB70D1"/>
    <w:rsid w:val="00EB72FB"/>
    <w:rsid w:val="00EB7FE1"/>
    <w:rsid w:val="00EC0631"/>
    <w:rsid w:val="00EC0902"/>
    <w:rsid w:val="00EC0989"/>
    <w:rsid w:val="00EC0C02"/>
    <w:rsid w:val="00EC0DDC"/>
    <w:rsid w:val="00EC295E"/>
    <w:rsid w:val="00EC2E1B"/>
    <w:rsid w:val="00EC3E7A"/>
    <w:rsid w:val="00EC5266"/>
    <w:rsid w:val="00EC7228"/>
    <w:rsid w:val="00EC7A76"/>
    <w:rsid w:val="00ED05F2"/>
    <w:rsid w:val="00ED4D2B"/>
    <w:rsid w:val="00ED4EB3"/>
    <w:rsid w:val="00ED6CAE"/>
    <w:rsid w:val="00ED721D"/>
    <w:rsid w:val="00ED72EC"/>
    <w:rsid w:val="00ED7A36"/>
    <w:rsid w:val="00EE15DB"/>
    <w:rsid w:val="00EE16DA"/>
    <w:rsid w:val="00EE2259"/>
    <w:rsid w:val="00EE2741"/>
    <w:rsid w:val="00EE33D3"/>
    <w:rsid w:val="00EE47E4"/>
    <w:rsid w:val="00EE51E9"/>
    <w:rsid w:val="00EE61DF"/>
    <w:rsid w:val="00EE76E5"/>
    <w:rsid w:val="00EF0306"/>
    <w:rsid w:val="00EF065D"/>
    <w:rsid w:val="00EF1445"/>
    <w:rsid w:val="00EF257A"/>
    <w:rsid w:val="00EF3BCC"/>
    <w:rsid w:val="00EF4BF6"/>
    <w:rsid w:val="00EF51A2"/>
    <w:rsid w:val="00EF5B1E"/>
    <w:rsid w:val="00EF5F02"/>
    <w:rsid w:val="00EF6218"/>
    <w:rsid w:val="00EF6618"/>
    <w:rsid w:val="00EF6B4F"/>
    <w:rsid w:val="00EF7667"/>
    <w:rsid w:val="00EF767D"/>
    <w:rsid w:val="00F0045E"/>
    <w:rsid w:val="00F01F7E"/>
    <w:rsid w:val="00F0316E"/>
    <w:rsid w:val="00F03BD7"/>
    <w:rsid w:val="00F03E8F"/>
    <w:rsid w:val="00F055F3"/>
    <w:rsid w:val="00F062C6"/>
    <w:rsid w:val="00F0653E"/>
    <w:rsid w:val="00F0715A"/>
    <w:rsid w:val="00F075E6"/>
    <w:rsid w:val="00F100F9"/>
    <w:rsid w:val="00F10646"/>
    <w:rsid w:val="00F11007"/>
    <w:rsid w:val="00F1274F"/>
    <w:rsid w:val="00F14B48"/>
    <w:rsid w:val="00F156DF"/>
    <w:rsid w:val="00F15C58"/>
    <w:rsid w:val="00F16EEF"/>
    <w:rsid w:val="00F17BCB"/>
    <w:rsid w:val="00F203A6"/>
    <w:rsid w:val="00F21779"/>
    <w:rsid w:val="00F2193D"/>
    <w:rsid w:val="00F21F29"/>
    <w:rsid w:val="00F22FAD"/>
    <w:rsid w:val="00F234C3"/>
    <w:rsid w:val="00F24034"/>
    <w:rsid w:val="00F246FF"/>
    <w:rsid w:val="00F25690"/>
    <w:rsid w:val="00F259A1"/>
    <w:rsid w:val="00F25D0D"/>
    <w:rsid w:val="00F25DDD"/>
    <w:rsid w:val="00F26A18"/>
    <w:rsid w:val="00F26B12"/>
    <w:rsid w:val="00F275A6"/>
    <w:rsid w:val="00F27AC2"/>
    <w:rsid w:val="00F27BC0"/>
    <w:rsid w:val="00F27D4F"/>
    <w:rsid w:val="00F27FAF"/>
    <w:rsid w:val="00F300EE"/>
    <w:rsid w:val="00F30A10"/>
    <w:rsid w:val="00F346E3"/>
    <w:rsid w:val="00F35064"/>
    <w:rsid w:val="00F357B9"/>
    <w:rsid w:val="00F35A78"/>
    <w:rsid w:val="00F361FC"/>
    <w:rsid w:val="00F42099"/>
    <w:rsid w:val="00F43E20"/>
    <w:rsid w:val="00F45D4B"/>
    <w:rsid w:val="00F46AED"/>
    <w:rsid w:val="00F475AD"/>
    <w:rsid w:val="00F50C5C"/>
    <w:rsid w:val="00F5147B"/>
    <w:rsid w:val="00F51CCF"/>
    <w:rsid w:val="00F524F3"/>
    <w:rsid w:val="00F54E6F"/>
    <w:rsid w:val="00F55433"/>
    <w:rsid w:val="00F5556E"/>
    <w:rsid w:val="00F567CB"/>
    <w:rsid w:val="00F56F5A"/>
    <w:rsid w:val="00F57F52"/>
    <w:rsid w:val="00F60816"/>
    <w:rsid w:val="00F608E5"/>
    <w:rsid w:val="00F612F8"/>
    <w:rsid w:val="00F61320"/>
    <w:rsid w:val="00F623C6"/>
    <w:rsid w:val="00F6414C"/>
    <w:rsid w:val="00F65C68"/>
    <w:rsid w:val="00F6669D"/>
    <w:rsid w:val="00F66809"/>
    <w:rsid w:val="00F66CB1"/>
    <w:rsid w:val="00F67125"/>
    <w:rsid w:val="00F679DB"/>
    <w:rsid w:val="00F70A7C"/>
    <w:rsid w:val="00F70BA5"/>
    <w:rsid w:val="00F72669"/>
    <w:rsid w:val="00F729B4"/>
    <w:rsid w:val="00F73C99"/>
    <w:rsid w:val="00F73CD3"/>
    <w:rsid w:val="00F74B58"/>
    <w:rsid w:val="00F74B99"/>
    <w:rsid w:val="00F75809"/>
    <w:rsid w:val="00F76534"/>
    <w:rsid w:val="00F765D1"/>
    <w:rsid w:val="00F76768"/>
    <w:rsid w:val="00F769CD"/>
    <w:rsid w:val="00F76D3D"/>
    <w:rsid w:val="00F77D2C"/>
    <w:rsid w:val="00F805D9"/>
    <w:rsid w:val="00F816BF"/>
    <w:rsid w:val="00F8277D"/>
    <w:rsid w:val="00F82AD0"/>
    <w:rsid w:val="00F8331C"/>
    <w:rsid w:val="00F83412"/>
    <w:rsid w:val="00F84362"/>
    <w:rsid w:val="00F8607B"/>
    <w:rsid w:val="00F86217"/>
    <w:rsid w:val="00F863AB"/>
    <w:rsid w:val="00F87049"/>
    <w:rsid w:val="00F874A3"/>
    <w:rsid w:val="00F876AB"/>
    <w:rsid w:val="00F87DF6"/>
    <w:rsid w:val="00F90087"/>
    <w:rsid w:val="00F90E06"/>
    <w:rsid w:val="00F91876"/>
    <w:rsid w:val="00F91A73"/>
    <w:rsid w:val="00F9238D"/>
    <w:rsid w:val="00F92D46"/>
    <w:rsid w:val="00F935AA"/>
    <w:rsid w:val="00F93C0B"/>
    <w:rsid w:val="00F94506"/>
    <w:rsid w:val="00F94D57"/>
    <w:rsid w:val="00F95226"/>
    <w:rsid w:val="00F95F26"/>
    <w:rsid w:val="00F97FF6"/>
    <w:rsid w:val="00FA03DE"/>
    <w:rsid w:val="00FA12ED"/>
    <w:rsid w:val="00FA1CD0"/>
    <w:rsid w:val="00FA20E6"/>
    <w:rsid w:val="00FA31FF"/>
    <w:rsid w:val="00FA5905"/>
    <w:rsid w:val="00FA5BAF"/>
    <w:rsid w:val="00FA7BE6"/>
    <w:rsid w:val="00FA7CD1"/>
    <w:rsid w:val="00FA7CEF"/>
    <w:rsid w:val="00FB0DED"/>
    <w:rsid w:val="00FB2AA6"/>
    <w:rsid w:val="00FB31DB"/>
    <w:rsid w:val="00FB33D3"/>
    <w:rsid w:val="00FB38F6"/>
    <w:rsid w:val="00FB3D32"/>
    <w:rsid w:val="00FB41DD"/>
    <w:rsid w:val="00FB4589"/>
    <w:rsid w:val="00FB4A9D"/>
    <w:rsid w:val="00FB5950"/>
    <w:rsid w:val="00FB61CE"/>
    <w:rsid w:val="00FC1A2A"/>
    <w:rsid w:val="00FC1AF6"/>
    <w:rsid w:val="00FC5238"/>
    <w:rsid w:val="00FC52D9"/>
    <w:rsid w:val="00FC66ED"/>
    <w:rsid w:val="00FC69AF"/>
    <w:rsid w:val="00FC77B7"/>
    <w:rsid w:val="00FD0065"/>
    <w:rsid w:val="00FD0455"/>
    <w:rsid w:val="00FD0D7D"/>
    <w:rsid w:val="00FD1A31"/>
    <w:rsid w:val="00FD21C2"/>
    <w:rsid w:val="00FD3F5A"/>
    <w:rsid w:val="00FD423A"/>
    <w:rsid w:val="00FD525A"/>
    <w:rsid w:val="00FD6083"/>
    <w:rsid w:val="00FD6A09"/>
    <w:rsid w:val="00FD6EF0"/>
    <w:rsid w:val="00FE140C"/>
    <w:rsid w:val="00FE2C29"/>
    <w:rsid w:val="00FE2CF5"/>
    <w:rsid w:val="00FE2F68"/>
    <w:rsid w:val="00FE4679"/>
    <w:rsid w:val="00FE4C69"/>
    <w:rsid w:val="00FE5C38"/>
    <w:rsid w:val="00FE654F"/>
    <w:rsid w:val="00FE6881"/>
    <w:rsid w:val="00FF020D"/>
    <w:rsid w:val="00FF0D95"/>
    <w:rsid w:val="00FF0FFD"/>
    <w:rsid w:val="00FF14D0"/>
    <w:rsid w:val="00FF16E9"/>
    <w:rsid w:val="00FF1ED8"/>
    <w:rsid w:val="00FF3564"/>
    <w:rsid w:val="00FF5A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335F9375-6FA8-408F-BB2B-B20E45FEF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AC8"/>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lang w:val="en-US"/>
    </w:rPr>
  </w:style>
  <w:style w:type="paragraph" w:styleId="Heading1">
    <w:name w:val="heading 1"/>
    <w:basedOn w:val="Normal"/>
    <w:next w:val="Normal"/>
    <w:link w:val="Heading1Char"/>
    <w:uiPriority w:val="9"/>
    <w:qFormat/>
    <w:rsid w:val="00335F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5F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5F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567C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567C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335FAB"/>
    <w:pPr>
      <w:spacing w:before="0"/>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335FAB"/>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335FAB"/>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335FAB"/>
    <w:pPr>
      <w:spacing w:before="0"/>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335FAB"/>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335FAB"/>
    <w:pPr>
      <w:widowControl w:val="0"/>
      <w:spacing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335FAB"/>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335FAB"/>
    <w:pPr>
      <w:spacing w:after="0"/>
    </w:pPr>
    <w:rPr>
      <w:rFonts w:ascii="Consolas" w:hAnsi="Consolas"/>
      <w:b/>
      <w:sz w:val="20"/>
      <w:szCs w:val="20"/>
    </w:rPr>
  </w:style>
  <w:style w:type="character" w:customStyle="1" w:styleId="CodeinTextBPBHEBChar">
    <w:name w:val="Code in Text [BPB HEB] Char"/>
    <w:basedOn w:val="DefaultParagraphFont"/>
    <w:link w:val="CodeinTextBPBHEB"/>
    <w:rsid w:val="00335FAB"/>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335FAB"/>
    <w:pPr>
      <w:spacing w:after="0"/>
      <w:jc w:val="center"/>
    </w:pPr>
    <w:rPr>
      <w:bCs/>
      <w:i/>
      <w:iCs/>
      <w:sz w:val="18"/>
      <w:szCs w:val="18"/>
    </w:rPr>
  </w:style>
  <w:style w:type="character" w:customStyle="1" w:styleId="FigureCaptionBPBHEBChar">
    <w:name w:val="Figure Caption [BPB HEB] Char"/>
    <w:basedOn w:val="DefaultParagraphFont"/>
    <w:link w:val="FigureCaptionBPBHEB"/>
    <w:rsid w:val="00335FAB"/>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335FAB"/>
    <w:pPr>
      <w:spacing w:before="400"/>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335FAB"/>
    <w:pPr>
      <w:spacing w:before="200"/>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335FAB"/>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335FAB"/>
    <w:rPr>
      <w:rFonts w:eastAsia="Arial" w:cs="Arial"/>
      <w:b/>
    </w:rPr>
  </w:style>
  <w:style w:type="character" w:customStyle="1" w:styleId="LinkBPBHEBChar">
    <w:name w:val="Link [BPB HEB] Char"/>
    <w:basedOn w:val="DefaultParagraphFont"/>
    <w:link w:val="LinkBPBHEB"/>
    <w:rsid w:val="00335FAB"/>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335FAB"/>
  </w:style>
  <w:style w:type="character" w:customStyle="1" w:styleId="NormalBPBHEBChar">
    <w:name w:val="Normal [BPB HEB] Char"/>
    <w:basedOn w:val="DefaultParagraphFont"/>
    <w:link w:val="NormalBPBHEB"/>
    <w:rsid w:val="00335FAB"/>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335FAB"/>
    <w:rPr>
      <w:rFonts w:ascii="Calibri" w:hAnsi="Calibri"/>
      <w:b/>
      <w:color w:val="auto"/>
      <w:sz w:val="24"/>
      <w:u w:val="none"/>
    </w:rPr>
  </w:style>
  <w:style w:type="paragraph" w:customStyle="1" w:styleId="TableCaptionBPBHEB">
    <w:name w:val="Table Caption [BPB HEB]"/>
    <w:basedOn w:val="Normal"/>
    <w:link w:val="TableCaptionBPBHEBChar"/>
    <w:qFormat/>
    <w:rsid w:val="00335FAB"/>
    <w:pPr>
      <w:spacing w:after="0"/>
      <w:jc w:val="center"/>
    </w:pPr>
    <w:rPr>
      <w:bCs/>
      <w:i/>
      <w:iCs/>
      <w:sz w:val="18"/>
      <w:szCs w:val="18"/>
    </w:rPr>
  </w:style>
  <w:style w:type="character" w:customStyle="1" w:styleId="TableCaptionBPBHEBChar">
    <w:name w:val="Table Caption [BPB HEB] Char"/>
    <w:basedOn w:val="DefaultParagraphFont"/>
    <w:link w:val="TableCaptionBPBHEB"/>
    <w:rsid w:val="00335FAB"/>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335FAB"/>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jc w:val="center"/>
    </w:pPr>
    <w:rPr>
      <w:sz w:val="18"/>
    </w:rPr>
  </w:style>
  <w:style w:type="paragraph" w:customStyle="1" w:styleId="Heading3BPBHEB">
    <w:name w:val="Heading 3 [BPB HEB]"/>
    <w:basedOn w:val="Heading3"/>
    <w:qFormat/>
    <w:rsid w:val="00335FAB"/>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rsid w:val="00335FAB"/>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335FAB"/>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unhideWhenUsed/>
    <w:rsid w:val="003D5B30"/>
    <w:pPr>
      <w:spacing w:after="0" w:line="240" w:lineRule="auto"/>
    </w:pPr>
    <w:rPr>
      <w:sz w:val="20"/>
      <w:szCs w:val="20"/>
    </w:rPr>
  </w:style>
  <w:style w:type="character" w:customStyle="1" w:styleId="FootnoteTextChar">
    <w:name w:val="Footnote Text Char"/>
    <w:basedOn w:val="DefaultParagraphFont"/>
    <w:link w:val="FootnoteText"/>
    <w:uiPriority w:val="99"/>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A33D01"/>
    <w:pPr>
      <w:spacing w:before="100" w:beforeAutospacing="1"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paragraph" w:styleId="ListParagraph">
    <w:name w:val="List Paragraph"/>
    <w:basedOn w:val="Normal"/>
    <w:uiPriority w:val="34"/>
    <w:qFormat/>
    <w:rsid w:val="004D65E7"/>
    <w:pPr>
      <w:ind w:left="720"/>
      <w:contextualSpacing/>
    </w:pPr>
  </w:style>
  <w:style w:type="character" w:customStyle="1" w:styleId="Heading5Char">
    <w:name w:val="Heading 5 Char"/>
    <w:basedOn w:val="DefaultParagraphFont"/>
    <w:link w:val="Heading5"/>
    <w:uiPriority w:val="9"/>
    <w:semiHidden/>
    <w:rsid w:val="000567C9"/>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0567C9"/>
    <w:rPr>
      <w:rFonts w:asciiTheme="majorHAnsi" w:eastAsiaTheme="majorEastAsia" w:hAnsiTheme="majorHAnsi" w:cstheme="majorBidi"/>
      <w:color w:val="1F3763" w:themeColor="accent1" w:themeShade="7F"/>
      <w:lang w:val="en-US"/>
    </w:rPr>
  </w:style>
  <w:style w:type="paragraph" w:styleId="Revision">
    <w:name w:val="Revision"/>
    <w:hidden/>
    <w:uiPriority w:val="99"/>
    <w:semiHidden/>
    <w:rsid w:val="00165CCC"/>
    <w:pPr>
      <w:spacing w:after="0" w:line="240" w:lineRule="auto"/>
    </w:pPr>
    <w:rPr>
      <w:rFonts w:ascii="Palatino Linotype" w:hAnsi="Palatino Linotype"/>
      <w:color w:val="000000" w:themeColor="text1"/>
      <w:lang w:val="en-US"/>
    </w:rPr>
  </w:style>
  <w:style w:type="paragraph" w:styleId="Bibliography">
    <w:name w:val="Bibliography"/>
    <w:basedOn w:val="Normal"/>
    <w:next w:val="Normal"/>
    <w:uiPriority w:val="37"/>
    <w:unhideWhenUsed/>
    <w:rsid w:val="004C2A77"/>
  </w:style>
  <w:style w:type="paragraph" w:customStyle="1" w:styleId="HeadingX">
    <w:name w:val="Heading X"/>
    <w:basedOn w:val="Normal"/>
    <w:link w:val="HeadingXChar"/>
    <w:qFormat/>
    <w:rsid w:val="00C71239"/>
    <w:rPr>
      <w:rFonts w:eastAsiaTheme="majorEastAsia" w:cstheme="majorBidi"/>
      <w:b/>
      <w:sz w:val="30"/>
      <w:szCs w:val="30"/>
      <w:lang w:val="en-IN"/>
    </w:rPr>
  </w:style>
  <w:style w:type="character" w:customStyle="1" w:styleId="HeadingXChar">
    <w:name w:val="Heading X Char"/>
    <w:basedOn w:val="Heading3Char"/>
    <w:link w:val="HeadingX"/>
    <w:rsid w:val="00C71239"/>
    <w:rPr>
      <w:rFonts w:ascii="Palatino Linotype" w:eastAsiaTheme="majorEastAsia" w:hAnsi="Palatino Linotype" w:cstheme="majorBidi"/>
      <w:bCs/>
      <w:color w:val="000000" w:themeColor="text1"/>
      <w:sz w:val="30"/>
      <w:szCs w:val="30"/>
      <w:lang w:val="en-US"/>
    </w:rPr>
  </w:style>
  <w:style w:type="paragraph" w:styleId="CommentText">
    <w:name w:val="annotation text"/>
    <w:basedOn w:val="Normal"/>
    <w:link w:val="CommentTextChar"/>
    <w:uiPriority w:val="99"/>
    <w:unhideWhenUsed/>
    <w:rsid w:val="002C730E"/>
    <w:pPr>
      <w:spacing w:line="240" w:lineRule="auto"/>
    </w:pPr>
    <w:rPr>
      <w:sz w:val="20"/>
      <w:szCs w:val="20"/>
    </w:rPr>
  </w:style>
  <w:style w:type="character" w:customStyle="1" w:styleId="CommentTextChar">
    <w:name w:val="Comment Text Char"/>
    <w:basedOn w:val="DefaultParagraphFont"/>
    <w:link w:val="CommentText"/>
    <w:uiPriority w:val="99"/>
    <w:rsid w:val="002C730E"/>
    <w:rPr>
      <w:rFonts w:ascii="Palatino Linotype" w:hAnsi="Palatino Linotype"/>
      <w:color w:val="000000" w:themeColor="text1"/>
      <w:sz w:val="20"/>
      <w:szCs w:val="20"/>
      <w:lang w:val="en-US"/>
    </w:rPr>
  </w:style>
  <w:style w:type="paragraph" w:styleId="CommentSubject">
    <w:name w:val="annotation subject"/>
    <w:basedOn w:val="CommentText"/>
    <w:next w:val="CommentText"/>
    <w:link w:val="CommentSubjectChar"/>
    <w:uiPriority w:val="99"/>
    <w:semiHidden/>
    <w:unhideWhenUsed/>
    <w:rsid w:val="002C730E"/>
    <w:rPr>
      <w:b/>
      <w:bCs/>
    </w:rPr>
  </w:style>
  <w:style w:type="character" w:customStyle="1" w:styleId="CommentSubjectChar">
    <w:name w:val="Comment Subject Char"/>
    <w:basedOn w:val="CommentTextChar"/>
    <w:link w:val="CommentSubject"/>
    <w:uiPriority w:val="99"/>
    <w:semiHidden/>
    <w:rsid w:val="002C730E"/>
    <w:rPr>
      <w:rFonts w:ascii="Palatino Linotype" w:hAnsi="Palatino Linotype"/>
      <w:b/>
      <w:bCs/>
      <w:color w:val="000000" w:themeColor="text1"/>
      <w:sz w:val="20"/>
      <w:szCs w:val="20"/>
      <w:lang w:val="en-US"/>
    </w:rPr>
  </w:style>
  <w:style w:type="paragraph" w:customStyle="1" w:styleId="FigureBPB">
    <w:name w:val="Figure [BPB]"/>
    <w:basedOn w:val="Normal"/>
    <w:qFormat/>
    <w:rsid w:val="00335FAB"/>
    <w:pPr>
      <w:spacing w:after="200"/>
      <w:jc w:val="center"/>
    </w:pPr>
    <w:rPr>
      <w:sz w:val="18"/>
    </w:rPr>
  </w:style>
  <w:style w:type="paragraph" w:customStyle="1" w:styleId="FigureBPBHEB">
    <w:name w:val="Figure [BPB HEB]"/>
    <w:basedOn w:val="Normal"/>
    <w:qFormat/>
    <w:rsid w:val="00335FAB"/>
    <w:pPr>
      <w:spacing w:after="200"/>
      <w:jc w:val="center"/>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0246">
      <w:bodyDiv w:val="1"/>
      <w:marLeft w:val="0"/>
      <w:marRight w:val="0"/>
      <w:marTop w:val="0"/>
      <w:marBottom w:val="0"/>
      <w:divBdr>
        <w:top w:val="none" w:sz="0" w:space="0" w:color="auto"/>
        <w:left w:val="none" w:sz="0" w:space="0" w:color="auto"/>
        <w:bottom w:val="none" w:sz="0" w:space="0" w:color="auto"/>
        <w:right w:val="none" w:sz="0" w:space="0" w:color="auto"/>
      </w:divBdr>
    </w:div>
    <w:div w:id="1246597">
      <w:bodyDiv w:val="1"/>
      <w:marLeft w:val="0"/>
      <w:marRight w:val="0"/>
      <w:marTop w:val="0"/>
      <w:marBottom w:val="0"/>
      <w:divBdr>
        <w:top w:val="none" w:sz="0" w:space="0" w:color="auto"/>
        <w:left w:val="none" w:sz="0" w:space="0" w:color="auto"/>
        <w:bottom w:val="none" w:sz="0" w:space="0" w:color="auto"/>
        <w:right w:val="none" w:sz="0" w:space="0" w:color="auto"/>
      </w:divBdr>
    </w:div>
    <w:div w:id="1591239">
      <w:bodyDiv w:val="1"/>
      <w:marLeft w:val="0"/>
      <w:marRight w:val="0"/>
      <w:marTop w:val="0"/>
      <w:marBottom w:val="0"/>
      <w:divBdr>
        <w:top w:val="none" w:sz="0" w:space="0" w:color="auto"/>
        <w:left w:val="none" w:sz="0" w:space="0" w:color="auto"/>
        <w:bottom w:val="none" w:sz="0" w:space="0" w:color="auto"/>
        <w:right w:val="none" w:sz="0" w:space="0" w:color="auto"/>
      </w:divBdr>
    </w:div>
    <w:div w:id="2051326">
      <w:bodyDiv w:val="1"/>
      <w:marLeft w:val="0"/>
      <w:marRight w:val="0"/>
      <w:marTop w:val="0"/>
      <w:marBottom w:val="0"/>
      <w:divBdr>
        <w:top w:val="none" w:sz="0" w:space="0" w:color="auto"/>
        <w:left w:val="none" w:sz="0" w:space="0" w:color="auto"/>
        <w:bottom w:val="none" w:sz="0" w:space="0" w:color="auto"/>
        <w:right w:val="none" w:sz="0" w:space="0" w:color="auto"/>
      </w:divBdr>
    </w:div>
    <w:div w:id="2249038">
      <w:bodyDiv w:val="1"/>
      <w:marLeft w:val="0"/>
      <w:marRight w:val="0"/>
      <w:marTop w:val="0"/>
      <w:marBottom w:val="0"/>
      <w:divBdr>
        <w:top w:val="none" w:sz="0" w:space="0" w:color="auto"/>
        <w:left w:val="none" w:sz="0" w:space="0" w:color="auto"/>
        <w:bottom w:val="none" w:sz="0" w:space="0" w:color="auto"/>
        <w:right w:val="none" w:sz="0" w:space="0" w:color="auto"/>
      </w:divBdr>
    </w:div>
    <w:div w:id="2442607">
      <w:bodyDiv w:val="1"/>
      <w:marLeft w:val="0"/>
      <w:marRight w:val="0"/>
      <w:marTop w:val="0"/>
      <w:marBottom w:val="0"/>
      <w:divBdr>
        <w:top w:val="none" w:sz="0" w:space="0" w:color="auto"/>
        <w:left w:val="none" w:sz="0" w:space="0" w:color="auto"/>
        <w:bottom w:val="none" w:sz="0" w:space="0" w:color="auto"/>
        <w:right w:val="none" w:sz="0" w:space="0" w:color="auto"/>
      </w:divBdr>
    </w:div>
    <w:div w:id="2900191">
      <w:bodyDiv w:val="1"/>
      <w:marLeft w:val="0"/>
      <w:marRight w:val="0"/>
      <w:marTop w:val="0"/>
      <w:marBottom w:val="0"/>
      <w:divBdr>
        <w:top w:val="none" w:sz="0" w:space="0" w:color="auto"/>
        <w:left w:val="none" w:sz="0" w:space="0" w:color="auto"/>
        <w:bottom w:val="none" w:sz="0" w:space="0" w:color="auto"/>
        <w:right w:val="none" w:sz="0" w:space="0" w:color="auto"/>
      </w:divBdr>
    </w:div>
    <w:div w:id="3018943">
      <w:bodyDiv w:val="1"/>
      <w:marLeft w:val="0"/>
      <w:marRight w:val="0"/>
      <w:marTop w:val="0"/>
      <w:marBottom w:val="0"/>
      <w:divBdr>
        <w:top w:val="none" w:sz="0" w:space="0" w:color="auto"/>
        <w:left w:val="none" w:sz="0" w:space="0" w:color="auto"/>
        <w:bottom w:val="none" w:sz="0" w:space="0" w:color="auto"/>
        <w:right w:val="none" w:sz="0" w:space="0" w:color="auto"/>
      </w:divBdr>
    </w:div>
    <w:div w:id="3289662">
      <w:bodyDiv w:val="1"/>
      <w:marLeft w:val="0"/>
      <w:marRight w:val="0"/>
      <w:marTop w:val="0"/>
      <w:marBottom w:val="0"/>
      <w:divBdr>
        <w:top w:val="none" w:sz="0" w:space="0" w:color="auto"/>
        <w:left w:val="none" w:sz="0" w:space="0" w:color="auto"/>
        <w:bottom w:val="none" w:sz="0" w:space="0" w:color="auto"/>
        <w:right w:val="none" w:sz="0" w:space="0" w:color="auto"/>
      </w:divBdr>
    </w:div>
    <w:div w:id="4135374">
      <w:bodyDiv w:val="1"/>
      <w:marLeft w:val="0"/>
      <w:marRight w:val="0"/>
      <w:marTop w:val="0"/>
      <w:marBottom w:val="0"/>
      <w:divBdr>
        <w:top w:val="none" w:sz="0" w:space="0" w:color="auto"/>
        <w:left w:val="none" w:sz="0" w:space="0" w:color="auto"/>
        <w:bottom w:val="none" w:sz="0" w:space="0" w:color="auto"/>
        <w:right w:val="none" w:sz="0" w:space="0" w:color="auto"/>
      </w:divBdr>
    </w:div>
    <w:div w:id="4551664">
      <w:bodyDiv w:val="1"/>
      <w:marLeft w:val="0"/>
      <w:marRight w:val="0"/>
      <w:marTop w:val="0"/>
      <w:marBottom w:val="0"/>
      <w:divBdr>
        <w:top w:val="none" w:sz="0" w:space="0" w:color="auto"/>
        <w:left w:val="none" w:sz="0" w:space="0" w:color="auto"/>
        <w:bottom w:val="none" w:sz="0" w:space="0" w:color="auto"/>
        <w:right w:val="none" w:sz="0" w:space="0" w:color="auto"/>
      </w:divBdr>
    </w:div>
    <w:div w:id="6292250">
      <w:bodyDiv w:val="1"/>
      <w:marLeft w:val="0"/>
      <w:marRight w:val="0"/>
      <w:marTop w:val="0"/>
      <w:marBottom w:val="0"/>
      <w:divBdr>
        <w:top w:val="none" w:sz="0" w:space="0" w:color="auto"/>
        <w:left w:val="none" w:sz="0" w:space="0" w:color="auto"/>
        <w:bottom w:val="none" w:sz="0" w:space="0" w:color="auto"/>
        <w:right w:val="none" w:sz="0" w:space="0" w:color="auto"/>
      </w:divBdr>
    </w:div>
    <w:div w:id="6490253">
      <w:bodyDiv w:val="1"/>
      <w:marLeft w:val="0"/>
      <w:marRight w:val="0"/>
      <w:marTop w:val="0"/>
      <w:marBottom w:val="0"/>
      <w:divBdr>
        <w:top w:val="none" w:sz="0" w:space="0" w:color="auto"/>
        <w:left w:val="none" w:sz="0" w:space="0" w:color="auto"/>
        <w:bottom w:val="none" w:sz="0" w:space="0" w:color="auto"/>
        <w:right w:val="none" w:sz="0" w:space="0" w:color="auto"/>
      </w:divBdr>
    </w:div>
    <w:div w:id="7294812">
      <w:bodyDiv w:val="1"/>
      <w:marLeft w:val="0"/>
      <w:marRight w:val="0"/>
      <w:marTop w:val="0"/>
      <w:marBottom w:val="0"/>
      <w:divBdr>
        <w:top w:val="none" w:sz="0" w:space="0" w:color="auto"/>
        <w:left w:val="none" w:sz="0" w:space="0" w:color="auto"/>
        <w:bottom w:val="none" w:sz="0" w:space="0" w:color="auto"/>
        <w:right w:val="none" w:sz="0" w:space="0" w:color="auto"/>
      </w:divBdr>
    </w:div>
    <w:div w:id="7490566">
      <w:bodyDiv w:val="1"/>
      <w:marLeft w:val="0"/>
      <w:marRight w:val="0"/>
      <w:marTop w:val="0"/>
      <w:marBottom w:val="0"/>
      <w:divBdr>
        <w:top w:val="none" w:sz="0" w:space="0" w:color="auto"/>
        <w:left w:val="none" w:sz="0" w:space="0" w:color="auto"/>
        <w:bottom w:val="none" w:sz="0" w:space="0" w:color="auto"/>
        <w:right w:val="none" w:sz="0" w:space="0" w:color="auto"/>
      </w:divBdr>
    </w:div>
    <w:div w:id="8651744">
      <w:bodyDiv w:val="1"/>
      <w:marLeft w:val="0"/>
      <w:marRight w:val="0"/>
      <w:marTop w:val="0"/>
      <w:marBottom w:val="0"/>
      <w:divBdr>
        <w:top w:val="none" w:sz="0" w:space="0" w:color="auto"/>
        <w:left w:val="none" w:sz="0" w:space="0" w:color="auto"/>
        <w:bottom w:val="none" w:sz="0" w:space="0" w:color="auto"/>
        <w:right w:val="none" w:sz="0" w:space="0" w:color="auto"/>
      </w:divBdr>
    </w:div>
    <w:div w:id="11683832">
      <w:bodyDiv w:val="1"/>
      <w:marLeft w:val="0"/>
      <w:marRight w:val="0"/>
      <w:marTop w:val="0"/>
      <w:marBottom w:val="0"/>
      <w:divBdr>
        <w:top w:val="none" w:sz="0" w:space="0" w:color="auto"/>
        <w:left w:val="none" w:sz="0" w:space="0" w:color="auto"/>
        <w:bottom w:val="none" w:sz="0" w:space="0" w:color="auto"/>
        <w:right w:val="none" w:sz="0" w:space="0" w:color="auto"/>
      </w:divBdr>
    </w:div>
    <w:div w:id="11689408">
      <w:bodyDiv w:val="1"/>
      <w:marLeft w:val="0"/>
      <w:marRight w:val="0"/>
      <w:marTop w:val="0"/>
      <w:marBottom w:val="0"/>
      <w:divBdr>
        <w:top w:val="none" w:sz="0" w:space="0" w:color="auto"/>
        <w:left w:val="none" w:sz="0" w:space="0" w:color="auto"/>
        <w:bottom w:val="none" w:sz="0" w:space="0" w:color="auto"/>
        <w:right w:val="none" w:sz="0" w:space="0" w:color="auto"/>
      </w:divBdr>
    </w:div>
    <w:div w:id="11996901">
      <w:bodyDiv w:val="1"/>
      <w:marLeft w:val="0"/>
      <w:marRight w:val="0"/>
      <w:marTop w:val="0"/>
      <w:marBottom w:val="0"/>
      <w:divBdr>
        <w:top w:val="none" w:sz="0" w:space="0" w:color="auto"/>
        <w:left w:val="none" w:sz="0" w:space="0" w:color="auto"/>
        <w:bottom w:val="none" w:sz="0" w:space="0" w:color="auto"/>
        <w:right w:val="none" w:sz="0" w:space="0" w:color="auto"/>
      </w:divBdr>
    </w:div>
    <w:div w:id="12273238">
      <w:bodyDiv w:val="1"/>
      <w:marLeft w:val="0"/>
      <w:marRight w:val="0"/>
      <w:marTop w:val="0"/>
      <w:marBottom w:val="0"/>
      <w:divBdr>
        <w:top w:val="none" w:sz="0" w:space="0" w:color="auto"/>
        <w:left w:val="none" w:sz="0" w:space="0" w:color="auto"/>
        <w:bottom w:val="none" w:sz="0" w:space="0" w:color="auto"/>
        <w:right w:val="none" w:sz="0" w:space="0" w:color="auto"/>
      </w:divBdr>
    </w:div>
    <w:div w:id="12388740">
      <w:bodyDiv w:val="1"/>
      <w:marLeft w:val="0"/>
      <w:marRight w:val="0"/>
      <w:marTop w:val="0"/>
      <w:marBottom w:val="0"/>
      <w:divBdr>
        <w:top w:val="none" w:sz="0" w:space="0" w:color="auto"/>
        <w:left w:val="none" w:sz="0" w:space="0" w:color="auto"/>
        <w:bottom w:val="none" w:sz="0" w:space="0" w:color="auto"/>
        <w:right w:val="none" w:sz="0" w:space="0" w:color="auto"/>
      </w:divBdr>
    </w:div>
    <w:div w:id="12805593">
      <w:bodyDiv w:val="1"/>
      <w:marLeft w:val="0"/>
      <w:marRight w:val="0"/>
      <w:marTop w:val="0"/>
      <w:marBottom w:val="0"/>
      <w:divBdr>
        <w:top w:val="none" w:sz="0" w:space="0" w:color="auto"/>
        <w:left w:val="none" w:sz="0" w:space="0" w:color="auto"/>
        <w:bottom w:val="none" w:sz="0" w:space="0" w:color="auto"/>
        <w:right w:val="none" w:sz="0" w:space="0" w:color="auto"/>
      </w:divBdr>
    </w:div>
    <w:div w:id="13118406">
      <w:bodyDiv w:val="1"/>
      <w:marLeft w:val="0"/>
      <w:marRight w:val="0"/>
      <w:marTop w:val="0"/>
      <w:marBottom w:val="0"/>
      <w:divBdr>
        <w:top w:val="none" w:sz="0" w:space="0" w:color="auto"/>
        <w:left w:val="none" w:sz="0" w:space="0" w:color="auto"/>
        <w:bottom w:val="none" w:sz="0" w:space="0" w:color="auto"/>
        <w:right w:val="none" w:sz="0" w:space="0" w:color="auto"/>
      </w:divBdr>
    </w:div>
    <w:div w:id="13382359">
      <w:bodyDiv w:val="1"/>
      <w:marLeft w:val="0"/>
      <w:marRight w:val="0"/>
      <w:marTop w:val="0"/>
      <w:marBottom w:val="0"/>
      <w:divBdr>
        <w:top w:val="none" w:sz="0" w:space="0" w:color="auto"/>
        <w:left w:val="none" w:sz="0" w:space="0" w:color="auto"/>
        <w:bottom w:val="none" w:sz="0" w:space="0" w:color="auto"/>
        <w:right w:val="none" w:sz="0" w:space="0" w:color="auto"/>
      </w:divBdr>
    </w:div>
    <w:div w:id="13771424">
      <w:bodyDiv w:val="1"/>
      <w:marLeft w:val="0"/>
      <w:marRight w:val="0"/>
      <w:marTop w:val="0"/>
      <w:marBottom w:val="0"/>
      <w:divBdr>
        <w:top w:val="none" w:sz="0" w:space="0" w:color="auto"/>
        <w:left w:val="none" w:sz="0" w:space="0" w:color="auto"/>
        <w:bottom w:val="none" w:sz="0" w:space="0" w:color="auto"/>
        <w:right w:val="none" w:sz="0" w:space="0" w:color="auto"/>
      </w:divBdr>
    </w:div>
    <w:div w:id="14621372">
      <w:bodyDiv w:val="1"/>
      <w:marLeft w:val="0"/>
      <w:marRight w:val="0"/>
      <w:marTop w:val="0"/>
      <w:marBottom w:val="0"/>
      <w:divBdr>
        <w:top w:val="none" w:sz="0" w:space="0" w:color="auto"/>
        <w:left w:val="none" w:sz="0" w:space="0" w:color="auto"/>
        <w:bottom w:val="none" w:sz="0" w:space="0" w:color="auto"/>
        <w:right w:val="none" w:sz="0" w:space="0" w:color="auto"/>
      </w:divBdr>
    </w:div>
    <w:div w:id="15009565">
      <w:bodyDiv w:val="1"/>
      <w:marLeft w:val="0"/>
      <w:marRight w:val="0"/>
      <w:marTop w:val="0"/>
      <w:marBottom w:val="0"/>
      <w:divBdr>
        <w:top w:val="none" w:sz="0" w:space="0" w:color="auto"/>
        <w:left w:val="none" w:sz="0" w:space="0" w:color="auto"/>
        <w:bottom w:val="none" w:sz="0" w:space="0" w:color="auto"/>
        <w:right w:val="none" w:sz="0" w:space="0" w:color="auto"/>
      </w:divBdr>
    </w:div>
    <w:div w:id="15038331">
      <w:bodyDiv w:val="1"/>
      <w:marLeft w:val="0"/>
      <w:marRight w:val="0"/>
      <w:marTop w:val="0"/>
      <w:marBottom w:val="0"/>
      <w:divBdr>
        <w:top w:val="none" w:sz="0" w:space="0" w:color="auto"/>
        <w:left w:val="none" w:sz="0" w:space="0" w:color="auto"/>
        <w:bottom w:val="none" w:sz="0" w:space="0" w:color="auto"/>
        <w:right w:val="none" w:sz="0" w:space="0" w:color="auto"/>
      </w:divBdr>
    </w:div>
    <w:div w:id="15160357">
      <w:bodyDiv w:val="1"/>
      <w:marLeft w:val="0"/>
      <w:marRight w:val="0"/>
      <w:marTop w:val="0"/>
      <w:marBottom w:val="0"/>
      <w:divBdr>
        <w:top w:val="none" w:sz="0" w:space="0" w:color="auto"/>
        <w:left w:val="none" w:sz="0" w:space="0" w:color="auto"/>
        <w:bottom w:val="none" w:sz="0" w:space="0" w:color="auto"/>
        <w:right w:val="none" w:sz="0" w:space="0" w:color="auto"/>
      </w:divBdr>
    </w:div>
    <w:div w:id="16389436">
      <w:bodyDiv w:val="1"/>
      <w:marLeft w:val="0"/>
      <w:marRight w:val="0"/>
      <w:marTop w:val="0"/>
      <w:marBottom w:val="0"/>
      <w:divBdr>
        <w:top w:val="none" w:sz="0" w:space="0" w:color="auto"/>
        <w:left w:val="none" w:sz="0" w:space="0" w:color="auto"/>
        <w:bottom w:val="none" w:sz="0" w:space="0" w:color="auto"/>
        <w:right w:val="none" w:sz="0" w:space="0" w:color="auto"/>
      </w:divBdr>
    </w:div>
    <w:div w:id="17003111">
      <w:bodyDiv w:val="1"/>
      <w:marLeft w:val="0"/>
      <w:marRight w:val="0"/>
      <w:marTop w:val="0"/>
      <w:marBottom w:val="0"/>
      <w:divBdr>
        <w:top w:val="none" w:sz="0" w:space="0" w:color="auto"/>
        <w:left w:val="none" w:sz="0" w:space="0" w:color="auto"/>
        <w:bottom w:val="none" w:sz="0" w:space="0" w:color="auto"/>
        <w:right w:val="none" w:sz="0" w:space="0" w:color="auto"/>
      </w:divBdr>
    </w:div>
    <w:div w:id="18044938">
      <w:bodyDiv w:val="1"/>
      <w:marLeft w:val="0"/>
      <w:marRight w:val="0"/>
      <w:marTop w:val="0"/>
      <w:marBottom w:val="0"/>
      <w:divBdr>
        <w:top w:val="none" w:sz="0" w:space="0" w:color="auto"/>
        <w:left w:val="none" w:sz="0" w:space="0" w:color="auto"/>
        <w:bottom w:val="none" w:sz="0" w:space="0" w:color="auto"/>
        <w:right w:val="none" w:sz="0" w:space="0" w:color="auto"/>
      </w:divBdr>
    </w:div>
    <w:div w:id="18048126">
      <w:bodyDiv w:val="1"/>
      <w:marLeft w:val="0"/>
      <w:marRight w:val="0"/>
      <w:marTop w:val="0"/>
      <w:marBottom w:val="0"/>
      <w:divBdr>
        <w:top w:val="none" w:sz="0" w:space="0" w:color="auto"/>
        <w:left w:val="none" w:sz="0" w:space="0" w:color="auto"/>
        <w:bottom w:val="none" w:sz="0" w:space="0" w:color="auto"/>
        <w:right w:val="none" w:sz="0" w:space="0" w:color="auto"/>
      </w:divBdr>
    </w:div>
    <w:div w:id="18512033">
      <w:bodyDiv w:val="1"/>
      <w:marLeft w:val="0"/>
      <w:marRight w:val="0"/>
      <w:marTop w:val="0"/>
      <w:marBottom w:val="0"/>
      <w:divBdr>
        <w:top w:val="none" w:sz="0" w:space="0" w:color="auto"/>
        <w:left w:val="none" w:sz="0" w:space="0" w:color="auto"/>
        <w:bottom w:val="none" w:sz="0" w:space="0" w:color="auto"/>
        <w:right w:val="none" w:sz="0" w:space="0" w:color="auto"/>
      </w:divBdr>
    </w:div>
    <w:div w:id="20059820">
      <w:bodyDiv w:val="1"/>
      <w:marLeft w:val="0"/>
      <w:marRight w:val="0"/>
      <w:marTop w:val="0"/>
      <w:marBottom w:val="0"/>
      <w:divBdr>
        <w:top w:val="none" w:sz="0" w:space="0" w:color="auto"/>
        <w:left w:val="none" w:sz="0" w:space="0" w:color="auto"/>
        <w:bottom w:val="none" w:sz="0" w:space="0" w:color="auto"/>
        <w:right w:val="none" w:sz="0" w:space="0" w:color="auto"/>
      </w:divBdr>
    </w:div>
    <w:div w:id="20322512">
      <w:bodyDiv w:val="1"/>
      <w:marLeft w:val="0"/>
      <w:marRight w:val="0"/>
      <w:marTop w:val="0"/>
      <w:marBottom w:val="0"/>
      <w:divBdr>
        <w:top w:val="none" w:sz="0" w:space="0" w:color="auto"/>
        <w:left w:val="none" w:sz="0" w:space="0" w:color="auto"/>
        <w:bottom w:val="none" w:sz="0" w:space="0" w:color="auto"/>
        <w:right w:val="none" w:sz="0" w:space="0" w:color="auto"/>
      </w:divBdr>
    </w:div>
    <w:div w:id="21325264">
      <w:bodyDiv w:val="1"/>
      <w:marLeft w:val="0"/>
      <w:marRight w:val="0"/>
      <w:marTop w:val="0"/>
      <w:marBottom w:val="0"/>
      <w:divBdr>
        <w:top w:val="none" w:sz="0" w:space="0" w:color="auto"/>
        <w:left w:val="none" w:sz="0" w:space="0" w:color="auto"/>
        <w:bottom w:val="none" w:sz="0" w:space="0" w:color="auto"/>
        <w:right w:val="none" w:sz="0" w:space="0" w:color="auto"/>
      </w:divBdr>
    </w:div>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1715334">
      <w:bodyDiv w:val="1"/>
      <w:marLeft w:val="0"/>
      <w:marRight w:val="0"/>
      <w:marTop w:val="0"/>
      <w:marBottom w:val="0"/>
      <w:divBdr>
        <w:top w:val="none" w:sz="0" w:space="0" w:color="auto"/>
        <w:left w:val="none" w:sz="0" w:space="0" w:color="auto"/>
        <w:bottom w:val="none" w:sz="0" w:space="0" w:color="auto"/>
        <w:right w:val="none" w:sz="0" w:space="0" w:color="auto"/>
      </w:divBdr>
    </w:div>
    <w:div w:id="23214960">
      <w:bodyDiv w:val="1"/>
      <w:marLeft w:val="0"/>
      <w:marRight w:val="0"/>
      <w:marTop w:val="0"/>
      <w:marBottom w:val="0"/>
      <w:divBdr>
        <w:top w:val="none" w:sz="0" w:space="0" w:color="auto"/>
        <w:left w:val="none" w:sz="0" w:space="0" w:color="auto"/>
        <w:bottom w:val="none" w:sz="0" w:space="0" w:color="auto"/>
        <w:right w:val="none" w:sz="0" w:space="0" w:color="auto"/>
      </w:divBdr>
    </w:div>
    <w:div w:id="23482410">
      <w:bodyDiv w:val="1"/>
      <w:marLeft w:val="0"/>
      <w:marRight w:val="0"/>
      <w:marTop w:val="0"/>
      <w:marBottom w:val="0"/>
      <w:divBdr>
        <w:top w:val="none" w:sz="0" w:space="0" w:color="auto"/>
        <w:left w:val="none" w:sz="0" w:space="0" w:color="auto"/>
        <w:bottom w:val="none" w:sz="0" w:space="0" w:color="auto"/>
        <w:right w:val="none" w:sz="0" w:space="0" w:color="auto"/>
      </w:divBdr>
    </w:div>
    <w:div w:id="23555434">
      <w:bodyDiv w:val="1"/>
      <w:marLeft w:val="0"/>
      <w:marRight w:val="0"/>
      <w:marTop w:val="0"/>
      <w:marBottom w:val="0"/>
      <w:divBdr>
        <w:top w:val="none" w:sz="0" w:space="0" w:color="auto"/>
        <w:left w:val="none" w:sz="0" w:space="0" w:color="auto"/>
        <w:bottom w:val="none" w:sz="0" w:space="0" w:color="auto"/>
        <w:right w:val="none" w:sz="0" w:space="0" w:color="auto"/>
      </w:divBdr>
    </w:div>
    <w:div w:id="23748610">
      <w:bodyDiv w:val="1"/>
      <w:marLeft w:val="0"/>
      <w:marRight w:val="0"/>
      <w:marTop w:val="0"/>
      <w:marBottom w:val="0"/>
      <w:divBdr>
        <w:top w:val="none" w:sz="0" w:space="0" w:color="auto"/>
        <w:left w:val="none" w:sz="0" w:space="0" w:color="auto"/>
        <w:bottom w:val="none" w:sz="0" w:space="0" w:color="auto"/>
        <w:right w:val="none" w:sz="0" w:space="0" w:color="auto"/>
      </w:divBdr>
    </w:div>
    <w:div w:id="23944852">
      <w:bodyDiv w:val="1"/>
      <w:marLeft w:val="0"/>
      <w:marRight w:val="0"/>
      <w:marTop w:val="0"/>
      <w:marBottom w:val="0"/>
      <w:divBdr>
        <w:top w:val="none" w:sz="0" w:space="0" w:color="auto"/>
        <w:left w:val="none" w:sz="0" w:space="0" w:color="auto"/>
        <w:bottom w:val="none" w:sz="0" w:space="0" w:color="auto"/>
        <w:right w:val="none" w:sz="0" w:space="0" w:color="auto"/>
      </w:divBdr>
    </w:div>
    <w:div w:id="24911825">
      <w:bodyDiv w:val="1"/>
      <w:marLeft w:val="0"/>
      <w:marRight w:val="0"/>
      <w:marTop w:val="0"/>
      <w:marBottom w:val="0"/>
      <w:divBdr>
        <w:top w:val="none" w:sz="0" w:space="0" w:color="auto"/>
        <w:left w:val="none" w:sz="0" w:space="0" w:color="auto"/>
        <w:bottom w:val="none" w:sz="0" w:space="0" w:color="auto"/>
        <w:right w:val="none" w:sz="0" w:space="0" w:color="auto"/>
      </w:divBdr>
    </w:div>
    <w:div w:id="25756320">
      <w:bodyDiv w:val="1"/>
      <w:marLeft w:val="0"/>
      <w:marRight w:val="0"/>
      <w:marTop w:val="0"/>
      <w:marBottom w:val="0"/>
      <w:divBdr>
        <w:top w:val="none" w:sz="0" w:space="0" w:color="auto"/>
        <w:left w:val="none" w:sz="0" w:space="0" w:color="auto"/>
        <w:bottom w:val="none" w:sz="0" w:space="0" w:color="auto"/>
        <w:right w:val="none" w:sz="0" w:space="0" w:color="auto"/>
      </w:divBdr>
    </w:div>
    <w:div w:id="26105755">
      <w:bodyDiv w:val="1"/>
      <w:marLeft w:val="0"/>
      <w:marRight w:val="0"/>
      <w:marTop w:val="0"/>
      <w:marBottom w:val="0"/>
      <w:divBdr>
        <w:top w:val="none" w:sz="0" w:space="0" w:color="auto"/>
        <w:left w:val="none" w:sz="0" w:space="0" w:color="auto"/>
        <w:bottom w:val="none" w:sz="0" w:space="0" w:color="auto"/>
        <w:right w:val="none" w:sz="0" w:space="0" w:color="auto"/>
      </w:divBdr>
    </w:div>
    <w:div w:id="26950946">
      <w:bodyDiv w:val="1"/>
      <w:marLeft w:val="0"/>
      <w:marRight w:val="0"/>
      <w:marTop w:val="0"/>
      <w:marBottom w:val="0"/>
      <w:divBdr>
        <w:top w:val="none" w:sz="0" w:space="0" w:color="auto"/>
        <w:left w:val="none" w:sz="0" w:space="0" w:color="auto"/>
        <w:bottom w:val="none" w:sz="0" w:space="0" w:color="auto"/>
        <w:right w:val="none" w:sz="0" w:space="0" w:color="auto"/>
      </w:divBdr>
    </w:div>
    <w:div w:id="27923619">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30617113">
      <w:bodyDiv w:val="1"/>
      <w:marLeft w:val="0"/>
      <w:marRight w:val="0"/>
      <w:marTop w:val="0"/>
      <w:marBottom w:val="0"/>
      <w:divBdr>
        <w:top w:val="none" w:sz="0" w:space="0" w:color="auto"/>
        <w:left w:val="none" w:sz="0" w:space="0" w:color="auto"/>
        <w:bottom w:val="none" w:sz="0" w:space="0" w:color="auto"/>
        <w:right w:val="none" w:sz="0" w:space="0" w:color="auto"/>
      </w:divBdr>
    </w:div>
    <w:div w:id="30963599">
      <w:bodyDiv w:val="1"/>
      <w:marLeft w:val="0"/>
      <w:marRight w:val="0"/>
      <w:marTop w:val="0"/>
      <w:marBottom w:val="0"/>
      <w:divBdr>
        <w:top w:val="none" w:sz="0" w:space="0" w:color="auto"/>
        <w:left w:val="none" w:sz="0" w:space="0" w:color="auto"/>
        <w:bottom w:val="none" w:sz="0" w:space="0" w:color="auto"/>
        <w:right w:val="none" w:sz="0" w:space="0" w:color="auto"/>
      </w:divBdr>
    </w:div>
    <w:div w:id="31543129">
      <w:bodyDiv w:val="1"/>
      <w:marLeft w:val="0"/>
      <w:marRight w:val="0"/>
      <w:marTop w:val="0"/>
      <w:marBottom w:val="0"/>
      <w:divBdr>
        <w:top w:val="none" w:sz="0" w:space="0" w:color="auto"/>
        <w:left w:val="none" w:sz="0" w:space="0" w:color="auto"/>
        <w:bottom w:val="none" w:sz="0" w:space="0" w:color="auto"/>
        <w:right w:val="none" w:sz="0" w:space="0" w:color="auto"/>
      </w:divBdr>
    </w:div>
    <w:div w:id="31661962">
      <w:bodyDiv w:val="1"/>
      <w:marLeft w:val="0"/>
      <w:marRight w:val="0"/>
      <w:marTop w:val="0"/>
      <w:marBottom w:val="0"/>
      <w:divBdr>
        <w:top w:val="none" w:sz="0" w:space="0" w:color="auto"/>
        <w:left w:val="none" w:sz="0" w:space="0" w:color="auto"/>
        <w:bottom w:val="none" w:sz="0" w:space="0" w:color="auto"/>
        <w:right w:val="none" w:sz="0" w:space="0" w:color="auto"/>
      </w:divBdr>
    </w:div>
    <w:div w:id="32273972">
      <w:bodyDiv w:val="1"/>
      <w:marLeft w:val="0"/>
      <w:marRight w:val="0"/>
      <w:marTop w:val="0"/>
      <w:marBottom w:val="0"/>
      <w:divBdr>
        <w:top w:val="none" w:sz="0" w:space="0" w:color="auto"/>
        <w:left w:val="none" w:sz="0" w:space="0" w:color="auto"/>
        <w:bottom w:val="none" w:sz="0" w:space="0" w:color="auto"/>
        <w:right w:val="none" w:sz="0" w:space="0" w:color="auto"/>
      </w:divBdr>
    </w:div>
    <w:div w:id="32967018">
      <w:bodyDiv w:val="1"/>
      <w:marLeft w:val="0"/>
      <w:marRight w:val="0"/>
      <w:marTop w:val="0"/>
      <w:marBottom w:val="0"/>
      <w:divBdr>
        <w:top w:val="none" w:sz="0" w:space="0" w:color="auto"/>
        <w:left w:val="none" w:sz="0" w:space="0" w:color="auto"/>
        <w:bottom w:val="none" w:sz="0" w:space="0" w:color="auto"/>
        <w:right w:val="none" w:sz="0" w:space="0" w:color="auto"/>
      </w:divBdr>
    </w:div>
    <w:div w:id="33123774">
      <w:bodyDiv w:val="1"/>
      <w:marLeft w:val="0"/>
      <w:marRight w:val="0"/>
      <w:marTop w:val="0"/>
      <w:marBottom w:val="0"/>
      <w:divBdr>
        <w:top w:val="none" w:sz="0" w:space="0" w:color="auto"/>
        <w:left w:val="none" w:sz="0" w:space="0" w:color="auto"/>
        <w:bottom w:val="none" w:sz="0" w:space="0" w:color="auto"/>
        <w:right w:val="none" w:sz="0" w:space="0" w:color="auto"/>
      </w:divBdr>
    </w:div>
    <w:div w:id="33774133">
      <w:bodyDiv w:val="1"/>
      <w:marLeft w:val="0"/>
      <w:marRight w:val="0"/>
      <w:marTop w:val="0"/>
      <w:marBottom w:val="0"/>
      <w:divBdr>
        <w:top w:val="none" w:sz="0" w:space="0" w:color="auto"/>
        <w:left w:val="none" w:sz="0" w:space="0" w:color="auto"/>
        <w:bottom w:val="none" w:sz="0" w:space="0" w:color="auto"/>
        <w:right w:val="none" w:sz="0" w:space="0" w:color="auto"/>
      </w:divBdr>
    </w:div>
    <w:div w:id="34038922">
      <w:bodyDiv w:val="1"/>
      <w:marLeft w:val="0"/>
      <w:marRight w:val="0"/>
      <w:marTop w:val="0"/>
      <w:marBottom w:val="0"/>
      <w:divBdr>
        <w:top w:val="none" w:sz="0" w:space="0" w:color="auto"/>
        <w:left w:val="none" w:sz="0" w:space="0" w:color="auto"/>
        <w:bottom w:val="none" w:sz="0" w:space="0" w:color="auto"/>
        <w:right w:val="none" w:sz="0" w:space="0" w:color="auto"/>
      </w:divBdr>
    </w:div>
    <w:div w:id="36054057">
      <w:bodyDiv w:val="1"/>
      <w:marLeft w:val="0"/>
      <w:marRight w:val="0"/>
      <w:marTop w:val="0"/>
      <w:marBottom w:val="0"/>
      <w:divBdr>
        <w:top w:val="none" w:sz="0" w:space="0" w:color="auto"/>
        <w:left w:val="none" w:sz="0" w:space="0" w:color="auto"/>
        <w:bottom w:val="none" w:sz="0" w:space="0" w:color="auto"/>
        <w:right w:val="none" w:sz="0" w:space="0" w:color="auto"/>
      </w:divBdr>
    </w:div>
    <w:div w:id="36243012">
      <w:bodyDiv w:val="1"/>
      <w:marLeft w:val="0"/>
      <w:marRight w:val="0"/>
      <w:marTop w:val="0"/>
      <w:marBottom w:val="0"/>
      <w:divBdr>
        <w:top w:val="none" w:sz="0" w:space="0" w:color="auto"/>
        <w:left w:val="none" w:sz="0" w:space="0" w:color="auto"/>
        <w:bottom w:val="none" w:sz="0" w:space="0" w:color="auto"/>
        <w:right w:val="none" w:sz="0" w:space="0" w:color="auto"/>
      </w:divBdr>
    </w:div>
    <w:div w:id="36901912">
      <w:bodyDiv w:val="1"/>
      <w:marLeft w:val="0"/>
      <w:marRight w:val="0"/>
      <w:marTop w:val="0"/>
      <w:marBottom w:val="0"/>
      <w:divBdr>
        <w:top w:val="none" w:sz="0" w:space="0" w:color="auto"/>
        <w:left w:val="none" w:sz="0" w:space="0" w:color="auto"/>
        <w:bottom w:val="none" w:sz="0" w:space="0" w:color="auto"/>
        <w:right w:val="none" w:sz="0" w:space="0" w:color="auto"/>
      </w:divBdr>
    </w:div>
    <w:div w:id="37167420">
      <w:bodyDiv w:val="1"/>
      <w:marLeft w:val="0"/>
      <w:marRight w:val="0"/>
      <w:marTop w:val="0"/>
      <w:marBottom w:val="0"/>
      <w:divBdr>
        <w:top w:val="none" w:sz="0" w:space="0" w:color="auto"/>
        <w:left w:val="none" w:sz="0" w:space="0" w:color="auto"/>
        <w:bottom w:val="none" w:sz="0" w:space="0" w:color="auto"/>
        <w:right w:val="none" w:sz="0" w:space="0" w:color="auto"/>
      </w:divBdr>
    </w:div>
    <w:div w:id="37554821">
      <w:bodyDiv w:val="1"/>
      <w:marLeft w:val="0"/>
      <w:marRight w:val="0"/>
      <w:marTop w:val="0"/>
      <w:marBottom w:val="0"/>
      <w:divBdr>
        <w:top w:val="none" w:sz="0" w:space="0" w:color="auto"/>
        <w:left w:val="none" w:sz="0" w:space="0" w:color="auto"/>
        <w:bottom w:val="none" w:sz="0" w:space="0" w:color="auto"/>
        <w:right w:val="none" w:sz="0" w:space="0" w:color="auto"/>
      </w:divBdr>
    </w:div>
    <w:div w:id="37777536">
      <w:bodyDiv w:val="1"/>
      <w:marLeft w:val="0"/>
      <w:marRight w:val="0"/>
      <w:marTop w:val="0"/>
      <w:marBottom w:val="0"/>
      <w:divBdr>
        <w:top w:val="none" w:sz="0" w:space="0" w:color="auto"/>
        <w:left w:val="none" w:sz="0" w:space="0" w:color="auto"/>
        <w:bottom w:val="none" w:sz="0" w:space="0" w:color="auto"/>
        <w:right w:val="none" w:sz="0" w:space="0" w:color="auto"/>
      </w:divBdr>
    </w:div>
    <w:div w:id="38095812">
      <w:bodyDiv w:val="1"/>
      <w:marLeft w:val="0"/>
      <w:marRight w:val="0"/>
      <w:marTop w:val="0"/>
      <w:marBottom w:val="0"/>
      <w:divBdr>
        <w:top w:val="none" w:sz="0" w:space="0" w:color="auto"/>
        <w:left w:val="none" w:sz="0" w:space="0" w:color="auto"/>
        <w:bottom w:val="none" w:sz="0" w:space="0" w:color="auto"/>
        <w:right w:val="none" w:sz="0" w:space="0" w:color="auto"/>
      </w:divBdr>
    </w:div>
    <w:div w:id="38551455">
      <w:bodyDiv w:val="1"/>
      <w:marLeft w:val="0"/>
      <w:marRight w:val="0"/>
      <w:marTop w:val="0"/>
      <w:marBottom w:val="0"/>
      <w:divBdr>
        <w:top w:val="none" w:sz="0" w:space="0" w:color="auto"/>
        <w:left w:val="none" w:sz="0" w:space="0" w:color="auto"/>
        <w:bottom w:val="none" w:sz="0" w:space="0" w:color="auto"/>
        <w:right w:val="none" w:sz="0" w:space="0" w:color="auto"/>
      </w:divBdr>
    </w:div>
    <w:div w:id="38895029">
      <w:bodyDiv w:val="1"/>
      <w:marLeft w:val="0"/>
      <w:marRight w:val="0"/>
      <w:marTop w:val="0"/>
      <w:marBottom w:val="0"/>
      <w:divBdr>
        <w:top w:val="none" w:sz="0" w:space="0" w:color="auto"/>
        <w:left w:val="none" w:sz="0" w:space="0" w:color="auto"/>
        <w:bottom w:val="none" w:sz="0" w:space="0" w:color="auto"/>
        <w:right w:val="none" w:sz="0" w:space="0" w:color="auto"/>
      </w:divBdr>
    </w:div>
    <w:div w:id="39986787">
      <w:bodyDiv w:val="1"/>
      <w:marLeft w:val="0"/>
      <w:marRight w:val="0"/>
      <w:marTop w:val="0"/>
      <w:marBottom w:val="0"/>
      <w:divBdr>
        <w:top w:val="none" w:sz="0" w:space="0" w:color="auto"/>
        <w:left w:val="none" w:sz="0" w:space="0" w:color="auto"/>
        <w:bottom w:val="none" w:sz="0" w:space="0" w:color="auto"/>
        <w:right w:val="none" w:sz="0" w:space="0" w:color="auto"/>
      </w:divBdr>
    </w:div>
    <w:div w:id="40177635">
      <w:bodyDiv w:val="1"/>
      <w:marLeft w:val="0"/>
      <w:marRight w:val="0"/>
      <w:marTop w:val="0"/>
      <w:marBottom w:val="0"/>
      <w:divBdr>
        <w:top w:val="none" w:sz="0" w:space="0" w:color="auto"/>
        <w:left w:val="none" w:sz="0" w:space="0" w:color="auto"/>
        <w:bottom w:val="none" w:sz="0" w:space="0" w:color="auto"/>
        <w:right w:val="none" w:sz="0" w:space="0" w:color="auto"/>
      </w:divBdr>
    </w:div>
    <w:div w:id="40829091">
      <w:bodyDiv w:val="1"/>
      <w:marLeft w:val="0"/>
      <w:marRight w:val="0"/>
      <w:marTop w:val="0"/>
      <w:marBottom w:val="0"/>
      <w:divBdr>
        <w:top w:val="none" w:sz="0" w:space="0" w:color="auto"/>
        <w:left w:val="none" w:sz="0" w:space="0" w:color="auto"/>
        <w:bottom w:val="none" w:sz="0" w:space="0" w:color="auto"/>
        <w:right w:val="none" w:sz="0" w:space="0" w:color="auto"/>
      </w:divBdr>
    </w:div>
    <w:div w:id="41367006">
      <w:bodyDiv w:val="1"/>
      <w:marLeft w:val="0"/>
      <w:marRight w:val="0"/>
      <w:marTop w:val="0"/>
      <w:marBottom w:val="0"/>
      <w:divBdr>
        <w:top w:val="none" w:sz="0" w:space="0" w:color="auto"/>
        <w:left w:val="none" w:sz="0" w:space="0" w:color="auto"/>
        <w:bottom w:val="none" w:sz="0" w:space="0" w:color="auto"/>
        <w:right w:val="none" w:sz="0" w:space="0" w:color="auto"/>
      </w:divBdr>
    </w:div>
    <w:div w:id="42290117">
      <w:bodyDiv w:val="1"/>
      <w:marLeft w:val="0"/>
      <w:marRight w:val="0"/>
      <w:marTop w:val="0"/>
      <w:marBottom w:val="0"/>
      <w:divBdr>
        <w:top w:val="none" w:sz="0" w:space="0" w:color="auto"/>
        <w:left w:val="none" w:sz="0" w:space="0" w:color="auto"/>
        <w:bottom w:val="none" w:sz="0" w:space="0" w:color="auto"/>
        <w:right w:val="none" w:sz="0" w:space="0" w:color="auto"/>
      </w:divBdr>
    </w:div>
    <w:div w:id="42296253">
      <w:bodyDiv w:val="1"/>
      <w:marLeft w:val="0"/>
      <w:marRight w:val="0"/>
      <w:marTop w:val="0"/>
      <w:marBottom w:val="0"/>
      <w:divBdr>
        <w:top w:val="none" w:sz="0" w:space="0" w:color="auto"/>
        <w:left w:val="none" w:sz="0" w:space="0" w:color="auto"/>
        <w:bottom w:val="none" w:sz="0" w:space="0" w:color="auto"/>
        <w:right w:val="none" w:sz="0" w:space="0" w:color="auto"/>
      </w:divBdr>
    </w:div>
    <w:div w:id="42368217">
      <w:bodyDiv w:val="1"/>
      <w:marLeft w:val="0"/>
      <w:marRight w:val="0"/>
      <w:marTop w:val="0"/>
      <w:marBottom w:val="0"/>
      <w:divBdr>
        <w:top w:val="none" w:sz="0" w:space="0" w:color="auto"/>
        <w:left w:val="none" w:sz="0" w:space="0" w:color="auto"/>
        <w:bottom w:val="none" w:sz="0" w:space="0" w:color="auto"/>
        <w:right w:val="none" w:sz="0" w:space="0" w:color="auto"/>
      </w:divBdr>
    </w:div>
    <w:div w:id="42408765">
      <w:bodyDiv w:val="1"/>
      <w:marLeft w:val="0"/>
      <w:marRight w:val="0"/>
      <w:marTop w:val="0"/>
      <w:marBottom w:val="0"/>
      <w:divBdr>
        <w:top w:val="none" w:sz="0" w:space="0" w:color="auto"/>
        <w:left w:val="none" w:sz="0" w:space="0" w:color="auto"/>
        <w:bottom w:val="none" w:sz="0" w:space="0" w:color="auto"/>
        <w:right w:val="none" w:sz="0" w:space="0" w:color="auto"/>
      </w:divBdr>
    </w:div>
    <w:div w:id="42485733">
      <w:bodyDiv w:val="1"/>
      <w:marLeft w:val="0"/>
      <w:marRight w:val="0"/>
      <w:marTop w:val="0"/>
      <w:marBottom w:val="0"/>
      <w:divBdr>
        <w:top w:val="none" w:sz="0" w:space="0" w:color="auto"/>
        <w:left w:val="none" w:sz="0" w:space="0" w:color="auto"/>
        <w:bottom w:val="none" w:sz="0" w:space="0" w:color="auto"/>
        <w:right w:val="none" w:sz="0" w:space="0" w:color="auto"/>
      </w:divBdr>
    </w:div>
    <w:div w:id="44567974">
      <w:bodyDiv w:val="1"/>
      <w:marLeft w:val="0"/>
      <w:marRight w:val="0"/>
      <w:marTop w:val="0"/>
      <w:marBottom w:val="0"/>
      <w:divBdr>
        <w:top w:val="none" w:sz="0" w:space="0" w:color="auto"/>
        <w:left w:val="none" w:sz="0" w:space="0" w:color="auto"/>
        <w:bottom w:val="none" w:sz="0" w:space="0" w:color="auto"/>
        <w:right w:val="none" w:sz="0" w:space="0" w:color="auto"/>
      </w:divBdr>
    </w:div>
    <w:div w:id="44648350">
      <w:bodyDiv w:val="1"/>
      <w:marLeft w:val="0"/>
      <w:marRight w:val="0"/>
      <w:marTop w:val="0"/>
      <w:marBottom w:val="0"/>
      <w:divBdr>
        <w:top w:val="none" w:sz="0" w:space="0" w:color="auto"/>
        <w:left w:val="none" w:sz="0" w:space="0" w:color="auto"/>
        <w:bottom w:val="none" w:sz="0" w:space="0" w:color="auto"/>
        <w:right w:val="none" w:sz="0" w:space="0" w:color="auto"/>
      </w:divBdr>
    </w:div>
    <w:div w:id="44836172">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45296799">
      <w:bodyDiv w:val="1"/>
      <w:marLeft w:val="0"/>
      <w:marRight w:val="0"/>
      <w:marTop w:val="0"/>
      <w:marBottom w:val="0"/>
      <w:divBdr>
        <w:top w:val="none" w:sz="0" w:space="0" w:color="auto"/>
        <w:left w:val="none" w:sz="0" w:space="0" w:color="auto"/>
        <w:bottom w:val="none" w:sz="0" w:space="0" w:color="auto"/>
        <w:right w:val="none" w:sz="0" w:space="0" w:color="auto"/>
      </w:divBdr>
    </w:div>
    <w:div w:id="47070511">
      <w:bodyDiv w:val="1"/>
      <w:marLeft w:val="0"/>
      <w:marRight w:val="0"/>
      <w:marTop w:val="0"/>
      <w:marBottom w:val="0"/>
      <w:divBdr>
        <w:top w:val="none" w:sz="0" w:space="0" w:color="auto"/>
        <w:left w:val="none" w:sz="0" w:space="0" w:color="auto"/>
        <w:bottom w:val="none" w:sz="0" w:space="0" w:color="auto"/>
        <w:right w:val="none" w:sz="0" w:space="0" w:color="auto"/>
      </w:divBdr>
    </w:div>
    <w:div w:id="48499033">
      <w:bodyDiv w:val="1"/>
      <w:marLeft w:val="0"/>
      <w:marRight w:val="0"/>
      <w:marTop w:val="0"/>
      <w:marBottom w:val="0"/>
      <w:divBdr>
        <w:top w:val="none" w:sz="0" w:space="0" w:color="auto"/>
        <w:left w:val="none" w:sz="0" w:space="0" w:color="auto"/>
        <w:bottom w:val="none" w:sz="0" w:space="0" w:color="auto"/>
        <w:right w:val="none" w:sz="0" w:space="0" w:color="auto"/>
      </w:divBdr>
    </w:div>
    <w:div w:id="48500787">
      <w:bodyDiv w:val="1"/>
      <w:marLeft w:val="0"/>
      <w:marRight w:val="0"/>
      <w:marTop w:val="0"/>
      <w:marBottom w:val="0"/>
      <w:divBdr>
        <w:top w:val="none" w:sz="0" w:space="0" w:color="auto"/>
        <w:left w:val="none" w:sz="0" w:space="0" w:color="auto"/>
        <w:bottom w:val="none" w:sz="0" w:space="0" w:color="auto"/>
        <w:right w:val="none" w:sz="0" w:space="0" w:color="auto"/>
      </w:divBdr>
    </w:div>
    <w:div w:id="48698382">
      <w:bodyDiv w:val="1"/>
      <w:marLeft w:val="0"/>
      <w:marRight w:val="0"/>
      <w:marTop w:val="0"/>
      <w:marBottom w:val="0"/>
      <w:divBdr>
        <w:top w:val="none" w:sz="0" w:space="0" w:color="auto"/>
        <w:left w:val="none" w:sz="0" w:space="0" w:color="auto"/>
        <w:bottom w:val="none" w:sz="0" w:space="0" w:color="auto"/>
        <w:right w:val="none" w:sz="0" w:space="0" w:color="auto"/>
      </w:divBdr>
    </w:div>
    <w:div w:id="49696800">
      <w:bodyDiv w:val="1"/>
      <w:marLeft w:val="0"/>
      <w:marRight w:val="0"/>
      <w:marTop w:val="0"/>
      <w:marBottom w:val="0"/>
      <w:divBdr>
        <w:top w:val="none" w:sz="0" w:space="0" w:color="auto"/>
        <w:left w:val="none" w:sz="0" w:space="0" w:color="auto"/>
        <w:bottom w:val="none" w:sz="0" w:space="0" w:color="auto"/>
        <w:right w:val="none" w:sz="0" w:space="0" w:color="auto"/>
      </w:divBdr>
    </w:div>
    <w:div w:id="50006580">
      <w:bodyDiv w:val="1"/>
      <w:marLeft w:val="0"/>
      <w:marRight w:val="0"/>
      <w:marTop w:val="0"/>
      <w:marBottom w:val="0"/>
      <w:divBdr>
        <w:top w:val="none" w:sz="0" w:space="0" w:color="auto"/>
        <w:left w:val="none" w:sz="0" w:space="0" w:color="auto"/>
        <w:bottom w:val="none" w:sz="0" w:space="0" w:color="auto"/>
        <w:right w:val="none" w:sz="0" w:space="0" w:color="auto"/>
      </w:divBdr>
    </w:div>
    <w:div w:id="51005022">
      <w:bodyDiv w:val="1"/>
      <w:marLeft w:val="0"/>
      <w:marRight w:val="0"/>
      <w:marTop w:val="0"/>
      <w:marBottom w:val="0"/>
      <w:divBdr>
        <w:top w:val="none" w:sz="0" w:space="0" w:color="auto"/>
        <w:left w:val="none" w:sz="0" w:space="0" w:color="auto"/>
        <w:bottom w:val="none" w:sz="0" w:space="0" w:color="auto"/>
        <w:right w:val="none" w:sz="0" w:space="0" w:color="auto"/>
      </w:divBdr>
    </w:div>
    <w:div w:id="51201562">
      <w:bodyDiv w:val="1"/>
      <w:marLeft w:val="0"/>
      <w:marRight w:val="0"/>
      <w:marTop w:val="0"/>
      <w:marBottom w:val="0"/>
      <w:divBdr>
        <w:top w:val="none" w:sz="0" w:space="0" w:color="auto"/>
        <w:left w:val="none" w:sz="0" w:space="0" w:color="auto"/>
        <w:bottom w:val="none" w:sz="0" w:space="0" w:color="auto"/>
        <w:right w:val="none" w:sz="0" w:space="0" w:color="auto"/>
      </w:divBdr>
    </w:div>
    <w:div w:id="51392366">
      <w:bodyDiv w:val="1"/>
      <w:marLeft w:val="0"/>
      <w:marRight w:val="0"/>
      <w:marTop w:val="0"/>
      <w:marBottom w:val="0"/>
      <w:divBdr>
        <w:top w:val="none" w:sz="0" w:space="0" w:color="auto"/>
        <w:left w:val="none" w:sz="0" w:space="0" w:color="auto"/>
        <w:bottom w:val="none" w:sz="0" w:space="0" w:color="auto"/>
        <w:right w:val="none" w:sz="0" w:space="0" w:color="auto"/>
      </w:divBdr>
    </w:div>
    <w:div w:id="51582644">
      <w:bodyDiv w:val="1"/>
      <w:marLeft w:val="0"/>
      <w:marRight w:val="0"/>
      <w:marTop w:val="0"/>
      <w:marBottom w:val="0"/>
      <w:divBdr>
        <w:top w:val="none" w:sz="0" w:space="0" w:color="auto"/>
        <w:left w:val="none" w:sz="0" w:space="0" w:color="auto"/>
        <w:bottom w:val="none" w:sz="0" w:space="0" w:color="auto"/>
        <w:right w:val="none" w:sz="0" w:space="0" w:color="auto"/>
      </w:divBdr>
    </w:div>
    <w:div w:id="52240615">
      <w:bodyDiv w:val="1"/>
      <w:marLeft w:val="0"/>
      <w:marRight w:val="0"/>
      <w:marTop w:val="0"/>
      <w:marBottom w:val="0"/>
      <w:divBdr>
        <w:top w:val="none" w:sz="0" w:space="0" w:color="auto"/>
        <w:left w:val="none" w:sz="0" w:space="0" w:color="auto"/>
        <w:bottom w:val="none" w:sz="0" w:space="0" w:color="auto"/>
        <w:right w:val="none" w:sz="0" w:space="0" w:color="auto"/>
      </w:divBdr>
    </w:div>
    <w:div w:id="52242142">
      <w:bodyDiv w:val="1"/>
      <w:marLeft w:val="0"/>
      <w:marRight w:val="0"/>
      <w:marTop w:val="0"/>
      <w:marBottom w:val="0"/>
      <w:divBdr>
        <w:top w:val="none" w:sz="0" w:space="0" w:color="auto"/>
        <w:left w:val="none" w:sz="0" w:space="0" w:color="auto"/>
        <w:bottom w:val="none" w:sz="0" w:space="0" w:color="auto"/>
        <w:right w:val="none" w:sz="0" w:space="0" w:color="auto"/>
      </w:divBdr>
    </w:div>
    <w:div w:id="52630366">
      <w:bodyDiv w:val="1"/>
      <w:marLeft w:val="0"/>
      <w:marRight w:val="0"/>
      <w:marTop w:val="0"/>
      <w:marBottom w:val="0"/>
      <w:divBdr>
        <w:top w:val="none" w:sz="0" w:space="0" w:color="auto"/>
        <w:left w:val="none" w:sz="0" w:space="0" w:color="auto"/>
        <w:bottom w:val="none" w:sz="0" w:space="0" w:color="auto"/>
        <w:right w:val="none" w:sz="0" w:space="0" w:color="auto"/>
      </w:divBdr>
    </w:div>
    <w:div w:id="52654884">
      <w:bodyDiv w:val="1"/>
      <w:marLeft w:val="0"/>
      <w:marRight w:val="0"/>
      <w:marTop w:val="0"/>
      <w:marBottom w:val="0"/>
      <w:divBdr>
        <w:top w:val="none" w:sz="0" w:space="0" w:color="auto"/>
        <w:left w:val="none" w:sz="0" w:space="0" w:color="auto"/>
        <w:bottom w:val="none" w:sz="0" w:space="0" w:color="auto"/>
        <w:right w:val="none" w:sz="0" w:space="0" w:color="auto"/>
      </w:divBdr>
    </w:div>
    <w:div w:id="52852967">
      <w:bodyDiv w:val="1"/>
      <w:marLeft w:val="0"/>
      <w:marRight w:val="0"/>
      <w:marTop w:val="0"/>
      <w:marBottom w:val="0"/>
      <w:divBdr>
        <w:top w:val="none" w:sz="0" w:space="0" w:color="auto"/>
        <w:left w:val="none" w:sz="0" w:space="0" w:color="auto"/>
        <w:bottom w:val="none" w:sz="0" w:space="0" w:color="auto"/>
        <w:right w:val="none" w:sz="0" w:space="0" w:color="auto"/>
      </w:divBdr>
    </w:div>
    <w:div w:id="53237663">
      <w:bodyDiv w:val="1"/>
      <w:marLeft w:val="0"/>
      <w:marRight w:val="0"/>
      <w:marTop w:val="0"/>
      <w:marBottom w:val="0"/>
      <w:divBdr>
        <w:top w:val="none" w:sz="0" w:space="0" w:color="auto"/>
        <w:left w:val="none" w:sz="0" w:space="0" w:color="auto"/>
        <w:bottom w:val="none" w:sz="0" w:space="0" w:color="auto"/>
        <w:right w:val="none" w:sz="0" w:space="0" w:color="auto"/>
      </w:divBdr>
    </w:div>
    <w:div w:id="53361158">
      <w:bodyDiv w:val="1"/>
      <w:marLeft w:val="0"/>
      <w:marRight w:val="0"/>
      <w:marTop w:val="0"/>
      <w:marBottom w:val="0"/>
      <w:divBdr>
        <w:top w:val="none" w:sz="0" w:space="0" w:color="auto"/>
        <w:left w:val="none" w:sz="0" w:space="0" w:color="auto"/>
        <w:bottom w:val="none" w:sz="0" w:space="0" w:color="auto"/>
        <w:right w:val="none" w:sz="0" w:space="0" w:color="auto"/>
      </w:divBdr>
    </w:div>
    <w:div w:id="54083617">
      <w:bodyDiv w:val="1"/>
      <w:marLeft w:val="0"/>
      <w:marRight w:val="0"/>
      <w:marTop w:val="0"/>
      <w:marBottom w:val="0"/>
      <w:divBdr>
        <w:top w:val="none" w:sz="0" w:space="0" w:color="auto"/>
        <w:left w:val="none" w:sz="0" w:space="0" w:color="auto"/>
        <w:bottom w:val="none" w:sz="0" w:space="0" w:color="auto"/>
        <w:right w:val="none" w:sz="0" w:space="0" w:color="auto"/>
      </w:divBdr>
    </w:div>
    <w:div w:id="56058422">
      <w:bodyDiv w:val="1"/>
      <w:marLeft w:val="0"/>
      <w:marRight w:val="0"/>
      <w:marTop w:val="0"/>
      <w:marBottom w:val="0"/>
      <w:divBdr>
        <w:top w:val="none" w:sz="0" w:space="0" w:color="auto"/>
        <w:left w:val="none" w:sz="0" w:space="0" w:color="auto"/>
        <w:bottom w:val="none" w:sz="0" w:space="0" w:color="auto"/>
        <w:right w:val="none" w:sz="0" w:space="0" w:color="auto"/>
      </w:divBdr>
    </w:div>
    <w:div w:id="58284851">
      <w:bodyDiv w:val="1"/>
      <w:marLeft w:val="0"/>
      <w:marRight w:val="0"/>
      <w:marTop w:val="0"/>
      <w:marBottom w:val="0"/>
      <w:divBdr>
        <w:top w:val="none" w:sz="0" w:space="0" w:color="auto"/>
        <w:left w:val="none" w:sz="0" w:space="0" w:color="auto"/>
        <w:bottom w:val="none" w:sz="0" w:space="0" w:color="auto"/>
        <w:right w:val="none" w:sz="0" w:space="0" w:color="auto"/>
      </w:divBdr>
    </w:div>
    <w:div w:id="58863452">
      <w:bodyDiv w:val="1"/>
      <w:marLeft w:val="0"/>
      <w:marRight w:val="0"/>
      <w:marTop w:val="0"/>
      <w:marBottom w:val="0"/>
      <w:divBdr>
        <w:top w:val="none" w:sz="0" w:space="0" w:color="auto"/>
        <w:left w:val="none" w:sz="0" w:space="0" w:color="auto"/>
        <w:bottom w:val="none" w:sz="0" w:space="0" w:color="auto"/>
        <w:right w:val="none" w:sz="0" w:space="0" w:color="auto"/>
      </w:divBdr>
    </w:div>
    <w:div w:id="58868386">
      <w:bodyDiv w:val="1"/>
      <w:marLeft w:val="0"/>
      <w:marRight w:val="0"/>
      <w:marTop w:val="0"/>
      <w:marBottom w:val="0"/>
      <w:divBdr>
        <w:top w:val="none" w:sz="0" w:space="0" w:color="auto"/>
        <w:left w:val="none" w:sz="0" w:space="0" w:color="auto"/>
        <w:bottom w:val="none" w:sz="0" w:space="0" w:color="auto"/>
        <w:right w:val="none" w:sz="0" w:space="0" w:color="auto"/>
      </w:divBdr>
    </w:div>
    <w:div w:id="59447329">
      <w:bodyDiv w:val="1"/>
      <w:marLeft w:val="0"/>
      <w:marRight w:val="0"/>
      <w:marTop w:val="0"/>
      <w:marBottom w:val="0"/>
      <w:divBdr>
        <w:top w:val="none" w:sz="0" w:space="0" w:color="auto"/>
        <w:left w:val="none" w:sz="0" w:space="0" w:color="auto"/>
        <w:bottom w:val="none" w:sz="0" w:space="0" w:color="auto"/>
        <w:right w:val="none" w:sz="0" w:space="0" w:color="auto"/>
      </w:divBdr>
    </w:div>
    <w:div w:id="60098571">
      <w:bodyDiv w:val="1"/>
      <w:marLeft w:val="0"/>
      <w:marRight w:val="0"/>
      <w:marTop w:val="0"/>
      <w:marBottom w:val="0"/>
      <w:divBdr>
        <w:top w:val="none" w:sz="0" w:space="0" w:color="auto"/>
        <w:left w:val="none" w:sz="0" w:space="0" w:color="auto"/>
        <w:bottom w:val="none" w:sz="0" w:space="0" w:color="auto"/>
        <w:right w:val="none" w:sz="0" w:space="0" w:color="auto"/>
      </w:divBdr>
    </w:div>
    <w:div w:id="60518716">
      <w:bodyDiv w:val="1"/>
      <w:marLeft w:val="0"/>
      <w:marRight w:val="0"/>
      <w:marTop w:val="0"/>
      <w:marBottom w:val="0"/>
      <w:divBdr>
        <w:top w:val="none" w:sz="0" w:space="0" w:color="auto"/>
        <w:left w:val="none" w:sz="0" w:space="0" w:color="auto"/>
        <w:bottom w:val="none" w:sz="0" w:space="0" w:color="auto"/>
        <w:right w:val="none" w:sz="0" w:space="0" w:color="auto"/>
      </w:divBdr>
    </w:div>
    <w:div w:id="60952633">
      <w:bodyDiv w:val="1"/>
      <w:marLeft w:val="0"/>
      <w:marRight w:val="0"/>
      <w:marTop w:val="0"/>
      <w:marBottom w:val="0"/>
      <w:divBdr>
        <w:top w:val="none" w:sz="0" w:space="0" w:color="auto"/>
        <w:left w:val="none" w:sz="0" w:space="0" w:color="auto"/>
        <w:bottom w:val="none" w:sz="0" w:space="0" w:color="auto"/>
        <w:right w:val="none" w:sz="0" w:space="0" w:color="auto"/>
      </w:divBdr>
    </w:div>
    <w:div w:id="61224607">
      <w:bodyDiv w:val="1"/>
      <w:marLeft w:val="0"/>
      <w:marRight w:val="0"/>
      <w:marTop w:val="0"/>
      <w:marBottom w:val="0"/>
      <w:divBdr>
        <w:top w:val="none" w:sz="0" w:space="0" w:color="auto"/>
        <w:left w:val="none" w:sz="0" w:space="0" w:color="auto"/>
        <w:bottom w:val="none" w:sz="0" w:space="0" w:color="auto"/>
        <w:right w:val="none" w:sz="0" w:space="0" w:color="auto"/>
      </w:divBdr>
    </w:div>
    <w:div w:id="61369074">
      <w:bodyDiv w:val="1"/>
      <w:marLeft w:val="0"/>
      <w:marRight w:val="0"/>
      <w:marTop w:val="0"/>
      <w:marBottom w:val="0"/>
      <w:divBdr>
        <w:top w:val="none" w:sz="0" w:space="0" w:color="auto"/>
        <w:left w:val="none" w:sz="0" w:space="0" w:color="auto"/>
        <w:bottom w:val="none" w:sz="0" w:space="0" w:color="auto"/>
        <w:right w:val="none" w:sz="0" w:space="0" w:color="auto"/>
      </w:divBdr>
    </w:div>
    <w:div w:id="61758134">
      <w:bodyDiv w:val="1"/>
      <w:marLeft w:val="0"/>
      <w:marRight w:val="0"/>
      <w:marTop w:val="0"/>
      <w:marBottom w:val="0"/>
      <w:divBdr>
        <w:top w:val="none" w:sz="0" w:space="0" w:color="auto"/>
        <w:left w:val="none" w:sz="0" w:space="0" w:color="auto"/>
        <w:bottom w:val="none" w:sz="0" w:space="0" w:color="auto"/>
        <w:right w:val="none" w:sz="0" w:space="0" w:color="auto"/>
      </w:divBdr>
    </w:div>
    <w:div w:id="61831518">
      <w:bodyDiv w:val="1"/>
      <w:marLeft w:val="0"/>
      <w:marRight w:val="0"/>
      <w:marTop w:val="0"/>
      <w:marBottom w:val="0"/>
      <w:divBdr>
        <w:top w:val="none" w:sz="0" w:space="0" w:color="auto"/>
        <w:left w:val="none" w:sz="0" w:space="0" w:color="auto"/>
        <w:bottom w:val="none" w:sz="0" w:space="0" w:color="auto"/>
        <w:right w:val="none" w:sz="0" w:space="0" w:color="auto"/>
      </w:divBdr>
    </w:div>
    <w:div w:id="61878347">
      <w:bodyDiv w:val="1"/>
      <w:marLeft w:val="0"/>
      <w:marRight w:val="0"/>
      <w:marTop w:val="0"/>
      <w:marBottom w:val="0"/>
      <w:divBdr>
        <w:top w:val="none" w:sz="0" w:space="0" w:color="auto"/>
        <w:left w:val="none" w:sz="0" w:space="0" w:color="auto"/>
        <w:bottom w:val="none" w:sz="0" w:space="0" w:color="auto"/>
        <w:right w:val="none" w:sz="0" w:space="0" w:color="auto"/>
      </w:divBdr>
    </w:div>
    <w:div w:id="64760832">
      <w:bodyDiv w:val="1"/>
      <w:marLeft w:val="0"/>
      <w:marRight w:val="0"/>
      <w:marTop w:val="0"/>
      <w:marBottom w:val="0"/>
      <w:divBdr>
        <w:top w:val="none" w:sz="0" w:space="0" w:color="auto"/>
        <w:left w:val="none" w:sz="0" w:space="0" w:color="auto"/>
        <w:bottom w:val="none" w:sz="0" w:space="0" w:color="auto"/>
        <w:right w:val="none" w:sz="0" w:space="0" w:color="auto"/>
      </w:divBdr>
    </w:div>
    <w:div w:id="64843478">
      <w:bodyDiv w:val="1"/>
      <w:marLeft w:val="0"/>
      <w:marRight w:val="0"/>
      <w:marTop w:val="0"/>
      <w:marBottom w:val="0"/>
      <w:divBdr>
        <w:top w:val="none" w:sz="0" w:space="0" w:color="auto"/>
        <w:left w:val="none" w:sz="0" w:space="0" w:color="auto"/>
        <w:bottom w:val="none" w:sz="0" w:space="0" w:color="auto"/>
        <w:right w:val="none" w:sz="0" w:space="0" w:color="auto"/>
      </w:divBdr>
    </w:div>
    <w:div w:id="64958246">
      <w:bodyDiv w:val="1"/>
      <w:marLeft w:val="0"/>
      <w:marRight w:val="0"/>
      <w:marTop w:val="0"/>
      <w:marBottom w:val="0"/>
      <w:divBdr>
        <w:top w:val="none" w:sz="0" w:space="0" w:color="auto"/>
        <w:left w:val="none" w:sz="0" w:space="0" w:color="auto"/>
        <w:bottom w:val="none" w:sz="0" w:space="0" w:color="auto"/>
        <w:right w:val="none" w:sz="0" w:space="0" w:color="auto"/>
      </w:divBdr>
    </w:div>
    <w:div w:id="65152097">
      <w:bodyDiv w:val="1"/>
      <w:marLeft w:val="0"/>
      <w:marRight w:val="0"/>
      <w:marTop w:val="0"/>
      <w:marBottom w:val="0"/>
      <w:divBdr>
        <w:top w:val="none" w:sz="0" w:space="0" w:color="auto"/>
        <w:left w:val="none" w:sz="0" w:space="0" w:color="auto"/>
        <w:bottom w:val="none" w:sz="0" w:space="0" w:color="auto"/>
        <w:right w:val="none" w:sz="0" w:space="0" w:color="auto"/>
      </w:divBdr>
    </w:div>
    <w:div w:id="66925393">
      <w:bodyDiv w:val="1"/>
      <w:marLeft w:val="0"/>
      <w:marRight w:val="0"/>
      <w:marTop w:val="0"/>
      <w:marBottom w:val="0"/>
      <w:divBdr>
        <w:top w:val="none" w:sz="0" w:space="0" w:color="auto"/>
        <w:left w:val="none" w:sz="0" w:space="0" w:color="auto"/>
        <w:bottom w:val="none" w:sz="0" w:space="0" w:color="auto"/>
        <w:right w:val="none" w:sz="0" w:space="0" w:color="auto"/>
      </w:divBdr>
    </w:div>
    <w:div w:id="66998933">
      <w:bodyDiv w:val="1"/>
      <w:marLeft w:val="0"/>
      <w:marRight w:val="0"/>
      <w:marTop w:val="0"/>
      <w:marBottom w:val="0"/>
      <w:divBdr>
        <w:top w:val="none" w:sz="0" w:space="0" w:color="auto"/>
        <w:left w:val="none" w:sz="0" w:space="0" w:color="auto"/>
        <w:bottom w:val="none" w:sz="0" w:space="0" w:color="auto"/>
        <w:right w:val="none" w:sz="0" w:space="0" w:color="auto"/>
      </w:divBdr>
    </w:div>
    <w:div w:id="67507093">
      <w:bodyDiv w:val="1"/>
      <w:marLeft w:val="0"/>
      <w:marRight w:val="0"/>
      <w:marTop w:val="0"/>
      <w:marBottom w:val="0"/>
      <w:divBdr>
        <w:top w:val="none" w:sz="0" w:space="0" w:color="auto"/>
        <w:left w:val="none" w:sz="0" w:space="0" w:color="auto"/>
        <w:bottom w:val="none" w:sz="0" w:space="0" w:color="auto"/>
        <w:right w:val="none" w:sz="0" w:space="0" w:color="auto"/>
      </w:divBdr>
    </w:div>
    <w:div w:id="67657715">
      <w:bodyDiv w:val="1"/>
      <w:marLeft w:val="0"/>
      <w:marRight w:val="0"/>
      <w:marTop w:val="0"/>
      <w:marBottom w:val="0"/>
      <w:divBdr>
        <w:top w:val="none" w:sz="0" w:space="0" w:color="auto"/>
        <w:left w:val="none" w:sz="0" w:space="0" w:color="auto"/>
        <w:bottom w:val="none" w:sz="0" w:space="0" w:color="auto"/>
        <w:right w:val="none" w:sz="0" w:space="0" w:color="auto"/>
      </w:divBdr>
    </w:div>
    <w:div w:id="68697228">
      <w:bodyDiv w:val="1"/>
      <w:marLeft w:val="0"/>
      <w:marRight w:val="0"/>
      <w:marTop w:val="0"/>
      <w:marBottom w:val="0"/>
      <w:divBdr>
        <w:top w:val="none" w:sz="0" w:space="0" w:color="auto"/>
        <w:left w:val="none" w:sz="0" w:space="0" w:color="auto"/>
        <w:bottom w:val="none" w:sz="0" w:space="0" w:color="auto"/>
        <w:right w:val="none" w:sz="0" w:space="0" w:color="auto"/>
      </w:divBdr>
    </w:div>
    <w:div w:id="68777056">
      <w:bodyDiv w:val="1"/>
      <w:marLeft w:val="0"/>
      <w:marRight w:val="0"/>
      <w:marTop w:val="0"/>
      <w:marBottom w:val="0"/>
      <w:divBdr>
        <w:top w:val="none" w:sz="0" w:space="0" w:color="auto"/>
        <w:left w:val="none" w:sz="0" w:space="0" w:color="auto"/>
        <w:bottom w:val="none" w:sz="0" w:space="0" w:color="auto"/>
        <w:right w:val="none" w:sz="0" w:space="0" w:color="auto"/>
      </w:divBdr>
    </w:div>
    <w:div w:id="70737912">
      <w:bodyDiv w:val="1"/>
      <w:marLeft w:val="0"/>
      <w:marRight w:val="0"/>
      <w:marTop w:val="0"/>
      <w:marBottom w:val="0"/>
      <w:divBdr>
        <w:top w:val="none" w:sz="0" w:space="0" w:color="auto"/>
        <w:left w:val="none" w:sz="0" w:space="0" w:color="auto"/>
        <w:bottom w:val="none" w:sz="0" w:space="0" w:color="auto"/>
        <w:right w:val="none" w:sz="0" w:space="0" w:color="auto"/>
      </w:divBdr>
    </w:div>
    <w:div w:id="70933903">
      <w:bodyDiv w:val="1"/>
      <w:marLeft w:val="0"/>
      <w:marRight w:val="0"/>
      <w:marTop w:val="0"/>
      <w:marBottom w:val="0"/>
      <w:divBdr>
        <w:top w:val="none" w:sz="0" w:space="0" w:color="auto"/>
        <w:left w:val="none" w:sz="0" w:space="0" w:color="auto"/>
        <w:bottom w:val="none" w:sz="0" w:space="0" w:color="auto"/>
        <w:right w:val="none" w:sz="0" w:space="0" w:color="auto"/>
      </w:divBdr>
    </w:div>
    <w:div w:id="71240957">
      <w:bodyDiv w:val="1"/>
      <w:marLeft w:val="0"/>
      <w:marRight w:val="0"/>
      <w:marTop w:val="0"/>
      <w:marBottom w:val="0"/>
      <w:divBdr>
        <w:top w:val="none" w:sz="0" w:space="0" w:color="auto"/>
        <w:left w:val="none" w:sz="0" w:space="0" w:color="auto"/>
        <w:bottom w:val="none" w:sz="0" w:space="0" w:color="auto"/>
        <w:right w:val="none" w:sz="0" w:space="0" w:color="auto"/>
      </w:divBdr>
    </w:div>
    <w:div w:id="71585131">
      <w:bodyDiv w:val="1"/>
      <w:marLeft w:val="0"/>
      <w:marRight w:val="0"/>
      <w:marTop w:val="0"/>
      <w:marBottom w:val="0"/>
      <w:divBdr>
        <w:top w:val="none" w:sz="0" w:space="0" w:color="auto"/>
        <w:left w:val="none" w:sz="0" w:space="0" w:color="auto"/>
        <w:bottom w:val="none" w:sz="0" w:space="0" w:color="auto"/>
        <w:right w:val="none" w:sz="0" w:space="0" w:color="auto"/>
      </w:divBdr>
    </w:div>
    <w:div w:id="71853839">
      <w:bodyDiv w:val="1"/>
      <w:marLeft w:val="0"/>
      <w:marRight w:val="0"/>
      <w:marTop w:val="0"/>
      <w:marBottom w:val="0"/>
      <w:divBdr>
        <w:top w:val="none" w:sz="0" w:space="0" w:color="auto"/>
        <w:left w:val="none" w:sz="0" w:space="0" w:color="auto"/>
        <w:bottom w:val="none" w:sz="0" w:space="0" w:color="auto"/>
        <w:right w:val="none" w:sz="0" w:space="0" w:color="auto"/>
      </w:divBdr>
    </w:div>
    <w:div w:id="72511828">
      <w:bodyDiv w:val="1"/>
      <w:marLeft w:val="0"/>
      <w:marRight w:val="0"/>
      <w:marTop w:val="0"/>
      <w:marBottom w:val="0"/>
      <w:divBdr>
        <w:top w:val="none" w:sz="0" w:space="0" w:color="auto"/>
        <w:left w:val="none" w:sz="0" w:space="0" w:color="auto"/>
        <w:bottom w:val="none" w:sz="0" w:space="0" w:color="auto"/>
        <w:right w:val="none" w:sz="0" w:space="0" w:color="auto"/>
      </w:divBdr>
    </w:div>
    <w:div w:id="72900452">
      <w:bodyDiv w:val="1"/>
      <w:marLeft w:val="0"/>
      <w:marRight w:val="0"/>
      <w:marTop w:val="0"/>
      <w:marBottom w:val="0"/>
      <w:divBdr>
        <w:top w:val="none" w:sz="0" w:space="0" w:color="auto"/>
        <w:left w:val="none" w:sz="0" w:space="0" w:color="auto"/>
        <w:bottom w:val="none" w:sz="0" w:space="0" w:color="auto"/>
        <w:right w:val="none" w:sz="0" w:space="0" w:color="auto"/>
      </w:divBdr>
    </w:div>
    <w:div w:id="73281813">
      <w:bodyDiv w:val="1"/>
      <w:marLeft w:val="0"/>
      <w:marRight w:val="0"/>
      <w:marTop w:val="0"/>
      <w:marBottom w:val="0"/>
      <w:divBdr>
        <w:top w:val="none" w:sz="0" w:space="0" w:color="auto"/>
        <w:left w:val="none" w:sz="0" w:space="0" w:color="auto"/>
        <w:bottom w:val="none" w:sz="0" w:space="0" w:color="auto"/>
        <w:right w:val="none" w:sz="0" w:space="0" w:color="auto"/>
      </w:divBdr>
    </w:div>
    <w:div w:id="73944163">
      <w:bodyDiv w:val="1"/>
      <w:marLeft w:val="0"/>
      <w:marRight w:val="0"/>
      <w:marTop w:val="0"/>
      <w:marBottom w:val="0"/>
      <w:divBdr>
        <w:top w:val="none" w:sz="0" w:space="0" w:color="auto"/>
        <w:left w:val="none" w:sz="0" w:space="0" w:color="auto"/>
        <w:bottom w:val="none" w:sz="0" w:space="0" w:color="auto"/>
        <w:right w:val="none" w:sz="0" w:space="0" w:color="auto"/>
      </w:divBdr>
    </w:div>
    <w:div w:id="74323604">
      <w:bodyDiv w:val="1"/>
      <w:marLeft w:val="0"/>
      <w:marRight w:val="0"/>
      <w:marTop w:val="0"/>
      <w:marBottom w:val="0"/>
      <w:divBdr>
        <w:top w:val="none" w:sz="0" w:space="0" w:color="auto"/>
        <w:left w:val="none" w:sz="0" w:space="0" w:color="auto"/>
        <w:bottom w:val="none" w:sz="0" w:space="0" w:color="auto"/>
        <w:right w:val="none" w:sz="0" w:space="0" w:color="auto"/>
      </w:divBdr>
    </w:div>
    <w:div w:id="74978994">
      <w:bodyDiv w:val="1"/>
      <w:marLeft w:val="0"/>
      <w:marRight w:val="0"/>
      <w:marTop w:val="0"/>
      <w:marBottom w:val="0"/>
      <w:divBdr>
        <w:top w:val="none" w:sz="0" w:space="0" w:color="auto"/>
        <w:left w:val="none" w:sz="0" w:space="0" w:color="auto"/>
        <w:bottom w:val="none" w:sz="0" w:space="0" w:color="auto"/>
        <w:right w:val="none" w:sz="0" w:space="0" w:color="auto"/>
      </w:divBdr>
    </w:div>
    <w:div w:id="76482838">
      <w:bodyDiv w:val="1"/>
      <w:marLeft w:val="0"/>
      <w:marRight w:val="0"/>
      <w:marTop w:val="0"/>
      <w:marBottom w:val="0"/>
      <w:divBdr>
        <w:top w:val="none" w:sz="0" w:space="0" w:color="auto"/>
        <w:left w:val="none" w:sz="0" w:space="0" w:color="auto"/>
        <w:bottom w:val="none" w:sz="0" w:space="0" w:color="auto"/>
        <w:right w:val="none" w:sz="0" w:space="0" w:color="auto"/>
      </w:divBdr>
    </w:div>
    <w:div w:id="76638088">
      <w:bodyDiv w:val="1"/>
      <w:marLeft w:val="0"/>
      <w:marRight w:val="0"/>
      <w:marTop w:val="0"/>
      <w:marBottom w:val="0"/>
      <w:divBdr>
        <w:top w:val="none" w:sz="0" w:space="0" w:color="auto"/>
        <w:left w:val="none" w:sz="0" w:space="0" w:color="auto"/>
        <w:bottom w:val="none" w:sz="0" w:space="0" w:color="auto"/>
        <w:right w:val="none" w:sz="0" w:space="0" w:color="auto"/>
      </w:divBdr>
    </w:div>
    <w:div w:id="77094297">
      <w:bodyDiv w:val="1"/>
      <w:marLeft w:val="0"/>
      <w:marRight w:val="0"/>
      <w:marTop w:val="0"/>
      <w:marBottom w:val="0"/>
      <w:divBdr>
        <w:top w:val="none" w:sz="0" w:space="0" w:color="auto"/>
        <w:left w:val="none" w:sz="0" w:space="0" w:color="auto"/>
        <w:bottom w:val="none" w:sz="0" w:space="0" w:color="auto"/>
        <w:right w:val="none" w:sz="0" w:space="0" w:color="auto"/>
      </w:divBdr>
    </w:div>
    <w:div w:id="77168256">
      <w:bodyDiv w:val="1"/>
      <w:marLeft w:val="0"/>
      <w:marRight w:val="0"/>
      <w:marTop w:val="0"/>
      <w:marBottom w:val="0"/>
      <w:divBdr>
        <w:top w:val="none" w:sz="0" w:space="0" w:color="auto"/>
        <w:left w:val="none" w:sz="0" w:space="0" w:color="auto"/>
        <w:bottom w:val="none" w:sz="0" w:space="0" w:color="auto"/>
        <w:right w:val="none" w:sz="0" w:space="0" w:color="auto"/>
      </w:divBdr>
    </w:div>
    <w:div w:id="78216682">
      <w:bodyDiv w:val="1"/>
      <w:marLeft w:val="0"/>
      <w:marRight w:val="0"/>
      <w:marTop w:val="0"/>
      <w:marBottom w:val="0"/>
      <w:divBdr>
        <w:top w:val="none" w:sz="0" w:space="0" w:color="auto"/>
        <w:left w:val="none" w:sz="0" w:space="0" w:color="auto"/>
        <w:bottom w:val="none" w:sz="0" w:space="0" w:color="auto"/>
        <w:right w:val="none" w:sz="0" w:space="0" w:color="auto"/>
      </w:divBdr>
    </w:div>
    <w:div w:id="78452938">
      <w:bodyDiv w:val="1"/>
      <w:marLeft w:val="0"/>
      <w:marRight w:val="0"/>
      <w:marTop w:val="0"/>
      <w:marBottom w:val="0"/>
      <w:divBdr>
        <w:top w:val="none" w:sz="0" w:space="0" w:color="auto"/>
        <w:left w:val="none" w:sz="0" w:space="0" w:color="auto"/>
        <w:bottom w:val="none" w:sz="0" w:space="0" w:color="auto"/>
        <w:right w:val="none" w:sz="0" w:space="0" w:color="auto"/>
      </w:divBdr>
    </w:div>
    <w:div w:id="79108107">
      <w:bodyDiv w:val="1"/>
      <w:marLeft w:val="0"/>
      <w:marRight w:val="0"/>
      <w:marTop w:val="0"/>
      <w:marBottom w:val="0"/>
      <w:divBdr>
        <w:top w:val="none" w:sz="0" w:space="0" w:color="auto"/>
        <w:left w:val="none" w:sz="0" w:space="0" w:color="auto"/>
        <w:bottom w:val="none" w:sz="0" w:space="0" w:color="auto"/>
        <w:right w:val="none" w:sz="0" w:space="0" w:color="auto"/>
      </w:divBdr>
    </w:div>
    <w:div w:id="79178774">
      <w:bodyDiv w:val="1"/>
      <w:marLeft w:val="0"/>
      <w:marRight w:val="0"/>
      <w:marTop w:val="0"/>
      <w:marBottom w:val="0"/>
      <w:divBdr>
        <w:top w:val="none" w:sz="0" w:space="0" w:color="auto"/>
        <w:left w:val="none" w:sz="0" w:space="0" w:color="auto"/>
        <w:bottom w:val="none" w:sz="0" w:space="0" w:color="auto"/>
        <w:right w:val="none" w:sz="0" w:space="0" w:color="auto"/>
      </w:divBdr>
    </w:div>
    <w:div w:id="79522557">
      <w:bodyDiv w:val="1"/>
      <w:marLeft w:val="0"/>
      <w:marRight w:val="0"/>
      <w:marTop w:val="0"/>
      <w:marBottom w:val="0"/>
      <w:divBdr>
        <w:top w:val="none" w:sz="0" w:space="0" w:color="auto"/>
        <w:left w:val="none" w:sz="0" w:space="0" w:color="auto"/>
        <w:bottom w:val="none" w:sz="0" w:space="0" w:color="auto"/>
        <w:right w:val="none" w:sz="0" w:space="0" w:color="auto"/>
      </w:divBdr>
    </w:div>
    <w:div w:id="79572615">
      <w:bodyDiv w:val="1"/>
      <w:marLeft w:val="0"/>
      <w:marRight w:val="0"/>
      <w:marTop w:val="0"/>
      <w:marBottom w:val="0"/>
      <w:divBdr>
        <w:top w:val="none" w:sz="0" w:space="0" w:color="auto"/>
        <w:left w:val="none" w:sz="0" w:space="0" w:color="auto"/>
        <w:bottom w:val="none" w:sz="0" w:space="0" w:color="auto"/>
        <w:right w:val="none" w:sz="0" w:space="0" w:color="auto"/>
      </w:divBdr>
    </w:div>
    <w:div w:id="81488320">
      <w:bodyDiv w:val="1"/>
      <w:marLeft w:val="0"/>
      <w:marRight w:val="0"/>
      <w:marTop w:val="0"/>
      <w:marBottom w:val="0"/>
      <w:divBdr>
        <w:top w:val="none" w:sz="0" w:space="0" w:color="auto"/>
        <w:left w:val="none" w:sz="0" w:space="0" w:color="auto"/>
        <w:bottom w:val="none" w:sz="0" w:space="0" w:color="auto"/>
        <w:right w:val="none" w:sz="0" w:space="0" w:color="auto"/>
      </w:divBdr>
    </w:div>
    <w:div w:id="81726451">
      <w:bodyDiv w:val="1"/>
      <w:marLeft w:val="0"/>
      <w:marRight w:val="0"/>
      <w:marTop w:val="0"/>
      <w:marBottom w:val="0"/>
      <w:divBdr>
        <w:top w:val="none" w:sz="0" w:space="0" w:color="auto"/>
        <w:left w:val="none" w:sz="0" w:space="0" w:color="auto"/>
        <w:bottom w:val="none" w:sz="0" w:space="0" w:color="auto"/>
        <w:right w:val="none" w:sz="0" w:space="0" w:color="auto"/>
      </w:divBdr>
    </w:div>
    <w:div w:id="82265882">
      <w:bodyDiv w:val="1"/>
      <w:marLeft w:val="0"/>
      <w:marRight w:val="0"/>
      <w:marTop w:val="0"/>
      <w:marBottom w:val="0"/>
      <w:divBdr>
        <w:top w:val="none" w:sz="0" w:space="0" w:color="auto"/>
        <w:left w:val="none" w:sz="0" w:space="0" w:color="auto"/>
        <w:bottom w:val="none" w:sz="0" w:space="0" w:color="auto"/>
        <w:right w:val="none" w:sz="0" w:space="0" w:color="auto"/>
      </w:divBdr>
    </w:div>
    <w:div w:id="82604505">
      <w:bodyDiv w:val="1"/>
      <w:marLeft w:val="0"/>
      <w:marRight w:val="0"/>
      <w:marTop w:val="0"/>
      <w:marBottom w:val="0"/>
      <w:divBdr>
        <w:top w:val="none" w:sz="0" w:space="0" w:color="auto"/>
        <w:left w:val="none" w:sz="0" w:space="0" w:color="auto"/>
        <w:bottom w:val="none" w:sz="0" w:space="0" w:color="auto"/>
        <w:right w:val="none" w:sz="0" w:space="0" w:color="auto"/>
      </w:divBdr>
    </w:div>
    <w:div w:id="82801670">
      <w:bodyDiv w:val="1"/>
      <w:marLeft w:val="0"/>
      <w:marRight w:val="0"/>
      <w:marTop w:val="0"/>
      <w:marBottom w:val="0"/>
      <w:divBdr>
        <w:top w:val="none" w:sz="0" w:space="0" w:color="auto"/>
        <w:left w:val="none" w:sz="0" w:space="0" w:color="auto"/>
        <w:bottom w:val="none" w:sz="0" w:space="0" w:color="auto"/>
        <w:right w:val="none" w:sz="0" w:space="0" w:color="auto"/>
      </w:divBdr>
    </w:div>
    <w:div w:id="82844494">
      <w:bodyDiv w:val="1"/>
      <w:marLeft w:val="0"/>
      <w:marRight w:val="0"/>
      <w:marTop w:val="0"/>
      <w:marBottom w:val="0"/>
      <w:divBdr>
        <w:top w:val="none" w:sz="0" w:space="0" w:color="auto"/>
        <w:left w:val="none" w:sz="0" w:space="0" w:color="auto"/>
        <w:bottom w:val="none" w:sz="0" w:space="0" w:color="auto"/>
        <w:right w:val="none" w:sz="0" w:space="0" w:color="auto"/>
      </w:divBdr>
    </w:div>
    <w:div w:id="83232657">
      <w:bodyDiv w:val="1"/>
      <w:marLeft w:val="0"/>
      <w:marRight w:val="0"/>
      <w:marTop w:val="0"/>
      <w:marBottom w:val="0"/>
      <w:divBdr>
        <w:top w:val="none" w:sz="0" w:space="0" w:color="auto"/>
        <w:left w:val="none" w:sz="0" w:space="0" w:color="auto"/>
        <w:bottom w:val="none" w:sz="0" w:space="0" w:color="auto"/>
        <w:right w:val="none" w:sz="0" w:space="0" w:color="auto"/>
      </w:divBdr>
    </w:div>
    <w:div w:id="83261038">
      <w:bodyDiv w:val="1"/>
      <w:marLeft w:val="0"/>
      <w:marRight w:val="0"/>
      <w:marTop w:val="0"/>
      <w:marBottom w:val="0"/>
      <w:divBdr>
        <w:top w:val="none" w:sz="0" w:space="0" w:color="auto"/>
        <w:left w:val="none" w:sz="0" w:space="0" w:color="auto"/>
        <w:bottom w:val="none" w:sz="0" w:space="0" w:color="auto"/>
        <w:right w:val="none" w:sz="0" w:space="0" w:color="auto"/>
      </w:divBdr>
    </w:div>
    <w:div w:id="83385157">
      <w:bodyDiv w:val="1"/>
      <w:marLeft w:val="0"/>
      <w:marRight w:val="0"/>
      <w:marTop w:val="0"/>
      <w:marBottom w:val="0"/>
      <w:divBdr>
        <w:top w:val="none" w:sz="0" w:space="0" w:color="auto"/>
        <w:left w:val="none" w:sz="0" w:space="0" w:color="auto"/>
        <w:bottom w:val="none" w:sz="0" w:space="0" w:color="auto"/>
        <w:right w:val="none" w:sz="0" w:space="0" w:color="auto"/>
      </w:divBdr>
    </w:div>
    <w:div w:id="85461623">
      <w:bodyDiv w:val="1"/>
      <w:marLeft w:val="0"/>
      <w:marRight w:val="0"/>
      <w:marTop w:val="0"/>
      <w:marBottom w:val="0"/>
      <w:divBdr>
        <w:top w:val="none" w:sz="0" w:space="0" w:color="auto"/>
        <w:left w:val="none" w:sz="0" w:space="0" w:color="auto"/>
        <w:bottom w:val="none" w:sz="0" w:space="0" w:color="auto"/>
        <w:right w:val="none" w:sz="0" w:space="0" w:color="auto"/>
      </w:divBdr>
    </w:div>
    <w:div w:id="85852290">
      <w:bodyDiv w:val="1"/>
      <w:marLeft w:val="0"/>
      <w:marRight w:val="0"/>
      <w:marTop w:val="0"/>
      <w:marBottom w:val="0"/>
      <w:divBdr>
        <w:top w:val="none" w:sz="0" w:space="0" w:color="auto"/>
        <w:left w:val="none" w:sz="0" w:space="0" w:color="auto"/>
        <w:bottom w:val="none" w:sz="0" w:space="0" w:color="auto"/>
        <w:right w:val="none" w:sz="0" w:space="0" w:color="auto"/>
      </w:divBdr>
    </w:div>
    <w:div w:id="87387535">
      <w:bodyDiv w:val="1"/>
      <w:marLeft w:val="0"/>
      <w:marRight w:val="0"/>
      <w:marTop w:val="0"/>
      <w:marBottom w:val="0"/>
      <w:divBdr>
        <w:top w:val="none" w:sz="0" w:space="0" w:color="auto"/>
        <w:left w:val="none" w:sz="0" w:space="0" w:color="auto"/>
        <w:bottom w:val="none" w:sz="0" w:space="0" w:color="auto"/>
        <w:right w:val="none" w:sz="0" w:space="0" w:color="auto"/>
      </w:divBdr>
    </w:div>
    <w:div w:id="87434411">
      <w:bodyDiv w:val="1"/>
      <w:marLeft w:val="0"/>
      <w:marRight w:val="0"/>
      <w:marTop w:val="0"/>
      <w:marBottom w:val="0"/>
      <w:divBdr>
        <w:top w:val="none" w:sz="0" w:space="0" w:color="auto"/>
        <w:left w:val="none" w:sz="0" w:space="0" w:color="auto"/>
        <w:bottom w:val="none" w:sz="0" w:space="0" w:color="auto"/>
        <w:right w:val="none" w:sz="0" w:space="0" w:color="auto"/>
      </w:divBdr>
    </w:div>
    <w:div w:id="87777646">
      <w:bodyDiv w:val="1"/>
      <w:marLeft w:val="0"/>
      <w:marRight w:val="0"/>
      <w:marTop w:val="0"/>
      <w:marBottom w:val="0"/>
      <w:divBdr>
        <w:top w:val="none" w:sz="0" w:space="0" w:color="auto"/>
        <w:left w:val="none" w:sz="0" w:space="0" w:color="auto"/>
        <w:bottom w:val="none" w:sz="0" w:space="0" w:color="auto"/>
        <w:right w:val="none" w:sz="0" w:space="0" w:color="auto"/>
      </w:divBdr>
    </w:div>
    <w:div w:id="89471394">
      <w:bodyDiv w:val="1"/>
      <w:marLeft w:val="0"/>
      <w:marRight w:val="0"/>
      <w:marTop w:val="0"/>
      <w:marBottom w:val="0"/>
      <w:divBdr>
        <w:top w:val="none" w:sz="0" w:space="0" w:color="auto"/>
        <w:left w:val="none" w:sz="0" w:space="0" w:color="auto"/>
        <w:bottom w:val="none" w:sz="0" w:space="0" w:color="auto"/>
        <w:right w:val="none" w:sz="0" w:space="0" w:color="auto"/>
      </w:divBdr>
    </w:div>
    <w:div w:id="89815129">
      <w:bodyDiv w:val="1"/>
      <w:marLeft w:val="0"/>
      <w:marRight w:val="0"/>
      <w:marTop w:val="0"/>
      <w:marBottom w:val="0"/>
      <w:divBdr>
        <w:top w:val="none" w:sz="0" w:space="0" w:color="auto"/>
        <w:left w:val="none" w:sz="0" w:space="0" w:color="auto"/>
        <w:bottom w:val="none" w:sz="0" w:space="0" w:color="auto"/>
        <w:right w:val="none" w:sz="0" w:space="0" w:color="auto"/>
      </w:divBdr>
    </w:div>
    <w:div w:id="90013100">
      <w:bodyDiv w:val="1"/>
      <w:marLeft w:val="0"/>
      <w:marRight w:val="0"/>
      <w:marTop w:val="0"/>
      <w:marBottom w:val="0"/>
      <w:divBdr>
        <w:top w:val="none" w:sz="0" w:space="0" w:color="auto"/>
        <w:left w:val="none" w:sz="0" w:space="0" w:color="auto"/>
        <w:bottom w:val="none" w:sz="0" w:space="0" w:color="auto"/>
        <w:right w:val="none" w:sz="0" w:space="0" w:color="auto"/>
      </w:divBdr>
    </w:div>
    <w:div w:id="90199828">
      <w:bodyDiv w:val="1"/>
      <w:marLeft w:val="0"/>
      <w:marRight w:val="0"/>
      <w:marTop w:val="0"/>
      <w:marBottom w:val="0"/>
      <w:divBdr>
        <w:top w:val="none" w:sz="0" w:space="0" w:color="auto"/>
        <w:left w:val="none" w:sz="0" w:space="0" w:color="auto"/>
        <w:bottom w:val="none" w:sz="0" w:space="0" w:color="auto"/>
        <w:right w:val="none" w:sz="0" w:space="0" w:color="auto"/>
      </w:divBdr>
    </w:div>
    <w:div w:id="91122643">
      <w:bodyDiv w:val="1"/>
      <w:marLeft w:val="0"/>
      <w:marRight w:val="0"/>
      <w:marTop w:val="0"/>
      <w:marBottom w:val="0"/>
      <w:divBdr>
        <w:top w:val="none" w:sz="0" w:space="0" w:color="auto"/>
        <w:left w:val="none" w:sz="0" w:space="0" w:color="auto"/>
        <w:bottom w:val="none" w:sz="0" w:space="0" w:color="auto"/>
        <w:right w:val="none" w:sz="0" w:space="0" w:color="auto"/>
      </w:divBdr>
    </w:div>
    <w:div w:id="91636139">
      <w:bodyDiv w:val="1"/>
      <w:marLeft w:val="0"/>
      <w:marRight w:val="0"/>
      <w:marTop w:val="0"/>
      <w:marBottom w:val="0"/>
      <w:divBdr>
        <w:top w:val="none" w:sz="0" w:space="0" w:color="auto"/>
        <w:left w:val="none" w:sz="0" w:space="0" w:color="auto"/>
        <w:bottom w:val="none" w:sz="0" w:space="0" w:color="auto"/>
        <w:right w:val="none" w:sz="0" w:space="0" w:color="auto"/>
      </w:divBdr>
    </w:div>
    <w:div w:id="92437521">
      <w:bodyDiv w:val="1"/>
      <w:marLeft w:val="0"/>
      <w:marRight w:val="0"/>
      <w:marTop w:val="0"/>
      <w:marBottom w:val="0"/>
      <w:divBdr>
        <w:top w:val="none" w:sz="0" w:space="0" w:color="auto"/>
        <w:left w:val="none" w:sz="0" w:space="0" w:color="auto"/>
        <w:bottom w:val="none" w:sz="0" w:space="0" w:color="auto"/>
        <w:right w:val="none" w:sz="0" w:space="0" w:color="auto"/>
      </w:divBdr>
    </w:div>
    <w:div w:id="93090542">
      <w:bodyDiv w:val="1"/>
      <w:marLeft w:val="0"/>
      <w:marRight w:val="0"/>
      <w:marTop w:val="0"/>
      <w:marBottom w:val="0"/>
      <w:divBdr>
        <w:top w:val="none" w:sz="0" w:space="0" w:color="auto"/>
        <w:left w:val="none" w:sz="0" w:space="0" w:color="auto"/>
        <w:bottom w:val="none" w:sz="0" w:space="0" w:color="auto"/>
        <w:right w:val="none" w:sz="0" w:space="0" w:color="auto"/>
      </w:divBdr>
    </w:div>
    <w:div w:id="93594395">
      <w:bodyDiv w:val="1"/>
      <w:marLeft w:val="0"/>
      <w:marRight w:val="0"/>
      <w:marTop w:val="0"/>
      <w:marBottom w:val="0"/>
      <w:divBdr>
        <w:top w:val="none" w:sz="0" w:space="0" w:color="auto"/>
        <w:left w:val="none" w:sz="0" w:space="0" w:color="auto"/>
        <w:bottom w:val="none" w:sz="0" w:space="0" w:color="auto"/>
        <w:right w:val="none" w:sz="0" w:space="0" w:color="auto"/>
      </w:divBdr>
    </w:div>
    <w:div w:id="93600682">
      <w:bodyDiv w:val="1"/>
      <w:marLeft w:val="0"/>
      <w:marRight w:val="0"/>
      <w:marTop w:val="0"/>
      <w:marBottom w:val="0"/>
      <w:divBdr>
        <w:top w:val="none" w:sz="0" w:space="0" w:color="auto"/>
        <w:left w:val="none" w:sz="0" w:space="0" w:color="auto"/>
        <w:bottom w:val="none" w:sz="0" w:space="0" w:color="auto"/>
        <w:right w:val="none" w:sz="0" w:space="0" w:color="auto"/>
      </w:divBdr>
    </w:div>
    <w:div w:id="94980341">
      <w:bodyDiv w:val="1"/>
      <w:marLeft w:val="0"/>
      <w:marRight w:val="0"/>
      <w:marTop w:val="0"/>
      <w:marBottom w:val="0"/>
      <w:divBdr>
        <w:top w:val="none" w:sz="0" w:space="0" w:color="auto"/>
        <w:left w:val="none" w:sz="0" w:space="0" w:color="auto"/>
        <w:bottom w:val="none" w:sz="0" w:space="0" w:color="auto"/>
        <w:right w:val="none" w:sz="0" w:space="0" w:color="auto"/>
      </w:divBdr>
    </w:div>
    <w:div w:id="95102004">
      <w:bodyDiv w:val="1"/>
      <w:marLeft w:val="0"/>
      <w:marRight w:val="0"/>
      <w:marTop w:val="0"/>
      <w:marBottom w:val="0"/>
      <w:divBdr>
        <w:top w:val="none" w:sz="0" w:space="0" w:color="auto"/>
        <w:left w:val="none" w:sz="0" w:space="0" w:color="auto"/>
        <w:bottom w:val="none" w:sz="0" w:space="0" w:color="auto"/>
        <w:right w:val="none" w:sz="0" w:space="0" w:color="auto"/>
      </w:divBdr>
    </w:div>
    <w:div w:id="95248536">
      <w:bodyDiv w:val="1"/>
      <w:marLeft w:val="0"/>
      <w:marRight w:val="0"/>
      <w:marTop w:val="0"/>
      <w:marBottom w:val="0"/>
      <w:divBdr>
        <w:top w:val="none" w:sz="0" w:space="0" w:color="auto"/>
        <w:left w:val="none" w:sz="0" w:space="0" w:color="auto"/>
        <w:bottom w:val="none" w:sz="0" w:space="0" w:color="auto"/>
        <w:right w:val="none" w:sz="0" w:space="0" w:color="auto"/>
      </w:divBdr>
    </w:div>
    <w:div w:id="95753087">
      <w:bodyDiv w:val="1"/>
      <w:marLeft w:val="0"/>
      <w:marRight w:val="0"/>
      <w:marTop w:val="0"/>
      <w:marBottom w:val="0"/>
      <w:divBdr>
        <w:top w:val="none" w:sz="0" w:space="0" w:color="auto"/>
        <w:left w:val="none" w:sz="0" w:space="0" w:color="auto"/>
        <w:bottom w:val="none" w:sz="0" w:space="0" w:color="auto"/>
        <w:right w:val="none" w:sz="0" w:space="0" w:color="auto"/>
      </w:divBdr>
    </w:div>
    <w:div w:id="96679834">
      <w:bodyDiv w:val="1"/>
      <w:marLeft w:val="0"/>
      <w:marRight w:val="0"/>
      <w:marTop w:val="0"/>
      <w:marBottom w:val="0"/>
      <w:divBdr>
        <w:top w:val="none" w:sz="0" w:space="0" w:color="auto"/>
        <w:left w:val="none" w:sz="0" w:space="0" w:color="auto"/>
        <w:bottom w:val="none" w:sz="0" w:space="0" w:color="auto"/>
        <w:right w:val="none" w:sz="0" w:space="0" w:color="auto"/>
      </w:divBdr>
    </w:div>
    <w:div w:id="96801948">
      <w:bodyDiv w:val="1"/>
      <w:marLeft w:val="0"/>
      <w:marRight w:val="0"/>
      <w:marTop w:val="0"/>
      <w:marBottom w:val="0"/>
      <w:divBdr>
        <w:top w:val="none" w:sz="0" w:space="0" w:color="auto"/>
        <w:left w:val="none" w:sz="0" w:space="0" w:color="auto"/>
        <w:bottom w:val="none" w:sz="0" w:space="0" w:color="auto"/>
        <w:right w:val="none" w:sz="0" w:space="0" w:color="auto"/>
      </w:divBdr>
    </w:div>
    <w:div w:id="97335294">
      <w:bodyDiv w:val="1"/>
      <w:marLeft w:val="0"/>
      <w:marRight w:val="0"/>
      <w:marTop w:val="0"/>
      <w:marBottom w:val="0"/>
      <w:divBdr>
        <w:top w:val="none" w:sz="0" w:space="0" w:color="auto"/>
        <w:left w:val="none" w:sz="0" w:space="0" w:color="auto"/>
        <w:bottom w:val="none" w:sz="0" w:space="0" w:color="auto"/>
        <w:right w:val="none" w:sz="0" w:space="0" w:color="auto"/>
      </w:divBdr>
    </w:div>
    <w:div w:id="97608591">
      <w:bodyDiv w:val="1"/>
      <w:marLeft w:val="0"/>
      <w:marRight w:val="0"/>
      <w:marTop w:val="0"/>
      <w:marBottom w:val="0"/>
      <w:divBdr>
        <w:top w:val="none" w:sz="0" w:space="0" w:color="auto"/>
        <w:left w:val="none" w:sz="0" w:space="0" w:color="auto"/>
        <w:bottom w:val="none" w:sz="0" w:space="0" w:color="auto"/>
        <w:right w:val="none" w:sz="0" w:space="0" w:color="auto"/>
      </w:divBdr>
    </w:div>
    <w:div w:id="98063050">
      <w:bodyDiv w:val="1"/>
      <w:marLeft w:val="0"/>
      <w:marRight w:val="0"/>
      <w:marTop w:val="0"/>
      <w:marBottom w:val="0"/>
      <w:divBdr>
        <w:top w:val="none" w:sz="0" w:space="0" w:color="auto"/>
        <w:left w:val="none" w:sz="0" w:space="0" w:color="auto"/>
        <w:bottom w:val="none" w:sz="0" w:space="0" w:color="auto"/>
        <w:right w:val="none" w:sz="0" w:space="0" w:color="auto"/>
      </w:divBdr>
    </w:div>
    <w:div w:id="98261195">
      <w:bodyDiv w:val="1"/>
      <w:marLeft w:val="0"/>
      <w:marRight w:val="0"/>
      <w:marTop w:val="0"/>
      <w:marBottom w:val="0"/>
      <w:divBdr>
        <w:top w:val="none" w:sz="0" w:space="0" w:color="auto"/>
        <w:left w:val="none" w:sz="0" w:space="0" w:color="auto"/>
        <w:bottom w:val="none" w:sz="0" w:space="0" w:color="auto"/>
        <w:right w:val="none" w:sz="0" w:space="0" w:color="auto"/>
      </w:divBdr>
    </w:div>
    <w:div w:id="98644027">
      <w:bodyDiv w:val="1"/>
      <w:marLeft w:val="0"/>
      <w:marRight w:val="0"/>
      <w:marTop w:val="0"/>
      <w:marBottom w:val="0"/>
      <w:divBdr>
        <w:top w:val="none" w:sz="0" w:space="0" w:color="auto"/>
        <w:left w:val="none" w:sz="0" w:space="0" w:color="auto"/>
        <w:bottom w:val="none" w:sz="0" w:space="0" w:color="auto"/>
        <w:right w:val="none" w:sz="0" w:space="0" w:color="auto"/>
      </w:divBdr>
    </w:div>
    <w:div w:id="98720387">
      <w:bodyDiv w:val="1"/>
      <w:marLeft w:val="0"/>
      <w:marRight w:val="0"/>
      <w:marTop w:val="0"/>
      <w:marBottom w:val="0"/>
      <w:divBdr>
        <w:top w:val="none" w:sz="0" w:space="0" w:color="auto"/>
        <w:left w:val="none" w:sz="0" w:space="0" w:color="auto"/>
        <w:bottom w:val="none" w:sz="0" w:space="0" w:color="auto"/>
        <w:right w:val="none" w:sz="0" w:space="0" w:color="auto"/>
      </w:divBdr>
    </w:div>
    <w:div w:id="99759885">
      <w:bodyDiv w:val="1"/>
      <w:marLeft w:val="0"/>
      <w:marRight w:val="0"/>
      <w:marTop w:val="0"/>
      <w:marBottom w:val="0"/>
      <w:divBdr>
        <w:top w:val="none" w:sz="0" w:space="0" w:color="auto"/>
        <w:left w:val="none" w:sz="0" w:space="0" w:color="auto"/>
        <w:bottom w:val="none" w:sz="0" w:space="0" w:color="auto"/>
        <w:right w:val="none" w:sz="0" w:space="0" w:color="auto"/>
      </w:divBdr>
    </w:div>
    <w:div w:id="99762738">
      <w:bodyDiv w:val="1"/>
      <w:marLeft w:val="0"/>
      <w:marRight w:val="0"/>
      <w:marTop w:val="0"/>
      <w:marBottom w:val="0"/>
      <w:divBdr>
        <w:top w:val="none" w:sz="0" w:space="0" w:color="auto"/>
        <w:left w:val="none" w:sz="0" w:space="0" w:color="auto"/>
        <w:bottom w:val="none" w:sz="0" w:space="0" w:color="auto"/>
        <w:right w:val="none" w:sz="0" w:space="0" w:color="auto"/>
      </w:divBdr>
    </w:div>
    <w:div w:id="100036788">
      <w:bodyDiv w:val="1"/>
      <w:marLeft w:val="0"/>
      <w:marRight w:val="0"/>
      <w:marTop w:val="0"/>
      <w:marBottom w:val="0"/>
      <w:divBdr>
        <w:top w:val="none" w:sz="0" w:space="0" w:color="auto"/>
        <w:left w:val="none" w:sz="0" w:space="0" w:color="auto"/>
        <w:bottom w:val="none" w:sz="0" w:space="0" w:color="auto"/>
        <w:right w:val="none" w:sz="0" w:space="0" w:color="auto"/>
      </w:divBdr>
    </w:div>
    <w:div w:id="100534159">
      <w:bodyDiv w:val="1"/>
      <w:marLeft w:val="0"/>
      <w:marRight w:val="0"/>
      <w:marTop w:val="0"/>
      <w:marBottom w:val="0"/>
      <w:divBdr>
        <w:top w:val="none" w:sz="0" w:space="0" w:color="auto"/>
        <w:left w:val="none" w:sz="0" w:space="0" w:color="auto"/>
        <w:bottom w:val="none" w:sz="0" w:space="0" w:color="auto"/>
        <w:right w:val="none" w:sz="0" w:space="0" w:color="auto"/>
      </w:divBdr>
    </w:div>
    <w:div w:id="100761365">
      <w:bodyDiv w:val="1"/>
      <w:marLeft w:val="0"/>
      <w:marRight w:val="0"/>
      <w:marTop w:val="0"/>
      <w:marBottom w:val="0"/>
      <w:divBdr>
        <w:top w:val="none" w:sz="0" w:space="0" w:color="auto"/>
        <w:left w:val="none" w:sz="0" w:space="0" w:color="auto"/>
        <w:bottom w:val="none" w:sz="0" w:space="0" w:color="auto"/>
        <w:right w:val="none" w:sz="0" w:space="0" w:color="auto"/>
      </w:divBdr>
    </w:div>
    <w:div w:id="100801996">
      <w:bodyDiv w:val="1"/>
      <w:marLeft w:val="0"/>
      <w:marRight w:val="0"/>
      <w:marTop w:val="0"/>
      <w:marBottom w:val="0"/>
      <w:divBdr>
        <w:top w:val="none" w:sz="0" w:space="0" w:color="auto"/>
        <w:left w:val="none" w:sz="0" w:space="0" w:color="auto"/>
        <w:bottom w:val="none" w:sz="0" w:space="0" w:color="auto"/>
        <w:right w:val="none" w:sz="0" w:space="0" w:color="auto"/>
      </w:divBdr>
    </w:div>
    <w:div w:id="101339028">
      <w:bodyDiv w:val="1"/>
      <w:marLeft w:val="0"/>
      <w:marRight w:val="0"/>
      <w:marTop w:val="0"/>
      <w:marBottom w:val="0"/>
      <w:divBdr>
        <w:top w:val="none" w:sz="0" w:space="0" w:color="auto"/>
        <w:left w:val="none" w:sz="0" w:space="0" w:color="auto"/>
        <w:bottom w:val="none" w:sz="0" w:space="0" w:color="auto"/>
        <w:right w:val="none" w:sz="0" w:space="0" w:color="auto"/>
      </w:divBdr>
    </w:div>
    <w:div w:id="101658423">
      <w:bodyDiv w:val="1"/>
      <w:marLeft w:val="0"/>
      <w:marRight w:val="0"/>
      <w:marTop w:val="0"/>
      <w:marBottom w:val="0"/>
      <w:divBdr>
        <w:top w:val="none" w:sz="0" w:space="0" w:color="auto"/>
        <w:left w:val="none" w:sz="0" w:space="0" w:color="auto"/>
        <w:bottom w:val="none" w:sz="0" w:space="0" w:color="auto"/>
        <w:right w:val="none" w:sz="0" w:space="0" w:color="auto"/>
      </w:divBdr>
    </w:div>
    <w:div w:id="102311425">
      <w:bodyDiv w:val="1"/>
      <w:marLeft w:val="0"/>
      <w:marRight w:val="0"/>
      <w:marTop w:val="0"/>
      <w:marBottom w:val="0"/>
      <w:divBdr>
        <w:top w:val="none" w:sz="0" w:space="0" w:color="auto"/>
        <w:left w:val="none" w:sz="0" w:space="0" w:color="auto"/>
        <w:bottom w:val="none" w:sz="0" w:space="0" w:color="auto"/>
        <w:right w:val="none" w:sz="0" w:space="0" w:color="auto"/>
      </w:divBdr>
    </w:div>
    <w:div w:id="103234817">
      <w:bodyDiv w:val="1"/>
      <w:marLeft w:val="0"/>
      <w:marRight w:val="0"/>
      <w:marTop w:val="0"/>
      <w:marBottom w:val="0"/>
      <w:divBdr>
        <w:top w:val="none" w:sz="0" w:space="0" w:color="auto"/>
        <w:left w:val="none" w:sz="0" w:space="0" w:color="auto"/>
        <w:bottom w:val="none" w:sz="0" w:space="0" w:color="auto"/>
        <w:right w:val="none" w:sz="0" w:space="0" w:color="auto"/>
      </w:divBdr>
    </w:div>
    <w:div w:id="104155955">
      <w:bodyDiv w:val="1"/>
      <w:marLeft w:val="0"/>
      <w:marRight w:val="0"/>
      <w:marTop w:val="0"/>
      <w:marBottom w:val="0"/>
      <w:divBdr>
        <w:top w:val="none" w:sz="0" w:space="0" w:color="auto"/>
        <w:left w:val="none" w:sz="0" w:space="0" w:color="auto"/>
        <w:bottom w:val="none" w:sz="0" w:space="0" w:color="auto"/>
        <w:right w:val="none" w:sz="0" w:space="0" w:color="auto"/>
      </w:divBdr>
    </w:div>
    <w:div w:id="105122073">
      <w:bodyDiv w:val="1"/>
      <w:marLeft w:val="0"/>
      <w:marRight w:val="0"/>
      <w:marTop w:val="0"/>
      <w:marBottom w:val="0"/>
      <w:divBdr>
        <w:top w:val="none" w:sz="0" w:space="0" w:color="auto"/>
        <w:left w:val="none" w:sz="0" w:space="0" w:color="auto"/>
        <w:bottom w:val="none" w:sz="0" w:space="0" w:color="auto"/>
        <w:right w:val="none" w:sz="0" w:space="0" w:color="auto"/>
      </w:divBdr>
    </w:div>
    <w:div w:id="105513512">
      <w:bodyDiv w:val="1"/>
      <w:marLeft w:val="0"/>
      <w:marRight w:val="0"/>
      <w:marTop w:val="0"/>
      <w:marBottom w:val="0"/>
      <w:divBdr>
        <w:top w:val="none" w:sz="0" w:space="0" w:color="auto"/>
        <w:left w:val="none" w:sz="0" w:space="0" w:color="auto"/>
        <w:bottom w:val="none" w:sz="0" w:space="0" w:color="auto"/>
        <w:right w:val="none" w:sz="0" w:space="0" w:color="auto"/>
      </w:divBdr>
    </w:div>
    <w:div w:id="106314964">
      <w:bodyDiv w:val="1"/>
      <w:marLeft w:val="0"/>
      <w:marRight w:val="0"/>
      <w:marTop w:val="0"/>
      <w:marBottom w:val="0"/>
      <w:divBdr>
        <w:top w:val="none" w:sz="0" w:space="0" w:color="auto"/>
        <w:left w:val="none" w:sz="0" w:space="0" w:color="auto"/>
        <w:bottom w:val="none" w:sz="0" w:space="0" w:color="auto"/>
        <w:right w:val="none" w:sz="0" w:space="0" w:color="auto"/>
      </w:divBdr>
    </w:div>
    <w:div w:id="106698067">
      <w:bodyDiv w:val="1"/>
      <w:marLeft w:val="0"/>
      <w:marRight w:val="0"/>
      <w:marTop w:val="0"/>
      <w:marBottom w:val="0"/>
      <w:divBdr>
        <w:top w:val="none" w:sz="0" w:space="0" w:color="auto"/>
        <w:left w:val="none" w:sz="0" w:space="0" w:color="auto"/>
        <w:bottom w:val="none" w:sz="0" w:space="0" w:color="auto"/>
        <w:right w:val="none" w:sz="0" w:space="0" w:color="auto"/>
      </w:divBdr>
    </w:div>
    <w:div w:id="107357502">
      <w:bodyDiv w:val="1"/>
      <w:marLeft w:val="0"/>
      <w:marRight w:val="0"/>
      <w:marTop w:val="0"/>
      <w:marBottom w:val="0"/>
      <w:divBdr>
        <w:top w:val="none" w:sz="0" w:space="0" w:color="auto"/>
        <w:left w:val="none" w:sz="0" w:space="0" w:color="auto"/>
        <w:bottom w:val="none" w:sz="0" w:space="0" w:color="auto"/>
        <w:right w:val="none" w:sz="0" w:space="0" w:color="auto"/>
      </w:divBdr>
    </w:div>
    <w:div w:id="107897496">
      <w:bodyDiv w:val="1"/>
      <w:marLeft w:val="0"/>
      <w:marRight w:val="0"/>
      <w:marTop w:val="0"/>
      <w:marBottom w:val="0"/>
      <w:divBdr>
        <w:top w:val="none" w:sz="0" w:space="0" w:color="auto"/>
        <w:left w:val="none" w:sz="0" w:space="0" w:color="auto"/>
        <w:bottom w:val="none" w:sz="0" w:space="0" w:color="auto"/>
        <w:right w:val="none" w:sz="0" w:space="0" w:color="auto"/>
      </w:divBdr>
    </w:div>
    <w:div w:id="108476326">
      <w:bodyDiv w:val="1"/>
      <w:marLeft w:val="0"/>
      <w:marRight w:val="0"/>
      <w:marTop w:val="0"/>
      <w:marBottom w:val="0"/>
      <w:divBdr>
        <w:top w:val="none" w:sz="0" w:space="0" w:color="auto"/>
        <w:left w:val="none" w:sz="0" w:space="0" w:color="auto"/>
        <w:bottom w:val="none" w:sz="0" w:space="0" w:color="auto"/>
        <w:right w:val="none" w:sz="0" w:space="0" w:color="auto"/>
      </w:divBdr>
    </w:div>
    <w:div w:id="109083191">
      <w:bodyDiv w:val="1"/>
      <w:marLeft w:val="0"/>
      <w:marRight w:val="0"/>
      <w:marTop w:val="0"/>
      <w:marBottom w:val="0"/>
      <w:divBdr>
        <w:top w:val="none" w:sz="0" w:space="0" w:color="auto"/>
        <w:left w:val="none" w:sz="0" w:space="0" w:color="auto"/>
        <w:bottom w:val="none" w:sz="0" w:space="0" w:color="auto"/>
        <w:right w:val="none" w:sz="0" w:space="0" w:color="auto"/>
      </w:divBdr>
    </w:div>
    <w:div w:id="109207178">
      <w:bodyDiv w:val="1"/>
      <w:marLeft w:val="0"/>
      <w:marRight w:val="0"/>
      <w:marTop w:val="0"/>
      <w:marBottom w:val="0"/>
      <w:divBdr>
        <w:top w:val="none" w:sz="0" w:space="0" w:color="auto"/>
        <w:left w:val="none" w:sz="0" w:space="0" w:color="auto"/>
        <w:bottom w:val="none" w:sz="0" w:space="0" w:color="auto"/>
        <w:right w:val="none" w:sz="0" w:space="0" w:color="auto"/>
      </w:divBdr>
    </w:div>
    <w:div w:id="110175681">
      <w:bodyDiv w:val="1"/>
      <w:marLeft w:val="0"/>
      <w:marRight w:val="0"/>
      <w:marTop w:val="0"/>
      <w:marBottom w:val="0"/>
      <w:divBdr>
        <w:top w:val="none" w:sz="0" w:space="0" w:color="auto"/>
        <w:left w:val="none" w:sz="0" w:space="0" w:color="auto"/>
        <w:bottom w:val="none" w:sz="0" w:space="0" w:color="auto"/>
        <w:right w:val="none" w:sz="0" w:space="0" w:color="auto"/>
      </w:divBdr>
    </w:div>
    <w:div w:id="110319804">
      <w:bodyDiv w:val="1"/>
      <w:marLeft w:val="0"/>
      <w:marRight w:val="0"/>
      <w:marTop w:val="0"/>
      <w:marBottom w:val="0"/>
      <w:divBdr>
        <w:top w:val="none" w:sz="0" w:space="0" w:color="auto"/>
        <w:left w:val="none" w:sz="0" w:space="0" w:color="auto"/>
        <w:bottom w:val="none" w:sz="0" w:space="0" w:color="auto"/>
        <w:right w:val="none" w:sz="0" w:space="0" w:color="auto"/>
      </w:divBdr>
    </w:div>
    <w:div w:id="110516135">
      <w:bodyDiv w:val="1"/>
      <w:marLeft w:val="0"/>
      <w:marRight w:val="0"/>
      <w:marTop w:val="0"/>
      <w:marBottom w:val="0"/>
      <w:divBdr>
        <w:top w:val="none" w:sz="0" w:space="0" w:color="auto"/>
        <w:left w:val="none" w:sz="0" w:space="0" w:color="auto"/>
        <w:bottom w:val="none" w:sz="0" w:space="0" w:color="auto"/>
        <w:right w:val="none" w:sz="0" w:space="0" w:color="auto"/>
      </w:divBdr>
    </w:div>
    <w:div w:id="110711085">
      <w:bodyDiv w:val="1"/>
      <w:marLeft w:val="0"/>
      <w:marRight w:val="0"/>
      <w:marTop w:val="0"/>
      <w:marBottom w:val="0"/>
      <w:divBdr>
        <w:top w:val="none" w:sz="0" w:space="0" w:color="auto"/>
        <w:left w:val="none" w:sz="0" w:space="0" w:color="auto"/>
        <w:bottom w:val="none" w:sz="0" w:space="0" w:color="auto"/>
        <w:right w:val="none" w:sz="0" w:space="0" w:color="auto"/>
      </w:divBdr>
    </w:div>
    <w:div w:id="110786527">
      <w:bodyDiv w:val="1"/>
      <w:marLeft w:val="0"/>
      <w:marRight w:val="0"/>
      <w:marTop w:val="0"/>
      <w:marBottom w:val="0"/>
      <w:divBdr>
        <w:top w:val="none" w:sz="0" w:space="0" w:color="auto"/>
        <w:left w:val="none" w:sz="0" w:space="0" w:color="auto"/>
        <w:bottom w:val="none" w:sz="0" w:space="0" w:color="auto"/>
        <w:right w:val="none" w:sz="0" w:space="0" w:color="auto"/>
      </w:divBdr>
    </w:div>
    <w:div w:id="111167634">
      <w:bodyDiv w:val="1"/>
      <w:marLeft w:val="0"/>
      <w:marRight w:val="0"/>
      <w:marTop w:val="0"/>
      <w:marBottom w:val="0"/>
      <w:divBdr>
        <w:top w:val="none" w:sz="0" w:space="0" w:color="auto"/>
        <w:left w:val="none" w:sz="0" w:space="0" w:color="auto"/>
        <w:bottom w:val="none" w:sz="0" w:space="0" w:color="auto"/>
        <w:right w:val="none" w:sz="0" w:space="0" w:color="auto"/>
      </w:divBdr>
    </w:div>
    <w:div w:id="111437540">
      <w:bodyDiv w:val="1"/>
      <w:marLeft w:val="0"/>
      <w:marRight w:val="0"/>
      <w:marTop w:val="0"/>
      <w:marBottom w:val="0"/>
      <w:divBdr>
        <w:top w:val="none" w:sz="0" w:space="0" w:color="auto"/>
        <w:left w:val="none" w:sz="0" w:space="0" w:color="auto"/>
        <w:bottom w:val="none" w:sz="0" w:space="0" w:color="auto"/>
        <w:right w:val="none" w:sz="0" w:space="0" w:color="auto"/>
      </w:divBdr>
    </w:div>
    <w:div w:id="112284231">
      <w:bodyDiv w:val="1"/>
      <w:marLeft w:val="0"/>
      <w:marRight w:val="0"/>
      <w:marTop w:val="0"/>
      <w:marBottom w:val="0"/>
      <w:divBdr>
        <w:top w:val="none" w:sz="0" w:space="0" w:color="auto"/>
        <w:left w:val="none" w:sz="0" w:space="0" w:color="auto"/>
        <w:bottom w:val="none" w:sz="0" w:space="0" w:color="auto"/>
        <w:right w:val="none" w:sz="0" w:space="0" w:color="auto"/>
      </w:divBdr>
    </w:div>
    <w:div w:id="112752761">
      <w:bodyDiv w:val="1"/>
      <w:marLeft w:val="0"/>
      <w:marRight w:val="0"/>
      <w:marTop w:val="0"/>
      <w:marBottom w:val="0"/>
      <w:divBdr>
        <w:top w:val="none" w:sz="0" w:space="0" w:color="auto"/>
        <w:left w:val="none" w:sz="0" w:space="0" w:color="auto"/>
        <w:bottom w:val="none" w:sz="0" w:space="0" w:color="auto"/>
        <w:right w:val="none" w:sz="0" w:space="0" w:color="auto"/>
      </w:divBdr>
    </w:div>
    <w:div w:id="113211882">
      <w:bodyDiv w:val="1"/>
      <w:marLeft w:val="0"/>
      <w:marRight w:val="0"/>
      <w:marTop w:val="0"/>
      <w:marBottom w:val="0"/>
      <w:divBdr>
        <w:top w:val="none" w:sz="0" w:space="0" w:color="auto"/>
        <w:left w:val="none" w:sz="0" w:space="0" w:color="auto"/>
        <w:bottom w:val="none" w:sz="0" w:space="0" w:color="auto"/>
        <w:right w:val="none" w:sz="0" w:space="0" w:color="auto"/>
      </w:divBdr>
    </w:div>
    <w:div w:id="113329770">
      <w:bodyDiv w:val="1"/>
      <w:marLeft w:val="0"/>
      <w:marRight w:val="0"/>
      <w:marTop w:val="0"/>
      <w:marBottom w:val="0"/>
      <w:divBdr>
        <w:top w:val="none" w:sz="0" w:space="0" w:color="auto"/>
        <w:left w:val="none" w:sz="0" w:space="0" w:color="auto"/>
        <w:bottom w:val="none" w:sz="0" w:space="0" w:color="auto"/>
        <w:right w:val="none" w:sz="0" w:space="0" w:color="auto"/>
      </w:divBdr>
    </w:div>
    <w:div w:id="114180846">
      <w:bodyDiv w:val="1"/>
      <w:marLeft w:val="0"/>
      <w:marRight w:val="0"/>
      <w:marTop w:val="0"/>
      <w:marBottom w:val="0"/>
      <w:divBdr>
        <w:top w:val="none" w:sz="0" w:space="0" w:color="auto"/>
        <w:left w:val="none" w:sz="0" w:space="0" w:color="auto"/>
        <w:bottom w:val="none" w:sz="0" w:space="0" w:color="auto"/>
        <w:right w:val="none" w:sz="0" w:space="0" w:color="auto"/>
      </w:divBdr>
    </w:div>
    <w:div w:id="114258544">
      <w:bodyDiv w:val="1"/>
      <w:marLeft w:val="0"/>
      <w:marRight w:val="0"/>
      <w:marTop w:val="0"/>
      <w:marBottom w:val="0"/>
      <w:divBdr>
        <w:top w:val="none" w:sz="0" w:space="0" w:color="auto"/>
        <w:left w:val="none" w:sz="0" w:space="0" w:color="auto"/>
        <w:bottom w:val="none" w:sz="0" w:space="0" w:color="auto"/>
        <w:right w:val="none" w:sz="0" w:space="0" w:color="auto"/>
      </w:divBdr>
    </w:div>
    <w:div w:id="114370872">
      <w:bodyDiv w:val="1"/>
      <w:marLeft w:val="0"/>
      <w:marRight w:val="0"/>
      <w:marTop w:val="0"/>
      <w:marBottom w:val="0"/>
      <w:divBdr>
        <w:top w:val="none" w:sz="0" w:space="0" w:color="auto"/>
        <w:left w:val="none" w:sz="0" w:space="0" w:color="auto"/>
        <w:bottom w:val="none" w:sz="0" w:space="0" w:color="auto"/>
        <w:right w:val="none" w:sz="0" w:space="0" w:color="auto"/>
      </w:divBdr>
    </w:div>
    <w:div w:id="114567119">
      <w:bodyDiv w:val="1"/>
      <w:marLeft w:val="0"/>
      <w:marRight w:val="0"/>
      <w:marTop w:val="0"/>
      <w:marBottom w:val="0"/>
      <w:divBdr>
        <w:top w:val="none" w:sz="0" w:space="0" w:color="auto"/>
        <w:left w:val="none" w:sz="0" w:space="0" w:color="auto"/>
        <w:bottom w:val="none" w:sz="0" w:space="0" w:color="auto"/>
        <w:right w:val="none" w:sz="0" w:space="0" w:color="auto"/>
      </w:divBdr>
    </w:div>
    <w:div w:id="116948725">
      <w:bodyDiv w:val="1"/>
      <w:marLeft w:val="0"/>
      <w:marRight w:val="0"/>
      <w:marTop w:val="0"/>
      <w:marBottom w:val="0"/>
      <w:divBdr>
        <w:top w:val="none" w:sz="0" w:space="0" w:color="auto"/>
        <w:left w:val="none" w:sz="0" w:space="0" w:color="auto"/>
        <w:bottom w:val="none" w:sz="0" w:space="0" w:color="auto"/>
        <w:right w:val="none" w:sz="0" w:space="0" w:color="auto"/>
      </w:divBdr>
    </w:div>
    <w:div w:id="117188194">
      <w:bodyDiv w:val="1"/>
      <w:marLeft w:val="0"/>
      <w:marRight w:val="0"/>
      <w:marTop w:val="0"/>
      <w:marBottom w:val="0"/>
      <w:divBdr>
        <w:top w:val="none" w:sz="0" w:space="0" w:color="auto"/>
        <w:left w:val="none" w:sz="0" w:space="0" w:color="auto"/>
        <w:bottom w:val="none" w:sz="0" w:space="0" w:color="auto"/>
        <w:right w:val="none" w:sz="0" w:space="0" w:color="auto"/>
      </w:divBdr>
    </w:div>
    <w:div w:id="120345503">
      <w:bodyDiv w:val="1"/>
      <w:marLeft w:val="0"/>
      <w:marRight w:val="0"/>
      <w:marTop w:val="0"/>
      <w:marBottom w:val="0"/>
      <w:divBdr>
        <w:top w:val="none" w:sz="0" w:space="0" w:color="auto"/>
        <w:left w:val="none" w:sz="0" w:space="0" w:color="auto"/>
        <w:bottom w:val="none" w:sz="0" w:space="0" w:color="auto"/>
        <w:right w:val="none" w:sz="0" w:space="0" w:color="auto"/>
      </w:divBdr>
    </w:div>
    <w:div w:id="120421659">
      <w:bodyDiv w:val="1"/>
      <w:marLeft w:val="0"/>
      <w:marRight w:val="0"/>
      <w:marTop w:val="0"/>
      <w:marBottom w:val="0"/>
      <w:divBdr>
        <w:top w:val="none" w:sz="0" w:space="0" w:color="auto"/>
        <w:left w:val="none" w:sz="0" w:space="0" w:color="auto"/>
        <w:bottom w:val="none" w:sz="0" w:space="0" w:color="auto"/>
        <w:right w:val="none" w:sz="0" w:space="0" w:color="auto"/>
      </w:divBdr>
    </w:div>
    <w:div w:id="120656939">
      <w:bodyDiv w:val="1"/>
      <w:marLeft w:val="0"/>
      <w:marRight w:val="0"/>
      <w:marTop w:val="0"/>
      <w:marBottom w:val="0"/>
      <w:divBdr>
        <w:top w:val="none" w:sz="0" w:space="0" w:color="auto"/>
        <w:left w:val="none" w:sz="0" w:space="0" w:color="auto"/>
        <w:bottom w:val="none" w:sz="0" w:space="0" w:color="auto"/>
        <w:right w:val="none" w:sz="0" w:space="0" w:color="auto"/>
      </w:divBdr>
    </w:div>
    <w:div w:id="121266274">
      <w:bodyDiv w:val="1"/>
      <w:marLeft w:val="0"/>
      <w:marRight w:val="0"/>
      <w:marTop w:val="0"/>
      <w:marBottom w:val="0"/>
      <w:divBdr>
        <w:top w:val="none" w:sz="0" w:space="0" w:color="auto"/>
        <w:left w:val="none" w:sz="0" w:space="0" w:color="auto"/>
        <w:bottom w:val="none" w:sz="0" w:space="0" w:color="auto"/>
        <w:right w:val="none" w:sz="0" w:space="0" w:color="auto"/>
      </w:divBdr>
    </w:div>
    <w:div w:id="121458859">
      <w:bodyDiv w:val="1"/>
      <w:marLeft w:val="0"/>
      <w:marRight w:val="0"/>
      <w:marTop w:val="0"/>
      <w:marBottom w:val="0"/>
      <w:divBdr>
        <w:top w:val="none" w:sz="0" w:space="0" w:color="auto"/>
        <w:left w:val="none" w:sz="0" w:space="0" w:color="auto"/>
        <w:bottom w:val="none" w:sz="0" w:space="0" w:color="auto"/>
        <w:right w:val="none" w:sz="0" w:space="0" w:color="auto"/>
      </w:divBdr>
    </w:div>
    <w:div w:id="121465598">
      <w:bodyDiv w:val="1"/>
      <w:marLeft w:val="0"/>
      <w:marRight w:val="0"/>
      <w:marTop w:val="0"/>
      <w:marBottom w:val="0"/>
      <w:divBdr>
        <w:top w:val="none" w:sz="0" w:space="0" w:color="auto"/>
        <w:left w:val="none" w:sz="0" w:space="0" w:color="auto"/>
        <w:bottom w:val="none" w:sz="0" w:space="0" w:color="auto"/>
        <w:right w:val="none" w:sz="0" w:space="0" w:color="auto"/>
      </w:divBdr>
    </w:div>
    <w:div w:id="122188665">
      <w:bodyDiv w:val="1"/>
      <w:marLeft w:val="0"/>
      <w:marRight w:val="0"/>
      <w:marTop w:val="0"/>
      <w:marBottom w:val="0"/>
      <w:divBdr>
        <w:top w:val="none" w:sz="0" w:space="0" w:color="auto"/>
        <w:left w:val="none" w:sz="0" w:space="0" w:color="auto"/>
        <w:bottom w:val="none" w:sz="0" w:space="0" w:color="auto"/>
        <w:right w:val="none" w:sz="0" w:space="0" w:color="auto"/>
      </w:divBdr>
    </w:div>
    <w:div w:id="122582125">
      <w:bodyDiv w:val="1"/>
      <w:marLeft w:val="0"/>
      <w:marRight w:val="0"/>
      <w:marTop w:val="0"/>
      <w:marBottom w:val="0"/>
      <w:divBdr>
        <w:top w:val="none" w:sz="0" w:space="0" w:color="auto"/>
        <w:left w:val="none" w:sz="0" w:space="0" w:color="auto"/>
        <w:bottom w:val="none" w:sz="0" w:space="0" w:color="auto"/>
        <w:right w:val="none" w:sz="0" w:space="0" w:color="auto"/>
      </w:divBdr>
    </w:div>
    <w:div w:id="122702356">
      <w:bodyDiv w:val="1"/>
      <w:marLeft w:val="0"/>
      <w:marRight w:val="0"/>
      <w:marTop w:val="0"/>
      <w:marBottom w:val="0"/>
      <w:divBdr>
        <w:top w:val="none" w:sz="0" w:space="0" w:color="auto"/>
        <w:left w:val="none" w:sz="0" w:space="0" w:color="auto"/>
        <w:bottom w:val="none" w:sz="0" w:space="0" w:color="auto"/>
        <w:right w:val="none" w:sz="0" w:space="0" w:color="auto"/>
      </w:divBdr>
    </w:div>
    <w:div w:id="123238092">
      <w:bodyDiv w:val="1"/>
      <w:marLeft w:val="0"/>
      <w:marRight w:val="0"/>
      <w:marTop w:val="0"/>
      <w:marBottom w:val="0"/>
      <w:divBdr>
        <w:top w:val="none" w:sz="0" w:space="0" w:color="auto"/>
        <w:left w:val="none" w:sz="0" w:space="0" w:color="auto"/>
        <w:bottom w:val="none" w:sz="0" w:space="0" w:color="auto"/>
        <w:right w:val="none" w:sz="0" w:space="0" w:color="auto"/>
      </w:divBdr>
    </w:div>
    <w:div w:id="123278774">
      <w:bodyDiv w:val="1"/>
      <w:marLeft w:val="0"/>
      <w:marRight w:val="0"/>
      <w:marTop w:val="0"/>
      <w:marBottom w:val="0"/>
      <w:divBdr>
        <w:top w:val="none" w:sz="0" w:space="0" w:color="auto"/>
        <w:left w:val="none" w:sz="0" w:space="0" w:color="auto"/>
        <w:bottom w:val="none" w:sz="0" w:space="0" w:color="auto"/>
        <w:right w:val="none" w:sz="0" w:space="0" w:color="auto"/>
      </w:divBdr>
    </w:div>
    <w:div w:id="123892174">
      <w:bodyDiv w:val="1"/>
      <w:marLeft w:val="0"/>
      <w:marRight w:val="0"/>
      <w:marTop w:val="0"/>
      <w:marBottom w:val="0"/>
      <w:divBdr>
        <w:top w:val="none" w:sz="0" w:space="0" w:color="auto"/>
        <w:left w:val="none" w:sz="0" w:space="0" w:color="auto"/>
        <w:bottom w:val="none" w:sz="0" w:space="0" w:color="auto"/>
        <w:right w:val="none" w:sz="0" w:space="0" w:color="auto"/>
      </w:divBdr>
    </w:div>
    <w:div w:id="124130866">
      <w:bodyDiv w:val="1"/>
      <w:marLeft w:val="0"/>
      <w:marRight w:val="0"/>
      <w:marTop w:val="0"/>
      <w:marBottom w:val="0"/>
      <w:divBdr>
        <w:top w:val="none" w:sz="0" w:space="0" w:color="auto"/>
        <w:left w:val="none" w:sz="0" w:space="0" w:color="auto"/>
        <w:bottom w:val="none" w:sz="0" w:space="0" w:color="auto"/>
        <w:right w:val="none" w:sz="0" w:space="0" w:color="auto"/>
      </w:divBdr>
    </w:div>
    <w:div w:id="124396477">
      <w:bodyDiv w:val="1"/>
      <w:marLeft w:val="0"/>
      <w:marRight w:val="0"/>
      <w:marTop w:val="0"/>
      <w:marBottom w:val="0"/>
      <w:divBdr>
        <w:top w:val="none" w:sz="0" w:space="0" w:color="auto"/>
        <w:left w:val="none" w:sz="0" w:space="0" w:color="auto"/>
        <w:bottom w:val="none" w:sz="0" w:space="0" w:color="auto"/>
        <w:right w:val="none" w:sz="0" w:space="0" w:color="auto"/>
      </w:divBdr>
    </w:div>
    <w:div w:id="125130131">
      <w:bodyDiv w:val="1"/>
      <w:marLeft w:val="0"/>
      <w:marRight w:val="0"/>
      <w:marTop w:val="0"/>
      <w:marBottom w:val="0"/>
      <w:divBdr>
        <w:top w:val="none" w:sz="0" w:space="0" w:color="auto"/>
        <w:left w:val="none" w:sz="0" w:space="0" w:color="auto"/>
        <w:bottom w:val="none" w:sz="0" w:space="0" w:color="auto"/>
        <w:right w:val="none" w:sz="0" w:space="0" w:color="auto"/>
      </w:divBdr>
    </w:div>
    <w:div w:id="125196947">
      <w:bodyDiv w:val="1"/>
      <w:marLeft w:val="0"/>
      <w:marRight w:val="0"/>
      <w:marTop w:val="0"/>
      <w:marBottom w:val="0"/>
      <w:divBdr>
        <w:top w:val="none" w:sz="0" w:space="0" w:color="auto"/>
        <w:left w:val="none" w:sz="0" w:space="0" w:color="auto"/>
        <w:bottom w:val="none" w:sz="0" w:space="0" w:color="auto"/>
        <w:right w:val="none" w:sz="0" w:space="0" w:color="auto"/>
      </w:divBdr>
    </w:div>
    <w:div w:id="125198068">
      <w:bodyDiv w:val="1"/>
      <w:marLeft w:val="0"/>
      <w:marRight w:val="0"/>
      <w:marTop w:val="0"/>
      <w:marBottom w:val="0"/>
      <w:divBdr>
        <w:top w:val="none" w:sz="0" w:space="0" w:color="auto"/>
        <w:left w:val="none" w:sz="0" w:space="0" w:color="auto"/>
        <w:bottom w:val="none" w:sz="0" w:space="0" w:color="auto"/>
        <w:right w:val="none" w:sz="0" w:space="0" w:color="auto"/>
      </w:divBdr>
    </w:div>
    <w:div w:id="125709970">
      <w:bodyDiv w:val="1"/>
      <w:marLeft w:val="0"/>
      <w:marRight w:val="0"/>
      <w:marTop w:val="0"/>
      <w:marBottom w:val="0"/>
      <w:divBdr>
        <w:top w:val="none" w:sz="0" w:space="0" w:color="auto"/>
        <w:left w:val="none" w:sz="0" w:space="0" w:color="auto"/>
        <w:bottom w:val="none" w:sz="0" w:space="0" w:color="auto"/>
        <w:right w:val="none" w:sz="0" w:space="0" w:color="auto"/>
      </w:divBdr>
    </w:div>
    <w:div w:id="126552743">
      <w:bodyDiv w:val="1"/>
      <w:marLeft w:val="0"/>
      <w:marRight w:val="0"/>
      <w:marTop w:val="0"/>
      <w:marBottom w:val="0"/>
      <w:divBdr>
        <w:top w:val="none" w:sz="0" w:space="0" w:color="auto"/>
        <w:left w:val="none" w:sz="0" w:space="0" w:color="auto"/>
        <w:bottom w:val="none" w:sz="0" w:space="0" w:color="auto"/>
        <w:right w:val="none" w:sz="0" w:space="0" w:color="auto"/>
      </w:divBdr>
    </w:div>
    <w:div w:id="126557901">
      <w:bodyDiv w:val="1"/>
      <w:marLeft w:val="0"/>
      <w:marRight w:val="0"/>
      <w:marTop w:val="0"/>
      <w:marBottom w:val="0"/>
      <w:divBdr>
        <w:top w:val="none" w:sz="0" w:space="0" w:color="auto"/>
        <w:left w:val="none" w:sz="0" w:space="0" w:color="auto"/>
        <w:bottom w:val="none" w:sz="0" w:space="0" w:color="auto"/>
        <w:right w:val="none" w:sz="0" w:space="0" w:color="auto"/>
      </w:divBdr>
    </w:div>
    <w:div w:id="126624831">
      <w:bodyDiv w:val="1"/>
      <w:marLeft w:val="0"/>
      <w:marRight w:val="0"/>
      <w:marTop w:val="0"/>
      <w:marBottom w:val="0"/>
      <w:divBdr>
        <w:top w:val="none" w:sz="0" w:space="0" w:color="auto"/>
        <w:left w:val="none" w:sz="0" w:space="0" w:color="auto"/>
        <w:bottom w:val="none" w:sz="0" w:space="0" w:color="auto"/>
        <w:right w:val="none" w:sz="0" w:space="0" w:color="auto"/>
      </w:divBdr>
    </w:div>
    <w:div w:id="126823961">
      <w:bodyDiv w:val="1"/>
      <w:marLeft w:val="0"/>
      <w:marRight w:val="0"/>
      <w:marTop w:val="0"/>
      <w:marBottom w:val="0"/>
      <w:divBdr>
        <w:top w:val="none" w:sz="0" w:space="0" w:color="auto"/>
        <w:left w:val="none" w:sz="0" w:space="0" w:color="auto"/>
        <w:bottom w:val="none" w:sz="0" w:space="0" w:color="auto"/>
        <w:right w:val="none" w:sz="0" w:space="0" w:color="auto"/>
      </w:divBdr>
    </w:div>
    <w:div w:id="128011155">
      <w:bodyDiv w:val="1"/>
      <w:marLeft w:val="0"/>
      <w:marRight w:val="0"/>
      <w:marTop w:val="0"/>
      <w:marBottom w:val="0"/>
      <w:divBdr>
        <w:top w:val="none" w:sz="0" w:space="0" w:color="auto"/>
        <w:left w:val="none" w:sz="0" w:space="0" w:color="auto"/>
        <w:bottom w:val="none" w:sz="0" w:space="0" w:color="auto"/>
        <w:right w:val="none" w:sz="0" w:space="0" w:color="auto"/>
      </w:divBdr>
    </w:div>
    <w:div w:id="129052833">
      <w:bodyDiv w:val="1"/>
      <w:marLeft w:val="0"/>
      <w:marRight w:val="0"/>
      <w:marTop w:val="0"/>
      <w:marBottom w:val="0"/>
      <w:divBdr>
        <w:top w:val="none" w:sz="0" w:space="0" w:color="auto"/>
        <w:left w:val="none" w:sz="0" w:space="0" w:color="auto"/>
        <w:bottom w:val="none" w:sz="0" w:space="0" w:color="auto"/>
        <w:right w:val="none" w:sz="0" w:space="0" w:color="auto"/>
      </w:divBdr>
    </w:div>
    <w:div w:id="129054387">
      <w:bodyDiv w:val="1"/>
      <w:marLeft w:val="0"/>
      <w:marRight w:val="0"/>
      <w:marTop w:val="0"/>
      <w:marBottom w:val="0"/>
      <w:divBdr>
        <w:top w:val="none" w:sz="0" w:space="0" w:color="auto"/>
        <w:left w:val="none" w:sz="0" w:space="0" w:color="auto"/>
        <w:bottom w:val="none" w:sz="0" w:space="0" w:color="auto"/>
        <w:right w:val="none" w:sz="0" w:space="0" w:color="auto"/>
      </w:divBdr>
    </w:div>
    <w:div w:id="129134491">
      <w:bodyDiv w:val="1"/>
      <w:marLeft w:val="0"/>
      <w:marRight w:val="0"/>
      <w:marTop w:val="0"/>
      <w:marBottom w:val="0"/>
      <w:divBdr>
        <w:top w:val="none" w:sz="0" w:space="0" w:color="auto"/>
        <w:left w:val="none" w:sz="0" w:space="0" w:color="auto"/>
        <w:bottom w:val="none" w:sz="0" w:space="0" w:color="auto"/>
        <w:right w:val="none" w:sz="0" w:space="0" w:color="auto"/>
      </w:divBdr>
    </w:div>
    <w:div w:id="129828391">
      <w:bodyDiv w:val="1"/>
      <w:marLeft w:val="0"/>
      <w:marRight w:val="0"/>
      <w:marTop w:val="0"/>
      <w:marBottom w:val="0"/>
      <w:divBdr>
        <w:top w:val="none" w:sz="0" w:space="0" w:color="auto"/>
        <w:left w:val="none" w:sz="0" w:space="0" w:color="auto"/>
        <w:bottom w:val="none" w:sz="0" w:space="0" w:color="auto"/>
        <w:right w:val="none" w:sz="0" w:space="0" w:color="auto"/>
      </w:divBdr>
    </w:div>
    <w:div w:id="131950792">
      <w:bodyDiv w:val="1"/>
      <w:marLeft w:val="0"/>
      <w:marRight w:val="0"/>
      <w:marTop w:val="0"/>
      <w:marBottom w:val="0"/>
      <w:divBdr>
        <w:top w:val="none" w:sz="0" w:space="0" w:color="auto"/>
        <w:left w:val="none" w:sz="0" w:space="0" w:color="auto"/>
        <w:bottom w:val="none" w:sz="0" w:space="0" w:color="auto"/>
        <w:right w:val="none" w:sz="0" w:space="0" w:color="auto"/>
      </w:divBdr>
    </w:div>
    <w:div w:id="133764676">
      <w:bodyDiv w:val="1"/>
      <w:marLeft w:val="0"/>
      <w:marRight w:val="0"/>
      <w:marTop w:val="0"/>
      <w:marBottom w:val="0"/>
      <w:divBdr>
        <w:top w:val="none" w:sz="0" w:space="0" w:color="auto"/>
        <w:left w:val="none" w:sz="0" w:space="0" w:color="auto"/>
        <w:bottom w:val="none" w:sz="0" w:space="0" w:color="auto"/>
        <w:right w:val="none" w:sz="0" w:space="0" w:color="auto"/>
      </w:divBdr>
    </w:div>
    <w:div w:id="134176745">
      <w:bodyDiv w:val="1"/>
      <w:marLeft w:val="0"/>
      <w:marRight w:val="0"/>
      <w:marTop w:val="0"/>
      <w:marBottom w:val="0"/>
      <w:divBdr>
        <w:top w:val="none" w:sz="0" w:space="0" w:color="auto"/>
        <w:left w:val="none" w:sz="0" w:space="0" w:color="auto"/>
        <w:bottom w:val="none" w:sz="0" w:space="0" w:color="auto"/>
        <w:right w:val="none" w:sz="0" w:space="0" w:color="auto"/>
      </w:divBdr>
    </w:div>
    <w:div w:id="134223876">
      <w:bodyDiv w:val="1"/>
      <w:marLeft w:val="0"/>
      <w:marRight w:val="0"/>
      <w:marTop w:val="0"/>
      <w:marBottom w:val="0"/>
      <w:divBdr>
        <w:top w:val="none" w:sz="0" w:space="0" w:color="auto"/>
        <w:left w:val="none" w:sz="0" w:space="0" w:color="auto"/>
        <w:bottom w:val="none" w:sz="0" w:space="0" w:color="auto"/>
        <w:right w:val="none" w:sz="0" w:space="0" w:color="auto"/>
      </w:divBdr>
    </w:div>
    <w:div w:id="134415674">
      <w:bodyDiv w:val="1"/>
      <w:marLeft w:val="0"/>
      <w:marRight w:val="0"/>
      <w:marTop w:val="0"/>
      <w:marBottom w:val="0"/>
      <w:divBdr>
        <w:top w:val="none" w:sz="0" w:space="0" w:color="auto"/>
        <w:left w:val="none" w:sz="0" w:space="0" w:color="auto"/>
        <w:bottom w:val="none" w:sz="0" w:space="0" w:color="auto"/>
        <w:right w:val="none" w:sz="0" w:space="0" w:color="auto"/>
      </w:divBdr>
    </w:div>
    <w:div w:id="135146574">
      <w:bodyDiv w:val="1"/>
      <w:marLeft w:val="0"/>
      <w:marRight w:val="0"/>
      <w:marTop w:val="0"/>
      <w:marBottom w:val="0"/>
      <w:divBdr>
        <w:top w:val="none" w:sz="0" w:space="0" w:color="auto"/>
        <w:left w:val="none" w:sz="0" w:space="0" w:color="auto"/>
        <w:bottom w:val="none" w:sz="0" w:space="0" w:color="auto"/>
        <w:right w:val="none" w:sz="0" w:space="0" w:color="auto"/>
      </w:divBdr>
    </w:div>
    <w:div w:id="135345204">
      <w:bodyDiv w:val="1"/>
      <w:marLeft w:val="0"/>
      <w:marRight w:val="0"/>
      <w:marTop w:val="0"/>
      <w:marBottom w:val="0"/>
      <w:divBdr>
        <w:top w:val="none" w:sz="0" w:space="0" w:color="auto"/>
        <w:left w:val="none" w:sz="0" w:space="0" w:color="auto"/>
        <w:bottom w:val="none" w:sz="0" w:space="0" w:color="auto"/>
        <w:right w:val="none" w:sz="0" w:space="0" w:color="auto"/>
      </w:divBdr>
    </w:div>
    <w:div w:id="136534533">
      <w:bodyDiv w:val="1"/>
      <w:marLeft w:val="0"/>
      <w:marRight w:val="0"/>
      <w:marTop w:val="0"/>
      <w:marBottom w:val="0"/>
      <w:divBdr>
        <w:top w:val="none" w:sz="0" w:space="0" w:color="auto"/>
        <w:left w:val="none" w:sz="0" w:space="0" w:color="auto"/>
        <w:bottom w:val="none" w:sz="0" w:space="0" w:color="auto"/>
        <w:right w:val="none" w:sz="0" w:space="0" w:color="auto"/>
      </w:divBdr>
    </w:div>
    <w:div w:id="137185764">
      <w:bodyDiv w:val="1"/>
      <w:marLeft w:val="0"/>
      <w:marRight w:val="0"/>
      <w:marTop w:val="0"/>
      <w:marBottom w:val="0"/>
      <w:divBdr>
        <w:top w:val="none" w:sz="0" w:space="0" w:color="auto"/>
        <w:left w:val="none" w:sz="0" w:space="0" w:color="auto"/>
        <w:bottom w:val="none" w:sz="0" w:space="0" w:color="auto"/>
        <w:right w:val="none" w:sz="0" w:space="0" w:color="auto"/>
      </w:divBdr>
    </w:div>
    <w:div w:id="137304203">
      <w:bodyDiv w:val="1"/>
      <w:marLeft w:val="0"/>
      <w:marRight w:val="0"/>
      <w:marTop w:val="0"/>
      <w:marBottom w:val="0"/>
      <w:divBdr>
        <w:top w:val="none" w:sz="0" w:space="0" w:color="auto"/>
        <w:left w:val="none" w:sz="0" w:space="0" w:color="auto"/>
        <w:bottom w:val="none" w:sz="0" w:space="0" w:color="auto"/>
        <w:right w:val="none" w:sz="0" w:space="0" w:color="auto"/>
      </w:divBdr>
    </w:div>
    <w:div w:id="137773051">
      <w:bodyDiv w:val="1"/>
      <w:marLeft w:val="0"/>
      <w:marRight w:val="0"/>
      <w:marTop w:val="0"/>
      <w:marBottom w:val="0"/>
      <w:divBdr>
        <w:top w:val="none" w:sz="0" w:space="0" w:color="auto"/>
        <w:left w:val="none" w:sz="0" w:space="0" w:color="auto"/>
        <w:bottom w:val="none" w:sz="0" w:space="0" w:color="auto"/>
        <w:right w:val="none" w:sz="0" w:space="0" w:color="auto"/>
      </w:divBdr>
    </w:div>
    <w:div w:id="138159100">
      <w:bodyDiv w:val="1"/>
      <w:marLeft w:val="0"/>
      <w:marRight w:val="0"/>
      <w:marTop w:val="0"/>
      <w:marBottom w:val="0"/>
      <w:divBdr>
        <w:top w:val="none" w:sz="0" w:space="0" w:color="auto"/>
        <w:left w:val="none" w:sz="0" w:space="0" w:color="auto"/>
        <w:bottom w:val="none" w:sz="0" w:space="0" w:color="auto"/>
        <w:right w:val="none" w:sz="0" w:space="0" w:color="auto"/>
      </w:divBdr>
    </w:div>
    <w:div w:id="138307948">
      <w:bodyDiv w:val="1"/>
      <w:marLeft w:val="0"/>
      <w:marRight w:val="0"/>
      <w:marTop w:val="0"/>
      <w:marBottom w:val="0"/>
      <w:divBdr>
        <w:top w:val="none" w:sz="0" w:space="0" w:color="auto"/>
        <w:left w:val="none" w:sz="0" w:space="0" w:color="auto"/>
        <w:bottom w:val="none" w:sz="0" w:space="0" w:color="auto"/>
        <w:right w:val="none" w:sz="0" w:space="0" w:color="auto"/>
      </w:divBdr>
    </w:div>
    <w:div w:id="138572819">
      <w:bodyDiv w:val="1"/>
      <w:marLeft w:val="0"/>
      <w:marRight w:val="0"/>
      <w:marTop w:val="0"/>
      <w:marBottom w:val="0"/>
      <w:divBdr>
        <w:top w:val="none" w:sz="0" w:space="0" w:color="auto"/>
        <w:left w:val="none" w:sz="0" w:space="0" w:color="auto"/>
        <w:bottom w:val="none" w:sz="0" w:space="0" w:color="auto"/>
        <w:right w:val="none" w:sz="0" w:space="0" w:color="auto"/>
      </w:divBdr>
    </w:div>
    <w:div w:id="138763488">
      <w:bodyDiv w:val="1"/>
      <w:marLeft w:val="0"/>
      <w:marRight w:val="0"/>
      <w:marTop w:val="0"/>
      <w:marBottom w:val="0"/>
      <w:divBdr>
        <w:top w:val="none" w:sz="0" w:space="0" w:color="auto"/>
        <w:left w:val="none" w:sz="0" w:space="0" w:color="auto"/>
        <w:bottom w:val="none" w:sz="0" w:space="0" w:color="auto"/>
        <w:right w:val="none" w:sz="0" w:space="0" w:color="auto"/>
      </w:divBdr>
    </w:div>
    <w:div w:id="139688315">
      <w:bodyDiv w:val="1"/>
      <w:marLeft w:val="0"/>
      <w:marRight w:val="0"/>
      <w:marTop w:val="0"/>
      <w:marBottom w:val="0"/>
      <w:divBdr>
        <w:top w:val="none" w:sz="0" w:space="0" w:color="auto"/>
        <w:left w:val="none" w:sz="0" w:space="0" w:color="auto"/>
        <w:bottom w:val="none" w:sz="0" w:space="0" w:color="auto"/>
        <w:right w:val="none" w:sz="0" w:space="0" w:color="auto"/>
      </w:divBdr>
    </w:div>
    <w:div w:id="139812305">
      <w:bodyDiv w:val="1"/>
      <w:marLeft w:val="0"/>
      <w:marRight w:val="0"/>
      <w:marTop w:val="0"/>
      <w:marBottom w:val="0"/>
      <w:divBdr>
        <w:top w:val="none" w:sz="0" w:space="0" w:color="auto"/>
        <w:left w:val="none" w:sz="0" w:space="0" w:color="auto"/>
        <w:bottom w:val="none" w:sz="0" w:space="0" w:color="auto"/>
        <w:right w:val="none" w:sz="0" w:space="0" w:color="auto"/>
      </w:divBdr>
    </w:div>
    <w:div w:id="140000432">
      <w:bodyDiv w:val="1"/>
      <w:marLeft w:val="0"/>
      <w:marRight w:val="0"/>
      <w:marTop w:val="0"/>
      <w:marBottom w:val="0"/>
      <w:divBdr>
        <w:top w:val="none" w:sz="0" w:space="0" w:color="auto"/>
        <w:left w:val="none" w:sz="0" w:space="0" w:color="auto"/>
        <w:bottom w:val="none" w:sz="0" w:space="0" w:color="auto"/>
        <w:right w:val="none" w:sz="0" w:space="0" w:color="auto"/>
      </w:divBdr>
    </w:div>
    <w:div w:id="140274570">
      <w:bodyDiv w:val="1"/>
      <w:marLeft w:val="0"/>
      <w:marRight w:val="0"/>
      <w:marTop w:val="0"/>
      <w:marBottom w:val="0"/>
      <w:divBdr>
        <w:top w:val="none" w:sz="0" w:space="0" w:color="auto"/>
        <w:left w:val="none" w:sz="0" w:space="0" w:color="auto"/>
        <w:bottom w:val="none" w:sz="0" w:space="0" w:color="auto"/>
        <w:right w:val="none" w:sz="0" w:space="0" w:color="auto"/>
      </w:divBdr>
    </w:div>
    <w:div w:id="142742673">
      <w:bodyDiv w:val="1"/>
      <w:marLeft w:val="0"/>
      <w:marRight w:val="0"/>
      <w:marTop w:val="0"/>
      <w:marBottom w:val="0"/>
      <w:divBdr>
        <w:top w:val="none" w:sz="0" w:space="0" w:color="auto"/>
        <w:left w:val="none" w:sz="0" w:space="0" w:color="auto"/>
        <w:bottom w:val="none" w:sz="0" w:space="0" w:color="auto"/>
        <w:right w:val="none" w:sz="0" w:space="0" w:color="auto"/>
      </w:divBdr>
    </w:div>
    <w:div w:id="142819751">
      <w:bodyDiv w:val="1"/>
      <w:marLeft w:val="0"/>
      <w:marRight w:val="0"/>
      <w:marTop w:val="0"/>
      <w:marBottom w:val="0"/>
      <w:divBdr>
        <w:top w:val="none" w:sz="0" w:space="0" w:color="auto"/>
        <w:left w:val="none" w:sz="0" w:space="0" w:color="auto"/>
        <w:bottom w:val="none" w:sz="0" w:space="0" w:color="auto"/>
        <w:right w:val="none" w:sz="0" w:space="0" w:color="auto"/>
      </w:divBdr>
    </w:div>
    <w:div w:id="143551984">
      <w:bodyDiv w:val="1"/>
      <w:marLeft w:val="0"/>
      <w:marRight w:val="0"/>
      <w:marTop w:val="0"/>
      <w:marBottom w:val="0"/>
      <w:divBdr>
        <w:top w:val="none" w:sz="0" w:space="0" w:color="auto"/>
        <w:left w:val="none" w:sz="0" w:space="0" w:color="auto"/>
        <w:bottom w:val="none" w:sz="0" w:space="0" w:color="auto"/>
        <w:right w:val="none" w:sz="0" w:space="0" w:color="auto"/>
      </w:divBdr>
    </w:div>
    <w:div w:id="143786858">
      <w:bodyDiv w:val="1"/>
      <w:marLeft w:val="0"/>
      <w:marRight w:val="0"/>
      <w:marTop w:val="0"/>
      <w:marBottom w:val="0"/>
      <w:divBdr>
        <w:top w:val="none" w:sz="0" w:space="0" w:color="auto"/>
        <w:left w:val="none" w:sz="0" w:space="0" w:color="auto"/>
        <w:bottom w:val="none" w:sz="0" w:space="0" w:color="auto"/>
        <w:right w:val="none" w:sz="0" w:space="0" w:color="auto"/>
      </w:divBdr>
    </w:div>
    <w:div w:id="144204886">
      <w:bodyDiv w:val="1"/>
      <w:marLeft w:val="0"/>
      <w:marRight w:val="0"/>
      <w:marTop w:val="0"/>
      <w:marBottom w:val="0"/>
      <w:divBdr>
        <w:top w:val="none" w:sz="0" w:space="0" w:color="auto"/>
        <w:left w:val="none" w:sz="0" w:space="0" w:color="auto"/>
        <w:bottom w:val="none" w:sz="0" w:space="0" w:color="auto"/>
        <w:right w:val="none" w:sz="0" w:space="0" w:color="auto"/>
      </w:divBdr>
    </w:div>
    <w:div w:id="144401417">
      <w:bodyDiv w:val="1"/>
      <w:marLeft w:val="0"/>
      <w:marRight w:val="0"/>
      <w:marTop w:val="0"/>
      <w:marBottom w:val="0"/>
      <w:divBdr>
        <w:top w:val="none" w:sz="0" w:space="0" w:color="auto"/>
        <w:left w:val="none" w:sz="0" w:space="0" w:color="auto"/>
        <w:bottom w:val="none" w:sz="0" w:space="0" w:color="auto"/>
        <w:right w:val="none" w:sz="0" w:space="0" w:color="auto"/>
      </w:divBdr>
    </w:div>
    <w:div w:id="144905244">
      <w:bodyDiv w:val="1"/>
      <w:marLeft w:val="0"/>
      <w:marRight w:val="0"/>
      <w:marTop w:val="0"/>
      <w:marBottom w:val="0"/>
      <w:divBdr>
        <w:top w:val="none" w:sz="0" w:space="0" w:color="auto"/>
        <w:left w:val="none" w:sz="0" w:space="0" w:color="auto"/>
        <w:bottom w:val="none" w:sz="0" w:space="0" w:color="auto"/>
        <w:right w:val="none" w:sz="0" w:space="0" w:color="auto"/>
      </w:divBdr>
    </w:div>
    <w:div w:id="145781043">
      <w:bodyDiv w:val="1"/>
      <w:marLeft w:val="0"/>
      <w:marRight w:val="0"/>
      <w:marTop w:val="0"/>
      <w:marBottom w:val="0"/>
      <w:divBdr>
        <w:top w:val="none" w:sz="0" w:space="0" w:color="auto"/>
        <w:left w:val="none" w:sz="0" w:space="0" w:color="auto"/>
        <w:bottom w:val="none" w:sz="0" w:space="0" w:color="auto"/>
        <w:right w:val="none" w:sz="0" w:space="0" w:color="auto"/>
      </w:divBdr>
    </w:div>
    <w:div w:id="145980489">
      <w:bodyDiv w:val="1"/>
      <w:marLeft w:val="0"/>
      <w:marRight w:val="0"/>
      <w:marTop w:val="0"/>
      <w:marBottom w:val="0"/>
      <w:divBdr>
        <w:top w:val="none" w:sz="0" w:space="0" w:color="auto"/>
        <w:left w:val="none" w:sz="0" w:space="0" w:color="auto"/>
        <w:bottom w:val="none" w:sz="0" w:space="0" w:color="auto"/>
        <w:right w:val="none" w:sz="0" w:space="0" w:color="auto"/>
      </w:divBdr>
    </w:div>
    <w:div w:id="146240451">
      <w:bodyDiv w:val="1"/>
      <w:marLeft w:val="0"/>
      <w:marRight w:val="0"/>
      <w:marTop w:val="0"/>
      <w:marBottom w:val="0"/>
      <w:divBdr>
        <w:top w:val="none" w:sz="0" w:space="0" w:color="auto"/>
        <w:left w:val="none" w:sz="0" w:space="0" w:color="auto"/>
        <w:bottom w:val="none" w:sz="0" w:space="0" w:color="auto"/>
        <w:right w:val="none" w:sz="0" w:space="0" w:color="auto"/>
      </w:divBdr>
    </w:div>
    <w:div w:id="146285688">
      <w:bodyDiv w:val="1"/>
      <w:marLeft w:val="0"/>
      <w:marRight w:val="0"/>
      <w:marTop w:val="0"/>
      <w:marBottom w:val="0"/>
      <w:divBdr>
        <w:top w:val="none" w:sz="0" w:space="0" w:color="auto"/>
        <w:left w:val="none" w:sz="0" w:space="0" w:color="auto"/>
        <w:bottom w:val="none" w:sz="0" w:space="0" w:color="auto"/>
        <w:right w:val="none" w:sz="0" w:space="0" w:color="auto"/>
      </w:divBdr>
    </w:div>
    <w:div w:id="149255310">
      <w:bodyDiv w:val="1"/>
      <w:marLeft w:val="0"/>
      <w:marRight w:val="0"/>
      <w:marTop w:val="0"/>
      <w:marBottom w:val="0"/>
      <w:divBdr>
        <w:top w:val="none" w:sz="0" w:space="0" w:color="auto"/>
        <w:left w:val="none" w:sz="0" w:space="0" w:color="auto"/>
        <w:bottom w:val="none" w:sz="0" w:space="0" w:color="auto"/>
        <w:right w:val="none" w:sz="0" w:space="0" w:color="auto"/>
      </w:divBdr>
    </w:div>
    <w:div w:id="150105096">
      <w:bodyDiv w:val="1"/>
      <w:marLeft w:val="0"/>
      <w:marRight w:val="0"/>
      <w:marTop w:val="0"/>
      <w:marBottom w:val="0"/>
      <w:divBdr>
        <w:top w:val="none" w:sz="0" w:space="0" w:color="auto"/>
        <w:left w:val="none" w:sz="0" w:space="0" w:color="auto"/>
        <w:bottom w:val="none" w:sz="0" w:space="0" w:color="auto"/>
        <w:right w:val="none" w:sz="0" w:space="0" w:color="auto"/>
      </w:divBdr>
    </w:div>
    <w:div w:id="150489642">
      <w:bodyDiv w:val="1"/>
      <w:marLeft w:val="0"/>
      <w:marRight w:val="0"/>
      <w:marTop w:val="0"/>
      <w:marBottom w:val="0"/>
      <w:divBdr>
        <w:top w:val="none" w:sz="0" w:space="0" w:color="auto"/>
        <w:left w:val="none" w:sz="0" w:space="0" w:color="auto"/>
        <w:bottom w:val="none" w:sz="0" w:space="0" w:color="auto"/>
        <w:right w:val="none" w:sz="0" w:space="0" w:color="auto"/>
      </w:divBdr>
    </w:div>
    <w:div w:id="151067045">
      <w:bodyDiv w:val="1"/>
      <w:marLeft w:val="0"/>
      <w:marRight w:val="0"/>
      <w:marTop w:val="0"/>
      <w:marBottom w:val="0"/>
      <w:divBdr>
        <w:top w:val="none" w:sz="0" w:space="0" w:color="auto"/>
        <w:left w:val="none" w:sz="0" w:space="0" w:color="auto"/>
        <w:bottom w:val="none" w:sz="0" w:space="0" w:color="auto"/>
        <w:right w:val="none" w:sz="0" w:space="0" w:color="auto"/>
      </w:divBdr>
    </w:div>
    <w:div w:id="151456436">
      <w:bodyDiv w:val="1"/>
      <w:marLeft w:val="0"/>
      <w:marRight w:val="0"/>
      <w:marTop w:val="0"/>
      <w:marBottom w:val="0"/>
      <w:divBdr>
        <w:top w:val="none" w:sz="0" w:space="0" w:color="auto"/>
        <w:left w:val="none" w:sz="0" w:space="0" w:color="auto"/>
        <w:bottom w:val="none" w:sz="0" w:space="0" w:color="auto"/>
        <w:right w:val="none" w:sz="0" w:space="0" w:color="auto"/>
      </w:divBdr>
    </w:div>
    <w:div w:id="152842863">
      <w:bodyDiv w:val="1"/>
      <w:marLeft w:val="0"/>
      <w:marRight w:val="0"/>
      <w:marTop w:val="0"/>
      <w:marBottom w:val="0"/>
      <w:divBdr>
        <w:top w:val="none" w:sz="0" w:space="0" w:color="auto"/>
        <w:left w:val="none" w:sz="0" w:space="0" w:color="auto"/>
        <w:bottom w:val="none" w:sz="0" w:space="0" w:color="auto"/>
        <w:right w:val="none" w:sz="0" w:space="0" w:color="auto"/>
      </w:divBdr>
    </w:div>
    <w:div w:id="152987030">
      <w:bodyDiv w:val="1"/>
      <w:marLeft w:val="0"/>
      <w:marRight w:val="0"/>
      <w:marTop w:val="0"/>
      <w:marBottom w:val="0"/>
      <w:divBdr>
        <w:top w:val="none" w:sz="0" w:space="0" w:color="auto"/>
        <w:left w:val="none" w:sz="0" w:space="0" w:color="auto"/>
        <w:bottom w:val="none" w:sz="0" w:space="0" w:color="auto"/>
        <w:right w:val="none" w:sz="0" w:space="0" w:color="auto"/>
      </w:divBdr>
    </w:div>
    <w:div w:id="153570009">
      <w:bodyDiv w:val="1"/>
      <w:marLeft w:val="0"/>
      <w:marRight w:val="0"/>
      <w:marTop w:val="0"/>
      <w:marBottom w:val="0"/>
      <w:divBdr>
        <w:top w:val="none" w:sz="0" w:space="0" w:color="auto"/>
        <w:left w:val="none" w:sz="0" w:space="0" w:color="auto"/>
        <w:bottom w:val="none" w:sz="0" w:space="0" w:color="auto"/>
        <w:right w:val="none" w:sz="0" w:space="0" w:color="auto"/>
      </w:divBdr>
    </w:div>
    <w:div w:id="153954725">
      <w:bodyDiv w:val="1"/>
      <w:marLeft w:val="0"/>
      <w:marRight w:val="0"/>
      <w:marTop w:val="0"/>
      <w:marBottom w:val="0"/>
      <w:divBdr>
        <w:top w:val="none" w:sz="0" w:space="0" w:color="auto"/>
        <w:left w:val="none" w:sz="0" w:space="0" w:color="auto"/>
        <w:bottom w:val="none" w:sz="0" w:space="0" w:color="auto"/>
        <w:right w:val="none" w:sz="0" w:space="0" w:color="auto"/>
      </w:divBdr>
    </w:div>
    <w:div w:id="154537142">
      <w:bodyDiv w:val="1"/>
      <w:marLeft w:val="0"/>
      <w:marRight w:val="0"/>
      <w:marTop w:val="0"/>
      <w:marBottom w:val="0"/>
      <w:divBdr>
        <w:top w:val="none" w:sz="0" w:space="0" w:color="auto"/>
        <w:left w:val="none" w:sz="0" w:space="0" w:color="auto"/>
        <w:bottom w:val="none" w:sz="0" w:space="0" w:color="auto"/>
        <w:right w:val="none" w:sz="0" w:space="0" w:color="auto"/>
      </w:divBdr>
    </w:div>
    <w:div w:id="155150421">
      <w:bodyDiv w:val="1"/>
      <w:marLeft w:val="0"/>
      <w:marRight w:val="0"/>
      <w:marTop w:val="0"/>
      <w:marBottom w:val="0"/>
      <w:divBdr>
        <w:top w:val="none" w:sz="0" w:space="0" w:color="auto"/>
        <w:left w:val="none" w:sz="0" w:space="0" w:color="auto"/>
        <w:bottom w:val="none" w:sz="0" w:space="0" w:color="auto"/>
        <w:right w:val="none" w:sz="0" w:space="0" w:color="auto"/>
      </w:divBdr>
    </w:div>
    <w:div w:id="155462658">
      <w:bodyDiv w:val="1"/>
      <w:marLeft w:val="0"/>
      <w:marRight w:val="0"/>
      <w:marTop w:val="0"/>
      <w:marBottom w:val="0"/>
      <w:divBdr>
        <w:top w:val="none" w:sz="0" w:space="0" w:color="auto"/>
        <w:left w:val="none" w:sz="0" w:space="0" w:color="auto"/>
        <w:bottom w:val="none" w:sz="0" w:space="0" w:color="auto"/>
        <w:right w:val="none" w:sz="0" w:space="0" w:color="auto"/>
      </w:divBdr>
    </w:div>
    <w:div w:id="156269594">
      <w:bodyDiv w:val="1"/>
      <w:marLeft w:val="0"/>
      <w:marRight w:val="0"/>
      <w:marTop w:val="0"/>
      <w:marBottom w:val="0"/>
      <w:divBdr>
        <w:top w:val="none" w:sz="0" w:space="0" w:color="auto"/>
        <w:left w:val="none" w:sz="0" w:space="0" w:color="auto"/>
        <w:bottom w:val="none" w:sz="0" w:space="0" w:color="auto"/>
        <w:right w:val="none" w:sz="0" w:space="0" w:color="auto"/>
      </w:divBdr>
    </w:div>
    <w:div w:id="156503085">
      <w:bodyDiv w:val="1"/>
      <w:marLeft w:val="0"/>
      <w:marRight w:val="0"/>
      <w:marTop w:val="0"/>
      <w:marBottom w:val="0"/>
      <w:divBdr>
        <w:top w:val="none" w:sz="0" w:space="0" w:color="auto"/>
        <w:left w:val="none" w:sz="0" w:space="0" w:color="auto"/>
        <w:bottom w:val="none" w:sz="0" w:space="0" w:color="auto"/>
        <w:right w:val="none" w:sz="0" w:space="0" w:color="auto"/>
      </w:divBdr>
    </w:div>
    <w:div w:id="156725284">
      <w:bodyDiv w:val="1"/>
      <w:marLeft w:val="0"/>
      <w:marRight w:val="0"/>
      <w:marTop w:val="0"/>
      <w:marBottom w:val="0"/>
      <w:divBdr>
        <w:top w:val="none" w:sz="0" w:space="0" w:color="auto"/>
        <w:left w:val="none" w:sz="0" w:space="0" w:color="auto"/>
        <w:bottom w:val="none" w:sz="0" w:space="0" w:color="auto"/>
        <w:right w:val="none" w:sz="0" w:space="0" w:color="auto"/>
      </w:divBdr>
    </w:div>
    <w:div w:id="156920816">
      <w:bodyDiv w:val="1"/>
      <w:marLeft w:val="0"/>
      <w:marRight w:val="0"/>
      <w:marTop w:val="0"/>
      <w:marBottom w:val="0"/>
      <w:divBdr>
        <w:top w:val="none" w:sz="0" w:space="0" w:color="auto"/>
        <w:left w:val="none" w:sz="0" w:space="0" w:color="auto"/>
        <w:bottom w:val="none" w:sz="0" w:space="0" w:color="auto"/>
        <w:right w:val="none" w:sz="0" w:space="0" w:color="auto"/>
      </w:divBdr>
    </w:div>
    <w:div w:id="157040024">
      <w:bodyDiv w:val="1"/>
      <w:marLeft w:val="0"/>
      <w:marRight w:val="0"/>
      <w:marTop w:val="0"/>
      <w:marBottom w:val="0"/>
      <w:divBdr>
        <w:top w:val="none" w:sz="0" w:space="0" w:color="auto"/>
        <w:left w:val="none" w:sz="0" w:space="0" w:color="auto"/>
        <w:bottom w:val="none" w:sz="0" w:space="0" w:color="auto"/>
        <w:right w:val="none" w:sz="0" w:space="0" w:color="auto"/>
      </w:divBdr>
    </w:div>
    <w:div w:id="157158799">
      <w:bodyDiv w:val="1"/>
      <w:marLeft w:val="0"/>
      <w:marRight w:val="0"/>
      <w:marTop w:val="0"/>
      <w:marBottom w:val="0"/>
      <w:divBdr>
        <w:top w:val="none" w:sz="0" w:space="0" w:color="auto"/>
        <w:left w:val="none" w:sz="0" w:space="0" w:color="auto"/>
        <w:bottom w:val="none" w:sz="0" w:space="0" w:color="auto"/>
        <w:right w:val="none" w:sz="0" w:space="0" w:color="auto"/>
      </w:divBdr>
    </w:div>
    <w:div w:id="158544290">
      <w:bodyDiv w:val="1"/>
      <w:marLeft w:val="0"/>
      <w:marRight w:val="0"/>
      <w:marTop w:val="0"/>
      <w:marBottom w:val="0"/>
      <w:divBdr>
        <w:top w:val="none" w:sz="0" w:space="0" w:color="auto"/>
        <w:left w:val="none" w:sz="0" w:space="0" w:color="auto"/>
        <w:bottom w:val="none" w:sz="0" w:space="0" w:color="auto"/>
        <w:right w:val="none" w:sz="0" w:space="0" w:color="auto"/>
      </w:divBdr>
    </w:div>
    <w:div w:id="159322120">
      <w:bodyDiv w:val="1"/>
      <w:marLeft w:val="0"/>
      <w:marRight w:val="0"/>
      <w:marTop w:val="0"/>
      <w:marBottom w:val="0"/>
      <w:divBdr>
        <w:top w:val="none" w:sz="0" w:space="0" w:color="auto"/>
        <w:left w:val="none" w:sz="0" w:space="0" w:color="auto"/>
        <w:bottom w:val="none" w:sz="0" w:space="0" w:color="auto"/>
        <w:right w:val="none" w:sz="0" w:space="0" w:color="auto"/>
      </w:divBdr>
    </w:div>
    <w:div w:id="159392342">
      <w:bodyDiv w:val="1"/>
      <w:marLeft w:val="0"/>
      <w:marRight w:val="0"/>
      <w:marTop w:val="0"/>
      <w:marBottom w:val="0"/>
      <w:divBdr>
        <w:top w:val="none" w:sz="0" w:space="0" w:color="auto"/>
        <w:left w:val="none" w:sz="0" w:space="0" w:color="auto"/>
        <w:bottom w:val="none" w:sz="0" w:space="0" w:color="auto"/>
        <w:right w:val="none" w:sz="0" w:space="0" w:color="auto"/>
      </w:divBdr>
    </w:div>
    <w:div w:id="159541658">
      <w:bodyDiv w:val="1"/>
      <w:marLeft w:val="0"/>
      <w:marRight w:val="0"/>
      <w:marTop w:val="0"/>
      <w:marBottom w:val="0"/>
      <w:divBdr>
        <w:top w:val="none" w:sz="0" w:space="0" w:color="auto"/>
        <w:left w:val="none" w:sz="0" w:space="0" w:color="auto"/>
        <w:bottom w:val="none" w:sz="0" w:space="0" w:color="auto"/>
        <w:right w:val="none" w:sz="0" w:space="0" w:color="auto"/>
      </w:divBdr>
    </w:div>
    <w:div w:id="160897763">
      <w:bodyDiv w:val="1"/>
      <w:marLeft w:val="0"/>
      <w:marRight w:val="0"/>
      <w:marTop w:val="0"/>
      <w:marBottom w:val="0"/>
      <w:divBdr>
        <w:top w:val="none" w:sz="0" w:space="0" w:color="auto"/>
        <w:left w:val="none" w:sz="0" w:space="0" w:color="auto"/>
        <w:bottom w:val="none" w:sz="0" w:space="0" w:color="auto"/>
        <w:right w:val="none" w:sz="0" w:space="0" w:color="auto"/>
      </w:divBdr>
    </w:div>
    <w:div w:id="160967444">
      <w:bodyDiv w:val="1"/>
      <w:marLeft w:val="0"/>
      <w:marRight w:val="0"/>
      <w:marTop w:val="0"/>
      <w:marBottom w:val="0"/>
      <w:divBdr>
        <w:top w:val="none" w:sz="0" w:space="0" w:color="auto"/>
        <w:left w:val="none" w:sz="0" w:space="0" w:color="auto"/>
        <w:bottom w:val="none" w:sz="0" w:space="0" w:color="auto"/>
        <w:right w:val="none" w:sz="0" w:space="0" w:color="auto"/>
      </w:divBdr>
    </w:div>
    <w:div w:id="161315271">
      <w:bodyDiv w:val="1"/>
      <w:marLeft w:val="0"/>
      <w:marRight w:val="0"/>
      <w:marTop w:val="0"/>
      <w:marBottom w:val="0"/>
      <w:divBdr>
        <w:top w:val="none" w:sz="0" w:space="0" w:color="auto"/>
        <w:left w:val="none" w:sz="0" w:space="0" w:color="auto"/>
        <w:bottom w:val="none" w:sz="0" w:space="0" w:color="auto"/>
        <w:right w:val="none" w:sz="0" w:space="0" w:color="auto"/>
      </w:divBdr>
    </w:div>
    <w:div w:id="161433801">
      <w:bodyDiv w:val="1"/>
      <w:marLeft w:val="0"/>
      <w:marRight w:val="0"/>
      <w:marTop w:val="0"/>
      <w:marBottom w:val="0"/>
      <w:divBdr>
        <w:top w:val="none" w:sz="0" w:space="0" w:color="auto"/>
        <w:left w:val="none" w:sz="0" w:space="0" w:color="auto"/>
        <w:bottom w:val="none" w:sz="0" w:space="0" w:color="auto"/>
        <w:right w:val="none" w:sz="0" w:space="0" w:color="auto"/>
      </w:divBdr>
    </w:div>
    <w:div w:id="163665972">
      <w:bodyDiv w:val="1"/>
      <w:marLeft w:val="0"/>
      <w:marRight w:val="0"/>
      <w:marTop w:val="0"/>
      <w:marBottom w:val="0"/>
      <w:divBdr>
        <w:top w:val="none" w:sz="0" w:space="0" w:color="auto"/>
        <w:left w:val="none" w:sz="0" w:space="0" w:color="auto"/>
        <w:bottom w:val="none" w:sz="0" w:space="0" w:color="auto"/>
        <w:right w:val="none" w:sz="0" w:space="0" w:color="auto"/>
      </w:divBdr>
    </w:div>
    <w:div w:id="164133663">
      <w:bodyDiv w:val="1"/>
      <w:marLeft w:val="0"/>
      <w:marRight w:val="0"/>
      <w:marTop w:val="0"/>
      <w:marBottom w:val="0"/>
      <w:divBdr>
        <w:top w:val="none" w:sz="0" w:space="0" w:color="auto"/>
        <w:left w:val="none" w:sz="0" w:space="0" w:color="auto"/>
        <w:bottom w:val="none" w:sz="0" w:space="0" w:color="auto"/>
        <w:right w:val="none" w:sz="0" w:space="0" w:color="auto"/>
      </w:divBdr>
    </w:div>
    <w:div w:id="165369705">
      <w:bodyDiv w:val="1"/>
      <w:marLeft w:val="0"/>
      <w:marRight w:val="0"/>
      <w:marTop w:val="0"/>
      <w:marBottom w:val="0"/>
      <w:divBdr>
        <w:top w:val="none" w:sz="0" w:space="0" w:color="auto"/>
        <w:left w:val="none" w:sz="0" w:space="0" w:color="auto"/>
        <w:bottom w:val="none" w:sz="0" w:space="0" w:color="auto"/>
        <w:right w:val="none" w:sz="0" w:space="0" w:color="auto"/>
      </w:divBdr>
    </w:div>
    <w:div w:id="165748266">
      <w:bodyDiv w:val="1"/>
      <w:marLeft w:val="0"/>
      <w:marRight w:val="0"/>
      <w:marTop w:val="0"/>
      <w:marBottom w:val="0"/>
      <w:divBdr>
        <w:top w:val="none" w:sz="0" w:space="0" w:color="auto"/>
        <w:left w:val="none" w:sz="0" w:space="0" w:color="auto"/>
        <w:bottom w:val="none" w:sz="0" w:space="0" w:color="auto"/>
        <w:right w:val="none" w:sz="0" w:space="0" w:color="auto"/>
      </w:divBdr>
    </w:div>
    <w:div w:id="165829924">
      <w:bodyDiv w:val="1"/>
      <w:marLeft w:val="0"/>
      <w:marRight w:val="0"/>
      <w:marTop w:val="0"/>
      <w:marBottom w:val="0"/>
      <w:divBdr>
        <w:top w:val="none" w:sz="0" w:space="0" w:color="auto"/>
        <w:left w:val="none" w:sz="0" w:space="0" w:color="auto"/>
        <w:bottom w:val="none" w:sz="0" w:space="0" w:color="auto"/>
        <w:right w:val="none" w:sz="0" w:space="0" w:color="auto"/>
      </w:divBdr>
    </w:div>
    <w:div w:id="166485617">
      <w:bodyDiv w:val="1"/>
      <w:marLeft w:val="0"/>
      <w:marRight w:val="0"/>
      <w:marTop w:val="0"/>
      <w:marBottom w:val="0"/>
      <w:divBdr>
        <w:top w:val="none" w:sz="0" w:space="0" w:color="auto"/>
        <w:left w:val="none" w:sz="0" w:space="0" w:color="auto"/>
        <w:bottom w:val="none" w:sz="0" w:space="0" w:color="auto"/>
        <w:right w:val="none" w:sz="0" w:space="0" w:color="auto"/>
      </w:divBdr>
    </w:div>
    <w:div w:id="166602964">
      <w:bodyDiv w:val="1"/>
      <w:marLeft w:val="0"/>
      <w:marRight w:val="0"/>
      <w:marTop w:val="0"/>
      <w:marBottom w:val="0"/>
      <w:divBdr>
        <w:top w:val="none" w:sz="0" w:space="0" w:color="auto"/>
        <w:left w:val="none" w:sz="0" w:space="0" w:color="auto"/>
        <w:bottom w:val="none" w:sz="0" w:space="0" w:color="auto"/>
        <w:right w:val="none" w:sz="0" w:space="0" w:color="auto"/>
      </w:divBdr>
    </w:div>
    <w:div w:id="167060944">
      <w:bodyDiv w:val="1"/>
      <w:marLeft w:val="0"/>
      <w:marRight w:val="0"/>
      <w:marTop w:val="0"/>
      <w:marBottom w:val="0"/>
      <w:divBdr>
        <w:top w:val="none" w:sz="0" w:space="0" w:color="auto"/>
        <w:left w:val="none" w:sz="0" w:space="0" w:color="auto"/>
        <w:bottom w:val="none" w:sz="0" w:space="0" w:color="auto"/>
        <w:right w:val="none" w:sz="0" w:space="0" w:color="auto"/>
      </w:divBdr>
    </w:div>
    <w:div w:id="167185433">
      <w:bodyDiv w:val="1"/>
      <w:marLeft w:val="0"/>
      <w:marRight w:val="0"/>
      <w:marTop w:val="0"/>
      <w:marBottom w:val="0"/>
      <w:divBdr>
        <w:top w:val="none" w:sz="0" w:space="0" w:color="auto"/>
        <w:left w:val="none" w:sz="0" w:space="0" w:color="auto"/>
        <w:bottom w:val="none" w:sz="0" w:space="0" w:color="auto"/>
        <w:right w:val="none" w:sz="0" w:space="0" w:color="auto"/>
      </w:divBdr>
    </w:div>
    <w:div w:id="168184618">
      <w:bodyDiv w:val="1"/>
      <w:marLeft w:val="0"/>
      <w:marRight w:val="0"/>
      <w:marTop w:val="0"/>
      <w:marBottom w:val="0"/>
      <w:divBdr>
        <w:top w:val="none" w:sz="0" w:space="0" w:color="auto"/>
        <w:left w:val="none" w:sz="0" w:space="0" w:color="auto"/>
        <w:bottom w:val="none" w:sz="0" w:space="0" w:color="auto"/>
        <w:right w:val="none" w:sz="0" w:space="0" w:color="auto"/>
      </w:divBdr>
    </w:div>
    <w:div w:id="170461942">
      <w:bodyDiv w:val="1"/>
      <w:marLeft w:val="0"/>
      <w:marRight w:val="0"/>
      <w:marTop w:val="0"/>
      <w:marBottom w:val="0"/>
      <w:divBdr>
        <w:top w:val="none" w:sz="0" w:space="0" w:color="auto"/>
        <w:left w:val="none" w:sz="0" w:space="0" w:color="auto"/>
        <w:bottom w:val="none" w:sz="0" w:space="0" w:color="auto"/>
        <w:right w:val="none" w:sz="0" w:space="0" w:color="auto"/>
      </w:divBdr>
    </w:div>
    <w:div w:id="171377807">
      <w:bodyDiv w:val="1"/>
      <w:marLeft w:val="0"/>
      <w:marRight w:val="0"/>
      <w:marTop w:val="0"/>
      <w:marBottom w:val="0"/>
      <w:divBdr>
        <w:top w:val="none" w:sz="0" w:space="0" w:color="auto"/>
        <w:left w:val="none" w:sz="0" w:space="0" w:color="auto"/>
        <w:bottom w:val="none" w:sz="0" w:space="0" w:color="auto"/>
        <w:right w:val="none" w:sz="0" w:space="0" w:color="auto"/>
      </w:divBdr>
    </w:div>
    <w:div w:id="171921069">
      <w:bodyDiv w:val="1"/>
      <w:marLeft w:val="0"/>
      <w:marRight w:val="0"/>
      <w:marTop w:val="0"/>
      <w:marBottom w:val="0"/>
      <w:divBdr>
        <w:top w:val="none" w:sz="0" w:space="0" w:color="auto"/>
        <w:left w:val="none" w:sz="0" w:space="0" w:color="auto"/>
        <w:bottom w:val="none" w:sz="0" w:space="0" w:color="auto"/>
        <w:right w:val="none" w:sz="0" w:space="0" w:color="auto"/>
      </w:divBdr>
    </w:div>
    <w:div w:id="174197658">
      <w:bodyDiv w:val="1"/>
      <w:marLeft w:val="0"/>
      <w:marRight w:val="0"/>
      <w:marTop w:val="0"/>
      <w:marBottom w:val="0"/>
      <w:divBdr>
        <w:top w:val="none" w:sz="0" w:space="0" w:color="auto"/>
        <w:left w:val="none" w:sz="0" w:space="0" w:color="auto"/>
        <w:bottom w:val="none" w:sz="0" w:space="0" w:color="auto"/>
        <w:right w:val="none" w:sz="0" w:space="0" w:color="auto"/>
      </w:divBdr>
    </w:div>
    <w:div w:id="174392121">
      <w:bodyDiv w:val="1"/>
      <w:marLeft w:val="0"/>
      <w:marRight w:val="0"/>
      <w:marTop w:val="0"/>
      <w:marBottom w:val="0"/>
      <w:divBdr>
        <w:top w:val="none" w:sz="0" w:space="0" w:color="auto"/>
        <w:left w:val="none" w:sz="0" w:space="0" w:color="auto"/>
        <w:bottom w:val="none" w:sz="0" w:space="0" w:color="auto"/>
        <w:right w:val="none" w:sz="0" w:space="0" w:color="auto"/>
      </w:divBdr>
    </w:div>
    <w:div w:id="174659213">
      <w:bodyDiv w:val="1"/>
      <w:marLeft w:val="0"/>
      <w:marRight w:val="0"/>
      <w:marTop w:val="0"/>
      <w:marBottom w:val="0"/>
      <w:divBdr>
        <w:top w:val="none" w:sz="0" w:space="0" w:color="auto"/>
        <w:left w:val="none" w:sz="0" w:space="0" w:color="auto"/>
        <w:bottom w:val="none" w:sz="0" w:space="0" w:color="auto"/>
        <w:right w:val="none" w:sz="0" w:space="0" w:color="auto"/>
      </w:divBdr>
    </w:div>
    <w:div w:id="175270106">
      <w:bodyDiv w:val="1"/>
      <w:marLeft w:val="0"/>
      <w:marRight w:val="0"/>
      <w:marTop w:val="0"/>
      <w:marBottom w:val="0"/>
      <w:divBdr>
        <w:top w:val="none" w:sz="0" w:space="0" w:color="auto"/>
        <w:left w:val="none" w:sz="0" w:space="0" w:color="auto"/>
        <w:bottom w:val="none" w:sz="0" w:space="0" w:color="auto"/>
        <w:right w:val="none" w:sz="0" w:space="0" w:color="auto"/>
      </w:divBdr>
    </w:div>
    <w:div w:id="175967829">
      <w:bodyDiv w:val="1"/>
      <w:marLeft w:val="0"/>
      <w:marRight w:val="0"/>
      <w:marTop w:val="0"/>
      <w:marBottom w:val="0"/>
      <w:divBdr>
        <w:top w:val="none" w:sz="0" w:space="0" w:color="auto"/>
        <w:left w:val="none" w:sz="0" w:space="0" w:color="auto"/>
        <w:bottom w:val="none" w:sz="0" w:space="0" w:color="auto"/>
        <w:right w:val="none" w:sz="0" w:space="0" w:color="auto"/>
      </w:divBdr>
    </w:div>
    <w:div w:id="176389563">
      <w:bodyDiv w:val="1"/>
      <w:marLeft w:val="0"/>
      <w:marRight w:val="0"/>
      <w:marTop w:val="0"/>
      <w:marBottom w:val="0"/>
      <w:divBdr>
        <w:top w:val="none" w:sz="0" w:space="0" w:color="auto"/>
        <w:left w:val="none" w:sz="0" w:space="0" w:color="auto"/>
        <w:bottom w:val="none" w:sz="0" w:space="0" w:color="auto"/>
        <w:right w:val="none" w:sz="0" w:space="0" w:color="auto"/>
      </w:divBdr>
    </w:div>
    <w:div w:id="178545952">
      <w:bodyDiv w:val="1"/>
      <w:marLeft w:val="0"/>
      <w:marRight w:val="0"/>
      <w:marTop w:val="0"/>
      <w:marBottom w:val="0"/>
      <w:divBdr>
        <w:top w:val="none" w:sz="0" w:space="0" w:color="auto"/>
        <w:left w:val="none" w:sz="0" w:space="0" w:color="auto"/>
        <w:bottom w:val="none" w:sz="0" w:space="0" w:color="auto"/>
        <w:right w:val="none" w:sz="0" w:space="0" w:color="auto"/>
      </w:divBdr>
    </w:div>
    <w:div w:id="178546612">
      <w:bodyDiv w:val="1"/>
      <w:marLeft w:val="0"/>
      <w:marRight w:val="0"/>
      <w:marTop w:val="0"/>
      <w:marBottom w:val="0"/>
      <w:divBdr>
        <w:top w:val="none" w:sz="0" w:space="0" w:color="auto"/>
        <w:left w:val="none" w:sz="0" w:space="0" w:color="auto"/>
        <w:bottom w:val="none" w:sz="0" w:space="0" w:color="auto"/>
        <w:right w:val="none" w:sz="0" w:space="0" w:color="auto"/>
      </w:divBdr>
    </w:div>
    <w:div w:id="179055115">
      <w:bodyDiv w:val="1"/>
      <w:marLeft w:val="0"/>
      <w:marRight w:val="0"/>
      <w:marTop w:val="0"/>
      <w:marBottom w:val="0"/>
      <w:divBdr>
        <w:top w:val="none" w:sz="0" w:space="0" w:color="auto"/>
        <w:left w:val="none" w:sz="0" w:space="0" w:color="auto"/>
        <w:bottom w:val="none" w:sz="0" w:space="0" w:color="auto"/>
        <w:right w:val="none" w:sz="0" w:space="0" w:color="auto"/>
      </w:divBdr>
    </w:div>
    <w:div w:id="179861564">
      <w:bodyDiv w:val="1"/>
      <w:marLeft w:val="0"/>
      <w:marRight w:val="0"/>
      <w:marTop w:val="0"/>
      <w:marBottom w:val="0"/>
      <w:divBdr>
        <w:top w:val="none" w:sz="0" w:space="0" w:color="auto"/>
        <w:left w:val="none" w:sz="0" w:space="0" w:color="auto"/>
        <w:bottom w:val="none" w:sz="0" w:space="0" w:color="auto"/>
        <w:right w:val="none" w:sz="0" w:space="0" w:color="auto"/>
      </w:divBdr>
    </w:div>
    <w:div w:id="180047414">
      <w:bodyDiv w:val="1"/>
      <w:marLeft w:val="0"/>
      <w:marRight w:val="0"/>
      <w:marTop w:val="0"/>
      <w:marBottom w:val="0"/>
      <w:divBdr>
        <w:top w:val="none" w:sz="0" w:space="0" w:color="auto"/>
        <w:left w:val="none" w:sz="0" w:space="0" w:color="auto"/>
        <w:bottom w:val="none" w:sz="0" w:space="0" w:color="auto"/>
        <w:right w:val="none" w:sz="0" w:space="0" w:color="auto"/>
      </w:divBdr>
    </w:div>
    <w:div w:id="181675768">
      <w:bodyDiv w:val="1"/>
      <w:marLeft w:val="0"/>
      <w:marRight w:val="0"/>
      <w:marTop w:val="0"/>
      <w:marBottom w:val="0"/>
      <w:divBdr>
        <w:top w:val="none" w:sz="0" w:space="0" w:color="auto"/>
        <w:left w:val="none" w:sz="0" w:space="0" w:color="auto"/>
        <w:bottom w:val="none" w:sz="0" w:space="0" w:color="auto"/>
        <w:right w:val="none" w:sz="0" w:space="0" w:color="auto"/>
      </w:divBdr>
    </w:div>
    <w:div w:id="182130876">
      <w:bodyDiv w:val="1"/>
      <w:marLeft w:val="0"/>
      <w:marRight w:val="0"/>
      <w:marTop w:val="0"/>
      <w:marBottom w:val="0"/>
      <w:divBdr>
        <w:top w:val="none" w:sz="0" w:space="0" w:color="auto"/>
        <w:left w:val="none" w:sz="0" w:space="0" w:color="auto"/>
        <w:bottom w:val="none" w:sz="0" w:space="0" w:color="auto"/>
        <w:right w:val="none" w:sz="0" w:space="0" w:color="auto"/>
      </w:divBdr>
    </w:div>
    <w:div w:id="182742650">
      <w:bodyDiv w:val="1"/>
      <w:marLeft w:val="0"/>
      <w:marRight w:val="0"/>
      <w:marTop w:val="0"/>
      <w:marBottom w:val="0"/>
      <w:divBdr>
        <w:top w:val="none" w:sz="0" w:space="0" w:color="auto"/>
        <w:left w:val="none" w:sz="0" w:space="0" w:color="auto"/>
        <w:bottom w:val="none" w:sz="0" w:space="0" w:color="auto"/>
        <w:right w:val="none" w:sz="0" w:space="0" w:color="auto"/>
      </w:divBdr>
    </w:div>
    <w:div w:id="183054905">
      <w:bodyDiv w:val="1"/>
      <w:marLeft w:val="0"/>
      <w:marRight w:val="0"/>
      <w:marTop w:val="0"/>
      <w:marBottom w:val="0"/>
      <w:divBdr>
        <w:top w:val="none" w:sz="0" w:space="0" w:color="auto"/>
        <w:left w:val="none" w:sz="0" w:space="0" w:color="auto"/>
        <w:bottom w:val="none" w:sz="0" w:space="0" w:color="auto"/>
        <w:right w:val="none" w:sz="0" w:space="0" w:color="auto"/>
      </w:divBdr>
    </w:div>
    <w:div w:id="183633034">
      <w:bodyDiv w:val="1"/>
      <w:marLeft w:val="0"/>
      <w:marRight w:val="0"/>
      <w:marTop w:val="0"/>
      <w:marBottom w:val="0"/>
      <w:divBdr>
        <w:top w:val="none" w:sz="0" w:space="0" w:color="auto"/>
        <w:left w:val="none" w:sz="0" w:space="0" w:color="auto"/>
        <w:bottom w:val="none" w:sz="0" w:space="0" w:color="auto"/>
        <w:right w:val="none" w:sz="0" w:space="0" w:color="auto"/>
      </w:divBdr>
    </w:div>
    <w:div w:id="183828892">
      <w:bodyDiv w:val="1"/>
      <w:marLeft w:val="0"/>
      <w:marRight w:val="0"/>
      <w:marTop w:val="0"/>
      <w:marBottom w:val="0"/>
      <w:divBdr>
        <w:top w:val="none" w:sz="0" w:space="0" w:color="auto"/>
        <w:left w:val="none" w:sz="0" w:space="0" w:color="auto"/>
        <w:bottom w:val="none" w:sz="0" w:space="0" w:color="auto"/>
        <w:right w:val="none" w:sz="0" w:space="0" w:color="auto"/>
      </w:divBdr>
    </w:div>
    <w:div w:id="184252762">
      <w:bodyDiv w:val="1"/>
      <w:marLeft w:val="0"/>
      <w:marRight w:val="0"/>
      <w:marTop w:val="0"/>
      <w:marBottom w:val="0"/>
      <w:divBdr>
        <w:top w:val="none" w:sz="0" w:space="0" w:color="auto"/>
        <w:left w:val="none" w:sz="0" w:space="0" w:color="auto"/>
        <w:bottom w:val="none" w:sz="0" w:space="0" w:color="auto"/>
        <w:right w:val="none" w:sz="0" w:space="0" w:color="auto"/>
      </w:divBdr>
    </w:div>
    <w:div w:id="184289580">
      <w:bodyDiv w:val="1"/>
      <w:marLeft w:val="0"/>
      <w:marRight w:val="0"/>
      <w:marTop w:val="0"/>
      <w:marBottom w:val="0"/>
      <w:divBdr>
        <w:top w:val="none" w:sz="0" w:space="0" w:color="auto"/>
        <w:left w:val="none" w:sz="0" w:space="0" w:color="auto"/>
        <w:bottom w:val="none" w:sz="0" w:space="0" w:color="auto"/>
        <w:right w:val="none" w:sz="0" w:space="0" w:color="auto"/>
      </w:divBdr>
    </w:div>
    <w:div w:id="185025867">
      <w:bodyDiv w:val="1"/>
      <w:marLeft w:val="0"/>
      <w:marRight w:val="0"/>
      <w:marTop w:val="0"/>
      <w:marBottom w:val="0"/>
      <w:divBdr>
        <w:top w:val="none" w:sz="0" w:space="0" w:color="auto"/>
        <w:left w:val="none" w:sz="0" w:space="0" w:color="auto"/>
        <w:bottom w:val="none" w:sz="0" w:space="0" w:color="auto"/>
        <w:right w:val="none" w:sz="0" w:space="0" w:color="auto"/>
      </w:divBdr>
    </w:div>
    <w:div w:id="185796654">
      <w:bodyDiv w:val="1"/>
      <w:marLeft w:val="0"/>
      <w:marRight w:val="0"/>
      <w:marTop w:val="0"/>
      <w:marBottom w:val="0"/>
      <w:divBdr>
        <w:top w:val="none" w:sz="0" w:space="0" w:color="auto"/>
        <w:left w:val="none" w:sz="0" w:space="0" w:color="auto"/>
        <w:bottom w:val="none" w:sz="0" w:space="0" w:color="auto"/>
        <w:right w:val="none" w:sz="0" w:space="0" w:color="auto"/>
      </w:divBdr>
    </w:div>
    <w:div w:id="187526604">
      <w:bodyDiv w:val="1"/>
      <w:marLeft w:val="0"/>
      <w:marRight w:val="0"/>
      <w:marTop w:val="0"/>
      <w:marBottom w:val="0"/>
      <w:divBdr>
        <w:top w:val="none" w:sz="0" w:space="0" w:color="auto"/>
        <w:left w:val="none" w:sz="0" w:space="0" w:color="auto"/>
        <w:bottom w:val="none" w:sz="0" w:space="0" w:color="auto"/>
        <w:right w:val="none" w:sz="0" w:space="0" w:color="auto"/>
      </w:divBdr>
    </w:div>
    <w:div w:id="187646573">
      <w:bodyDiv w:val="1"/>
      <w:marLeft w:val="0"/>
      <w:marRight w:val="0"/>
      <w:marTop w:val="0"/>
      <w:marBottom w:val="0"/>
      <w:divBdr>
        <w:top w:val="none" w:sz="0" w:space="0" w:color="auto"/>
        <w:left w:val="none" w:sz="0" w:space="0" w:color="auto"/>
        <w:bottom w:val="none" w:sz="0" w:space="0" w:color="auto"/>
        <w:right w:val="none" w:sz="0" w:space="0" w:color="auto"/>
      </w:divBdr>
    </w:div>
    <w:div w:id="189072278">
      <w:bodyDiv w:val="1"/>
      <w:marLeft w:val="0"/>
      <w:marRight w:val="0"/>
      <w:marTop w:val="0"/>
      <w:marBottom w:val="0"/>
      <w:divBdr>
        <w:top w:val="none" w:sz="0" w:space="0" w:color="auto"/>
        <w:left w:val="none" w:sz="0" w:space="0" w:color="auto"/>
        <w:bottom w:val="none" w:sz="0" w:space="0" w:color="auto"/>
        <w:right w:val="none" w:sz="0" w:space="0" w:color="auto"/>
      </w:divBdr>
    </w:div>
    <w:div w:id="189271329">
      <w:bodyDiv w:val="1"/>
      <w:marLeft w:val="0"/>
      <w:marRight w:val="0"/>
      <w:marTop w:val="0"/>
      <w:marBottom w:val="0"/>
      <w:divBdr>
        <w:top w:val="none" w:sz="0" w:space="0" w:color="auto"/>
        <w:left w:val="none" w:sz="0" w:space="0" w:color="auto"/>
        <w:bottom w:val="none" w:sz="0" w:space="0" w:color="auto"/>
        <w:right w:val="none" w:sz="0" w:space="0" w:color="auto"/>
      </w:divBdr>
    </w:div>
    <w:div w:id="189420410">
      <w:bodyDiv w:val="1"/>
      <w:marLeft w:val="0"/>
      <w:marRight w:val="0"/>
      <w:marTop w:val="0"/>
      <w:marBottom w:val="0"/>
      <w:divBdr>
        <w:top w:val="none" w:sz="0" w:space="0" w:color="auto"/>
        <w:left w:val="none" w:sz="0" w:space="0" w:color="auto"/>
        <w:bottom w:val="none" w:sz="0" w:space="0" w:color="auto"/>
        <w:right w:val="none" w:sz="0" w:space="0" w:color="auto"/>
      </w:divBdr>
    </w:div>
    <w:div w:id="190996025">
      <w:bodyDiv w:val="1"/>
      <w:marLeft w:val="0"/>
      <w:marRight w:val="0"/>
      <w:marTop w:val="0"/>
      <w:marBottom w:val="0"/>
      <w:divBdr>
        <w:top w:val="none" w:sz="0" w:space="0" w:color="auto"/>
        <w:left w:val="none" w:sz="0" w:space="0" w:color="auto"/>
        <w:bottom w:val="none" w:sz="0" w:space="0" w:color="auto"/>
        <w:right w:val="none" w:sz="0" w:space="0" w:color="auto"/>
      </w:divBdr>
    </w:div>
    <w:div w:id="192154166">
      <w:bodyDiv w:val="1"/>
      <w:marLeft w:val="0"/>
      <w:marRight w:val="0"/>
      <w:marTop w:val="0"/>
      <w:marBottom w:val="0"/>
      <w:divBdr>
        <w:top w:val="none" w:sz="0" w:space="0" w:color="auto"/>
        <w:left w:val="none" w:sz="0" w:space="0" w:color="auto"/>
        <w:bottom w:val="none" w:sz="0" w:space="0" w:color="auto"/>
        <w:right w:val="none" w:sz="0" w:space="0" w:color="auto"/>
      </w:divBdr>
    </w:div>
    <w:div w:id="192424849">
      <w:bodyDiv w:val="1"/>
      <w:marLeft w:val="0"/>
      <w:marRight w:val="0"/>
      <w:marTop w:val="0"/>
      <w:marBottom w:val="0"/>
      <w:divBdr>
        <w:top w:val="none" w:sz="0" w:space="0" w:color="auto"/>
        <w:left w:val="none" w:sz="0" w:space="0" w:color="auto"/>
        <w:bottom w:val="none" w:sz="0" w:space="0" w:color="auto"/>
        <w:right w:val="none" w:sz="0" w:space="0" w:color="auto"/>
      </w:divBdr>
    </w:div>
    <w:div w:id="194736587">
      <w:bodyDiv w:val="1"/>
      <w:marLeft w:val="0"/>
      <w:marRight w:val="0"/>
      <w:marTop w:val="0"/>
      <w:marBottom w:val="0"/>
      <w:divBdr>
        <w:top w:val="none" w:sz="0" w:space="0" w:color="auto"/>
        <w:left w:val="none" w:sz="0" w:space="0" w:color="auto"/>
        <w:bottom w:val="none" w:sz="0" w:space="0" w:color="auto"/>
        <w:right w:val="none" w:sz="0" w:space="0" w:color="auto"/>
      </w:divBdr>
    </w:div>
    <w:div w:id="194929343">
      <w:bodyDiv w:val="1"/>
      <w:marLeft w:val="0"/>
      <w:marRight w:val="0"/>
      <w:marTop w:val="0"/>
      <w:marBottom w:val="0"/>
      <w:divBdr>
        <w:top w:val="none" w:sz="0" w:space="0" w:color="auto"/>
        <w:left w:val="none" w:sz="0" w:space="0" w:color="auto"/>
        <w:bottom w:val="none" w:sz="0" w:space="0" w:color="auto"/>
        <w:right w:val="none" w:sz="0" w:space="0" w:color="auto"/>
      </w:divBdr>
    </w:div>
    <w:div w:id="195512925">
      <w:bodyDiv w:val="1"/>
      <w:marLeft w:val="0"/>
      <w:marRight w:val="0"/>
      <w:marTop w:val="0"/>
      <w:marBottom w:val="0"/>
      <w:divBdr>
        <w:top w:val="none" w:sz="0" w:space="0" w:color="auto"/>
        <w:left w:val="none" w:sz="0" w:space="0" w:color="auto"/>
        <w:bottom w:val="none" w:sz="0" w:space="0" w:color="auto"/>
        <w:right w:val="none" w:sz="0" w:space="0" w:color="auto"/>
      </w:divBdr>
    </w:div>
    <w:div w:id="195851134">
      <w:bodyDiv w:val="1"/>
      <w:marLeft w:val="0"/>
      <w:marRight w:val="0"/>
      <w:marTop w:val="0"/>
      <w:marBottom w:val="0"/>
      <w:divBdr>
        <w:top w:val="none" w:sz="0" w:space="0" w:color="auto"/>
        <w:left w:val="none" w:sz="0" w:space="0" w:color="auto"/>
        <w:bottom w:val="none" w:sz="0" w:space="0" w:color="auto"/>
        <w:right w:val="none" w:sz="0" w:space="0" w:color="auto"/>
      </w:divBdr>
      <w:divsChild>
        <w:div w:id="115948854">
          <w:marLeft w:val="0"/>
          <w:marRight w:val="0"/>
          <w:marTop w:val="0"/>
          <w:marBottom w:val="0"/>
          <w:divBdr>
            <w:top w:val="single" w:sz="2" w:space="0" w:color="D9D9E3"/>
            <w:left w:val="single" w:sz="2" w:space="0" w:color="D9D9E3"/>
            <w:bottom w:val="single" w:sz="2" w:space="0" w:color="D9D9E3"/>
            <w:right w:val="single" w:sz="2" w:space="0" w:color="D9D9E3"/>
          </w:divBdr>
          <w:divsChild>
            <w:div w:id="955793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01651">
                  <w:marLeft w:val="0"/>
                  <w:marRight w:val="0"/>
                  <w:marTop w:val="0"/>
                  <w:marBottom w:val="0"/>
                  <w:divBdr>
                    <w:top w:val="single" w:sz="2" w:space="0" w:color="D9D9E3"/>
                    <w:left w:val="single" w:sz="2" w:space="0" w:color="D9D9E3"/>
                    <w:bottom w:val="single" w:sz="2" w:space="0" w:color="D9D9E3"/>
                    <w:right w:val="single" w:sz="2" w:space="0" w:color="D9D9E3"/>
                  </w:divBdr>
                  <w:divsChild>
                    <w:div w:id="746852342">
                      <w:marLeft w:val="0"/>
                      <w:marRight w:val="0"/>
                      <w:marTop w:val="0"/>
                      <w:marBottom w:val="0"/>
                      <w:divBdr>
                        <w:top w:val="single" w:sz="2" w:space="0" w:color="D9D9E3"/>
                        <w:left w:val="single" w:sz="2" w:space="0" w:color="D9D9E3"/>
                        <w:bottom w:val="single" w:sz="2" w:space="0" w:color="D9D9E3"/>
                        <w:right w:val="single" w:sz="2" w:space="0" w:color="D9D9E3"/>
                      </w:divBdr>
                      <w:divsChild>
                        <w:div w:id="2044817904">
                          <w:marLeft w:val="0"/>
                          <w:marRight w:val="0"/>
                          <w:marTop w:val="0"/>
                          <w:marBottom w:val="0"/>
                          <w:divBdr>
                            <w:top w:val="single" w:sz="2" w:space="0" w:color="D9D9E3"/>
                            <w:left w:val="single" w:sz="2" w:space="0" w:color="D9D9E3"/>
                            <w:bottom w:val="single" w:sz="2" w:space="0" w:color="D9D9E3"/>
                            <w:right w:val="single" w:sz="2" w:space="0" w:color="D9D9E3"/>
                          </w:divBdr>
                          <w:divsChild>
                            <w:div w:id="2144038956">
                              <w:marLeft w:val="0"/>
                              <w:marRight w:val="0"/>
                              <w:marTop w:val="0"/>
                              <w:marBottom w:val="0"/>
                              <w:divBdr>
                                <w:top w:val="single" w:sz="2" w:space="0" w:color="D9D9E3"/>
                                <w:left w:val="single" w:sz="2" w:space="0" w:color="D9D9E3"/>
                                <w:bottom w:val="single" w:sz="2" w:space="0" w:color="D9D9E3"/>
                                <w:right w:val="single" w:sz="2" w:space="0" w:color="D9D9E3"/>
                              </w:divBdr>
                              <w:divsChild>
                                <w:div w:id="631177519">
                                  <w:marLeft w:val="0"/>
                                  <w:marRight w:val="0"/>
                                  <w:marTop w:val="0"/>
                                  <w:marBottom w:val="0"/>
                                  <w:divBdr>
                                    <w:top w:val="single" w:sz="2" w:space="0" w:color="D9D9E3"/>
                                    <w:left w:val="single" w:sz="2" w:space="0" w:color="D9D9E3"/>
                                    <w:bottom w:val="single" w:sz="2" w:space="0" w:color="D9D9E3"/>
                                    <w:right w:val="single" w:sz="2" w:space="0" w:color="D9D9E3"/>
                                  </w:divBdr>
                                  <w:divsChild>
                                    <w:div w:id="772212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130503">
                      <w:marLeft w:val="0"/>
                      <w:marRight w:val="0"/>
                      <w:marTop w:val="0"/>
                      <w:marBottom w:val="0"/>
                      <w:divBdr>
                        <w:top w:val="single" w:sz="2" w:space="0" w:color="D9D9E3"/>
                        <w:left w:val="single" w:sz="2" w:space="0" w:color="D9D9E3"/>
                        <w:bottom w:val="single" w:sz="2" w:space="0" w:color="D9D9E3"/>
                        <w:right w:val="single" w:sz="2" w:space="0" w:color="D9D9E3"/>
                      </w:divBdr>
                      <w:divsChild>
                        <w:div w:id="866677798">
                          <w:marLeft w:val="0"/>
                          <w:marRight w:val="0"/>
                          <w:marTop w:val="0"/>
                          <w:marBottom w:val="0"/>
                          <w:divBdr>
                            <w:top w:val="single" w:sz="2" w:space="0" w:color="D9D9E3"/>
                            <w:left w:val="single" w:sz="2" w:space="0" w:color="D9D9E3"/>
                            <w:bottom w:val="single" w:sz="2" w:space="0" w:color="D9D9E3"/>
                            <w:right w:val="single" w:sz="2" w:space="0" w:color="D9D9E3"/>
                          </w:divBdr>
                          <w:divsChild>
                            <w:div w:id="1546213293">
                              <w:marLeft w:val="0"/>
                              <w:marRight w:val="0"/>
                              <w:marTop w:val="0"/>
                              <w:marBottom w:val="0"/>
                              <w:divBdr>
                                <w:top w:val="single" w:sz="2" w:space="0" w:color="D9D9E3"/>
                                <w:left w:val="single" w:sz="2" w:space="0" w:color="D9D9E3"/>
                                <w:bottom w:val="single" w:sz="2" w:space="0" w:color="D9D9E3"/>
                                <w:right w:val="single" w:sz="2" w:space="0" w:color="D9D9E3"/>
                              </w:divBdr>
                              <w:divsChild>
                                <w:div w:id="1934052089">
                                  <w:marLeft w:val="0"/>
                                  <w:marRight w:val="0"/>
                                  <w:marTop w:val="0"/>
                                  <w:marBottom w:val="0"/>
                                  <w:divBdr>
                                    <w:top w:val="single" w:sz="2" w:space="0" w:color="D9D9E3"/>
                                    <w:left w:val="single" w:sz="2" w:space="0" w:color="D9D9E3"/>
                                    <w:bottom w:val="single" w:sz="2" w:space="0" w:color="D9D9E3"/>
                                    <w:right w:val="single" w:sz="2" w:space="0" w:color="D9D9E3"/>
                                  </w:divBdr>
                                  <w:divsChild>
                                    <w:div w:id="1973172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03693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33971618">
          <w:marLeft w:val="0"/>
          <w:marRight w:val="0"/>
          <w:marTop w:val="0"/>
          <w:marBottom w:val="0"/>
          <w:divBdr>
            <w:top w:val="single" w:sz="2" w:space="0" w:color="D9D9E3"/>
            <w:left w:val="single" w:sz="2" w:space="0" w:color="D9D9E3"/>
            <w:bottom w:val="single" w:sz="2" w:space="0" w:color="D9D9E3"/>
            <w:right w:val="single" w:sz="2" w:space="0" w:color="D9D9E3"/>
          </w:divBdr>
          <w:divsChild>
            <w:div w:id="718670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9886562">
                  <w:marLeft w:val="0"/>
                  <w:marRight w:val="0"/>
                  <w:marTop w:val="0"/>
                  <w:marBottom w:val="0"/>
                  <w:divBdr>
                    <w:top w:val="single" w:sz="2" w:space="0" w:color="D9D9E3"/>
                    <w:left w:val="single" w:sz="2" w:space="0" w:color="D9D9E3"/>
                    <w:bottom w:val="single" w:sz="2" w:space="0" w:color="D9D9E3"/>
                    <w:right w:val="single" w:sz="2" w:space="0" w:color="D9D9E3"/>
                  </w:divBdr>
                  <w:divsChild>
                    <w:div w:id="856193251">
                      <w:marLeft w:val="0"/>
                      <w:marRight w:val="0"/>
                      <w:marTop w:val="0"/>
                      <w:marBottom w:val="0"/>
                      <w:divBdr>
                        <w:top w:val="single" w:sz="2" w:space="0" w:color="D9D9E3"/>
                        <w:left w:val="single" w:sz="2" w:space="0" w:color="D9D9E3"/>
                        <w:bottom w:val="single" w:sz="2" w:space="0" w:color="D9D9E3"/>
                        <w:right w:val="single" w:sz="2" w:space="0" w:color="D9D9E3"/>
                      </w:divBdr>
                      <w:divsChild>
                        <w:div w:id="1135492338">
                          <w:marLeft w:val="0"/>
                          <w:marRight w:val="0"/>
                          <w:marTop w:val="0"/>
                          <w:marBottom w:val="0"/>
                          <w:divBdr>
                            <w:top w:val="single" w:sz="2" w:space="0" w:color="D9D9E3"/>
                            <w:left w:val="single" w:sz="2" w:space="0" w:color="D9D9E3"/>
                            <w:bottom w:val="single" w:sz="2" w:space="0" w:color="D9D9E3"/>
                            <w:right w:val="single" w:sz="2" w:space="0" w:color="D9D9E3"/>
                          </w:divBdr>
                          <w:divsChild>
                            <w:div w:id="529688848">
                              <w:marLeft w:val="0"/>
                              <w:marRight w:val="0"/>
                              <w:marTop w:val="0"/>
                              <w:marBottom w:val="0"/>
                              <w:divBdr>
                                <w:top w:val="single" w:sz="2" w:space="0" w:color="D9D9E3"/>
                                <w:left w:val="single" w:sz="2" w:space="0" w:color="D9D9E3"/>
                                <w:bottom w:val="single" w:sz="2" w:space="0" w:color="D9D9E3"/>
                                <w:right w:val="single" w:sz="2" w:space="0" w:color="D9D9E3"/>
                              </w:divBdr>
                              <w:divsChild>
                                <w:div w:id="1599555913">
                                  <w:marLeft w:val="0"/>
                                  <w:marRight w:val="0"/>
                                  <w:marTop w:val="0"/>
                                  <w:marBottom w:val="0"/>
                                  <w:divBdr>
                                    <w:top w:val="single" w:sz="2" w:space="0" w:color="D9D9E3"/>
                                    <w:left w:val="single" w:sz="2" w:space="0" w:color="D9D9E3"/>
                                    <w:bottom w:val="single" w:sz="2" w:space="0" w:color="D9D9E3"/>
                                    <w:right w:val="single" w:sz="2" w:space="0" w:color="D9D9E3"/>
                                  </w:divBdr>
                                  <w:divsChild>
                                    <w:div w:id="1116175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8724230">
                      <w:marLeft w:val="0"/>
                      <w:marRight w:val="0"/>
                      <w:marTop w:val="0"/>
                      <w:marBottom w:val="0"/>
                      <w:divBdr>
                        <w:top w:val="single" w:sz="2" w:space="0" w:color="D9D9E3"/>
                        <w:left w:val="single" w:sz="2" w:space="0" w:color="D9D9E3"/>
                        <w:bottom w:val="single" w:sz="2" w:space="0" w:color="D9D9E3"/>
                        <w:right w:val="single" w:sz="2" w:space="0" w:color="D9D9E3"/>
                      </w:divBdr>
                      <w:divsChild>
                        <w:div w:id="1054278278">
                          <w:marLeft w:val="0"/>
                          <w:marRight w:val="0"/>
                          <w:marTop w:val="0"/>
                          <w:marBottom w:val="0"/>
                          <w:divBdr>
                            <w:top w:val="single" w:sz="2" w:space="0" w:color="D9D9E3"/>
                            <w:left w:val="single" w:sz="2" w:space="0" w:color="D9D9E3"/>
                            <w:bottom w:val="single" w:sz="2" w:space="0" w:color="D9D9E3"/>
                            <w:right w:val="single" w:sz="2" w:space="0" w:color="D9D9E3"/>
                          </w:divBdr>
                        </w:div>
                        <w:div w:id="2001228741">
                          <w:marLeft w:val="0"/>
                          <w:marRight w:val="0"/>
                          <w:marTop w:val="0"/>
                          <w:marBottom w:val="0"/>
                          <w:divBdr>
                            <w:top w:val="single" w:sz="2" w:space="0" w:color="D9D9E3"/>
                            <w:left w:val="single" w:sz="2" w:space="0" w:color="D9D9E3"/>
                            <w:bottom w:val="single" w:sz="2" w:space="0" w:color="D9D9E3"/>
                            <w:right w:val="single" w:sz="2" w:space="0" w:color="D9D9E3"/>
                          </w:divBdr>
                          <w:divsChild>
                            <w:div w:id="790972681">
                              <w:marLeft w:val="0"/>
                              <w:marRight w:val="0"/>
                              <w:marTop w:val="0"/>
                              <w:marBottom w:val="0"/>
                              <w:divBdr>
                                <w:top w:val="single" w:sz="2" w:space="0" w:color="D9D9E3"/>
                                <w:left w:val="single" w:sz="2" w:space="0" w:color="D9D9E3"/>
                                <w:bottom w:val="single" w:sz="2" w:space="0" w:color="D9D9E3"/>
                                <w:right w:val="single" w:sz="2" w:space="0" w:color="D9D9E3"/>
                              </w:divBdr>
                              <w:divsChild>
                                <w:div w:id="704714261">
                                  <w:marLeft w:val="0"/>
                                  <w:marRight w:val="0"/>
                                  <w:marTop w:val="0"/>
                                  <w:marBottom w:val="0"/>
                                  <w:divBdr>
                                    <w:top w:val="single" w:sz="2" w:space="0" w:color="D9D9E3"/>
                                    <w:left w:val="single" w:sz="2" w:space="0" w:color="D9D9E3"/>
                                    <w:bottom w:val="single" w:sz="2" w:space="0" w:color="D9D9E3"/>
                                    <w:right w:val="single" w:sz="2" w:space="0" w:color="D9D9E3"/>
                                  </w:divBdr>
                                  <w:divsChild>
                                    <w:div w:id="1539658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1034431">
          <w:marLeft w:val="0"/>
          <w:marRight w:val="0"/>
          <w:marTop w:val="0"/>
          <w:marBottom w:val="0"/>
          <w:divBdr>
            <w:top w:val="single" w:sz="2" w:space="0" w:color="D9D9E3"/>
            <w:left w:val="single" w:sz="2" w:space="0" w:color="D9D9E3"/>
            <w:bottom w:val="single" w:sz="2" w:space="0" w:color="D9D9E3"/>
            <w:right w:val="single" w:sz="2" w:space="0" w:color="D9D9E3"/>
          </w:divBdr>
          <w:divsChild>
            <w:div w:id="857156">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67708">
                  <w:marLeft w:val="0"/>
                  <w:marRight w:val="0"/>
                  <w:marTop w:val="0"/>
                  <w:marBottom w:val="0"/>
                  <w:divBdr>
                    <w:top w:val="single" w:sz="2" w:space="0" w:color="D9D9E3"/>
                    <w:left w:val="single" w:sz="2" w:space="0" w:color="D9D9E3"/>
                    <w:bottom w:val="single" w:sz="2" w:space="0" w:color="D9D9E3"/>
                    <w:right w:val="single" w:sz="2" w:space="0" w:color="D9D9E3"/>
                  </w:divBdr>
                  <w:divsChild>
                    <w:div w:id="854344106">
                      <w:marLeft w:val="0"/>
                      <w:marRight w:val="0"/>
                      <w:marTop w:val="0"/>
                      <w:marBottom w:val="0"/>
                      <w:divBdr>
                        <w:top w:val="single" w:sz="2" w:space="0" w:color="D9D9E3"/>
                        <w:left w:val="single" w:sz="2" w:space="0" w:color="D9D9E3"/>
                        <w:bottom w:val="single" w:sz="2" w:space="0" w:color="D9D9E3"/>
                        <w:right w:val="single" w:sz="2" w:space="0" w:color="D9D9E3"/>
                      </w:divBdr>
                      <w:divsChild>
                        <w:div w:id="231740916">
                          <w:marLeft w:val="0"/>
                          <w:marRight w:val="0"/>
                          <w:marTop w:val="0"/>
                          <w:marBottom w:val="0"/>
                          <w:divBdr>
                            <w:top w:val="single" w:sz="2" w:space="0" w:color="D9D9E3"/>
                            <w:left w:val="single" w:sz="2" w:space="0" w:color="D9D9E3"/>
                            <w:bottom w:val="single" w:sz="2" w:space="0" w:color="D9D9E3"/>
                            <w:right w:val="single" w:sz="2" w:space="0" w:color="D9D9E3"/>
                          </w:divBdr>
                          <w:divsChild>
                            <w:div w:id="79066381">
                              <w:marLeft w:val="0"/>
                              <w:marRight w:val="0"/>
                              <w:marTop w:val="0"/>
                              <w:marBottom w:val="0"/>
                              <w:divBdr>
                                <w:top w:val="single" w:sz="2" w:space="0" w:color="D9D9E3"/>
                                <w:left w:val="single" w:sz="2" w:space="0" w:color="D9D9E3"/>
                                <w:bottom w:val="single" w:sz="2" w:space="0" w:color="D9D9E3"/>
                                <w:right w:val="single" w:sz="2" w:space="0" w:color="D9D9E3"/>
                              </w:divBdr>
                              <w:divsChild>
                                <w:div w:id="977761495">
                                  <w:marLeft w:val="0"/>
                                  <w:marRight w:val="0"/>
                                  <w:marTop w:val="0"/>
                                  <w:marBottom w:val="0"/>
                                  <w:divBdr>
                                    <w:top w:val="single" w:sz="2" w:space="0" w:color="D9D9E3"/>
                                    <w:left w:val="single" w:sz="2" w:space="0" w:color="D9D9E3"/>
                                    <w:bottom w:val="single" w:sz="2" w:space="0" w:color="D9D9E3"/>
                                    <w:right w:val="single" w:sz="2" w:space="0" w:color="D9D9E3"/>
                                  </w:divBdr>
                                  <w:divsChild>
                                    <w:div w:id="252665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47147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3364014">
                      <w:marLeft w:val="0"/>
                      <w:marRight w:val="0"/>
                      <w:marTop w:val="0"/>
                      <w:marBottom w:val="0"/>
                      <w:divBdr>
                        <w:top w:val="single" w:sz="2" w:space="0" w:color="D9D9E3"/>
                        <w:left w:val="single" w:sz="2" w:space="0" w:color="D9D9E3"/>
                        <w:bottom w:val="single" w:sz="2" w:space="0" w:color="D9D9E3"/>
                        <w:right w:val="single" w:sz="2" w:space="0" w:color="D9D9E3"/>
                      </w:divBdr>
                      <w:divsChild>
                        <w:div w:id="1722828990">
                          <w:marLeft w:val="0"/>
                          <w:marRight w:val="0"/>
                          <w:marTop w:val="0"/>
                          <w:marBottom w:val="0"/>
                          <w:divBdr>
                            <w:top w:val="single" w:sz="2" w:space="0" w:color="D9D9E3"/>
                            <w:left w:val="single" w:sz="2" w:space="0" w:color="D9D9E3"/>
                            <w:bottom w:val="single" w:sz="2" w:space="0" w:color="D9D9E3"/>
                            <w:right w:val="single" w:sz="2" w:space="0" w:color="D9D9E3"/>
                          </w:divBdr>
                          <w:divsChild>
                            <w:div w:id="259070894">
                              <w:marLeft w:val="0"/>
                              <w:marRight w:val="0"/>
                              <w:marTop w:val="0"/>
                              <w:marBottom w:val="0"/>
                              <w:divBdr>
                                <w:top w:val="single" w:sz="2" w:space="0" w:color="D9D9E3"/>
                                <w:left w:val="single" w:sz="2" w:space="0" w:color="D9D9E3"/>
                                <w:bottom w:val="single" w:sz="2" w:space="0" w:color="D9D9E3"/>
                                <w:right w:val="single" w:sz="2" w:space="0" w:color="D9D9E3"/>
                              </w:divBdr>
                              <w:divsChild>
                                <w:div w:id="796609792">
                                  <w:marLeft w:val="0"/>
                                  <w:marRight w:val="0"/>
                                  <w:marTop w:val="0"/>
                                  <w:marBottom w:val="0"/>
                                  <w:divBdr>
                                    <w:top w:val="single" w:sz="2" w:space="0" w:color="D9D9E3"/>
                                    <w:left w:val="single" w:sz="2" w:space="0" w:color="D9D9E3"/>
                                    <w:bottom w:val="single" w:sz="2" w:space="0" w:color="D9D9E3"/>
                                    <w:right w:val="single" w:sz="2" w:space="0" w:color="D9D9E3"/>
                                  </w:divBdr>
                                  <w:divsChild>
                                    <w:div w:id="1899171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7563744">
          <w:marLeft w:val="0"/>
          <w:marRight w:val="0"/>
          <w:marTop w:val="0"/>
          <w:marBottom w:val="0"/>
          <w:divBdr>
            <w:top w:val="single" w:sz="2" w:space="0" w:color="D9D9E3"/>
            <w:left w:val="single" w:sz="2" w:space="0" w:color="D9D9E3"/>
            <w:bottom w:val="single" w:sz="2" w:space="0" w:color="D9D9E3"/>
            <w:right w:val="single" w:sz="2" w:space="0" w:color="D9D9E3"/>
          </w:divBdr>
          <w:divsChild>
            <w:div w:id="2133093437">
              <w:marLeft w:val="0"/>
              <w:marRight w:val="0"/>
              <w:marTop w:val="100"/>
              <w:marBottom w:val="100"/>
              <w:divBdr>
                <w:top w:val="single" w:sz="2" w:space="0" w:color="D9D9E3"/>
                <w:left w:val="single" w:sz="2" w:space="0" w:color="D9D9E3"/>
                <w:bottom w:val="single" w:sz="2" w:space="0" w:color="D9D9E3"/>
                <w:right w:val="single" w:sz="2" w:space="0" w:color="D9D9E3"/>
              </w:divBdr>
              <w:divsChild>
                <w:div w:id="1979650599">
                  <w:marLeft w:val="0"/>
                  <w:marRight w:val="0"/>
                  <w:marTop w:val="0"/>
                  <w:marBottom w:val="0"/>
                  <w:divBdr>
                    <w:top w:val="single" w:sz="2" w:space="0" w:color="D9D9E3"/>
                    <w:left w:val="single" w:sz="2" w:space="0" w:color="D9D9E3"/>
                    <w:bottom w:val="single" w:sz="2" w:space="0" w:color="D9D9E3"/>
                    <w:right w:val="single" w:sz="2" w:space="0" w:color="D9D9E3"/>
                  </w:divBdr>
                  <w:divsChild>
                    <w:div w:id="120854698">
                      <w:marLeft w:val="0"/>
                      <w:marRight w:val="0"/>
                      <w:marTop w:val="0"/>
                      <w:marBottom w:val="0"/>
                      <w:divBdr>
                        <w:top w:val="single" w:sz="2" w:space="0" w:color="D9D9E3"/>
                        <w:left w:val="single" w:sz="2" w:space="0" w:color="D9D9E3"/>
                        <w:bottom w:val="single" w:sz="2" w:space="0" w:color="D9D9E3"/>
                        <w:right w:val="single" w:sz="2" w:space="0" w:color="D9D9E3"/>
                      </w:divBdr>
                      <w:divsChild>
                        <w:div w:id="483932297">
                          <w:marLeft w:val="0"/>
                          <w:marRight w:val="0"/>
                          <w:marTop w:val="0"/>
                          <w:marBottom w:val="0"/>
                          <w:divBdr>
                            <w:top w:val="single" w:sz="2" w:space="0" w:color="D9D9E3"/>
                            <w:left w:val="single" w:sz="2" w:space="0" w:color="D9D9E3"/>
                            <w:bottom w:val="single" w:sz="2" w:space="0" w:color="D9D9E3"/>
                            <w:right w:val="single" w:sz="2" w:space="0" w:color="D9D9E3"/>
                          </w:divBdr>
                          <w:divsChild>
                            <w:div w:id="1867256837">
                              <w:marLeft w:val="0"/>
                              <w:marRight w:val="0"/>
                              <w:marTop w:val="0"/>
                              <w:marBottom w:val="0"/>
                              <w:divBdr>
                                <w:top w:val="single" w:sz="2" w:space="0" w:color="D9D9E3"/>
                                <w:left w:val="single" w:sz="2" w:space="0" w:color="D9D9E3"/>
                                <w:bottom w:val="single" w:sz="2" w:space="0" w:color="D9D9E3"/>
                                <w:right w:val="single" w:sz="2" w:space="0" w:color="D9D9E3"/>
                              </w:divBdr>
                              <w:divsChild>
                                <w:div w:id="2143450897">
                                  <w:marLeft w:val="0"/>
                                  <w:marRight w:val="0"/>
                                  <w:marTop w:val="0"/>
                                  <w:marBottom w:val="0"/>
                                  <w:divBdr>
                                    <w:top w:val="single" w:sz="2" w:space="0" w:color="D9D9E3"/>
                                    <w:left w:val="single" w:sz="2" w:space="0" w:color="D9D9E3"/>
                                    <w:bottom w:val="single" w:sz="2" w:space="0" w:color="D9D9E3"/>
                                    <w:right w:val="single" w:sz="2" w:space="0" w:color="D9D9E3"/>
                                  </w:divBdr>
                                  <w:divsChild>
                                    <w:div w:id="1225678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841611">
                      <w:marLeft w:val="0"/>
                      <w:marRight w:val="0"/>
                      <w:marTop w:val="0"/>
                      <w:marBottom w:val="0"/>
                      <w:divBdr>
                        <w:top w:val="single" w:sz="2" w:space="0" w:color="D9D9E3"/>
                        <w:left w:val="single" w:sz="2" w:space="0" w:color="D9D9E3"/>
                        <w:bottom w:val="single" w:sz="2" w:space="0" w:color="D9D9E3"/>
                        <w:right w:val="single" w:sz="2" w:space="0" w:color="D9D9E3"/>
                      </w:divBdr>
                      <w:divsChild>
                        <w:div w:id="742990176">
                          <w:marLeft w:val="0"/>
                          <w:marRight w:val="0"/>
                          <w:marTop w:val="0"/>
                          <w:marBottom w:val="0"/>
                          <w:divBdr>
                            <w:top w:val="single" w:sz="2" w:space="0" w:color="D9D9E3"/>
                            <w:left w:val="single" w:sz="2" w:space="0" w:color="D9D9E3"/>
                            <w:bottom w:val="single" w:sz="2" w:space="0" w:color="D9D9E3"/>
                            <w:right w:val="single" w:sz="2" w:space="0" w:color="D9D9E3"/>
                          </w:divBdr>
                          <w:divsChild>
                            <w:div w:id="1134450999">
                              <w:marLeft w:val="0"/>
                              <w:marRight w:val="0"/>
                              <w:marTop w:val="0"/>
                              <w:marBottom w:val="0"/>
                              <w:divBdr>
                                <w:top w:val="single" w:sz="2" w:space="0" w:color="D9D9E3"/>
                                <w:left w:val="single" w:sz="2" w:space="0" w:color="D9D9E3"/>
                                <w:bottom w:val="single" w:sz="2" w:space="0" w:color="D9D9E3"/>
                                <w:right w:val="single" w:sz="2" w:space="0" w:color="D9D9E3"/>
                              </w:divBdr>
                              <w:divsChild>
                                <w:div w:id="408309657">
                                  <w:marLeft w:val="0"/>
                                  <w:marRight w:val="0"/>
                                  <w:marTop w:val="0"/>
                                  <w:marBottom w:val="0"/>
                                  <w:divBdr>
                                    <w:top w:val="single" w:sz="2" w:space="0" w:color="D9D9E3"/>
                                    <w:left w:val="single" w:sz="2" w:space="0" w:color="D9D9E3"/>
                                    <w:bottom w:val="single" w:sz="2" w:space="0" w:color="D9D9E3"/>
                                    <w:right w:val="single" w:sz="2" w:space="0" w:color="D9D9E3"/>
                                  </w:divBdr>
                                  <w:divsChild>
                                    <w:div w:id="554894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76560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8868987">
          <w:marLeft w:val="0"/>
          <w:marRight w:val="0"/>
          <w:marTop w:val="0"/>
          <w:marBottom w:val="0"/>
          <w:divBdr>
            <w:top w:val="single" w:sz="2" w:space="0" w:color="D9D9E3"/>
            <w:left w:val="single" w:sz="2" w:space="0" w:color="D9D9E3"/>
            <w:bottom w:val="single" w:sz="2" w:space="0" w:color="D9D9E3"/>
            <w:right w:val="single" w:sz="2" w:space="0" w:color="D9D9E3"/>
          </w:divBdr>
          <w:divsChild>
            <w:div w:id="395934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701182">
                  <w:marLeft w:val="0"/>
                  <w:marRight w:val="0"/>
                  <w:marTop w:val="0"/>
                  <w:marBottom w:val="0"/>
                  <w:divBdr>
                    <w:top w:val="single" w:sz="2" w:space="0" w:color="D9D9E3"/>
                    <w:left w:val="single" w:sz="2" w:space="0" w:color="D9D9E3"/>
                    <w:bottom w:val="single" w:sz="2" w:space="0" w:color="D9D9E3"/>
                    <w:right w:val="single" w:sz="2" w:space="0" w:color="D9D9E3"/>
                  </w:divBdr>
                  <w:divsChild>
                    <w:div w:id="1184826902">
                      <w:marLeft w:val="0"/>
                      <w:marRight w:val="0"/>
                      <w:marTop w:val="0"/>
                      <w:marBottom w:val="0"/>
                      <w:divBdr>
                        <w:top w:val="single" w:sz="2" w:space="0" w:color="D9D9E3"/>
                        <w:left w:val="single" w:sz="2" w:space="0" w:color="D9D9E3"/>
                        <w:bottom w:val="single" w:sz="2" w:space="0" w:color="D9D9E3"/>
                        <w:right w:val="single" w:sz="2" w:space="0" w:color="D9D9E3"/>
                      </w:divBdr>
                      <w:divsChild>
                        <w:div w:id="976030836">
                          <w:marLeft w:val="0"/>
                          <w:marRight w:val="0"/>
                          <w:marTop w:val="0"/>
                          <w:marBottom w:val="0"/>
                          <w:divBdr>
                            <w:top w:val="single" w:sz="2" w:space="0" w:color="D9D9E3"/>
                            <w:left w:val="single" w:sz="2" w:space="0" w:color="D9D9E3"/>
                            <w:bottom w:val="single" w:sz="2" w:space="0" w:color="D9D9E3"/>
                            <w:right w:val="single" w:sz="2" w:space="0" w:color="D9D9E3"/>
                          </w:divBdr>
                          <w:divsChild>
                            <w:div w:id="1234701861">
                              <w:marLeft w:val="0"/>
                              <w:marRight w:val="0"/>
                              <w:marTop w:val="0"/>
                              <w:marBottom w:val="0"/>
                              <w:divBdr>
                                <w:top w:val="single" w:sz="2" w:space="0" w:color="D9D9E3"/>
                                <w:left w:val="single" w:sz="2" w:space="0" w:color="D9D9E3"/>
                                <w:bottom w:val="single" w:sz="2" w:space="0" w:color="D9D9E3"/>
                                <w:right w:val="single" w:sz="2" w:space="0" w:color="D9D9E3"/>
                              </w:divBdr>
                              <w:divsChild>
                                <w:div w:id="1707756027">
                                  <w:marLeft w:val="0"/>
                                  <w:marRight w:val="0"/>
                                  <w:marTop w:val="0"/>
                                  <w:marBottom w:val="0"/>
                                  <w:divBdr>
                                    <w:top w:val="single" w:sz="2" w:space="0" w:color="D9D9E3"/>
                                    <w:left w:val="single" w:sz="2" w:space="0" w:color="D9D9E3"/>
                                    <w:bottom w:val="single" w:sz="2" w:space="0" w:color="D9D9E3"/>
                                    <w:right w:val="single" w:sz="2" w:space="0" w:color="D9D9E3"/>
                                  </w:divBdr>
                                  <w:divsChild>
                                    <w:div w:id="680133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9335665">
                      <w:marLeft w:val="0"/>
                      <w:marRight w:val="0"/>
                      <w:marTop w:val="0"/>
                      <w:marBottom w:val="0"/>
                      <w:divBdr>
                        <w:top w:val="single" w:sz="2" w:space="0" w:color="D9D9E3"/>
                        <w:left w:val="single" w:sz="2" w:space="0" w:color="D9D9E3"/>
                        <w:bottom w:val="single" w:sz="2" w:space="0" w:color="D9D9E3"/>
                        <w:right w:val="single" w:sz="2" w:space="0" w:color="D9D9E3"/>
                      </w:divBdr>
                      <w:divsChild>
                        <w:div w:id="152065263">
                          <w:marLeft w:val="0"/>
                          <w:marRight w:val="0"/>
                          <w:marTop w:val="0"/>
                          <w:marBottom w:val="0"/>
                          <w:divBdr>
                            <w:top w:val="single" w:sz="2" w:space="0" w:color="D9D9E3"/>
                            <w:left w:val="single" w:sz="2" w:space="0" w:color="D9D9E3"/>
                            <w:bottom w:val="single" w:sz="2" w:space="0" w:color="D9D9E3"/>
                            <w:right w:val="single" w:sz="2" w:space="0" w:color="D9D9E3"/>
                          </w:divBdr>
                          <w:divsChild>
                            <w:div w:id="571886968">
                              <w:marLeft w:val="0"/>
                              <w:marRight w:val="0"/>
                              <w:marTop w:val="0"/>
                              <w:marBottom w:val="0"/>
                              <w:divBdr>
                                <w:top w:val="single" w:sz="2" w:space="0" w:color="D9D9E3"/>
                                <w:left w:val="single" w:sz="2" w:space="0" w:color="D9D9E3"/>
                                <w:bottom w:val="single" w:sz="2" w:space="0" w:color="D9D9E3"/>
                                <w:right w:val="single" w:sz="2" w:space="0" w:color="D9D9E3"/>
                              </w:divBdr>
                              <w:divsChild>
                                <w:div w:id="253443190">
                                  <w:marLeft w:val="0"/>
                                  <w:marRight w:val="0"/>
                                  <w:marTop w:val="0"/>
                                  <w:marBottom w:val="0"/>
                                  <w:divBdr>
                                    <w:top w:val="single" w:sz="2" w:space="0" w:color="D9D9E3"/>
                                    <w:left w:val="single" w:sz="2" w:space="0" w:color="D9D9E3"/>
                                    <w:bottom w:val="single" w:sz="2" w:space="0" w:color="D9D9E3"/>
                                    <w:right w:val="single" w:sz="2" w:space="0" w:color="D9D9E3"/>
                                  </w:divBdr>
                                  <w:divsChild>
                                    <w:div w:id="592250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0291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4599697">
          <w:marLeft w:val="0"/>
          <w:marRight w:val="0"/>
          <w:marTop w:val="0"/>
          <w:marBottom w:val="0"/>
          <w:divBdr>
            <w:top w:val="single" w:sz="2" w:space="0" w:color="D9D9E3"/>
            <w:left w:val="single" w:sz="2" w:space="0" w:color="D9D9E3"/>
            <w:bottom w:val="single" w:sz="2" w:space="0" w:color="D9D9E3"/>
            <w:right w:val="single" w:sz="2" w:space="0" w:color="D9D9E3"/>
          </w:divBdr>
          <w:divsChild>
            <w:div w:id="1798716894">
              <w:marLeft w:val="0"/>
              <w:marRight w:val="0"/>
              <w:marTop w:val="100"/>
              <w:marBottom w:val="100"/>
              <w:divBdr>
                <w:top w:val="single" w:sz="2" w:space="0" w:color="D9D9E3"/>
                <w:left w:val="single" w:sz="2" w:space="0" w:color="D9D9E3"/>
                <w:bottom w:val="single" w:sz="2" w:space="0" w:color="D9D9E3"/>
                <w:right w:val="single" w:sz="2" w:space="0" w:color="D9D9E3"/>
              </w:divBdr>
              <w:divsChild>
                <w:div w:id="620772279">
                  <w:marLeft w:val="0"/>
                  <w:marRight w:val="0"/>
                  <w:marTop w:val="0"/>
                  <w:marBottom w:val="0"/>
                  <w:divBdr>
                    <w:top w:val="single" w:sz="2" w:space="0" w:color="D9D9E3"/>
                    <w:left w:val="single" w:sz="2" w:space="0" w:color="D9D9E3"/>
                    <w:bottom w:val="single" w:sz="2" w:space="0" w:color="D9D9E3"/>
                    <w:right w:val="single" w:sz="2" w:space="0" w:color="D9D9E3"/>
                  </w:divBdr>
                  <w:divsChild>
                    <w:div w:id="1027637113">
                      <w:marLeft w:val="0"/>
                      <w:marRight w:val="0"/>
                      <w:marTop w:val="0"/>
                      <w:marBottom w:val="0"/>
                      <w:divBdr>
                        <w:top w:val="single" w:sz="2" w:space="0" w:color="D9D9E3"/>
                        <w:left w:val="single" w:sz="2" w:space="0" w:color="D9D9E3"/>
                        <w:bottom w:val="single" w:sz="2" w:space="0" w:color="D9D9E3"/>
                        <w:right w:val="single" w:sz="2" w:space="0" w:color="D9D9E3"/>
                      </w:divBdr>
                      <w:divsChild>
                        <w:div w:id="2044742433">
                          <w:marLeft w:val="0"/>
                          <w:marRight w:val="0"/>
                          <w:marTop w:val="0"/>
                          <w:marBottom w:val="0"/>
                          <w:divBdr>
                            <w:top w:val="single" w:sz="2" w:space="0" w:color="D9D9E3"/>
                            <w:left w:val="single" w:sz="2" w:space="0" w:color="D9D9E3"/>
                            <w:bottom w:val="single" w:sz="2" w:space="0" w:color="D9D9E3"/>
                            <w:right w:val="single" w:sz="2" w:space="0" w:color="D9D9E3"/>
                          </w:divBdr>
                          <w:divsChild>
                            <w:div w:id="32507140">
                              <w:marLeft w:val="0"/>
                              <w:marRight w:val="0"/>
                              <w:marTop w:val="0"/>
                              <w:marBottom w:val="0"/>
                              <w:divBdr>
                                <w:top w:val="single" w:sz="2" w:space="0" w:color="D9D9E3"/>
                                <w:left w:val="single" w:sz="2" w:space="0" w:color="D9D9E3"/>
                                <w:bottom w:val="single" w:sz="2" w:space="0" w:color="D9D9E3"/>
                                <w:right w:val="single" w:sz="2" w:space="0" w:color="D9D9E3"/>
                              </w:divBdr>
                              <w:divsChild>
                                <w:div w:id="2068795204">
                                  <w:marLeft w:val="0"/>
                                  <w:marRight w:val="0"/>
                                  <w:marTop w:val="0"/>
                                  <w:marBottom w:val="0"/>
                                  <w:divBdr>
                                    <w:top w:val="single" w:sz="2" w:space="0" w:color="D9D9E3"/>
                                    <w:left w:val="single" w:sz="2" w:space="0" w:color="D9D9E3"/>
                                    <w:bottom w:val="single" w:sz="2" w:space="0" w:color="D9D9E3"/>
                                    <w:right w:val="single" w:sz="2" w:space="0" w:color="D9D9E3"/>
                                  </w:divBdr>
                                  <w:divsChild>
                                    <w:div w:id="595403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6832986">
                      <w:marLeft w:val="0"/>
                      <w:marRight w:val="0"/>
                      <w:marTop w:val="0"/>
                      <w:marBottom w:val="0"/>
                      <w:divBdr>
                        <w:top w:val="single" w:sz="2" w:space="0" w:color="D9D9E3"/>
                        <w:left w:val="single" w:sz="2" w:space="0" w:color="D9D9E3"/>
                        <w:bottom w:val="single" w:sz="2" w:space="0" w:color="D9D9E3"/>
                        <w:right w:val="single" w:sz="2" w:space="0" w:color="D9D9E3"/>
                      </w:divBdr>
                      <w:divsChild>
                        <w:div w:id="567692923">
                          <w:marLeft w:val="0"/>
                          <w:marRight w:val="0"/>
                          <w:marTop w:val="0"/>
                          <w:marBottom w:val="0"/>
                          <w:divBdr>
                            <w:top w:val="single" w:sz="2" w:space="0" w:color="D9D9E3"/>
                            <w:left w:val="single" w:sz="2" w:space="0" w:color="D9D9E3"/>
                            <w:bottom w:val="single" w:sz="2" w:space="0" w:color="D9D9E3"/>
                            <w:right w:val="single" w:sz="2" w:space="0" w:color="D9D9E3"/>
                          </w:divBdr>
                          <w:divsChild>
                            <w:div w:id="814222978">
                              <w:marLeft w:val="0"/>
                              <w:marRight w:val="0"/>
                              <w:marTop w:val="0"/>
                              <w:marBottom w:val="0"/>
                              <w:divBdr>
                                <w:top w:val="single" w:sz="2" w:space="0" w:color="D9D9E3"/>
                                <w:left w:val="single" w:sz="2" w:space="0" w:color="D9D9E3"/>
                                <w:bottom w:val="single" w:sz="2" w:space="0" w:color="D9D9E3"/>
                                <w:right w:val="single" w:sz="2" w:space="0" w:color="D9D9E3"/>
                              </w:divBdr>
                              <w:divsChild>
                                <w:div w:id="1131169848">
                                  <w:marLeft w:val="0"/>
                                  <w:marRight w:val="0"/>
                                  <w:marTop w:val="0"/>
                                  <w:marBottom w:val="0"/>
                                  <w:divBdr>
                                    <w:top w:val="single" w:sz="2" w:space="0" w:color="D9D9E3"/>
                                    <w:left w:val="single" w:sz="2" w:space="0" w:color="D9D9E3"/>
                                    <w:bottom w:val="single" w:sz="2" w:space="0" w:color="D9D9E3"/>
                                    <w:right w:val="single" w:sz="2" w:space="0" w:color="D9D9E3"/>
                                  </w:divBdr>
                                  <w:divsChild>
                                    <w:div w:id="1848639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38306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8574034">
          <w:marLeft w:val="0"/>
          <w:marRight w:val="0"/>
          <w:marTop w:val="0"/>
          <w:marBottom w:val="0"/>
          <w:divBdr>
            <w:top w:val="single" w:sz="2" w:space="0" w:color="D9D9E3"/>
            <w:left w:val="single" w:sz="2" w:space="0" w:color="D9D9E3"/>
            <w:bottom w:val="single" w:sz="2" w:space="0" w:color="D9D9E3"/>
            <w:right w:val="single" w:sz="2" w:space="0" w:color="D9D9E3"/>
          </w:divBdr>
          <w:divsChild>
            <w:div w:id="1526137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27022756">
                  <w:marLeft w:val="0"/>
                  <w:marRight w:val="0"/>
                  <w:marTop w:val="0"/>
                  <w:marBottom w:val="0"/>
                  <w:divBdr>
                    <w:top w:val="single" w:sz="2" w:space="0" w:color="D9D9E3"/>
                    <w:left w:val="single" w:sz="2" w:space="0" w:color="D9D9E3"/>
                    <w:bottom w:val="single" w:sz="2" w:space="0" w:color="D9D9E3"/>
                    <w:right w:val="single" w:sz="2" w:space="0" w:color="D9D9E3"/>
                  </w:divBdr>
                  <w:divsChild>
                    <w:div w:id="1748724702">
                      <w:marLeft w:val="0"/>
                      <w:marRight w:val="0"/>
                      <w:marTop w:val="0"/>
                      <w:marBottom w:val="0"/>
                      <w:divBdr>
                        <w:top w:val="single" w:sz="2" w:space="0" w:color="D9D9E3"/>
                        <w:left w:val="single" w:sz="2" w:space="0" w:color="D9D9E3"/>
                        <w:bottom w:val="single" w:sz="2" w:space="0" w:color="D9D9E3"/>
                        <w:right w:val="single" w:sz="2" w:space="0" w:color="D9D9E3"/>
                      </w:divBdr>
                      <w:divsChild>
                        <w:div w:id="1508055818">
                          <w:marLeft w:val="0"/>
                          <w:marRight w:val="0"/>
                          <w:marTop w:val="0"/>
                          <w:marBottom w:val="0"/>
                          <w:divBdr>
                            <w:top w:val="single" w:sz="2" w:space="0" w:color="D9D9E3"/>
                            <w:left w:val="single" w:sz="2" w:space="0" w:color="D9D9E3"/>
                            <w:bottom w:val="single" w:sz="2" w:space="0" w:color="D9D9E3"/>
                            <w:right w:val="single" w:sz="2" w:space="0" w:color="D9D9E3"/>
                          </w:divBdr>
                          <w:divsChild>
                            <w:div w:id="1910651093">
                              <w:marLeft w:val="0"/>
                              <w:marRight w:val="0"/>
                              <w:marTop w:val="0"/>
                              <w:marBottom w:val="0"/>
                              <w:divBdr>
                                <w:top w:val="single" w:sz="2" w:space="0" w:color="D9D9E3"/>
                                <w:left w:val="single" w:sz="2" w:space="0" w:color="D9D9E3"/>
                                <w:bottom w:val="single" w:sz="2" w:space="0" w:color="D9D9E3"/>
                                <w:right w:val="single" w:sz="2" w:space="0" w:color="D9D9E3"/>
                              </w:divBdr>
                              <w:divsChild>
                                <w:div w:id="802498669">
                                  <w:marLeft w:val="0"/>
                                  <w:marRight w:val="0"/>
                                  <w:marTop w:val="0"/>
                                  <w:marBottom w:val="0"/>
                                  <w:divBdr>
                                    <w:top w:val="single" w:sz="2" w:space="0" w:color="D9D9E3"/>
                                    <w:left w:val="single" w:sz="2" w:space="0" w:color="D9D9E3"/>
                                    <w:bottom w:val="single" w:sz="2" w:space="0" w:color="D9D9E3"/>
                                    <w:right w:val="single" w:sz="2" w:space="0" w:color="D9D9E3"/>
                                  </w:divBdr>
                                  <w:divsChild>
                                    <w:div w:id="968319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146966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55748467">
                      <w:marLeft w:val="0"/>
                      <w:marRight w:val="0"/>
                      <w:marTop w:val="0"/>
                      <w:marBottom w:val="0"/>
                      <w:divBdr>
                        <w:top w:val="single" w:sz="2" w:space="0" w:color="D9D9E3"/>
                        <w:left w:val="single" w:sz="2" w:space="0" w:color="D9D9E3"/>
                        <w:bottom w:val="single" w:sz="2" w:space="0" w:color="D9D9E3"/>
                        <w:right w:val="single" w:sz="2" w:space="0" w:color="D9D9E3"/>
                      </w:divBdr>
                      <w:divsChild>
                        <w:div w:id="1181508978">
                          <w:marLeft w:val="0"/>
                          <w:marRight w:val="0"/>
                          <w:marTop w:val="0"/>
                          <w:marBottom w:val="0"/>
                          <w:divBdr>
                            <w:top w:val="single" w:sz="2" w:space="0" w:color="D9D9E3"/>
                            <w:left w:val="single" w:sz="2" w:space="0" w:color="D9D9E3"/>
                            <w:bottom w:val="single" w:sz="2" w:space="0" w:color="D9D9E3"/>
                            <w:right w:val="single" w:sz="2" w:space="0" w:color="D9D9E3"/>
                          </w:divBdr>
                          <w:divsChild>
                            <w:div w:id="1245991443">
                              <w:marLeft w:val="0"/>
                              <w:marRight w:val="0"/>
                              <w:marTop w:val="0"/>
                              <w:marBottom w:val="0"/>
                              <w:divBdr>
                                <w:top w:val="single" w:sz="2" w:space="0" w:color="D9D9E3"/>
                                <w:left w:val="single" w:sz="2" w:space="0" w:color="D9D9E3"/>
                                <w:bottom w:val="single" w:sz="2" w:space="0" w:color="D9D9E3"/>
                                <w:right w:val="single" w:sz="2" w:space="0" w:color="D9D9E3"/>
                              </w:divBdr>
                              <w:divsChild>
                                <w:div w:id="1720009504">
                                  <w:marLeft w:val="0"/>
                                  <w:marRight w:val="0"/>
                                  <w:marTop w:val="0"/>
                                  <w:marBottom w:val="0"/>
                                  <w:divBdr>
                                    <w:top w:val="single" w:sz="2" w:space="0" w:color="D9D9E3"/>
                                    <w:left w:val="single" w:sz="2" w:space="0" w:color="D9D9E3"/>
                                    <w:bottom w:val="single" w:sz="2" w:space="0" w:color="D9D9E3"/>
                                    <w:right w:val="single" w:sz="2" w:space="0" w:color="D9D9E3"/>
                                  </w:divBdr>
                                  <w:divsChild>
                                    <w:div w:id="1517188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5271763">
          <w:marLeft w:val="0"/>
          <w:marRight w:val="0"/>
          <w:marTop w:val="0"/>
          <w:marBottom w:val="0"/>
          <w:divBdr>
            <w:top w:val="single" w:sz="2" w:space="0" w:color="D9D9E3"/>
            <w:left w:val="single" w:sz="2" w:space="0" w:color="D9D9E3"/>
            <w:bottom w:val="single" w:sz="2" w:space="0" w:color="D9D9E3"/>
            <w:right w:val="single" w:sz="2" w:space="0" w:color="D9D9E3"/>
          </w:divBdr>
          <w:divsChild>
            <w:div w:id="199625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607081187">
                  <w:marLeft w:val="0"/>
                  <w:marRight w:val="0"/>
                  <w:marTop w:val="0"/>
                  <w:marBottom w:val="0"/>
                  <w:divBdr>
                    <w:top w:val="single" w:sz="2" w:space="0" w:color="D9D9E3"/>
                    <w:left w:val="single" w:sz="2" w:space="0" w:color="D9D9E3"/>
                    <w:bottom w:val="single" w:sz="2" w:space="0" w:color="D9D9E3"/>
                    <w:right w:val="single" w:sz="2" w:space="0" w:color="D9D9E3"/>
                  </w:divBdr>
                  <w:divsChild>
                    <w:div w:id="1038891106">
                      <w:marLeft w:val="0"/>
                      <w:marRight w:val="0"/>
                      <w:marTop w:val="0"/>
                      <w:marBottom w:val="0"/>
                      <w:divBdr>
                        <w:top w:val="single" w:sz="2" w:space="0" w:color="D9D9E3"/>
                        <w:left w:val="single" w:sz="2" w:space="0" w:color="D9D9E3"/>
                        <w:bottom w:val="single" w:sz="2" w:space="0" w:color="D9D9E3"/>
                        <w:right w:val="single" w:sz="2" w:space="0" w:color="D9D9E3"/>
                      </w:divBdr>
                      <w:divsChild>
                        <w:div w:id="540244672">
                          <w:marLeft w:val="0"/>
                          <w:marRight w:val="0"/>
                          <w:marTop w:val="0"/>
                          <w:marBottom w:val="0"/>
                          <w:divBdr>
                            <w:top w:val="single" w:sz="2" w:space="0" w:color="D9D9E3"/>
                            <w:left w:val="single" w:sz="2" w:space="0" w:color="D9D9E3"/>
                            <w:bottom w:val="single" w:sz="2" w:space="0" w:color="D9D9E3"/>
                            <w:right w:val="single" w:sz="2" w:space="0" w:color="D9D9E3"/>
                          </w:divBdr>
                          <w:divsChild>
                            <w:div w:id="225410248">
                              <w:marLeft w:val="0"/>
                              <w:marRight w:val="0"/>
                              <w:marTop w:val="0"/>
                              <w:marBottom w:val="0"/>
                              <w:divBdr>
                                <w:top w:val="single" w:sz="2" w:space="0" w:color="D9D9E3"/>
                                <w:left w:val="single" w:sz="2" w:space="0" w:color="D9D9E3"/>
                                <w:bottom w:val="single" w:sz="2" w:space="0" w:color="D9D9E3"/>
                                <w:right w:val="single" w:sz="2" w:space="0" w:color="D9D9E3"/>
                              </w:divBdr>
                              <w:divsChild>
                                <w:div w:id="497305679">
                                  <w:marLeft w:val="0"/>
                                  <w:marRight w:val="0"/>
                                  <w:marTop w:val="0"/>
                                  <w:marBottom w:val="0"/>
                                  <w:divBdr>
                                    <w:top w:val="single" w:sz="2" w:space="0" w:color="D9D9E3"/>
                                    <w:left w:val="single" w:sz="2" w:space="0" w:color="D9D9E3"/>
                                    <w:bottom w:val="single" w:sz="2" w:space="0" w:color="D9D9E3"/>
                                    <w:right w:val="single" w:sz="2" w:space="0" w:color="D9D9E3"/>
                                  </w:divBdr>
                                  <w:divsChild>
                                    <w:div w:id="632058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3400112">
                      <w:marLeft w:val="0"/>
                      <w:marRight w:val="0"/>
                      <w:marTop w:val="0"/>
                      <w:marBottom w:val="0"/>
                      <w:divBdr>
                        <w:top w:val="single" w:sz="2" w:space="0" w:color="D9D9E3"/>
                        <w:left w:val="single" w:sz="2" w:space="0" w:color="D9D9E3"/>
                        <w:bottom w:val="single" w:sz="2" w:space="0" w:color="D9D9E3"/>
                        <w:right w:val="single" w:sz="2" w:space="0" w:color="D9D9E3"/>
                      </w:divBdr>
                      <w:divsChild>
                        <w:div w:id="461046045">
                          <w:marLeft w:val="0"/>
                          <w:marRight w:val="0"/>
                          <w:marTop w:val="0"/>
                          <w:marBottom w:val="0"/>
                          <w:divBdr>
                            <w:top w:val="single" w:sz="2" w:space="0" w:color="D9D9E3"/>
                            <w:left w:val="single" w:sz="2" w:space="0" w:color="D9D9E3"/>
                            <w:bottom w:val="single" w:sz="2" w:space="0" w:color="D9D9E3"/>
                            <w:right w:val="single" w:sz="2" w:space="0" w:color="D9D9E3"/>
                          </w:divBdr>
                        </w:div>
                        <w:div w:id="1781147764">
                          <w:marLeft w:val="0"/>
                          <w:marRight w:val="0"/>
                          <w:marTop w:val="0"/>
                          <w:marBottom w:val="0"/>
                          <w:divBdr>
                            <w:top w:val="single" w:sz="2" w:space="0" w:color="D9D9E3"/>
                            <w:left w:val="single" w:sz="2" w:space="0" w:color="D9D9E3"/>
                            <w:bottom w:val="single" w:sz="2" w:space="0" w:color="D9D9E3"/>
                            <w:right w:val="single" w:sz="2" w:space="0" w:color="D9D9E3"/>
                          </w:divBdr>
                          <w:divsChild>
                            <w:div w:id="1988122296">
                              <w:marLeft w:val="0"/>
                              <w:marRight w:val="0"/>
                              <w:marTop w:val="0"/>
                              <w:marBottom w:val="0"/>
                              <w:divBdr>
                                <w:top w:val="single" w:sz="2" w:space="0" w:color="D9D9E3"/>
                                <w:left w:val="single" w:sz="2" w:space="0" w:color="D9D9E3"/>
                                <w:bottom w:val="single" w:sz="2" w:space="0" w:color="D9D9E3"/>
                                <w:right w:val="single" w:sz="2" w:space="0" w:color="D9D9E3"/>
                              </w:divBdr>
                              <w:divsChild>
                                <w:div w:id="47262896">
                                  <w:marLeft w:val="0"/>
                                  <w:marRight w:val="0"/>
                                  <w:marTop w:val="0"/>
                                  <w:marBottom w:val="0"/>
                                  <w:divBdr>
                                    <w:top w:val="single" w:sz="2" w:space="0" w:color="D9D9E3"/>
                                    <w:left w:val="single" w:sz="2" w:space="0" w:color="D9D9E3"/>
                                    <w:bottom w:val="single" w:sz="2" w:space="0" w:color="D9D9E3"/>
                                    <w:right w:val="single" w:sz="2" w:space="0" w:color="D9D9E3"/>
                                  </w:divBdr>
                                  <w:divsChild>
                                    <w:div w:id="1299603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6494703">
          <w:marLeft w:val="0"/>
          <w:marRight w:val="0"/>
          <w:marTop w:val="0"/>
          <w:marBottom w:val="0"/>
          <w:divBdr>
            <w:top w:val="single" w:sz="2" w:space="0" w:color="D9D9E3"/>
            <w:left w:val="single" w:sz="2" w:space="0" w:color="D9D9E3"/>
            <w:bottom w:val="single" w:sz="2" w:space="0" w:color="D9D9E3"/>
            <w:right w:val="single" w:sz="2" w:space="0" w:color="D9D9E3"/>
          </w:divBdr>
          <w:divsChild>
            <w:div w:id="310984389">
              <w:marLeft w:val="0"/>
              <w:marRight w:val="0"/>
              <w:marTop w:val="100"/>
              <w:marBottom w:val="100"/>
              <w:divBdr>
                <w:top w:val="single" w:sz="2" w:space="0" w:color="D9D9E3"/>
                <w:left w:val="single" w:sz="2" w:space="0" w:color="D9D9E3"/>
                <w:bottom w:val="single" w:sz="2" w:space="0" w:color="D9D9E3"/>
                <w:right w:val="single" w:sz="2" w:space="0" w:color="D9D9E3"/>
              </w:divBdr>
              <w:divsChild>
                <w:div w:id="602491653">
                  <w:marLeft w:val="0"/>
                  <w:marRight w:val="0"/>
                  <w:marTop w:val="0"/>
                  <w:marBottom w:val="0"/>
                  <w:divBdr>
                    <w:top w:val="single" w:sz="2" w:space="0" w:color="D9D9E3"/>
                    <w:left w:val="single" w:sz="2" w:space="0" w:color="D9D9E3"/>
                    <w:bottom w:val="single" w:sz="2" w:space="0" w:color="D9D9E3"/>
                    <w:right w:val="single" w:sz="2" w:space="0" w:color="D9D9E3"/>
                  </w:divBdr>
                  <w:divsChild>
                    <w:div w:id="998272319">
                      <w:marLeft w:val="0"/>
                      <w:marRight w:val="0"/>
                      <w:marTop w:val="0"/>
                      <w:marBottom w:val="0"/>
                      <w:divBdr>
                        <w:top w:val="single" w:sz="2" w:space="0" w:color="D9D9E3"/>
                        <w:left w:val="single" w:sz="2" w:space="0" w:color="D9D9E3"/>
                        <w:bottom w:val="single" w:sz="2" w:space="0" w:color="D9D9E3"/>
                        <w:right w:val="single" w:sz="2" w:space="0" w:color="D9D9E3"/>
                      </w:divBdr>
                      <w:divsChild>
                        <w:div w:id="1088884168">
                          <w:marLeft w:val="0"/>
                          <w:marRight w:val="0"/>
                          <w:marTop w:val="0"/>
                          <w:marBottom w:val="0"/>
                          <w:divBdr>
                            <w:top w:val="single" w:sz="2" w:space="0" w:color="D9D9E3"/>
                            <w:left w:val="single" w:sz="2" w:space="0" w:color="D9D9E3"/>
                            <w:bottom w:val="single" w:sz="2" w:space="0" w:color="D9D9E3"/>
                            <w:right w:val="single" w:sz="2" w:space="0" w:color="D9D9E3"/>
                          </w:divBdr>
                          <w:divsChild>
                            <w:div w:id="778568165">
                              <w:marLeft w:val="0"/>
                              <w:marRight w:val="0"/>
                              <w:marTop w:val="0"/>
                              <w:marBottom w:val="0"/>
                              <w:divBdr>
                                <w:top w:val="single" w:sz="2" w:space="0" w:color="D9D9E3"/>
                                <w:left w:val="single" w:sz="2" w:space="0" w:color="D9D9E3"/>
                                <w:bottom w:val="single" w:sz="2" w:space="0" w:color="D9D9E3"/>
                                <w:right w:val="single" w:sz="2" w:space="0" w:color="D9D9E3"/>
                              </w:divBdr>
                              <w:divsChild>
                                <w:div w:id="480075657">
                                  <w:marLeft w:val="0"/>
                                  <w:marRight w:val="0"/>
                                  <w:marTop w:val="0"/>
                                  <w:marBottom w:val="0"/>
                                  <w:divBdr>
                                    <w:top w:val="single" w:sz="2" w:space="0" w:color="D9D9E3"/>
                                    <w:left w:val="single" w:sz="2" w:space="0" w:color="D9D9E3"/>
                                    <w:bottom w:val="single" w:sz="2" w:space="0" w:color="D9D9E3"/>
                                    <w:right w:val="single" w:sz="2" w:space="0" w:color="D9D9E3"/>
                                  </w:divBdr>
                                  <w:divsChild>
                                    <w:div w:id="642806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2042935">
                      <w:marLeft w:val="0"/>
                      <w:marRight w:val="0"/>
                      <w:marTop w:val="0"/>
                      <w:marBottom w:val="0"/>
                      <w:divBdr>
                        <w:top w:val="single" w:sz="2" w:space="0" w:color="D9D9E3"/>
                        <w:left w:val="single" w:sz="2" w:space="0" w:color="D9D9E3"/>
                        <w:bottom w:val="single" w:sz="2" w:space="0" w:color="D9D9E3"/>
                        <w:right w:val="single" w:sz="2" w:space="0" w:color="D9D9E3"/>
                      </w:divBdr>
                      <w:divsChild>
                        <w:div w:id="942344436">
                          <w:marLeft w:val="0"/>
                          <w:marRight w:val="0"/>
                          <w:marTop w:val="0"/>
                          <w:marBottom w:val="0"/>
                          <w:divBdr>
                            <w:top w:val="single" w:sz="2" w:space="0" w:color="D9D9E3"/>
                            <w:left w:val="single" w:sz="2" w:space="0" w:color="D9D9E3"/>
                            <w:bottom w:val="single" w:sz="2" w:space="0" w:color="D9D9E3"/>
                            <w:right w:val="single" w:sz="2" w:space="0" w:color="D9D9E3"/>
                          </w:divBdr>
                        </w:div>
                        <w:div w:id="959339712">
                          <w:marLeft w:val="0"/>
                          <w:marRight w:val="0"/>
                          <w:marTop w:val="0"/>
                          <w:marBottom w:val="0"/>
                          <w:divBdr>
                            <w:top w:val="single" w:sz="2" w:space="0" w:color="D9D9E3"/>
                            <w:left w:val="single" w:sz="2" w:space="0" w:color="D9D9E3"/>
                            <w:bottom w:val="single" w:sz="2" w:space="0" w:color="D9D9E3"/>
                            <w:right w:val="single" w:sz="2" w:space="0" w:color="D9D9E3"/>
                          </w:divBdr>
                          <w:divsChild>
                            <w:div w:id="516888032">
                              <w:marLeft w:val="0"/>
                              <w:marRight w:val="0"/>
                              <w:marTop w:val="0"/>
                              <w:marBottom w:val="0"/>
                              <w:divBdr>
                                <w:top w:val="single" w:sz="2" w:space="0" w:color="D9D9E3"/>
                                <w:left w:val="single" w:sz="2" w:space="0" w:color="D9D9E3"/>
                                <w:bottom w:val="single" w:sz="2" w:space="0" w:color="D9D9E3"/>
                                <w:right w:val="single" w:sz="2" w:space="0" w:color="D9D9E3"/>
                              </w:divBdr>
                              <w:divsChild>
                                <w:div w:id="1734311305">
                                  <w:marLeft w:val="0"/>
                                  <w:marRight w:val="0"/>
                                  <w:marTop w:val="0"/>
                                  <w:marBottom w:val="0"/>
                                  <w:divBdr>
                                    <w:top w:val="single" w:sz="2" w:space="0" w:color="D9D9E3"/>
                                    <w:left w:val="single" w:sz="2" w:space="0" w:color="D9D9E3"/>
                                    <w:bottom w:val="single" w:sz="2" w:space="0" w:color="D9D9E3"/>
                                    <w:right w:val="single" w:sz="2" w:space="0" w:color="D9D9E3"/>
                                  </w:divBdr>
                                  <w:divsChild>
                                    <w:div w:id="769158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7250559">
          <w:marLeft w:val="0"/>
          <w:marRight w:val="0"/>
          <w:marTop w:val="0"/>
          <w:marBottom w:val="0"/>
          <w:divBdr>
            <w:top w:val="single" w:sz="2" w:space="0" w:color="D9D9E3"/>
            <w:left w:val="single" w:sz="2" w:space="0" w:color="D9D9E3"/>
            <w:bottom w:val="single" w:sz="2" w:space="0" w:color="D9D9E3"/>
            <w:right w:val="single" w:sz="2" w:space="0" w:color="D9D9E3"/>
          </w:divBdr>
          <w:divsChild>
            <w:div w:id="385377952">
              <w:marLeft w:val="0"/>
              <w:marRight w:val="0"/>
              <w:marTop w:val="100"/>
              <w:marBottom w:val="100"/>
              <w:divBdr>
                <w:top w:val="single" w:sz="2" w:space="0" w:color="D9D9E3"/>
                <w:left w:val="single" w:sz="2" w:space="0" w:color="D9D9E3"/>
                <w:bottom w:val="single" w:sz="2" w:space="0" w:color="D9D9E3"/>
                <w:right w:val="single" w:sz="2" w:space="0" w:color="D9D9E3"/>
              </w:divBdr>
              <w:divsChild>
                <w:div w:id="1710648074">
                  <w:marLeft w:val="0"/>
                  <w:marRight w:val="0"/>
                  <w:marTop w:val="0"/>
                  <w:marBottom w:val="0"/>
                  <w:divBdr>
                    <w:top w:val="single" w:sz="2" w:space="0" w:color="D9D9E3"/>
                    <w:left w:val="single" w:sz="2" w:space="0" w:color="D9D9E3"/>
                    <w:bottom w:val="single" w:sz="2" w:space="0" w:color="D9D9E3"/>
                    <w:right w:val="single" w:sz="2" w:space="0" w:color="D9D9E3"/>
                  </w:divBdr>
                  <w:divsChild>
                    <w:div w:id="47848095">
                      <w:marLeft w:val="0"/>
                      <w:marRight w:val="0"/>
                      <w:marTop w:val="0"/>
                      <w:marBottom w:val="0"/>
                      <w:divBdr>
                        <w:top w:val="single" w:sz="2" w:space="0" w:color="D9D9E3"/>
                        <w:left w:val="single" w:sz="2" w:space="0" w:color="D9D9E3"/>
                        <w:bottom w:val="single" w:sz="2" w:space="0" w:color="D9D9E3"/>
                        <w:right w:val="single" w:sz="2" w:space="0" w:color="D9D9E3"/>
                      </w:divBdr>
                      <w:divsChild>
                        <w:div w:id="34813983">
                          <w:marLeft w:val="0"/>
                          <w:marRight w:val="0"/>
                          <w:marTop w:val="0"/>
                          <w:marBottom w:val="0"/>
                          <w:divBdr>
                            <w:top w:val="single" w:sz="2" w:space="0" w:color="D9D9E3"/>
                            <w:left w:val="single" w:sz="2" w:space="0" w:color="D9D9E3"/>
                            <w:bottom w:val="single" w:sz="2" w:space="0" w:color="D9D9E3"/>
                            <w:right w:val="single" w:sz="2" w:space="0" w:color="D9D9E3"/>
                          </w:divBdr>
                          <w:divsChild>
                            <w:div w:id="1918316981">
                              <w:marLeft w:val="0"/>
                              <w:marRight w:val="0"/>
                              <w:marTop w:val="0"/>
                              <w:marBottom w:val="0"/>
                              <w:divBdr>
                                <w:top w:val="single" w:sz="2" w:space="0" w:color="D9D9E3"/>
                                <w:left w:val="single" w:sz="2" w:space="0" w:color="D9D9E3"/>
                                <w:bottom w:val="single" w:sz="2" w:space="0" w:color="D9D9E3"/>
                                <w:right w:val="single" w:sz="2" w:space="0" w:color="D9D9E3"/>
                              </w:divBdr>
                              <w:divsChild>
                                <w:div w:id="271405608">
                                  <w:marLeft w:val="0"/>
                                  <w:marRight w:val="0"/>
                                  <w:marTop w:val="0"/>
                                  <w:marBottom w:val="0"/>
                                  <w:divBdr>
                                    <w:top w:val="single" w:sz="2" w:space="0" w:color="D9D9E3"/>
                                    <w:left w:val="single" w:sz="2" w:space="0" w:color="D9D9E3"/>
                                    <w:bottom w:val="single" w:sz="2" w:space="0" w:color="D9D9E3"/>
                                    <w:right w:val="single" w:sz="2" w:space="0" w:color="D9D9E3"/>
                                  </w:divBdr>
                                  <w:divsChild>
                                    <w:div w:id="15519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95078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89840639">
                      <w:marLeft w:val="0"/>
                      <w:marRight w:val="0"/>
                      <w:marTop w:val="0"/>
                      <w:marBottom w:val="0"/>
                      <w:divBdr>
                        <w:top w:val="single" w:sz="2" w:space="0" w:color="D9D9E3"/>
                        <w:left w:val="single" w:sz="2" w:space="0" w:color="D9D9E3"/>
                        <w:bottom w:val="single" w:sz="2" w:space="0" w:color="D9D9E3"/>
                        <w:right w:val="single" w:sz="2" w:space="0" w:color="D9D9E3"/>
                      </w:divBdr>
                      <w:divsChild>
                        <w:div w:id="1822304850">
                          <w:marLeft w:val="0"/>
                          <w:marRight w:val="0"/>
                          <w:marTop w:val="0"/>
                          <w:marBottom w:val="0"/>
                          <w:divBdr>
                            <w:top w:val="single" w:sz="2" w:space="0" w:color="D9D9E3"/>
                            <w:left w:val="single" w:sz="2" w:space="0" w:color="D9D9E3"/>
                            <w:bottom w:val="single" w:sz="2" w:space="0" w:color="D9D9E3"/>
                            <w:right w:val="single" w:sz="2" w:space="0" w:color="D9D9E3"/>
                          </w:divBdr>
                          <w:divsChild>
                            <w:div w:id="1452430568">
                              <w:marLeft w:val="0"/>
                              <w:marRight w:val="0"/>
                              <w:marTop w:val="0"/>
                              <w:marBottom w:val="0"/>
                              <w:divBdr>
                                <w:top w:val="single" w:sz="2" w:space="0" w:color="D9D9E3"/>
                                <w:left w:val="single" w:sz="2" w:space="0" w:color="D9D9E3"/>
                                <w:bottom w:val="single" w:sz="2" w:space="0" w:color="D9D9E3"/>
                                <w:right w:val="single" w:sz="2" w:space="0" w:color="D9D9E3"/>
                              </w:divBdr>
                              <w:divsChild>
                                <w:div w:id="448351907">
                                  <w:marLeft w:val="0"/>
                                  <w:marRight w:val="0"/>
                                  <w:marTop w:val="0"/>
                                  <w:marBottom w:val="0"/>
                                  <w:divBdr>
                                    <w:top w:val="single" w:sz="2" w:space="0" w:color="D9D9E3"/>
                                    <w:left w:val="single" w:sz="2" w:space="0" w:color="D9D9E3"/>
                                    <w:bottom w:val="single" w:sz="2" w:space="0" w:color="D9D9E3"/>
                                    <w:right w:val="single" w:sz="2" w:space="0" w:color="D9D9E3"/>
                                  </w:divBdr>
                                  <w:divsChild>
                                    <w:div w:id="1147283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9863699">
          <w:marLeft w:val="0"/>
          <w:marRight w:val="0"/>
          <w:marTop w:val="0"/>
          <w:marBottom w:val="0"/>
          <w:divBdr>
            <w:top w:val="single" w:sz="2" w:space="0" w:color="D9D9E3"/>
            <w:left w:val="single" w:sz="2" w:space="0" w:color="D9D9E3"/>
            <w:bottom w:val="single" w:sz="2" w:space="0" w:color="D9D9E3"/>
            <w:right w:val="single" w:sz="2" w:space="0" w:color="D9D9E3"/>
          </w:divBdr>
          <w:divsChild>
            <w:div w:id="1398359743">
              <w:marLeft w:val="0"/>
              <w:marRight w:val="0"/>
              <w:marTop w:val="100"/>
              <w:marBottom w:val="100"/>
              <w:divBdr>
                <w:top w:val="single" w:sz="2" w:space="0" w:color="D9D9E3"/>
                <w:left w:val="single" w:sz="2" w:space="0" w:color="D9D9E3"/>
                <w:bottom w:val="single" w:sz="2" w:space="0" w:color="D9D9E3"/>
                <w:right w:val="single" w:sz="2" w:space="0" w:color="D9D9E3"/>
              </w:divBdr>
              <w:divsChild>
                <w:div w:id="244848453">
                  <w:marLeft w:val="0"/>
                  <w:marRight w:val="0"/>
                  <w:marTop w:val="0"/>
                  <w:marBottom w:val="0"/>
                  <w:divBdr>
                    <w:top w:val="single" w:sz="2" w:space="0" w:color="D9D9E3"/>
                    <w:left w:val="single" w:sz="2" w:space="0" w:color="D9D9E3"/>
                    <w:bottom w:val="single" w:sz="2" w:space="0" w:color="D9D9E3"/>
                    <w:right w:val="single" w:sz="2" w:space="0" w:color="D9D9E3"/>
                  </w:divBdr>
                  <w:divsChild>
                    <w:div w:id="929194915">
                      <w:marLeft w:val="0"/>
                      <w:marRight w:val="0"/>
                      <w:marTop w:val="0"/>
                      <w:marBottom w:val="0"/>
                      <w:divBdr>
                        <w:top w:val="single" w:sz="2" w:space="0" w:color="D9D9E3"/>
                        <w:left w:val="single" w:sz="2" w:space="0" w:color="D9D9E3"/>
                        <w:bottom w:val="single" w:sz="2" w:space="0" w:color="D9D9E3"/>
                        <w:right w:val="single" w:sz="2" w:space="0" w:color="D9D9E3"/>
                      </w:divBdr>
                      <w:divsChild>
                        <w:div w:id="117988211">
                          <w:marLeft w:val="0"/>
                          <w:marRight w:val="0"/>
                          <w:marTop w:val="0"/>
                          <w:marBottom w:val="0"/>
                          <w:divBdr>
                            <w:top w:val="single" w:sz="2" w:space="0" w:color="D9D9E3"/>
                            <w:left w:val="single" w:sz="2" w:space="0" w:color="D9D9E3"/>
                            <w:bottom w:val="single" w:sz="2" w:space="0" w:color="D9D9E3"/>
                            <w:right w:val="single" w:sz="2" w:space="0" w:color="D9D9E3"/>
                          </w:divBdr>
                        </w:div>
                        <w:div w:id="1542397578">
                          <w:marLeft w:val="0"/>
                          <w:marRight w:val="0"/>
                          <w:marTop w:val="0"/>
                          <w:marBottom w:val="0"/>
                          <w:divBdr>
                            <w:top w:val="single" w:sz="2" w:space="0" w:color="D9D9E3"/>
                            <w:left w:val="single" w:sz="2" w:space="0" w:color="D9D9E3"/>
                            <w:bottom w:val="single" w:sz="2" w:space="0" w:color="D9D9E3"/>
                            <w:right w:val="single" w:sz="2" w:space="0" w:color="D9D9E3"/>
                          </w:divBdr>
                          <w:divsChild>
                            <w:div w:id="934943164">
                              <w:marLeft w:val="0"/>
                              <w:marRight w:val="0"/>
                              <w:marTop w:val="0"/>
                              <w:marBottom w:val="0"/>
                              <w:divBdr>
                                <w:top w:val="single" w:sz="2" w:space="0" w:color="D9D9E3"/>
                                <w:left w:val="single" w:sz="2" w:space="0" w:color="D9D9E3"/>
                                <w:bottom w:val="single" w:sz="2" w:space="0" w:color="D9D9E3"/>
                                <w:right w:val="single" w:sz="2" w:space="0" w:color="D9D9E3"/>
                              </w:divBdr>
                              <w:divsChild>
                                <w:div w:id="1036734888">
                                  <w:marLeft w:val="0"/>
                                  <w:marRight w:val="0"/>
                                  <w:marTop w:val="0"/>
                                  <w:marBottom w:val="0"/>
                                  <w:divBdr>
                                    <w:top w:val="single" w:sz="2" w:space="0" w:color="D9D9E3"/>
                                    <w:left w:val="single" w:sz="2" w:space="0" w:color="D9D9E3"/>
                                    <w:bottom w:val="single" w:sz="2" w:space="0" w:color="D9D9E3"/>
                                    <w:right w:val="single" w:sz="2" w:space="0" w:color="D9D9E3"/>
                                  </w:divBdr>
                                  <w:divsChild>
                                    <w:div w:id="1635332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4560517">
                      <w:marLeft w:val="0"/>
                      <w:marRight w:val="0"/>
                      <w:marTop w:val="0"/>
                      <w:marBottom w:val="0"/>
                      <w:divBdr>
                        <w:top w:val="single" w:sz="2" w:space="0" w:color="D9D9E3"/>
                        <w:left w:val="single" w:sz="2" w:space="0" w:color="D9D9E3"/>
                        <w:bottom w:val="single" w:sz="2" w:space="0" w:color="D9D9E3"/>
                        <w:right w:val="single" w:sz="2" w:space="0" w:color="D9D9E3"/>
                      </w:divBdr>
                      <w:divsChild>
                        <w:div w:id="1936135942">
                          <w:marLeft w:val="0"/>
                          <w:marRight w:val="0"/>
                          <w:marTop w:val="0"/>
                          <w:marBottom w:val="0"/>
                          <w:divBdr>
                            <w:top w:val="single" w:sz="2" w:space="0" w:color="D9D9E3"/>
                            <w:left w:val="single" w:sz="2" w:space="0" w:color="D9D9E3"/>
                            <w:bottom w:val="single" w:sz="2" w:space="0" w:color="D9D9E3"/>
                            <w:right w:val="single" w:sz="2" w:space="0" w:color="D9D9E3"/>
                          </w:divBdr>
                          <w:divsChild>
                            <w:div w:id="1223909766">
                              <w:marLeft w:val="0"/>
                              <w:marRight w:val="0"/>
                              <w:marTop w:val="0"/>
                              <w:marBottom w:val="0"/>
                              <w:divBdr>
                                <w:top w:val="single" w:sz="2" w:space="0" w:color="D9D9E3"/>
                                <w:left w:val="single" w:sz="2" w:space="0" w:color="D9D9E3"/>
                                <w:bottom w:val="single" w:sz="2" w:space="0" w:color="D9D9E3"/>
                                <w:right w:val="single" w:sz="2" w:space="0" w:color="D9D9E3"/>
                              </w:divBdr>
                              <w:divsChild>
                                <w:div w:id="1057438612">
                                  <w:marLeft w:val="0"/>
                                  <w:marRight w:val="0"/>
                                  <w:marTop w:val="0"/>
                                  <w:marBottom w:val="0"/>
                                  <w:divBdr>
                                    <w:top w:val="single" w:sz="2" w:space="0" w:color="D9D9E3"/>
                                    <w:left w:val="single" w:sz="2" w:space="0" w:color="D9D9E3"/>
                                    <w:bottom w:val="single" w:sz="2" w:space="0" w:color="D9D9E3"/>
                                    <w:right w:val="single" w:sz="2" w:space="0" w:color="D9D9E3"/>
                                  </w:divBdr>
                                  <w:divsChild>
                                    <w:div w:id="1276016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3185873">
          <w:marLeft w:val="0"/>
          <w:marRight w:val="0"/>
          <w:marTop w:val="0"/>
          <w:marBottom w:val="0"/>
          <w:divBdr>
            <w:top w:val="single" w:sz="2" w:space="0" w:color="D9D9E3"/>
            <w:left w:val="single" w:sz="2" w:space="0" w:color="D9D9E3"/>
            <w:bottom w:val="single" w:sz="2" w:space="0" w:color="D9D9E3"/>
            <w:right w:val="single" w:sz="2" w:space="0" w:color="D9D9E3"/>
          </w:divBdr>
          <w:divsChild>
            <w:div w:id="9225681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02544964">
                  <w:marLeft w:val="0"/>
                  <w:marRight w:val="0"/>
                  <w:marTop w:val="0"/>
                  <w:marBottom w:val="0"/>
                  <w:divBdr>
                    <w:top w:val="single" w:sz="2" w:space="0" w:color="D9D9E3"/>
                    <w:left w:val="single" w:sz="2" w:space="0" w:color="D9D9E3"/>
                    <w:bottom w:val="single" w:sz="2" w:space="0" w:color="D9D9E3"/>
                    <w:right w:val="single" w:sz="2" w:space="0" w:color="D9D9E3"/>
                  </w:divBdr>
                  <w:divsChild>
                    <w:div w:id="1241868574">
                      <w:marLeft w:val="0"/>
                      <w:marRight w:val="0"/>
                      <w:marTop w:val="0"/>
                      <w:marBottom w:val="0"/>
                      <w:divBdr>
                        <w:top w:val="single" w:sz="2" w:space="0" w:color="D9D9E3"/>
                        <w:left w:val="single" w:sz="2" w:space="0" w:color="D9D9E3"/>
                        <w:bottom w:val="single" w:sz="2" w:space="0" w:color="D9D9E3"/>
                        <w:right w:val="single" w:sz="2" w:space="0" w:color="D9D9E3"/>
                      </w:divBdr>
                      <w:divsChild>
                        <w:div w:id="362364143">
                          <w:marLeft w:val="0"/>
                          <w:marRight w:val="0"/>
                          <w:marTop w:val="0"/>
                          <w:marBottom w:val="0"/>
                          <w:divBdr>
                            <w:top w:val="single" w:sz="2" w:space="0" w:color="D9D9E3"/>
                            <w:left w:val="single" w:sz="2" w:space="0" w:color="D9D9E3"/>
                            <w:bottom w:val="single" w:sz="2" w:space="0" w:color="D9D9E3"/>
                            <w:right w:val="single" w:sz="2" w:space="0" w:color="D9D9E3"/>
                          </w:divBdr>
                          <w:divsChild>
                            <w:div w:id="1951039341">
                              <w:marLeft w:val="0"/>
                              <w:marRight w:val="0"/>
                              <w:marTop w:val="0"/>
                              <w:marBottom w:val="0"/>
                              <w:divBdr>
                                <w:top w:val="single" w:sz="2" w:space="0" w:color="D9D9E3"/>
                                <w:left w:val="single" w:sz="2" w:space="0" w:color="D9D9E3"/>
                                <w:bottom w:val="single" w:sz="2" w:space="0" w:color="D9D9E3"/>
                                <w:right w:val="single" w:sz="2" w:space="0" w:color="D9D9E3"/>
                              </w:divBdr>
                              <w:divsChild>
                                <w:div w:id="109863272">
                                  <w:marLeft w:val="0"/>
                                  <w:marRight w:val="0"/>
                                  <w:marTop w:val="0"/>
                                  <w:marBottom w:val="0"/>
                                  <w:divBdr>
                                    <w:top w:val="single" w:sz="2" w:space="0" w:color="D9D9E3"/>
                                    <w:left w:val="single" w:sz="2" w:space="0" w:color="D9D9E3"/>
                                    <w:bottom w:val="single" w:sz="2" w:space="0" w:color="D9D9E3"/>
                                    <w:right w:val="single" w:sz="2" w:space="0" w:color="D9D9E3"/>
                                  </w:divBdr>
                                  <w:divsChild>
                                    <w:div w:id="869148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8664198">
                      <w:marLeft w:val="0"/>
                      <w:marRight w:val="0"/>
                      <w:marTop w:val="0"/>
                      <w:marBottom w:val="0"/>
                      <w:divBdr>
                        <w:top w:val="single" w:sz="2" w:space="0" w:color="D9D9E3"/>
                        <w:left w:val="single" w:sz="2" w:space="0" w:color="D9D9E3"/>
                        <w:bottom w:val="single" w:sz="2" w:space="0" w:color="D9D9E3"/>
                        <w:right w:val="single" w:sz="2" w:space="0" w:color="D9D9E3"/>
                      </w:divBdr>
                      <w:divsChild>
                        <w:div w:id="1377044451">
                          <w:marLeft w:val="0"/>
                          <w:marRight w:val="0"/>
                          <w:marTop w:val="0"/>
                          <w:marBottom w:val="0"/>
                          <w:divBdr>
                            <w:top w:val="single" w:sz="2" w:space="0" w:color="D9D9E3"/>
                            <w:left w:val="single" w:sz="2" w:space="0" w:color="D9D9E3"/>
                            <w:bottom w:val="single" w:sz="2" w:space="0" w:color="D9D9E3"/>
                            <w:right w:val="single" w:sz="2" w:space="0" w:color="D9D9E3"/>
                          </w:divBdr>
                        </w:div>
                        <w:div w:id="1783957688">
                          <w:marLeft w:val="0"/>
                          <w:marRight w:val="0"/>
                          <w:marTop w:val="0"/>
                          <w:marBottom w:val="0"/>
                          <w:divBdr>
                            <w:top w:val="single" w:sz="2" w:space="0" w:color="D9D9E3"/>
                            <w:left w:val="single" w:sz="2" w:space="0" w:color="D9D9E3"/>
                            <w:bottom w:val="single" w:sz="2" w:space="0" w:color="D9D9E3"/>
                            <w:right w:val="single" w:sz="2" w:space="0" w:color="D9D9E3"/>
                          </w:divBdr>
                          <w:divsChild>
                            <w:div w:id="1696886724">
                              <w:marLeft w:val="0"/>
                              <w:marRight w:val="0"/>
                              <w:marTop w:val="0"/>
                              <w:marBottom w:val="0"/>
                              <w:divBdr>
                                <w:top w:val="single" w:sz="2" w:space="0" w:color="D9D9E3"/>
                                <w:left w:val="single" w:sz="2" w:space="0" w:color="D9D9E3"/>
                                <w:bottom w:val="single" w:sz="2" w:space="0" w:color="D9D9E3"/>
                                <w:right w:val="single" w:sz="2" w:space="0" w:color="D9D9E3"/>
                              </w:divBdr>
                              <w:divsChild>
                                <w:div w:id="1614092169">
                                  <w:marLeft w:val="0"/>
                                  <w:marRight w:val="0"/>
                                  <w:marTop w:val="0"/>
                                  <w:marBottom w:val="0"/>
                                  <w:divBdr>
                                    <w:top w:val="single" w:sz="2" w:space="0" w:color="D9D9E3"/>
                                    <w:left w:val="single" w:sz="2" w:space="0" w:color="D9D9E3"/>
                                    <w:bottom w:val="single" w:sz="2" w:space="0" w:color="D9D9E3"/>
                                    <w:right w:val="single" w:sz="2" w:space="0" w:color="D9D9E3"/>
                                  </w:divBdr>
                                  <w:divsChild>
                                    <w:div w:id="512771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3770392">
          <w:marLeft w:val="0"/>
          <w:marRight w:val="0"/>
          <w:marTop w:val="0"/>
          <w:marBottom w:val="0"/>
          <w:divBdr>
            <w:top w:val="single" w:sz="2" w:space="0" w:color="D9D9E3"/>
            <w:left w:val="single" w:sz="2" w:space="0" w:color="D9D9E3"/>
            <w:bottom w:val="single" w:sz="2" w:space="0" w:color="D9D9E3"/>
            <w:right w:val="single" w:sz="2" w:space="0" w:color="D9D9E3"/>
          </w:divBdr>
          <w:divsChild>
            <w:div w:id="239751939">
              <w:marLeft w:val="0"/>
              <w:marRight w:val="0"/>
              <w:marTop w:val="100"/>
              <w:marBottom w:val="100"/>
              <w:divBdr>
                <w:top w:val="single" w:sz="2" w:space="0" w:color="D9D9E3"/>
                <w:left w:val="single" w:sz="2" w:space="0" w:color="D9D9E3"/>
                <w:bottom w:val="single" w:sz="2" w:space="0" w:color="D9D9E3"/>
                <w:right w:val="single" w:sz="2" w:space="0" w:color="D9D9E3"/>
              </w:divBdr>
              <w:divsChild>
                <w:div w:id="1157114780">
                  <w:marLeft w:val="0"/>
                  <w:marRight w:val="0"/>
                  <w:marTop w:val="0"/>
                  <w:marBottom w:val="0"/>
                  <w:divBdr>
                    <w:top w:val="single" w:sz="2" w:space="0" w:color="D9D9E3"/>
                    <w:left w:val="single" w:sz="2" w:space="0" w:color="D9D9E3"/>
                    <w:bottom w:val="single" w:sz="2" w:space="0" w:color="D9D9E3"/>
                    <w:right w:val="single" w:sz="2" w:space="0" w:color="D9D9E3"/>
                  </w:divBdr>
                  <w:divsChild>
                    <w:div w:id="719207407">
                      <w:marLeft w:val="0"/>
                      <w:marRight w:val="0"/>
                      <w:marTop w:val="0"/>
                      <w:marBottom w:val="0"/>
                      <w:divBdr>
                        <w:top w:val="single" w:sz="2" w:space="0" w:color="D9D9E3"/>
                        <w:left w:val="single" w:sz="2" w:space="0" w:color="D9D9E3"/>
                        <w:bottom w:val="single" w:sz="2" w:space="0" w:color="D9D9E3"/>
                        <w:right w:val="single" w:sz="2" w:space="0" w:color="D9D9E3"/>
                      </w:divBdr>
                      <w:divsChild>
                        <w:div w:id="1329094480">
                          <w:marLeft w:val="0"/>
                          <w:marRight w:val="0"/>
                          <w:marTop w:val="0"/>
                          <w:marBottom w:val="0"/>
                          <w:divBdr>
                            <w:top w:val="single" w:sz="2" w:space="0" w:color="D9D9E3"/>
                            <w:left w:val="single" w:sz="2" w:space="0" w:color="D9D9E3"/>
                            <w:bottom w:val="single" w:sz="2" w:space="0" w:color="D9D9E3"/>
                            <w:right w:val="single" w:sz="2" w:space="0" w:color="D9D9E3"/>
                          </w:divBdr>
                          <w:divsChild>
                            <w:div w:id="371618175">
                              <w:marLeft w:val="0"/>
                              <w:marRight w:val="0"/>
                              <w:marTop w:val="0"/>
                              <w:marBottom w:val="0"/>
                              <w:divBdr>
                                <w:top w:val="single" w:sz="2" w:space="0" w:color="D9D9E3"/>
                                <w:left w:val="single" w:sz="2" w:space="0" w:color="D9D9E3"/>
                                <w:bottom w:val="single" w:sz="2" w:space="0" w:color="D9D9E3"/>
                                <w:right w:val="single" w:sz="2" w:space="0" w:color="D9D9E3"/>
                              </w:divBdr>
                              <w:divsChild>
                                <w:div w:id="1982494789">
                                  <w:marLeft w:val="0"/>
                                  <w:marRight w:val="0"/>
                                  <w:marTop w:val="0"/>
                                  <w:marBottom w:val="0"/>
                                  <w:divBdr>
                                    <w:top w:val="single" w:sz="2" w:space="0" w:color="D9D9E3"/>
                                    <w:left w:val="single" w:sz="2" w:space="0" w:color="D9D9E3"/>
                                    <w:bottom w:val="single" w:sz="2" w:space="0" w:color="D9D9E3"/>
                                    <w:right w:val="single" w:sz="2" w:space="0" w:color="D9D9E3"/>
                                  </w:divBdr>
                                  <w:divsChild>
                                    <w:div w:id="2101019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6673245">
                      <w:marLeft w:val="0"/>
                      <w:marRight w:val="0"/>
                      <w:marTop w:val="0"/>
                      <w:marBottom w:val="0"/>
                      <w:divBdr>
                        <w:top w:val="single" w:sz="2" w:space="0" w:color="D9D9E3"/>
                        <w:left w:val="single" w:sz="2" w:space="0" w:color="D9D9E3"/>
                        <w:bottom w:val="single" w:sz="2" w:space="0" w:color="D9D9E3"/>
                        <w:right w:val="single" w:sz="2" w:space="0" w:color="D9D9E3"/>
                      </w:divBdr>
                      <w:divsChild>
                        <w:div w:id="1600795972">
                          <w:marLeft w:val="0"/>
                          <w:marRight w:val="0"/>
                          <w:marTop w:val="0"/>
                          <w:marBottom w:val="0"/>
                          <w:divBdr>
                            <w:top w:val="single" w:sz="2" w:space="0" w:color="D9D9E3"/>
                            <w:left w:val="single" w:sz="2" w:space="0" w:color="D9D9E3"/>
                            <w:bottom w:val="single" w:sz="2" w:space="0" w:color="D9D9E3"/>
                            <w:right w:val="single" w:sz="2" w:space="0" w:color="D9D9E3"/>
                          </w:divBdr>
                        </w:div>
                        <w:div w:id="1605190550">
                          <w:marLeft w:val="0"/>
                          <w:marRight w:val="0"/>
                          <w:marTop w:val="0"/>
                          <w:marBottom w:val="0"/>
                          <w:divBdr>
                            <w:top w:val="single" w:sz="2" w:space="0" w:color="D9D9E3"/>
                            <w:left w:val="single" w:sz="2" w:space="0" w:color="D9D9E3"/>
                            <w:bottom w:val="single" w:sz="2" w:space="0" w:color="D9D9E3"/>
                            <w:right w:val="single" w:sz="2" w:space="0" w:color="D9D9E3"/>
                          </w:divBdr>
                          <w:divsChild>
                            <w:div w:id="769668239">
                              <w:marLeft w:val="0"/>
                              <w:marRight w:val="0"/>
                              <w:marTop w:val="0"/>
                              <w:marBottom w:val="0"/>
                              <w:divBdr>
                                <w:top w:val="single" w:sz="2" w:space="0" w:color="D9D9E3"/>
                                <w:left w:val="single" w:sz="2" w:space="0" w:color="D9D9E3"/>
                                <w:bottom w:val="single" w:sz="2" w:space="0" w:color="D9D9E3"/>
                                <w:right w:val="single" w:sz="2" w:space="0" w:color="D9D9E3"/>
                              </w:divBdr>
                              <w:divsChild>
                                <w:div w:id="1948003823">
                                  <w:marLeft w:val="0"/>
                                  <w:marRight w:val="0"/>
                                  <w:marTop w:val="0"/>
                                  <w:marBottom w:val="0"/>
                                  <w:divBdr>
                                    <w:top w:val="single" w:sz="2" w:space="0" w:color="D9D9E3"/>
                                    <w:left w:val="single" w:sz="2" w:space="0" w:color="D9D9E3"/>
                                    <w:bottom w:val="single" w:sz="2" w:space="0" w:color="D9D9E3"/>
                                    <w:right w:val="single" w:sz="2" w:space="0" w:color="D9D9E3"/>
                                  </w:divBdr>
                                  <w:divsChild>
                                    <w:div w:id="220404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178220">
          <w:marLeft w:val="0"/>
          <w:marRight w:val="0"/>
          <w:marTop w:val="0"/>
          <w:marBottom w:val="0"/>
          <w:divBdr>
            <w:top w:val="single" w:sz="2" w:space="0" w:color="D9D9E3"/>
            <w:left w:val="single" w:sz="2" w:space="0" w:color="D9D9E3"/>
            <w:bottom w:val="single" w:sz="2" w:space="0" w:color="D9D9E3"/>
            <w:right w:val="single" w:sz="2" w:space="0" w:color="D9D9E3"/>
          </w:divBdr>
          <w:divsChild>
            <w:div w:id="79949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5912">
                  <w:marLeft w:val="0"/>
                  <w:marRight w:val="0"/>
                  <w:marTop w:val="0"/>
                  <w:marBottom w:val="0"/>
                  <w:divBdr>
                    <w:top w:val="single" w:sz="2" w:space="0" w:color="D9D9E3"/>
                    <w:left w:val="single" w:sz="2" w:space="0" w:color="D9D9E3"/>
                    <w:bottom w:val="single" w:sz="2" w:space="0" w:color="D9D9E3"/>
                    <w:right w:val="single" w:sz="2" w:space="0" w:color="D9D9E3"/>
                  </w:divBdr>
                  <w:divsChild>
                    <w:div w:id="394740904">
                      <w:marLeft w:val="0"/>
                      <w:marRight w:val="0"/>
                      <w:marTop w:val="0"/>
                      <w:marBottom w:val="0"/>
                      <w:divBdr>
                        <w:top w:val="single" w:sz="2" w:space="0" w:color="D9D9E3"/>
                        <w:left w:val="single" w:sz="2" w:space="0" w:color="D9D9E3"/>
                        <w:bottom w:val="single" w:sz="2" w:space="0" w:color="D9D9E3"/>
                        <w:right w:val="single" w:sz="2" w:space="0" w:color="D9D9E3"/>
                      </w:divBdr>
                      <w:divsChild>
                        <w:div w:id="710418452">
                          <w:marLeft w:val="0"/>
                          <w:marRight w:val="0"/>
                          <w:marTop w:val="0"/>
                          <w:marBottom w:val="0"/>
                          <w:divBdr>
                            <w:top w:val="single" w:sz="2" w:space="0" w:color="D9D9E3"/>
                            <w:left w:val="single" w:sz="2" w:space="0" w:color="D9D9E3"/>
                            <w:bottom w:val="single" w:sz="2" w:space="0" w:color="D9D9E3"/>
                            <w:right w:val="single" w:sz="2" w:space="0" w:color="D9D9E3"/>
                          </w:divBdr>
                        </w:div>
                        <w:div w:id="1368529482">
                          <w:marLeft w:val="0"/>
                          <w:marRight w:val="0"/>
                          <w:marTop w:val="0"/>
                          <w:marBottom w:val="0"/>
                          <w:divBdr>
                            <w:top w:val="single" w:sz="2" w:space="0" w:color="D9D9E3"/>
                            <w:left w:val="single" w:sz="2" w:space="0" w:color="D9D9E3"/>
                            <w:bottom w:val="single" w:sz="2" w:space="0" w:color="D9D9E3"/>
                            <w:right w:val="single" w:sz="2" w:space="0" w:color="D9D9E3"/>
                          </w:divBdr>
                          <w:divsChild>
                            <w:div w:id="1471631271">
                              <w:marLeft w:val="0"/>
                              <w:marRight w:val="0"/>
                              <w:marTop w:val="0"/>
                              <w:marBottom w:val="0"/>
                              <w:divBdr>
                                <w:top w:val="single" w:sz="2" w:space="0" w:color="D9D9E3"/>
                                <w:left w:val="single" w:sz="2" w:space="0" w:color="D9D9E3"/>
                                <w:bottom w:val="single" w:sz="2" w:space="0" w:color="D9D9E3"/>
                                <w:right w:val="single" w:sz="2" w:space="0" w:color="D9D9E3"/>
                              </w:divBdr>
                              <w:divsChild>
                                <w:div w:id="1368678305">
                                  <w:marLeft w:val="0"/>
                                  <w:marRight w:val="0"/>
                                  <w:marTop w:val="0"/>
                                  <w:marBottom w:val="0"/>
                                  <w:divBdr>
                                    <w:top w:val="single" w:sz="2" w:space="0" w:color="D9D9E3"/>
                                    <w:left w:val="single" w:sz="2" w:space="0" w:color="D9D9E3"/>
                                    <w:bottom w:val="single" w:sz="2" w:space="0" w:color="D9D9E3"/>
                                    <w:right w:val="single" w:sz="2" w:space="0" w:color="D9D9E3"/>
                                  </w:divBdr>
                                  <w:divsChild>
                                    <w:div w:id="526142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5459142">
                      <w:marLeft w:val="0"/>
                      <w:marRight w:val="0"/>
                      <w:marTop w:val="0"/>
                      <w:marBottom w:val="0"/>
                      <w:divBdr>
                        <w:top w:val="single" w:sz="2" w:space="0" w:color="D9D9E3"/>
                        <w:left w:val="single" w:sz="2" w:space="0" w:color="D9D9E3"/>
                        <w:bottom w:val="single" w:sz="2" w:space="0" w:color="D9D9E3"/>
                        <w:right w:val="single" w:sz="2" w:space="0" w:color="D9D9E3"/>
                      </w:divBdr>
                      <w:divsChild>
                        <w:div w:id="310409482">
                          <w:marLeft w:val="0"/>
                          <w:marRight w:val="0"/>
                          <w:marTop w:val="0"/>
                          <w:marBottom w:val="0"/>
                          <w:divBdr>
                            <w:top w:val="single" w:sz="2" w:space="0" w:color="D9D9E3"/>
                            <w:left w:val="single" w:sz="2" w:space="0" w:color="D9D9E3"/>
                            <w:bottom w:val="single" w:sz="2" w:space="0" w:color="D9D9E3"/>
                            <w:right w:val="single" w:sz="2" w:space="0" w:color="D9D9E3"/>
                          </w:divBdr>
                          <w:divsChild>
                            <w:div w:id="725490670">
                              <w:marLeft w:val="0"/>
                              <w:marRight w:val="0"/>
                              <w:marTop w:val="0"/>
                              <w:marBottom w:val="0"/>
                              <w:divBdr>
                                <w:top w:val="single" w:sz="2" w:space="0" w:color="D9D9E3"/>
                                <w:left w:val="single" w:sz="2" w:space="0" w:color="D9D9E3"/>
                                <w:bottom w:val="single" w:sz="2" w:space="0" w:color="D9D9E3"/>
                                <w:right w:val="single" w:sz="2" w:space="0" w:color="D9D9E3"/>
                              </w:divBdr>
                              <w:divsChild>
                                <w:div w:id="591623537">
                                  <w:marLeft w:val="0"/>
                                  <w:marRight w:val="0"/>
                                  <w:marTop w:val="0"/>
                                  <w:marBottom w:val="0"/>
                                  <w:divBdr>
                                    <w:top w:val="single" w:sz="2" w:space="0" w:color="D9D9E3"/>
                                    <w:left w:val="single" w:sz="2" w:space="0" w:color="D9D9E3"/>
                                    <w:bottom w:val="single" w:sz="2" w:space="0" w:color="D9D9E3"/>
                                    <w:right w:val="single" w:sz="2" w:space="0" w:color="D9D9E3"/>
                                  </w:divBdr>
                                  <w:divsChild>
                                    <w:div w:id="493030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906561">
          <w:marLeft w:val="0"/>
          <w:marRight w:val="0"/>
          <w:marTop w:val="0"/>
          <w:marBottom w:val="0"/>
          <w:divBdr>
            <w:top w:val="single" w:sz="2" w:space="0" w:color="D9D9E3"/>
            <w:left w:val="single" w:sz="2" w:space="0" w:color="D9D9E3"/>
            <w:bottom w:val="single" w:sz="2" w:space="0" w:color="D9D9E3"/>
            <w:right w:val="single" w:sz="2" w:space="0" w:color="D9D9E3"/>
          </w:divBdr>
          <w:divsChild>
            <w:div w:id="1434285672">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025821">
                  <w:marLeft w:val="0"/>
                  <w:marRight w:val="0"/>
                  <w:marTop w:val="0"/>
                  <w:marBottom w:val="0"/>
                  <w:divBdr>
                    <w:top w:val="single" w:sz="2" w:space="0" w:color="D9D9E3"/>
                    <w:left w:val="single" w:sz="2" w:space="0" w:color="D9D9E3"/>
                    <w:bottom w:val="single" w:sz="2" w:space="0" w:color="D9D9E3"/>
                    <w:right w:val="single" w:sz="2" w:space="0" w:color="D9D9E3"/>
                  </w:divBdr>
                  <w:divsChild>
                    <w:div w:id="2102218629">
                      <w:marLeft w:val="0"/>
                      <w:marRight w:val="0"/>
                      <w:marTop w:val="0"/>
                      <w:marBottom w:val="0"/>
                      <w:divBdr>
                        <w:top w:val="single" w:sz="2" w:space="0" w:color="D9D9E3"/>
                        <w:left w:val="single" w:sz="2" w:space="0" w:color="D9D9E3"/>
                        <w:bottom w:val="single" w:sz="2" w:space="0" w:color="D9D9E3"/>
                        <w:right w:val="single" w:sz="2" w:space="0" w:color="D9D9E3"/>
                      </w:divBdr>
                      <w:divsChild>
                        <w:div w:id="860895423">
                          <w:marLeft w:val="0"/>
                          <w:marRight w:val="0"/>
                          <w:marTop w:val="0"/>
                          <w:marBottom w:val="0"/>
                          <w:divBdr>
                            <w:top w:val="single" w:sz="2" w:space="0" w:color="D9D9E3"/>
                            <w:left w:val="single" w:sz="2" w:space="0" w:color="D9D9E3"/>
                            <w:bottom w:val="single" w:sz="2" w:space="0" w:color="D9D9E3"/>
                            <w:right w:val="single" w:sz="2" w:space="0" w:color="D9D9E3"/>
                          </w:divBdr>
                          <w:divsChild>
                            <w:div w:id="564141369">
                              <w:marLeft w:val="0"/>
                              <w:marRight w:val="0"/>
                              <w:marTop w:val="0"/>
                              <w:marBottom w:val="0"/>
                              <w:divBdr>
                                <w:top w:val="single" w:sz="2" w:space="0" w:color="D9D9E3"/>
                                <w:left w:val="single" w:sz="2" w:space="0" w:color="D9D9E3"/>
                                <w:bottom w:val="single" w:sz="2" w:space="0" w:color="D9D9E3"/>
                                <w:right w:val="single" w:sz="2" w:space="0" w:color="D9D9E3"/>
                              </w:divBdr>
                              <w:divsChild>
                                <w:div w:id="1606571035">
                                  <w:marLeft w:val="0"/>
                                  <w:marRight w:val="0"/>
                                  <w:marTop w:val="0"/>
                                  <w:marBottom w:val="0"/>
                                  <w:divBdr>
                                    <w:top w:val="single" w:sz="2" w:space="0" w:color="D9D9E3"/>
                                    <w:left w:val="single" w:sz="2" w:space="0" w:color="D9D9E3"/>
                                    <w:bottom w:val="single" w:sz="2" w:space="0" w:color="D9D9E3"/>
                                    <w:right w:val="single" w:sz="2" w:space="0" w:color="D9D9E3"/>
                                  </w:divBdr>
                                  <w:divsChild>
                                    <w:div w:id="814876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1585061">
                      <w:marLeft w:val="0"/>
                      <w:marRight w:val="0"/>
                      <w:marTop w:val="0"/>
                      <w:marBottom w:val="0"/>
                      <w:divBdr>
                        <w:top w:val="single" w:sz="2" w:space="0" w:color="D9D9E3"/>
                        <w:left w:val="single" w:sz="2" w:space="0" w:color="D9D9E3"/>
                        <w:bottom w:val="single" w:sz="2" w:space="0" w:color="D9D9E3"/>
                        <w:right w:val="single" w:sz="2" w:space="0" w:color="D9D9E3"/>
                      </w:divBdr>
                      <w:divsChild>
                        <w:div w:id="1190876688">
                          <w:marLeft w:val="0"/>
                          <w:marRight w:val="0"/>
                          <w:marTop w:val="0"/>
                          <w:marBottom w:val="0"/>
                          <w:divBdr>
                            <w:top w:val="single" w:sz="2" w:space="0" w:color="D9D9E3"/>
                            <w:left w:val="single" w:sz="2" w:space="0" w:color="D9D9E3"/>
                            <w:bottom w:val="single" w:sz="2" w:space="0" w:color="D9D9E3"/>
                            <w:right w:val="single" w:sz="2" w:space="0" w:color="D9D9E3"/>
                          </w:divBdr>
                        </w:div>
                        <w:div w:id="1240170368">
                          <w:marLeft w:val="0"/>
                          <w:marRight w:val="0"/>
                          <w:marTop w:val="0"/>
                          <w:marBottom w:val="0"/>
                          <w:divBdr>
                            <w:top w:val="single" w:sz="2" w:space="0" w:color="D9D9E3"/>
                            <w:left w:val="single" w:sz="2" w:space="0" w:color="D9D9E3"/>
                            <w:bottom w:val="single" w:sz="2" w:space="0" w:color="D9D9E3"/>
                            <w:right w:val="single" w:sz="2" w:space="0" w:color="D9D9E3"/>
                          </w:divBdr>
                          <w:divsChild>
                            <w:div w:id="971786327">
                              <w:marLeft w:val="0"/>
                              <w:marRight w:val="0"/>
                              <w:marTop w:val="0"/>
                              <w:marBottom w:val="0"/>
                              <w:divBdr>
                                <w:top w:val="single" w:sz="2" w:space="0" w:color="D9D9E3"/>
                                <w:left w:val="single" w:sz="2" w:space="0" w:color="D9D9E3"/>
                                <w:bottom w:val="single" w:sz="2" w:space="0" w:color="D9D9E3"/>
                                <w:right w:val="single" w:sz="2" w:space="0" w:color="D9D9E3"/>
                              </w:divBdr>
                              <w:divsChild>
                                <w:div w:id="2126801422">
                                  <w:marLeft w:val="0"/>
                                  <w:marRight w:val="0"/>
                                  <w:marTop w:val="0"/>
                                  <w:marBottom w:val="0"/>
                                  <w:divBdr>
                                    <w:top w:val="single" w:sz="2" w:space="0" w:color="D9D9E3"/>
                                    <w:left w:val="single" w:sz="2" w:space="0" w:color="D9D9E3"/>
                                    <w:bottom w:val="single" w:sz="2" w:space="0" w:color="D9D9E3"/>
                                    <w:right w:val="single" w:sz="2" w:space="0" w:color="D9D9E3"/>
                                  </w:divBdr>
                                  <w:divsChild>
                                    <w:div w:id="1010721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0706966">
          <w:marLeft w:val="0"/>
          <w:marRight w:val="0"/>
          <w:marTop w:val="0"/>
          <w:marBottom w:val="0"/>
          <w:divBdr>
            <w:top w:val="single" w:sz="2" w:space="0" w:color="D9D9E3"/>
            <w:left w:val="single" w:sz="2" w:space="0" w:color="D9D9E3"/>
            <w:bottom w:val="single" w:sz="2" w:space="0" w:color="D9D9E3"/>
            <w:right w:val="single" w:sz="2" w:space="0" w:color="D9D9E3"/>
          </w:divBdr>
          <w:divsChild>
            <w:div w:id="67113249">
              <w:marLeft w:val="0"/>
              <w:marRight w:val="0"/>
              <w:marTop w:val="100"/>
              <w:marBottom w:val="100"/>
              <w:divBdr>
                <w:top w:val="single" w:sz="2" w:space="0" w:color="D9D9E3"/>
                <w:left w:val="single" w:sz="2" w:space="0" w:color="D9D9E3"/>
                <w:bottom w:val="single" w:sz="2" w:space="0" w:color="D9D9E3"/>
                <w:right w:val="single" w:sz="2" w:space="0" w:color="D9D9E3"/>
              </w:divBdr>
              <w:divsChild>
                <w:div w:id="90321573">
                  <w:marLeft w:val="0"/>
                  <w:marRight w:val="0"/>
                  <w:marTop w:val="0"/>
                  <w:marBottom w:val="0"/>
                  <w:divBdr>
                    <w:top w:val="single" w:sz="2" w:space="0" w:color="D9D9E3"/>
                    <w:left w:val="single" w:sz="2" w:space="0" w:color="D9D9E3"/>
                    <w:bottom w:val="single" w:sz="2" w:space="0" w:color="D9D9E3"/>
                    <w:right w:val="single" w:sz="2" w:space="0" w:color="D9D9E3"/>
                  </w:divBdr>
                  <w:divsChild>
                    <w:div w:id="502285159">
                      <w:marLeft w:val="0"/>
                      <w:marRight w:val="0"/>
                      <w:marTop w:val="0"/>
                      <w:marBottom w:val="0"/>
                      <w:divBdr>
                        <w:top w:val="single" w:sz="2" w:space="0" w:color="D9D9E3"/>
                        <w:left w:val="single" w:sz="2" w:space="0" w:color="D9D9E3"/>
                        <w:bottom w:val="single" w:sz="2" w:space="0" w:color="D9D9E3"/>
                        <w:right w:val="single" w:sz="2" w:space="0" w:color="D9D9E3"/>
                      </w:divBdr>
                      <w:divsChild>
                        <w:div w:id="1570070132">
                          <w:marLeft w:val="0"/>
                          <w:marRight w:val="0"/>
                          <w:marTop w:val="0"/>
                          <w:marBottom w:val="0"/>
                          <w:divBdr>
                            <w:top w:val="single" w:sz="2" w:space="0" w:color="D9D9E3"/>
                            <w:left w:val="single" w:sz="2" w:space="0" w:color="D9D9E3"/>
                            <w:bottom w:val="single" w:sz="2" w:space="0" w:color="D9D9E3"/>
                            <w:right w:val="single" w:sz="2" w:space="0" w:color="D9D9E3"/>
                          </w:divBdr>
                          <w:divsChild>
                            <w:div w:id="1739209134">
                              <w:marLeft w:val="0"/>
                              <w:marRight w:val="0"/>
                              <w:marTop w:val="0"/>
                              <w:marBottom w:val="0"/>
                              <w:divBdr>
                                <w:top w:val="single" w:sz="2" w:space="0" w:color="D9D9E3"/>
                                <w:left w:val="single" w:sz="2" w:space="0" w:color="D9D9E3"/>
                                <w:bottom w:val="single" w:sz="2" w:space="0" w:color="D9D9E3"/>
                                <w:right w:val="single" w:sz="2" w:space="0" w:color="D9D9E3"/>
                              </w:divBdr>
                              <w:divsChild>
                                <w:div w:id="990718201">
                                  <w:marLeft w:val="0"/>
                                  <w:marRight w:val="0"/>
                                  <w:marTop w:val="0"/>
                                  <w:marBottom w:val="0"/>
                                  <w:divBdr>
                                    <w:top w:val="single" w:sz="2" w:space="0" w:color="D9D9E3"/>
                                    <w:left w:val="single" w:sz="2" w:space="0" w:color="D9D9E3"/>
                                    <w:bottom w:val="single" w:sz="2" w:space="0" w:color="D9D9E3"/>
                                    <w:right w:val="single" w:sz="2" w:space="0" w:color="D9D9E3"/>
                                  </w:divBdr>
                                  <w:divsChild>
                                    <w:div w:id="1844276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0599415">
                      <w:marLeft w:val="0"/>
                      <w:marRight w:val="0"/>
                      <w:marTop w:val="0"/>
                      <w:marBottom w:val="0"/>
                      <w:divBdr>
                        <w:top w:val="single" w:sz="2" w:space="0" w:color="D9D9E3"/>
                        <w:left w:val="single" w:sz="2" w:space="0" w:color="D9D9E3"/>
                        <w:bottom w:val="single" w:sz="2" w:space="0" w:color="D9D9E3"/>
                        <w:right w:val="single" w:sz="2" w:space="0" w:color="D9D9E3"/>
                      </w:divBdr>
                      <w:divsChild>
                        <w:div w:id="1456407296">
                          <w:marLeft w:val="0"/>
                          <w:marRight w:val="0"/>
                          <w:marTop w:val="0"/>
                          <w:marBottom w:val="0"/>
                          <w:divBdr>
                            <w:top w:val="single" w:sz="2" w:space="0" w:color="D9D9E3"/>
                            <w:left w:val="single" w:sz="2" w:space="0" w:color="D9D9E3"/>
                            <w:bottom w:val="single" w:sz="2" w:space="0" w:color="D9D9E3"/>
                            <w:right w:val="single" w:sz="2" w:space="0" w:color="D9D9E3"/>
                          </w:divBdr>
                          <w:divsChild>
                            <w:div w:id="572205758">
                              <w:marLeft w:val="0"/>
                              <w:marRight w:val="0"/>
                              <w:marTop w:val="0"/>
                              <w:marBottom w:val="0"/>
                              <w:divBdr>
                                <w:top w:val="single" w:sz="2" w:space="0" w:color="D9D9E3"/>
                                <w:left w:val="single" w:sz="2" w:space="0" w:color="D9D9E3"/>
                                <w:bottom w:val="single" w:sz="2" w:space="0" w:color="D9D9E3"/>
                                <w:right w:val="single" w:sz="2" w:space="0" w:color="D9D9E3"/>
                              </w:divBdr>
                              <w:divsChild>
                                <w:div w:id="807816392">
                                  <w:marLeft w:val="0"/>
                                  <w:marRight w:val="0"/>
                                  <w:marTop w:val="0"/>
                                  <w:marBottom w:val="0"/>
                                  <w:divBdr>
                                    <w:top w:val="single" w:sz="2" w:space="0" w:color="D9D9E3"/>
                                    <w:left w:val="single" w:sz="2" w:space="0" w:color="D9D9E3"/>
                                    <w:bottom w:val="single" w:sz="2" w:space="0" w:color="D9D9E3"/>
                                    <w:right w:val="single" w:sz="2" w:space="0" w:color="D9D9E3"/>
                                  </w:divBdr>
                                  <w:divsChild>
                                    <w:div w:id="361518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8910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8592961">
          <w:marLeft w:val="0"/>
          <w:marRight w:val="0"/>
          <w:marTop w:val="0"/>
          <w:marBottom w:val="0"/>
          <w:divBdr>
            <w:top w:val="single" w:sz="2" w:space="0" w:color="D9D9E3"/>
            <w:left w:val="single" w:sz="2" w:space="0" w:color="D9D9E3"/>
            <w:bottom w:val="single" w:sz="2" w:space="0" w:color="D9D9E3"/>
            <w:right w:val="single" w:sz="2" w:space="0" w:color="D9D9E3"/>
          </w:divBdr>
          <w:divsChild>
            <w:div w:id="195913978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52039">
                  <w:marLeft w:val="0"/>
                  <w:marRight w:val="0"/>
                  <w:marTop w:val="0"/>
                  <w:marBottom w:val="0"/>
                  <w:divBdr>
                    <w:top w:val="single" w:sz="2" w:space="0" w:color="D9D9E3"/>
                    <w:left w:val="single" w:sz="2" w:space="0" w:color="D9D9E3"/>
                    <w:bottom w:val="single" w:sz="2" w:space="0" w:color="D9D9E3"/>
                    <w:right w:val="single" w:sz="2" w:space="0" w:color="D9D9E3"/>
                  </w:divBdr>
                  <w:divsChild>
                    <w:div w:id="29496922">
                      <w:marLeft w:val="0"/>
                      <w:marRight w:val="0"/>
                      <w:marTop w:val="0"/>
                      <w:marBottom w:val="0"/>
                      <w:divBdr>
                        <w:top w:val="single" w:sz="2" w:space="0" w:color="D9D9E3"/>
                        <w:left w:val="single" w:sz="2" w:space="0" w:color="D9D9E3"/>
                        <w:bottom w:val="single" w:sz="2" w:space="0" w:color="D9D9E3"/>
                        <w:right w:val="single" w:sz="2" w:space="0" w:color="D9D9E3"/>
                      </w:divBdr>
                      <w:divsChild>
                        <w:div w:id="123351293">
                          <w:marLeft w:val="0"/>
                          <w:marRight w:val="0"/>
                          <w:marTop w:val="0"/>
                          <w:marBottom w:val="0"/>
                          <w:divBdr>
                            <w:top w:val="single" w:sz="2" w:space="0" w:color="D9D9E3"/>
                            <w:left w:val="single" w:sz="2" w:space="0" w:color="D9D9E3"/>
                            <w:bottom w:val="single" w:sz="2" w:space="0" w:color="D9D9E3"/>
                            <w:right w:val="single" w:sz="2" w:space="0" w:color="D9D9E3"/>
                          </w:divBdr>
                          <w:divsChild>
                            <w:div w:id="1278105673">
                              <w:marLeft w:val="0"/>
                              <w:marRight w:val="0"/>
                              <w:marTop w:val="0"/>
                              <w:marBottom w:val="0"/>
                              <w:divBdr>
                                <w:top w:val="single" w:sz="2" w:space="0" w:color="D9D9E3"/>
                                <w:left w:val="single" w:sz="2" w:space="0" w:color="D9D9E3"/>
                                <w:bottom w:val="single" w:sz="2" w:space="0" w:color="D9D9E3"/>
                                <w:right w:val="single" w:sz="2" w:space="0" w:color="D9D9E3"/>
                              </w:divBdr>
                              <w:divsChild>
                                <w:div w:id="1792703168">
                                  <w:marLeft w:val="0"/>
                                  <w:marRight w:val="0"/>
                                  <w:marTop w:val="0"/>
                                  <w:marBottom w:val="0"/>
                                  <w:divBdr>
                                    <w:top w:val="single" w:sz="2" w:space="0" w:color="D9D9E3"/>
                                    <w:left w:val="single" w:sz="2" w:space="0" w:color="D9D9E3"/>
                                    <w:bottom w:val="single" w:sz="2" w:space="0" w:color="D9D9E3"/>
                                    <w:right w:val="single" w:sz="2" w:space="0" w:color="D9D9E3"/>
                                  </w:divBdr>
                                  <w:divsChild>
                                    <w:div w:id="21293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37075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30460828">
                      <w:marLeft w:val="0"/>
                      <w:marRight w:val="0"/>
                      <w:marTop w:val="0"/>
                      <w:marBottom w:val="0"/>
                      <w:divBdr>
                        <w:top w:val="single" w:sz="2" w:space="0" w:color="D9D9E3"/>
                        <w:left w:val="single" w:sz="2" w:space="0" w:color="D9D9E3"/>
                        <w:bottom w:val="single" w:sz="2" w:space="0" w:color="D9D9E3"/>
                        <w:right w:val="single" w:sz="2" w:space="0" w:color="D9D9E3"/>
                      </w:divBdr>
                      <w:divsChild>
                        <w:div w:id="1615407083">
                          <w:marLeft w:val="0"/>
                          <w:marRight w:val="0"/>
                          <w:marTop w:val="0"/>
                          <w:marBottom w:val="0"/>
                          <w:divBdr>
                            <w:top w:val="single" w:sz="2" w:space="0" w:color="D9D9E3"/>
                            <w:left w:val="single" w:sz="2" w:space="0" w:color="D9D9E3"/>
                            <w:bottom w:val="single" w:sz="2" w:space="0" w:color="D9D9E3"/>
                            <w:right w:val="single" w:sz="2" w:space="0" w:color="D9D9E3"/>
                          </w:divBdr>
                          <w:divsChild>
                            <w:div w:id="1155218872">
                              <w:marLeft w:val="0"/>
                              <w:marRight w:val="0"/>
                              <w:marTop w:val="0"/>
                              <w:marBottom w:val="0"/>
                              <w:divBdr>
                                <w:top w:val="single" w:sz="2" w:space="0" w:color="D9D9E3"/>
                                <w:left w:val="single" w:sz="2" w:space="0" w:color="D9D9E3"/>
                                <w:bottom w:val="single" w:sz="2" w:space="0" w:color="D9D9E3"/>
                                <w:right w:val="single" w:sz="2" w:space="0" w:color="D9D9E3"/>
                              </w:divBdr>
                              <w:divsChild>
                                <w:div w:id="1100952738">
                                  <w:marLeft w:val="0"/>
                                  <w:marRight w:val="0"/>
                                  <w:marTop w:val="0"/>
                                  <w:marBottom w:val="0"/>
                                  <w:divBdr>
                                    <w:top w:val="single" w:sz="2" w:space="0" w:color="D9D9E3"/>
                                    <w:left w:val="single" w:sz="2" w:space="0" w:color="D9D9E3"/>
                                    <w:bottom w:val="single" w:sz="2" w:space="0" w:color="D9D9E3"/>
                                    <w:right w:val="single" w:sz="2" w:space="0" w:color="D9D9E3"/>
                                  </w:divBdr>
                                  <w:divsChild>
                                    <w:div w:id="708185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92106116">
          <w:marLeft w:val="0"/>
          <w:marRight w:val="0"/>
          <w:marTop w:val="0"/>
          <w:marBottom w:val="0"/>
          <w:divBdr>
            <w:top w:val="single" w:sz="2" w:space="0" w:color="D9D9E3"/>
            <w:left w:val="single" w:sz="2" w:space="0" w:color="D9D9E3"/>
            <w:bottom w:val="single" w:sz="2" w:space="0" w:color="D9D9E3"/>
            <w:right w:val="single" w:sz="2" w:space="0" w:color="D9D9E3"/>
          </w:divBdr>
          <w:divsChild>
            <w:div w:id="1576353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44448">
                  <w:marLeft w:val="0"/>
                  <w:marRight w:val="0"/>
                  <w:marTop w:val="0"/>
                  <w:marBottom w:val="0"/>
                  <w:divBdr>
                    <w:top w:val="single" w:sz="2" w:space="0" w:color="D9D9E3"/>
                    <w:left w:val="single" w:sz="2" w:space="0" w:color="D9D9E3"/>
                    <w:bottom w:val="single" w:sz="2" w:space="0" w:color="D9D9E3"/>
                    <w:right w:val="single" w:sz="2" w:space="0" w:color="D9D9E3"/>
                  </w:divBdr>
                  <w:divsChild>
                    <w:div w:id="55320792">
                      <w:marLeft w:val="0"/>
                      <w:marRight w:val="0"/>
                      <w:marTop w:val="0"/>
                      <w:marBottom w:val="0"/>
                      <w:divBdr>
                        <w:top w:val="single" w:sz="2" w:space="0" w:color="D9D9E3"/>
                        <w:left w:val="single" w:sz="2" w:space="0" w:color="D9D9E3"/>
                        <w:bottom w:val="single" w:sz="2" w:space="0" w:color="D9D9E3"/>
                        <w:right w:val="single" w:sz="2" w:space="0" w:color="D9D9E3"/>
                      </w:divBdr>
                      <w:divsChild>
                        <w:div w:id="723597773">
                          <w:marLeft w:val="0"/>
                          <w:marRight w:val="0"/>
                          <w:marTop w:val="0"/>
                          <w:marBottom w:val="0"/>
                          <w:divBdr>
                            <w:top w:val="single" w:sz="2" w:space="0" w:color="D9D9E3"/>
                            <w:left w:val="single" w:sz="2" w:space="0" w:color="D9D9E3"/>
                            <w:bottom w:val="single" w:sz="2" w:space="0" w:color="D9D9E3"/>
                            <w:right w:val="single" w:sz="2" w:space="0" w:color="D9D9E3"/>
                          </w:divBdr>
                          <w:divsChild>
                            <w:div w:id="847643506">
                              <w:marLeft w:val="0"/>
                              <w:marRight w:val="0"/>
                              <w:marTop w:val="0"/>
                              <w:marBottom w:val="0"/>
                              <w:divBdr>
                                <w:top w:val="single" w:sz="2" w:space="0" w:color="D9D9E3"/>
                                <w:left w:val="single" w:sz="2" w:space="0" w:color="D9D9E3"/>
                                <w:bottom w:val="single" w:sz="2" w:space="0" w:color="D9D9E3"/>
                                <w:right w:val="single" w:sz="2" w:space="0" w:color="D9D9E3"/>
                              </w:divBdr>
                              <w:divsChild>
                                <w:div w:id="342316983">
                                  <w:marLeft w:val="0"/>
                                  <w:marRight w:val="0"/>
                                  <w:marTop w:val="0"/>
                                  <w:marBottom w:val="0"/>
                                  <w:divBdr>
                                    <w:top w:val="single" w:sz="2" w:space="0" w:color="D9D9E3"/>
                                    <w:left w:val="single" w:sz="2" w:space="0" w:color="D9D9E3"/>
                                    <w:bottom w:val="single" w:sz="2" w:space="0" w:color="D9D9E3"/>
                                    <w:right w:val="single" w:sz="2" w:space="0" w:color="D9D9E3"/>
                                  </w:divBdr>
                                  <w:divsChild>
                                    <w:div w:id="150570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4531707">
                      <w:marLeft w:val="0"/>
                      <w:marRight w:val="0"/>
                      <w:marTop w:val="0"/>
                      <w:marBottom w:val="0"/>
                      <w:divBdr>
                        <w:top w:val="single" w:sz="2" w:space="0" w:color="D9D9E3"/>
                        <w:left w:val="single" w:sz="2" w:space="0" w:color="D9D9E3"/>
                        <w:bottom w:val="single" w:sz="2" w:space="0" w:color="D9D9E3"/>
                        <w:right w:val="single" w:sz="2" w:space="0" w:color="D9D9E3"/>
                      </w:divBdr>
                      <w:divsChild>
                        <w:div w:id="261763508">
                          <w:marLeft w:val="0"/>
                          <w:marRight w:val="0"/>
                          <w:marTop w:val="0"/>
                          <w:marBottom w:val="0"/>
                          <w:divBdr>
                            <w:top w:val="single" w:sz="2" w:space="0" w:color="D9D9E3"/>
                            <w:left w:val="single" w:sz="2" w:space="0" w:color="D9D9E3"/>
                            <w:bottom w:val="single" w:sz="2" w:space="0" w:color="D9D9E3"/>
                            <w:right w:val="single" w:sz="2" w:space="0" w:color="D9D9E3"/>
                          </w:divBdr>
                        </w:div>
                        <w:div w:id="1425028258">
                          <w:marLeft w:val="0"/>
                          <w:marRight w:val="0"/>
                          <w:marTop w:val="0"/>
                          <w:marBottom w:val="0"/>
                          <w:divBdr>
                            <w:top w:val="single" w:sz="2" w:space="0" w:color="D9D9E3"/>
                            <w:left w:val="single" w:sz="2" w:space="0" w:color="D9D9E3"/>
                            <w:bottom w:val="single" w:sz="2" w:space="0" w:color="D9D9E3"/>
                            <w:right w:val="single" w:sz="2" w:space="0" w:color="D9D9E3"/>
                          </w:divBdr>
                          <w:divsChild>
                            <w:div w:id="832527972">
                              <w:marLeft w:val="0"/>
                              <w:marRight w:val="0"/>
                              <w:marTop w:val="0"/>
                              <w:marBottom w:val="0"/>
                              <w:divBdr>
                                <w:top w:val="single" w:sz="2" w:space="0" w:color="D9D9E3"/>
                                <w:left w:val="single" w:sz="2" w:space="0" w:color="D9D9E3"/>
                                <w:bottom w:val="single" w:sz="2" w:space="0" w:color="D9D9E3"/>
                                <w:right w:val="single" w:sz="2" w:space="0" w:color="D9D9E3"/>
                              </w:divBdr>
                              <w:divsChild>
                                <w:div w:id="973566071">
                                  <w:marLeft w:val="0"/>
                                  <w:marRight w:val="0"/>
                                  <w:marTop w:val="0"/>
                                  <w:marBottom w:val="0"/>
                                  <w:divBdr>
                                    <w:top w:val="single" w:sz="2" w:space="0" w:color="D9D9E3"/>
                                    <w:left w:val="single" w:sz="2" w:space="0" w:color="D9D9E3"/>
                                    <w:bottom w:val="single" w:sz="2" w:space="0" w:color="D9D9E3"/>
                                    <w:right w:val="single" w:sz="2" w:space="0" w:color="D9D9E3"/>
                                  </w:divBdr>
                                  <w:divsChild>
                                    <w:div w:id="1826624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94208639">
          <w:marLeft w:val="0"/>
          <w:marRight w:val="0"/>
          <w:marTop w:val="0"/>
          <w:marBottom w:val="0"/>
          <w:divBdr>
            <w:top w:val="single" w:sz="2" w:space="0" w:color="D9D9E3"/>
            <w:left w:val="single" w:sz="2" w:space="0" w:color="D9D9E3"/>
            <w:bottom w:val="single" w:sz="2" w:space="0" w:color="D9D9E3"/>
            <w:right w:val="single" w:sz="2" w:space="0" w:color="D9D9E3"/>
          </w:divBdr>
          <w:divsChild>
            <w:div w:id="760031216">
              <w:marLeft w:val="0"/>
              <w:marRight w:val="0"/>
              <w:marTop w:val="100"/>
              <w:marBottom w:val="100"/>
              <w:divBdr>
                <w:top w:val="single" w:sz="2" w:space="0" w:color="D9D9E3"/>
                <w:left w:val="single" w:sz="2" w:space="0" w:color="D9D9E3"/>
                <w:bottom w:val="single" w:sz="2" w:space="0" w:color="D9D9E3"/>
                <w:right w:val="single" w:sz="2" w:space="0" w:color="D9D9E3"/>
              </w:divBdr>
              <w:divsChild>
                <w:div w:id="408505604">
                  <w:marLeft w:val="0"/>
                  <w:marRight w:val="0"/>
                  <w:marTop w:val="0"/>
                  <w:marBottom w:val="0"/>
                  <w:divBdr>
                    <w:top w:val="single" w:sz="2" w:space="0" w:color="D9D9E3"/>
                    <w:left w:val="single" w:sz="2" w:space="0" w:color="D9D9E3"/>
                    <w:bottom w:val="single" w:sz="2" w:space="0" w:color="D9D9E3"/>
                    <w:right w:val="single" w:sz="2" w:space="0" w:color="D9D9E3"/>
                  </w:divBdr>
                  <w:divsChild>
                    <w:div w:id="217938756">
                      <w:marLeft w:val="0"/>
                      <w:marRight w:val="0"/>
                      <w:marTop w:val="0"/>
                      <w:marBottom w:val="0"/>
                      <w:divBdr>
                        <w:top w:val="single" w:sz="2" w:space="0" w:color="D9D9E3"/>
                        <w:left w:val="single" w:sz="2" w:space="0" w:color="D9D9E3"/>
                        <w:bottom w:val="single" w:sz="2" w:space="0" w:color="D9D9E3"/>
                        <w:right w:val="single" w:sz="2" w:space="0" w:color="D9D9E3"/>
                      </w:divBdr>
                      <w:divsChild>
                        <w:div w:id="190345702">
                          <w:marLeft w:val="0"/>
                          <w:marRight w:val="0"/>
                          <w:marTop w:val="0"/>
                          <w:marBottom w:val="0"/>
                          <w:divBdr>
                            <w:top w:val="single" w:sz="2" w:space="0" w:color="D9D9E3"/>
                            <w:left w:val="single" w:sz="2" w:space="0" w:color="D9D9E3"/>
                            <w:bottom w:val="single" w:sz="2" w:space="0" w:color="D9D9E3"/>
                            <w:right w:val="single" w:sz="2" w:space="0" w:color="D9D9E3"/>
                          </w:divBdr>
                        </w:div>
                        <w:div w:id="398092552">
                          <w:marLeft w:val="0"/>
                          <w:marRight w:val="0"/>
                          <w:marTop w:val="0"/>
                          <w:marBottom w:val="0"/>
                          <w:divBdr>
                            <w:top w:val="single" w:sz="2" w:space="0" w:color="D9D9E3"/>
                            <w:left w:val="single" w:sz="2" w:space="0" w:color="D9D9E3"/>
                            <w:bottom w:val="single" w:sz="2" w:space="0" w:color="D9D9E3"/>
                            <w:right w:val="single" w:sz="2" w:space="0" w:color="D9D9E3"/>
                          </w:divBdr>
                          <w:divsChild>
                            <w:div w:id="1751122491">
                              <w:marLeft w:val="0"/>
                              <w:marRight w:val="0"/>
                              <w:marTop w:val="0"/>
                              <w:marBottom w:val="0"/>
                              <w:divBdr>
                                <w:top w:val="single" w:sz="2" w:space="0" w:color="D9D9E3"/>
                                <w:left w:val="single" w:sz="2" w:space="0" w:color="D9D9E3"/>
                                <w:bottom w:val="single" w:sz="2" w:space="0" w:color="D9D9E3"/>
                                <w:right w:val="single" w:sz="2" w:space="0" w:color="D9D9E3"/>
                              </w:divBdr>
                              <w:divsChild>
                                <w:div w:id="16008867">
                                  <w:marLeft w:val="0"/>
                                  <w:marRight w:val="0"/>
                                  <w:marTop w:val="0"/>
                                  <w:marBottom w:val="0"/>
                                  <w:divBdr>
                                    <w:top w:val="single" w:sz="2" w:space="0" w:color="D9D9E3"/>
                                    <w:left w:val="single" w:sz="2" w:space="0" w:color="D9D9E3"/>
                                    <w:bottom w:val="single" w:sz="2" w:space="0" w:color="D9D9E3"/>
                                    <w:right w:val="single" w:sz="2" w:space="0" w:color="D9D9E3"/>
                                  </w:divBdr>
                                  <w:divsChild>
                                    <w:div w:id="1032413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8014105">
                      <w:marLeft w:val="0"/>
                      <w:marRight w:val="0"/>
                      <w:marTop w:val="0"/>
                      <w:marBottom w:val="0"/>
                      <w:divBdr>
                        <w:top w:val="single" w:sz="2" w:space="0" w:color="D9D9E3"/>
                        <w:left w:val="single" w:sz="2" w:space="0" w:color="D9D9E3"/>
                        <w:bottom w:val="single" w:sz="2" w:space="0" w:color="D9D9E3"/>
                        <w:right w:val="single" w:sz="2" w:space="0" w:color="D9D9E3"/>
                      </w:divBdr>
                      <w:divsChild>
                        <w:div w:id="515660181">
                          <w:marLeft w:val="0"/>
                          <w:marRight w:val="0"/>
                          <w:marTop w:val="0"/>
                          <w:marBottom w:val="0"/>
                          <w:divBdr>
                            <w:top w:val="single" w:sz="2" w:space="0" w:color="D9D9E3"/>
                            <w:left w:val="single" w:sz="2" w:space="0" w:color="D9D9E3"/>
                            <w:bottom w:val="single" w:sz="2" w:space="0" w:color="D9D9E3"/>
                            <w:right w:val="single" w:sz="2" w:space="0" w:color="D9D9E3"/>
                          </w:divBdr>
                          <w:divsChild>
                            <w:div w:id="1020472304">
                              <w:marLeft w:val="0"/>
                              <w:marRight w:val="0"/>
                              <w:marTop w:val="0"/>
                              <w:marBottom w:val="0"/>
                              <w:divBdr>
                                <w:top w:val="single" w:sz="2" w:space="0" w:color="D9D9E3"/>
                                <w:left w:val="single" w:sz="2" w:space="0" w:color="D9D9E3"/>
                                <w:bottom w:val="single" w:sz="2" w:space="0" w:color="D9D9E3"/>
                                <w:right w:val="single" w:sz="2" w:space="0" w:color="D9D9E3"/>
                              </w:divBdr>
                              <w:divsChild>
                                <w:div w:id="850874672">
                                  <w:marLeft w:val="0"/>
                                  <w:marRight w:val="0"/>
                                  <w:marTop w:val="0"/>
                                  <w:marBottom w:val="0"/>
                                  <w:divBdr>
                                    <w:top w:val="single" w:sz="2" w:space="0" w:color="D9D9E3"/>
                                    <w:left w:val="single" w:sz="2" w:space="0" w:color="D9D9E3"/>
                                    <w:bottom w:val="single" w:sz="2" w:space="0" w:color="D9D9E3"/>
                                    <w:right w:val="single" w:sz="2" w:space="0" w:color="D9D9E3"/>
                                  </w:divBdr>
                                  <w:divsChild>
                                    <w:div w:id="75478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5833996">
          <w:marLeft w:val="0"/>
          <w:marRight w:val="0"/>
          <w:marTop w:val="0"/>
          <w:marBottom w:val="0"/>
          <w:divBdr>
            <w:top w:val="single" w:sz="2" w:space="0" w:color="D9D9E3"/>
            <w:left w:val="single" w:sz="2" w:space="0" w:color="D9D9E3"/>
            <w:bottom w:val="single" w:sz="2" w:space="0" w:color="D9D9E3"/>
            <w:right w:val="single" w:sz="2" w:space="0" w:color="D9D9E3"/>
          </w:divBdr>
          <w:divsChild>
            <w:div w:id="1562329605">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39107">
                  <w:marLeft w:val="0"/>
                  <w:marRight w:val="0"/>
                  <w:marTop w:val="0"/>
                  <w:marBottom w:val="0"/>
                  <w:divBdr>
                    <w:top w:val="single" w:sz="2" w:space="0" w:color="D9D9E3"/>
                    <w:left w:val="single" w:sz="2" w:space="0" w:color="D9D9E3"/>
                    <w:bottom w:val="single" w:sz="2" w:space="0" w:color="D9D9E3"/>
                    <w:right w:val="single" w:sz="2" w:space="0" w:color="D9D9E3"/>
                  </w:divBdr>
                  <w:divsChild>
                    <w:div w:id="114180124">
                      <w:marLeft w:val="0"/>
                      <w:marRight w:val="0"/>
                      <w:marTop w:val="0"/>
                      <w:marBottom w:val="0"/>
                      <w:divBdr>
                        <w:top w:val="single" w:sz="2" w:space="0" w:color="D9D9E3"/>
                        <w:left w:val="single" w:sz="2" w:space="0" w:color="D9D9E3"/>
                        <w:bottom w:val="single" w:sz="2" w:space="0" w:color="D9D9E3"/>
                        <w:right w:val="single" w:sz="2" w:space="0" w:color="D9D9E3"/>
                      </w:divBdr>
                      <w:divsChild>
                        <w:div w:id="518858089">
                          <w:marLeft w:val="0"/>
                          <w:marRight w:val="0"/>
                          <w:marTop w:val="0"/>
                          <w:marBottom w:val="0"/>
                          <w:divBdr>
                            <w:top w:val="single" w:sz="2" w:space="0" w:color="D9D9E3"/>
                            <w:left w:val="single" w:sz="2" w:space="0" w:color="D9D9E3"/>
                            <w:bottom w:val="single" w:sz="2" w:space="0" w:color="D9D9E3"/>
                            <w:right w:val="single" w:sz="2" w:space="0" w:color="D9D9E3"/>
                          </w:divBdr>
                        </w:div>
                        <w:div w:id="1165436384">
                          <w:marLeft w:val="0"/>
                          <w:marRight w:val="0"/>
                          <w:marTop w:val="0"/>
                          <w:marBottom w:val="0"/>
                          <w:divBdr>
                            <w:top w:val="single" w:sz="2" w:space="0" w:color="D9D9E3"/>
                            <w:left w:val="single" w:sz="2" w:space="0" w:color="D9D9E3"/>
                            <w:bottom w:val="single" w:sz="2" w:space="0" w:color="D9D9E3"/>
                            <w:right w:val="single" w:sz="2" w:space="0" w:color="D9D9E3"/>
                          </w:divBdr>
                          <w:divsChild>
                            <w:div w:id="360666577">
                              <w:marLeft w:val="0"/>
                              <w:marRight w:val="0"/>
                              <w:marTop w:val="0"/>
                              <w:marBottom w:val="0"/>
                              <w:divBdr>
                                <w:top w:val="single" w:sz="2" w:space="0" w:color="D9D9E3"/>
                                <w:left w:val="single" w:sz="2" w:space="0" w:color="D9D9E3"/>
                                <w:bottom w:val="single" w:sz="2" w:space="0" w:color="D9D9E3"/>
                                <w:right w:val="single" w:sz="2" w:space="0" w:color="D9D9E3"/>
                              </w:divBdr>
                              <w:divsChild>
                                <w:div w:id="1946036361">
                                  <w:marLeft w:val="0"/>
                                  <w:marRight w:val="0"/>
                                  <w:marTop w:val="0"/>
                                  <w:marBottom w:val="0"/>
                                  <w:divBdr>
                                    <w:top w:val="single" w:sz="2" w:space="0" w:color="D9D9E3"/>
                                    <w:left w:val="single" w:sz="2" w:space="0" w:color="D9D9E3"/>
                                    <w:bottom w:val="single" w:sz="2" w:space="0" w:color="D9D9E3"/>
                                    <w:right w:val="single" w:sz="2" w:space="0" w:color="D9D9E3"/>
                                  </w:divBdr>
                                  <w:divsChild>
                                    <w:div w:id="986520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2063469">
                      <w:marLeft w:val="0"/>
                      <w:marRight w:val="0"/>
                      <w:marTop w:val="0"/>
                      <w:marBottom w:val="0"/>
                      <w:divBdr>
                        <w:top w:val="single" w:sz="2" w:space="0" w:color="D9D9E3"/>
                        <w:left w:val="single" w:sz="2" w:space="0" w:color="D9D9E3"/>
                        <w:bottom w:val="single" w:sz="2" w:space="0" w:color="D9D9E3"/>
                        <w:right w:val="single" w:sz="2" w:space="0" w:color="D9D9E3"/>
                      </w:divBdr>
                      <w:divsChild>
                        <w:div w:id="719863911">
                          <w:marLeft w:val="0"/>
                          <w:marRight w:val="0"/>
                          <w:marTop w:val="0"/>
                          <w:marBottom w:val="0"/>
                          <w:divBdr>
                            <w:top w:val="single" w:sz="2" w:space="0" w:color="D9D9E3"/>
                            <w:left w:val="single" w:sz="2" w:space="0" w:color="D9D9E3"/>
                            <w:bottom w:val="single" w:sz="2" w:space="0" w:color="D9D9E3"/>
                            <w:right w:val="single" w:sz="2" w:space="0" w:color="D9D9E3"/>
                          </w:divBdr>
                          <w:divsChild>
                            <w:div w:id="902062445">
                              <w:marLeft w:val="0"/>
                              <w:marRight w:val="0"/>
                              <w:marTop w:val="0"/>
                              <w:marBottom w:val="0"/>
                              <w:divBdr>
                                <w:top w:val="single" w:sz="2" w:space="0" w:color="D9D9E3"/>
                                <w:left w:val="single" w:sz="2" w:space="0" w:color="D9D9E3"/>
                                <w:bottom w:val="single" w:sz="2" w:space="0" w:color="D9D9E3"/>
                                <w:right w:val="single" w:sz="2" w:space="0" w:color="D9D9E3"/>
                              </w:divBdr>
                              <w:divsChild>
                                <w:div w:id="937130397">
                                  <w:marLeft w:val="0"/>
                                  <w:marRight w:val="0"/>
                                  <w:marTop w:val="0"/>
                                  <w:marBottom w:val="0"/>
                                  <w:divBdr>
                                    <w:top w:val="single" w:sz="2" w:space="0" w:color="D9D9E3"/>
                                    <w:left w:val="single" w:sz="2" w:space="0" w:color="D9D9E3"/>
                                    <w:bottom w:val="single" w:sz="2" w:space="0" w:color="D9D9E3"/>
                                    <w:right w:val="single" w:sz="2" w:space="0" w:color="D9D9E3"/>
                                  </w:divBdr>
                                  <w:divsChild>
                                    <w:div w:id="1329409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276610">
          <w:marLeft w:val="0"/>
          <w:marRight w:val="0"/>
          <w:marTop w:val="0"/>
          <w:marBottom w:val="0"/>
          <w:divBdr>
            <w:top w:val="single" w:sz="2" w:space="0" w:color="D9D9E3"/>
            <w:left w:val="single" w:sz="2" w:space="0" w:color="D9D9E3"/>
            <w:bottom w:val="single" w:sz="2" w:space="0" w:color="D9D9E3"/>
            <w:right w:val="single" w:sz="2" w:space="0" w:color="D9D9E3"/>
          </w:divBdr>
          <w:divsChild>
            <w:div w:id="83980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598636363">
                  <w:marLeft w:val="0"/>
                  <w:marRight w:val="0"/>
                  <w:marTop w:val="0"/>
                  <w:marBottom w:val="0"/>
                  <w:divBdr>
                    <w:top w:val="single" w:sz="2" w:space="0" w:color="D9D9E3"/>
                    <w:left w:val="single" w:sz="2" w:space="0" w:color="D9D9E3"/>
                    <w:bottom w:val="single" w:sz="2" w:space="0" w:color="D9D9E3"/>
                    <w:right w:val="single" w:sz="2" w:space="0" w:color="D9D9E3"/>
                  </w:divBdr>
                  <w:divsChild>
                    <w:div w:id="1353804698">
                      <w:marLeft w:val="0"/>
                      <w:marRight w:val="0"/>
                      <w:marTop w:val="0"/>
                      <w:marBottom w:val="0"/>
                      <w:divBdr>
                        <w:top w:val="single" w:sz="2" w:space="0" w:color="D9D9E3"/>
                        <w:left w:val="single" w:sz="2" w:space="0" w:color="D9D9E3"/>
                        <w:bottom w:val="single" w:sz="2" w:space="0" w:color="D9D9E3"/>
                        <w:right w:val="single" w:sz="2" w:space="0" w:color="D9D9E3"/>
                      </w:divBdr>
                      <w:divsChild>
                        <w:div w:id="601960724">
                          <w:marLeft w:val="0"/>
                          <w:marRight w:val="0"/>
                          <w:marTop w:val="0"/>
                          <w:marBottom w:val="0"/>
                          <w:divBdr>
                            <w:top w:val="single" w:sz="2" w:space="0" w:color="D9D9E3"/>
                            <w:left w:val="single" w:sz="2" w:space="0" w:color="D9D9E3"/>
                            <w:bottom w:val="single" w:sz="2" w:space="0" w:color="D9D9E3"/>
                            <w:right w:val="single" w:sz="2" w:space="0" w:color="D9D9E3"/>
                          </w:divBdr>
                        </w:div>
                        <w:div w:id="2041971634">
                          <w:marLeft w:val="0"/>
                          <w:marRight w:val="0"/>
                          <w:marTop w:val="0"/>
                          <w:marBottom w:val="0"/>
                          <w:divBdr>
                            <w:top w:val="single" w:sz="2" w:space="0" w:color="D9D9E3"/>
                            <w:left w:val="single" w:sz="2" w:space="0" w:color="D9D9E3"/>
                            <w:bottom w:val="single" w:sz="2" w:space="0" w:color="D9D9E3"/>
                            <w:right w:val="single" w:sz="2" w:space="0" w:color="D9D9E3"/>
                          </w:divBdr>
                          <w:divsChild>
                            <w:div w:id="1357002002">
                              <w:marLeft w:val="0"/>
                              <w:marRight w:val="0"/>
                              <w:marTop w:val="0"/>
                              <w:marBottom w:val="0"/>
                              <w:divBdr>
                                <w:top w:val="single" w:sz="2" w:space="0" w:color="D9D9E3"/>
                                <w:left w:val="single" w:sz="2" w:space="0" w:color="D9D9E3"/>
                                <w:bottom w:val="single" w:sz="2" w:space="0" w:color="D9D9E3"/>
                                <w:right w:val="single" w:sz="2" w:space="0" w:color="D9D9E3"/>
                              </w:divBdr>
                              <w:divsChild>
                                <w:div w:id="1064791190">
                                  <w:marLeft w:val="0"/>
                                  <w:marRight w:val="0"/>
                                  <w:marTop w:val="0"/>
                                  <w:marBottom w:val="0"/>
                                  <w:divBdr>
                                    <w:top w:val="single" w:sz="2" w:space="0" w:color="D9D9E3"/>
                                    <w:left w:val="single" w:sz="2" w:space="0" w:color="D9D9E3"/>
                                    <w:bottom w:val="single" w:sz="2" w:space="0" w:color="D9D9E3"/>
                                    <w:right w:val="single" w:sz="2" w:space="0" w:color="D9D9E3"/>
                                  </w:divBdr>
                                  <w:divsChild>
                                    <w:div w:id="1535651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9569614">
                      <w:marLeft w:val="0"/>
                      <w:marRight w:val="0"/>
                      <w:marTop w:val="0"/>
                      <w:marBottom w:val="0"/>
                      <w:divBdr>
                        <w:top w:val="single" w:sz="2" w:space="0" w:color="D9D9E3"/>
                        <w:left w:val="single" w:sz="2" w:space="0" w:color="D9D9E3"/>
                        <w:bottom w:val="single" w:sz="2" w:space="0" w:color="D9D9E3"/>
                        <w:right w:val="single" w:sz="2" w:space="0" w:color="D9D9E3"/>
                      </w:divBdr>
                      <w:divsChild>
                        <w:div w:id="324286019">
                          <w:marLeft w:val="0"/>
                          <w:marRight w:val="0"/>
                          <w:marTop w:val="0"/>
                          <w:marBottom w:val="0"/>
                          <w:divBdr>
                            <w:top w:val="single" w:sz="2" w:space="0" w:color="D9D9E3"/>
                            <w:left w:val="single" w:sz="2" w:space="0" w:color="D9D9E3"/>
                            <w:bottom w:val="single" w:sz="2" w:space="0" w:color="D9D9E3"/>
                            <w:right w:val="single" w:sz="2" w:space="0" w:color="D9D9E3"/>
                          </w:divBdr>
                          <w:divsChild>
                            <w:div w:id="2103213819">
                              <w:marLeft w:val="0"/>
                              <w:marRight w:val="0"/>
                              <w:marTop w:val="0"/>
                              <w:marBottom w:val="0"/>
                              <w:divBdr>
                                <w:top w:val="single" w:sz="2" w:space="0" w:color="D9D9E3"/>
                                <w:left w:val="single" w:sz="2" w:space="0" w:color="D9D9E3"/>
                                <w:bottom w:val="single" w:sz="2" w:space="0" w:color="D9D9E3"/>
                                <w:right w:val="single" w:sz="2" w:space="0" w:color="D9D9E3"/>
                              </w:divBdr>
                              <w:divsChild>
                                <w:div w:id="119228738">
                                  <w:marLeft w:val="0"/>
                                  <w:marRight w:val="0"/>
                                  <w:marTop w:val="0"/>
                                  <w:marBottom w:val="0"/>
                                  <w:divBdr>
                                    <w:top w:val="single" w:sz="2" w:space="0" w:color="D9D9E3"/>
                                    <w:left w:val="single" w:sz="2" w:space="0" w:color="D9D9E3"/>
                                    <w:bottom w:val="single" w:sz="2" w:space="0" w:color="D9D9E3"/>
                                    <w:right w:val="single" w:sz="2" w:space="0" w:color="D9D9E3"/>
                                  </w:divBdr>
                                  <w:divsChild>
                                    <w:div w:id="108226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77835033">
          <w:marLeft w:val="0"/>
          <w:marRight w:val="0"/>
          <w:marTop w:val="0"/>
          <w:marBottom w:val="0"/>
          <w:divBdr>
            <w:top w:val="single" w:sz="2" w:space="0" w:color="D9D9E3"/>
            <w:left w:val="single" w:sz="2" w:space="0" w:color="D9D9E3"/>
            <w:bottom w:val="single" w:sz="2" w:space="0" w:color="D9D9E3"/>
            <w:right w:val="single" w:sz="2" w:space="0" w:color="D9D9E3"/>
          </w:divBdr>
          <w:divsChild>
            <w:div w:id="2110462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163004712">
                  <w:marLeft w:val="0"/>
                  <w:marRight w:val="0"/>
                  <w:marTop w:val="0"/>
                  <w:marBottom w:val="0"/>
                  <w:divBdr>
                    <w:top w:val="single" w:sz="2" w:space="0" w:color="D9D9E3"/>
                    <w:left w:val="single" w:sz="2" w:space="0" w:color="D9D9E3"/>
                    <w:bottom w:val="single" w:sz="2" w:space="0" w:color="D9D9E3"/>
                    <w:right w:val="single" w:sz="2" w:space="0" w:color="D9D9E3"/>
                  </w:divBdr>
                  <w:divsChild>
                    <w:div w:id="527372107">
                      <w:marLeft w:val="0"/>
                      <w:marRight w:val="0"/>
                      <w:marTop w:val="0"/>
                      <w:marBottom w:val="0"/>
                      <w:divBdr>
                        <w:top w:val="single" w:sz="2" w:space="0" w:color="D9D9E3"/>
                        <w:left w:val="single" w:sz="2" w:space="0" w:color="D9D9E3"/>
                        <w:bottom w:val="single" w:sz="2" w:space="0" w:color="D9D9E3"/>
                        <w:right w:val="single" w:sz="2" w:space="0" w:color="D9D9E3"/>
                      </w:divBdr>
                      <w:divsChild>
                        <w:div w:id="509755474">
                          <w:marLeft w:val="0"/>
                          <w:marRight w:val="0"/>
                          <w:marTop w:val="0"/>
                          <w:marBottom w:val="0"/>
                          <w:divBdr>
                            <w:top w:val="single" w:sz="2" w:space="0" w:color="D9D9E3"/>
                            <w:left w:val="single" w:sz="2" w:space="0" w:color="D9D9E3"/>
                            <w:bottom w:val="single" w:sz="2" w:space="0" w:color="D9D9E3"/>
                            <w:right w:val="single" w:sz="2" w:space="0" w:color="D9D9E3"/>
                          </w:divBdr>
                          <w:divsChild>
                            <w:div w:id="1099108427">
                              <w:marLeft w:val="0"/>
                              <w:marRight w:val="0"/>
                              <w:marTop w:val="0"/>
                              <w:marBottom w:val="0"/>
                              <w:divBdr>
                                <w:top w:val="single" w:sz="2" w:space="0" w:color="D9D9E3"/>
                                <w:left w:val="single" w:sz="2" w:space="0" w:color="D9D9E3"/>
                                <w:bottom w:val="single" w:sz="2" w:space="0" w:color="D9D9E3"/>
                                <w:right w:val="single" w:sz="2" w:space="0" w:color="D9D9E3"/>
                              </w:divBdr>
                              <w:divsChild>
                                <w:div w:id="1713073979">
                                  <w:marLeft w:val="0"/>
                                  <w:marRight w:val="0"/>
                                  <w:marTop w:val="0"/>
                                  <w:marBottom w:val="0"/>
                                  <w:divBdr>
                                    <w:top w:val="single" w:sz="2" w:space="0" w:color="D9D9E3"/>
                                    <w:left w:val="single" w:sz="2" w:space="0" w:color="D9D9E3"/>
                                    <w:bottom w:val="single" w:sz="2" w:space="0" w:color="D9D9E3"/>
                                    <w:right w:val="single" w:sz="2" w:space="0" w:color="D9D9E3"/>
                                  </w:divBdr>
                                  <w:divsChild>
                                    <w:div w:id="794099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07633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7444061">
                      <w:marLeft w:val="0"/>
                      <w:marRight w:val="0"/>
                      <w:marTop w:val="0"/>
                      <w:marBottom w:val="0"/>
                      <w:divBdr>
                        <w:top w:val="single" w:sz="2" w:space="0" w:color="D9D9E3"/>
                        <w:left w:val="single" w:sz="2" w:space="0" w:color="D9D9E3"/>
                        <w:bottom w:val="single" w:sz="2" w:space="0" w:color="D9D9E3"/>
                        <w:right w:val="single" w:sz="2" w:space="0" w:color="D9D9E3"/>
                      </w:divBdr>
                      <w:divsChild>
                        <w:div w:id="797838406">
                          <w:marLeft w:val="0"/>
                          <w:marRight w:val="0"/>
                          <w:marTop w:val="0"/>
                          <w:marBottom w:val="0"/>
                          <w:divBdr>
                            <w:top w:val="single" w:sz="2" w:space="0" w:color="D9D9E3"/>
                            <w:left w:val="single" w:sz="2" w:space="0" w:color="D9D9E3"/>
                            <w:bottom w:val="single" w:sz="2" w:space="0" w:color="D9D9E3"/>
                            <w:right w:val="single" w:sz="2" w:space="0" w:color="D9D9E3"/>
                          </w:divBdr>
                          <w:divsChild>
                            <w:div w:id="2001999551">
                              <w:marLeft w:val="0"/>
                              <w:marRight w:val="0"/>
                              <w:marTop w:val="0"/>
                              <w:marBottom w:val="0"/>
                              <w:divBdr>
                                <w:top w:val="single" w:sz="2" w:space="0" w:color="D9D9E3"/>
                                <w:left w:val="single" w:sz="2" w:space="0" w:color="D9D9E3"/>
                                <w:bottom w:val="single" w:sz="2" w:space="0" w:color="D9D9E3"/>
                                <w:right w:val="single" w:sz="2" w:space="0" w:color="D9D9E3"/>
                              </w:divBdr>
                              <w:divsChild>
                                <w:div w:id="528101639">
                                  <w:marLeft w:val="0"/>
                                  <w:marRight w:val="0"/>
                                  <w:marTop w:val="0"/>
                                  <w:marBottom w:val="0"/>
                                  <w:divBdr>
                                    <w:top w:val="single" w:sz="2" w:space="0" w:color="D9D9E3"/>
                                    <w:left w:val="single" w:sz="2" w:space="0" w:color="D9D9E3"/>
                                    <w:bottom w:val="single" w:sz="2" w:space="0" w:color="D9D9E3"/>
                                    <w:right w:val="single" w:sz="2" w:space="0" w:color="D9D9E3"/>
                                  </w:divBdr>
                                  <w:divsChild>
                                    <w:div w:id="2124954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6334708">
          <w:marLeft w:val="0"/>
          <w:marRight w:val="0"/>
          <w:marTop w:val="0"/>
          <w:marBottom w:val="0"/>
          <w:divBdr>
            <w:top w:val="single" w:sz="2" w:space="0" w:color="D9D9E3"/>
            <w:left w:val="single" w:sz="2" w:space="0" w:color="D9D9E3"/>
            <w:bottom w:val="single" w:sz="2" w:space="0" w:color="D9D9E3"/>
            <w:right w:val="single" w:sz="2" w:space="0" w:color="D9D9E3"/>
          </w:divBdr>
          <w:divsChild>
            <w:div w:id="14760976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51093412">
                  <w:marLeft w:val="0"/>
                  <w:marRight w:val="0"/>
                  <w:marTop w:val="0"/>
                  <w:marBottom w:val="0"/>
                  <w:divBdr>
                    <w:top w:val="single" w:sz="2" w:space="0" w:color="D9D9E3"/>
                    <w:left w:val="single" w:sz="2" w:space="0" w:color="D9D9E3"/>
                    <w:bottom w:val="single" w:sz="2" w:space="0" w:color="D9D9E3"/>
                    <w:right w:val="single" w:sz="2" w:space="0" w:color="D9D9E3"/>
                  </w:divBdr>
                  <w:divsChild>
                    <w:div w:id="1670210663">
                      <w:marLeft w:val="0"/>
                      <w:marRight w:val="0"/>
                      <w:marTop w:val="0"/>
                      <w:marBottom w:val="0"/>
                      <w:divBdr>
                        <w:top w:val="single" w:sz="2" w:space="0" w:color="D9D9E3"/>
                        <w:left w:val="single" w:sz="2" w:space="0" w:color="D9D9E3"/>
                        <w:bottom w:val="single" w:sz="2" w:space="0" w:color="D9D9E3"/>
                        <w:right w:val="single" w:sz="2" w:space="0" w:color="D9D9E3"/>
                      </w:divBdr>
                      <w:divsChild>
                        <w:div w:id="721102299">
                          <w:marLeft w:val="0"/>
                          <w:marRight w:val="0"/>
                          <w:marTop w:val="0"/>
                          <w:marBottom w:val="0"/>
                          <w:divBdr>
                            <w:top w:val="single" w:sz="2" w:space="0" w:color="D9D9E3"/>
                            <w:left w:val="single" w:sz="2" w:space="0" w:color="D9D9E3"/>
                            <w:bottom w:val="single" w:sz="2" w:space="0" w:color="D9D9E3"/>
                            <w:right w:val="single" w:sz="2" w:space="0" w:color="D9D9E3"/>
                          </w:divBdr>
                          <w:divsChild>
                            <w:div w:id="1785614626">
                              <w:marLeft w:val="0"/>
                              <w:marRight w:val="0"/>
                              <w:marTop w:val="0"/>
                              <w:marBottom w:val="0"/>
                              <w:divBdr>
                                <w:top w:val="single" w:sz="2" w:space="0" w:color="D9D9E3"/>
                                <w:left w:val="single" w:sz="2" w:space="0" w:color="D9D9E3"/>
                                <w:bottom w:val="single" w:sz="2" w:space="0" w:color="D9D9E3"/>
                                <w:right w:val="single" w:sz="2" w:space="0" w:color="D9D9E3"/>
                              </w:divBdr>
                              <w:divsChild>
                                <w:div w:id="1456607369">
                                  <w:marLeft w:val="0"/>
                                  <w:marRight w:val="0"/>
                                  <w:marTop w:val="0"/>
                                  <w:marBottom w:val="0"/>
                                  <w:divBdr>
                                    <w:top w:val="single" w:sz="2" w:space="0" w:color="D9D9E3"/>
                                    <w:left w:val="single" w:sz="2" w:space="0" w:color="D9D9E3"/>
                                    <w:bottom w:val="single" w:sz="2" w:space="0" w:color="D9D9E3"/>
                                    <w:right w:val="single" w:sz="2" w:space="0" w:color="D9D9E3"/>
                                  </w:divBdr>
                                  <w:divsChild>
                                    <w:div w:id="353968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163937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08740427">
                      <w:marLeft w:val="0"/>
                      <w:marRight w:val="0"/>
                      <w:marTop w:val="0"/>
                      <w:marBottom w:val="0"/>
                      <w:divBdr>
                        <w:top w:val="single" w:sz="2" w:space="0" w:color="D9D9E3"/>
                        <w:left w:val="single" w:sz="2" w:space="0" w:color="D9D9E3"/>
                        <w:bottom w:val="single" w:sz="2" w:space="0" w:color="D9D9E3"/>
                        <w:right w:val="single" w:sz="2" w:space="0" w:color="D9D9E3"/>
                      </w:divBdr>
                      <w:divsChild>
                        <w:div w:id="2121607284">
                          <w:marLeft w:val="0"/>
                          <w:marRight w:val="0"/>
                          <w:marTop w:val="0"/>
                          <w:marBottom w:val="0"/>
                          <w:divBdr>
                            <w:top w:val="single" w:sz="2" w:space="0" w:color="D9D9E3"/>
                            <w:left w:val="single" w:sz="2" w:space="0" w:color="D9D9E3"/>
                            <w:bottom w:val="single" w:sz="2" w:space="0" w:color="D9D9E3"/>
                            <w:right w:val="single" w:sz="2" w:space="0" w:color="D9D9E3"/>
                          </w:divBdr>
                          <w:divsChild>
                            <w:div w:id="1955625612">
                              <w:marLeft w:val="0"/>
                              <w:marRight w:val="0"/>
                              <w:marTop w:val="0"/>
                              <w:marBottom w:val="0"/>
                              <w:divBdr>
                                <w:top w:val="single" w:sz="2" w:space="0" w:color="D9D9E3"/>
                                <w:left w:val="single" w:sz="2" w:space="0" w:color="D9D9E3"/>
                                <w:bottom w:val="single" w:sz="2" w:space="0" w:color="D9D9E3"/>
                                <w:right w:val="single" w:sz="2" w:space="0" w:color="D9D9E3"/>
                              </w:divBdr>
                              <w:divsChild>
                                <w:div w:id="804086383">
                                  <w:marLeft w:val="0"/>
                                  <w:marRight w:val="0"/>
                                  <w:marTop w:val="0"/>
                                  <w:marBottom w:val="0"/>
                                  <w:divBdr>
                                    <w:top w:val="single" w:sz="2" w:space="0" w:color="D9D9E3"/>
                                    <w:left w:val="single" w:sz="2" w:space="0" w:color="D9D9E3"/>
                                    <w:bottom w:val="single" w:sz="2" w:space="0" w:color="D9D9E3"/>
                                    <w:right w:val="single" w:sz="2" w:space="0" w:color="D9D9E3"/>
                                  </w:divBdr>
                                  <w:divsChild>
                                    <w:div w:id="536238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9165763">
          <w:marLeft w:val="0"/>
          <w:marRight w:val="0"/>
          <w:marTop w:val="0"/>
          <w:marBottom w:val="0"/>
          <w:divBdr>
            <w:top w:val="single" w:sz="2" w:space="0" w:color="D9D9E3"/>
            <w:left w:val="single" w:sz="2" w:space="0" w:color="D9D9E3"/>
            <w:bottom w:val="single" w:sz="2" w:space="0" w:color="D9D9E3"/>
            <w:right w:val="single" w:sz="2" w:space="0" w:color="D9D9E3"/>
          </w:divBdr>
          <w:divsChild>
            <w:div w:id="614141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3911395">
                  <w:marLeft w:val="0"/>
                  <w:marRight w:val="0"/>
                  <w:marTop w:val="0"/>
                  <w:marBottom w:val="0"/>
                  <w:divBdr>
                    <w:top w:val="single" w:sz="2" w:space="0" w:color="D9D9E3"/>
                    <w:left w:val="single" w:sz="2" w:space="0" w:color="D9D9E3"/>
                    <w:bottom w:val="single" w:sz="2" w:space="0" w:color="D9D9E3"/>
                    <w:right w:val="single" w:sz="2" w:space="0" w:color="D9D9E3"/>
                  </w:divBdr>
                  <w:divsChild>
                    <w:div w:id="1423916568">
                      <w:marLeft w:val="0"/>
                      <w:marRight w:val="0"/>
                      <w:marTop w:val="0"/>
                      <w:marBottom w:val="0"/>
                      <w:divBdr>
                        <w:top w:val="single" w:sz="2" w:space="0" w:color="D9D9E3"/>
                        <w:left w:val="single" w:sz="2" w:space="0" w:color="D9D9E3"/>
                        <w:bottom w:val="single" w:sz="2" w:space="0" w:color="D9D9E3"/>
                        <w:right w:val="single" w:sz="2" w:space="0" w:color="D9D9E3"/>
                      </w:divBdr>
                      <w:divsChild>
                        <w:div w:id="1767920511">
                          <w:marLeft w:val="0"/>
                          <w:marRight w:val="0"/>
                          <w:marTop w:val="0"/>
                          <w:marBottom w:val="0"/>
                          <w:divBdr>
                            <w:top w:val="single" w:sz="2" w:space="0" w:color="D9D9E3"/>
                            <w:left w:val="single" w:sz="2" w:space="0" w:color="D9D9E3"/>
                            <w:bottom w:val="single" w:sz="2" w:space="0" w:color="D9D9E3"/>
                            <w:right w:val="single" w:sz="2" w:space="0" w:color="D9D9E3"/>
                          </w:divBdr>
                          <w:divsChild>
                            <w:div w:id="152839914">
                              <w:marLeft w:val="0"/>
                              <w:marRight w:val="0"/>
                              <w:marTop w:val="0"/>
                              <w:marBottom w:val="0"/>
                              <w:divBdr>
                                <w:top w:val="single" w:sz="2" w:space="0" w:color="D9D9E3"/>
                                <w:left w:val="single" w:sz="2" w:space="0" w:color="D9D9E3"/>
                                <w:bottom w:val="single" w:sz="2" w:space="0" w:color="D9D9E3"/>
                                <w:right w:val="single" w:sz="2" w:space="0" w:color="D9D9E3"/>
                              </w:divBdr>
                              <w:divsChild>
                                <w:div w:id="969701628">
                                  <w:marLeft w:val="0"/>
                                  <w:marRight w:val="0"/>
                                  <w:marTop w:val="0"/>
                                  <w:marBottom w:val="0"/>
                                  <w:divBdr>
                                    <w:top w:val="single" w:sz="2" w:space="0" w:color="D9D9E3"/>
                                    <w:left w:val="single" w:sz="2" w:space="0" w:color="D9D9E3"/>
                                    <w:bottom w:val="single" w:sz="2" w:space="0" w:color="D9D9E3"/>
                                    <w:right w:val="single" w:sz="2" w:space="0" w:color="D9D9E3"/>
                                  </w:divBdr>
                                  <w:divsChild>
                                    <w:div w:id="206453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0687351">
                      <w:marLeft w:val="0"/>
                      <w:marRight w:val="0"/>
                      <w:marTop w:val="0"/>
                      <w:marBottom w:val="0"/>
                      <w:divBdr>
                        <w:top w:val="single" w:sz="2" w:space="0" w:color="D9D9E3"/>
                        <w:left w:val="single" w:sz="2" w:space="0" w:color="D9D9E3"/>
                        <w:bottom w:val="single" w:sz="2" w:space="0" w:color="D9D9E3"/>
                        <w:right w:val="single" w:sz="2" w:space="0" w:color="D9D9E3"/>
                      </w:divBdr>
                      <w:divsChild>
                        <w:div w:id="679433887">
                          <w:marLeft w:val="0"/>
                          <w:marRight w:val="0"/>
                          <w:marTop w:val="0"/>
                          <w:marBottom w:val="0"/>
                          <w:divBdr>
                            <w:top w:val="single" w:sz="2" w:space="0" w:color="D9D9E3"/>
                            <w:left w:val="single" w:sz="2" w:space="0" w:color="D9D9E3"/>
                            <w:bottom w:val="single" w:sz="2" w:space="0" w:color="D9D9E3"/>
                            <w:right w:val="single" w:sz="2" w:space="0" w:color="D9D9E3"/>
                          </w:divBdr>
                        </w:div>
                        <w:div w:id="1010445361">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81">
                              <w:marLeft w:val="0"/>
                              <w:marRight w:val="0"/>
                              <w:marTop w:val="0"/>
                              <w:marBottom w:val="0"/>
                              <w:divBdr>
                                <w:top w:val="single" w:sz="2" w:space="0" w:color="D9D9E3"/>
                                <w:left w:val="single" w:sz="2" w:space="0" w:color="D9D9E3"/>
                                <w:bottom w:val="single" w:sz="2" w:space="0" w:color="D9D9E3"/>
                                <w:right w:val="single" w:sz="2" w:space="0" w:color="D9D9E3"/>
                              </w:divBdr>
                              <w:divsChild>
                                <w:div w:id="1946770888">
                                  <w:marLeft w:val="0"/>
                                  <w:marRight w:val="0"/>
                                  <w:marTop w:val="0"/>
                                  <w:marBottom w:val="0"/>
                                  <w:divBdr>
                                    <w:top w:val="single" w:sz="2" w:space="0" w:color="D9D9E3"/>
                                    <w:left w:val="single" w:sz="2" w:space="0" w:color="D9D9E3"/>
                                    <w:bottom w:val="single" w:sz="2" w:space="0" w:color="D9D9E3"/>
                                    <w:right w:val="single" w:sz="2" w:space="0" w:color="D9D9E3"/>
                                  </w:divBdr>
                                  <w:divsChild>
                                    <w:div w:id="832259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0777674">
          <w:marLeft w:val="0"/>
          <w:marRight w:val="0"/>
          <w:marTop w:val="0"/>
          <w:marBottom w:val="0"/>
          <w:divBdr>
            <w:top w:val="single" w:sz="2" w:space="0" w:color="D9D9E3"/>
            <w:left w:val="single" w:sz="2" w:space="0" w:color="D9D9E3"/>
            <w:bottom w:val="single" w:sz="2" w:space="0" w:color="D9D9E3"/>
            <w:right w:val="single" w:sz="2" w:space="0" w:color="D9D9E3"/>
          </w:divBdr>
          <w:divsChild>
            <w:div w:id="806240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34367889">
                  <w:marLeft w:val="0"/>
                  <w:marRight w:val="0"/>
                  <w:marTop w:val="0"/>
                  <w:marBottom w:val="0"/>
                  <w:divBdr>
                    <w:top w:val="single" w:sz="2" w:space="0" w:color="D9D9E3"/>
                    <w:left w:val="single" w:sz="2" w:space="0" w:color="D9D9E3"/>
                    <w:bottom w:val="single" w:sz="2" w:space="0" w:color="D9D9E3"/>
                    <w:right w:val="single" w:sz="2" w:space="0" w:color="D9D9E3"/>
                  </w:divBdr>
                  <w:divsChild>
                    <w:div w:id="876548258">
                      <w:marLeft w:val="0"/>
                      <w:marRight w:val="0"/>
                      <w:marTop w:val="0"/>
                      <w:marBottom w:val="0"/>
                      <w:divBdr>
                        <w:top w:val="single" w:sz="2" w:space="0" w:color="D9D9E3"/>
                        <w:left w:val="single" w:sz="2" w:space="0" w:color="D9D9E3"/>
                        <w:bottom w:val="single" w:sz="2" w:space="0" w:color="D9D9E3"/>
                        <w:right w:val="single" w:sz="2" w:space="0" w:color="D9D9E3"/>
                      </w:divBdr>
                      <w:divsChild>
                        <w:div w:id="1848052878">
                          <w:marLeft w:val="0"/>
                          <w:marRight w:val="0"/>
                          <w:marTop w:val="0"/>
                          <w:marBottom w:val="0"/>
                          <w:divBdr>
                            <w:top w:val="single" w:sz="2" w:space="0" w:color="D9D9E3"/>
                            <w:left w:val="single" w:sz="2" w:space="0" w:color="D9D9E3"/>
                            <w:bottom w:val="single" w:sz="2" w:space="0" w:color="D9D9E3"/>
                            <w:right w:val="single" w:sz="2" w:space="0" w:color="D9D9E3"/>
                          </w:divBdr>
                          <w:divsChild>
                            <w:div w:id="180701452">
                              <w:marLeft w:val="0"/>
                              <w:marRight w:val="0"/>
                              <w:marTop w:val="0"/>
                              <w:marBottom w:val="0"/>
                              <w:divBdr>
                                <w:top w:val="single" w:sz="2" w:space="0" w:color="D9D9E3"/>
                                <w:left w:val="single" w:sz="2" w:space="0" w:color="D9D9E3"/>
                                <w:bottom w:val="single" w:sz="2" w:space="0" w:color="D9D9E3"/>
                                <w:right w:val="single" w:sz="2" w:space="0" w:color="D9D9E3"/>
                              </w:divBdr>
                              <w:divsChild>
                                <w:div w:id="980423518">
                                  <w:marLeft w:val="0"/>
                                  <w:marRight w:val="0"/>
                                  <w:marTop w:val="0"/>
                                  <w:marBottom w:val="0"/>
                                  <w:divBdr>
                                    <w:top w:val="single" w:sz="2" w:space="0" w:color="D9D9E3"/>
                                    <w:left w:val="single" w:sz="2" w:space="0" w:color="D9D9E3"/>
                                    <w:bottom w:val="single" w:sz="2" w:space="0" w:color="D9D9E3"/>
                                    <w:right w:val="single" w:sz="2" w:space="0" w:color="D9D9E3"/>
                                  </w:divBdr>
                                  <w:divsChild>
                                    <w:div w:id="124322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538694">
                      <w:marLeft w:val="0"/>
                      <w:marRight w:val="0"/>
                      <w:marTop w:val="0"/>
                      <w:marBottom w:val="0"/>
                      <w:divBdr>
                        <w:top w:val="single" w:sz="2" w:space="0" w:color="D9D9E3"/>
                        <w:left w:val="single" w:sz="2" w:space="0" w:color="D9D9E3"/>
                        <w:bottom w:val="single" w:sz="2" w:space="0" w:color="D9D9E3"/>
                        <w:right w:val="single" w:sz="2" w:space="0" w:color="D9D9E3"/>
                      </w:divBdr>
                      <w:divsChild>
                        <w:div w:id="379942112">
                          <w:marLeft w:val="0"/>
                          <w:marRight w:val="0"/>
                          <w:marTop w:val="0"/>
                          <w:marBottom w:val="0"/>
                          <w:divBdr>
                            <w:top w:val="single" w:sz="2" w:space="0" w:color="D9D9E3"/>
                            <w:left w:val="single" w:sz="2" w:space="0" w:color="D9D9E3"/>
                            <w:bottom w:val="single" w:sz="2" w:space="0" w:color="D9D9E3"/>
                            <w:right w:val="single" w:sz="2" w:space="0" w:color="D9D9E3"/>
                          </w:divBdr>
                        </w:div>
                        <w:div w:id="566959641">
                          <w:marLeft w:val="0"/>
                          <w:marRight w:val="0"/>
                          <w:marTop w:val="0"/>
                          <w:marBottom w:val="0"/>
                          <w:divBdr>
                            <w:top w:val="single" w:sz="2" w:space="0" w:color="D9D9E3"/>
                            <w:left w:val="single" w:sz="2" w:space="0" w:color="D9D9E3"/>
                            <w:bottom w:val="single" w:sz="2" w:space="0" w:color="D9D9E3"/>
                            <w:right w:val="single" w:sz="2" w:space="0" w:color="D9D9E3"/>
                          </w:divBdr>
                          <w:divsChild>
                            <w:div w:id="1446997234">
                              <w:marLeft w:val="0"/>
                              <w:marRight w:val="0"/>
                              <w:marTop w:val="0"/>
                              <w:marBottom w:val="0"/>
                              <w:divBdr>
                                <w:top w:val="single" w:sz="2" w:space="0" w:color="D9D9E3"/>
                                <w:left w:val="single" w:sz="2" w:space="0" w:color="D9D9E3"/>
                                <w:bottom w:val="single" w:sz="2" w:space="0" w:color="D9D9E3"/>
                                <w:right w:val="single" w:sz="2" w:space="0" w:color="D9D9E3"/>
                              </w:divBdr>
                              <w:divsChild>
                                <w:div w:id="745303560">
                                  <w:marLeft w:val="0"/>
                                  <w:marRight w:val="0"/>
                                  <w:marTop w:val="0"/>
                                  <w:marBottom w:val="0"/>
                                  <w:divBdr>
                                    <w:top w:val="single" w:sz="2" w:space="0" w:color="D9D9E3"/>
                                    <w:left w:val="single" w:sz="2" w:space="0" w:color="D9D9E3"/>
                                    <w:bottom w:val="single" w:sz="2" w:space="0" w:color="D9D9E3"/>
                                    <w:right w:val="single" w:sz="2" w:space="0" w:color="D9D9E3"/>
                                  </w:divBdr>
                                  <w:divsChild>
                                    <w:div w:id="92715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2716388">
          <w:marLeft w:val="0"/>
          <w:marRight w:val="0"/>
          <w:marTop w:val="0"/>
          <w:marBottom w:val="0"/>
          <w:divBdr>
            <w:top w:val="single" w:sz="2" w:space="0" w:color="D9D9E3"/>
            <w:left w:val="single" w:sz="2" w:space="0" w:color="D9D9E3"/>
            <w:bottom w:val="single" w:sz="2" w:space="0" w:color="D9D9E3"/>
            <w:right w:val="single" w:sz="2" w:space="0" w:color="D9D9E3"/>
          </w:divBdr>
          <w:divsChild>
            <w:div w:id="357375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972132">
                  <w:marLeft w:val="0"/>
                  <w:marRight w:val="0"/>
                  <w:marTop w:val="0"/>
                  <w:marBottom w:val="0"/>
                  <w:divBdr>
                    <w:top w:val="single" w:sz="2" w:space="0" w:color="D9D9E3"/>
                    <w:left w:val="single" w:sz="2" w:space="0" w:color="D9D9E3"/>
                    <w:bottom w:val="single" w:sz="2" w:space="0" w:color="D9D9E3"/>
                    <w:right w:val="single" w:sz="2" w:space="0" w:color="D9D9E3"/>
                  </w:divBdr>
                  <w:divsChild>
                    <w:div w:id="94134770">
                      <w:marLeft w:val="0"/>
                      <w:marRight w:val="0"/>
                      <w:marTop w:val="0"/>
                      <w:marBottom w:val="0"/>
                      <w:divBdr>
                        <w:top w:val="single" w:sz="2" w:space="0" w:color="D9D9E3"/>
                        <w:left w:val="single" w:sz="2" w:space="0" w:color="D9D9E3"/>
                        <w:bottom w:val="single" w:sz="2" w:space="0" w:color="D9D9E3"/>
                        <w:right w:val="single" w:sz="2" w:space="0" w:color="D9D9E3"/>
                      </w:divBdr>
                      <w:divsChild>
                        <w:div w:id="1244727206">
                          <w:marLeft w:val="0"/>
                          <w:marRight w:val="0"/>
                          <w:marTop w:val="0"/>
                          <w:marBottom w:val="0"/>
                          <w:divBdr>
                            <w:top w:val="single" w:sz="2" w:space="0" w:color="D9D9E3"/>
                            <w:left w:val="single" w:sz="2" w:space="0" w:color="D9D9E3"/>
                            <w:bottom w:val="single" w:sz="2" w:space="0" w:color="D9D9E3"/>
                            <w:right w:val="single" w:sz="2" w:space="0" w:color="D9D9E3"/>
                          </w:divBdr>
                          <w:divsChild>
                            <w:div w:id="1472285419">
                              <w:marLeft w:val="0"/>
                              <w:marRight w:val="0"/>
                              <w:marTop w:val="0"/>
                              <w:marBottom w:val="0"/>
                              <w:divBdr>
                                <w:top w:val="single" w:sz="2" w:space="0" w:color="D9D9E3"/>
                                <w:left w:val="single" w:sz="2" w:space="0" w:color="D9D9E3"/>
                                <w:bottom w:val="single" w:sz="2" w:space="0" w:color="D9D9E3"/>
                                <w:right w:val="single" w:sz="2" w:space="0" w:color="D9D9E3"/>
                              </w:divBdr>
                              <w:divsChild>
                                <w:div w:id="189955717">
                                  <w:marLeft w:val="0"/>
                                  <w:marRight w:val="0"/>
                                  <w:marTop w:val="0"/>
                                  <w:marBottom w:val="0"/>
                                  <w:divBdr>
                                    <w:top w:val="single" w:sz="2" w:space="0" w:color="D9D9E3"/>
                                    <w:left w:val="single" w:sz="2" w:space="0" w:color="D9D9E3"/>
                                    <w:bottom w:val="single" w:sz="2" w:space="0" w:color="D9D9E3"/>
                                    <w:right w:val="single" w:sz="2" w:space="0" w:color="D9D9E3"/>
                                  </w:divBdr>
                                  <w:divsChild>
                                    <w:div w:id="201789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5401750">
                      <w:marLeft w:val="0"/>
                      <w:marRight w:val="0"/>
                      <w:marTop w:val="0"/>
                      <w:marBottom w:val="0"/>
                      <w:divBdr>
                        <w:top w:val="single" w:sz="2" w:space="0" w:color="D9D9E3"/>
                        <w:left w:val="single" w:sz="2" w:space="0" w:color="D9D9E3"/>
                        <w:bottom w:val="single" w:sz="2" w:space="0" w:color="D9D9E3"/>
                        <w:right w:val="single" w:sz="2" w:space="0" w:color="D9D9E3"/>
                      </w:divBdr>
                      <w:divsChild>
                        <w:div w:id="360982873">
                          <w:marLeft w:val="0"/>
                          <w:marRight w:val="0"/>
                          <w:marTop w:val="0"/>
                          <w:marBottom w:val="0"/>
                          <w:divBdr>
                            <w:top w:val="single" w:sz="2" w:space="0" w:color="D9D9E3"/>
                            <w:left w:val="single" w:sz="2" w:space="0" w:color="D9D9E3"/>
                            <w:bottom w:val="single" w:sz="2" w:space="0" w:color="D9D9E3"/>
                            <w:right w:val="single" w:sz="2" w:space="0" w:color="D9D9E3"/>
                          </w:divBdr>
                          <w:divsChild>
                            <w:div w:id="851260216">
                              <w:marLeft w:val="0"/>
                              <w:marRight w:val="0"/>
                              <w:marTop w:val="0"/>
                              <w:marBottom w:val="0"/>
                              <w:divBdr>
                                <w:top w:val="single" w:sz="2" w:space="0" w:color="D9D9E3"/>
                                <w:left w:val="single" w:sz="2" w:space="0" w:color="D9D9E3"/>
                                <w:bottom w:val="single" w:sz="2" w:space="0" w:color="D9D9E3"/>
                                <w:right w:val="single" w:sz="2" w:space="0" w:color="D9D9E3"/>
                              </w:divBdr>
                              <w:divsChild>
                                <w:div w:id="1718777502">
                                  <w:marLeft w:val="0"/>
                                  <w:marRight w:val="0"/>
                                  <w:marTop w:val="0"/>
                                  <w:marBottom w:val="0"/>
                                  <w:divBdr>
                                    <w:top w:val="single" w:sz="2" w:space="0" w:color="D9D9E3"/>
                                    <w:left w:val="single" w:sz="2" w:space="0" w:color="D9D9E3"/>
                                    <w:bottom w:val="single" w:sz="2" w:space="0" w:color="D9D9E3"/>
                                    <w:right w:val="single" w:sz="2" w:space="0" w:color="D9D9E3"/>
                                  </w:divBdr>
                                  <w:divsChild>
                                    <w:div w:id="486670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18439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2688727">
          <w:marLeft w:val="0"/>
          <w:marRight w:val="0"/>
          <w:marTop w:val="0"/>
          <w:marBottom w:val="0"/>
          <w:divBdr>
            <w:top w:val="single" w:sz="2" w:space="0" w:color="D9D9E3"/>
            <w:left w:val="single" w:sz="2" w:space="0" w:color="D9D9E3"/>
            <w:bottom w:val="single" w:sz="2" w:space="0" w:color="D9D9E3"/>
            <w:right w:val="single" w:sz="2" w:space="0" w:color="D9D9E3"/>
          </w:divBdr>
          <w:divsChild>
            <w:div w:id="1975911146">
              <w:marLeft w:val="0"/>
              <w:marRight w:val="0"/>
              <w:marTop w:val="100"/>
              <w:marBottom w:val="100"/>
              <w:divBdr>
                <w:top w:val="single" w:sz="2" w:space="0" w:color="D9D9E3"/>
                <w:left w:val="single" w:sz="2" w:space="0" w:color="D9D9E3"/>
                <w:bottom w:val="single" w:sz="2" w:space="0" w:color="D9D9E3"/>
                <w:right w:val="single" w:sz="2" w:space="0" w:color="D9D9E3"/>
              </w:divBdr>
              <w:divsChild>
                <w:div w:id="791479296">
                  <w:marLeft w:val="0"/>
                  <w:marRight w:val="0"/>
                  <w:marTop w:val="0"/>
                  <w:marBottom w:val="0"/>
                  <w:divBdr>
                    <w:top w:val="single" w:sz="2" w:space="0" w:color="D9D9E3"/>
                    <w:left w:val="single" w:sz="2" w:space="0" w:color="D9D9E3"/>
                    <w:bottom w:val="single" w:sz="2" w:space="0" w:color="D9D9E3"/>
                    <w:right w:val="single" w:sz="2" w:space="0" w:color="D9D9E3"/>
                  </w:divBdr>
                  <w:divsChild>
                    <w:div w:id="901864199">
                      <w:marLeft w:val="0"/>
                      <w:marRight w:val="0"/>
                      <w:marTop w:val="0"/>
                      <w:marBottom w:val="0"/>
                      <w:divBdr>
                        <w:top w:val="single" w:sz="2" w:space="0" w:color="D9D9E3"/>
                        <w:left w:val="single" w:sz="2" w:space="0" w:color="D9D9E3"/>
                        <w:bottom w:val="single" w:sz="2" w:space="0" w:color="D9D9E3"/>
                        <w:right w:val="single" w:sz="2" w:space="0" w:color="D9D9E3"/>
                      </w:divBdr>
                      <w:divsChild>
                        <w:div w:id="1172447182">
                          <w:marLeft w:val="0"/>
                          <w:marRight w:val="0"/>
                          <w:marTop w:val="0"/>
                          <w:marBottom w:val="0"/>
                          <w:divBdr>
                            <w:top w:val="single" w:sz="2" w:space="0" w:color="D9D9E3"/>
                            <w:left w:val="single" w:sz="2" w:space="0" w:color="D9D9E3"/>
                            <w:bottom w:val="single" w:sz="2" w:space="0" w:color="D9D9E3"/>
                            <w:right w:val="single" w:sz="2" w:space="0" w:color="D9D9E3"/>
                          </w:divBdr>
                          <w:divsChild>
                            <w:div w:id="319889515">
                              <w:marLeft w:val="0"/>
                              <w:marRight w:val="0"/>
                              <w:marTop w:val="0"/>
                              <w:marBottom w:val="0"/>
                              <w:divBdr>
                                <w:top w:val="single" w:sz="2" w:space="0" w:color="D9D9E3"/>
                                <w:left w:val="single" w:sz="2" w:space="0" w:color="D9D9E3"/>
                                <w:bottom w:val="single" w:sz="2" w:space="0" w:color="D9D9E3"/>
                                <w:right w:val="single" w:sz="2" w:space="0" w:color="D9D9E3"/>
                              </w:divBdr>
                              <w:divsChild>
                                <w:div w:id="1471751454">
                                  <w:marLeft w:val="0"/>
                                  <w:marRight w:val="0"/>
                                  <w:marTop w:val="0"/>
                                  <w:marBottom w:val="0"/>
                                  <w:divBdr>
                                    <w:top w:val="single" w:sz="2" w:space="0" w:color="D9D9E3"/>
                                    <w:left w:val="single" w:sz="2" w:space="0" w:color="D9D9E3"/>
                                    <w:bottom w:val="single" w:sz="2" w:space="0" w:color="D9D9E3"/>
                                    <w:right w:val="single" w:sz="2" w:space="0" w:color="D9D9E3"/>
                                  </w:divBdr>
                                  <w:divsChild>
                                    <w:div w:id="1616062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4226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3711021">
                      <w:marLeft w:val="0"/>
                      <w:marRight w:val="0"/>
                      <w:marTop w:val="0"/>
                      <w:marBottom w:val="0"/>
                      <w:divBdr>
                        <w:top w:val="single" w:sz="2" w:space="0" w:color="D9D9E3"/>
                        <w:left w:val="single" w:sz="2" w:space="0" w:color="D9D9E3"/>
                        <w:bottom w:val="single" w:sz="2" w:space="0" w:color="D9D9E3"/>
                        <w:right w:val="single" w:sz="2" w:space="0" w:color="D9D9E3"/>
                      </w:divBdr>
                      <w:divsChild>
                        <w:div w:id="728112850">
                          <w:marLeft w:val="0"/>
                          <w:marRight w:val="0"/>
                          <w:marTop w:val="0"/>
                          <w:marBottom w:val="0"/>
                          <w:divBdr>
                            <w:top w:val="single" w:sz="2" w:space="0" w:color="D9D9E3"/>
                            <w:left w:val="single" w:sz="2" w:space="0" w:color="D9D9E3"/>
                            <w:bottom w:val="single" w:sz="2" w:space="0" w:color="D9D9E3"/>
                            <w:right w:val="single" w:sz="2" w:space="0" w:color="D9D9E3"/>
                          </w:divBdr>
                          <w:divsChild>
                            <w:div w:id="1909993129">
                              <w:marLeft w:val="0"/>
                              <w:marRight w:val="0"/>
                              <w:marTop w:val="0"/>
                              <w:marBottom w:val="0"/>
                              <w:divBdr>
                                <w:top w:val="single" w:sz="2" w:space="0" w:color="D9D9E3"/>
                                <w:left w:val="single" w:sz="2" w:space="0" w:color="D9D9E3"/>
                                <w:bottom w:val="single" w:sz="2" w:space="0" w:color="D9D9E3"/>
                                <w:right w:val="single" w:sz="2" w:space="0" w:color="D9D9E3"/>
                              </w:divBdr>
                              <w:divsChild>
                                <w:div w:id="120002982">
                                  <w:marLeft w:val="0"/>
                                  <w:marRight w:val="0"/>
                                  <w:marTop w:val="0"/>
                                  <w:marBottom w:val="0"/>
                                  <w:divBdr>
                                    <w:top w:val="single" w:sz="2" w:space="0" w:color="D9D9E3"/>
                                    <w:left w:val="single" w:sz="2" w:space="0" w:color="D9D9E3"/>
                                    <w:bottom w:val="single" w:sz="2" w:space="0" w:color="D9D9E3"/>
                                    <w:right w:val="single" w:sz="2" w:space="0" w:color="D9D9E3"/>
                                  </w:divBdr>
                                  <w:divsChild>
                                    <w:div w:id="78978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684302">
          <w:marLeft w:val="0"/>
          <w:marRight w:val="0"/>
          <w:marTop w:val="0"/>
          <w:marBottom w:val="0"/>
          <w:divBdr>
            <w:top w:val="single" w:sz="2" w:space="0" w:color="D9D9E3"/>
            <w:left w:val="single" w:sz="2" w:space="0" w:color="D9D9E3"/>
            <w:bottom w:val="single" w:sz="2" w:space="0" w:color="D9D9E3"/>
            <w:right w:val="single" w:sz="2" w:space="0" w:color="D9D9E3"/>
          </w:divBdr>
          <w:divsChild>
            <w:div w:id="1946960393">
              <w:marLeft w:val="0"/>
              <w:marRight w:val="0"/>
              <w:marTop w:val="100"/>
              <w:marBottom w:val="100"/>
              <w:divBdr>
                <w:top w:val="single" w:sz="2" w:space="0" w:color="D9D9E3"/>
                <w:left w:val="single" w:sz="2" w:space="0" w:color="D9D9E3"/>
                <w:bottom w:val="single" w:sz="2" w:space="0" w:color="D9D9E3"/>
                <w:right w:val="single" w:sz="2" w:space="0" w:color="D9D9E3"/>
              </w:divBdr>
              <w:divsChild>
                <w:div w:id="985814388">
                  <w:marLeft w:val="0"/>
                  <w:marRight w:val="0"/>
                  <w:marTop w:val="0"/>
                  <w:marBottom w:val="0"/>
                  <w:divBdr>
                    <w:top w:val="single" w:sz="2" w:space="0" w:color="D9D9E3"/>
                    <w:left w:val="single" w:sz="2" w:space="0" w:color="D9D9E3"/>
                    <w:bottom w:val="single" w:sz="2" w:space="0" w:color="D9D9E3"/>
                    <w:right w:val="single" w:sz="2" w:space="0" w:color="D9D9E3"/>
                  </w:divBdr>
                  <w:divsChild>
                    <w:div w:id="162594904">
                      <w:marLeft w:val="0"/>
                      <w:marRight w:val="0"/>
                      <w:marTop w:val="0"/>
                      <w:marBottom w:val="0"/>
                      <w:divBdr>
                        <w:top w:val="single" w:sz="2" w:space="0" w:color="D9D9E3"/>
                        <w:left w:val="single" w:sz="2" w:space="0" w:color="D9D9E3"/>
                        <w:bottom w:val="single" w:sz="2" w:space="0" w:color="D9D9E3"/>
                        <w:right w:val="single" w:sz="2" w:space="0" w:color="D9D9E3"/>
                      </w:divBdr>
                      <w:divsChild>
                        <w:div w:id="34237557">
                          <w:marLeft w:val="0"/>
                          <w:marRight w:val="0"/>
                          <w:marTop w:val="0"/>
                          <w:marBottom w:val="0"/>
                          <w:divBdr>
                            <w:top w:val="single" w:sz="2" w:space="0" w:color="D9D9E3"/>
                            <w:left w:val="single" w:sz="2" w:space="0" w:color="D9D9E3"/>
                            <w:bottom w:val="single" w:sz="2" w:space="0" w:color="D9D9E3"/>
                            <w:right w:val="single" w:sz="2" w:space="0" w:color="D9D9E3"/>
                          </w:divBdr>
                        </w:div>
                        <w:div w:id="1558130731">
                          <w:marLeft w:val="0"/>
                          <w:marRight w:val="0"/>
                          <w:marTop w:val="0"/>
                          <w:marBottom w:val="0"/>
                          <w:divBdr>
                            <w:top w:val="single" w:sz="2" w:space="0" w:color="D9D9E3"/>
                            <w:left w:val="single" w:sz="2" w:space="0" w:color="D9D9E3"/>
                            <w:bottom w:val="single" w:sz="2" w:space="0" w:color="D9D9E3"/>
                            <w:right w:val="single" w:sz="2" w:space="0" w:color="D9D9E3"/>
                          </w:divBdr>
                          <w:divsChild>
                            <w:div w:id="412048406">
                              <w:marLeft w:val="0"/>
                              <w:marRight w:val="0"/>
                              <w:marTop w:val="0"/>
                              <w:marBottom w:val="0"/>
                              <w:divBdr>
                                <w:top w:val="single" w:sz="2" w:space="0" w:color="D9D9E3"/>
                                <w:left w:val="single" w:sz="2" w:space="0" w:color="D9D9E3"/>
                                <w:bottom w:val="single" w:sz="2" w:space="0" w:color="D9D9E3"/>
                                <w:right w:val="single" w:sz="2" w:space="0" w:color="D9D9E3"/>
                              </w:divBdr>
                              <w:divsChild>
                                <w:div w:id="896890158">
                                  <w:marLeft w:val="0"/>
                                  <w:marRight w:val="0"/>
                                  <w:marTop w:val="0"/>
                                  <w:marBottom w:val="0"/>
                                  <w:divBdr>
                                    <w:top w:val="single" w:sz="2" w:space="0" w:color="D9D9E3"/>
                                    <w:left w:val="single" w:sz="2" w:space="0" w:color="D9D9E3"/>
                                    <w:bottom w:val="single" w:sz="2" w:space="0" w:color="D9D9E3"/>
                                    <w:right w:val="single" w:sz="2" w:space="0" w:color="D9D9E3"/>
                                  </w:divBdr>
                                  <w:divsChild>
                                    <w:div w:id="1552383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7976500">
                      <w:marLeft w:val="0"/>
                      <w:marRight w:val="0"/>
                      <w:marTop w:val="0"/>
                      <w:marBottom w:val="0"/>
                      <w:divBdr>
                        <w:top w:val="single" w:sz="2" w:space="0" w:color="D9D9E3"/>
                        <w:left w:val="single" w:sz="2" w:space="0" w:color="D9D9E3"/>
                        <w:bottom w:val="single" w:sz="2" w:space="0" w:color="D9D9E3"/>
                        <w:right w:val="single" w:sz="2" w:space="0" w:color="D9D9E3"/>
                      </w:divBdr>
                      <w:divsChild>
                        <w:div w:id="666791792">
                          <w:marLeft w:val="0"/>
                          <w:marRight w:val="0"/>
                          <w:marTop w:val="0"/>
                          <w:marBottom w:val="0"/>
                          <w:divBdr>
                            <w:top w:val="single" w:sz="2" w:space="0" w:color="D9D9E3"/>
                            <w:left w:val="single" w:sz="2" w:space="0" w:color="D9D9E3"/>
                            <w:bottom w:val="single" w:sz="2" w:space="0" w:color="D9D9E3"/>
                            <w:right w:val="single" w:sz="2" w:space="0" w:color="D9D9E3"/>
                          </w:divBdr>
                          <w:divsChild>
                            <w:div w:id="1733238967">
                              <w:marLeft w:val="0"/>
                              <w:marRight w:val="0"/>
                              <w:marTop w:val="0"/>
                              <w:marBottom w:val="0"/>
                              <w:divBdr>
                                <w:top w:val="single" w:sz="2" w:space="0" w:color="D9D9E3"/>
                                <w:left w:val="single" w:sz="2" w:space="0" w:color="D9D9E3"/>
                                <w:bottom w:val="single" w:sz="2" w:space="0" w:color="D9D9E3"/>
                                <w:right w:val="single" w:sz="2" w:space="0" w:color="D9D9E3"/>
                              </w:divBdr>
                              <w:divsChild>
                                <w:div w:id="157427767">
                                  <w:marLeft w:val="0"/>
                                  <w:marRight w:val="0"/>
                                  <w:marTop w:val="0"/>
                                  <w:marBottom w:val="0"/>
                                  <w:divBdr>
                                    <w:top w:val="single" w:sz="2" w:space="0" w:color="D9D9E3"/>
                                    <w:left w:val="single" w:sz="2" w:space="0" w:color="D9D9E3"/>
                                    <w:bottom w:val="single" w:sz="2" w:space="0" w:color="D9D9E3"/>
                                    <w:right w:val="single" w:sz="2" w:space="0" w:color="D9D9E3"/>
                                  </w:divBdr>
                                  <w:divsChild>
                                    <w:div w:id="1441297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237821">
          <w:marLeft w:val="0"/>
          <w:marRight w:val="0"/>
          <w:marTop w:val="0"/>
          <w:marBottom w:val="0"/>
          <w:divBdr>
            <w:top w:val="single" w:sz="2" w:space="0" w:color="D9D9E3"/>
            <w:left w:val="single" w:sz="2" w:space="0" w:color="D9D9E3"/>
            <w:bottom w:val="single" w:sz="2" w:space="0" w:color="D9D9E3"/>
            <w:right w:val="single" w:sz="2" w:space="0" w:color="D9D9E3"/>
          </w:divBdr>
          <w:divsChild>
            <w:div w:id="1132136594">
              <w:marLeft w:val="0"/>
              <w:marRight w:val="0"/>
              <w:marTop w:val="100"/>
              <w:marBottom w:val="100"/>
              <w:divBdr>
                <w:top w:val="single" w:sz="2" w:space="0" w:color="D9D9E3"/>
                <w:left w:val="single" w:sz="2" w:space="0" w:color="D9D9E3"/>
                <w:bottom w:val="single" w:sz="2" w:space="0" w:color="D9D9E3"/>
                <w:right w:val="single" w:sz="2" w:space="0" w:color="D9D9E3"/>
              </w:divBdr>
              <w:divsChild>
                <w:div w:id="825245335">
                  <w:marLeft w:val="0"/>
                  <w:marRight w:val="0"/>
                  <w:marTop w:val="0"/>
                  <w:marBottom w:val="0"/>
                  <w:divBdr>
                    <w:top w:val="single" w:sz="2" w:space="0" w:color="D9D9E3"/>
                    <w:left w:val="single" w:sz="2" w:space="0" w:color="D9D9E3"/>
                    <w:bottom w:val="single" w:sz="2" w:space="0" w:color="D9D9E3"/>
                    <w:right w:val="single" w:sz="2" w:space="0" w:color="D9D9E3"/>
                  </w:divBdr>
                  <w:divsChild>
                    <w:div w:id="1149860690">
                      <w:marLeft w:val="0"/>
                      <w:marRight w:val="0"/>
                      <w:marTop w:val="0"/>
                      <w:marBottom w:val="0"/>
                      <w:divBdr>
                        <w:top w:val="single" w:sz="2" w:space="0" w:color="D9D9E3"/>
                        <w:left w:val="single" w:sz="2" w:space="0" w:color="D9D9E3"/>
                        <w:bottom w:val="single" w:sz="2" w:space="0" w:color="D9D9E3"/>
                        <w:right w:val="single" w:sz="2" w:space="0" w:color="D9D9E3"/>
                      </w:divBdr>
                      <w:divsChild>
                        <w:div w:id="1167133265">
                          <w:marLeft w:val="0"/>
                          <w:marRight w:val="0"/>
                          <w:marTop w:val="0"/>
                          <w:marBottom w:val="0"/>
                          <w:divBdr>
                            <w:top w:val="single" w:sz="2" w:space="0" w:color="D9D9E3"/>
                            <w:left w:val="single" w:sz="2" w:space="0" w:color="D9D9E3"/>
                            <w:bottom w:val="single" w:sz="2" w:space="0" w:color="D9D9E3"/>
                            <w:right w:val="single" w:sz="2" w:space="0" w:color="D9D9E3"/>
                          </w:divBdr>
                          <w:divsChild>
                            <w:div w:id="1837645620">
                              <w:marLeft w:val="0"/>
                              <w:marRight w:val="0"/>
                              <w:marTop w:val="0"/>
                              <w:marBottom w:val="0"/>
                              <w:divBdr>
                                <w:top w:val="single" w:sz="2" w:space="0" w:color="D9D9E3"/>
                                <w:left w:val="single" w:sz="2" w:space="0" w:color="D9D9E3"/>
                                <w:bottom w:val="single" w:sz="2" w:space="0" w:color="D9D9E3"/>
                                <w:right w:val="single" w:sz="2" w:space="0" w:color="D9D9E3"/>
                              </w:divBdr>
                              <w:divsChild>
                                <w:div w:id="1926648030">
                                  <w:marLeft w:val="0"/>
                                  <w:marRight w:val="0"/>
                                  <w:marTop w:val="0"/>
                                  <w:marBottom w:val="0"/>
                                  <w:divBdr>
                                    <w:top w:val="single" w:sz="2" w:space="0" w:color="D9D9E3"/>
                                    <w:left w:val="single" w:sz="2" w:space="0" w:color="D9D9E3"/>
                                    <w:bottom w:val="single" w:sz="2" w:space="0" w:color="D9D9E3"/>
                                    <w:right w:val="single" w:sz="2" w:space="0" w:color="D9D9E3"/>
                                  </w:divBdr>
                                  <w:divsChild>
                                    <w:div w:id="76627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26339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34592567">
                      <w:marLeft w:val="0"/>
                      <w:marRight w:val="0"/>
                      <w:marTop w:val="0"/>
                      <w:marBottom w:val="0"/>
                      <w:divBdr>
                        <w:top w:val="single" w:sz="2" w:space="0" w:color="D9D9E3"/>
                        <w:left w:val="single" w:sz="2" w:space="0" w:color="D9D9E3"/>
                        <w:bottom w:val="single" w:sz="2" w:space="0" w:color="D9D9E3"/>
                        <w:right w:val="single" w:sz="2" w:space="0" w:color="D9D9E3"/>
                      </w:divBdr>
                      <w:divsChild>
                        <w:div w:id="156699638">
                          <w:marLeft w:val="0"/>
                          <w:marRight w:val="0"/>
                          <w:marTop w:val="0"/>
                          <w:marBottom w:val="0"/>
                          <w:divBdr>
                            <w:top w:val="single" w:sz="2" w:space="0" w:color="D9D9E3"/>
                            <w:left w:val="single" w:sz="2" w:space="0" w:color="D9D9E3"/>
                            <w:bottom w:val="single" w:sz="2" w:space="0" w:color="D9D9E3"/>
                            <w:right w:val="single" w:sz="2" w:space="0" w:color="D9D9E3"/>
                          </w:divBdr>
                          <w:divsChild>
                            <w:div w:id="359817650">
                              <w:marLeft w:val="0"/>
                              <w:marRight w:val="0"/>
                              <w:marTop w:val="0"/>
                              <w:marBottom w:val="0"/>
                              <w:divBdr>
                                <w:top w:val="single" w:sz="2" w:space="0" w:color="D9D9E3"/>
                                <w:left w:val="single" w:sz="2" w:space="0" w:color="D9D9E3"/>
                                <w:bottom w:val="single" w:sz="2" w:space="0" w:color="D9D9E3"/>
                                <w:right w:val="single" w:sz="2" w:space="0" w:color="D9D9E3"/>
                              </w:divBdr>
                              <w:divsChild>
                                <w:div w:id="783382206">
                                  <w:marLeft w:val="0"/>
                                  <w:marRight w:val="0"/>
                                  <w:marTop w:val="0"/>
                                  <w:marBottom w:val="0"/>
                                  <w:divBdr>
                                    <w:top w:val="single" w:sz="2" w:space="0" w:color="D9D9E3"/>
                                    <w:left w:val="single" w:sz="2" w:space="0" w:color="D9D9E3"/>
                                    <w:bottom w:val="single" w:sz="2" w:space="0" w:color="D9D9E3"/>
                                    <w:right w:val="single" w:sz="2" w:space="0" w:color="D9D9E3"/>
                                  </w:divBdr>
                                  <w:divsChild>
                                    <w:div w:id="801340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2423487">
          <w:marLeft w:val="0"/>
          <w:marRight w:val="0"/>
          <w:marTop w:val="0"/>
          <w:marBottom w:val="0"/>
          <w:divBdr>
            <w:top w:val="single" w:sz="2" w:space="0" w:color="D9D9E3"/>
            <w:left w:val="single" w:sz="2" w:space="0" w:color="D9D9E3"/>
            <w:bottom w:val="single" w:sz="2" w:space="0" w:color="D9D9E3"/>
            <w:right w:val="single" w:sz="2" w:space="0" w:color="D9D9E3"/>
          </w:divBdr>
          <w:divsChild>
            <w:div w:id="1119102844">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09322">
                  <w:marLeft w:val="0"/>
                  <w:marRight w:val="0"/>
                  <w:marTop w:val="0"/>
                  <w:marBottom w:val="0"/>
                  <w:divBdr>
                    <w:top w:val="single" w:sz="2" w:space="0" w:color="D9D9E3"/>
                    <w:left w:val="single" w:sz="2" w:space="0" w:color="D9D9E3"/>
                    <w:bottom w:val="single" w:sz="2" w:space="0" w:color="D9D9E3"/>
                    <w:right w:val="single" w:sz="2" w:space="0" w:color="D9D9E3"/>
                  </w:divBdr>
                  <w:divsChild>
                    <w:div w:id="661465788">
                      <w:marLeft w:val="0"/>
                      <w:marRight w:val="0"/>
                      <w:marTop w:val="0"/>
                      <w:marBottom w:val="0"/>
                      <w:divBdr>
                        <w:top w:val="single" w:sz="2" w:space="0" w:color="D9D9E3"/>
                        <w:left w:val="single" w:sz="2" w:space="0" w:color="D9D9E3"/>
                        <w:bottom w:val="single" w:sz="2" w:space="0" w:color="D9D9E3"/>
                        <w:right w:val="single" w:sz="2" w:space="0" w:color="D9D9E3"/>
                      </w:divBdr>
                      <w:divsChild>
                        <w:div w:id="824247063">
                          <w:marLeft w:val="0"/>
                          <w:marRight w:val="0"/>
                          <w:marTop w:val="0"/>
                          <w:marBottom w:val="0"/>
                          <w:divBdr>
                            <w:top w:val="single" w:sz="2" w:space="0" w:color="D9D9E3"/>
                            <w:left w:val="single" w:sz="2" w:space="0" w:color="D9D9E3"/>
                            <w:bottom w:val="single" w:sz="2" w:space="0" w:color="D9D9E3"/>
                            <w:right w:val="single" w:sz="2" w:space="0" w:color="D9D9E3"/>
                          </w:divBdr>
                        </w:div>
                        <w:div w:id="1576087580">
                          <w:marLeft w:val="0"/>
                          <w:marRight w:val="0"/>
                          <w:marTop w:val="0"/>
                          <w:marBottom w:val="0"/>
                          <w:divBdr>
                            <w:top w:val="single" w:sz="2" w:space="0" w:color="D9D9E3"/>
                            <w:left w:val="single" w:sz="2" w:space="0" w:color="D9D9E3"/>
                            <w:bottom w:val="single" w:sz="2" w:space="0" w:color="D9D9E3"/>
                            <w:right w:val="single" w:sz="2" w:space="0" w:color="D9D9E3"/>
                          </w:divBdr>
                          <w:divsChild>
                            <w:div w:id="664481391">
                              <w:marLeft w:val="0"/>
                              <w:marRight w:val="0"/>
                              <w:marTop w:val="0"/>
                              <w:marBottom w:val="0"/>
                              <w:divBdr>
                                <w:top w:val="single" w:sz="2" w:space="0" w:color="D9D9E3"/>
                                <w:left w:val="single" w:sz="2" w:space="0" w:color="D9D9E3"/>
                                <w:bottom w:val="single" w:sz="2" w:space="0" w:color="D9D9E3"/>
                                <w:right w:val="single" w:sz="2" w:space="0" w:color="D9D9E3"/>
                              </w:divBdr>
                              <w:divsChild>
                                <w:div w:id="919413546">
                                  <w:marLeft w:val="0"/>
                                  <w:marRight w:val="0"/>
                                  <w:marTop w:val="0"/>
                                  <w:marBottom w:val="0"/>
                                  <w:divBdr>
                                    <w:top w:val="single" w:sz="2" w:space="0" w:color="D9D9E3"/>
                                    <w:left w:val="single" w:sz="2" w:space="0" w:color="D9D9E3"/>
                                    <w:bottom w:val="single" w:sz="2" w:space="0" w:color="D9D9E3"/>
                                    <w:right w:val="single" w:sz="2" w:space="0" w:color="D9D9E3"/>
                                  </w:divBdr>
                                  <w:divsChild>
                                    <w:div w:id="600720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5878181">
                      <w:marLeft w:val="0"/>
                      <w:marRight w:val="0"/>
                      <w:marTop w:val="0"/>
                      <w:marBottom w:val="0"/>
                      <w:divBdr>
                        <w:top w:val="single" w:sz="2" w:space="0" w:color="D9D9E3"/>
                        <w:left w:val="single" w:sz="2" w:space="0" w:color="D9D9E3"/>
                        <w:bottom w:val="single" w:sz="2" w:space="0" w:color="D9D9E3"/>
                        <w:right w:val="single" w:sz="2" w:space="0" w:color="D9D9E3"/>
                      </w:divBdr>
                      <w:divsChild>
                        <w:div w:id="1345278146">
                          <w:marLeft w:val="0"/>
                          <w:marRight w:val="0"/>
                          <w:marTop w:val="0"/>
                          <w:marBottom w:val="0"/>
                          <w:divBdr>
                            <w:top w:val="single" w:sz="2" w:space="0" w:color="D9D9E3"/>
                            <w:left w:val="single" w:sz="2" w:space="0" w:color="D9D9E3"/>
                            <w:bottom w:val="single" w:sz="2" w:space="0" w:color="D9D9E3"/>
                            <w:right w:val="single" w:sz="2" w:space="0" w:color="D9D9E3"/>
                          </w:divBdr>
                          <w:divsChild>
                            <w:div w:id="541793861">
                              <w:marLeft w:val="0"/>
                              <w:marRight w:val="0"/>
                              <w:marTop w:val="0"/>
                              <w:marBottom w:val="0"/>
                              <w:divBdr>
                                <w:top w:val="single" w:sz="2" w:space="0" w:color="D9D9E3"/>
                                <w:left w:val="single" w:sz="2" w:space="0" w:color="D9D9E3"/>
                                <w:bottom w:val="single" w:sz="2" w:space="0" w:color="D9D9E3"/>
                                <w:right w:val="single" w:sz="2" w:space="0" w:color="D9D9E3"/>
                              </w:divBdr>
                              <w:divsChild>
                                <w:div w:id="38674855">
                                  <w:marLeft w:val="0"/>
                                  <w:marRight w:val="0"/>
                                  <w:marTop w:val="0"/>
                                  <w:marBottom w:val="0"/>
                                  <w:divBdr>
                                    <w:top w:val="single" w:sz="2" w:space="0" w:color="D9D9E3"/>
                                    <w:left w:val="single" w:sz="2" w:space="0" w:color="D9D9E3"/>
                                    <w:bottom w:val="single" w:sz="2" w:space="0" w:color="D9D9E3"/>
                                    <w:right w:val="single" w:sz="2" w:space="0" w:color="D9D9E3"/>
                                  </w:divBdr>
                                  <w:divsChild>
                                    <w:div w:id="1213423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8969373">
          <w:marLeft w:val="0"/>
          <w:marRight w:val="0"/>
          <w:marTop w:val="0"/>
          <w:marBottom w:val="0"/>
          <w:divBdr>
            <w:top w:val="single" w:sz="2" w:space="0" w:color="D9D9E3"/>
            <w:left w:val="single" w:sz="2" w:space="0" w:color="D9D9E3"/>
            <w:bottom w:val="single" w:sz="2" w:space="0" w:color="D9D9E3"/>
            <w:right w:val="single" w:sz="2" w:space="0" w:color="D9D9E3"/>
          </w:divBdr>
          <w:divsChild>
            <w:div w:id="21890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216330">
                  <w:marLeft w:val="0"/>
                  <w:marRight w:val="0"/>
                  <w:marTop w:val="0"/>
                  <w:marBottom w:val="0"/>
                  <w:divBdr>
                    <w:top w:val="single" w:sz="2" w:space="0" w:color="D9D9E3"/>
                    <w:left w:val="single" w:sz="2" w:space="0" w:color="D9D9E3"/>
                    <w:bottom w:val="single" w:sz="2" w:space="0" w:color="D9D9E3"/>
                    <w:right w:val="single" w:sz="2" w:space="0" w:color="D9D9E3"/>
                  </w:divBdr>
                  <w:divsChild>
                    <w:div w:id="1004279572">
                      <w:marLeft w:val="0"/>
                      <w:marRight w:val="0"/>
                      <w:marTop w:val="0"/>
                      <w:marBottom w:val="0"/>
                      <w:divBdr>
                        <w:top w:val="single" w:sz="2" w:space="0" w:color="D9D9E3"/>
                        <w:left w:val="single" w:sz="2" w:space="0" w:color="D9D9E3"/>
                        <w:bottom w:val="single" w:sz="2" w:space="0" w:color="D9D9E3"/>
                        <w:right w:val="single" w:sz="2" w:space="0" w:color="D9D9E3"/>
                      </w:divBdr>
                      <w:divsChild>
                        <w:div w:id="1109352353">
                          <w:marLeft w:val="0"/>
                          <w:marRight w:val="0"/>
                          <w:marTop w:val="0"/>
                          <w:marBottom w:val="0"/>
                          <w:divBdr>
                            <w:top w:val="single" w:sz="2" w:space="0" w:color="D9D9E3"/>
                            <w:left w:val="single" w:sz="2" w:space="0" w:color="D9D9E3"/>
                            <w:bottom w:val="single" w:sz="2" w:space="0" w:color="D9D9E3"/>
                            <w:right w:val="single" w:sz="2" w:space="0" w:color="D9D9E3"/>
                          </w:divBdr>
                          <w:divsChild>
                            <w:div w:id="1637487719">
                              <w:marLeft w:val="0"/>
                              <w:marRight w:val="0"/>
                              <w:marTop w:val="0"/>
                              <w:marBottom w:val="0"/>
                              <w:divBdr>
                                <w:top w:val="single" w:sz="2" w:space="0" w:color="D9D9E3"/>
                                <w:left w:val="single" w:sz="2" w:space="0" w:color="D9D9E3"/>
                                <w:bottom w:val="single" w:sz="2" w:space="0" w:color="D9D9E3"/>
                                <w:right w:val="single" w:sz="2" w:space="0" w:color="D9D9E3"/>
                              </w:divBdr>
                              <w:divsChild>
                                <w:div w:id="819418047">
                                  <w:marLeft w:val="0"/>
                                  <w:marRight w:val="0"/>
                                  <w:marTop w:val="0"/>
                                  <w:marBottom w:val="0"/>
                                  <w:divBdr>
                                    <w:top w:val="single" w:sz="2" w:space="0" w:color="D9D9E3"/>
                                    <w:left w:val="single" w:sz="2" w:space="0" w:color="D9D9E3"/>
                                    <w:bottom w:val="single" w:sz="2" w:space="0" w:color="D9D9E3"/>
                                    <w:right w:val="single" w:sz="2" w:space="0" w:color="D9D9E3"/>
                                  </w:divBdr>
                                  <w:divsChild>
                                    <w:div w:id="10478007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6137897">
          <w:marLeft w:val="0"/>
          <w:marRight w:val="0"/>
          <w:marTop w:val="0"/>
          <w:marBottom w:val="0"/>
          <w:divBdr>
            <w:top w:val="single" w:sz="2" w:space="0" w:color="D9D9E3"/>
            <w:left w:val="single" w:sz="2" w:space="0" w:color="D9D9E3"/>
            <w:bottom w:val="single" w:sz="2" w:space="0" w:color="D9D9E3"/>
            <w:right w:val="single" w:sz="2" w:space="0" w:color="D9D9E3"/>
          </w:divBdr>
          <w:divsChild>
            <w:div w:id="306710798">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116643">
                  <w:marLeft w:val="0"/>
                  <w:marRight w:val="0"/>
                  <w:marTop w:val="0"/>
                  <w:marBottom w:val="0"/>
                  <w:divBdr>
                    <w:top w:val="single" w:sz="2" w:space="0" w:color="D9D9E3"/>
                    <w:left w:val="single" w:sz="2" w:space="0" w:color="D9D9E3"/>
                    <w:bottom w:val="single" w:sz="2" w:space="0" w:color="D9D9E3"/>
                    <w:right w:val="single" w:sz="2" w:space="0" w:color="D9D9E3"/>
                  </w:divBdr>
                  <w:divsChild>
                    <w:div w:id="512768457">
                      <w:marLeft w:val="0"/>
                      <w:marRight w:val="0"/>
                      <w:marTop w:val="0"/>
                      <w:marBottom w:val="0"/>
                      <w:divBdr>
                        <w:top w:val="single" w:sz="2" w:space="0" w:color="D9D9E3"/>
                        <w:left w:val="single" w:sz="2" w:space="0" w:color="D9D9E3"/>
                        <w:bottom w:val="single" w:sz="2" w:space="0" w:color="D9D9E3"/>
                        <w:right w:val="single" w:sz="2" w:space="0" w:color="D9D9E3"/>
                      </w:divBdr>
                      <w:divsChild>
                        <w:div w:id="1827622411">
                          <w:marLeft w:val="0"/>
                          <w:marRight w:val="0"/>
                          <w:marTop w:val="0"/>
                          <w:marBottom w:val="0"/>
                          <w:divBdr>
                            <w:top w:val="single" w:sz="2" w:space="0" w:color="D9D9E3"/>
                            <w:left w:val="single" w:sz="2" w:space="0" w:color="D9D9E3"/>
                            <w:bottom w:val="single" w:sz="2" w:space="0" w:color="D9D9E3"/>
                            <w:right w:val="single" w:sz="2" w:space="0" w:color="D9D9E3"/>
                          </w:divBdr>
                          <w:divsChild>
                            <w:div w:id="1863006428">
                              <w:marLeft w:val="0"/>
                              <w:marRight w:val="0"/>
                              <w:marTop w:val="0"/>
                              <w:marBottom w:val="0"/>
                              <w:divBdr>
                                <w:top w:val="single" w:sz="2" w:space="0" w:color="D9D9E3"/>
                                <w:left w:val="single" w:sz="2" w:space="0" w:color="D9D9E3"/>
                                <w:bottom w:val="single" w:sz="2" w:space="0" w:color="D9D9E3"/>
                                <w:right w:val="single" w:sz="2" w:space="0" w:color="D9D9E3"/>
                              </w:divBdr>
                              <w:divsChild>
                                <w:div w:id="194538029">
                                  <w:marLeft w:val="0"/>
                                  <w:marRight w:val="0"/>
                                  <w:marTop w:val="0"/>
                                  <w:marBottom w:val="0"/>
                                  <w:divBdr>
                                    <w:top w:val="single" w:sz="2" w:space="0" w:color="D9D9E3"/>
                                    <w:left w:val="single" w:sz="2" w:space="0" w:color="D9D9E3"/>
                                    <w:bottom w:val="single" w:sz="2" w:space="0" w:color="D9D9E3"/>
                                    <w:right w:val="single" w:sz="2" w:space="0" w:color="D9D9E3"/>
                                  </w:divBdr>
                                  <w:divsChild>
                                    <w:div w:id="3097551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43801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9094003">
                      <w:marLeft w:val="0"/>
                      <w:marRight w:val="0"/>
                      <w:marTop w:val="0"/>
                      <w:marBottom w:val="0"/>
                      <w:divBdr>
                        <w:top w:val="single" w:sz="2" w:space="0" w:color="D9D9E3"/>
                        <w:left w:val="single" w:sz="2" w:space="0" w:color="D9D9E3"/>
                        <w:bottom w:val="single" w:sz="2" w:space="0" w:color="D9D9E3"/>
                        <w:right w:val="single" w:sz="2" w:space="0" w:color="D9D9E3"/>
                      </w:divBdr>
                      <w:divsChild>
                        <w:div w:id="1526092555">
                          <w:marLeft w:val="0"/>
                          <w:marRight w:val="0"/>
                          <w:marTop w:val="0"/>
                          <w:marBottom w:val="0"/>
                          <w:divBdr>
                            <w:top w:val="single" w:sz="2" w:space="0" w:color="D9D9E3"/>
                            <w:left w:val="single" w:sz="2" w:space="0" w:color="D9D9E3"/>
                            <w:bottom w:val="single" w:sz="2" w:space="0" w:color="D9D9E3"/>
                            <w:right w:val="single" w:sz="2" w:space="0" w:color="D9D9E3"/>
                          </w:divBdr>
                          <w:divsChild>
                            <w:div w:id="748772387">
                              <w:marLeft w:val="0"/>
                              <w:marRight w:val="0"/>
                              <w:marTop w:val="0"/>
                              <w:marBottom w:val="0"/>
                              <w:divBdr>
                                <w:top w:val="single" w:sz="2" w:space="0" w:color="D9D9E3"/>
                                <w:left w:val="single" w:sz="2" w:space="0" w:color="D9D9E3"/>
                                <w:bottom w:val="single" w:sz="2" w:space="0" w:color="D9D9E3"/>
                                <w:right w:val="single" w:sz="2" w:space="0" w:color="D9D9E3"/>
                              </w:divBdr>
                              <w:divsChild>
                                <w:div w:id="1451894554">
                                  <w:marLeft w:val="0"/>
                                  <w:marRight w:val="0"/>
                                  <w:marTop w:val="0"/>
                                  <w:marBottom w:val="0"/>
                                  <w:divBdr>
                                    <w:top w:val="single" w:sz="2" w:space="0" w:color="D9D9E3"/>
                                    <w:left w:val="single" w:sz="2" w:space="0" w:color="D9D9E3"/>
                                    <w:bottom w:val="single" w:sz="2" w:space="0" w:color="D9D9E3"/>
                                    <w:right w:val="single" w:sz="2" w:space="0" w:color="D9D9E3"/>
                                  </w:divBdr>
                                  <w:divsChild>
                                    <w:div w:id="774717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7448730">
          <w:marLeft w:val="0"/>
          <w:marRight w:val="0"/>
          <w:marTop w:val="0"/>
          <w:marBottom w:val="0"/>
          <w:divBdr>
            <w:top w:val="single" w:sz="2" w:space="0" w:color="D9D9E3"/>
            <w:left w:val="single" w:sz="2" w:space="0" w:color="D9D9E3"/>
            <w:bottom w:val="single" w:sz="2" w:space="0" w:color="D9D9E3"/>
            <w:right w:val="single" w:sz="2" w:space="0" w:color="D9D9E3"/>
          </w:divBdr>
          <w:divsChild>
            <w:div w:id="1789859143">
              <w:marLeft w:val="0"/>
              <w:marRight w:val="0"/>
              <w:marTop w:val="100"/>
              <w:marBottom w:val="100"/>
              <w:divBdr>
                <w:top w:val="single" w:sz="2" w:space="0" w:color="D9D9E3"/>
                <w:left w:val="single" w:sz="2" w:space="0" w:color="D9D9E3"/>
                <w:bottom w:val="single" w:sz="2" w:space="0" w:color="D9D9E3"/>
                <w:right w:val="single" w:sz="2" w:space="0" w:color="D9D9E3"/>
              </w:divBdr>
              <w:divsChild>
                <w:div w:id="1261066212">
                  <w:marLeft w:val="0"/>
                  <w:marRight w:val="0"/>
                  <w:marTop w:val="0"/>
                  <w:marBottom w:val="0"/>
                  <w:divBdr>
                    <w:top w:val="single" w:sz="2" w:space="0" w:color="D9D9E3"/>
                    <w:left w:val="single" w:sz="2" w:space="0" w:color="D9D9E3"/>
                    <w:bottom w:val="single" w:sz="2" w:space="0" w:color="D9D9E3"/>
                    <w:right w:val="single" w:sz="2" w:space="0" w:color="D9D9E3"/>
                  </w:divBdr>
                  <w:divsChild>
                    <w:div w:id="468012786">
                      <w:marLeft w:val="0"/>
                      <w:marRight w:val="0"/>
                      <w:marTop w:val="0"/>
                      <w:marBottom w:val="0"/>
                      <w:divBdr>
                        <w:top w:val="single" w:sz="2" w:space="0" w:color="D9D9E3"/>
                        <w:left w:val="single" w:sz="2" w:space="0" w:color="D9D9E3"/>
                        <w:bottom w:val="single" w:sz="2" w:space="0" w:color="D9D9E3"/>
                        <w:right w:val="single" w:sz="2" w:space="0" w:color="D9D9E3"/>
                      </w:divBdr>
                      <w:divsChild>
                        <w:div w:id="1072972749">
                          <w:marLeft w:val="0"/>
                          <w:marRight w:val="0"/>
                          <w:marTop w:val="0"/>
                          <w:marBottom w:val="0"/>
                          <w:divBdr>
                            <w:top w:val="single" w:sz="2" w:space="0" w:color="D9D9E3"/>
                            <w:left w:val="single" w:sz="2" w:space="0" w:color="D9D9E3"/>
                            <w:bottom w:val="single" w:sz="2" w:space="0" w:color="D9D9E3"/>
                            <w:right w:val="single" w:sz="2" w:space="0" w:color="D9D9E3"/>
                          </w:divBdr>
                          <w:divsChild>
                            <w:div w:id="1173881931">
                              <w:marLeft w:val="0"/>
                              <w:marRight w:val="0"/>
                              <w:marTop w:val="0"/>
                              <w:marBottom w:val="0"/>
                              <w:divBdr>
                                <w:top w:val="single" w:sz="2" w:space="0" w:color="D9D9E3"/>
                                <w:left w:val="single" w:sz="2" w:space="0" w:color="D9D9E3"/>
                                <w:bottom w:val="single" w:sz="2" w:space="0" w:color="D9D9E3"/>
                                <w:right w:val="single" w:sz="2" w:space="0" w:color="D9D9E3"/>
                              </w:divBdr>
                              <w:divsChild>
                                <w:div w:id="1538810385">
                                  <w:marLeft w:val="0"/>
                                  <w:marRight w:val="0"/>
                                  <w:marTop w:val="0"/>
                                  <w:marBottom w:val="0"/>
                                  <w:divBdr>
                                    <w:top w:val="single" w:sz="2" w:space="0" w:color="D9D9E3"/>
                                    <w:left w:val="single" w:sz="2" w:space="0" w:color="D9D9E3"/>
                                    <w:bottom w:val="single" w:sz="2" w:space="0" w:color="D9D9E3"/>
                                    <w:right w:val="single" w:sz="2" w:space="0" w:color="D9D9E3"/>
                                  </w:divBdr>
                                  <w:divsChild>
                                    <w:div w:id="678388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90965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52662089">
                      <w:marLeft w:val="0"/>
                      <w:marRight w:val="0"/>
                      <w:marTop w:val="0"/>
                      <w:marBottom w:val="0"/>
                      <w:divBdr>
                        <w:top w:val="single" w:sz="2" w:space="0" w:color="D9D9E3"/>
                        <w:left w:val="single" w:sz="2" w:space="0" w:color="D9D9E3"/>
                        <w:bottom w:val="single" w:sz="2" w:space="0" w:color="D9D9E3"/>
                        <w:right w:val="single" w:sz="2" w:space="0" w:color="D9D9E3"/>
                      </w:divBdr>
                      <w:divsChild>
                        <w:div w:id="2014916179">
                          <w:marLeft w:val="0"/>
                          <w:marRight w:val="0"/>
                          <w:marTop w:val="0"/>
                          <w:marBottom w:val="0"/>
                          <w:divBdr>
                            <w:top w:val="single" w:sz="2" w:space="0" w:color="D9D9E3"/>
                            <w:left w:val="single" w:sz="2" w:space="0" w:color="D9D9E3"/>
                            <w:bottom w:val="single" w:sz="2" w:space="0" w:color="D9D9E3"/>
                            <w:right w:val="single" w:sz="2" w:space="0" w:color="D9D9E3"/>
                          </w:divBdr>
                          <w:divsChild>
                            <w:div w:id="318966254">
                              <w:marLeft w:val="0"/>
                              <w:marRight w:val="0"/>
                              <w:marTop w:val="0"/>
                              <w:marBottom w:val="0"/>
                              <w:divBdr>
                                <w:top w:val="single" w:sz="2" w:space="0" w:color="D9D9E3"/>
                                <w:left w:val="single" w:sz="2" w:space="0" w:color="D9D9E3"/>
                                <w:bottom w:val="single" w:sz="2" w:space="0" w:color="D9D9E3"/>
                                <w:right w:val="single" w:sz="2" w:space="0" w:color="D9D9E3"/>
                              </w:divBdr>
                              <w:divsChild>
                                <w:div w:id="1960916376">
                                  <w:marLeft w:val="0"/>
                                  <w:marRight w:val="0"/>
                                  <w:marTop w:val="0"/>
                                  <w:marBottom w:val="0"/>
                                  <w:divBdr>
                                    <w:top w:val="single" w:sz="2" w:space="0" w:color="D9D9E3"/>
                                    <w:left w:val="single" w:sz="2" w:space="0" w:color="D9D9E3"/>
                                    <w:bottom w:val="single" w:sz="2" w:space="0" w:color="D9D9E3"/>
                                    <w:right w:val="single" w:sz="2" w:space="0" w:color="D9D9E3"/>
                                  </w:divBdr>
                                  <w:divsChild>
                                    <w:div w:id="492990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2298741">
          <w:marLeft w:val="0"/>
          <w:marRight w:val="0"/>
          <w:marTop w:val="0"/>
          <w:marBottom w:val="0"/>
          <w:divBdr>
            <w:top w:val="single" w:sz="2" w:space="0" w:color="D9D9E3"/>
            <w:left w:val="single" w:sz="2" w:space="0" w:color="D9D9E3"/>
            <w:bottom w:val="single" w:sz="2" w:space="0" w:color="D9D9E3"/>
            <w:right w:val="single" w:sz="2" w:space="0" w:color="D9D9E3"/>
          </w:divBdr>
          <w:divsChild>
            <w:div w:id="117672721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171545">
                  <w:marLeft w:val="0"/>
                  <w:marRight w:val="0"/>
                  <w:marTop w:val="0"/>
                  <w:marBottom w:val="0"/>
                  <w:divBdr>
                    <w:top w:val="single" w:sz="2" w:space="0" w:color="D9D9E3"/>
                    <w:left w:val="single" w:sz="2" w:space="0" w:color="D9D9E3"/>
                    <w:bottom w:val="single" w:sz="2" w:space="0" w:color="D9D9E3"/>
                    <w:right w:val="single" w:sz="2" w:space="0" w:color="D9D9E3"/>
                  </w:divBdr>
                  <w:divsChild>
                    <w:div w:id="621544058">
                      <w:marLeft w:val="0"/>
                      <w:marRight w:val="0"/>
                      <w:marTop w:val="0"/>
                      <w:marBottom w:val="0"/>
                      <w:divBdr>
                        <w:top w:val="single" w:sz="2" w:space="0" w:color="D9D9E3"/>
                        <w:left w:val="single" w:sz="2" w:space="0" w:color="D9D9E3"/>
                        <w:bottom w:val="single" w:sz="2" w:space="0" w:color="D9D9E3"/>
                        <w:right w:val="single" w:sz="2" w:space="0" w:color="D9D9E3"/>
                      </w:divBdr>
                      <w:divsChild>
                        <w:div w:id="1409309777">
                          <w:marLeft w:val="0"/>
                          <w:marRight w:val="0"/>
                          <w:marTop w:val="0"/>
                          <w:marBottom w:val="0"/>
                          <w:divBdr>
                            <w:top w:val="single" w:sz="2" w:space="0" w:color="D9D9E3"/>
                            <w:left w:val="single" w:sz="2" w:space="0" w:color="D9D9E3"/>
                            <w:bottom w:val="single" w:sz="2" w:space="0" w:color="D9D9E3"/>
                            <w:right w:val="single" w:sz="2" w:space="0" w:color="D9D9E3"/>
                          </w:divBdr>
                          <w:divsChild>
                            <w:div w:id="453523492">
                              <w:marLeft w:val="0"/>
                              <w:marRight w:val="0"/>
                              <w:marTop w:val="0"/>
                              <w:marBottom w:val="0"/>
                              <w:divBdr>
                                <w:top w:val="single" w:sz="2" w:space="0" w:color="D9D9E3"/>
                                <w:left w:val="single" w:sz="2" w:space="0" w:color="D9D9E3"/>
                                <w:bottom w:val="single" w:sz="2" w:space="0" w:color="D9D9E3"/>
                                <w:right w:val="single" w:sz="2" w:space="0" w:color="D9D9E3"/>
                              </w:divBdr>
                              <w:divsChild>
                                <w:div w:id="436293742">
                                  <w:marLeft w:val="0"/>
                                  <w:marRight w:val="0"/>
                                  <w:marTop w:val="0"/>
                                  <w:marBottom w:val="0"/>
                                  <w:divBdr>
                                    <w:top w:val="single" w:sz="2" w:space="0" w:color="D9D9E3"/>
                                    <w:left w:val="single" w:sz="2" w:space="0" w:color="D9D9E3"/>
                                    <w:bottom w:val="single" w:sz="2" w:space="0" w:color="D9D9E3"/>
                                    <w:right w:val="single" w:sz="2" w:space="0" w:color="D9D9E3"/>
                                  </w:divBdr>
                                  <w:divsChild>
                                    <w:div w:id="1157649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3538093">
                      <w:marLeft w:val="0"/>
                      <w:marRight w:val="0"/>
                      <w:marTop w:val="0"/>
                      <w:marBottom w:val="0"/>
                      <w:divBdr>
                        <w:top w:val="single" w:sz="2" w:space="0" w:color="D9D9E3"/>
                        <w:left w:val="single" w:sz="2" w:space="0" w:color="D9D9E3"/>
                        <w:bottom w:val="single" w:sz="2" w:space="0" w:color="D9D9E3"/>
                        <w:right w:val="single" w:sz="2" w:space="0" w:color="D9D9E3"/>
                      </w:divBdr>
                      <w:divsChild>
                        <w:div w:id="1949388874">
                          <w:marLeft w:val="0"/>
                          <w:marRight w:val="0"/>
                          <w:marTop w:val="0"/>
                          <w:marBottom w:val="0"/>
                          <w:divBdr>
                            <w:top w:val="single" w:sz="2" w:space="0" w:color="D9D9E3"/>
                            <w:left w:val="single" w:sz="2" w:space="0" w:color="D9D9E3"/>
                            <w:bottom w:val="single" w:sz="2" w:space="0" w:color="D9D9E3"/>
                            <w:right w:val="single" w:sz="2" w:space="0" w:color="D9D9E3"/>
                          </w:divBdr>
                          <w:divsChild>
                            <w:div w:id="394671988">
                              <w:marLeft w:val="0"/>
                              <w:marRight w:val="0"/>
                              <w:marTop w:val="0"/>
                              <w:marBottom w:val="0"/>
                              <w:divBdr>
                                <w:top w:val="single" w:sz="2" w:space="0" w:color="D9D9E3"/>
                                <w:left w:val="single" w:sz="2" w:space="0" w:color="D9D9E3"/>
                                <w:bottom w:val="single" w:sz="2" w:space="0" w:color="D9D9E3"/>
                                <w:right w:val="single" w:sz="2" w:space="0" w:color="D9D9E3"/>
                              </w:divBdr>
                              <w:divsChild>
                                <w:div w:id="2010785221">
                                  <w:marLeft w:val="0"/>
                                  <w:marRight w:val="0"/>
                                  <w:marTop w:val="0"/>
                                  <w:marBottom w:val="0"/>
                                  <w:divBdr>
                                    <w:top w:val="single" w:sz="2" w:space="0" w:color="D9D9E3"/>
                                    <w:left w:val="single" w:sz="2" w:space="0" w:color="D9D9E3"/>
                                    <w:bottom w:val="single" w:sz="2" w:space="0" w:color="D9D9E3"/>
                                    <w:right w:val="single" w:sz="2" w:space="0" w:color="D9D9E3"/>
                                  </w:divBdr>
                                  <w:divsChild>
                                    <w:div w:id="33589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143882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1856717">
          <w:marLeft w:val="0"/>
          <w:marRight w:val="0"/>
          <w:marTop w:val="0"/>
          <w:marBottom w:val="0"/>
          <w:divBdr>
            <w:top w:val="single" w:sz="2" w:space="0" w:color="D9D9E3"/>
            <w:left w:val="single" w:sz="2" w:space="0" w:color="D9D9E3"/>
            <w:bottom w:val="single" w:sz="2" w:space="0" w:color="D9D9E3"/>
            <w:right w:val="single" w:sz="2" w:space="0" w:color="D9D9E3"/>
          </w:divBdr>
          <w:divsChild>
            <w:div w:id="13711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725446047">
                  <w:marLeft w:val="0"/>
                  <w:marRight w:val="0"/>
                  <w:marTop w:val="0"/>
                  <w:marBottom w:val="0"/>
                  <w:divBdr>
                    <w:top w:val="single" w:sz="2" w:space="0" w:color="D9D9E3"/>
                    <w:left w:val="single" w:sz="2" w:space="0" w:color="D9D9E3"/>
                    <w:bottom w:val="single" w:sz="2" w:space="0" w:color="D9D9E3"/>
                    <w:right w:val="single" w:sz="2" w:space="0" w:color="D9D9E3"/>
                  </w:divBdr>
                  <w:divsChild>
                    <w:div w:id="1000045415">
                      <w:marLeft w:val="0"/>
                      <w:marRight w:val="0"/>
                      <w:marTop w:val="0"/>
                      <w:marBottom w:val="0"/>
                      <w:divBdr>
                        <w:top w:val="single" w:sz="2" w:space="0" w:color="D9D9E3"/>
                        <w:left w:val="single" w:sz="2" w:space="0" w:color="D9D9E3"/>
                        <w:bottom w:val="single" w:sz="2" w:space="0" w:color="D9D9E3"/>
                        <w:right w:val="single" w:sz="2" w:space="0" w:color="D9D9E3"/>
                      </w:divBdr>
                      <w:divsChild>
                        <w:div w:id="740295051">
                          <w:marLeft w:val="0"/>
                          <w:marRight w:val="0"/>
                          <w:marTop w:val="0"/>
                          <w:marBottom w:val="0"/>
                          <w:divBdr>
                            <w:top w:val="single" w:sz="2" w:space="0" w:color="D9D9E3"/>
                            <w:left w:val="single" w:sz="2" w:space="0" w:color="D9D9E3"/>
                            <w:bottom w:val="single" w:sz="2" w:space="0" w:color="D9D9E3"/>
                            <w:right w:val="single" w:sz="2" w:space="0" w:color="D9D9E3"/>
                          </w:divBdr>
                          <w:divsChild>
                            <w:div w:id="1901095217">
                              <w:marLeft w:val="0"/>
                              <w:marRight w:val="0"/>
                              <w:marTop w:val="0"/>
                              <w:marBottom w:val="0"/>
                              <w:divBdr>
                                <w:top w:val="single" w:sz="2" w:space="0" w:color="D9D9E3"/>
                                <w:left w:val="single" w:sz="2" w:space="0" w:color="D9D9E3"/>
                                <w:bottom w:val="single" w:sz="2" w:space="0" w:color="D9D9E3"/>
                                <w:right w:val="single" w:sz="2" w:space="0" w:color="D9D9E3"/>
                              </w:divBdr>
                              <w:divsChild>
                                <w:div w:id="1226912164">
                                  <w:marLeft w:val="0"/>
                                  <w:marRight w:val="0"/>
                                  <w:marTop w:val="0"/>
                                  <w:marBottom w:val="0"/>
                                  <w:divBdr>
                                    <w:top w:val="single" w:sz="2" w:space="0" w:color="D9D9E3"/>
                                    <w:left w:val="single" w:sz="2" w:space="0" w:color="D9D9E3"/>
                                    <w:bottom w:val="single" w:sz="2" w:space="0" w:color="D9D9E3"/>
                                    <w:right w:val="single" w:sz="2" w:space="0" w:color="D9D9E3"/>
                                  </w:divBdr>
                                  <w:divsChild>
                                    <w:div w:id="997226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1905023">
                      <w:marLeft w:val="0"/>
                      <w:marRight w:val="0"/>
                      <w:marTop w:val="0"/>
                      <w:marBottom w:val="0"/>
                      <w:divBdr>
                        <w:top w:val="single" w:sz="2" w:space="0" w:color="D9D9E3"/>
                        <w:left w:val="single" w:sz="2" w:space="0" w:color="D9D9E3"/>
                        <w:bottom w:val="single" w:sz="2" w:space="0" w:color="D9D9E3"/>
                        <w:right w:val="single" w:sz="2" w:space="0" w:color="D9D9E3"/>
                      </w:divBdr>
                      <w:divsChild>
                        <w:div w:id="1464882987">
                          <w:marLeft w:val="0"/>
                          <w:marRight w:val="0"/>
                          <w:marTop w:val="0"/>
                          <w:marBottom w:val="0"/>
                          <w:divBdr>
                            <w:top w:val="single" w:sz="2" w:space="0" w:color="D9D9E3"/>
                            <w:left w:val="single" w:sz="2" w:space="0" w:color="D9D9E3"/>
                            <w:bottom w:val="single" w:sz="2" w:space="0" w:color="D9D9E3"/>
                            <w:right w:val="single" w:sz="2" w:space="0" w:color="D9D9E3"/>
                          </w:divBdr>
                        </w:div>
                        <w:div w:id="1932815554">
                          <w:marLeft w:val="0"/>
                          <w:marRight w:val="0"/>
                          <w:marTop w:val="0"/>
                          <w:marBottom w:val="0"/>
                          <w:divBdr>
                            <w:top w:val="single" w:sz="2" w:space="0" w:color="D9D9E3"/>
                            <w:left w:val="single" w:sz="2" w:space="0" w:color="D9D9E3"/>
                            <w:bottom w:val="single" w:sz="2" w:space="0" w:color="D9D9E3"/>
                            <w:right w:val="single" w:sz="2" w:space="0" w:color="D9D9E3"/>
                          </w:divBdr>
                          <w:divsChild>
                            <w:div w:id="1665552646">
                              <w:marLeft w:val="0"/>
                              <w:marRight w:val="0"/>
                              <w:marTop w:val="0"/>
                              <w:marBottom w:val="0"/>
                              <w:divBdr>
                                <w:top w:val="single" w:sz="2" w:space="0" w:color="D9D9E3"/>
                                <w:left w:val="single" w:sz="2" w:space="0" w:color="D9D9E3"/>
                                <w:bottom w:val="single" w:sz="2" w:space="0" w:color="D9D9E3"/>
                                <w:right w:val="single" w:sz="2" w:space="0" w:color="D9D9E3"/>
                              </w:divBdr>
                              <w:divsChild>
                                <w:div w:id="241066694">
                                  <w:marLeft w:val="0"/>
                                  <w:marRight w:val="0"/>
                                  <w:marTop w:val="0"/>
                                  <w:marBottom w:val="0"/>
                                  <w:divBdr>
                                    <w:top w:val="single" w:sz="2" w:space="0" w:color="D9D9E3"/>
                                    <w:left w:val="single" w:sz="2" w:space="0" w:color="D9D9E3"/>
                                    <w:bottom w:val="single" w:sz="2" w:space="0" w:color="D9D9E3"/>
                                    <w:right w:val="single" w:sz="2" w:space="0" w:color="D9D9E3"/>
                                  </w:divBdr>
                                  <w:divsChild>
                                    <w:div w:id="65567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1197148">
          <w:marLeft w:val="0"/>
          <w:marRight w:val="0"/>
          <w:marTop w:val="0"/>
          <w:marBottom w:val="0"/>
          <w:divBdr>
            <w:top w:val="single" w:sz="2" w:space="0" w:color="D9D9E3"/>
            <w:left w:val="single" w:sz="2" w:space="0" w:color="D9D9E3"/>
            <w:bottom w:val="single" w:sz="2" w:space="0" w:color="D9D9E3"/>
            <w:right w:val="single" w:sz="2" w:space="0" w:color="D9D9E3"/>
          </w:divBdr>
          <w:divsChild>
            <w:div w:id="19763736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4424844">
                  <w:marLeft w:val="0"/>
                  <w:marRight w:val="0"/>
                  <w:marTop w:val="0"/>
                  <w:marBottom w:val="0"/>
                  <w:divBdr>
                    <w:top w:val="single" w:sz="2" w:space="0" w:color="D9D9E3"/>
                    <w:left w:val="single" w:sz="2" w:space="0" w:color="D9D9E3"/>
                    <w:bottom w:val="single" w:sz="2" w:space="0" w:color="D9D9E3"/>
                    <w:right w:val="single" w:sz="2" w:space="0" w:color="D9D9E3"/>
                  </w:divBdr>
                  <w:divsChild>
                    <w:div w:id="1473789095">
                      <w:marLeft w:val="0"/>
                      <w:marRight w:val="0"/>
                      <w:marTop w:val="0"/>
                      <w:marBottom w:val="0"/>
                      <w:divBdr>
                        <w:top w:val="single" w:sz="2" w:space="0" w:color="D9D9E3"/>
                        <w:left w:val="single" w:sz="2" w:space="0" w:color="D9D9E3"/>
                        <w:bottom w:val="single" w:sz="2" w:space="0" w:color="D9D9E3"/>
                        <w:right w:val="single" w:sz="2" w:space="0" w:color="D9D9E3"/>
                      </w:divBdr>
                      <w:divsChild>
                        <w:div w:id="111870281">
                          <w:marLeft w:val="0"/>
                          <w:marRight w:val="0"/>
                          <w:marTop w:val="0"/>
                          <w:marBottom w:val="0"/>
                          <w:divBdr>
                            <w:top w:val="single" w:sz="2" w:space="0" w:color="D9D9E3"/>
                            <w:left w:val="single" w:sz="2" w:space="0" w:color="D9D9E3"/>
                            <w:bottom w:val="single" w:sz="2" w:space="0" w:color="D9D9E3"/>
                            <w:right w:val="single" w:sz="2" w:space="0" w:color="D9D9E3"/>
                          </w:divBdr>
                          <w:divsChild>
                            <w:div w:id="1140734123">
                              <w:marLeft w:val="0"/>
                              <w:marRight w:val="0"/>
                              <w:marTop w:val="0"/>
                              <w:marBottom w:val="0"/>
                              <w:divBdr>
                                <w:top w:val="single" w:sz="2" w:space="0" w:color="D9D9E3"/>
                                <w:left w:val="single" w:sz="2" w:space="0" w:color="D9D9E3"/>
                                <w:bottom w:val="single" w:sz="2" w:space="0" w:color="D9D9E3"/>
                                <w:right w:val="single" w:sz="2" w:space="0" w:color="D9D9E3"/>
                              </w:divBdr>
                              <w:divsChild>
                                <w:div w:id="43915711">
                                  <w:marLeft w:val="0"/>
                                  <w:marRight w:val="0"/>
                                  <w:marTop w:val="0"/>
                                  <w:marBottom w:val="0"/>
                                  <w:divBdr>
                                    <w:top w:val="single" w:sz="2" w:space="0" w:color="D9D9E3"/>
                                    <w:left w:val="single" w:sz="2" w:space="0" w:color="D9D9E3"/>
                                    <w:bottom w:val="single" w:sz="2" w:space="0" w:color="D9D9E3"/>
                                    <w:right w:val="single" w:sz="2" w:space="0" w:color="D9D9E3"/>
                                  </w:divBdr>
                                  <w:divsChild>
                                    <w:div w:id="2003309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81781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16214623">
                      <w:marLeft w:val="0"/>
                      <w:marRight w:val="0"/>
                      <w:marTop w:val="0"/>
                      <w:marBottom w:val="0"/>
                      <w:divBdr>
                        <w:top w:val="single" w:sz="2" w:space="0" w:color="D9D9E3"/>
                        <w:left w:val="single" w:sz="2" w:space="0" w:color="D9D9E3"/>
                        <w:bottom w:val="single" w:sz="2" w:space="0" w:color="D9D9E3"/>
                        <w:right w:val="single" w:sz="2" w:space="0" w:color="D9D9E3"/>
                      </w:divBdr>
                      <w:divsChild>
                        <w:div w:id="651763560">
                          <w:marLeft w:val="0"/>
                          <w:marRight w:val="0"/>
                          <w:marTop w:val="0"/>
                          <w:marBottom w:val="0"/>
                          <w:divBdr>
                            <w:top w:val="single" w:sz="2" w:space="0" w:color="D9D9E3"/>
                            <w:left w:val="single" w:sz="2" w:space="0" w:color="D9D9E3"/>
                            <w:bottom w:val="single" w:sz="2" w:space="0" w:color="D9D9E3"/>
                            <w:right w:val="single" w:sz="2" w:space="0" w:color="D9D9E3"/>
                          </w:divBdr>
                          <w:divsChild>
                            <w:div w:id="1183396191">
                              <w:marLeft w:val="0"/>
                              <w:marRight w:val="0"/>
                              <w:marTop w:val="0"/>
                              <w:marBottom w:val="0"/>
                              <w:divBdr>
                                <w:top w:val="single" w:sz="2" w:space="0" w:color="D9D9E3"/>
                                <w:left w:val="single" w:sz="2" w:space="0" w:color="D9D9E3"/>
                                <w:bottom w:val="single" w:sz="2" w:space="0" w:color="D9D9E3"/>
                                <w:right w:val="single" w:sz="2" w:space="0" w:color="D9D9E3"/>
                              </w:divBdr>
                              <w:divsChild>
                                <w:div w:id="1628390063">
                                  <w:marLeft w:val="0"/>
                                  <w:marRight w:val="0"/>
                                  <w:marTop w:val="0"/>
                                  <w:marBottom w:val="0"/>
                                  <w:divBdr>
                                    <w:top w:val="single" w:sz="2" w:space="0" w:color="D9D9E3"/>
                                    <w:left w:val="single" w:sz="2" w:space="0" w:color="D9D9E3"/>
                                    <w:bottom w:val="single" w:sz="2" w:space="0" w:color="D9D9E3"/>
                                    <w:right w:val="single" w:sz="2" w:space="0" w:color="D9D9E3"/>
                                  </w:divBdr>
                                  <w:divsChild>
                                    <w:div w:id="738358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7750138">
          <w:marLeft w:val="0"/>
          <w:marRight w:val="0"/>
          <w:marTop w:val="0"/>
          <w:marBottom w:val="0"/>
          <w:divBdr>
            <w:top w:val="single" w:sz="2" w:space="0" w:color="D9D9E3"/>
            <w:left w:val="single" w:sz="2" w:space="0" w:color="D9D9E3"/>
            <w:bottom w:val="single" w:sz="2" w:space="0" w:color="D9D9E3"/>
            <w:right w:val="single" w:sz="2" w:space="0" w:color="D9D9E3"/>
          </w:divBdr>
          <w:divsChild>
            <w:div w:id="16951101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5510503">
                  <w:marLeft w:val="0"/>
                  <w:marRight w:val="0"/>
                  <w:marTop w:val="0"/>
                  <w:marBottom w:val="0"/>
                  <w:divBdr>
                    <w:top w:val="single" w:sz="2" w:space="0" w:color="D9D9E3"/>
                    <w:left w:val="single" w:sz="2" w:space="0" w:color="D9D9E3"/>
                    <w:bottom w:val="single" w:sz="2" w:space="0" w:color="D9D9E3"/>
                    <w:right w:val="single" w:sz="2" w:space="0" w:color="D9D9E3"/>
                  </w:divBdr>
                  <w:divsChild>
                    <w:div w:id="311839104">
                      <w:marLeft w:val="0"/>
                      <w:marRight w:val="0"/>
                      <w:marTop w:val="0"/>
                      <w:marBottom w:val="0"/>
                      <w:divBdr>
                        <w:top w:val="single" w:sz="2" w:space="0" w:color="D9D9E3"/>
                        <w:left w:val="single" w:sz="2" w:space="0" w:color="D9D9E3"/>
                        <w:bottom w:val="single" w:sz="2" w:space="0" w:color="D9D9E3"/>
                        <w:right w:val="single" w:sz="2" w:space="0" w:color="D9D9E3"/>
                      </w:divBdr>
                      <w:divsChild>
                        <w:div w:id="1745687450">
                          <w:marLeft w:val="0"/>
                          <w:marRight w:val="0"/>
                          <w:marTop w:val="0"/>
                          <w:marBottom w:val="0"/>
                          <w:divBdr>
                            <w:top w:val="single" w:sz="2" w:space="0" w:color="D9D9E3"/>
                            <w:left w:val="single" w:sz="2" w:space="0" w:color="D9D9E3"/>
                            <w:bottom w:val="single" w:sz="2" w:space="0" w:color="D9D9E3"/>
                            <w:right w:val="single" w:sz="2" w:space="0" w:color="D9D9E3"/>
                          </w:divBdr>
                        </w:div>
                        <w:div w:id="2139452591">
                          <w:marLeft w:val="0"/>
                          <w:marRight w:val="0"/>
                          <w:marTop w:val="0"/>
                          <w:marBottom w:val="0"/>
                          <w:divBdr>
                            <w:top w:val="single" w:sz="2" w:space="0" w:color="D9D9E3"/>
                            <w:left w:val="single" w:sz="2" w:space="0" w:color="D9D9E3"/>
                            <w:bottom w:val="single" w:sz="2" w:space="0" w:color="D9D9E3"/>
                            <w:right w:val="single" w:sz="2" w:space="0" w:color="D9D9E3"/>
                          </w:divBdr>
                          <w:divsChild>
                            <w:div w:id="364411312">
                              <w:marLeft w:val="0"/>
                              <w:marRight w:val="0"/>
                              <w:marTop w:val="0"/>
                              <w:marBottom w:val="0"/>
                              <w:divBdr>
                                <w:top w:val="single" w:sz="2" w:space="0" w:color="D9D9E3"/>
                                <w:left w:val="single" w:sz="2" w:space="0" w:color="D9D9E3"/>
                                <w:bottom w:val="single" w:sz="2" w:space="0" w:color="D9D9E3"/>
                                <w:right w:val="single" w:sz="2" w:space="0" w:color="D9D9E3"/>
                              </w:divBdr>
                              <w:divsChild>
                                <w:div w:id="1185441499">
                                  <w:marLeft w:val="0"/>
                                  <w:marRight w:val="0"/>
                                  <w:marTop w:val="0"/>
                                  <w:marBottom w:val="0"/>
                                  <w:divBdr>
                                    <w:top w:val="single" w:sz="2" w:space="0" w:color="D9D9E3"/>
                                    <w:left w:val="single" w:sz="2" w:space="0" w:color="D9D9E3"/>
                                    <w:bottom w:val="single" w:sz="2" w:space="0" w:color="D9D9E3"/>
                                    <w:right w:val="single" w:sz="2" w:space="0" w:color="D9D9E3"/>
                                  </w:divBdr>
                                  <w:divsChild>
                                    <w:div w:id="707533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1248885">
                      <w:marLeft w:val="0"/>
                      <w:marRight w:val="0"/>
                      <w:marTop w:val="0"/>
                      <w:marBottom w:val="0"/>
                      <w:divBdr>
                        <w:top w:val="single" w:sz="2" w:space="0" w:color="D9D9E3"/>
                        <w:left w:val="single" w:sz="2" w:space="0" w:color="D9D9E3"/>
                        <w:bottom w:val="single" w:sz="2" w:space="0" w:color="D9D9E3"/>
                        <w:right w:val="single" w:sz="2" w:space="0" w:color="D9D9E3"/>
                      </w:divBdr>
                      <w:divsChild>
                        <w:div w:id="980039965">
                          <w:marLeft w:val="0"/>
                          <w:marRight w:val="0"/>
                          <w:marTop w:val="0"/>
                          <w:marBottom w:val="0"/>
                          <w:divBdr>
                            <w:top w:val="single" w:sz="2" w:space="0" w:color="D9D9E3"/>
                            <w:left w:val="single" w:sz="2" w:space="0" w:color="D9D9E3"/>
                            <w:bottom w:val="single" w:sz="2" w:space="0" w:color="D9D9E3"/>
                            <w:right w:val="single" w:sz="2" w:space="0" w:color="D9D9E3"/>
                          </w:divBdr>
                          <w:divsChild>
                            <w:div w:id="1549756234">
                              <w:marLeft w:val="0"/>
                              <w:marRight w:val="0"/>
                              <w:marTop w:val="0"/>
                              <w:marBottom w:val="0"/>
                              <w:divBdr>
                                <w:top w:val="single" w:sz="2" w:space="0" w:color="D9D9E3"/>
                                <w:left w:val="single" w:sz="2" w:space="0" w:color="D9D9E3"/>
                                <w:bottom w:val="single" w:sz="2" w:space="0" w:color="D9D9E3"/>
                                <w:right w:val="single" w:sz="2" w:space="0" w:color="D9D9E3"/>
                              </w:divBdr>
                              <w:divsChild>
                                <w:div w:id="804543093">
                                  <w:marLeft w:val="0"/>
                                  <w:marRight w:val="0"/>
                                  <w:marTop w:val="0"/>
                                  <w:marBottom w:val="0"/>
                                  <w:divBdr>
                                    <w:top w:val="single" w:sz="2" w:space="0" w:color="D9D9E3"/>
                                    <w:left w:val="single" w:sz="2" w:space="0" w:color="D9D9E3"/>
                                    <w:bottom w:val="single" w:sz="2" w:space="0" w:color="D9D9E3"/>
                                    <w:right w:val="single" w:sz="2" w:space="0" w:color="D9D9E3"/>
                                  </w:divBdr>
                                  <w:divsChild>
                                    <w:div w:id="2028632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7561282">
          <w:marLeft w:val="0"/>
          <w:marRight w:val="0"/>
          <w:marTop w:val="0"/>
          <w:marBottom w:val="0"/>
          <w:divBdr>
            <w:top w:val="single" w:sz="2" w:space="0" w:color="D9D9E3"/>
            <w:left w:val="single" w:sz="2" w:space="0" w:color="D9D9E3"/>
            <w:bottom w:val="single" w:sz="2" w:space="0" w:color="D9D9E3"/>
            <w:right w:val="single" w:sz="2" w:space="0" w:color="D9D9E3"/>
          </w:divBdr>
          <w:divsChild>
            <w:div w:id="374743238">
              <w:marLeft w:val="0"/>
              <w:marRight w:val="0"/>
              <w:marTop w:val="100"/>
              <w:marBottom w:val="100"/>
              <w:divBdr>
                <w:top w:val="single" w:sz="2" w:space="0" w:color="D9D9E3"/>
                <w:left w:val="single" w:sz="2" w:space="0" w:color="D9D9E3"/>
                <w:bottom w:val="single" w:sz="2" w:space="0" w:color="D9D9E3"/>
                <w:right w:val="single" w:sz="2" w:space="0" w:color="D9D9E3"/>
              </w:divBdr>
              <w:divsChild>
                <w:div w:id="650913001">
                  <w:marLeft w:val="0"/>
                  <w:marRight w:val="0"/>
                  <w:marTop w:val="0"/>
                  <w:marBottom w:val="0"/>
                  <w:divBdr>
                    <w:top w:val="single" w:sz="2" w:space="0" w:color="D9D9E3"/>
                    <w:left w:val="single" w:sz="2" w:space="0" w:color="D9D9E3"/>
                    <w:bottom w:val="single" w:sz="2" w:space="0" w:color="D9D9E3"/>
                    <w:right w:val="single" w:sz="2" w:space="0" w:color="D9D9E3"/>
                  </w:divBdr>
                  <w:divsChild>
                    <w:div w:id="233517349">
                      <w:marLeft w:val="0"/>
                      <w:marRight w:val="0"/>
                      <w:marTop w:val="0"/>
                      <w:marBottom w:val="0"/>
                      <w:divBdr>
                        <w:top w:val="single" w:sz="2" w:space="0" w:color="D9D9E3"/>
                        <w:left w:val="single" w:sz="2" w:space="0" w:color="D9D9E3"/>
                        <w:bottom w:val="single" w:sz="2" w:space="0" w:color="D9D9E3"/>
                        <w:right w:val="single" w:sz="2" w:space="0" w:color="D9D9E3"/>
                      </w:divBdr>
                      <w:divsChild>
                        <w:div w:id="1303344944">
                          <w:marLeft w:val="0"/>
                          <w:marRight w:val="0"/>
                          <w:marTop w:val="0"/>
                          <w:marBottom w:val="0"/>
                          <w:divBdr>
                            <w:top w:val="single" w:sz="2" w:space="0" w:color="D9D9E3"/>
                            <w:left w:val="single" w:sz="2" w:space="0" w:color="D9D9E3"/>
                            <w:bottom w:val="single" w:sz="2" w:space="0" w:color="D9D9E3"/>
                            <w:right w:val="single" w:sz="2" w:space="0" w:color="D9D9E3"/>
                          </w:divBdr>
                          <w:divsChild>
                            <w:div w:id="1510103802">
                              <w:marLeft w:val="0"/>
                              <w:marRight w:val="0"/>
                              <w:marTop w:val="0"/>
                              <w:marBottom w:val="0"/>
                              <w:divBdr>
                                <w:top w:val="single" w:sz="2" w:space="0" w:color="D9D9E3"/>
                                <w:left w:val="single" w:sz="2" w:space="0" w:color="D9D9E3"/>
                                <w:bottom w:val="single" w:sz="2" w:space="0" w:color="D9D9E3"/>
                                <w:right w:val="single" w:sz="2" w:space="0" w:color="D9D9E3"/>
                              </w:divBdr>
                              <w:divsChild>
                                <w:div w:id="2111928337">
                                  <w:marLeft w:val="0"/>
                                  <w:marRight w:val="0"/>
                                  <w:marTop w:val="0"/>
                                  <w:marBottom w:val="0"/>
                                  <w:divBdr>
                                    <w:top w:val="single" w:sz="2" w:space="0" w:color="D9D9E3"/>
                                    <w:left w:val="single" w:sz="2" w:space="0" w:color="D9D9E3"/>
                                    <w:bottom w:val="single" w:sz="2" w:space="0" w:color="D9D9E3"/>
                                    <w:right w:val="single" w:sz="2" w:space="0" w:color="D9D9E3"/>
                                  </w:divBdr>
                                  <w:divsChild>
                                    <w:div w:id="1902132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8726125">
                      <w:marLeft w:val="0"/>
                      <w:marRight w:val="0"/>
                      <w:marTop w:val="0"/>
                      <w:marBottom w:val="0"/>
                      <w:divBdr>
                        <w:top w:val="single" w:sz="2" w:space="0" w:color="D9D9E3"/>
                        <w:left w:val="single" w:sz="2" w:space="0" w:color="D9D9E3"/>
                        <w:bottom w:val="single" w:sz="2" w:space="0" w:color="D9D9E3"/>
                        <w:right w:val="single" w:sz="2" w:space="0" w:color="D9D9E3"/>
                      </w:divBdr>
                      <w:divsChild>
                        <w:div w:id="1365329301">
                          <w:marLeft w:val="0"/>
                          <w:marRight w:val="0"/>
                          <w:marTop w:val="0"/>
                          <w:marBottom w:val="0"/>
                          <w:divBdr>
                            <w:top w:val="single" w:sz="2" w:space="0" w:color="D9D9E3"/>
                            <w:left w:val="single" w:sz="2" w:space="0" w:color="D9D9E3"/>
                            <w:bottom w:val="single" w:sz="2" w:space="0" w:color="D9D9E3"/>
                            <w:right w:val="single" w:sz="2" w:space="0" w:color="D9D9E3"/>
                          </w:divBdr>
                          <w:divsChild>
                            <w:div w:id="1136919454">
                              <w:marLeft w:val="0"/>
                              <w:marRight w:val="0"/>
                              <w:marTop w:val="0"/>
                              <w:marBottom w:val="0"/>
                              <w:divBdr>
                                <w:top w:val="single" w:sz="2" w:space="0" w:color="D9D9E3"/>
                                <w:left w:val="single" w:sz="2" w:space="0" w:color="D9D9E3"/>
                                <w:bottom w:val="single" w:sz="2" w:space="0" w:color="D9D9E3"/>
                                <w:right w:val="single" w:sz="2" w:space="0" w:color="D9D9E3"/>
                              </w:divBdr>
                              <w:divsChild>
                                <w:div w:id="906644974">
                                  <w:marLeft w:val="0"/>
                                  <w:marRight w:val="0"/>
                                  <w:marTop w:val="0"/>
                                  <w:marBottom w:val="0"/>
                                  <w:divBdr>
                                    <w:top w:val="single" w:sz="2" w:space="0" w:color="D9D9E3"/>
                                    <w:left w:val="single" w:sz="2" w:space="0" w:color="D9D9E3"/>
                                    <w:bottom w:val="single" w:sz="2" w:space="0" w:color="D9D9E3"/>
                                    <w:right w:val="single" w:sz="2" w:space="0" w:color="D9D9E3"/>
                                  </w:divBdr>
                                  <w:divsChild>
                                    <w:div w:id="2024890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104349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2938663">
          <w:marLeft w:val="0"/>
          <w:marRight w:val="0"/>
          <w:marTop w:val="0"/>
          <w:marBottom w:val="0"/>
          <w:divBdr>
            <w:top w:val="single" w:sz="2" w:space="0" w:color="D9D9E3"/>
            <w:left w:val="single" w:sz="2" w:space="0" w:color="D9D9E3"/>
            <w:bottom w:val="single" w:sz="2" w:space="0" w:color="D9D9E3"/>
            <w:right w:val="single" w:sz="2" w:space="0" w:color="D9D9E3"/>
          </w:divBdr>
          <w:divsChild>
            <w:div w:id="1216311637">
              <w:marLeft w:val="0"/>
              <w:marRight w:val="0"/>
              <w:marTop w:val="100"/>
              <w:marBottom w:val="100"/>
              <w:divBdr>
                <w:top w:val="single" w:sz="2" w:space="0" w:color="D9D9E3"/>
                <w:left w:val="single" w:sz="2" w:space="0" w:color="D9D9E3"/>
                <w:bottom w:val="single" w:sz="2" w:space="0" w:color="D9D9E3"/>
                <w:right w:val="single" w:sz="2" w:space="0" w:color="D9D9E3"/>
              </w:divBdr>
              <w:divsChild>
                <w:div w:id="1477452681">
                  <w:marLeft w:val="0"/>
                  <w:marRight w:val="0"/>
                  <w:marTop w:val="0"/>
                  <w:marBottom w:val="0"/>
                  <w:divBdr>
                    <w:top w:val="single" w:sz="2" w:space="0" w:color="D9D9E3"/>
                    <w:left w:val="single" w:sz="2" w:space="0" w:color="D9D9E3"/>
                    <w:bottom w:val="single" w:sz="2" w:space="0" w:color="D9D9E3"/>
                    <w:right w:val="single" w:sz="2" w:space="0" w:color="D9D9E3"/>
                  </w:divBdr>
                  <w:divsChild>
                    <w:div w:id="343284320">
                      <w:marLeft w:val="0"/>
                      <w:marRight w:val="0"/>
                      <w:marTop w:val="0"/>
                      <w:marBottom w:val="0"/>
                      <w:divBdr>
                        <w:top w:val="single" w:sz="2" w:space="0" w:color="D9D9E3"/>
                        <w:left w:val="single" w:sz="2" w:space="0" w:color="D9D9E3"/>
                        <w:bottom w:val="single" w:sz="2" w:space="0" w:color="D9D9E3"/>
                        <w:right w:val="single" w:sz="2" w:space="0" w:color="D9D9E3"/>
                      </w:divBdr>
                      <w:divsChild>
                        <w:div w:id="1779328400">
                          <w:marLeft w:val="0"/>
                          <w:marRight w:val="0"/>
                          <w:marTop w:val="0"/>
                          <w:marBottom w:val="0"/>
                          <w:divBdr>
                            <w:top w:val="single" w:sz="2" w:space="0" w:color="D9D9E3"/>
                            <w:left w:val="single" w:sz="2" w:space="0" w:color="D9D9E3"/>
                            <w:bottom w:val="single" w:sz="2" w:space="0" w:color="D9D9E3"/>
                            <w:right w:val="single" w:sz="2" w:space="0" w:color="D9D9E3"/>
                          </w:divBdr>
                        </w:div>
                        <w:div w:id="2100173373">
                          <w:marLeft w:val="0"/>
                          <w:marRight w:val="0"/>
                          <w:marTop w:val="0"/>
                          <w:marBottom w:val="0"/>
                          <w:divBdr>
                            <w:top w:val="single" w:sz="2" w:space="0" w:color="D9D9E3"/>
                            <w:left w:val="single" w:sz="2" w:space="0" w:color="D9D9E3"/>
                            <w:bottom w:val="single" w:sz="2" w:space="0" w:color="D9D9E3"/>
                            <w:right w:val="single" w:sz="2" w:space="0" w:color="D9D9E3"/>
                          </w:divBdr>
                          <w:divsChild>
                            <w:div w:id="1404375234">
                              <w:marLeft w:val="0"/>
                              <w:marRight w:val="0"/>
                              <w:marTop w:val="0"/>
                              <w:marBottom w:val="0"/>
                              <w:divBdr>
                                <w:top w:val="single" w:sz="2" w:space="0" w:color="D9D9E3"/>
                                <w:left w:val="single" w:sz="2" w:space="0" w:color="D9D9E3"/>
                                <w:bottom w:val="single" w:sz="2" w:space="0" w:color="D9D9E3"/>
                                <w:right w:val="single" w:sz="2" w:space="0" w:color="D9D9E3"/>
                              </w:divBdr>
                              <w:divsChild>
                                <w:div w:id="1976644757">
                                  <w:marLeft w:val="0"/>
                                  <w:marRight w:val="0"/>
                                  <w:marTop w:val="0"/>
                                  <w:marBottom w:val="0"/>
                                  <w:divBdr>
                                    <w:top w:val="single" w:sz="2" w:space="0" w:color="D9D9E3"/>
                                    <w:left w:val="single" w:sz="2" w:space="0" w:color="D9D9E3"/>
                                    <w:bottom w:val="single" w:sz="2" w:space="0" w:color="D9D9E3"/>
                                    <w:right w:val="single" w:sz="2" w:space="0" w:color="D9D9E3"/>
                                  </w:divBdr>
                                  <w:divsChild>
                                    <w:div w:id="1732269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18411812">
                      <w:marLeft w:val="0"/>
                      <w:marRight w:val="0"/>
                      <w:marTop w:val="0"/>
                      <w:marBottom w:val="0"/>
                      <w:divBdr>
                        <w:top w:val="single" w:sz="2" w:space="0" w:color="D9D9E3"/>
                        <w:left w:val="single" w:sz="2" w:space="0" w:color="D9D9E3"/>
                        <w:bottom w:val="single" w:sz="2" w:space="0" w:color="D9D9E3"/>
                        <w:right w:val="single" w:sz="2" w:space="0" w:color="D9D9E3"/>
                      </w:divBdr>
                      <w:divsChild>
                        <w:div w:id="1457865964">
                          <w:marLeft w:val="0"/>
                          <w:marRight w:val="0"/>
                          <w:marTop w:val="0"/>
                          <w:marBottom w:val="0"/>
                          <w:divBdr>
                            <w:top w:val="single" w:sz="2" w:space="0" w:color="D9D9E3"/>
                            <w:left w:val="single" w:sz="2" w:space="0" w:color="D9D9E3"/>
                            <w:bottom w:val="single" w:sz="2" w:space="0" w:color="D9D9E3"/>
                            <w:right w:val="single" w:sz="2" w:space="0" w:color="D9D9E3"/>
                          </w:divBdr>
                          <w:divsChild>
                            <w:div w:id="1534538918">
                              <w:marLeft w:val="0"/>
                              <w:marRight w:val="0"/>
                              <w:marTop w:val="0"/>
                              <w:marBottom w:val="0"/>
                              <w:divBdr>
                                <w:top w:val="single" w:sz="2" w:space="0" w:color="D9D9E3"/>
                                <w:left w:val="single" w:sz="2" w:space="0" w:color="D9D9E3"/>
                                <w:bottom w:val="single" w:sz="2" w:space="0" w:color="D9D9E3"/>
                                <w:right w:val="single" w:sz="2" w:space="0" w:color="D9D9E3"/>
                              </w:divBdr>
                              <w:divsChild>
                                <w:div w:id="581447732">
                                  <w:marLeft w:val="0"/>
                                  <w:marRight w:val="0"/>
                                  <w:marTop w:val="0"/>
                                  <w:marBottom w:val="0"/>
                                  <w:divBdr>
                                    <w:top w:val="single" w:sz="2" w:space="0" w:color="D9D9E3"/>
                                    <w:left w:val="single" w:sz="2" w:space="0" w:color="D9D9E3"/>
                                    <w:bottom w:val="single" w:sz="2" w:space="0" w:color="D9D9E3"/>
                                    <w:right w:val="single" w:sz="2" w:space="0" w:color="D9D9E3"/>
                                  </w:divBdr>
                                  <w:divsChild>
                                    <w:div w:id="209852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2500061">
          <w:marLeft w:val="0"/>
          <w:marRight w:val="0"/>
          <w:marTop w:val="0"/>
          <w:marBottom w:val="0"/>
          <w:divBdr>
            <w:top w:val="single" w:sz="2" w:space="0" w:color="D9D9E3"/>
            <w:left w:val="single" w:sz="2" w:space="0" w:color="D9D9E3"/>
            <w:bottom w:val="single" w:sz="2" w:space="0" w:color="D9D9E3"/>
            <w:right w:val="single" w:sz="2" w:space="0" w:color="D9D9E3"/>
          </w:divBdr>
          <w:divsChild>
            <w:div w:id="1664889449">
              <w:marLeft w:val="0"/>
              <w:marRight w:val="0"/>
              <w:marTop w:val="100"/>
              <w:marBottom w:val="100"/>
              <w:divBdr>
                <w:top w:val="single" w:sz="2" w:space="0" w:color="D9D9E3"/>
                <w:left w:val="single" w:sz="2" w:space="0" w:color="D9D9E3"/>
                <w:bottom w:val="single" w:sz="2" w:space="0" w:color="D9D9E3"/>
                <w:right w:val="single" w:sz="2" w:space="0" w:color="D9D9E3"/>
              </w:divBdr>
              <w:divsChild>
                <w:div w:id="653336854">
                  <w:marLeft w:val="0"/>
                  <w:marRight w:val="0"/>
                  <w:marTop w:val="0"/>
                  <w:marBottom w:val="0"/>
                  <w:divBdr>
                    <w:top w:val="single" w:sz="2" w:space="0" w:color="D9D9E3"/>
                    <w:left w:val="single" w:sz="2" w:space="0" w:color="D9D9E3"/>
                    <w:bottom w:val="single" w:sz="2" w:space="0" w:color="D9D9E3"/>
                    <w:right w:val="single" w:sz="2" w:space="0" w:color="D9D9E3"/>
                  </w:divBdr>
                  <w:divsChild>
                    <w:div w:id="578566079">
                      <w:marLeft w:val="0"/>
                      <w:marRight w:val="0"/>
                      <w:marTop w:val="0"/>
                      <w:marBottom w:val="0"/>
                      <w:divBdr>
                        <w:top w:val="single" w:sz="2" w:space="0" w:color="D9D9E3"/>
                        <w:left w:val="single" w:sz="2" w:space="0" w:color="D9D9E3"/>
                        <w:bottom w:val="single" w:sz="2" w:space="0" w:color="D9D9E3"/>
                        <w:right w:val="single" w:sz="2" w:space="0" w:color="D9D9E3"/>
                      </w:divBdr>
                      <w:divsChild>
                        <w:div w:id="630208056">
                          <w:marLeft w:val="0"/>
                          <w:marRight w:val="0"/>
                          <w:marTop w:val="0"/>
                          <w:marBottom w:val="0"/>
                          <w:divBdr>
                            <w:top w:val="single" w:sz="2" w:space="0" w:color="D9D9E3"/>
                            <w:left w:val="single" w:sz="2" w:space="0" w:color="D9D9E3"/>
                            <w:bottom w:val="single" w:sz="2" w:space="0" w:color="D9D9E3"/>
                            <w:right w:val="single" w:sz="2" w:space="0" w:color="D9D9E3"/>
                          </w:divBdr>
                          <w:divsChild>
                            <w:div w:id="1021709657">
                              <w:marLeft w:val="0"/>
                              <w:marRight w:val="0"/>
                              <w:marTop w:val="0"/>
                              <w:marBottom w:val="0"/>
                              <w:divBdr>
                                <w:top w:val="single" w:sz="2" w:space="0" w:color="D9D9E3"/>
                                <w:left w:val="single" w:sz="2" w:space="0" w:color="D9D9E3"/>
                                <w:bottom w:val="single" w:sz="2" w:space="0" w:color="D9D9E3"/>
                                <w:right w:val="single" w:sz="2" w:space="0" w:color="D9D9E3"/>
                              </w:divBdr>
                              <w:divsChild>
                                <w:div w:id="934165670">
                                  <w:marLeft w:val="0"/>
                                  <w:marRight w:val="0"/>
                                  <w:marTop w:val="0"/>
                                  <w:marBottom w:val="0"/>
                                  <w:divBdr>
                                    <w:top w:val="single" w:sz="2" w:space="0" w:color="D9D9E3"/>
                                    <w:left w:val="single" w:sz="2" w:space="0" w:color="D9D9E3"/>
                                    <w:bottom w:val="single" w:sz="2" w:space="0" w:color="D9D9E3"/>
                                    <w:right w:val="single" w:sz="2" w:space="0" w:color="D9D9E3"/>
                                  </w:divBdr>
                                  <w:divsChild>
                                    <w:div w:id="1323267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4409254">
                      <w:marLeft w:val="0"/>
                      <w:marRight w:val="0"/>
                      <w:marTop w:val="0"/>
                      <w:marBottom w:val="0"/>
                      <w:divBdr>
                        <w:top w:val="single" w:sz="2" w:space="0" w:color="D9D9E3"/>
                        <w:left w:val="single" w:sz="2" w:space="0" w:color="D9D9E3"/>
                        <w:bottom w:val="single" w:sz="2" w:space="0" w:color="D9D9E3"/>
                        <w:right w:val="single" w:sz="2" w:space="0" w:color="D9D9E3"/>
                      </w:divBdr>
                      <w:divsChild>
                        <w:div w:id="872158083">
                          <w:marLeft w:val="0"/>
                          <w:marRight w:val="0"/>
                          <w:marTop w:val="0"/>
                          <w:marBottom w:val="0"/>
                          <w:divBdr>
                            <w:top w:val="single" w:sz="2" w:space="0" w:color="D9D9E3"/>
                            <w:left w:val="single" w:sz="2" w:space="0" w:color="D9D9E3"/>
                            <w:bottom w:val="single" w:sz="2" w:space="0" w:color="D9D9E3"/>
                            <w:right w:val="single" w:sz="2" w:space="0" w:color="D9D9E3"/>
                          </w:divBdr>
                        </w:div>
                        <w:div w:id="1027215222">
                          <w:marLeft w:val="0"/>
                          <w:marRight w:val="0"/>
                          <w:marTop w:val="0"/>
                          <w:marBottom w:val="0"/>
                          <w:divBdr>
                            <w:top w:val="single" w:sz="2" w:space="0" w:color="D9D9E3"/>
                            <w:left w:val="single" w:sz="2" w:space="0" w:color="D9D9E3"/>
                            <w:bottom w:val="single" w:sz="2" w:space="0" w:color="D9D9E3"/>
                            <w:right w:val="single" w:sz="2" w:space="0" w:color="D9D9E3"/>
                          </w:divBdr>
                          <w:divsChild>
                            <w:div w:id="967397530">
                              <w:marLeft w:val="0"/>
                              <w:marRight w:val="0"/>
                              <w:marTop w:val="0"/>
                              <w:marBottom w:val="0"/>
                              <w:divBdr>
                                <w:top w:val="single" w:sz="2" w:space="0" w:color="D9D9E3"/>
                                <w:left w:val="single" w:sz="2" w:space="0" w:color="D9D9E3"/>
                                <w:bottom w:val="single" w:sz="2" w:space="0" w:color="D9D9E3"/>
                                <w:right w:val="single" w:sz="2" w:space="0" w:color="D9D9E3"/>
                              </w:divBdr>
                              <w:divsChild>
                                <w:div w:id="1516310547">
                                  <w:marLeft w:val="0"/>
                                  <w:marRight w:val="0"/>
                                  <w:marTop w:val="0"/>
                                  <w:marBottom w:val="0"/>
                                  <w:divBdr>
                                    <w:top w:val="single" w:sz="2" w:space="0" w:color="D9D9E3"/>
                                    <w:left w:val="single" w:sz="2" w:space="0" w:color="D9D9E3"/>
                                    <w:bottom w:val="single" w:sz="2" w:space="0" w:color="D9D9E3"/>
                                    <w:right w:val="single" w:sz="2" w:space="0" w:color="D9D9E3"/>
                                  </w:divBdr>
                                  <w:divsChild>
                                    <w:div w:id="43217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52143258">
          <w:marLeft w:val="0"/>
          <w:marRight w:val="0"/>
          <w:marTop w:val="0"/>
          <w:marBottom w:val="0"/>
          <w:divBdr>
            <w:top w:val="single" w:sz="2" w:space="0" w:color="D9D9E3"/>
            <w:left w:val="single" w:sz="2" w:space="0" w:color="D9D9E3"/>
            <w:bottom w:val="single" w:sz="2" w:space="0" w:color="D9D9E3"/>
            <w:right w:val="single" w:sz="2" w:space="0" w:color="D9D9E3"/>
          </w:divBdr>
          <w:divsChild>
            <w:div w:id="785125053">
              <w:marLeft w:val="0"/>
              <w:marRight w:val="0"/>
              <w:marTop w:val="100"/>
              <w:marBottom w:val="100"/>
              <w:divBdr>
                <w:top w:val="single" w:sz="2" w:space="0" w:color="D9D9E3"/>
                <w:left w:val="single" w:sz="2" w:space="0" w:color="D9D9E3"/>
                <w:bottom w:val="single" w:sz="2" w:space="0" w:color="D9D9E3"/>
                <w:right w:val="single" w:sz="2" w:space="0" w:color="D9D9E3"/>
              </w:divBdr>
              <w:divsChild>
                <w:div w:id="758983734">
                  <w:marLeft w:val="0"/>
                  <w:marRight w:val="0"/>
                  <w:marTop w:val="0"/>
                  <w:marBottom w:val="0"/>
                  <w:divBdr>
                    <w:top w:val="single" w:sz="2" w:space="0" w:color="D9D9E3"/>
                    <w:left w:val="single" w:sz="2" w:space="0" w:color="D9D9E3"/>
                    <w:bottom w:val="single" w:sz="2" w:space="0" w:color="D9D9E3"/>
                    <w:right w:val="single" w:sz="2" w:space="0" w:color="D9D9E3"/>
                  </w:divBdr>
                  <w:divsChild>
                    <w:div w:id="111943687">
                      <w:marLeft w:val="0"/>
                      <w:marRight w:val="0"/>
                      <w:marTop w:val="0"/>
                      <w:marBottom w:val="0"/>
                      <w:divBdr>
                        <w:top w:val="single" w:sz="2" w:space="0" w:color="D9D9E3"/>
                        <w:left w:val="single" w:sz="2" w:space="0" w:color="D9D9E3"/>
                        <w:bottom w:val="single" w:sz="2" w:space="0" w:color="D9D9E3"/>
                        <w:right w:val="single" w:sz="2" w:space="0" w:color="D9D9E3"/>
                      </w:divBdr>
                      <w:divsChild>
                        <w:div w:id="1034306001">
                          <w:marLeft w:val="0"/>
                          <w:marRight w:val="0"/>
                          <w:marTop w:val="0"/>
                          <w:marBottom w:val="0"/>
                          <w:divBdr>
                            <w:top w:val="single" w:sz="2" w:space="0" w:color="D9D9E3"/>
                            <w:left w:val="single" w:sz="2" w:space="0" w:color="D9D9E3"/>
                            <w:bottom w:val="single" w:sz="2" w:space="0" w:color="D9D9E3"/>
                            <w:right w:val="single" w:sz="2" w:space="0" w:color="D9D9E3"/>
                          </w:divBdr>
                          <w:divsChild>
                            <w:div w:id="1731079977">
                              <w:marLeft w:val="0"/>
                              <w:marRight w:val="0"/>
                              <w:marTop w:val="0"/>
                              <w:marBottom w:val="0"/>
                              <w:divBdr>
                                <w:top w:val="single" w:sz="2" w:space="0" w:color="D9D9E3"/>
                                <w:left w:val="single" w:sz="2" w:space="0" w:color="D9D9E3"/>
                                <w:bottom w:val="single" w:sz="2" w:space="0" w:color="D9D9E3"/>
                                <w:right w:val="single" w:sz="2" w:space="0" w:color="D9D9E3"/>
                              </w:divBdr>
                              <w:divsChild>
                                <w:div w:id="598684441">
                                  <w:marLeft w:val="0"/>
                                  <w:marRight w:val="0"/>
                                  <w:marTop w:val="0"/>
                                  <w:marBottom w:val="0"/>
                                  <w:divBdr>
                                    <w:top w:val="single" w:sz="2" w:space="0" w:color="D9D9E3"/>
                                    <w:left w:val="single" w:sz="2" w:space="0" w:color="D9D9E3"/>
                                    <w:bottom w:val="single" w:sz="2" w:space="0" w:color="D9D9E3"/>
                                    <w:right w:val="single" w:sz="2" w:space="0" w:color="D9D9E3"/>
                                  </w:divBdr>
                                  <w:divsChild>
                                    <w:div w:id="116412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50644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0961264">
                      <w:marLeft w:val="0"/>
                      <w:marRight w:val="0"/>
                      <w:marTop w:val="0"/>
                      <w:marBottom w:val="0"/>
                      <w:divBdr>
                        <w:top w:val="single" w:sz="2" w:space="0" w:color="D9D9E3"/>
                        <w:left w:val="single" w:sz="2" w:space="0" w:color="D9D9E3"/>
                        <w:bottom w:val="single" w:sz="2" w:space="0" w:color="D9D9E3"/>
                        <w:right w:val="single" w:sz="2" w:space="0" w:color="D9D9E3"/>
                      </w:divBdr>
                      <w:divsChild>
                        <w:div w:id="1108088828">
                          <w:marLeft w:val="0"/>
                          <w:marRight w:val="0"/>
                          <w:marTop w:val="0"/>
                          <w:marBottom w:val="0"/>
                          <w:divBdr>
                            <w:top w:val="single" w:sz="2" w:space="0" w:color="D9D9E3"/>
                            <w:left w:val="single" w:sz="2" w:space="0" w:color="D9D9E3"/>
                            <w:bottom w:val="single" w:sz="2" w:space="0" w:color="D9D9E3"/>
                            <w:right w:val="single" w:sz="2" w:space="0" w:color="D9D9E3"/>
                          </w:divBdr>
                          <w:divsChild>
                            <w:div w:id="1527938709">
                              <w:marLeft w:val="0"/>
                              <w:marRight w:val="0"/>
                              <w:marTop w:val="0"/>
                              <w:marBottom w:val="0"/>
                              <w:divBdr>
                                <w:top w:val="single" w:sz="2" w:space="0" w:color="D9D9E3"/>
                                <w:left w:val="single" w:sz="2" w:space="0" w:color="D9D9E3"/>
                                <w:bottom w:val="single" w:sz="2" w:space="0" w:color="D9D9E3"/>
                                <w:right w:val="single" w:sz="2" w:space="0" w:color="D9D9E3"/>
                              </w:divBdr>
                              <w:divsChild>
                                <w:div w:id="1272400166">
                                  <w:marLeft w:val="0"/>
                                  <w:marRight w:val="0"/>
                                  <w:marTop w:val="0"/>
                                  <w:marBottom w:val="0"/>
                                  <w:divBdr>
                                    <w:top w:val="single" w:sz="2" w:space="0" w:color="D9D9E3"/>
                                    <w:left w:val="single" w:sz="2" w:space="0" w:color="D9D9E3"/>
                                    <w:bottom w:val="single" w:sz="2" w:space="0" w:color="D9D9E3"/>
                                    <w:right w:val="single" w:sz="2" w:space="0" w:color="D9D9E3"/>
                                  </w:divBdr>
                                  <w:divsChild>
                                    <w:div w:id="1915777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0197381">
          <w:marLeft w:val="0"/>
          <w:marRight w:val="0"/>
          <w:marTop w:val="0"/>
          <w:marBottom w:val="0"/>
          <w:divBdr>
            <w:top w:val="single" w:sz="2" w:space="0" w:color="D9D9E3"/>
            <w:left w:val="single" w:sz="2" w:space="0" w:color="D9D9E3"/>
            <w:bottom w:val="single" w:sz="2" w:space="0" w:color="D9D9E3"/>
            <w:right w:val="single" w:sz="2" w:space="0" w:color="D9D9E3"/>
          </w:divBdr>
          <w:divsChild>
            <w:div w:id="1448312060">
              <w:marLeft w:val="0"/>
              <w:marRight w:val="0"/>
              <w:marTop w:val="100"/>
              <w:marBottom w:val="100"/>
              <w:divBdr>
                <w:top w:val="single" w:sz="2" w:space="0" w:color="D9D9E3"/>
                <w:left w:val="single" w:sz="2" w:space="0" w:color="D9D9E3"/>
                <w:bottom w:val="single" w:sz="2" w:space="0" w:color="D9D9E3"/>
                <w:right w:val="single" w:sz="2" w:space="0" w:color="D9D9E3"/>
              </w:divBdr>
              <w:divsChild>
                <w:div w:id="583422193">
                  <w:marLeft w:val="0"/>
                  <w:marRight w:val="0"/>
                  <w:marTop w:val="0"/>
                  <w:marBottom w:val="0"/>
                  <w:divBdr>
                    <w:top w:val="single" w:sz="2" w:space="0" w:color="D9D9E3"/>
                    <w:left w:val="single" w:sz="2" w:space="0" w:color="D9D9E3"/>
                    <w:bottom w:val="single" w:sz="2" w:space="0" w:color="D9D9E3"/>
                    <w:right w:val="single" w:sz="2" w:space="0" w:color="D9D9E3"/>
                  </w:divBdr>
                  <w:divsChild>
                    <w:div w:id="268437962">
                      <w:marLeft w:val="0"/>
                      <w:marRight w:val="0"/>
                      <w:marTop w:val="0"/>
                      <w:marBottom w:val="0"/>
                      <w:divBdr>
                        <w:top w:val="single" w:sz="2" w:space="0" w:color="D9D9E3"/>
                        <w:left w:val="single" w:sz="2" w:space="0" w:color="D9D9E3"/>
                        <w:bottom w:val="single" w:sz="2" w:space="0" w:color="D9D9E3"/>
                        <w:right w:val="single" w:sz="2" w:space="0" w:color="D9D9E3"/>
                      </w:divBdr>
                      <w:divsChild>
                        <w:div w:id="316615466">
                          <w:marLeft w:val="0"/>
                          <w:marRight w:val="0"/>
                          <w:marTop w:val="0"/>
                          <w:marBottom w:val="0"/>
                          <w:divBdr>
                            <w:top w:val="single" w:sz="2" w:space="0" w:color="D9D9E3"/>
                            <w:left w:val="single" w:sz="2" w:space="0" w:color="D9D9E3"/>
                            <w:bottom w:val="single" w:sz="2" w:space="0" w:color="D9D9E3"/>
                            <w:right w:val="single" w:sz="2" w:space="0" w:color="D9D9E3"/>
                          </w:divBdr>
                          <w:divsChild>
                            <w:div w:id="1046680224">
                              <w:marLeft w:val="0"/>
                              <w:marRight w:val="0"/>
                              <w:marTop w:val="0"/>
                              <w:marBottom w:val="0"/>
                              <w:divBdr>
                                <w:top w:val="single" w:sz="2" w:space="0" w:color="D9D9E3"/>
                                <w:left w:val="single" w:sz="2" w:space="0" w:color="D9D9E3"/>
                                <w:bottom w:val="single" w:sz="2" w:space="0" w:color="D9D9E3"/>
                                <w:right w:val="single" w:sz="2" w:space="0" w:color="D9D9E3"/>
                              </w:divBdr>
                              <w:divsChild>
                                <w:div w:id="1716540924">
                                  <w:marLeft w:val="0"/>
                                  <w:marRight w:val="0"/>
                                  <w:marTop w:val="0"/>
                                  <w:marBottom w:val="0"/>
                                  <w:divBdr>
                                    <w:top w:val="single" w:sz="2" w:space="0" w:color="D9D9E3"/>
                                    <w:left w:val="single" w:sz="2" w:space="0" w:color="D9D9E3"/>
                                    <w:bottom w:val="single" w:sz="2" w:space="0" w:color="D9D9E3"/>
                                    <w:right w:val="single" w:sz="2" w:space="0" w:color="D9D9E3"/>
                                  </w:divBdr>
                                  <w:divsChild>
                                    <w:div w:id="272904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97910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23923015">
                      <w:marLeft w:val="0"/>
                      <w:marRight w:val="0"/>
                      <w:marTop w:val="0"/>
                      <w:marBottom w:val="0"/>
                      <w:divBdr>
                        <w:top w:val="single" w:sz="2" w:space="0" w:color="D9D9E3"/>
                        <w:left w:val="single" w:sz="2" w:space="0" w:color="D9D9E3"/>
                        <w:bottom w:val="single" w:sz="2" w:space="0" w:color="D9D9E3"/>
                        <w:right w:val="single" w:sz="2" w:space="0" w:color="D9D9E3"/>
                      </w:divBdr>
                      <w:divsChild>
                        <w:div w:id="718632533">
                          <w:marLeft w:val="0"/>
                          <w:marRight w:val="0"/>
                          <w:marTop w:val="0"/>
                          <w:marBottom w:val="0"/>
                          <w:divBdr>
                            <w:top w:val="single" w:sz="2" w:space="0" w:color="D9D9E3"/>
                            <w:left w:val="single" w:sz="2" w:space="0" w:color="D9D9E3"/>
                            <w:bottom w:val="single" w:sz="2" w:space="0" w:color="D9D9E3"/>
                            <w:right w:val="single" w:sz="2" w:space="0" w:color="D9D9E3"/>
                          </w:divBdr>
                          <w:divsChild>
                            <w:div w:id="1225874646">
                              <w:marLeft w:val="0"/>
                              <w:marRight w:val="0"/>
                              <w:marTop w:val="0"/>
                              <w:marBottom w:val="0"/>
                              <w:divBdr>
                                <w:top w:val="single" w:sz="2" w:space="0" w:color="D9D9E3"/>
                                <w:left w:val="single" w:sz="2" w:space="0" w:color="D9D9E3"/>
                                <w:bottom w:val="single" w:sz="2" w:space="0" w:color="D9D9E3"/>
                                <w:right w:val="single" w:sz="2" w:space="0" w:color="D9D9E3"/>
                              </w:divBdr>
                              <w:divsChild>
                                <w:div w:id="1221328928">
                                  <w:marLeft w:val="0"/>
                                  <w:marRight w:val="0"/>
                                  <w:marTop w:val="0"/>
                                  <w:marBottom w:val="0"/>
                                  <w:divBdr>
                                    <w:top w:val="single" w:sz="2" w:space="0" w:color="D9D9E3"/>
                                    <w:left w:val="single" w:sz="2" w:space="0" w:color="D9D9E3"/>
                                    <w:bottom w:val="single" w:sz="2" w:space="0" w:color="D9D9E3"/>
                                    <w:right w:val="single" w:sz="2" w:space="0" w:color="D9D9E3"/>
                                  </w:divBdr>
                                  <w:divsChild>
                                    <w:div w:id="733938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76232638">
          <w:marLeft w:val="0"/>
          <w:marRight w:val="0"/>
          <w:marTop w:val="0"/>
          <w:marBottom w:val="0"/>
          <w:divBdr>
            <w:top w:val="single" w:sz="2" w:space="0" w:color="D9D9E3"/>
            <w:left w:val="single" w:sz="2" w:space="0" w:color="D9D9E3"/>
            <w:bottom w:val="single" w:sz="2" w:space="0" w:color="D9D9E3"/>
            <w:right w:val="single" w:sz="2" w:space="0" w:color="D9D9E3"/>
          </w:divBdr>
          <w:divsChild>
            <w:div w:id="198797157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0216672">
                  <w:marLeft w:val="0"/>
                  <w:marRight w:val="0"/>
                  <w:marTop w:val="0"/>
                  <w:marBottom w:val="0"/>
                  <w:divBdr>
                    <w:top w:val="single" w:sz="2" w:space="0" w:color="D9D9E3"/>
                    <w:left w:val="single" w:sz="2" w:space="0" w:color="D9D9E3"/>
                    <w:bottom w:val="single" w:sz="2" w:space="0" w:color="D9D9E3"/>
                    <w:right w:val="single" w:sz="2" w:space="0" w:color="D9D9E3"/>
                  </w:divBdr>
                  <w:divsChild>
                    <w:div w:id="14160652">
                      <w:marLeft w:val="0"/>
                      <w:marRight w:val="0"/>
                      <w:marTop w:val="0"/>
                      <w:marBottom w:val="0"/>
                      <w:divBdr>
                        <w:top w:val="single" w:sz="2" w:space="0" w:color="D9D9E3"/>
                        <w:left w:val="single" w:sz="2" w:space="0" w:color="D9D9E3"/>
                        <w:bottom w:val="single" w:sz="2" w:space="0" w:color="D9D9E3"/>
                        <w:right w:val="single" w:sz="2" w:space="0" w:color="D9D9E3"/>
                      </w:divBdr>
                      <w:divsChild>
                        <w:div w:id="1891381158">
                          <w:marLeft w:val="0"/>
                          <w:marRight w:val="0"/>
                          <w:marTop w:val="0"/>
                          <w:marBottom w:val="0"/>
                          <w:divBdr>
                            <w:top w:val="single" w:sz="2" w:space="0" w:color="D9D9E3"/>
                            <w:left w:val="single" w:sz="2" w:space="0" w:color="D9D9E3"/>
                            <w:bottom w:val="single" w:sz="2" w:space="0" w:color="D9D9E3"/>
                            <w:right w:val="single" w:sz="2" w:space="0" w:color="D9D9E3"/>
                          </w:divBdr>
                          <w:divsChild>
                            <w:div w:id="615252528">
                              <w:marLeft w:val="0"/>
                              <w:marRight w:val="0"/>
                              <w:marTop w:val="0"/>
                              <w:marBottom w:val="0"/>
                              <w:divBdr>
                                <w:top w:val="single" w:sz="2" w:space="0" w:color="D9D9E3"/>
                                <w:left w:val="single" w:sz="2" w:space="0" w:color="D9D9E3"/>
                                <w:bottom w:val="single" w:sz="2" w:space="0" w:color="D9D9E3"/>
                                <w:right w:val="single" w:sz="2" w:space="0" w:color="D9D9E3"/>
                              </w:divBdr>
                              <w:divsChild>
                                <w:div w:id="666438718">
                                  <w:marLeft w:val="0"/>
                                  <w:marRight w:val="0"/>
                                  <w:marTop w:val="0"/>
                                  <w:marBottom w:val="0"/>
                                  <w:divBdr>
                                    <w:top w:val="single" w:sz="2" w:space="0" w:color="D9D9E3"/>
                                    <w:left w:val="single" w:sz="2" w:space="0" w:color="D9D9E3"/>
                                    <w:bottom w:val="single" w:sz="2" w:space="0" w:color="D9D9E3"/>
                                    <w:right w:val="single" w:sz="2" w:space="0" w:color="D9D9E3"/>
                                  </w:divBdr>
                                  <w:divsChild>
                                    <w:div w:id="1882860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7224865">
                      <w:marLeft w:val="0"/>
                      <w:marRight w:val="0"/>
                      <w:marTop w:val="0"/>
                      <w:marBottom w:val="0"/>
                      <w:divBdr>
                        <w:top w:val="single" w:sz="2" w:space="0" w:color="D9D9E3"/>
                        <w:left w:val="single" w:sz="2" w:space="0" w:color="D9D9E3"/>
                        <w:bottom w:val="single" w:sz="2" w:space="0" w:color="D9D9E3"/>
                        <w:right w:val="single" w:sz="2" w:space="0" w:color="D9D9E3"/>
                      </w:divBdr>
                      <w:divsChild>
                        <w:div w:id="405420722">
                          <w:marLeft w:val="0"/>
                          <w:marRight w:val="0"/>
                          <w:marTop w:val="0"/>
                          <w:marBottom w:val="0"/>
                          <w:divBdr>
                            <w:top w:val="single" w:sz="2" w:space="0" w:color="D9D9E3"/>
                            <w:left w:val="single" w:sz="2" w:space="0" w:color="D9D9E3"/>
                            <w:bottom w:val="single" w:sz="2" w:space="0" w:color="D9D9E3"/>
                            <w:right w:val="single" w:sz="2" w:space="0" w:color="D9D9E3"/>
                          </w:divBdr>
                          <w:divsChild>
                            <w:div w:id="221259282">
                              <w:marLeft w:val="0"/>
                              <w:marRight w:val="0"/>
                              <w:marTop w:val="0"/>
                              <w:marBottom w:val="0"/>
                              <w:divBdr>
                                <w:top w:val="single" w:sz="2" w:space="0" w:color="D9D9E3"/>
                                <w:left w:val="single" w:sz="2" w:space="0" w:color="D9D9E3"/>
                                <w:bottom w:val="single" w:sz="2" w:space="0" w:color="D9D9E3"/>
                                <w:right w:val="single" w:sz="2" w:space="0" w:color="D9D9E3"/>
                              </w:divBdr>
                              <w:divsChild>
                                <w:div w:id="960302631">
                                  <w:marLeft w:val="0"/>
                                  <w:marRight w:val="0"/>
                                  <w:marTop w:val="0"/>
                                  <w:marBottom w:val="0"/>
                                  <w:divBdr>
                                    <w:top w:val="single" w:sz="2" w:space="0" w:color="D9D9E3"/>
                                    <w:left w:val="single" w:sz="2" w:space="0" w:color="D9D9E3"/>
                                    <w:bottom w:val="single" w:sz="2" w:space="0" w:color="D9D9E3"/>
                                    <w:right w:val="single" w:sz="2" w:space="0" w:color="D9D9E3"/>
                                  </w:divBdr>
                                  <w:divsChild>
                                    <w:div w:id="4434262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50086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0400497">
          <w:marLeft w:val="0"/>
          <w:marRight w:val="0"/>
          <w:marTop w:val="0"/>
          <w:marBottom w:val="0"/>
          <w:divBdr>
            <w:top w:val="single" w:sz="2" w:space="0" w:color="D9D9E3"/>
            <w:left w:val="single" w:sz="2" w:space="0" w:color="D9D9E3"/>
            <w:bottom w:val="single" w:sz="2" w:space="0" w:color="D9D9E3"/>
            <w:right w:val="single" w:sz="2" w:space="0" w:color="D9D9E3"/>
          </w:divBdr>
          <w:divsChild>
            <w:div w:id="37823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7582935">
                  <w:marLeft w:val="0"/>
                  <w:marRight w:val="0"/>
                  <w:marTop w:val="0"/>
                  <w:marBottom w:val="0"/>
                  <w:divBdr>
                    <w:top w:val="single" w:sz="2" w:space="0" w:color="D9D9E3"/>
                    <w:left w:val="single" w:sz="2" w:space="0" w:color="D9D9E3"/>
                    <w:bottom w:val="single" w:sz="2" w:space="0" w:color="D9D9E3"/>
                    <w:right w:val="single" w:sz="2" w:space="0" w:color="D9D9E3"/>
                  </w:divBdr>
                  <w:divsChild>
                    <w:div w:id="595555679">
                      <w:marLeft w:val="0"/>
                      <w:marRight w:val="0"/>
                      <w:marTop w:val="0"/>
                      <w:marBottom w:val="0"/>
                      <w:divBdr>
                        <w:top w:val="single" w:sz="2" w:space="0" w:color="D9D9E3"/>
                        <w:left w:val="single" w:sz="2" w:space="0" w:color="D9D9E3"/>
                        <w:bottom w:val="single" w:sz="2" w:space="0" w:color="D9D9E3"/>
                        <w:right w:val="single" w:sz="2" w:space="0" w:color="D9D9E3"/>
                      </w:divBdr>
                      <w:divsChild>
                        <w:div w:id="457139952">
                          <w:marLeft w:val="0"/>
                          <w:marRight w:val="0"/>
                          <w:marTop w:val="0"/>
                          <w:marBottom w:val="0"/>
                          <w:divBdr>
                            <w:top w:val="single" w:sz="2" w:space="0" w:color="D9D9E3"/>
                            <w:left w:val="single" w:sz="2" w:space="0" w:color="D9D9E3"/>
                            <w:bottom w:val="single" w:sz="2" w:space="0" w:color="D9D9E3"/>
                            <w:right w:val="single" w:sz="2" w:space="0" w:color="D9D9E3"/>
                          </w:divBdr>
                          <w:divsChild>
                            <w:div w:id="113133947">
                              <w:marLeft w:val="0"/>
                              <w:marRight w:val="0"/>
                              <w:marTop w:val="0"/>
                              <w:marBottom w:val="0"/>
                              <w:divBdr>
                                <w:top w:val="single" w:sz="2" w:space="0" w:color="D9D9E3"/>
                                <w:left w:val="single" w:sz="2" w:space="0" w:color="D9D9E3"/>
                                <w:bottom w:val="single" w:sz="2" w:space="0" w:color="D9D9E3"/>
                                <w:right w:val="single" w:sz="2" w:space="0" w:color="D9D9E3"/>
                              </w:divBdr>
                              <w:divsChild>
                                <w:div w:id="1268276070">
                                  <w:marLeft w:val="0"/>
                                  <w:marRight w:val="0"/>
                                  <w:marTop w:val="0"/>
                                  <w:marBottom w:val="0"/>
                                  <w:divBdr>
                                    <w:top w:val="single" w:sz="2" w:space="0" w:color="D9D9E3"/>
                                    <w:left w:val="single" w:sz="2" w:space="0" w:color="D9D9E3"/>
                                    <w:bottom w:val="single" w:sz="2" w:space="0" w:color="D9D9E3"/>
                                    <w:right w:val="single" w:sz="2" w:space="0" w:color="D9D9E3"/>
                                  </w:divBdr>
                                  <w:divsChild>
                                    <w:div w:id="881946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3984280">
                      <w:marLeft w:val="0"/>
                      <w:marRight w:val="0"/>
                      <w:marTop w:val="0"/>
                      <w:marBottom w:val="0"/>
                      <w:divBdr>
                        <w:top w:val="single" w:sz="2" w:space="0" w:color="D9D9E3"/>
                        <w:left w:val="single" w:sz="2" w:space="0" w:color="D9D9E3"/>
                        <w:bottom w:val="single" w:sz="2" w:space="0" w:color="D9D9E3"/>
                        <w:right w:val="single" w:sz="2" w:space="0" w:color="D9D9E3"/>
                      </w:divBdr>
                      <w:divsChild>
                        <w:div w:id="1084375227">
                          <w:marLeft w:val="0"/>
                          <w:marRight w:val="0"/>
                          <w:marTop w:val="0"/>
                          <w:marBottom w:val="0"/>
                          <w:divBdr>
                            <w:top w:val="single" w:sz="2" w:space="0" w:color="D9D9E3"/>
                            <w:left w:val="single" w:sz="2" w:space="0" w:color="D9D9E3"/>
                            <w:bottom w:val="single" w:sz="2" w:space="0" w:color="D9D9E3"/>
                            <w:right w:val="single" w:sz="2" w:space="0" w:color="D9D9E3"/>
                          </w:divBdr>
                          <w:divsChild>
                            <w:div w:id="93013295">
                              <w:marLeft w:val="0"/>
                              <w:marRight w:val="0"/>
                              <w:marTop w:val="0"/>
                              <w:marBottom w:val="0"/>
                              <w:divBdr>
                                <w:top w:val="single" w:sz="2" w:space="0" w:color="D9D9E3"/>
                                <w:left w:val="single" w:sz="2" w:space="0" w:color="D9D9E3"/>
                                <w:bottom w:val="single" w:sz="2" w:space="0" w:color="D9D9E3"/>
                                <w:right w:val="single" w:sz="2" w:space="0" w:color="D9D9E3"/>
                              </w:divBdr>
                              <w:divsChild>
                                <w:div w:id="1643928746">
                                  <w:marLeft w:val="0"/>
                                  <w:marRight w:val="0"/>
                                  <w:marTop w:val="0"/>
                                  <w:marBottom w:val="0"/>
                                  <w:divBdr>
                                    <w:top w:val="single" w:sz="2" w:space="0" w:color="D9D9E3"/>
                                    <w:left w:val="single" w:sz="2" w:space="0" w:color="D9D9E3"/>
                                    <w:bottom w:val="single" w:sz="2" w:space="0" w:color="D9D9E3"/>
                                    <w:right w:val="single" w:sz="2" w:space="0" w:color="D9D9E3"/>
                                  </w:divBdr>
                                  <w:divsChild>
                                    <w:div w:id="470758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081370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9867752">
          <w:marLeft w:val="0"/>
          <w:marRight w:val="0"/>
          <w:marTop w:val="0"/>
          <w:marBottom w:val="0"/>
          <w:divBdr>
            <w:top w:val="single" w:sz="2" w:space="0" w:color="D9D9E3"/>
            <w:left w:val="single" w:sz="2" w:space="0" w:color="D9D9E3"/>
            <w:bottom w:val="single" w:sz="2" w:space="0" w:color="D9D9E3"/>
            <w:right w:val="single" w:sz="2" w:space="0" w:color="D9D9E3"/>
          </w:divBdr>
          <w:divsChild>
            <w:div w:id="1986622729">
              <w:marLeft w:val="0"/>
              <w:marRight w:val="0"/>
              <w:marTop w:val="100"/>
              <w:marBottom w:val="100"/>
              <w:divBdr>
                <w:top w:val="single" w:sz="2" w:space="0" w:color="D9D9E3"/>
                <w:left w:val="single" w:sz="2" w:space="0" w:color="D9D9E3"/>
                <w:bottom w:val="single" w:sz="2" w:space="0" w:color="D9D9E3"/>
                <w:right w:val="single" w:sz="2" w:space="0" w:color="D9D9E3"/>
              </w:divBdr>
              <w:divsChild>
                <w:div w:id="61031772">
                  <w:marLeft w:val="0"/>
                  <w:marRight w:val="0"/>
                  <w:marTop w:val="0"/>
                  <w:marBottom w:val="0"/>
                  <w:divBdr>
                    <w:top w:val="single" w:sz="2" w:space="0" w:color="D9D9E3"/>
                    <w:left w:val="single" w:sz="2" w:space="0" w:color="D9D9E3"/>
                    <w:bottom w:val="single" w:sz="2" w:space="0" w:color="D9D9E3"/>
                    <w:right w:val="single" w:sz="2" w:space="0" w:color="D9D9E3"/>
                  </w:divBdr>
                  <w:divsChild>
                    <w:div w:id="91174125">
                      <w:marLeft w:val="0"/>
                      <w:marRight w:val="0"/>
                      <w:marTop w:val="0"/>
                      <w:marBottom w:val="0"/>
                      <w:divBdr>
                        <w:top w:val="single" w:sz="2" w:space="0" w:color="D9D9E3"/>
                        <w:left w:val="single" w:sz="2" w:space="0" w:color="D9D9E3"/>
                        <w:bottom w:val="single" w:sz="2" w:space="0" w:color="D9D9E3"/>
                        <w:right w:val="single" w:sz="2" w:space="0" w:color="D9D9E3"/>
                      </w:divBdr>
                      <w:divsChild>
                        <w:div w:id="702748513">
                          <w:marLeft w:val="0"/>
                          <w:marRight w:val="0"/>
                          <w:marTop w:val="0"/>
                          <w:marBottom w:val="0"/>
                          <w:divBdr>
                            <w:top w:val="single" w:sz="2" w:space="0" w:color="D9D9E3"/>
                            <w:left w:val="single" w:sz="2" w:space="0" w:color="D9D9E3"/>
                            <w:bottom w:val="single" w:sz="2" w:space="0" w:color="D9D9E3"/>
                            <w:right w:val="single" w:sz="2" w:space="0" w:color="D9D9E3"/>
                          </w:divBdr>
                          <w:divsChild>
                            <w:div w:id="397872193">
                              <w:marLeft w:val="0"/>
                              <w:marRight w:val="0"/>
                              <w:marTop w:val="0"/>
                              <w:marBottom w:val="0"/>
                              <w:divBdr>
                                <w:top w:val="single" w:sz="2" w:space="0" w:color="D9D9E3"/>
                                <w:left w:val="single" w:sz="2" w:space="0" w:color="D9D9E3"/>
                                <w:bottom w:val="single" w:sz="2" w:space="0" w:color="D9D9E3"/>
                                <w:right w:val="single" w:sz="2" w:space="0" w:color="D9D9E3"/>
                              </w:divBdr>
                              <w:divsChild>
                                <w:div w:id="234316624">
                                  <w:marLeft w:val="0"/>
                                  <w:marRight w:val="0"/>
                                  <w:marTop w:val="0"/>
                                  <w:marBottom w:val="0"/>
                                  <w:divBdr>
                                    <w:top w:val="single" w:sz="2" w:space="0" w:color="D9D9E3"/>
                                    <w:left w:val="single" w:sz="2" w:space="0" w:color="D9D9E3"/>
                                    <w:bottom w:val="single" w:sz="2" w:space="0" w:color="D9D9E3"/>
                                    <w:right w:val="single" w:sz="2" w:space="0" w:color="D9D9E3"/>
                                  </w:divBdr>
                                  <w:divsChild>
                                    <w:div w:id="742216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46009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3921020">
                      <w:marLeft w:val="0"/>
                      <w:marRight w:val="0"/>
                      <w:marTop w:val="0"/>
                      <w:marBottom w:val="0"/>
                      <w:divBdr>
                        <w:top w:val="single" w:sz="2" w:space="0" w:color="D9D9E3"/>
                        <w:left w:val="single" w:sz="2" w:space="0" w:color="D9D9E3"/>
                        <w:bottom w:val="single" w:sz="2" w:space="0" w:color="D9D9E3"/>
                        <w:right w:val="single" w:sz="2" w:space="0" w:color="D9D9E3"/>
                      </w:divBdr>
                      <w:divsChild>
                        <w:div w:id="1591817963">
                          <w:marLeft w:val="0"/>
                          <w:marRight w:val="0"/>
                          <w:marTop w:val="0"/>
                          <w:marBottom w:val="0"/>
                          <w:divBdr>
                            <w:top w:val="single" w:sz="2" w:space="0" w:color="D9D9E3"/>
                            <w:left w:val="single" w:sz="2" w:space="0" w:color="D9D9E3"/>
                            <w:bottom w:val="single" w:sz="2" w:space="0" w:color="D9D9E3"/>
                            <w:right w:val="single" w:sz="2" w:space="0" w:color="D9D9E3"/>
                          </w:divBdr>
                          <w:divsChild>
                            <w:div w:id="1189177727">
                              <w:marLeft w:val="0"/>
                              <w:marRight w:val="0"/>
                              <w:marTop w:val="0"/>
                              <w:marBottom w:val="0"/>
                              <w:divBdr>
                                <w:top w:val="single" w:sz="2" w:space="0" w:color="D9D9E3"/>
                                <w:left w:val="single" w:sz="2" w:space="0" w:color="D9D9E3"/>
                                <w:bottom w:val="single" w:sz="2" w:space="0" w:color="D9D9E3"/>
                                <w:right w:val="single" w:sz="2" w:space="0" w:color="D9D9E3"/>
                              </w:divBdr>
                              <w:divsChild>
                                <w:div w:id="170216645">
                                  <w:marLeft w:val="0"/>
                                  <w:marRight w:val="0"/>
                                  <w:marTop w:val="0"/>
                                  <w:marBottom w:val="0"/>
                                  <w:divBdr>
                                    <w:top w:val="single" w:sz="2" w:space="0" w:color="D9D9E3"/>
                                    <w:left w:val="single" w:sz="2" w:space="0" w:color="D9D9E3"/>
                                    <w:bottom w:val="single" w:sz="2" w:space="0" w:color="D9D9E3"/>
                                    <w:right w:val="single" w:sz="2" w:space="0" w:color="D9D9E3"/>
                                  </w:divBdr>
                                  <w:divsChild>
                                    <w:div w:id="117777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0325153">
          <w:marLeft w:val="0"/>
          <w:marRight w:val="0"/>
          <w:marTop w:val="0"/>
          <w:marBottom w:val="0"/>
          <w:divBdr>
            <w:top w:val="single" w:sz="2" w:space="0" w:color="D9D9E3"/>
            <w:left w:val="single" w:sz="2" w:space="0" w:color="D9D9E3"/>
            <w:bottom w:val="single" w:sz="2" w:space="0" w:color="D9D9E3"/>
            <w:right w:val="single" w:sz="2" w:space="0" w:color="D9D9E3"/>
          </w:divBdr>
          <w:divsChild>
            <w:div w:id="1472092356">
              <w:marLeft w:val="0"/>
              <w:marRight w:val="0"/>
              <w:marTop w:val="100"/>
              <w:marBottom w:val="100"/>
              <w:divBdr>
                <w:top w:val="single" w:sz="2" w:space="0" w:color="D9D9E3"/>
                <w:left w:val="single" w:sz="2" w:space="0" w:color="D9D9E3"/>
                <w:bottom w:val="single" w:sz="2" w:space="0" w:color="D9D9E3"/>
                <w:right w:val="single" w:sz="2" w:space="0" w:color="D9D9E3"/>
              </w:divBdr>
              <w:divsChild>
                <w:div w:id="1438404632">
                  <w:marLeft w:val="0"/>
                  <w:marRight w:val="0"/>
                  <w:marTop w:val="0"/>
                  <w:marBottom w:val="0"/>
                  <w:divBdr>
                    <w:top w:val="single" w:sz="2" w:space="0" w:color="D9D9E3"/>
                    <w:left w:val="single" w:sz="2" w:space="0" w:color="D9D9E3"/>
                    <w:bottom w:val="single" w:sz="2" w:space="0" w:color="D9D9E3"/>
                    <w:right w:val="single" w:sz="2" w:space="0" w:color="D9D9E3"/>
                  </w:divBdr>
                  <w:divsChild>
                    <w:div w:id="891505109">
                      <w:marLeft w:val="0"/>
                      <w:marRight w:val="0"/>
                      <w:marTop w:val="0"/>
                      <w:marBottom w:val="0"/>
                      <w:divBdr>
                        <w:top w:val="single" w:sz="2" w:space="0" w:color="D9D9E3"/>
                        <w:left w:val="single" w:sz="2" w:space="0" w:color="D9D9E3"/>
                        <w:bottom w:val="single" w:sz="2" w:space="0" w:color="D9D9E3"/>
                        <w:right w:val="single" w:sz="2" w:space="0" w:color="D9D9E3"/>
                      </w:divBdr>
                      <w:divsChild>
                        <w:div w:id="1816407758">
                          <w:marLeft w:val="0"/>
                          <w:marRight w:val="0"/>
                          <w:marTop w:val="0"/>
                          <w:marBottom w:val="0"/>
                          <w:divBdr>
                            <w:top w:val="single" w:sz="2" w:space="0" w:color="D9D9E3"/>
                            <w:left w:val="single" w:sz="2" w:space="0" w:color="D9D9E3"/>
                            <w:bottom w:val="single" w:sz="2" w:space="0" w:color="D9D9E3"/>
                            <w:right w:val="single" w:sz="2" w:space="0" w:color="D9D9E3"/>
                          </w:divBdr>
                          <w:divsChild>
                            <w:div w:id="1812596426">
                              <w:marLeft w:val="0"/>
                              <w:marRight w:val="0"/>
                              <w:marTop w:val="0"/>
                              <w:marBottom w:val="0"/>
                              <w:divBdr>
                                <w:top w:val="single" w:sz="2" w:space="0" w:color="D9D9E3"/>
                                <w:left w:val="single" w:sz="2" w:space="0" w:color="D9D9E3"/>
                                <w:bottom w:val="single" w:sz="2" w:space="0" w:color="D9D9E3"/>
                                <w:right w:val="single" w:sz="2" w:space="0" w:color="D9D9E3"/>
                              </w:divBdr>
                              <w:divsChild>
                                <w:div w:id="1713116891">
                                  <w:marLeft w:val="0"/>
                                  <w:marRight w:val="0"/>
                                  <w:marTop w:val="0"/>
                                  <w:marBottom w:val="0"/>
                                  <w:divBdr>
                                    <w:top w:val="single" w:sz="2" w:space="0" w:color="D9D9E3"/>
                                    <w:left w:val="single" w:sz="2" w:space="0" w:color="D9D9E3"/>
                                    <w:bottom w:val="single" w:sz="2" w:space="0" w:color="D9D9E3"/>
                                    <w:right w:val="single" w:sz="2" w:space="0" w:color="D9D9E3"/>
                                  </w:divBdr>
                                  <w:divsChild>
                                    <w:div w:id="1024281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4777096">
                      <w:marLeft w:val="0"/>
                      <w:marRight w:val="0"/>
                      <w:marTop w:val="0"/>
                      <w:marBottom w:val="0"/>
                      <w:divBdr>
                        <w:top w:val="single" w:sz="2" w:space="0" w:color="D9D9E3"/>
                        <w:left w:val="single" w:sz="2" w:space="0" w:color="D9D9E3"/>
                        <w:bottom w:val="single" w:sz="2" w:space="0" w:color="D9D9E3"/>
                        <w:right w:val="single" w:sz="2" w:space="0" w:color="D9D9E3"/>
                      </w:divBdr>
                      <w:divsChild>
                        <w:div w:id="357511299">
                          <w:marLeft w:val="0"/>
                          <w:marRight w:val="0"/>
                          <w:marTop w:val="0"/>
                          <w:marBottom w:val="0"/>
                          <w:divBdr>
                            <w:top w:val="single" w:sz="2" w:space="0" w:color="D9D9E3"/>
                            <w:left w:val="single" w:sz="2" w:space="0" w:color="D9D9E3"/>
                            <w:bottom w:val="single" w:sz="2" w:space="0" w:color="D9D9E3"/>
                            <w:right w:val="single" w:sz="2" w:space="0" w:color="D9D9E3"/>
                          </w:divBdr>
                        </w:div>
                        <w:div w:id="1940020499">
                          <w:marLeft w:val="0"/>
                          <w:marRight w:val="0"/>
                          <w:marTop w:val="0"/>
                          <w:marBottom w:val="0"/>
                          <w:divBdr>
                            <w:top w:val="single" w:sz="2" w:space="0" w:color="D9D9E3"/>
                            <w:left w:val="single" w:sz="2" w:space="0" w:color="D9D9E3"/>
                            <w:bottom w:val="single" w:sz="2" w:space="0" w:color="D9D9E3"/>
                            <w:right w:val="single" w:sz="2" w:space="0" w:color="D9D9E3"/>
                          </w:divBdr>
                          <w:divsChild>
                            <w:div w:id="1366053193">
                              <w:marLeft w:val="0"/>
                              <w:marRight w:val="0"/>
                              <w:marTop w:val="0"/>
                              <w:marBottom w:val="0"/>
                              <w:divBdr>
                                <w:top w:val="single" w:sz="2" w:space="0" w:color="D9D9E3"/>
                                <w:left w:val="single" w:sz="2" w:space="0" w:color="D9D9E3"/>
                                <w:bottom w:val="single" w:sz="2" w:space="0" w:color="D9D9E3"/>
                                <w:right w:val="single" w:sz="2" w:space="0" w:color="D9D9E3"/>
                              </w:divBdr>
                              <w:divsChild>
                                <w:div w:id="41174173">
                                  <w:marLeft w:val="0"/>
                                  <w:marRight w:val="0"/>
                                  <w:marTop w:val="0"/>
                                  <w:marBottom w:val="0"/>
                                  <w:divBdr>
                                    <w:top w:val="single" w:sz="2" w:space="0" w:color="D9D9E3"/>
                                    <w:left w:val="single" w:sz="2" w:space="0" w:color="D9D9E3"/>
                                    <w:bottom w:val="single" w:sz="2" w:space="0" w:color="D9D9E3"/>
                                    <w:right w:val="single" w:sz="2" w:space="0" w:color="D9D9E3"/>
                                  </w:divBdr>
                                  <w:divsChild>
                                    <w:div w:id="415370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051062">
          <w:marLeft w:val="0"/>
          <w:marRight w:val="0"/>
          <w:marTop w:val="0"/>
          <w:marBottom w:val="0"/>
          <w:divBdr>
            <w:top w:val="single" w:sz="2" w:space="0" w:color="D9D9E3"/>
            <w:left w:val="single" w:sz="2" w:space="0" w:color="D9D9E3"/>
            <w:bottom w:val="single" w:sz="2" w:space="0" w:color="D9D9E3"/>
            <w:right w:val="single" w:sz="2" w:space="0" w:color="D9D9E3"/>
          </w:divBdr>
          <w:divsChild>
            <w:div w:id="1795906346">
              <w:marLeft w:val="0"/>
              <w:marRight w:val="0"/>
              <w:marTop w:val="100"/>
              <w:marBottom w:val="100"/>
              <w:divBdr>
                <w:top w:val="single" w:sz="2" w:space="0" w:color="D9D9E3"/>
                <w:left w:val="single" w:sz="2" w:space="0" w:color="D9D9E3"/>
                <w:bottom w:val="single" w:sz="2" w:space="0" w:color="D9D9E3"/>
                <w:right w:val="single" w:sz="2" w:space="0" w:color="D9D9E3"/>
              </w:divBdr>
              <w:divsChild>
                <w:div w:id="46077823">
                  <w:marLeft w:val="0"/>
                  <w:marRight w:val="0"/>
                  <w:marTop w:val="0"/>
                  <w:marBottom w:val="0"/>
                  <w:divBdr>
                    <w:top w:val="single" w:sz="2" w:space="0" w:color="D9D9E3"/>
                    <w:left w:val="single" w:sz="2" w:space="0" w:color="D9D9E3"/>
                    <w:bottom w:val="single" w:sz="2" w:space="0" w:color="D9D9E3"/>
                    <w:right w:val="single" w:sz="2" w:space="0" w:color="D9D9E3"/>
                  </w:divBdr>
                  <w:divsChild>
                    <w:div w:id="1265921762">
                      <w:marLeft w:val="0"/>
                      <w:marRight w:val="0"/>
                      <w:marTop w:val="0"/>
                      <w:marBottom w:val="0"/>
                      <w:divBdr>
                        <w:top w:val="single" w:sz="2" w:space="0" w:color="D9D9E3"/>
                        <w:left w:val="single" w:sz="2" w:space="0" w:color="D9D9E3"/>
                        <w:bottom w:val="single" w:sz="2" w:space="0" w:color="D9D9E3"/>
                        <w:right w:val="single" w:sz="2" w:space="0" w:color="D9D9E3"/>
                      </w:divBdr>
                      <w:divsChild>
                        <w:div w:id="1995525411">
                          <w:marLeft w:val="0"/>
                          <w:marRight w:val="0"/>
                          <w:marTop w:val="0"/>
                          <w:marBottom w:val="0"/>
                          <w:divBdr>
                            <w:top w:val="single" w:sz="2" w:space="0" w:color="D9D9E3"/>
                            <w:left w:val="single" w:sz="2" w:space="0" w:color="D9D9E3"/>
                            <w:bottom w:val="single" w:sz="2" w:space="0" w:color="D9D9E3"/>
                            <w:right w:val="single" w:sz="2" w:space="0" w:color="D9D9E3"/>
                          </w:divBdr>
                          <w:divsChild>
                            <w:div w:id="1040517674">
                              <w:marLeft w:val="0"/>
                              <w:marRight w:val="0"/>
                              <w:marTop w:val="0"/>
                              <w:marBottom w:val="0"/>
                              <w:divBdr>
                                <w:top w:val="single" w:sz="2" w:space="0" w:color="D9D9E3"/>
                                <w:left w:val="single" w:sz="2" w:space="0" w:color="D9D9E3"/>
                                <w:bottom w:val="single" w:sz="2" w:space="0" w:color="D9D9E3"/>
                                <w:right w:val="single" w:sz="2" w:space="0" w:color="D9D9E3"/>
                              </w:divBdr>
                              <w:divsChild>
                                <w:div w:id="388505871">
                                  <w:marLeft w:val="0"/>
                                  <w:marRight w:val="0"/>
                                  <w:marTop w:val="0"/>
                                  <w:marBottom w:val="0"/>
                                  <w:divBdr>
                                    <w:top w:val="single" w:sz="2" w:space="0" w:color="D9D9E3"/>
                                    <w:left w:val="single" w:sz="2" w:space="0" w:color="D9D9E3"/>
                                    <w:bottom w:val="single" w:sz="2" w:space="0" w:color="D9D9E3"/>
                                    <w:right w:val="single" w:sz="2" w:space="0" w:color="D9D9E3"/>
                                  </w:divBdr>
                                  <w:divsChild>
                                    <w:div w:id="456685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1948042">
                      <w:marLeft w:val="0"/>
                      <w:marRight w:val="0"/>
                      <w:marTop w:val="0"/>
                      <w:marBottom w:val="0"/>
                      <w:divBdr>
                        <w:top w:val="single" w:sz="2" w:space="0" w:color="D9D9E3"/>
                        <w:left w:val="single" w:sz="2" w:space="0" w:color="D9D9E3"/>
                        <w:bottom w:val="single" w:sz="2" w:space="0" w:color="D9D9E3"/>
                        <w:right w:val="single" w:sz="2" w:space="0" w:color="D9D9E3"/>
                      </w:divBdr>
                      <w:divsChild>
                        <w:div w:id="1796213270">
                          <w:marLeft w:val="0"/>
                          <w:marRight w:val="0"/>
                          <w:marTop w:val="0"/>
                          <w:marBottom w:val="0"/>
                          <w:divBdr>
                            <w:top w:val="single" w:sz="2" w:space="0" w:color="D9D9E3"/>
                            <w:left w:val="single" w:sz="2" w:space="0" w:color="D9D9E3"/>
                            <w:bottom w:val="single" w:sz="2" w:space="0" w:color="D9D9E3"/>
                            <w:right w:val="single" w:sz="2" w:space="0" w:color="D9D9E3"/>
                          </w:divBdr>
                          <w:divsChild>
                            <w:div w:id="1648431355">
                              <w:marLeft w:val="0"/>
                              <w:marRight w:val="0"/>
                              <w:marTop w:val="0"/>
                              <w:marBottom w:val="0"/>
                              <w:divBdr>
                                <w:top w:val="single" w:sz="2" w:space="0" w:color="D9D9E3"/>
                                <w:left w:val="single" w:sz="2" w:space="0" w:color="D9D9E3"/>
                                <w:bottom w:val="single" w:sz="2" w:space="0" w:color="D9D9E3"/>
                                <w:right w:val="single" w:sz="2" w:space="0" w:color="D9D9E3"/>
                              </w:divBdr>
                              <w:divsChild>
                                <w:div w:id="547838992">
                                  <w:marLeft w:val="0"/>
                                  <w:marRight w:val="0"/>
                                  <w:marTop w:val="0"/>
                                  <w:marBottom w:val="0"/>
                                  <w:divBdr>
                                    <w:top w:val="single" w:sz="2" w:space="0" w:color="D9D9E3"/>
                                    <w:left w:val="single" w:sz="2" w:space="0" w:color="D9D9E3"/>
                                    <w:bottom w:val="single" w:sz="2" w:space="0" w:color="D9D9E3"/>
                                    <w:right w:val="single" w:sz="2" w:space="0" w:color="D9D9E3"/>
                                  </w:divBdr>
                                  <w:divsChild>
                                    <w:div w:id="11540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9748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2118798">
          <w:marLeft w:val="0"/>
          <w:marRight w:val="0"/>
          <w:marTop w:val="0"/>
          <w:marBottom w:val="0"/>
          <w:divBdr>
            <w:top w:val="single" w:sz="2" w:space="0" w:color="D9D9E3"/>
            <w:left w:val="single" w:sz="2" w:space="0" w:color="D9D9E3"/>
            <w:bottom w:val="single" w:sz="2" w:space="0" w:color="D9D9E3"/>
            <w:right w:val="single" w:sz="2" w:space="0" w:color="D9D9E3"/>
          </w:divBdr>
          <w:divsChild>
            <w:div w:id="153395335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5386029">
                  <w:marLeft w:val="0"/>
                  <w:marRight w:val="0"/>
                  <w:marTop w:val="0"/>
                  <w:marBottom w:val="0"/>
                  <w:divBdr>
                    <w:top w:val="single" w:sz="2" w:space="0" w:color="D9D9E3"/>
                    <w:left w:val="single" w:sz="2" w:space="0" w:color="D9D9E3"/>
                    <w:bottom w:val="single" w:sz="2" w:space="0" w:color="D9D9E3"/>
                    <w:right w:val="single" w:sz="2" w:space="0" w:color="D9D9E3"/>
                  </w:divBdr>
                  <w:divsChild>
                    <w:div w:id="397021104">
                      <w:marLeft w:val="0"/>
                      <w:marRight w:val="0"/>
                      <w:marTop w:val="0"/>
                      <w:marBottom w:val="0"/>
                      <w:divBdr>
                        <w:top w:val="single" w:sz="2" w:space="0" w:color="D9D9E3"/>
                        <w:left w:val="single" w:sz="2" w:space="0" w:color="D9D9E3"/>
                        <w:bottom w:val="single" w:sz="2" w:space="0" w:color="D9D9E3"/>
                        <w:right w:val="single" w:sz="2" w:space="0" w:color="D9D9E3"/>
                      </w:divBdr>
                      <w:divsChild>
                        <w:div w:id="940990047">
                          <w:marLeft w:val="0"/>
                          <w:marRight w:val="0"/>
                          <w:marTop w:val="0"/>
                          <w:marBottom w:val="0"/>
                          <w:divBdr>
                            <w:top w:val="single" w:sz="2" w:space="0" w:color="D9D9E3"/>
                            <w:left w:val="single" w:sz="2" w:space="0" w:color="D9D9E3"/>
                            <w:bottom w:val="single" w:sz="2" w:space="0" w:color="D9D9E3"/>
                            <w:right w:val="single" w:sz="2" w:space="0" w:color="D9D9E3"/>
                          </w:divBdr>
                          <w:divsChild>
                            <w:div w:id="1102258223">
                              <w:marLeft w:val="0"/>
                              <w:marRight w:val="0"/>
                              <w:marTop w:val="0"/>
                              <w:marBottom w:val="0"/>
                              <w:divBdr>
                                <w:top w:val="single" w:sz="2" w:space="0" w:color="D9D9E3"/>
                                <w:left w:val="single" w:sz="2" w:space="0" w:color="D9D9E3"/>
                                <w:bottom w:val="single" w:sz="2" w:space="0" w:color="D9D9E3"/>
                                <w:right w:val="single" w:sz="2" w:space="0" w:color="D9D9E3"/>
                              </w:divBdr>
                              <w:divsChild>
                                <w:div w:id="878320030">
                                  <w:marLeft w:val="0"/>
                                  <w:marRight w:val="0"/>
                                  <w:marTop w:val="0"/>
                                  <w:marBottom w:val="0"/>
                                  <w:divBdr>
                                    <w:top w:val="single" w:sz="2" w:space="0" w:color="D9D9E3"/>
                                    <w:left w:val="single" w:sz="2" w:space="0" w:color="D9D9E3"/>
                                    <w:bottom w:val="single" w:sz="2" w:space="0" w:color="D9D9E3"/>
                                    <w:right w:val="single" w:sz="2" w:space="0" w:color="D9D9E3"/>
                                  </w:divBdr>
                                  <w:divsChild>
                                    <w:div w:id="648945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41179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6780805">
                      <w:marLeft w:val="0"/>
                      <w:marRight w:val="0"/>
                      <w:marTop w:val="0"/>
                      <w:marBottom w:val="0"/>
                      <w:divBdr>
                        <w:top w:val="single" w:sz="2" w:space="0" w:color="D9D9E3"/>
                        <w:left w:val="single" w:sz="2" w:space="0" w:color="D9D9E3"/>
                        <w:bottom w:val="single" w:sz="2" w:space="0" w:color="D9D9E3"/>
                        <w:right w:val="single" w:sz="2" w:space="0" w:color="D9D9E3"/>
                      </w:divBdr>
                      <w:divsChild>
                        <w:div w:id="967204932">
                          <w:marLeft w:val="0"/>
                          <w:marRight w:val="0"/>
                          <w:marTop w:val="0"/>
                          <w:marBottom w:val="0"/>
                          <w:divBdr>
                            <w:top w:val="single" w:sz="2" w:space="0" w:color="D9D9E3"/>
                            <w:left w:val="single" w:sz="2" w:space="0" w:color="D9D9E3"/>
                            <w:bottom w:val="single" w:sz="2" w:space="0" w:color="D9D9E3"/>
                            <w:right w:val="single" w:sz="2" w:space="0" w:color="D9D9E3"/>
                          </w:divBdr>
                          <w:divsChild>
                            <w:div w:id="2082559163">
                              <w:marLeft w:val="0"/>
                              <w:marRight w:val="0"/>
                              <w:marTop w:val="0"/>
                              <w:marBottom w:val="0"/>
                              <w:divBdr>
                                <w:top w:val="single" w:sz="2" w:space="0" w:color="D9D9E3"/>
                                <w:left w:val="single" w:sz="2" w:space="0" w:color="D9D9E3"/>
                                <w:bottom w:val="single" w:sz="2" w:space="0" w:color="D9D9E3"/>
                                <w:right w:val="single" w:sz="2" w:space="0" w:color="D9D9E3"/>
                              </w:divBdr>
                              <w:divsChild>
                                <w:div w:id="1696693246">
                                  <w:marLeft w:val="0"/>
                                  <w:marRight w:val="0"/>
                                  <w:marTop w:val="0"/>
                                  <w:marBottom w:val="0"/>
                                  <w:divBdr>
                                    <w:top w:val="single" w:sz="2" w:space="0" w:color="D9D9E3"/>
                                    <w:left w:val="single" w:sz="2" w:space="0" w:color="D9D9E3"/>
                                    <w:bottom w:val="single" w:sz="2" w:space="0" w:color="D9D9E3"/>
                                    <w:right w:val="single" w:sz="2" w:space="0" w:color="D9D9E3"/>
                                  </w:divBdr>
                                  <w:divsChild>
                                    <w:div w:id="1591040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1121206">
          <w:marLeft w:val="0"/>
          <w:marRight w:val="0"/>
          <w:marTop w:val="0"/>
          <w:marBottom w:val="0"/>
          <w:divBdr>
            <w:top w:val="single" w:sz="2" w:space="0" w:color="D9D9E3"/>
            <w:left w:val="single" w:sz="2" w:space="0" w:color="D9D9E3"/>
            <w:bottom w:val="single" w:sz="2" w:space="0" w:color="D9D9E3"/>
            <w:right w:val="single" w:sz="2" w:space="0" w:color="D9D9E3"/>
          </w:divBdr>
          <w:divsChild>
            <w:div w:id="60584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706103185">
                  <w:marLeft w:val="0"/>
                  <w:marRight w:val="0"/>
                  <w:marTop w:val="0"/>
                  <w:marBottom w:val="0"/>
                  <w:divBdr>
                    <w:top w:val="single" w:sz="2" w:space="0" w:color="D9D9E3"/>
                    <w:left w:val="single" w:sz="2" w:space="0" w:color="D9D9E3"/>
                    <w:bottom w:val="single" w:sz="2" w:space="0" w:color="D9D9E3"/>
                    <w:right w:val="single" w:sz="2" w:space="0" w:color="D9D9E3"/>
                  </w:divBdr>
                  <w:divsChild>
                    <w:div w:id="627247382">
                      <w:marLeft w:val="0"/>
                      <w:marRight w:val="0"/>
                      <w:marTop w:val="0"/>
                      <w:marBottom w:val="0"/>
                      <w:divBdr>
                        <w:top w:val="single" w:sz="2" w:space="0" w:color="D9D9E3"/>
                        <w:left w:val="single" w:sz="2" w:space="0" w:color="D9D9E3"/>
                        <w:bottom w:val="single" w:sz="2" w:space="0" w:color="D9D9E3"/>
                        <w:right w:val="single" w:sz="2" w:space="0" w:color="D9D9E3"/>
                      </w:divBdr>
                      <w:divsChild>
                        <w:div w:id="1134329522">
                          <w:marLeft w:val="0"/>
                          <w:marRight w:val="0"/>
                          <w:marTop w:val="0"/>
                          <w:marBottom w:val="0"/>
                          <w:divBdr>
                            <w:top w:val="single" w:sz="2" w:space="0" w:color="D9D9E3"/>
                            <w:left w:val="single" w:sz="2" w:space="0" w:color="D9D9E3"/>
                            <w:bottom w:val="single" w:sz="2" w:space="0" w:color="D9D9E3"/>
                            <w:right w:val="single" w:sz="2" w:space="0" w:color="D9D9E3"/>
                          </w:divBdr>
                          <w:divsChild>
                            <w:div w:id="302006131">
                              <w:marLeft w:val="0"/>
                              <w:marRight w:val="0"/>
                              <w:marTop w:val="0"/>
                              <w:marBottom w:val="0"/>
                              <w:divBdr>
                                <w:top w:val="single" w:sz="2" w:space="0" w:color="D9D9E3"/>
                                <w:left w:val="single" w:sz="2" w:space="0" w:color="D9D9E3"/>
                                <w:bottom w:val="single" w:sz="2" w:space="0" w:color="D9D9E3"/>
                                <w:right w:val="single" w:sz="2" w:space="0" w:color="D9D9E3"/>
                              </w:divBdr>
                              <w:divsChild>
                                <w:div w:id="507215791">
                                  <w:marLeft w:val="0"/>
                                  <w:marRight w:val="0"/>
                                  <w:marTop w:val="0"/>
                                  <w:marBottom w:val="0"/>
                                  <w:divBdr>
                                    <w:top w:val="single" w:sz="2" w:space="0" w:color="D9D9E3"/>
                                    <w:left w:val="single" w:sz="2" w:space="0" w:color="D9D9E3"/>
                                    <w:bottom w:val="single" w:sz="2" w:space="0" w:color="D9D9E3"/>
                                    <w:right w:val="single" w:sz="2" w:space="0" w:color="D9D9E3"/>
                                  </w:divBdr>
                                  <w:divsChild>
                                    <w:div w:id="1958829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08999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6492334">
                      <w:marLeft w:val="0"/>
                      <w:marRight w:val="0"/>
                      <w:marTop w:val="0"/>
                      <w:marBottom w:val="0"/>
                      <w:divBdr>
                        <w:top w:val="single" w:sz="2" w:space="0" w:color="D9D9E3"/>
                        <w:left w:val="single" w:sz="2" w:space="0" w:color="D9D9E3"/>
                        <w:bottom w:val="single" w:sz="2" w:space="0" w:color="D9D9E3"/>
                        <w:right w:val="single" w:sz="2" w:space="0" w:color="D9D9E3"/>
                      </w:divBdr>
                      <w:divsChild>
                        <w:div w:id="686056963">
                          <w:marLeft w:val="0"/>
                          <w:marRight w:val="0"/>
                          <w:marTop w:val="0"/>
                          <w:marBottom w:val="0"/>
                          <w:divBdr>
                            <w:top w:val="single" w:sz="2" w:space="0" w:color="D9D9E3"/>
                            <w:left w:val="single" w:sz="2" w:space="0" w:color="D9D9E3"/>
                            <w:bottom w:val="single" w:sz="2" w:space="0" w:color="D9D9E3"/>
                            <w:right w:val="single" w:sz="2" w:space="0" w:color="D9D9E3"/>
                          </w:divBdr>
                          <w:divsChild>
                            <w:div w:id="2124881650">
                              <w:marLeft w:val="0"/>
                              <w:marRight w:val="0"/>
                              <w:marTop w:val="0"/>
                              <w:marBottom w:val="0"/>
                              <w:divBdr>
                                <w:top w:val="single" w:sz="2" w:space="0" w:color="D9D9E3"/>
                                <w:left w:val="single" w:sz="2" w:space="0" w:color="D9D9E3"/>
                                <w:bottom w:val="single" w:sz="2" w:space="0" w:color="D9D9E3"/>
                                <w:right w:val="single" w:sz="2" w:space="0" w:color="D9D9E3"/>
                              </w:divBdr>
                              <w:divsChild>
                                <w:div w:id="1424103736">
                                  <w:marLeft w:val="0"/>
                                  <w:marRight w:val="0"/>
                                  <w:marTop w:val="0"/>
                                  <w:marBottom w:val="0"/>
                                  <w:divBdr>
                                    <w:top w:val="single" w:sz="2" w:space="0" w:color="D9D9E3"/>
                                    <w:left w:val="single" w:sz="2" w:space="0" w:color="D9D9E3"/>
                                    <w:bottom w:val="single" w:sz="2" w:space="0" w:color="D9D9E3"/>
                                    <w:right w:val="single" w:sz="2" w:space="0" w:color="D9D9E3"/>
                                  </w:divBdr>
                                  <w:divsChild>
                                    <w:div w:id="2098867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5852403">
      <w:bodyDiv w:val="1"/>
      <w:marLeft w:val="0"/>
      <w:marRight w:val="0"/>
      <w:marTop w:val="0"/>
      <w:marBottom w:val="0"/>
      <w:divBdr>
        <w:top w:val="none" w:sz="0" w:space="0" w:color="auto"/>
        <w:left w:val="none" w:sz="0" w:space="0" w:color="auto"/>
        <w:bottom w:val="none" w:sz="0" w:space="0" w:color="auto"/>
        <w:right w:val="none" w:sz="0" w:space="0" w:color="auto"/>
      </w:divBdr>
    </w:div>
    <w:div w:id="196554695">
      <w:bodyDiv w:val="1"/>
      <w:marLeft w:val="0"/>
      <w:marRight w:val="0"/>
      <w:marTop w:val="0"/>
      <w:marBottom w:val="0"/>
      <w:divBdr>
        <w:top w:val="none" w:sz="0" w:space="0" w:color="auto"/>
        <w:left w:val="none" w:sz="0" w:space="0" w:color="auto"/>
        <w:bottom w:val="none" w:sz="0" w:space="0" w:color="auto"/>
        <w:right w:val="none" w:sz="0" w:space="0" w:color="auto"/>
      </w:divBdr>
    </w:div>
    <w:div w:id="197426840">
      <w:bodyDiv w:val="1"/>
      <w:marLeft w:val="0"/>
      <w:marRight w:val="0"/>
      <w:marTop w:val="0"/>
      <w:marBottom w:val="0"/>
      <w:divBdr>
        <w:top w:val="none" w:sz="0" w:space="0" w:color="auto"/>
        <w:left w:val="none" w:sz="0" w:space="0" w:color="auto"/>
        <w:bottom w:val="none" w:sz="0" w:space="0" w:color="auto"/>
        <w:right w:val="none" w:sz="0" w:space="0" w:color="auto"/>
      </w:divBdr>
    </w:div>
    <w:div w:id="197592375">
      <w:bodyDiv w:val="1"/>
      <w:marLeft w:val="0"/>
      <w:marRight w:val="0"/>
      <w:marTop w:val="0"/>
      <w:marBottom w:val="0"/>
      <w:divBdr>
        <w:top w:val="none" w:sz="0" w:space="0" w:color="auto"/>
        <w:left w:val="none" w:sz="0" w:space="0" w:color="auto"/>
        <w:bottom w:val="none" w:sz="0" w:space="0" w:color="auto"/>
        <w:right w:val="none" w:sz="0" w:space="0" w:color="auto"/>
      </w:divBdr>
    </w:div>
    <w:div w:id="197620387">
      <w:bodyDiv w:val="1"/>
      <w:marLeft w:val="0"/>
      <w:marRight w:val="0"/>
      <w:marTop w:val="0"/>
      <w:marBottom w:val="0"/>
      <w:divBdr>
        <w:top w:val="none" w:sz="0" w:space="0" w:color="auto"/>
        <w:left w:val="none" w:sz="0" w:space="0" w:color="auto"/>
        <w:bottom w:val="none" w:sz="0" w:space="0" w:color="auto"/>
        <w:right w:val="none" w:sz="0" w:space="0" w:color="auto"/>
      </w:divBdr>
    </w:div>
    <w:div w:id="198129097">
      <w:bodyDiv w:val="1"/>
      <w:marLeft w:val="0"/>
      <w:marRight w:val="0"/>
      <w:marTop w:val="0"/>
      <w:marBottom w:val="0"/>
      <w:divBdr>
        <w:top w:val="none" w:sz="0" w:space="0" w:color="auto"/>
        <w:left w:val="none" w:sz="0" w:space="0" w:color="auto"/>
        <w:bottom w:val="none" w:sz="0" w:space="0" w:color="auto"/>
        <w:right w:val="none" w:sz="0" w:space="0" w:color="auto"/>
      </w:divBdr>
    </w:div>
    <w:div w:id="199168442">
      <w:bodyDiv w:val="1"/>
      <w:marLeft w:val="0"/>
      <w:marRight w:val="0"/>
      <w:marTop w:val="0"/>
      <w:marBottom w:val="0"/>
      <w:divBdr>
        <w:top w:val="none" w:sz="0" w:space="0" w:color="auto"/>
        <w:left w:val="none" w:sz="0" w:space="0" w:color="auto"/>
        <w:bottom w:val="none" w:sz="0" w:space="0" w:color="auto"/>
        <w:right w:val="none" w:sz="0" w:space="0" w:color="auto"/>
      </w:divBdr>
    </w:div>
    <w:div w:id="199514724">
      <w:bodyDiv w:val="1"/>
      <w:marLeft w:val="0"/>
      <w:marRight w:val="0"/>
      <w:marTop w:val="0"/>
      <w:marBottom w:val="0"/>
      <w:divBdr>
        <w:top w:val="none" w:sz="0" w:space="0" w:color="auto"/>
        <w:left w:val="none" w:sz="0" w:space="0" w:color="auto"/>
        <w:bottom w:val="none" w:sz="0" w:space="0" w:color="auto"/>
        <w:right w:val="none" w:sz="0" w:space="0" w:color="auto"/>
      </w:divBdr>
    </w:div>
    <w:div w:id="199631401">
      <w:bodyDiv w:val="1"/>
      <w:marLeft w:val="0"/>
      <w:marRight w:val="0"/>
      <w:marTop w:val="0"/>
      <w:marBottom w:val="0"/>
      <w:divBdr>
        <w:top w:val="none" w:sz="0" w:space="0" w:color="auto"/>
        <w:left w:val="none" w:sz="0" w:space="0" w:color="auto"/>
        <w:bottom w:val="none" w:sz="0" w:space="0" w:color="auto"/>
        <w:right w:val="none" w:sz="0" w:space="0" w:color="auto"/>
      </w:divBdr>
    </w:div>
    <w:div w:id="200245208">
      <w:bodyDiv w:val="1"/>
      <w:marLeft w:val="0"/>
      <w:marRight w:val="0"/>
      <w:marTop w:val="0"/>
      <w:marBottom w:val="0"/>
      <w:divBdr>
        <w:top w:val="none" w:sz="0" w:space="0" w:color="auto"/>
        <w:left w:val="none" w:sz="0" w:space="0" w:color="auto"/>
        <w:bottom w:val="none" w:sz="0" w:space="0" w:color="auto"/>
        <w:right w:val="none" w:sz="0" w:space="0" w:color="auto"/>
      </w:divBdr>
    </w:div>
    <w:div w:id="200285889">
      <w:bodyDiv w:val="1"/>
      <w:marLeft w:val="0"/>
      <w:marRight w:val="0"/>
      <w:marTop w:val="0"/>
      <w:marBottom w:val="0"/>
      <w:divBdr>
        <w:top w:val="none" w:sz="0" w:space="0" w:color="auto"/>
        <w:left w:val="none" w:sz="0" w:space="0" w:color="auto"/>
        <w:bottom w:val="none" w:sz="0" w:space="0" w:color="auto"/>
        <w:right w:val="none" w:sz="0" w:space="0" w:color="auto"/>
      </w:divBdr>
    </w:div>
    <w:div w:id="200632983">
      <w:bodyDiv w:val="1"/>
      <w:marLeft w:val="0"/>
      <w:marRight w:val="0"/>
      <w:marTop w:val="0"/>
      <w:marBottom w:val="0"/>
      <w:divBdr>
        <w:top w:val="none" w:sz="0" w:space="0" w:color="auto"/>
        <w:left w:val="none" w:sz="0" w:space="0" w:color="auto"/>
        <w:bottom w:val="none" w:sz="0" w:space="0" w:color="auto"/>
        <w:right w:val="none" w:sz="0" w:space="0" w:color="auto"/>
      </w:divBdr>
    </w:div>
    <w:div w:id="200679319">
      <w:bodyDiv w:val="1"/>
      <w:marLeft w:val="0"/>
      <w:marRight w:val="0"/>
      <w:marTop w:val="0"/>
      <w:marBottom w:val="0"/>
      <w:divBdr>
        <w:top w:val="none" w:sz="0" w:space="0" w:color="auto"/>
        <w:left w:val="none" w:sz="0" w:space="0" w:color="auto"/>
        <w:bottom w:val="none" w:sz="0" w:space="0" w:color="auto"/>
        <w:right w:val="none" w:sz="0" w:space="0" w:color="auto"/>
      </w:divBdr>
    </w:div>
    <w:div w:id="202257841">
      <w:bodyDiv w:val="1"/>
      <w:marLeft w:val="0"/>
      <w:marRight w:val="0"/>
      <w:marTop w:val="0"/>
      <w:marBottom w:val="0"/>
      <w:divBdr>
        <w:top w:val="none" w:sz="0" w:space="0" w:color="auto"/>
        <w:left w:val="none" w:sz="0" w:space="0" w:color="auto"/>
        <w:bottom w:val="none" w:sz="0" w:space="0" w:color="auto"/>
        <w:right w:val="none" w:sz="0" w:space="0" w:color="auto"/>
      </w:divBdr>
    </w:div>
    <w:div w:id="202444097">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219026297">
          <w:marLeft w:val="0"/>
          <w:marRight w:val="0"/>
          <w:marTop w:val="0"/>
          <w:marBottom w:val="0"/>
          <w:divBdr>
            <w:top w:val="none" w:sz="0" w:space="0" w:color="auto"/>
            <w:left w:val="none" w:sz="0" w:space="0" w:color="auto"/>
            <w:bottom w:val="none" w:sz="0" w:space="0" w:color="auto"/>
            <w:right w:val="none" w:sz="0" w:space="0" w:color="auto"/>
          </w:divBdr>
        </w:div>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3836917">
      <w:bodyDiv w:val="1"/>
      <w:marLeft w:val="0"/>
      <w:marRight w:val="0"/>
      <w:marTop w:val="0"/>
      <w:marBottom w:val="0"/>
      <w:divBdr>
        <w:top w:val="none" w:sz="0" w:space="0" w:color="auto"/>
        <w:left w:val="none" w:sz="0" w:space="0" w:color="auto"/>
        <w:bottom w:val="none" w:sz="0" w:space="0" w:color="auto"/>
        <w:right w:val="none" w:sz="0" w:space="0" w:color="auto"/>
      </w:divBdr>
    </w:div>
    <w:div w:id="204683328">
      <w:bodyDiv w:val="1"/>
      <w:marLeft w:val="0"/>
      <w:marRight w:val="0"/>
      <w:marTop w:val="0"/>
      <w:marBottom w:val="0"/>
      <w:divBdr>
        <w:top w:val="none" w:sz="0" w:space="0" w:color="auto"/>
        <w:left w:val="none" w:sz="0" w:space="0" w:color="auto"/>
        <w:bottom w:val="none" w:sz="0" w:space="0" w:color="auto"/>
        <w:right w:val="none" w:sz="0" w:space="0" w:color="auto"/>
      </w:divBdr>
    </w:div>
    <w:div w:id="205407639">
      <w:bodyDiv w:val="1"/>
      <w:marLeft w:val="0"/>
      <w:marRight w:val="0"/>
      <w:marTop w:val="0"/>
      <w:marBottom w:val="0"/>
      <w:divBdr>
        <w:top w:val="none" w:sz="0" w:space="0" w:color="auto"/>
        <w:left w:val="none" w:sz="0" w:space="0" w:color="auto"/>
        <w:bottom w:val="none" w:sz="0" w:space="0" w:color="auto"/>
        <w:right w:val="none" w:sz="0" w:space="0" w:color="auto"/>
      </w:divBdr>
    </w:div>
    <w:div w:id="205407801">
      <w:bodyDiv w:val="1"/>
      <w:marLeft w:val="0"/>
      <w:marRight w:val="0"/>
      <w:marTop w:val="0"/>
      <w:marBottom w:val="0"/>
      <w:divBdr>
        <w:top w:val="none" w:sz="0" w:space="0" w:color="auto"/>
        <w:left w:val="none" w:sz="0" w:space="0" w:color="auto"/>
        <w:bottom w:val="none" w:sz="0" w:space="0" w:color="auto"/>
        <w:right w:val="none" w:sz="0" w:space="0" w:color="auto"/>
      </w:divBdr>
    </w:div>
    <w:div w:id="206265720">
      <w:bodyDiv w:val="1"/>
      <w:marLeft w:val="0"/>
      <w:marRight w:val="0"/>
      <w:marTop w:val="0"/>
      <w:marBottom w:val="0"/>
      <w:divBdr>
        <w:top w:val="none" w:sz="0" w:space="0" w:color="auto"/>
        <w:left w:val="none" w:sz="0" w:space="0" w:color="auto"/>
        <w:bottom w:val="none" w:sz="0" w:space="0" w:color="auto"/>
        <w:right w:val="none" w:sz="0" w:space="0" w:color="auto"/>
      </w:divBdr>
      <w:divsChild>
        <w:div w:id="1457945725">
          <w:marLeft w:val="0"/>
          <w:marRight w:val="0"/>
          <w:marTop w:val="0"/>
          <w:marBottom w:val="0"/>
          <w:divBdr>
            <w:top w:val="none" w:sz="0" w:space="0" w:color="auto"/>
            <w:left w:val="none" w:sz="0" w:space="0" w:color="auto"/>
            <w:bottom w:val="none" w:sz="0" w:space="0" w:color="auto"/>
            <w:right w:val="none" w:sz="0" w:space="0" w:color="auto"/>
          </w:divBdr>
          <w:divsChild>
            <w:div w:id="2114671040">
              <w:marLeft w:val="0"/>
              <w:marRight w:val="0"/>
              <w:marTop w:val="0"/>
              <w:marBottom w:val="0"/>
              <w:divBdr>
                <w:top w:val="none" w:sz="0" w:space="0" w:color="auto"/>
                <w:left w:val="none" w:sz="0" w:space="0" w:color="auto"/>
                <w:bottom w:val="none" w:sz="0" w:space="0" w:color="auto"/>
                <w:right w:val="none" w:sz="0" w:space="0" w:color="auto"/>
              </w:divBdr>
              <w:divsChild>
                <w:div w:id="1706633846">
                  <w:marLeft w:val="0"/>
                  <w:marRight w:val="0"/>
                  <w:marTop w:val="0"/>
                  <w:marBottom w:val="0"/>
                  <w:divBdr>
                    <w:top w:val="none" w:sz="0" w:space="0" w:color="auto"/>
                    <w:left w:val="none" w:sz="0" w:space="0" w:color="auto"/>
                    <w:bottom w:val="none" w:sz="0" w:space="0" w:color="auto"/>
                    <w:right w:val="none" w:sz="0" w:space="0" w:color="auto"/>
                  </w:divBdr>
                  <w:divsChild>
                    <w:div w:id="1465123519">
                      <w:marLeft w:val="0"/>
                      <w:marRight w:val="0"/>
                      <w:marTop w:val="0"/>
                      <w:marBottom w:val="0"/>
                      <w:divBdr>
                        <w:top w:val="none" w:sz="0" w:space="0" w:color="auto"/>
                        <w:left w:val="none" w:sz="0" w:space="0" w:color="auto"/>
                        <w:bottom w:val="none" w:sz="0" w:space="0" w:color="auto"/>
                        <w:right w:val="none" w:sz="0" w:space="0" w:color="auto"/>
                      </w:divBdr>
                      <w:divsChild>
                        <w:div w:id="1440566521">
                          <w:marLeft w:val="0"/>
                          <w:marRight w:val="0"/>
                          <w:marTop w:val="0"/>
                          <w:marBottom w:val="0"/>
                          <w:divBdr>
                            <w:top w:val="none" w:sz="0" w:space="0" w:color="auto"/>
                            <w:left w:val="none" w:sz="0" w:space="0" w:color="auto"/>
                            <w:bottom w:val="none" w:sz="0" w:space="0" w:color="auto"/>
                            <w:right w:val="none" w:sz="0" w:space="0" w:color="auto"/>
                          </w:divBdr>
                          <w:divsChild>
                            <w:div w:id="1429890394">
                              <w:marLeft w:val="0"/>
                              <w:marRight w:val="0"/>
                              <w:marTop w:val="0"/>
                              <w:marBottom w:val="0"/>
                              <w:divBdr>
                                <w:top w:val="none" w:sz="0" w:space="0" w:color="auto"/>
                                <w:left w:val="none" w:sz="0" w:space="0" w:color="auto"/>
                                <w:bottom w:val="none" w:sz="0" w:space="0" w:color="auto"/>
                                <w:right w:val="none" w:sz="0" w:space="0" w:color="auto"/>
                              </w:divBdr>
                              <w:divsChild>
                                <w:div w:id="1393776855">
                                  <w:marLeft w:val="0"/>
                                  <w:marRight w:val="0"/>
                                  <w:marTop w:val="0"/>
                                  <w:marBottom w:val="0"/>
                                  <w:divBdr>
                                    <w:top w:val="none" w:sz="0" w:space="0" w:color="auto"/>
                                    <w:left w:val="none" w:sz="0" w:space="0" w:color="auto"/>
                                    <w:bottom w:val="none" w:sz="0" w:space="0" w:color="auto"/>
                                    <w:right w:val="none" w:sz="0" w:space="0" w:color="auto"/>
                                  </w:divBdr>
                                  <w:divsChild>
                                    <w:div w:id="49257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432917">
                          <w:marLeft w:val="0"/>
                          <w:marRight w:val="0"/>
                          <w:marTop w:val="0"/>
                          <w:marBottom w:val="0"/>
                          <w:divBdr>
                            <w:top w:val="none" w:sz="0" w:space="0" w:color="auto"/>
                            <w:left w:val="none" w:sz="0" w:space="0" w:color="auto"/>
                            <w:bottom w:val="none" w:sz="0" w:space="0" w:color="auto"/>
                            <w:right w:val="none" w:sz="0" w:space="0" w:color="auto"/>
                          </w:divBdr>
                          <w:divsChild>
                            <w:div w:id="585724142">
                              <w:marLeft w:val="0"/>
                              <w:marRight w:val="0"/>
                              <w:marTop w:val="0"/>
                              <w:marBottom w:val="0"/>
                              <w:divBdr>
                                <w:top w:val="none" w:sz="0" w:space="0" w:color="auto"/>
                                <w:left w:val="none" w:sz="0" w:space="0" w:color="auto"/>
                                <w:bottom w:val="none" w:sz="0" w:space="0" w:color="auto"/>
                                <w:right w:val="none" w:sz="0" w:space="0" w:color="auto"/>
                              </w:divBdr>
                              <w:divsChild>
                                <w:div w:id="347678213">
                                  <w:marLeft w:val="0"/>
                                  <w:marRight w:val="0"/>
                                  <w:marTop w:val="0"/>
                                  <w:marBottom w:val="0"/>
                                  <w:divBdr>
                                    <w:top w:val="none" w:sz="0" w:space="0" w:color="auto"/>
                                    <w:left w:val="none" w:sz="0" w:space="0" w:color="auto"/>
                                    <w:bottom w:val="none" w:sz="0" w:space="0" w:color="auto"/>
                                    <w:right w:val="none" w:sz="0" w:space="0" w:color="auto"/>
                                  </w:divBdr>
                                  <w:divsChild>
                                    <w:div w:id="16936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0594681">
          <w:marLeft w:val="0"/>
          <w:marRight w:val="0"/>
          <w:marTop w:val="0"/>
          <w:marBottom w:val="0"/>
          <w:divBdr>
            <w:top w:val="none" w:sz="0" w:space="0" w:color="auto"/>
            <w:left w:val="none" w:sz="0" w:space="0" w:color="auto"/>
            <w:bottom w:val="none" w:sz="0" w:space="0" w:color="auto"/>
            <w:right w:val="none" w:sz="0" w:space="0" w:color="auto"/>
          </w:divBdr>
          <w:divsChild>
            <w:div w:id="435560505">
              <w:marLeft w:val="0"/>
              <w:marRight w:val="0"/>
              <w:marTop w:val="0"/>
              <w:marBottom w:val="0"/>
              <w:divBdr>
                <w:top w:val="none" w:sz="0" w:space="0" w:color="auto"/>
                <w:left w:val="none" w:sz="0" w:space="0" w:color="auto"/>
                <w:bottom w:val="none" w:sz="0" w:space="0" w:color="auto"/>
                <w:right w:val="none" w:sz="0" w:space="0" w:color="auto"/>
              </w:divBdr>
              <w:divsChild>
                <w:div w:id="1228955729">
                  <w:marLeft w:val="0"/>
                  <w:marRight w:val="0"/>
                  <w:marTop w:val="0"/>
                  <w:marBottom w:val="0"/>
                  <w:divBdr>
                    <w:top w:val="none" w:sz="0" w:space="0" w:color="auto"/>
                    <w:left w:val="none" w:sz="0" w:space="0" w:color="auto"/>
                    <w:bottom w:val="none" w:sz="0" w:space="0" w:color="auto"/>
                    <w:right w:val="none" w:sz="0" w:space="0" w:color="auto"/>
                  </w:divBdr>
                  <w:divsChild>
                    <w:div w:id="286090225">
                      <w:marLeft w:val="0"/>
                      <w:marRight w:val="0"/>
                      <w:marTop w:val="0"/>
                      <w:marBottom w:val="0"/>
                      <w:divBdr>
                        <w:top w:val="none" w:sz="0" w:space="0" w:color="auto"/>
                        <w:left w:val="none" w:sz="0" w:space="0" w:color="auto"/>
                        <w:bottom w:val="none" w:sz="0" w:space="0" w:color="auto"/>
                        <w:right w:val="none" w:sz="0" w:space="0" w:color="auto"/>
                      </w:divBdr>
                      <w:divsChild>
                        <w:div w:id="1251429518">
                          <w:marLeft w:val="0"/>
                          <w:marRight w:val="0"/>
                          <w:marTop w:val="0"/>
                          <w:marBottom w:val="0"/>
                          <w:divBdr>
                            <w:top w:val="none" w:sz="0" w:space="0" w:color="auto"/>
                            <w:left w:val="none" w:sz="0" w:space="0" w:color="auto"/>
                            <w:bottom w:val="none" w:sz="0" w:space="0" w:color="auto"/>
                            <w:right w:val="none" w:sz="0" w:space="0" w:color="auto"/>
                          </w:divBdr>
                          <w:divsChild>
                            <w:div w:id="1989816849">
                              <w:marLeft w:val="0"/>
                              <w:marRight w:val="0"/>
                              <w:marTop w:val="0"/>
                              <w:marBottom w:val="0"/>
                              <w:divBdr>
                                <w:top w:val="none" w:sz="0" w:space="0" w:color="auto"/>
                                <w:left w:val="none" w:sz="0" w:space="0" w:color="auto"/>
                                <w:bottom w:val="none" w:sz="0" w:space="0" w:color="auto"/>
                                <w:right w:val="none" w:sz="0" w:space="0" w:color="auto"/>
                              </w:divBdr>
                              <w:divsChild>
                                <w:div w:id="298611406">
                                  <w:marLeft w:val="0"/>
                                  <w:marRight w:val="0"/>
                                  <w:marTop w:val="0"/>
                                  <w:marBottom w:val="0"/>
                                  <w:divBdr>
                                    <w:top w:val="none" w:sz="0" w:space="0" w:color="auto"/>
                                    <w:left w:val="none" w:sz="0" w:space="0" w:color="auto"/>
                                    <w:bottom w:val="none" w:sz="0" w:space="0" w:color="auto"/>
                                    <w:right w:val="none" w:sz="0" w:space="0" w:color="auto"/>
                                  </w:divBdr>
                                  <w:divsChild>
                                    <w:div w:id="617951599">
                                      <w:marLeft w:val="0"/>
                                      <w:marRight w:val="0"/>
                                      <w:marTop w:val="0"/>
                                      <w:marBottom w:val="0"/>
                                      <w:divBdr>
                                        <w:top w:val="none" w:sz="0" w:space="0" w:color="auto"/>
                                        <w:left w:val="none" w:sz="0" w:space="0" w:color="auto"/>
                                        <w:bottom w:val="none" w:sz="0" w:space="0" w:color="auto"/>
                                        <w:right w:val="none" w:sz="0" w:space="0" w:color="auto"/>
                                      </w:divBdr>
                                      <w:divsChild>
                                        <w:div w:id="1634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4964137">
          <w:marLeft w:val="0"/>
          <w:marRight w:val="0"/>
          <w:marTop w:val="0"/>
          <w:marBottom w:val="0"/>
          <w:divBdr>
            <w:top w:val="none" w:sz="0" w:space="0" w:color="auto"/>
            <w:left w:val="none" w:sz="0" w:space="0" w:color="auto"/>
            <w:bottom w:val="none" w:sz="0" w:space="0" w:color="auto"/>
            <w:right w:val="none" w:sz="0" w:space="0" w:color="auto"/>
          </w:divBdr>
          <w:divsChild>
            <w:div w:id="45691648">
              <w:marLeft w:val="0"/>
              <w:marRight w:val="0"/>
              <w:marTop w:val="0"/>
              <w:marBottom w:val="0"/>
              <w:divBdr>
                <w:top w:val="none" w:sz="0" w:space="0" w:color="auto"/>
                <w:left w:val="none" w:sz="0" w:space="0" w:color="auto"/>
                <w:bottom w:val="none" w:sz="0" w:space="0" w:color="auto"/>
                <w:right w:val="none" w:sz="0" w:space="0" w:color="auto"/>
              </w:divBdr>
              <w:divsChild>
                <w:div w:id="1810130141">
                  <w:marLeft w:val="0"/>
                  <w:marRight w:val="0"/>
                  <w:marTop w:val="0"/>
                  <w:marBottom w:val="0"/>
                  <w:divBdr>
                    <w:top w:val="none" w:sz="0" w:space="0" w:color="auto"/>
                    <w:left w:val="none" w:sz="0" w:space="0" w:color="auto"/>
                    <w:bottom w:val="none" w:sz="0" w:space="0" w:color="auto"/>
                    <w:right w:val="none" w:sz="0" w:space="0" w:color="auto"/>
                  </w:divBdr>
                  <w:divsChild>
                    <w:div w:id="514806709">
                      <w:marLeft w:val="0"/>
                      <w:marRight w:val="0"/>
                      <w:marTop w:val="0"/>
                      <w:marBottom w:val="0"/>
                      <w:divBdr>
                        <w:top w:val="none" w:sz="0" w:space="0" w:color="auto"/>
                        <w:left w:val="none" w:sz="0" w:space="0" w:color="auto"/>
                        <w:bottom w:val="none" w:sz="0" w:space="0" w:color="auto"/>
                        <w:right w:val="none" w:sz="0" w:space="0" w:color="auto"/>
                      </w:divBdr>
                      <w:divsChild>
                        <w:div w:id="1692142817">
                          <w:marLeft w:val="0"/>
                          <w:marRight w:val="0"/>
                          <w:marTop w:val="0"/>
                          <w:marBottom w:val="0"/>
                          <w:divBdr>
                            <w:top w:val="none" w:sz="0" w:space="0" w:color="auto"/>
                            <w:left w:val="none" w:sz="0" w:space="0" w:color="auto"/>
                            <w:bottom w:val="none" w:sz="0" w:space="0" w:color="auto"/>
                            <w:right w:val="none" w:sz="0" w:space="0" w:color="auto"/>
                          </w:divBdr>
                          <w:divsChild>
                            <w:div w:id="274335674">
                              <w:marLeft w:val="0"/>
                              <w:marRight w:val="0"/>
                              <w:marTop w:val="0"/>
                              <w:marBottom w:val="0"/>
                              <w:divBdr>
                                <w:top w:val="none" w:sz="0" w:space="0" w:color="auto"/>
                                <w:left w:val="none" w:sz="0" w:space="0" w:color="auto"/>
                                <w:bottom w:val="none" w:sz="0" w:space="0" w:color="auto"/>
                                <w:right w:val="none" w:sz="0" w:space="0" w:color="auto"/>
                              </w:divBdr>
                              <w:divsChild>
                                <w:div w:id="50058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571902">
                  <w:marLeft w:val="0"/>
                  <w:marRight w:val="0"/>
                  <w:marTop w:val="0"/>
                  <w:marBottom w:val="0"/>
                  <w:divBdr>
                    <w:top w:val="none" w:sz="0" w:space="0" w:color="auto"/>
                    <w:left w:val="none" w:sz="0" w:space="0" w:color="auto"/>
                    <w:bottom w:val="none" w:sz="0" w:space="0" w:color="auto"/>
                    <w:right w:val="none" w:sz="0" w:space="0" w:color="auto"/>
                  </w:divBdr>
                  <w:divsChild>
                    <w:div w:id="958797037">
                      <w:marLeft w:val="0"/>
                      <w:marRight w:val="0"/>
                      <w:marTop w:val="0"/>
                      <w:marBottom w:val="0"/>
                      <w:divBdr>
                        <w:top w:val="none" w:sz="0" w:space="0" w:color="auto"/>
                        <w:left w:val="none" w:sz="0" w:space="0" w:color="auto"/>
                        <w:bottom w:val="none" w:sz="0" w:space="0" w:color="auto"/>
                        <w:right w:val="none" w:sz="0" w:space="0" w:color="auto"/>
                      </w:divBdr>
                      <w:divsChild>
                        <w:div w:id="2145194303">
                          <w:marLeft w:val="0"/>
                          <w:marRight w:val="0"/>
                          <w:marTop w:val="0"/>
                          <w:marBottom w:val="0"/>
                          <w:divBdr>
                            <w:top w:val="none" w:sz="0" w:space="0" w:color="auto"/>
                            <w:left w:val="none" w:sz="0" w:space="0" w:color="auto"/>
                            <w:bottom w:val="none" w:sz="0" w:space="0" w:color="auto"/>
                            <w:right w:val="none" w:sz="0" w:space="0" w:color="auto"/>
                          </w:divBdr>
                          <w:divsChild>
                            <w:div w:id="1209757277">
                              <w:marLeft w:val="0"/>
                              <w:marRight w:val="0"/>
                              <w:marTop w:val="0"/>
                              <w:marBottom w:val="0"/>
                              <w:divBdr>
                                <w:top w:val="none" w:sz="0" w:space="0" w:color="auto"/>
                                <w:left w:val="none" w:sz="0" w:space="0" w:color="auto"/>
                                <w:bottom w:val="none" w:sz="0" w:space="0" w:color="auto"/>
                                <w:right w:val="none" w:sz="0" w:space="0" w:color="auto"/>
                              </w:divBdr>
                              <w:divsChild>
                                <w:div w:id="1879513021">
                                  <w:marLeft w:val="0"/>
                                  <w:marRight w:val="0"/>
                                  <w:marTop w:val="0"/>
                                  <w:marBottom w:val="0"/>
                                  <w:divBdr>
                                    <w:top w:val="none" w:sz="0" w:space="0" w:color="auto"/>
                                    <w:left w:val="none" w:sz="0" w:space="0" w:color="auto"/>
                                    <w:bottom w:val="none" w:sz="0" w:space="0" w:color="auto"/>
                                    <w:right w:val="none" w:sz="0" w:space="0" w:color="auto"/>
                                  </w:divBdr>
                                  <w:divsChild>
                                    <w:div w:id="166759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690622">
      <w:bodyDiv w:val="1"/>
      <w:marLeft w:val="0"/>
      <w:marRight w:val="0"/>
      <w:marTop w:val="0"/>
      <w:marBottom w:val="0"/>
      <w:divBdr>
        <w:top w:val="none" w:sz="0" w:space="0" w:color="auto"/>
        <w:left w:val="none" w:sz="0" w:space="0" w:color="auto"/>
        <w:bottom w:val="none" w:sz="0" w:space="0" w:color="auto"/>
        <w:right w:val="none" w:sz="0" w:space="0" w:color="auto"/>
      </w:divBdr>
    </w:div>
    <w:div w:id="208080010">
      <w:bodyDiv w:val="1"/>
      <w:marLeft w:val="0"/>
      <w:marRight w:val="0"/>
      <w:marTop w:val="0"/>
      <w:marBottom w:val="0"/>
      <w:divBdr>
        <w:top w:val="none" w:sz="0" w:space="0" w:color="auto"/>
        <w:left w:val="none" w:sz="0" w:space="0" w:color="auto"/>
        <w:bottom w:val="none" w:sz="0" w:space="0" w:color="auto"/>
        <w:right w:val="none" w:sz="0" w:space="0" w:color="auto"/>
      </w:divBdr>
    </w:div>
    <w:div w:id="208347516">
      <w:bodyDiv w:val="1"/>
      <w:marLeft w:val="0"/>
      <w:marRight w:val="0"/>
      <w:marTop w:val="0"/>
      <w:marBottom w:val="0"/>
      <w:divBdr>
        <w:top w:val="none" w:sz="0" w:space="0" w:color="auto"/>
        <w:left w:val="none" w:sz="0" w:space="0" w:color="auto"/>
        <w:bottom w:val="none" w:sz="0" w:space="0" w:color="auto"/>
        <w:right w:val="none" w:sz="0" w:space="0" w:color="auto"/>
      </w:divBdr>
    </w:div>
    <w:div w:id="208733689">
      <w:bodyDiv w:val="1"/>
      <w:marLeft w:val="0"/>
      <w:marRight w:val="0"/>
      <w:marTop w:val="0"/>
      <w:marBottom w:val="0"/>
      <w:divBdr>
        <w:top w:val="none" w:sz="0" w:space="0" w:color="auto"/>
        <w:left w:val="none" w:sz="0" w:space="0" w:color="auto"/>
        <w:bottom w:val="none" w:sz="0" w:space="0" w:color="auto"/>
        <w:right w:val="none" w:sz="0" w:space="0" w:color="auto"/>
      </w:divBdr>
    </w:div>
    <w:div w:id="209995393">
      <w:bodyDiv w:val="1"/>
      <w:marLeft w:val="0"/>
      <w:marRight w:val="0"/>
      <w:marTop w:val="0"/>
      <w:marBottom w:val="0"/>
      <w:divBdr>
        <w:top w:val="none" w:sz="0" w:space="0" w:color="auto"/>
        <w:left w:val="none" w:sz="0" w:space="0" w:color="auto"/>
        <w:bottom w:val="none" w:sz="0" w:space="0" w:color="auto"/>
        <w:right w:val="none" w:sz="0" w:space="0" w:color="auto"/>
      </w:divBdr>
    </w:div>
    <w:div w:id="210727962">
      <w:bodyDiv w:val="1"/>
      <w:marLeft w:val="0"/>
      <w:marRight w:val="0"/>
      <w:marTop w:val="0"/>
      <w:marBottom w:val="0"/>
      <w:divBdr>
        <w:top w:val="none" w:sz="0" w:space="0" w:color="auto"/>
        <w:left w:val="none" w:sz="0" w:space="0" w:color="auto"/>
        <w:bottom w:val="none" w:sz="0" w:space="0" w:color="auto"/>
        <w:right w:val="none" w:sz="0" w:space="0" w:color="auto"/>
      </w:divBdr>
    </w:div>
    <w:div w:id="210918586">
      <w:bodyDiv w:val="1"/>
      <w:marLeft w:val="0"/>
      <w:marRight w:val="0"/>
      <w:marTop w:val="0"/>
      <w:marBottom w:val="0"/>
      <w:divBdr>
        <w:top w:val="none" w:sz="0" w:space="0" w:color="auto"/>
        <w:left w:val="none" w:sz="0" w:space="0" w:color="auto"/>
        <w:bottom w:val="none" w:sz="0" w:space="0" w:color="auto"/>
        <w:right w:val="none" w:sz="0" w:space="0" w:color="auto"/>
      </w:divBdr>
    </w:div>
    <w:div w:id="211699581">
      <w:bodyDiv w:val="1"/>
      <w:marLeft w:val="0"/>
      <w:marRight w:val="0"/>
      <w:marTop w:val="0"/>
      <w:marBottom w:val="0"/>
      <w:divBdr>
        <w:top w:val="none" w:sz="0" w:space="0" w:color="auto"/>
        <w:left w:val="none" w:sz="0" w:space="0" w:color="auto"/>
        <w:bottom w:val="none" w:sz="0" w:space="0" w:color="auto"/>
        <w:right w:val="none" w:sz="0" w:space="0" w:color="auto"/>
      </w:divBdr>
    </w:div>
    <w:div w:id="212666116">
      <w:bodyDiv w:val="1"/>
      <w:marLeft w:val="0"/>
      <w:marRight w:val="0"/>
      <w:marTop w:val="0"/>
      <w:marBottom w:val="0"/>
      <w:divBdr>
        <w:top w:val="none" w:sz="0" w:space="0" w:color="auto"/>
        <w:left w:val="none" w:sz="0" w:space="0" w:color="auto"/>
        <w:bottom w:val="none" w:sz="0" w:space="0" w:color="auto"/>
        <w:right w:val="none" w:sz="0" w:space="0" w:color="auto"/>
      </w:divBdr>
    </w:div>
    <w:div w:id="213541896">
      <w:bodyDiv w:val="1"/>
      <w:marLeft w:val="0"/>
      <w:marRight w:val="0"/>
      <w:marTop w:val="0"/>
      <w:marBottom w:val="0"/>
      <w:divBdr>
        <w:top w:val="none" w:sz="0" w:space="0" w:color="auto"/>
        <w:left w:val="none" w:sz="0" w:space="0" w:color="auto"/>
        <w:bottom w:val="none" w:sz="0" w:space="0" w:color="auto"/>
        <w:right w:val="none" w:sz="0" w:space="0" w:color="auto"/>
      </w:divBdr>
    </w:div>
    <w:div w:id="213976964">
      <w:bodyDiv w:val="1"/>
      <w:marLeft w:val="0"/>
      <w:marRight w:val="0"/>
      <w:marTop w:val="0"/>
      <w:marBottom w:val="0"/>
      <w:divBdr>
        <w:top w:val="none" w:sz="0" w:space="0" w:color="auto"/>
        <w:left w:val="none" w:sz="0" w:space="0" w:color="auto"/>
        <w:bottom w:val="none" w:sz="0" w:space="0" w:color="auto"/>
        <w:right w:val="none" w:sz="0" w:space="0" w:color="auto"/>
      </w:divBdr>
    </w:div>
    <w:div w:id="214897523">
      <w:bodyDiv w:val="1"/>
      <w:marLeft w:val="0"/>
      <w:marRight w:val="0"/>
      <w:marTop w:val="0"/>
      <w:marBottom w:val="0"/>
      <w:divBdr>
        <w:top w:val="none" w:sz="0" w:space="0" w:color="auto"/>
        <w:left w:val="none" w:sz="0" w:space="0" w:color="auto"/>
        <w:bottom w:val="none" w:sz="0" w:space="0" w:color="auto"/>
        <w:right w:val="none" w:sz="0" w:space="0" w:color="auto"/>
      </w:divBdr>
    </w:div>
    <w:div w:id="214899851">
      <w:bodyDiv w:val="1"/>
      <w:marLeft w:val="0"/>
      <w:marRight w:val="0"/>
      <w:marTop w:val="0"/>
      <w:marBottom w:val="0"/>
      <w:divBdr>
        <w:top w:val="none" w:sz="0" w:space="0" w:color="auto"/>
        <w:left w:val="none" w:sz="0" w:space="0" w:color="auto"/>
        <w:bottom w:val="none" w:sz="0" w:space="0" w:color="auto"/>
        <w:right w:val="none" w:sz="0" w:space="0" w:color="auto"/>
      </w:divBdr>
    </w:div>
    <w:div w:id="215051405">
      <w:bodyDiv w:val="1"/>
      <w:marLeft w:val="0"/>
      <w:marRight w:val="0"/>
      <w:marTop w:val="0"/>
      <w:marBottom w:val="0"/>
      <w:divBdr>
        <w:top w:val="none" w:sz="0" w:space="0" w:color="auto"/>
        <w:left w:val="none" w:sz="0" w:space="0" w:color="auto"/>
        <w:bottom w:val="none" w:sz="0" w:space="0" w:color="auto"/>
        <w:right w:val="none" w:sz="0" w:space="0" w:color="auto"/>
      </w:divBdr>
    </w:div>
    <w:div w:id="215161958">
      <w:bodyDiv w:val="1"/>
      <w:marLeft w:val="0"/>
      <w:marRight w:val="0"/>
      <w:marTop w:val="0"/>
      <w:marBottom w:val="0"/>
      <w:divBdr>
        <w:top w:val="none" w:sz="0" w:space="0" w:color="auto"/>
        <w:left w:val="none" w:sz="0" w:space="0" w:color="auto"/>
        <w:bottom w:val="none" w:sz="0" w:space="0" w:color="auto"/>
        <w:right w:val="none" w:sz="0" w:space="0" w:color="auto"/>
      </w:divBdr>
    </w:div>
    <w:div w:id="215548397">
      <w:bodyDiv w:val="1"/>
      <w:marLeft w:val="0"/>
      <w:marRight w:val="0"/>
      <w:marTop w:val="0"/>
      <w:marBottom w:val="0"/>
      <w:divBdr>
        <w:top w:val="none" w:sz="0" w:space="0" w:color="auto"/>
        <w:left w:val="none" w:sz="0" w:space="0" w:color="auto"/>
        <w:bottom w:val="none" w:sz="0" w:space="0" w:color="auto"/>
        <w:right w:val="none" w:sz="0" w:space="0" w:color="auto"/>
      </w:divBdr>
    </w:div>
    <w:div w:id="216359631">
      <w:bodyDiv w:val="1"/>
      <w:marLeft w:val="0"/>
      <w:marRight w:val="0"/>
      <w:marTop w:val="0"/>
      <w:marBottom w:val="0"/>
      <w:divBdr>
        <w:top w:val="none" w:sz="0" w:space="0" w:color="auto"/>
        <w:left w:val="none" w:sz="0" w:space="0" w:color="auto"/>
        <w:bottom w:val="none" w:sz="0" w:space="0" w:color="auto"/>
        <w:right w:val="none" w:sz="0" w:space="0" w:color="auto"/>
      </w:divBdr>
    </w:div>
    <w:div w:id="216623963">
      <w:bodyDiv w:val="1"/>
      <w:marLeft w:val="0"/>
      <w:marRight w:val="0"/>
      <w:marTop w:val="0"/>
      <w:marBottom w:val="0"/>
      <w:divBdr>
        <w:top w:val="none" w:sz="0" w:space="0" w:color="auto"/>
        <w:left w:val="none" w:sz="0" w:space="0" w:color="auto"/>
        <w:bottom w:val="none" w:sz="0" w:space="0" w:color="auto"/>
        <w:right w:val="none" w:sz="0" w:space="0" w:color="auto"/>
      </w:divBdr>
    </w:div>
    <w:div w:id="217129283">
      <w:bodyDiv w:val="1"/>
      <w:marLeft w:val="0"/>
      <w:marRight w:val="0"/>
      <w:marTop w:val="0"/>
      <w:marBottom w:val="0"/>
      <w:divBdr>
        <w:top w:val="none" w:sz="0" w:space="0" w:color="auto"/>
        <w:left w:val="none" w:sz="0" w:space="0" w:color="auto"/>
        <w:bottom w:val="none" w:sz="0" w:space="0" w:color="auto"/>
        <w:right w:val="none" w:sz="0" w:space="0" w:color="auto"/>
      </w:divBdr>
    </w:div>
    <w:div w:id="217254458">
      <w:bodyDiv w:val="1"/>
      <w:marLeft w:val="0"/>
      <w:marRight w:val="0"/>
      <w:marTop w:val="0"/>
      <w:marBottom w:val="0"/>
      <w:divBdr>
        <w:top w:val="none" w:sz="0" w:space="0" w:color="auto"/>
        <w:left w:val="none" w:sz="0" w:space="0" w:color="auto"/>
        <w:bottom w:val="none" w:sz="0" w:space="0" w:color="auto"/>
        <w:right w:val="none" w:sz="0" w:space="0" w:color="auto"/>
      </w:divBdr>
    </w:div>
    <w:div w:id="218172111">
      <w:bodyDiv w:val="1"/>
      <w:marLeft w:val="0"/>
      <w:marRight w:val="0"/>
      <w:marTop w:val="0"/>
      <w:marBottom w:val="0"/>
      <w:divBdr>
        <w:top w:val="none" w:sz="0" w:space="0" w:color="auto"/>
        <w:left w:val="none" w:sz="0" w:space="0" w:color="auto"/>
        <w:bottom w:val="none" w:sz="0" w:space="0" w:color="auto"/>
        <w:right w:val="none" w:sz="0" w:space="0" w:color="auto"/>
      </w:divBdr>
    </w:div>
    <w:div w:id="218785690">
      <w:bodyDiv w:val="1"/>
      <w:marLeft w:val="0"/>
      <w:marRight w:val="0"/>
      <w:marTop w:val="0"/>
      <w:marBottom w:val="0"/>
      <w:divBdr>
        <w:top w:val="none" w:sz="0" w:space="0" w:color="auto"/>
        <w:left w:val="none" w:sz="0" w:space="0" w:color="auto"/>
        <w:bottom w:val="none" w:sz="0" w:space="0" w:color="auto"/>
        <w:right w:val="none" w:sz="0" w:space="0" w:color="auto"/>
      </w:divBdr>
    </w:div>
    <w:div w:id="218829365">
      <w:bodyDiv w:val="1"/>
      <w:marLeft w:val="0"/>
      <w:marRight w:val="0"/>
      <w:marTop w:val="0"/>
      <w:marBottom w:val="0"/>
      <w:divBdr>
        <w:top w:val="none" w:sz="0" w:space="0" w:color="auto"/>
        <w:left w:val="none" w:sz="0" w:space="0" w:color="auto"/>
        <w:bottom w:val="none" w:sz="0" w:space="0" w:color="auto"/>
        <w:right w:val="none" w:sz="0" w:space="0" w:color="auto"/>
      </w:divBdr>
    </w:div>
    <w:div w:id="219829208">
      <w:bodyDiv w:val="1"/>
      <w:marLeft w:val="0"/>
      <w:marRight w:val="0"/>
      <w:marTop w:val="0"/>
      <w:marBottom w:val="0"/>
      <w:divBdr>
        <w:top w:val="none" w:sz="0" w:space="0" w:color="auto"/>
        <w:left w:val="none" w:sz="0" w:space="0" w:color="auto"/>
        <w:bottom w:val="none" w:sz="0" w:space="0" w:color="auto"/>
        <w:right w:val="none" w:sz="0" w:space="0" w:color="auto"/>
      </w:divBdr>
    </w:div>
    <w:div w:id="220019293">
      <w:bodyDiv w:val="1"/>
      <w:marLeft w:val="0"/>
      <w:marRight w:val="0"/>
      <w:marTop w:val="0"/>
      <w:marBottom w:val="0"/>
      <w:divBdr>
        <w:top w:val="none" w:sz="0" w:space="0" w:color="auto"/>
        <w:left w:val="none" w:sz="0" w:space="0" w:color="auto"/>
        <w:bottom w:val="none" w:sz="0" w:space="0" w:color="auto"/>
        <w:right w:val="none" w:sz="0" w:space="0" w:color="auto"/>
      </w:divBdr>
    </w:div>
    <w:div w:id="220676426">
      <w:bodyDiv w:val="1"/>
      <w:marLeft w:val="0"/>
      <w:marRight w:val="0"/>
      <w:marTop w:val="0"/>
      <w:marBottom w:val="0"/>
      <w:divBdr>
        <w:top w:val="none" w:sz="0" w:space="0" w:color="auto"/>
        <w:left w:val="none" w:sz="0" w:space="0" w:color="auto"/>
        <w:bottom w:val="none" w:sz="0" w:space="0" w:color="auto"/>
        <w:right w:val="none" w:sz="0" w:space="0" w:color="auto"/>
      </w:divBdr>
    </w:div>
    <w:div w:id="220678779">
      <w:bodyDiv w:val="1"/>
      <w:marLeft w:val="0"/>
      <w:marRight w:val="0"/>
      <w:marTop w:val="0"/>
      <w:marBottom w:val="0"/>
      <w:divBdr>
        <w:top w:val="none" w:sz="0" w:space="0" w:color="auto"/>
        <w:left w:val="none" w:sz="0" w:space="0" w:color="auto"/>
        <w:bottom w:val="none" w:sz="0" w:space="0" w:color="auto"/>
        <w:right w:val="none" w:sz="0" w:space="0" w:color="auto"/>
      </w:divBdr>
    </w:div>
    <w:div w:id="220678784">
      <w:bodyDiv w:val="1"/>
      <w:marLeft w:val="0"/>
      <w:marRight w:val="0"/>
      <w:marTop w:val="0"/>
      <w:marBottom w:val="0"/>
      <w:divBdr>
        <w:top w:val="none" w:sz="0" w:space="0" w:color="auto"/>
        <w:left w:val="none" w:sz="0" w:space="0" w:color="auto"/>
        <w:bottom w:val="none" w:sz="0" w:space="0" w:color="auto"/>
        <w:right w:val="none" w:sz="0" w:space="0" w:color="auto"/>
      </w:divBdr>
    </w:div>
    <w:div w:id="221411214">
      <w:bodyDiv w:val="1"/>
      <w:marLeft w:val="0"/>
      <w:marRight w:val="0"/>
      <w:marTop w:val="0"/>
      <w:marBottom w:val="0"/>
      <w:divBdr>
        <w:top w:val="none" w:sz="0" w:space="0" w:color="auto"/>
        <w:left w:val="none" w:sz="0" w:space="0" w:color="auto"/>
        <w:bottom w:val="none" w:sz="0" w:space="0" w:color="auto"/>
        <w:right w:val="none" w:sz="0" w:space="0" w:color="auto"/>
      </w:divBdr>
    </w:div>
    <w:div w:id="221523939">
      <w:bodyDiv w:val="1"/>
      <w:marLeft w:val="0"/>
      <w:marRight w:val="0"/>
      <w:marTop w:val="0"/>
      <w:marBottom w:val="0"/>
      <w:divBdr>
        <w:top w:val="none" w:sz="0" w:space="0" w:color="auto"/>
        <w:left w:val="none" w:sz="0" w:space="0" w:color="auto"/>
        <w:bottom w:val="none" w:sz="0" w:space="0" w:color="auto"/>
        <w:right w:val="none" w:sz="0" w:space="0" w:color="auto"/>
      </w:divBdr>
    </w:div>
    <w:div w:id="222644698">
      <w:bodyDiv w:val="1"/>
      <w:marLeft w:val="0"/>
      <w:marRight w:val="0"/>
      <w:marTop w:val="0"/>
      <w:marBottom w:val="0"/>
      <w:divBdr>
        <w:top w:val="none" w:sz="0" w:space="0" w:color="auto"/>
        <w:left w:val="none" w:sz="0" w:space="0" w:color="auto"/>
        <w:bottom w:val="none" w:sz="0" w:space="0" w:color="auto"/>
        <w:right w:val="none" w:sz="0" w:space="0" w:color="auto"/>
      </w:divBdr>
    </w:div>
    <w:div w:id="224072224">
      <w:bodyDiv w:val="1"/>
      <w:marLeft w:val="0"/>
      <w:marRight w:val="0"/>
      <w:marTop w:val="0"/>
      <w:marBottom w:val="0"/>
      <w:divBdr>
        <w:top w:val="none" w:sz="0" w:space="0" w:color="auto"/>
        <w:left w:val="none" w:sz="0" w:space="0" w:color="auto"/>
        <w:bottom w:val="none" w:sz="0" w:space="0" w:color="auto"/>
        <w:right w:val="none" w:sz="0" w:space="0" w:color="auto"/>
      </w:divBdr>
    </w:div>
    <w:div w:id="225143704">
      <w:bodyDiv w:val="1"/>
      <w:marLeft w:val="0"/>
      <w:marRight w:val="0"/>
      <w:marTop w:val="0"/>
      <w:marBottom w:val="0"/>
      <w:divBdr>
        <w:top w:val="none" w:sz="0" w:space="0" w:color="auto"/>
        <w:left w:val="none" w:sz="0" w:space="0" w:color="auto"/>
        <w:bottom w:val="none" w:sz="0" w:space="0" w:color="auto"/>
        <w:right w:val="none" w:sz="0" w:space="0" w:color="auto"/>
      </w:divBdr>
    </w:div>
    <w:div w:id="226653184">
      <w:bodyDiv w:val="1"/>
      <w:marLeft w:val="0"/>
      <w:marRight w:val="0"/>
      <w:marTop w:val="0"/>
      <w:marBottom w:val="0"/>
      <w:divBdr>
        <w:top w:val="none" w:sz="0" w:space="0" w:color="auto"/>
        <w:left w:val="none" w:sz="0" w:space="0" w:color="auto"/>
        <w:bottom w:val="none" w:sz="0" w:space="0" w:color="auto"/>
        <w:right w:val="none" w:sz="0" w:space="0" w:color="auto"/>
      </w:divBdr>
    </w:div>
    <w:div w:id="228007328">
      <w:bodyDiv w:val="1"/>
      <w:marLeft w:val="0"/>
      <w:marRight w:val="0"/>
      <w:marTop w:val="0"/>
      <w:marBottom w:val="0"/>
      <w:divBdr>
        <w:top w:val="none" w:sz="0" w:space="0" w:color="auto"/>
        <w:left w:val="none" w:sz="0" w:space="0" w:color="auto"/>
        <w:bottom w:val="none" w:sz="0" w:space="0" w:color="auto"/>
        <w:right w:val="none" w:sz="0" w:space="0" w:color="auto"/>
      </w:divBdr>
    </w:div>
    <w:div w:id="228541222">
      <w:bodyDiv w:val="1"/>
      <w:marLeft w:val="0"/>
      <w:marRight w:val="0"/>
      <w:marTop w:val="0"/>
      <w:marBottom w:val="0"/>
      <w:divBdr>
        <w:top w:val="none" w:sz="0" w:space="0" w:color="auto"/>
        <w:left w:val="none" w:sz="0" w:space="0" w:color="auto"/>
        <w:bottom w:val="none" w:sz="0" w:space="0" w:color="auto"/>
        <w:right w:val="none" w:sz="0" w:space="0" w:color="auto"/>
      </w:divBdr>
    </w:div>
    <w:div w:id="229077696">
      <w:bodyDiv w:val="1"/>
      <w:marLeft w:val="0"/>
      <w:marRight w:val="0"/>
      <w:marTop w:val="0"/>
      <w:marBottom w:val="0"/>
      <w:divBdr>
        <w:top w:val="none" w:sz="0" w:space="0" w:color="auto"/>
        <w:left w:val="none" w:sz="0" w:space="0" w:color="auto"/>
        <w:bottom w:val="none" w:sz="0" w:space="0" w:color="auto"/>
        <w:right w:val="none" w:sz="0" w:space="0" w:color="auto"/>
      </w:divBdr>
    </w:div>
    <w:div w:id="229272867">
      <w:bodyDiv w:val="1"/>
      <w:marLeft w:val="0"/>
      <w:marRight w:val="0"/>
      <w:marTop w:val="0"/>
      <w:marBottom w:val="0"/>
      <w:divBdr>
        <w:top w:val="none" w:sz="0" w:space="0" w:color="auto"/>
        <w:left w:val="none" w:sz="0" w:space="0" w:color="auto"/>
        <w:bottom w:val="none" w:sz="0" w:space="0" w:color="auto"/>
        <w:right w:val="none" w:sz="0" w:space="0" w:color="auto"/>
      </w:divBdr>
    </w:div>
    <w:div w:id="230895189">
      <w:bodyDiv w:val="1"/>
      <w:marLeft w:val="0"/>
      <w:marRight w:val="0"/>
      <w:marTop w:val="0"/>
      <w:marBottom w:val="0"/>
      <w:divBdr>
        <w:top w:val="none" w:sz="0" w:space="0" w:color="auto"/>
        <w:left w:val="none" w:sz="0" w:space="0" w:color="auto"/>
        <w:bottom w:val="none" w:sz="0" w:space="0" w:color="auto"/>
        <w:right w:val="none" w:sz="0" w:space="0" w:color="auto"/>
      </w:divBdr>
    </w:div>
    <w:div w:id="231281868">
      <w:bodyDiv w:val="1"/>
      <w:marLeft w:val="0"/>
      <w:marRight w:val="0"/>
      <w:marTop w:val="0"/>
      <w:marBottom w:val="0"/>
      <w:divBdr>
        <w:top w:val="none" w:sz="0" w:space="0" w:color="auto"/>
        <w:left w:val="none" w:sz="0" w:space="0" w:color="auto"/>
        <w:bottom w:val="none" w:sz="0" w:space="0" w:color="auto"/>
        <w:right w:val="none" w:sz="0" w:space="0" w:color="auto"/>
      </w:divBdr>
    </w:div>
    <w:div w:id="232131535">
      <w:bodyDiv w:val="1"/>
      <w:marLeft w:val="0"/>
      <w:marRight w:val="0"/>
      <w:marTop w:val="0"/>
      <w:marBottom w:val="0"/>
      <w:divBdr>
        <w:top w:val="none" w:sz="0" w:space="0" w:color="auto"/>
        <w:left w:val="none" w:sz="0" w:space="0" w:color="auto"/>
        <w:bottom w:val="none" w:sz="0" w:space="0" w:color="auto"/>
        <w:right w:val="none" w:sz="0" w:space="0" w:color="auto"/>
      </w:divBdr>
    </w:div>
    <w:div w:id="232392452">
      <w:bodyDiv w:val="1"/>
      <w:marLeft w:val="0"/>
      <w:marRight w:val="0"/>
      <w:marTop w:val="0"/>
      <w:marBottom w:val="0"/>
      <w:divBdr>
        <w:top w:val="none" w:sz="0" w:space="0" w:color="auto"/>
        <w:left w:val="none" w:sz="0" w:space="0" w:color="auto"/>
        <w:bottom w:val="none" w:sz="0" w:space="0" w:color="auto"/>
        <w:right w:val="none" w:sz="0" w:space="0" w:color="auto"/>
      </w:divBdr>
    </w:div>
    <w:div w:id="232738455">
      <w:bodyDiv w:val="1"/>
      <w:marLeft w:val="0"/>
      <w:marRight w:val="0"/>
      <w:marTop w:val="0"/>
      <w:marBottom w:val="0"/>
      <w:divBdr>
        <w:top w:val="none" w:sz="0" w:space="0" w:color="auto"/>
        <w:left w:val="none" w:sz="0" w:space="0" w:color="auto"/>
        <w:bottom w:val="none" w:sz="0" w:space="0" w:color="auto"/>
        <w:right w:val="none" w:sz="0" w:space="0" w:color="auto"/>
      </w:divBdr>
    </w:div>
    <w:div w:id="233274067">
      <w:bodyDiv w:val="1"/>
      <w:marLeft w:val="0"/>
      <w:marRight w:val="0"/>
      <w:marTop w:val="0"/>
      <w:marBottom w:val="0"/>
      <w:divBdr>
        <w:top w:val="none" w:sz="0" w:space="0" w:color="auto"/>
        <w:left w:val="none" w:sz="0" w:space="0" w:color="auto"/>
        <w:bottom w:val="none" w:sz="0" w:space="0" w:color="auto"/>
        <w:right w:val="none" w:sz="0" w:space="0" w:color="auto"/>
      </w:divBdr>
    </w:div>
    <w:div w:id="234317787">
      <w:bodyDiv w:val="1"/>
      <w:marLeft w:val="0"/>
      <w:marRight w:val="0"/>
      <w:marTop w:val="0"/>
      <w:marBottom w:val="0"/>
      <w:divBdr>
        <w:top w:val="none" w:sz="0" w:space="0" w:color="auto"/>
        <w:left w:val="none" w:sz="0" w:space="0" w:color="auto"/>
        <w:bottom w:val="none" w:sz="0" w:space="0" w:color="auto"/>
        <w:right w:val="none" w:sz="0" w:space="0" w:color="auto"/>
      </w:divBdr>
    </w:div>
    <w:div w:id="235018467">
      <w:bodyDiv w:val="1"/>
      <w:marLeft w:val="0"/>
      <w:marRight w:val="0"/>
      <w:marTop w:val="0"/>
      <w:marBottom w:val="0"/>
      <w:divBdr>
        <w:top w:val="none" w:sz="0" w:space="0" w:color="auto"/>
        <w:left w:val="none" w:sz="0" w:space="0" w:color="auto"/>
        <w:bottom w:val="none" w:sz="0" w:space="0" w:color="auto"/>
        <w:right w:val="none" w:sz="0" w:space="0" w:color="auto"/>
      </w:divBdr>
    </w:div>
    <w:div w:id="235406093">
      <w:bodyDiv w:val="1"/>
      <w:marLeft w:val="0"/>
      <w:marRight w:val="0"/>
      <w:marTop w:val="0"/>
      <w:marBottom w:val="0"/>
      <w:divBdr>
        <w:top w:val="none" w:sz="0" w:space="0" w:color="auto"/>
        <w:left w:val="none" w:sz="0" w:space="0" w:color="auto"/>
        <w:bottom w:val="none" w:sz="0" w:space="0" w:color="auto"/>
        <w:right w:val="none" w:sz="0" w:space="0" w:color="auto"/>
      </w:divBdr>
    </w:div>
    <w:div w:id="236404141">
      <w:bodyDiv w:val="1"/>
      <w:marLeft w:val="0"/>
      <w:marRight w:val="0"/>
      <w:marTop w:val="0"/>
      <w:marBottom w:val="0"/>
      <w:divBdr>
        <w:top w:val="none" w:sz="0" w:space="0" w:color="auto"/>
        <w:left w:val="none" w:sz="0" w:space="0" w:color="auto"/>
        <w:bottom w:val="none" w:sz="0" w:space="0" w:color="auto"/>
        <w:right w:val="none" w:sz="0" w:space="0" w:color="auto"/>
      </w:divBdr>
    </w:div>
    <w:div w:id="236745328">
      <w:bodyDiv w:val="1"/>
      <w:marLeft w:val="0"/>
      <w:marRight w:val="0"/>
      <w:marTop w:val="0"/>
      <w:marBottom w:val="0"/>
      <w:divBdr>
        <w:top w:val="none" w:sz="0" w:space="0" w:color="auto"/>
        <w:left w:val="none" w:sz="0" w:space="0" w:color="auto"/>
        <w:bottom w:val="none" w:sz="0" w:space="0" w:color="auto"/>
        <w:right w:val="none" w:sz="0" w:space="0" w:color="auto"/>
      </w:divBdr>
    </w:div>
    <w:div w:id="237058146">
      <w:bodyDiv w:val="1"/>
      <w:marLeft w:val="0"/>
      <w:marRight w:val="0"/>
      <w:marTop w:val="0"/>
      <w:marBottom w:val="0"/>
      <w:divBdr>
        <w:top w:val="none" w:sz="0" w:space="0" w:color="auto"/>
        <w:left w:val="none" w:sz="0" w:space="0" w:color="auto"/>
        <w:bottom w:val="none" w:sz="0" w:space="0" w:color="auto"/>
        <w:right w:val="none" w:sz="0" w:space="0" w:color="auto"/>
      </w:divBdr>
    </w:div>
    <w:div w:id="237329341">
      <w:bodyDiv w:val="1"/>
      <w:marLeft w:val="0"/>
      <w:marRight w:val="0"/>
      <w:marTop w:val="0"/>
      <w:marBottom w:val="0"/>
      <w:divBdr>
        <w:top w:val="none" w:sz="0" w:space="0" w:color="auto"/>
        <w:left w:val="none" w:sz="0" w:space="0" w:color="auto"/>
        <w:bottom w:val="none" w:sz="0" w:space="0" w:color="auto"/>
        <w:right w:val="none" w:sz="0" w:space="0" w:color="auto"/>
      </w:divBdr>
    </w:div>
    <w:div w:id="238516898">
      <w:bodyDiv w:val="1"/>
      <w:marLeft w:val="0"/>
      <w:marRight w:val="0"/>
      <w:marTop w:val="0"/>
      <w:marBottom w:val="0"/>
      <w:divBdr>
        <w:top w:val="none" w:sz="0" w:space="0" w:color="auto"/>
        <w:left w:val="none" w:sz="0" w:space="0" w:color="auto"/>
        <w:bottom w:val="none" w:sz="0" w:space="0" w:color="auto"/>
        <w:right w:val="none" w:sz="0" w:space="0" w:color="auto"/>
      </w:divBdr>
    </w:div>
    <w:div w:id="238753771">
      <w:bodyDiv w:val="1"/>
      <w:marLeft w:val="0"/>
      <w:marRight w:val="0"/>
      <w:marTop w:val="0"/>
      <w:marBottom w:val="0"/>
      <w:divBdr>
        <w:top w:val="none" w:sz="0" w:space="0" w:color="auto"/>
        <w:left w:val="none" w:sz="0" w:space="0" w:color="auto"/>
        <w:bottom w:val="none" w:sz="0" w:space="0" w:color="auto"/>
        <w:right w:val="none" w:sz="0" w:space="0" w:color="auto"/>
      </w:divBdr>
    </w:div>
    <w:div w:id="238909266">
      <w:bodyDiv w:val="1"/>
      <w:marLeft w:val="0"/>
      <w:marRight w:val="0"/>
      <w:marTop w:val="0"/>
      <w:marBottom w:val="0"/>
      <w:divBdr>
        <w:top w:val="none" w:sz="0" w:space="0" w:color="auto"/>
        <w:left w:val="none" w:sz="0" w:space="0" w:color="auto"/>
        <w:bottom w:val="none" w:sz="0" w:space="0" w:color="auto"/>
        <w:right w:val="none" w:sz="0" w:space="0" w:color="auto"/>
      </w:divBdr>
    </w:div>
    <w:div w:id="239600276">
      <w:bodyDiv w:val="1"/>
      <w:marLeft w:val="0"/>
      <w:marRight w:val="0"/>
      <w:marTop w:val="0"/>
      <w:marBottom w:val="0"/>
      <w:divBdr>
        <w:top w:val="none" w:sz="0" w:space="0" w:color="auto"/>
        <w:left w:val="none" w:sz="0" w:space="0" w:color="auto"/>
        <w:bottom w:val="none" w:sz="0" w:space="0" w:color="auto"/>
        <w:right w:val="none" w:sz="0" w:space="0" w:color="auto"/>
      </w:divBdr>
    </w:div>
    <w:div w:id="240680076">
      <w:bodyDiv w:val="1"/>
      <w:marLeft w:val="0"/>
      <w:marRight w:val="0"/>
      <w:marTop w:val="0"/>
      <w:marBottom w:val="0"/>
      <w:divBdr>
        <w:top w:val="none" w:sz="0" w:space="0" w:color="auto"/>
        <w:left w:val="none" w:sz="0" w:space="0" w:color="auto"/>
        <w:bottom w:val="none" w:sz="0" w:space="0" w:color="auto"/>
        <w:right w:val="none" w:sz="0" w:space="0" w:color="auto"/>
      </w:divBdr>
    </w:div>
    <w:div w:id="241109109">
      <w:bodyDiv w:val="1"/>
      <w:marLeft w:val="0"/>
      <w:marRight w:val="0"/>
      <w:marTop w:val="0"/>
      <w:marBottom w:val="0"/>
      <w:divBdr>
        <w:top w:val="none" w:sz="0" w:space="0" w:color="auto"/>
        <w:left w:val="none" w:sz="0" w:space="0" w:color="auto"/>
        <w:bottom w:val="none" w:sz="0" w:space="0" w:color="auto"/>
        <w:right w:val="none" w:sz="0" w:space="0" w:color="auto"/>
      </w:divBdr>
    </w:div>
    <w:div w:id="241256882">
      <w:bodyDiv w:val="1"/>
      <w:marLeft w:val="0"/>
      <w:marRight w:val="0"/>
      <w:marTop w:val="0"/>
      <w:marBottom w:val="0"/>
      <w:divBdr>
        <w:top w:val="none" w:sz="0" w:space="0" w:color="auto"/>
        <w:left w:val="none" w:sz="0" w:space="0" w:color="auto"/>
        <w:bottom w:val="none" w:sz="0" w:space="0" w:color="auto"/>
        <w:right w:val="none" w:sz="0" w:space="0" w:color="auto"/>
      </w:divBdr>
    </w:div>
    <w:div w:id="242225872">
      <w:bodyDiv w:val="1"/>
      <w:marLeft w:val="0"/>
      <w:marRight w:val="0"/>
      <w:marTop w:val="0"/>
      <w:marBottom w:val="0"/>
      <w:divBdr>
        <w:top w:val="none" w:sz="0" w:space="0" w:color="auto"/>
        <w:left w:val="none" w:sz="0" w:space="0" w:color="auto"/>
        <w:bottom w:val="none" w:sz="0" w:space="0" w:color="auto"/>
        <w:right w:val="none" w:sz="0" w:space="0" w:color="auto"/>
      </w:divBdr>
    </w:div>
    <w:div w:id="242837072">
      <w:bodyDiv w:val="1"/>
      <w:marLeft w:val="0"/>
      <w:marRight w:val="0"/>
      <w:marTop w:val="0"/>
      <w:marBottom w:val="0"/>
      <w:divBdr>
        <w:top w:val="none" w:sz="0" w:space="0" w:color="auto"/>
        <w:left w:val="none" w:sz="0" w:space="0" w:color="auto"/>
        <w:bottom w:val="none" w:sz="0" w:space="0" w:color="auto"/>
        <w:right w:val="none" w:sz="0" w:space="0" w:color="auto"/>
      </w:divBdr>
    </w:div>
    <w:div w:id="243415731">
      <w:bodyDiv w:val="1"/>
      <w:marLeft w:val="0"/>
      <w:marRight w:val="0"/>
      <w:marTop w:val="0"/>
      <w:marBottom w:val="0"/>
      <w:divBdr>
        <w:top w:val="none" w:sz="0" w:space="0" w:color="auto"/>
        <w:left w:val="none" w:sz="0" w:space="0" w:color="auto"/>
        <w:bottom w:val="none" w:sz="0" w:space="0" w:color="auto"/>
        <w:right w:val="none" w:sz="0" w:space="0" w:color="auto"/>
      </w:divBdr>
    </w:div>
    <w:div w:id="244263625">
      <w:bodyDiv w:val="1"/>
      <w:marLeft w:val="0"/>
      <w:marRight w:val="0"/>
      <w:marTop w:val="0"/>
      <w:marBottom w:val="0"/>
      <w:divBdr>
        <w:top w:val="none" w:sz="0" w:space="0" w:color="auto"/>
        <w:left w:val="none" w:sz="0" w:space="0" w:color="auto"/>
        <w:bottom w:val="none" w:sz="0" w:space="0" w:color="auto"/>
        <w:right w:val="none" w:sz="0" w:space="0" w:color="auto"/>
      </w:divBdr>
    </w:div>
    <w:div w:id="244460047">
      <w:bodyDiv w:val="1"/>
      <w:marLeft w:val="0"/>
      <w:marRight w:val="0"/>
      <w:marTop w:val="0"/>
      <w:marBottom w:val="0"/>
      <w:divBdr>
        <w:top w:val="none" w:sz="0" w:space="0" w:color="auto"/>
        <w:left w:val="none" w:sz="0" w:space="0" w:color="auto"/>
        <w:bottom w:val="none" w:sz="0" w:space="0" w:color="auto"/>
        <w:right w:val="none" w:sz="0" w:space="0" w:color="auto"/>
      </w:divBdr>
    </w:div>
    <w:div w:id="244609374">
      <w:bodyDiv w:val="1"/>
      <w:marLeft w:val="0"/>
      <w:marRight w:val="0"/>
      <w:marTop w:val="0"/>
      <w:marBottom w:val="0"/>
      <w:divBdr>
        <w:top w:val="none" w:sz="0" w:space="0" w:color="auto"/>
        <w:left w:val="none" w:sz="0" w:space="0" w:color="auto"/>
        <w:bottom w:val="none" w:sz="0" w:space="0" w:color="auto"/>
        <w:right w:val="none" w:sz="0" w:space="0" w:color="auto"/>
      </w:divBdr>
    </w:div>
    <w:div w:id="244725920">
      <w:bodyDiv w:val="1"/>
      <w:marLeft w:val="0"/>
      <w:marRight w:val="0"/>
      <w:marTop w:val="0"/>
      <w:marBottom w:val="0"/>
      <w:divBdr>
        <w:top w:val="none" w:sz="0" w:space="0" w:color="auto"/>
        <w:left w:val="none" w:sz="0" w:space="0" w:color="auto"/>
        <w:bottom w:val="none" w:sz="0" w:space="0" w:color="auto"/>
        <w:right w:val="none" w:sz="0" w:space="0" w:color="auto"/>
      </w:divBdr>
    </w:div>
    <w:div w:id="247037108">
      <w:bodyDiv w:val="1"/>
      <w:marLeft w:val="0"/>
      <w:marRight w:val="0"/>
      <w:marTop w:val="0"/>
      <w:marBottom w:val="0"/>
      <w:divBdr>
        <w:top w:val="none" w:sz="0" w:space="0" w:color="auto"/>
        <w:left w:val="none" w:sz="0" w:space="0" w:color="auto"/>
        <w:bottom w:val="none" w:sz="0" w:space="0" w:color="auto"/>
        <w:right w:val="none" w:sz="0" w:space="0" w:color="auto"/>
      </w:divBdr>
    </w:div>
    <w:div w:id="247735841">
      <w:bodyDiv w:val="1"/>
      <w:marLeft w:val="0"/>
      <w:marRight w:val="0"/>
      <w:marTop w:val="0"/>
      <w:marBottom w:val="0"/>
      <w:divBdr>
        <w:top w:val="none" w:sz="0" w:space="0" w:color="auto"/>
        <w:left w:val="none" w:sz="0" w:space="0" w:color="auto"/>
        <w:bottom w:val="none" w:sz="0" w:space="0" w:color="auto"/>
        <w:right w:val="none" w:sz="0" w:space="0" w:color="auto"/>
      </w:divBdr>
    </w:div>
    <w:div w:id="248660473">
      <w:bodyDiv w:val="1"/>
      <w:marLeft w:val="0"/>
      <w:marRight w:val="0"/>
      <w:marTop w:val="0"/>
      <w:marBottom w:val="0"/>
      <w:divBdr>
        <w:top w:val="none" w:sz="0" w:space="0" w:color="auto"/>
        <w:left w:val="none" w:sz="0" w:space="0" w:color="auto"/>
        <w:bottom w:val="none" w:sz="0" w:space="0" w:color="auto"/>
        <w:right w:val="none" w:sz="0" w:space="0" w:color="auto"/>
      </w:divBdr>
    </w:div>
    <w:div w:id="248806546">
      <w:bodyDiv w:val="1"/>
      <w:marLeft w:val="0"/>
      <w:marRight w:val="0"/>
      <w:marTop w:val="0"/>
      <w:marBottom w:val="0"/>
      <w:divBdr>
        <w:top w:val="none" w:sz="0" w:space="0" w:color="auto"/>
        <w:left w:val="none" w:sz="0" w:space="0" w:color="auto"/>
        <w:bottom w:val="none" w:sz="0" w:space="0" w:color="auto"/>
        <w:right w:val="none" w:sz="0" w:space="0" w:color="auto"/>
      </w:divBdr>
    </w:div>
    <w:div w:id="249169268">
      <w:bodyDiv w:val="1"/>
      <w:marLeft w:val="0"/>
      <w:marRight w:val="0"/>
      <w:marTop w:val="0"/>
      <w:marBottom w:val="0"/>
      <w:divBdr>
        <w:top w:val="none" w:sz="0" w:space="0" w:color="auto"/>
        <w:left w:val="none" w:sz="0" w:space="0" w:color="auto"/>
        <w:bottom w:val="none" w:sz="0" w:space="0" w:color="auto"/>
        <w:right w:val="none" w:sz="0" w:space="0" w:color="auto"/>
      </w:divBdr>
    </w:div>
    <w:div w:id="250041764">
      <w:bodyDiv w:val="1"/>
      <w:marLeft w:val="0"/>
      <w:marRight w:val="0"/>
      <w:marTop w:val="0"/>
      <w:marBottom w:val="0"/>
      <w:divBdr>
        <w:top w:val="none" w:sz="0" w:space="0" w:color="auto"/>
        <w:left w:val="none" w:sz="0" w:space="0" w:color="auto"/>
        <w:bottom w:val="none" w:sz="0" w:space="0" w:color="auto"/>
        <w:right w:val="none" w:sz="0" w:space="0" w:color="auto"/>
      </w:divBdr>
    </w:div>
    <w:div w:id="250554595">
      <w:bodyDiv w:val="1"/>
      <w:marLeft w:val="0"/>
      <w:marRight w:val="0"/>
      <w:marTop w:val="0"/>
      <w:marBottom w:val="0"/>
      <w:divBdr>
        <w:top w:val="none" w:sz="0" w:space="0" w:color="auto"/>
        <w:left w:val="none" w:sz="0" w:space="0" w:color="auto"/>
        <w:bottom w:val="none" w:sz="0" w:space="0" w:color="auto"/>
        <w:right w:val="none" w:sz="0" w:space="0" w:color="auto"/>
      </w:divBdr>
    </w:div>
    <w:div w:id="250701127">
      <w:bodyDiv w:val="1"/>
      <w:marLeft w:val="0"/>
      <w:marRight w:val="0"/>
      <w:marTop w:val="0"/>
      <w:marBottom w:val="0"/>
      <w:divBdr>
        <w:top w:val="none" w:sz="0" w:space="0" w:color="auto"/>
        <w:left w:val="none" w:sz="0" w:space="0" w:color="auto"/>
        <w:bottom w:val="none" w:sz="0" w:space="0" w:color="auto"/>
        <w:right w:val="none" w:sz="0" w:space="0" w:color="auto"/>
      </w:divBdr>
    </w:div>
    <w:div w:id="251357091">
      <w:bodyDiv w:val="1"/>
      <w:marLeft w:val="0"/>
      <w:marRight w:val="0"/>
      <w:marTop w:val="0"/>
      <w:marBottom w:val="0"/>
      <w:divBdr>
        <w:top w:val="none" w:sz="0" w:space="0" w:color="auto"/>
        <w:left w:val="none" w:sz="0" w:space="0" w:color="auto"/>
        <w:bottom w:val="none" w:sz="0" w:space="0" w:color="auto"/>
        <w:right w:val="none" w:sz="0" w:space="0" w:color="auto"/>
      </w:divBdr>
    </w:div>
    <w:div w:id="251937542">
      <w:bodyDiv w:val="1"/>
      <w:marLeft w:val="0"/>
      <w:marRight w:val="0"/>
      <w:marTop w:val="0"/>
      <w:marBottom w:val="0"/>
      <w:divBdr>
        <w:top w:val="none" w:sz="0" w:space="0" w:color="auto"/>
        <w:left w:val="none" w:sz="0" w:space="0" w:color="auto"/>
        <w:bottom w:val="none" w:sz="0" w:space="0" w:color="auto"/>
        <w:right w:val="none" w:sz="0" w:space="0" w:color="auto"/>
      </w:divBdr>
    </w:div>
    <w:div w:id="253058207">
      <w:bodyDiv w:val="1"/>
      <w:marLeft w:val="0"/>
      <w:marRight w:val="0"/>
      <w:marTop w:val="0"/>
      <w:marBottom w:val="0"/>
      <w:divBdr>
        <w:top w:val="none" w:sz="0" w:space="0" w:color="auto"/>
        <w:left w:val="none" w:sz="0" w:space="0" w:color="auto"/>
        <w:bottom w:val="none" w:sz="0" w:space="0" w:color="auto"/>
        <w:right w:val="none" w:sz="0" w:space="0" w:color="auto"/>
      </w:divBdr>
    </w:div>
    <w:div w:id="253906147">
      <w:bodyDiv w:val="1"/>
      <w:marLeft w:val="0"/>
      <w:marRight w:val="0"/>
      <w:marTop w:val="0"/>
      <w:marBottom w:val="0"/>
      <w:divBdr>
        <w:top w:val="none" w:sz="0" w:space="0" w:color="auto"/>
        <w:left w:val="none" w:sz="0" w:space="0" w:color="auto"/>
        <w:bottom w:val="none" w:sz="0" w:space="0" w:color="auto"/>
        <w:right w:val="none" w:sz="0" w:space="0" w:color="auto"/>
      </w:divBdr>
    </w:div>
    <w:div w:id="254561674">
      <w:bodyDiv w:val="1"/>
      <w:marLeft w:val="0"/>
      <w:marRight w:val="0"/>
      <w:marTop w:val="0"/>
      <w:marBottom w:val="0"/>
      <w:divBdr>
        <w:top w:val="none" w:sz="0" w:space="0" w:color="auto"/>
        <w:left w:val="none" w:sz="0" w:space="0" w:color="auto"/>
        <w:bottom w:val="none" w:sz="0" w:space="0" w:color="auto"/>
        <w:right w:val="none" w:sz="0" w:space="0" w:color="auto"/>
      </w:divBdr>
    </w:div>
    <w:div w:id="256250866">
      <w:bodyDiv w:val="1"/>
      <w:marLeft w:val="0"/>
      <w:marRight w:val="0"/>
      <w:marTop w:val="0"/>
      <w:marBottom w:val="0"/>
      <w:divBdr>
        <w:top w:val="none" w:sz="0" w:space="0" w:color="auto"/>
        <w:left w:val="none" w:sz="0" w:space="0" w:color="auto"/>
        <w:bottom w:val="none" w:sz="0" w:space="0" w:color="auto"/>
        <w:right w:val="none" w:sz="0" w:space="0" w:color="auto"/>
      </w:divBdr>
    </w:div>
    <w:div w:id="258684735">
      <w:bodyDiv w:val="1"/>
      <w:marLeft w:val="0"/>
      <w:marRight w:val="0"/>
      <w:marTop w:val="0"/>
      <w:marBottom w:val="0"/>
      <w:divBdr>
        <w:top w:val="none" w:sz="0" w:space="0" w:color="auto"/>
        <w:left w:val="none" w:sz="0" w:space="0" w:color="auto"/>
        <w:bottom w:val="none" w:sz="0" w:space="0" w:color="auto"/>
        <w:right w:val="none" w:sz="0" w:space="0" w:color="auto"/>
      </w:divBdr>
    </w:div>
    <w:div w:id="258947241">
      <w:bodyDiv w:val="1"/>
      <w:marLeft w:val="0"/>
      <w:marRight w:val="0"/>
      <w:marTop w:val="0"/>
      <w:marBottom w:val="0"/>
      <w:divBdr>
        <w:top w:val="none" w:sz="0" w:space="0" w:color="auto"/>
        <w:left w:val="none" w:sz="0" w:space="0" w:color="auto"/>
        <w:bottom w:val="none" w:sz="0" w:space="0" w:color="auto"/>
        <w:right w:val="none" w:sz="0" w:space="0" w:color="auto"/>
      </w:divBdr>
    </w:div>
    <w:div w:id="259871869">
      <w:bodyDiv w:val="1"/>
      <w:marLeft w:val="0"/>
      <w:marRight w:val="0"/>
      <w:marTop w:val="0"/>
      <w:marBottom w:val="0"/>
      <w:divBdr>
        <w:top w:val="none" w:sz="0" w:space="0" w:color="auto"/>
        <w:left w:val="none" w:sz="0" w:space="0" w:color="auto"/>
        <w:bottom w:val="none" w:sz="0" w:space="0" w:color="auto"/>
        <w:right w:val="none" w:sz="0" w:space="0" w:color="auto"/>
      </w:divBdr>
    </w:div>
    <w:div w:id="260457184">
      <w:bodyDiv w:val="1"/>
      <w:marLeft w:val="0"/>
      <w:marRight w:val="0"/>
      <w:marTop w:val="0"/>
      <w:marBottom w:val="0"/>
      <w:divBdr>
        <w:top w:val="none" w:sz="0" w:space="0" w:color="auto"/>
        <w:left w:val="none" w:sz="0" w:space="0" w:color="auto"/>
        <w:bottom w:val="none" w:sz="0" w:space="0" w:color="auto"/>
        <w:right w:val="none" w:sz="0" w:space="0" w:color="auto"/>
      </w:divBdr>
    </w:div>
    <w:div w:id="261838102">
      <w:bodyDiv w:val="1"/>
      <w:marLeft w:val="0"/>
      <w:marRight w:val="0"/>
      <w:marTop w:val="0"/>
      <w:marBottom w:val="0"/>
      <w:divBdr>
        <w:top w:val="none" w:sz="0" w:space="0" w:color="auto"/>
        <w:left w:val="none" w:sz="0" w:space="0" w:color="auto"/>
        <w:bottom w:val="none" w:sz="0" w:space="0" w:color="auto"/>
        <w:right w:val="none" w:sz="0" w:space="0" w:color="auto"/>
      </w:divBdr>
    </w:div>
    <w:div w:id="262961416">
      <w:bodyDiv w:val="1"/>
      <w:marLeft w:val="0"/>
      <w:marRight w:val="0"/>
      <w:marTop w:val="0"/>
      <w:marBottom w:val="0"/>
      <w:divBdr>
        <w:top w:val="none" w:sz="0" w:space="0" w:color="auto"/>
        <w:left w:val="none" w:sz="0" w:space="0" w:color="auto"/>
        <w:bottom w:val="none" w:sz="0" w:space="0" w:color="auto"/>
        <w:right w:val="none" w:sz="0" w:space="0" w:color="auto"/>
      </w:divBdr>
    </w:div>
    <w:div w:id="263801933">
      <w:bodyDiv w:val="1"/>
      <w:marLeft w:val="0"/>
      <w:marRight w:val="0"/>
      <w:marTop w:val="0"/>
      <w:marBottom w:val="0"/>
      <w:divBdr>
        <w:top w:val="none" w:sz="0" w:space="0" w:color="auto"/>
        <w:left w:val="none" w:sz="0" w:space="0" w:color="auto"/>
        <w:bottom w:val="none" w:sz="0" w:space="0" w:color="auto"/>
        <w:right w:val="none" w:sz="0" w:space="0" w:color="auto"/>
      </w:divBdr>
    </w:div>
    <w:div w:id="264070965">
      <w:bodyDiv w:val="1"/>
      <w:marLeft w:val="0"/>
      <w:marRight w:val="0"/>
      <w:marTop w:val="0"/>
      <w:marBottom w:val="0"/>
      <w:divBdr>
        <w:top w:val="none" w:sz="0" w:space="0" w:color="auto"/>
        <w:left w:val="none" w:sz="0" w:space="0" w:color="auto"/>
        <w:bottom w:val="none" w:sz="0" w:space="0" w:color="auto"/>
        <w:right w:val="none" w:sz="0" w:space="0" w:color="auto"/>
      </w:divBdr>
    </w:div>
    <w:div w:id="265574431">
      <w:bodyDiv w:val="1"/>
      <w:marLeft w:val="0"/>
      <w:marRight w:val="0"/>
      <w:marTop w:val="0"/>
      <w:marBottom w:val="0"/>
      <w:divBdr>
        <w:top w:val="none" w:sz="0" w:space="0" w:color="auto"/>
        <w:left w:val="none" w:sz="0" w:space="0" w:color="auto"/>
        <w:bottom w:val="none" w:sz="0" w:space="0" w:color="auto"/>
        <w:right w:val="none" w:sz="0" w:space="0" w:color="auto"/>
      </w:divBdr>
    </w:div>
    <w:div w:id="266542534">
      <w:bodyDiv w:val="1"/>
      <w:marLeft w:val="0"/>
      <w:marRight w:val="0"/>
      <w:marTop w:val="0"/>
      <w:marBottom w:val="0"/>
      <w:divBdr>
        <w:top w:val="none" w:sz="0" w:space="0" w:color="auto"/>
        <w:left w:val="none" w:sz="0" w:space="0" w:color="auto"/>
        <w:bottom w:val="none" w:sz="0" w:space="0" w:color="auto"/>
        <w:right w:val="none" w:sz="0" w:space="0" w:color="auto"/>
      </w:divBdr>
    </w:div>
    <w:div w:id="267203765">
      <w:bodyDiv w:val="1"/>
      <w:marLeft w:val="0"/>
      <w:marRight w:val="0"/>
      <w:marTop w:val="0"/>
      <w:marBottom w:val="0"/>
      <w:divBdr>
        <w:top w:val="none" w:sz="0" w:space="0" w:color="auto"/>
        <w:left w:val="none" w:sz="0" w:space="0" w:color="auto"/>
        <w:bottom w:val="none" w:sz="0" w:space="0" w:color="auto"/>
        <w:right w:val="none" w:sz="0" w:space="0" w:color="auto"/>
      </w:divBdr>
    </w:div>
    <w:div w:id="267273818">
      <w:bodyDiv w:val="1"/>
      <w:marLeft w:val="0"/>
      <w:marRight w:val="0"/>
      <w:marTop w:val="0"/>
      <w:marBottom w:val="0"/>
      <w:divBdr>
        <w:top w:val="none" w:sz="0" w:space="0" w:color="auto"/>
        <w:left w:val="none" w:sz="0" w:space="0" w:color="auto"/>
        <w:bottom w:val="none" w:sz="0" w:space="0" w:color="auto"/>
        <w:right w:val="none" w:sz="0" w:space="0" w:color="auto"/>
      </w:divBdr>
    </w:div>
    <w:div w:id="267546400">
      <w:bodyDiv w:val="1"/>
      <w:marLeft w:val="0"/>
      <w:marRight w:val="0"/>
      <w:marTop w:val="0"/>
      <w:marBottom w:val="0"/>
      <w:divBdr>
        <w:top w:val="none" w:sz="0" w:space="0" w:color="auto"/>
        <w:left w:val="none" w:sz="0" w:space="0" w:color="auto"/>
        <w:bottom w:val="none" w:sz="0" w:space="0" w:color="auto"/>
        <w:right w:val="none" w:sz="0" w:space="0" w:color="auto"/>
      </w:divBdr>
    </w:div>
    <w:div w:id="267851501">
      <w:bodyDiv w:val="1"/>
      <w:marLeft w:val="0"/>
      <w:marRight w:val="0"/>
      <w:marTop w:val="0"/>
      <w:marBottom w:val="0"/>
      <w:divBdr>
        <w:top w:val="none" w:sz="0" w:space="0" w:color="auto"/>
        <w:left w:val="none" w:sz="0" w:space="0" w:color="auto"/>
        <w:bottom w:val="none" w:sz="0" w:space="0" w:color="auto"/>
        <w:right w:val="none" w:sz="0" w:space="0" w:color="auto"/>
      </w:divBdr>
    </w:div>
    <w:div w:id="267934747">
      <w:bodyDiv w:val="1"/>
      <w:marLeft w:val="0"/>
      <w:marRight w:val="0"/>
      <w:marTop w:val="0"/>
      <w:marBottom w:val="0"/>
      <w:divBdr>
        <w:top w:val="none" w:sz="0" w:space="0" w:color="auto"/>
        <w:left w:val="none" w:sz="0" w:space="0" w:color="auto"/>
        <w:bottom w:val="none" w:sz="0" w:space="0" w:color="auto"/>
        <w:right w:val="none" w:sz="0" w:space="0" w:color="auto"/>
      </w:divBdr>
    </w:div>
    <w:div w:id="268245040">
      <w:bodyDiv w:val="1"/>
      <w:marLeft w:val="0"/>
      <w:marRight w:val="0"/>
      <w:marTop w:val="0"/>
      <w:marBottom w:val="0"/>
      <w:divBdr>
        <w:top w:val="none" w:sz="0" w:space="0" w:color="auto"/>
        <w:left w:val="none" w:sz="0" w:space="0" w:color="auto"/>
        <w:bottom w:val="none" w:sz="0" w:space="0" w:color="auto"/>
        <w:right w:val="none" w:sz="0" w:space="0" w:color="auto"/>
      </w:divBdr>
    </w:div>
    <w:div w:id="268509069">
      <w:bodyDiv w:val="1"/>
      <w:marLeft w:val="0"/>
      <w:marRight w:val="0"/>
      <w:marTop w:val="0"/>
      <w:marBottom w:val="0"/>
      <w:divBdr>
        <w:top w:val="none" w:sz="0" w:space="0" w:color="auto"/>
        <w:left w:val="none" w:sz="0" w:space="0" w:color="auto"/>
        <w:bottom w:val="none" w:sz="0" w:space="0" w:color="auto"/>
        <w:right w:val="none" w:sz="0" w:space="0" w:color="auto"/>
      </w:divBdr>
    </w:div>
    <w:div w:id="268780644">
      <w:bodyDiv w:val="1"/>
      <w:marLeft w:val="0"/>
      <w:marRight w:val="0"/>
      <w:marTop w:val="0"/>
      <w:marBottom w:val="0"/>
      <w:divBdr>
        <w:top w:val="none" w:sz="0" w:space="0" w:color="auto"/>
        <w:left w:val="none" w:sz="0" w:space="0" w:color="auto"/>
        <w:bottom w:val="none" w:sz="0" w:space="0" w:color="auto"/>
        <w:right w:val="none" w:sz="0" w:space="0" w:color="auto"/>
      </w:divBdr>
    </w:div>
    <w:div w:id="269170702">
      <w:bodyDiv w:val="1"/>
      <w:marLeft w:val="0"/>
      <w:marRight w:val="0"/>
      <w:marTop w:val="0"/>
      <w:marBottom w:val="0"/>
      <w:divBdr>
        <w:top w:val="none" w:sz="0" w:space="0" w:color="auto"/>
        <w:left w:val="none" w:sz="0" w:space="0" w:color="auto"/>
        <w:bottom w:val="none" w:sz="0" w:space="0" w:color="auto"/>
        <w:right w:val="none" w:sz="0" w:space="0" w:color="auto"/>
      </w:divBdr>
    </w:div>
    <w:div w:id="269244359">
      <w:bodyDiv w:val="1"/>
      <w:marLeft w:val="0"/>
      <w:marRight w:val="0"/>
      <w:marTop w:val="0"/>
      <w:marBottom w:val="0"/>
      <w:divBdr>
        <w:top w:val="none" w:sz="0" w:space="0" w:color="auto"/>
        <w:left w:val="none" w:sz="0" w:space="0" w:color="auto"/>
        <w:bottom w:val="none" w:sz="0" w:space="0" w:color="auto"/>
        <w:right w:val="none" w:sz="0" w:space="0" w:color="auto"/>
      </w:divBdr>
    </w:div>
    <w:div w:id="269320042">
      <w:bodyDiv w:val="1"/>
      <w:marLeft w:val="0"/>
      <w:marRight w:val="0"/>
      <w:marTop w:val="0"/>
      <w:marBottom w:val="0"/>
      <w:divBdr>
        <w:top w:val="none" w:sz="0" w:space="0" w:color="auto"/>
        <w:left w:val="none" w:sz="0" w:space="0" w:color="auto"/>
        <w:bottom w:val="none" w:sz="0" w:space="0" w:color="auto"/>
        <w:right w:val="none" w:sz="0" w:space="0" w:color="auto"/>
      </w:divBdr>
    </w:div>
    <w:div w:id="269902300">
      <w:bodyDiv w:val="1"/>
      <w:marLeft w:val="0"/>
      <w:marRight w:val="0"/>
      <w:marTop w:val="0"/>
      <w:marBottom w:val="0"/>
      <w:divBdr>
        <w:top w:val="none" w:sz="0" w:space="0" w:color="auto"/>
        <w:left w:val="none" w:sz="0" w:space="0" w:color="auto"/>
        <w:bottom w:val="none" w:sz="0" w:space="0" w:color="auto"/>
        <w:right w:val="none" w:sz="0" w:space="0" w:color="auto"/>
      </w:divBdr>
    </w:div>
    <w:div w:id="270861314">
      <w:bodyDiv w:val="1"/>
      <w:marLeft w:val="0"/>
      <w:marRight w:val="0"/>
      <w:marTop w:val="0"/>
      <w:marBottom w:val="0"/>
      <w:divBdr>
        <w:top w:val="none" w:sz="0" w:space="0" w:color="auto"/>
        <w:left w:val="none" w:sz="0" w:space="0" w:color="auto"/>
        <w:bottom w:val="none" w:sz="0" w:space="0" w:color="auto"/>
        <w:right w:val="none" w:sz="0" w:space="0" w:color="auto"/>
      </w:divBdr>
    </w:div>
    <w:div w:id="272829146">
      <w:bodyDiv w:val="1"/>
      <w:marLeft w:val="0"/>
      <w:marRight w:val="0"/>
      <w:marTop w:val="0"/>
      <w:marBottom w:val="0"/>
      <w:divBdr>
        <w:top w:val="none" w:sz="0" w:space="0" w:color="auto"/>
        <w:left w:val="none" w:sz="0" w:space="0" w:color="auto"/>
        <w:bottom w:val="none" w:sz="0" w:space="0" w:color="auto"/>
        <w:right w:val="none" w:sz="0" w:space="0" w:color="auto"/>
      </w:divBdr>
    </w:div>
    <w:div w:id="272904072">
      <w:bodyDiv w:val="1"/>
      <w:marLeft w:val="0"/>
      <w:marRight w:val="0"/>
      <w:marTop w:val="0"/>
      <w:marBottom w:val="0"/>
      <w:divBdr>
        <w:top w:val="none" w:sz="0" w:space="0" w:color="auto"/>
        <w:left w:val="none" w:sz="0" w:space="0" w:color="auto"/>
        <w:bottom w:val="none" w:sz="0" w:space="0" w:color="auto"/>
        <w:right w:val="none" w:sz="0" w:space="0" w:color="auto"/>
      </w:divBdr>
    </w:div>
    <w:div w:id="273288840">
      <w:bodyDiv w:val="1"/>
      <w:marLeft w:val="0"/>
      <w:marRight w:val="0"/>
      <w:marTop w:val="0"/>
      <w:marBottom w:val="0"/>
      <w:divBdr>
        <w:top w:val="none" w:sz="0" w:space="0" w:color="auto"/>
        <w:left w:val="none" w:sz="0" w:space="0" w:color="auto"/>
        <w:bottom w:val="none" w:sz="0" w:space="0" w:color="auto"/>
        <w:right w:val="none" w:sz="0" w:space="0" w:color="auto"/>
      </w:divBdr>
    </w:div>
    <w:div w:id="273481824">
      <w:bodyDiv w:val="1"/>
      <w:marLeft w:val="0"/>
      <w:marRight w:val="0"/>
      <w:marTop w:val="0"/>
      <w:marBottom w:val="0"/>
      <w:divBdr>
        <w:top w:val="none" w:sz="0" w:space="0" w:color="auto"/>
        <w:left w:val="none" w:sz="0" w:space="0" w:color="auto"/>
        <w:bottom w:val="none" w:sz="0" w:space="0" w:color="auto"/>
        <w:right w:val="none" w:sz="0" w:space="0" w:color="auto"/>
      </w:divBdr>
    </w:div>
    <w:div w:id="274289287">
      <w:bodyDiv w:val="1"/>
      <w:marLeft w:val="0"/>
      <w:marRight w:val="0"/>
      <w:marTop w:val="0"/>
      <w:marBottom w:val="0"/>
      <w:divBdr>
        <w:top w:val="none" w:sz="0" w:space="0" w:color="auto"/>
        <w:left w:val="none" w:sz="0" w:space="0" w:color="auto"/>
        <w:bottom w:val="none" w:sz="0" w:space="0" w:color="auto"/>
        <w:right w:val="none" w:sz="0" w:space="0" w:color="auto"/>
      </w:divBdr>
    </w:div>
    <w:div w:id="274407818">
      <w:bodyDiv w:val="1"/>
      <w:marLeft w:val="0"/>
      <w:marRight w:val="0"/>
      <w:marTop w:val="0"/>
      <w:marBottom w:val="0"/>
      <w:divBdr>
        <w:top w:val="none" w:sz="0" w:space="0" w:color="auto"/>
        <w:left w:val="none" w:sz="0" w:space="0" w:color="auto"/>
        <w:bottom w:val="none" w:sz="0" w:space="0" w:color="auto"/>
        <w:right w:val="none" w:sz="0" w:space="0" w:color="auto"/>
      </w:divBdr>
    </w:div>
    <w:div w:id="274604114">
      <w:bodyDiv w:val="1"/>
      <w:marLeft w:val="0"/>
      <w:marRight w:val="0"/>
      <w:marTop w:val="0"/>
      <w:marBottom w:val="0"/>
      <w:divBdr>
        <w:top w:val="none" w:sz="0" w:space="0" w:color="auto"/>
        <w:left w:val="none" w:sz="0" w:space="0" w:color="auto"/>
        <w:bottom w:val="none" w:sz="0" w:space="0" w:color="auto"/>
        <w:right w:val="none" w:sz="0" w:space="0" w:color="auto"/>
      </w:divBdr>
    </w:div>
    <w:div w:id="275917444">
      <w:bodyDiv w:val="1"/>
      <w:marLeft w:val="0"/>
      <w:marRight w:val="0"/>
      <w:marTop w:val="0"/>
      <w:marBottom w:val="0"/>
      <w:divBdr>
        <w:top w:val="none" w:sz="0" w:space="0" w:color="auto"/>
        <w:left w:val="none" w:sz="0" w:space="0" w:color="auto"/>
        <w:bottom w:val="none" w:sz="0" w:space="0" w:color="auto"/>
        <w:right w:val="none" w:sz="0" w:space="0" w:color="auto"/>
      </w:divBdr>
    </w:div>
    <w:div w:id="276177004">
      <w:bodyDiv w:val="1"/>
      <w:marLeft w:val="0"/>
      <w:marRight w:val="0"/>
      <w:marTop w:val="0"/>
      <w:marBottom w:val="0"/>
      <w:divBdr>
        <w:top w:val="none" w:sz="0" w:space="0" w:color="auto"/>
        <w:left w:val="none" w:sz="0" w:space="0" w:color="auto"/>
        <w:bottom w:val="none" w:sz="0" w:space="0" w:color="auto"/>
        <w:right w:val="none" w:sz="0" w:space="0" w:color="auto"/>
      </w:divBdr>
    </w:div>
    <w:div w:id="276177651">
      <w:bodyDiv w:val="1"/>
      <w:marLeft w:val="0"/>
      <w:marRight w:val="0"/>
      <w:marTop w:val="0"/>
      <w:marBottom w:val="0"/>
      <w:divBdr>
        <w:top w:val="none" w:sz="0" w:space="0" w:color="auto"/>
        <w:left w:val="none" w:sz="0" w:space="0" w:color="auto"/>
        <w:bottom w:val="none" w:sz="0" w:space="0" w:color="auto"/>
        <w:right w:val="none" w:sz="0" w:space="0" w:color="auto"/>
      </w:divBdr>
    </w:div>
    <w:div w:id="276330580">
      <w:bodyDiv w:val="1"/>
      <w:marLeft w:val="0"/>
      <w:marRight w:val="0"/>
      <w:marTop w:val="0"/>
      <w:marBottom w:val="0"/>
      <w:divBdr>
        <w:top w:val="none" w:sz="0" w:space="0" w:color="auto"/>
        <w:left w:val="none" w:sz="0" w:space="0" w:color="auto"/>
        <w:bottom w:val="none" w:sz="0" w:space="0" w:color="auto"/>
        <w:right w:val="none" w:sz="0" w:space="0" w:color="auto"/>
      </w:divBdr>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77418033">
      <w:bodyDiv w:val="1"/>
      <w:marLeft w:val="0"/>
      <w:marRight w:val="0"/>
      <w:marTop w:val="0"/>
      <w:marBottom w:val="0"/>
      <w:divBdr>
        <w:top w:val="none" w:sz="0" w:space="0" w:color="auto"/>
        <w:left w:val="none" w:sz="0" w:space="0" w:color="auto"/>
        <w:bottom w:val="none" w:sz="0" w:space="0" w:color="auto"/>
        <w:right w:val="none" w:sz="0" w:space="0" w:color="auto"/>
      </w:divBdr>
    </w:div>
    <w:div w:id="277610934">
      <w:bodyDiv w:val="1"/>
      <w:marLeft w:val="0"/>
      <w:marRight w:val="0"/>
      <w:marTop w:val="0"/>
      <w:marBottom w:val="0"/>
      <w:divBdr>
        <w:top w:val="none" w:sz="0" w:space="0" w:color="auto"/>
        <w:left w:val="none" w:sz="0" w:space="0" w:color="auto"/>
        <w:bottom w:val="none" w:sz="0" w:space="0" w:color="auto"/>
        <w:right w:val="none" w:sz="0" w:space="0" w:color="auto"/>
      </w:divBdr>
    </w:div>
    <w:div w:id="278266049">
      <w:bodyDiv w:val="1"/>
      <w:marLeft w:val="0"/>
      <w:marRight w:val="0"/>
      <w:marTop w:val="0"/>
      <w:marBottom w:val="0"/>
      <w:divBdr>
        <w:top w:val="none" w:sz="0" w:space="0" w:color="auto"/>
        <w:left w:val="none" w:sz="0" w:space="0" w:color="auto"/>
        <w:bottom w:val="none" w:sz="0" w:space="0" w:color="auto"/>
        <w:right w:val="none" w:sz="0" w:space="0" w:color="auto"/>
      </w:divBdr>
    </w:div>
    <w:div w:id="279531886">
      <w:bodyDiv w:val="1"/>
      <w:marLeft w:val="0"/>
      <w:marRight w:val="0"/>
      <w:marTop w:val="0"/>
      <w:marBottom w:val="0"/>
      <w:divBdr>
        <w:top w:val="none" w:sz="0" w:space="0" w:color="auto"/>
        <w:left w:val="none" w:sz="0" w:space="0" w:color="auto"/>
        <w:bottom w:val="none" w:sz="0" w:space="0" w:color="auto"/>
        <w:right w:val="none" w:sz="0" w:space="0" w:color="auto"/>
      </w:divBdr>
    </w:div>
    <w:div w:id="279606227">
      <w:bodyDiv w:val="1"/>
      <w:marLeft w:val="0"/>
      <w:marRight w:val="0"/>
      <w:marTop w:val="0"/>
      <w:marBottom w:val="0"/>
      <w:divBdr>
        <w:top w:val="none" w:sz="0" w:space="0" w:color="auto"/>
        <w:left w:val="none" w:sz="0" w:space="0" w:color="auto"/>
        <w:bottom w:val="none" w:sz="0" w:space="0" w:color="auto"/>
        <w:right w:val="none" w:sz="0" w:space="0" w:color="auto"/>
      </w:divBdr>
    </w:div>
    <w:div w:id="280495524">
      <w:bodyDiv w:val="1"/>
      <w:marLeft w:val="0"/>
      <w:marRight w:val="0"/>
      <w:marTop w:val="0"/>
      <w:marBottom w:val="0"/>
      <w:divBdr>
        <w:top w:val="none" w:sz="0" w:space="0" w:color="auto"/>
        <w:left w:val="none" w:sz="0" w:space="0" w:color="auto"/>
        <w:bottom w:val="none" w:sz="0" w:space="0" w:color="auto"/>
        <w:right w:val="none" w:sz="0" w:space="0" w:color="auto"/>
      </w:divBdr>
    </w:div>
    <w:div w:id="280770992">
      <w:bodyDiv w:val="1"/>
      <w:marLeft w:val="0"/>
      <w:marRight w:val="0"/>
      <w:marTop w:val="0"/>
      <w:marBottom w:val="0"/>
      <w:divBdr>
        <w:top w:val="none" w:sz="0" w:space="0" w:color="auto"/>
        <w:left w:val="none" w:sz="0" w:space="0" w:color="auto"/>
        <w:bottom w:val="none" w:sz="0" w:space="0" w:color="auto"/>
        <w:right w:val="none" w:sz="0" w:space="0" w:color="auto"/>
      </w:divBdr>
    </w:div>
    <w:div w:id="281233712">
      <w:bodyDiv w:val="1"/>
      <w:marLeft w:val="0"/>
      <w:marRight w:val="0"/>
      <w:marTop w:val="0"/>
      <w:marBottom w:val="0"/>
      <w:divBdr>
        <w:top w:val="none" w:sz="0" w:space="0" w:color="auto"/>
        <w:left w:val="none" w:sz="0" w:space="0" w:color="auto"/>
        <w:bottom w:val="none" w:sz="0" w:space="0" w:color="auto"/>
        <w:right w:val="none" w:sz="0" w:space="0" w:color="auto"/>
      </w:divBdr>
    </w:div>
    <w:div w:id="281766197">
      <w:bodyDiv w:val="1"/>
      <w:marLeft w:val="0"/>
      <w:marRight w:val="0"/>
      <w:marTop w:val="0"/>
      <w:marBottom w:val="0"/>
      <w:divBdr>
        <w:top w:val="none" w:sz="0" w:space="0" w:color="auto"/>
        <w:left w:val="none" w:sz="0" w:space="0" w:color="auto"/>
        <w:bottom w:val="none" w:sz="0" w:space="0" w:color="auto"/>
        <w:right w:val="none" w:sz="0" w:space="0" w:color="auto"/>
      </w:divBdr>
    </w:div>
    <w:div w:id="282662408">
      <w:bodyDiv w:val="1"/>
      <w:marLeft w:val="0"/>
      <w:marRight w:val="0"/>
      <w:marTop w:val="0"/>
      <w:marBottom w:val="0"/>
      <w:divBdr>
        <w:top w:val="none" w:sz="0" w:space="0" w:color="auto"/>
        <w:left w:val="none" w:sz="0" w:space="0" w:color="auto"/>
        <w:bottom w:val="none" w:sz="0" w:space="0" w:color="auto"/>
        <w:right w:val="none" w:sz="0" w:space="0" w:color="auto"/>
      </w:divBdr>
    </w:div>
    <w:div w:id="283191432">
      <w:bodyDiv w:val="1"/>
      <w:marLeft w:val="0"/>
      <w:marRight w:val="0"/>
      <w:marTop w:val="0"/>
      <w:marBottom w:val="0"/>
      <w:divBdr>
        <w:top w:val="none" w:sz="0" w:space="0" w:color="auto"/>
        <w:left w:val="none" w:sz="0" w:space="0" w:color="auto"/>
        <w:bottom w:val="none" w:sz="0" w:space="0" w:color="auto"/>
        <w:right w:val="none" w:sz="0" w:space="0" w:color="auto"/>
      </w:divBdr>
    </w:div>
    <w:div w:id="283315182">
      <w:bodyDiv w:val="1"/>
      <w:marLeft w:val="0"/>
      <w:marRight w:val="0"/>
      <w:marTop w:val="0"/>
      <w:marBottom w:val="0"/>
      <w:divBdr>
        <w:top w:val="none" w:sz="0" w:space="0" w:color="auto"/>
        <w:left w:val="none" w:sz="0" w:space="0" w:color="auto"/>
        <w:bottom w:val="none" w:sz="0" w:space="0" w:color="auto"/>
        <w:right w:val="none" w:sz="0" w:space="0" w:color="auto"/>
      </w:divBdr>
    </w:div>
    <w:div w:id="283389992">
      <w:bodyDiv w:val="1"/>
      <w:marLeft w:val="0"/>
      <w:marRight w:val="0"/>
      <w:marTop w:val="0"/>
      <w:marBottom w:val="0"/>
      <w:divBdr>
        <w:top w:val="none" w:sz="0" w:space="0" w:color="auto"/>
        <w:left w:val="none" w:sz="0" w:space="0" w:color="auto"/>
        <w:bottom w:val="none" w:sz="0" w:space="0" w:color="auto"/>
        <w:right w:val="none" w:sz="0" w:space="0" w:color="auto"/>
      </w:divBdr>
    </w:div>
    <w:div w:id="284123316">
      <w:bodyDiv w:val="1"/>
      <w:marLeft w:val="0"/>
      <w:marRight w:val="0"/>
      <w:marTop w:val="0"/>
      <w:marBottom w:val="0"/>
      <w:divBdr>
        <w:top w:val="none" w:sz="0" w:space="0" w:color="auto"/>
        <w:left w:val="none" w:sz="0" w:space="0" w:color="auto"/>
        <w:bottom w:val="none" w:sz="0" w:space="0" w:color="auto"/>
        <w:right w:val="none" w:sz="0" w:space="0" w:color="auto"/>
      </w:divBdr>
    </w:div>
    <w:div w:id="284392228">
      <w:bodyDiv w:val="1"/>
      <w:marLeft w:val="0"/>
      <w:marRight w:val="0"/>
      <w:marTop w:val="0"/>
      <w:marBottom w:val="0"/>
      <w:divBdr>
        <w:top w:val="none" w:sz="0" w:space="0" w:color="auto"/>
        <w:left w:val="none" w:sz="0" w:space="0" w:color="auto"/>
        <w:bottom w:val="none" w:sz="0" w:space="0" w:color="auto"/>
        <w:right w:val="none" w:sz="0" w:space="0" w:color="auto"/>
      </w:divBdr>
    </w:div>
    <w:div w:id="285702467">
      <w:bodyDiv w:val="1"/>
      <w:marLeft w:val="0"/>
      <w:marRight w:val="0"/>
      <w:marTop w:val="0"/>
      <w:marBottom w:val="0"/>
      <w:divBdr>
        <w:top w:val="none" w:sz="0" w:space="0" w:color="auto"/>
        <w:left w:val="none" w:sz="0" w:space="0" w:color="auto"/>
        <w:bottom w:val="none" w:sz="0" w:space="0" w:color="auto"/>
        <w:right w:val="none" w:sz="0" w:space="0" w:color="auto"/>
      </w:divBdr>
    </w:div>
    <w:div w:id="286666799">
      <w:bodyDiv w:val="1"/>
      <w:marLeft w:val="0"/>
      <w:marRight w:val="0"/>
      <w:marTop w:val="0"/>
      <w:marBottom w:val="0"/>
      <w:divBdr>
        <w:top w:val="none" w:sz="0" w:space="0" w:color="auto"/>
        <w:left w:val="none" w:sz="0" w:space="0" w:color="auto"/>
        <w:bottom w:val="none" w:sz="0" w:space="0" w:color="auto"/>
        <w:right w:val="none" w:sz="0" w:space="0" w:color="auto"/>
      </w:divBdr>
    </w:div>
    <w:div w:id="286738766">
      <w:bodyDiv w:val="1"/>
      <w:marLeft w:val="0"/>
      <w:marRight w:val="0"/>
      <w:marTop w:val="0"/>
      <w:marBottom w:val="0"/>
      <w:divBdr>
        <w:top w:val="none" w:sz="0" w:space="0" w:color="auto"/>
        <w:left w:val="none" w:sz="0" w:space="0" w:color="auto"/>
        <w:bottom w:val="none" w:sz="0" w:space="0" w:color="auto"/>
        <w:right w:val="none" w:sz="0" w:space="0" w:color="auto"/>
      </w:divBdr>
    </w:div>
    <w:div w:id="286741700">
      <w:bodyDiv w:val="1"/>
      <w:marLeft w:val="0"/>
      <w:marRight w:val="0"/>
      <w:marTop w:val="0"/>
      <w:marBottom w:val="0"/>
      <w:divBdr>
        <w:top w:val="none" w:sz="0" w:space="0" w:color="auto"/>
        <w:left w:val="none" w:sz="0" w:space="0" w:color="auto"/>
        <w:bottom w:val="none" w:sz="0" w:space="0" w:color="auto"/>
        <w:right w:val="none" w:sz="0" w:space="0" w:color="auto"/>
      </w:divBdr>
    </w:div>
    <w:div w:id="287006118">
      <w:bodyDiv w:val="1"/>
      <w:marLeft w:val="0"/>
      <w:marRight w:val="0"/>
      <w:marTop w:val="0"/>
      <w:marBottom w:val="0"/>
      <w:divBdr>
        <w:top w:val="none" w:sz="0" w:space="0" w:color="auto"/>
        <w:left w:val="none" w:sz="0" w:space="0" w:color="auto"/>
        <w:bottom w:val="none" w:sz="0" w:space="0" w:color="auto"/>
        <w:right w:val="none" w:sz="0" w:space="0" w:color="auto"/>
      </w:divBdr>
    </w:div>
    <w:div w:id="287856532">
      <w:bodyDiv w:val="1"/>
      <w:marLeft w:val="0"/>
      <w:marRight w:val="0"/>
      <w:marTop w:val="0"/>
      <w:marBottom w:val="0"/>
      <w:divBdr>
        <w:top w:val="none" w:sz="0" w:space="0" w:color="auto"/>
        <w:left w:val="none" w:sz="0" w:space="0" w:color="auto"/>
        <w:bottom w:val="none" w:sz="0" w:space="0" w:color="auto"/>
        <w:right w:val="none" w:sz="0" w:space="0" w:color="auto"/>
      </w:divBdr>
    </w:div>
    <w:div w:id="287903778">
      <w:bodyDiv w:val="1"/>
      <w:marLeft w:val="0"/>
      <w:marRight w:val="0"/>
      <w:marTop w:val="0"/>
      <w:marBottom w:val="0"/>
      <w:divBdr>
        <w:top w:val="none" w:sz="0" w:space="0" w:color="auto"/>
        <w:left w:val="none" w:sz="0" w:space="0" w:color="auto"/>
        <w:bottom w:val="none" w:sz="0" w:space="0" w:color="auto"/>
        <w:right w:val="none" w:sz="0" w:space="0" w:color="auto"/>
      </w:divBdr>
    </w:div>
    <w:div w:id="287977684">
      <w:bodyDiv w:val="1"/>
      <w:marLeft w:val="0"/>
      <w:marRight w:val="0"/>
      <w:marTop w:val="0"/>
      <w:marBottom w:val="0"/>
      <w:divBdr>
        <w:top w:val="none" w:sz="0" w:space="0" w:color="auto"/>
        <w:left w:val="none" w:sz="0" w:space="0" w:color="auto"/>
        <w:bottom w:val="none" w:sz="0" w:space="0" w:color="auto"/>
        <w:right w:val="none" w:sz="0" w:space="0" w:color="auto"/>
      </w:divBdr>
    </w:div>
    <w:div w:id="288441519">
      <w:bodyDiv w:val="1"/>
      <w:marLeft w:val="0"/>
      <w:marRight w:val="0"/>
      <w:marTop w:val="0"/>
      <w:marBottom w:val="0"/>
      <w:divBdr>
        <w:top w:val="none" w:sz="0" w:space="0" w:color="auto"/>
        <w:left w:val="none" w:sz="0" w:space="0" w:color="auto"/>
        <w:bottom w:val="none" w:sz="0" w:space="0" w:color="auto"/>
        <w:right w:val="none" w:sz="0" w:space="0" w:color="auto"/>
      </w:divBdr>
    </w:div>
    <w:div w:id="289170163">
      <w:bodyDiv w:val="1"/>
      <w:marLeft w:val="0"/>
      <w:marRight w:val="0"/>
      <w:marTop w:val="0"/>
      <w:marBottom w:val="0"/>
      <w:divBdr>
        <w:top w:val="none" w:sz="0" w:space="0" w:color="auto"/>
        <w:left w:val="none" w:sz="0" w:space="0" w:color="auto"/>
        <w:bottom w:val="none" w:sz="0" w:space="0" w:color="auto"/>
        <w:right w:val="none" w:sz="0" w:space="0" w:color="auto"/>
      </w:divBdr>
    </w:div>
    <w:div w:id="289407758">
      <w:bodyDiv w:val="1"/>
      <w:marLeft w:val="0"/>
      <w:marRight w:val="0"/>
      <w:marTop w:val="0"/>
      <w:marBottom w:val="0"/>
      <w:divBdr>
        <w:top w:val="none" w:sz="0" w:space="0" w:color="auto"/>
        <w:left w:val="none" w:sz="0" w:space="0" w:color="auto"/>
        <w:bottom w:val="none" w:sz="0" w:space="0" w:color="auto"/>
        <w:right w:val="none" w:sz="0" w:space="0" w:color="auto"/>
      </w:divBdr>
    </w:div>
    <w:div w:id="289676977">
      <w:bodyDiv w:val="1"/>
      <w:marLeft w:val="0"/>
      <w:marRight w:val="0"/>
      <w:marTop w:val="0"/>
      <w:marBottom w:val="0"/>
      <w:divBdr>
        <w:top w:val="none" w:sz="0" w:space="0" w:color="auto"/>
        <w:left w:val="none" w:sz="0" w:space="0" w:color="auto"/>
        <w:bottom w:val="none" w:sz="0" w:space="0" w:color="auto"/>
        <w:right w:val="none" w:sz="0" w:space="0" w:color="auto"/>
      </w:divBdr>
    </w:div>
    <w:div w:id="289824186">
      <w:bodyDiv w:val="1"/>
      <w:marLeft w:val="0"/>
      <w:marRight w:val="0"/>
      <w:marTop w:val="0"/>
      <w:marBottom w:val="0"/>
      <w:divBdr>
        <w:top w:val="none" w:sz="0" w:space="0" w:color="auto"/>
        <w:left w:val="none" w:sz="0" w:space="0" w:color="auto"/>
        <w:bottom w:val="none" w:sz="0" w:space="0" w:color="auto"/>
        <w:right w:val="none" w:sz="0" w:space="0" w:color="auto"/>
      </w:divBdr>
    </w:div>
    <w:div w:id="291249592">
      <w:bodyDiv w:val="1"/>
      <w:marLeft w:val="0"/>
      <w:marRight w:val="0"/>
      <w:marTop w:val="0"/>
      <w:marBottom w:val="0"/>
      <w:divBdr>
        <w:top w:val="none" w:sz="0" w:space="0" w:color="auto"/>
        <w:left w:val="none" w:sz="0" w:space="0" w:color="auto"/>
        <w:bottom w:val="none" w:sz="0" w:space="0" w:color="auto"/>
        <w:right w:val="none" w:sz="0" w:space="0" w:color="auto"/>
      </w:divBdr>
    </w:div>
    <w:div w:id="291598529">
      <w:bodyDiv w:val="1"/>
      <w:marLeft w:val="0"/>
      <w:marRight w:val="0"/>
      <w:marTop w:val="0"/>
      <w:marBottom w:val="0"/>
      <w:divBdr>
        <w:top w:val="none" w:sz="0" w:space="0" w:color="auto"/>
        <w:left w:val="none" w:sz="0" w:space="0" w:color="auto"/>
        <w:bottom w:val="none" w:sz="0" w:space="0" w:color="auto"/>
        <w:right w:val="none" w:sz="0" w:space="0" w:color="auto"/>
      </w:divBdr>
    </w:div>
    <w:div w:id="291864054">
      <w:bodyDiv w:val="1"/>
      <w:marLeft w:val="0"/>
      <w:marRight w:val="0"/>
      <w:marTop w:val="0"/>
      <w:marBottom w:val="0"/>
      <w:divBdr>
        <w:top w:val="none" w:sz="0" w:space="0" w:color="auto"/>
        <w:left w:val="none" w:sz="0" w:space="0" w:color="auto"/>
        <w:bottom w:val="none" w:sz="0" w:space="0" w:color="auto"/>
        <w:right w:val="none" w:sz="0" w:space="0" w:color="auto"/>
      </w:divBdr>
    </w:div>
    <w:div w:id="291978453">
      <w:bodyDiv w:val="1"/>
      <w:marLeft w:val="0"/>
      <w:marRight w:val="0"/>
      <w:marTop w:val="0"/>
      <w:marBottom w:val="0"/>
      <w:divBdr>
        <w:top w:val="none" w:sz="0" w:space="0" w:color="auto"/>
        <w:left w:val="none" w:sz="0" w:space="0" w:color="auto"/>
        <w:bottom w:val="none" w:sz="0" w:space="0" w:color="auto"/>
        <w:right w:val="none" w:sz="0" w:space="0" w:color="auto"/>
      </w:divBdr>
    </w:div>
    <w:div w:id="292713506">
      <w:bodyDiv w:val="1"/>
      <w:marLeft w:val="0"/>
      <w:marRight w:val="0"/>
      <w:marTop w:val="0"/>
      <w:marBottom w:val="0"/>
      <w:divBdr>
        <w:top w:val="none" w:sz="0" w:space="0" w:color="auto"/>
        <w:left w:val="none" w:sz="0" w:space="0" w:color="auto"/>
        <w:bottom w:val="none" w:sz="0" w:space="0" w:color="auto"/>
        <w:right w:val="none" w:sz="0" w:space="0" w:color="auto"/>
      </w:divBdr>
    </w:div>
    <w:div w:id="292758946">
      <w:bodyDiv w:val="1"/>
      <w:marLeft w:val="0"/>
      <w:marRight w:val="0"/>
      <w:marTop w:val="0"/>
      <w:marBottom w:val="0"/>
      <w:divBdr>
        <w:top w:val="none" w:sz="0" w:space="0" w:color="auto"/>
        <w:left w:val="none" w:sz="0" w:space="0" w:color="auto"/>
        <w:bottom w:val="none" w:sz="0" w:space="0" w:color="auto"/>
        <w:right w:val="none" w:sz="0" w:space="0" w:color="auto"/>
      </w:divBdr>
    </w:div>
    <w:div w:id="293826986">
      <w:bodyDiv w:val="1"/>
      <w:marLeft w:val="0"/>
      <w:marRight w:val="0"/>
      <w:marTop w:val="0"/>
      <w:marBottom w:val="0"/>
      <w:divBdr>
        <w:top w:val="none" w:sz="0" w:space="0" w:color="auto"/>
        <w:left w:val="none" w:sz="0" w:space="0" w:color="auto"/>
        <w:bottom w:val="none" w:sz="0" w:space="0" w:color="auto"/>
        <w:right w:val="none" w:sz="0" w:space="0" w:color="auto"/>
      </w:divBdr>
    </w:div>
    <w:div w:id="294259200">
      <w:bodyDiv w:val="1"/>
      <w:marLeft w:val="0"/>
      <w:marRight w:val="0"/>
      <w:marTop w:val="0"/>
      <w:marBottom w:val="0"/>
      <w:divBdr>
        <w:top w:val="none" w:sz="0" w:space="0" w:color="auto"/>
        <w:left w:val="none" w:sz="0" w:space="0" w:color="auto"/>
        <w:bottom w:val="none" w:sz="0" w:space="0" w:color="auto"/>
        <w:right w:val="none" w:sz="0" w:space="0" w:color="auto"/>
      </w:divBdr>
    </w:div>
    <w:div w:id="294723478">
      <w:bodyDiv w:val="1"/>
      <w:marLeft w:val="0"/>
      <w:marRight w:val="0"/>
      <w:marTop w:val="0"/>
      <w:marBottom w:val="0"/>
      <w:divBdr>
        <w:top w:val="none" w:sz="0" w:space="0" w:color="auto"/>
        <w:left w:val="none" w:sz="0" w:space="0" w:color="auto"/>
        <w:bottom w:val="none" w:sz="0" w:space="0" w:color="auto"/>
        <w:right w:val="none" w:sz="0" w:space="0" w:color="auto"/>
      </w:divBdr>
    </w:div>
    <w:div w:id="294919341">
      <w:bodyDiv w:val="1"/>
      <w:marLeft w:val="0"/>
      <w:marRight w:val="0"/>
      <w:marTop w:val="0"/>
      <w:marBottom w:val="0"/>
      <w:divBdr>
        <w:top w:val="none" w:sz="0" w:space="0" w:color="auto"/>
        <w:left w:val="none" w:sz="0" w:space="0" w:color="auto"/>
        <w:bottom w:val="none" w:sz="0" w:space="0" w:color="auto"/>
        <w:right w:val="none" w:sz="0" w:space="0" w:color="auto"/>
      </w:divBdr>
    </w:div>
    <w:div w:id="295599440">
      <w:bodyDiv w:val="1"/>
      <w:marLeft w:val="0"/>
      <w:marRight w:val="0"/>
      <w:marTop w:val="0"/>
      <w:marBottom w:val="0"/>
      <w:divBdr>
        <w:top w:val="none" w:sz="0" w:space="0" w:color="auto"/>
        <w:left w:val="none" w:sz="0" w:space="0" w:color="auto"/>
        <w:bottom w:val="none" w:sz="0" w:space="0" w:color="auto"/>
        <w:right w:val="none" w:sz="0" w:space="0" w:color="auto"/>
      </w:divBdr>
    </w:div>
    <w:div w:id="295919195">
      <w:bodyDiv w:val="1"/>
      <w:marLeft w:val="0"/>
      <w:marRight w:val="0"/>
      <w:marTop w:val="0"/>
      <w:marBottom w:val="0"/>
      <w:divBdr>
        <w:top w:val="none" w:sz="0" w:space="0" w:color="auto"/>
        <w:left w:val="none" w:sz="0" w:space="0" w:color="auto"/>
        <w:bottom w:val="none" w:sz="0" w:space="0" w:color="auto"/>
        <w:right w:val="none" w:sz="0" w:space="0" w:color="auto"/>
      </w:divBdr>
    </w:div>
    <w:div w:id="296882261">
      <w:bodyDiv w:val="1"/>
      <w:marLeft w:val="0"/>
      <w:marRight w:val="0"/>
      <w:marTop w:val="0"/>
      <w:marBottom w:val="0"/>
      <w:divBdr>
        <w:top w:val="none" w:sz="0" w:space="0" w:color="auto"/>
        <w:left w:val="none" w:sz="0" w:space="0" w:color="auto"/>
        <w:bottom w:val="none" w:sz="0" w:space="0" w:color="auto"/>
        <w:right w:val="none" w:sz="0" w:space="0" w:color="auto"/>
      </w:divBdr>
    </w:div>
    <w:div w:id="297077787">
      <w:bodyDiv w:val="1"/>
      <w:marLeft w:val="0"/>
      <w:marRight w:val="0"/>
      <w:marTop w:val="0"/>
      <w:marBottom w:val="0"/>
      <w:divBdr>
        <w:top w:val="none" w:sz="0" w:space="0" w:color="auto"/>
        <w:left w:val="none" w:sz="0" w:space="0" w:color="auto"/>
        <w:bottom w:val="none" w:sz="0" w:space="0" w:color="auto"/>
        <w:right w:val="none" w:sz="0" w:space="0" w:color="auto"/>
      </w:divBdr>
    </w:div>
    <w:div w:id="297492122">
      <w:bodyDiv w:val="1"/>
      <w:marLeft w:val="0"/>
      <w:marRight w:val="0"/>
      <w:marTop w:val="0"/>
      <w:marBottom w:val="0"/>
      <w:divBdr>
        <w:top w:val="none" w:sz="0" w:space="0" w:color="auto"/>
        <w:left w:val="none" w:sz="0" w:space="0" w:color="auto"/>
        <w:bottom w:val="none" w:sz="0" w:space="0" w:color="auto"/>
        <w:right w:val="none" w:sz="0" w:space="0" w:color="auto"/>
      </w:divBdr>
    </w:div>
    <w:div w:id="298002132">
      <w:bodyDiv w:val="1"/>
      <w:marLeft w:val="0"/>
      <w:marRight w:val="0"/>
      <w:marTop w:val="0"/>
      <w:marBottom w:val="0"/>
      <w:divBdr>
        <w:top w:val="none" w:sz="0" w:space="0" w:color="auto"/>
        <w:left w:val="none" w:sz="0" w:space="0" w:color="auto"/>
        <w:bottom w:val="none" w:sz="0" w:space="0" w:color="auto"/>
        <w:right w:val="none" w:sz="0" w:space="0" w:color="auto"/>
      </w:divBdr>
    </w:div>
    <w:div w:id="298607960">
      <w:bodyDiv w:val="1"/>
      <w:marLeft w:val="0"/>
      <w:marRight w:val="0"/>
      <w:marTop w:val="0"/>
      <w:marBottom w:val="0"/>
      <w:divBdr>
        <w:top w:val="none" w:sz="0" w:space="0" w:color="auto"/>
        <w:left w:val="none" w:sz="0" w:space="0" w:color="auto"/>
        <w:bottom w:val="none" w:sz="0" w:space="0" w:color="auto"/>
        <w:right w:val="none" w:sz="0" w:space="0" w:color="auto"/>
      </w:divBdr>
    </w:div>
    <w:div w:id="299042612">
      <w:bodyDiv w:val="1"/>
      <w:marLeft w:val="0"/>
      <w:marRight w:val="0"/>
      <w:marTop w:val="0"/>
      <w:marBottom w:val="0"/>
      <w:divBdr>
        <w:top w:val="none" w:sz="0" w:space="0" w:color="auto"/>
        <w:left w:val="none" w:sz="0" w:space="0" w:color="auto"/>
        <w:bottom w:val="none" w:sz="0" w:space="0" w:color="auto"/>
        <w:right w:val="none" w:sz="0" w:space="0" w:color="auto"/>
      </w:divBdr>
    </w:div>
    <w:div w:id="299577513">
      <w:bodyDiv w:val="1"/>
      <w:marLeft w:val="0"/>
      <w:marRight w:val="0"/>
      <w:marTop w:val="0"/>
      <w:marBottom w:val="0"/>
      <w:divBdr>
        <w:top w:val="none" w:sz="0" w:space="0" w:color="auto"/>
        <w:left w:val="none" w:sz="0" w:space="0" w:color="auto"/>
        <w:bottom w:val="none" w:sz="0" w:space="0" w:color="auto"/>
        <w:right w:val="none" w:sz="0" w:space="0" w:color="auto"/>
      </w:divBdr>
    </w:div>
    <w:div w:id="299768240">
      <w:bodyDiv w:val="1"/>
      <w:marLeft w:val="0"/>
      <w:marRight w:val="0"/>
      <w:marTop w:val="0"/>
      <w:marBottom w:val="0"/>
      <w:divBdr>
        <w:top w:val="none" w:sz="0" w:space="0" w:color="auto"/>
        <w:left w:val="none" w:sz="0" w:space="0" w:color="auto"/>
        <w:bottom w:val="none" w:sz="0" w:space="0" w:color="auto"/>
        <w:right w:val="none" w:sz="0" w:space="0" w:color="auto"/>
      </w:divBdr>
    </w:div>
    <w:div w:id="299922005">
      <w:bodyDiv w:val="1"/>
      <w:marLeft w:val="0"/>
      <w:marRight w:val="0"/>
      <w:marTop w:val="0"/>
      <w:marBottom w:val="0"/>
      <w:divBdr>
        <w:top w:val="none" w:sz="0" w:space="0" w:color="auto"/>
        <w:left w:val="none" w:sz="0" w:space="0" w:color="auto"/>
        <w:bottom w:val="none" w:sz="0" w:space="0" w:color="auto"/>
        <w:right w:val="none" w:sz="0" w:space="0" w:color="auto"/>
      </w:divBdr>
    </w:div>
    <w:div w:id="300381906">
      <w:bodyDiv w:val="1"/>
      <w:marLeft w:val="0"/>
      <w:marRight w:val="0"/>
      <w:marTop w:val="0"/>
      <w:marBottom w:val="0"/>
      <w:divBdr>
        <w:top w:val="none" w:sz="0" w:space="0" w:color="auto"/>
        <w:left w:val="none" w:sz="0" w:space="0" w:color="auto"/>
        <w:bottom w:val="none" w:sz="0" w:space="0" w:color="auto"/>
        <w:right w:val="none" w:sz="0" w:space="0" w:color="auto"/>
      </w:divBdr>
    </w:div>
    <w:div w:id="300888389">
      <w:bodyDiv w:val="1"/>
      <w:marLeft w:val="0"/>
      <w:marRight w:val="0"/>
      <w:marTop w:val="0"/>
      <w:marBottom w:val="0"/>
      <w:divBdr>
        <w:top w:val="none" w:sz="0" w:space="0" w:color="auto"/>
        <w:left w:val="none" w:sz="0" w:space="0" w:color="auto"/>
        <w:bottom w:val="none" w:sz="0" w:space="0" w:color="auto"/>
        <w:right w:val="none" w:sz="0" w:space="0" w:color="auto"/>
      </w:divBdr>
    </w:div>
    <w:div w:id="301692363">
      <w:bodyDiv w:val="1"/>
      <w:marLeft w:val="0"/>
      <w:marRight w:val="0"/>
      <w:marTop w:val="0"/>
      <w:marBottom w:val="0"/>
      <w:divBdr>
        <w:top w:val="none" w:sz="0" w:space="0" w:color="auto"/>
        <w:left w:val="none" w:sz="0" w:space="0" w:color="auto"/>
        <w:bottom w:val="none" w:sz="0" w:space="0" w:color="auto"/>
        <w:right w:val="none" w:sz="0" w:space="0" w:color="auto"/>
      </w:divBdr>
    </w:div>
    <w:div w:id="302777192">
      <w:bodyDiv w:val="1"/>
      <w:marLeft w:val="0"/>
      <w:marRight w:val="0"/>
      <w:marTop w:val="0"/>
      <w:marBottom w:val="0"/>
      <w:divBdr>
        <w:top w:val="none" w:sz="0" w:space="0" w:color="auto"/>
        <w:left w:val="none" w:sz="0" w:space="0" w:color="auto"/>
        <w:bottom w:val="none" w:sz="0" w:space="0" w:color="auto"/>
        <w:right w:val="none" w:sz="0" w:space="0" w:color="auto"/>
      </w:divBdr>
    </w:div>
    <w:div w:id="303312437">
      <w:bodyDiv w:val="1"/>
      <w:marLeft w:val="0"/>
      <w:marRight w:val="0"/>
      <w:marTop w:val="0"/>
      <w:marBottom w:val="0"/>
      <w:divBdr>
        <w:top w:val="none" w:sz="0" w:space="0" w:color="auto"/>
        <w:left w:val="none" w:sz="0" w:space="0" w:color="auto"/>
        <w:bottom w:val="none" w:sz="0" w:space="0" w:color="auto"/>
        <w:right w:val="none" w:sz="0" w:space="0" w:color="auto"/>
      </w:divBdr>
    </w:div>
    <w:div w:id="303388675">
      <w:bodyDiv w:val="1"/>
      <w:marLeft w:val="0"/>
      <w:marRight w:val="0"/>
      <w:marTop w:val="0"/>
      <w:marBottom w:val="0"/>
      <w:divBdr>
        <w:top w:val="none" w:sz="0" w:space="0" w:color="auto"/>
        <w:left w:val="none" w:sz="0" w:space="0" w:color="auto"/>
        <w:bottom w:val="none" w:sz="0" w:space="0" w:color="auto"/>
        <w:right w:val="none" w:sz="0" w:space="0" w:color="auto"/>
      </w:divBdr>
    </w:div>
    <w:div w:id="304166559">
      <w:bodyDiv w:val="1"/>
      <w:marLeft w:val="0"/>
      <w:marRight w:val="0"/>
      <w:marTop w:val="0"/>
      <w:marBottom w:val="0"/>
      <w:divBdr>
        <w:top w:val="none" w:sz="0" w:space="0" w:color="auto"/>
        <w:left w:val="none" w:sz="0" w:space="0" w:color="auto"/>
        <w:bottom w:val="none" w:sz="0" w:space="0" w:color="auto"/>
        <w:right w:val="none" w:sz="0" w:space="0" w:color="auto"/>
      </w:divBdr>
    </w:div>
    <w:div w:id="304433287">
      <w:bodyDiv w:val="1"/>
      <w:marLeft w:val="0"/>
      <w:marRight w:val="0"/>
      <w:marTop w:val="0"/>
      <w:marBottom w:val="0"/>
      <w:divBdr>
        <w:top w:val="none" w:sz="0" w:space="0" w:color="auto"/>
        <w:left w:val="none" w:sz="0" w:space="0" w:color="auto"/>
        <w:bottom w:val="none" w:sz="0" w:space="0" w:color="auto"/>
        <w:right w:val="none" w:sz="0" w:space="0" w:color="auto"/>
      </w:divBdr>
    </w:div>
    <w:div w:id="304550643">
      <w:bodyDiv w:val="1"/>
      <w:marLeft w:val="0"/>
      <w:marRight w:val="0"/>
      <w:marTop w:val="0"/>
      <w:marBottom w:val="0"/>
      <w:divBdr>
        <w:top w:val="none" w:sz="0" w:space="0" w:color="auto"/>
        <w:left w:val="none" w:sz="0" w:space="0" w:color="auto"/>
        <w:bottom w:val="none" w:sz="0" w:space="0" w:color="auto"/>
        <w:right w:val="none" w:sz="0" w:space="0" w:color="auto"/>
      </w:divBdr>
    </w:div>
    <w:div w:id="305091578">
      <w:bodyDiv w:val="1"/>
      <w:marLeft w:val="0"/>
      <w:marRight w:val="0"/>
      <w:marTop w:val="0"/>
      <w:marBottom w:val="0"/>
      <w:divBdr>
        <w:top w:val="none" w:sz="0" w:space="0" w:color="auto"/>
        <w:left w:val="none" w:sz="0" w:space="0" w:color="auto"/>
        <w:bottom w:val="none" w:sz="0" w:space="0" w:color="auto"/>
        <w:right w:val="none" w:sz="0" w:space="0" w:color="auto"/>
      </w:divBdr>
    </w:div>
    <w:div w:id="305623335">
      <w:bodyDiv w:val="1"/>
      <w:marLeft w:val="0"/>
      <w:marRight w:val="0"/>
      <w:marTop w:val="0"/>
      <w:marBottom w:val="0"/>
      <w:divBdr>
        <w:top w:val="none" w:sz="0" w:space="0" w:color="auto"/>
        <w:left w:val="none" w:sz="0" w:space="0" w:color="auto"/>
        <w:bottom w:val="none" w:sz="0" w:space="0" w:color="auto"/>
        <w:right w:val="none" w:sz="0" w:space="0" w:color="auto"/>
      </w:divBdr>
    </w:div>
    <w:div w:id="306781442">
      <w:bodyDiv w:val="1"/>
      <w:marLeft w:val="0"/>
      <w:marRight w:val="0"/>
      <w:marTop w:val="0"/>
      <w:marBottom w:val="0"/>
      <w:divBdr>
        <w:top w:val="none" w:sz="0" w:space="0" w:color="auto"/>
        <w:left w:val="none" w:sz="0" w:space="0" w:color="auto"/>
        <w:bottom w:val="none" w:sz="0" w:space="0" w:color="auto"/>
        <w:right w:val="none" w:sz="0" w:space="0" w:color="auto"/>
      </w:divBdr>
    </w:div>
    <w:div w:id="306863278">
      <w:bodyDiv w:val="1"/>
      <w:marLeft w:val="0"/>
      <w:marRight w:val="0"/>
      <w:marTop w:val="0"/>
      <w:marBottom w:val="0"/>
      <w:divBdr>
        <w:top w:val="none" w:sz="0" w:space="0" w:color="auto"/>
        <w:left w:val="none" w:sz="0" w:space="0" w:color="auto"/>
        <w:bottom w:val="none" w:sz="0" w:space="0" w:color="auto"/>
        <w:right w:val="none" w:sz="0" w:space="0" w:color="auto"/>
      </w:divBdr>
    </w:div>
    <w:div w:id="306976731">
      <w:bodyDiv w:val="1"/>
      <w:marLeft w:val="0"/>
      <w:marRight w:val="0"/>
      <w:marTop w:val="0"/>
      <w:marBottom w:val="0"/>
      <w:divBdr>
        <w:top w:val="none" w:sz="0" w:space="0" w:color="auto"/>
        <w:left w:val="none" w:sz="0" w:space="0" w:color="auto"/>
        <w:bottom w:val="none" w:sz="0" w:space="0" w:color="auto"/>
        <w:right w:val="none" w:sz="0" w:space="0" w:color="auto"/>
      </w:divBdr>
    </w:div>
    <w:div w:id="307252709">
      <w:bodyDiv w:val="1"/>
      <w:marLeft w:val="0"/>
      <w:marRight w:val="0"/>
      <w:marTop w:val="0"/>
      <w:marBottom w:val="0"/>
      <w:divBdr>
        <w:top w:val="none" w:sz="0" w:space="0" w:color="auto"/>
        <w:left w:val="none" w:sz="0" w:space="0" w:color="auto"/>
        <w:bottom w:val="none" w:sz="0" w:space="0" w:color="auto"/>
        <w:right w:val="none" w:sz="0" w:space="0" w:color="auto"/>
      </w:divBdr>
    </w:div>
    <w:div w:id="307904754">
      <w:bodyDiv w:val="1"/>
      <w:marLeft w:val="0"/>
      <w:marRight w:val="0"/>
      <w:marTop w:val="0"/>
      <w:marBottom w:val="0"/>
      <w:divBdr>
        <w:top w:val="none" w:sz="0" w:space="0" w:color="auto"/>
        <w:left w:val="none" w:sz="0" w:space="0" w:color="auto"/>
        <w:bottom w:val="none" w:sz="0" w:space="0" w:color="auto"/>
        <w:right w:val="none" w:sz="0" w:space="0" w:color="auto"/>
      </w:divBdr>
    </w:div>
    <w:div w:id="308556353">
      <w:bodyDiv w:val="1"/>
      <w:marLeft w:val="0"/>
      <w:marRight w:val="0"/>
      <w:marTop w:val="0"/>
      <w:marBottom w:val="0"/>
      <w:divBdr>
        <w:top w:val="none" w:sz="0" w:space="0" w:color="auto"/>
        <w:left w:val="none" w:sz="0" w:space="0" w:color="auto"/>
        <w:bottom w:val="none" w:sz="0" w:space="0" w:color="auto"/>
        <w:right w:val="none" w:sz="0" w:space="0" w:color="auto"/>
      </w:divBdr>
    </w:div>
    <w:div w:id="308633767">
      <w:bodyDiv w:val="1"/>
      <w:marLeft w:val="0"/>
      <w:marRight w:val="0"/>
      <w:marTop w:val="0"/>
      <w:marBottom w:val="0"/>
      <w:divBdr>
        <w:top w:val="none" w:sz="0" w:space="0" w:color="auto"/>
        <w:left w:val="none" w:sz="0" w:space="0" w:color="auto"/>
        <w:bottom w:val="none" w:sz="0" w:space="0" w:color="auto"/>
        <w:right w:val="none" w:sz="0" w:space="0" w:color="auto"/>
      </w:divBdr>
    </w:div>
    <w:div w:id="309099148">
      <w:bodyDiv w:val="1"/>
      <w:marLeft w:val="0"/>
      <w:marRight w:val="0"/>
      <w:marTop w:val="0"/>
      <w:marBottom w:val="0"/>
      <w:divBdr>
        <w:top w:val="none" w:sz="0" w:space="0" w:color="auto"/>
        <w:left w:val="none" w:sz="0" w:space="0" w:color="auto"/>
        <w:bottom w:val="none" w:sz="0" w:space="0" w:color="auto"/>
        <w:right w:val="none" w:sz="0" w:space="0" w:color="auto"/>
      </w:divBdr>
    </w:div>
    <w:div w:id="310058345">
      <w:bodyDiv w:val="1"/>
      <w:marLeft w:val="0"/>
      <w:marRight w:val="0"/>
      <w:marTop w:val="0"/>
      <w:marBottom w:val="0"/>
      <w:divBdr>
        <w:top w:val="none" w:sz="0" w:space="0" w:color="auto"/>
        <w:left w:val="none" w:sz="0" w:space="0" w:color="auto"/>
        <w:bottom w:val="none" w:sz="0" w:space="0" w:color="auto"/>
        <w:right w:val="none" w:sz="0" w:space="0" w:color="auto"/>
      </w:divBdr>
    </w:div>
    <w:div w:id="310797622">
      <w:bodyDiv w:val="1"/>
      <w:marLeft w:val="0"/>
      <w:marRight w:val="0"/>
      <w:marTop w:val="0"/>
      <w:marBottom w:val="0"/>
      <w:divBdr>
        <w:top w:val="none" w:sz="0" w:space="0" w:color="auto"/>
        <w:left w:val="none" w:sz="0" w:space="0" w:color="auto"/>
        <w:bottom w:val="none" w:sz="0" w:space="0" w:color="auto"/>
        <w:right w:val="none" w:sz="0" w:space="0" w:color="auto"/>
      </w:divBdr>
    </w:div>
    <w:div w:id="311445154">
      <w:bodyDiv w:val="1"/>
      <w:marLeft w:val="0"/>
      <w:marRight w:val="0"/>
      <w:marTop w:val="0"/>
      <w:marBottom w:val="0"/>
      <w:divBdr>
        <w:top w:val="none" w:sz="0" w:space="0" w:color="auto"/>
        <w:left w:val="none" w:sz="0" w:space="0" w:color="auto"/>
        <w:bottom w:val="none" w:sz="0" w:space="0" w:color="auto"/>
        <w:right w:val="none" w:sz="0" w:space="0" w:color="auto"/>
      </w:divBdr>
    </w:div>
    <w:div w:id="314458545">
      <w:bodyDiv w:val="1"/>
      <w:marLeft w:val="0"/>
      <w:marRight w:val="0"/>
      <w:marTop w:val="0"/>
      <w:marBottom w:val="0"/>
      <w:divBdr>
        <w:top w:val="none" w:sz="0" w:space="0" w:color="auto"/>
        <w:left w:val="none" w:sz="0" w:space="0" w:color="auto"/>
        <w:bottom w:val="none" w:sz="0" w:space="0" w:color="auto"/>
        <w:right w:val="none" w:sz="0" w:space="0" w:color="auto"/>
      </w:divBdr>
    </w:div>
    <w:div w:id="314645315">
      <w:bodyDiv w:val="1"/>
      <w:marLeft w:val="0"/>
      <w:marRight w:val="0"/>
      <w:marTop w:val="0"/>
      <w:marBottom w:val="0"/>
      <w:divBdr>
        <w:top w:val="none" w:sz="0" w:space="0" w:color="auto"/>
        <w:left w:val="none" w:sz="0" w:space="0" w:color="auto"/>
        <w:bottom w:val="none" w:sz="0" w:space="0" w:color="auto"/>
        <w:right w:val="none" w:sz="0" w:space="0" w:color="auto"/>
      </w:divBdr>
    </w:div>
    <w:div w:id="314841807">
      <w:bodyDiv w:val="1"/>
      <w:marLeft w:val="0"/>
      <w:marRight w:val="0"/>
      <w:marTop w:val="0"/>
      <w:marBottom w:val="0"/>
      <w:divBdr>
        <w:top w:val="none" w:sz="0" w:space="0" w:color="auto"/>
        <w:left w:val="none" w:sz="0" w:space="0" w:color="auto"/>
        <w:bottom w:val="none" w:sz="0" w:space="0" w:color="auto"/>
        <w:right w:val="none" w:sz="0" w:space="0" w:color="auto"/>
      </w:divBdr>
    </w:div>
    <w:div w:id="315695378">
      <w:bodyDiv w:val="1"/>
      <w:marLeft w:val="0"/>
      <w:marRight w:val="0"/>
      <w:marTop w:val="0"/>
      <w:marBottom w:val="0"/>
      <w:divBdr>
        <w:top w:val="none" w:sz="0" w:space="0" w:color="auto"/>
        <w:left w:val="none" w:sz="0" w:space="0" w:color="auto"/>
        <w:bottom w:val="none" w:sz="0" w:space="0" w:color="auto"/>
        <w:right w:val="none" w:sz="0" w:space="0" w:color="auto"/>
      </w:divBdr>
    </w:div>
    <w:div w:id="315839090">
      <w:bodyDiv w:val="1"/>
      <w:marLeft w:val="0"/>
      <w:marRight w:val="0"/>
      <w:marTop w:val="0"/>
      <w:marBottom w:val="0"/>
      <w:divBdr>
        <w:top w:val="none" w:sz="0" w:space="0" w:color="auto"/>
        <w:left w:val="none" w:sz="0" w:space="0" w:color="auto"/>
        <w:bottom w:val="none" w:sz="0" w:space="0" w:color="auto"/>
        <w:right w:val="none" w:sz="0" w:space="0" w:color="auto"/>
      </w:divBdr>
    </w:div>
    <w:div w:id="316224854">
      <w:bodyDiv w:val="1"/>
      <w:marLeft w:val="0"/>
      <w:marRight w:val="0"/>
      <w:marTop w:val="0"/>
      <w:marBottom w:val="0"/>
      <w:divBdr>
        <w:top w:val="none" w:sz="0" w:space="0" w:color="auto"/>
        <w:left w:val="none" w:sz="0" w:space="0" w:color="auto"/>
        <w:bottom w:val="none" w:sz="0" w:space="0" w:color="auto"/>
        <w:right w:val="none" w:sz="0" w:space="0" w:color="auto"/>
      </w:divBdr>
    </w:div>
    <w:div w:id="316421707">
      <w:bodyDiv w:val="1"/>
      <w:marLeft w:val="0"/>
      <w:marRight w:val="0"/>
      <w:marTop w:val="0"/>
      <w:marBottom w:val="0"/>
      <w:divBdr>
        <w:top w:val="none" w:sz="0" w:space="0" w:color="auto"/>
        <w:left w:val="none" w:sz="0" w:space="0" w:color="auto"/>
        <w:bottom w:val="none" w:sz="0" w:space="0" w:color="auto"/>
        <w:right w:val="none" w:sz="0" w:space="0" w:color="auto"/>
      </w:divBdr>
    </w:div>
    <w:div w:id="319240097">
      <w:bodyDiv w:val="1"/>
      <w:marLeft w:val="0"/>
      <w:marRight w:val="0"/>
      <w:marTop w:val="0"/>
      <w:marBottom w:val="0"/>
      <w:divBdr>
        <w:top w:val="none" w:sz="0" w:space="0" w:color="auto"/>
        <w:left w:val="none" w:sz="0" w:space="0" w:color="auto"/>
        <w:bottom w:val="none" w:sz="0" w:space="0" w:color="auto"/>
        <w:right w:val="none" w:sz="0" w:space="0" w:color="auto"/>
      </w:divBdr>
    </w:div>
    <w:div w:id="320082581">
      <w:bodyDiv w:val="1"/>
      <w:marLeft w:val="0"/>
      <w:marRight w:val="0"/>
      <w:marTop w:val="0"/>
      <w:marBottom w:val="0"/>
      <w:divBdr>
        <w:top w:val="none" w:sz="0" w:space="0" w:color="auto"/>
        <w:left w:val="none" w:sz="0" w:space="0" w:color="auto"/>
        <w:bottom w:val="none" w:sz="0" w:space="0" w:color="auto"/>
        <w:right w:val="none" w:sz="0" w:space="0" w:color="auto"/>
      </w:divBdr>
    </w:div>
    <w:div w:id="320545204">
      <w:bodyDiv w:val="1"/>
      <w:marLeft w:val="0"/>
      <w:marRight w:val="0"/>
      <w:marTop w:val="0"/>
      <w:marBottom w:val="0"/>
      <w:divBdr>
        <w:top w:val="none" w:sz="0" w:space="0" w:color="auto"/>
        <w:left w:val="none" w:sz="0" w:space="0" w:color="auto"/>
        <w:bottom w:val="none" w:sz="0" w:space="0" w:color="auto"/>
        <w:right w:val="none" w:sz="0" w:space="0" w:color="auto"/>
      </w:divBdr>
    </w:div>
    <w:div w:id="320735735">
      <w:bodyDiv w:val="1"/>
      <w:marLeft w:val="0"/>
      <w:marRight w:val="0"/>
      <w:marTop w:val="0"/>
      <w:marBottom w:val="0"/>
      <w:divBdr>
        <w:top w:val="none" w:sz="0" w:space="0" w:color="auto"/>
        <w:left w:val="none" w:sz="0" w:space="0" w:color="auto"/>
        <w:bottom w:val="none" w:sz="0" w:space="0" w:color="auto"/>
        <w:right w:val="none" w:sz="0" w:space="0" w:color="auto"/>
      </w:divBdr>
    </w:div>
    <w:div w:id="321087770">
      <w:bodyDiv w:val="1"/>
      <w:marLeft w:val="0"/>
      <w:marRight w:val="0"/>
      <w:marTop w:val="0"/>
      <w:marBottom w:val="0"/>
      <w:divBdr>
        <w:top w:val="none" w:sz="0" w:space="0" w:color="auto"/>
        <w:left w:val="none" w:sz="0" w:space="0" w:color="auto"/>
        <w:bottom w:val="none" w:sz="0" w:space="0" w:color="auto"/>
        <w:right w:val="none" w:sz="0" w:space="0" w:color="auto"/>
      </w:divBdr>
    </w:div>
    <w:div w:id="321131161">
      <w:bodyDiv w:val="1"/>
      <w:marLeft w:val="0"/>
      <w:marRight w:val="0"/>
      <w:marTop w:val="0"/>
      <w:marBottom w:val="0"/>
      <w:divBdr>
        <w:top w:val="none" w:sz="0" w:space="0" w:color="auto"/>
        <w:left w:val="none" w:sz="0" w:space="0" w:color="auto"/>
        <w:bottom w:val="none" w:sz="0" w:space="0" w:color="auto"/>
        <w:right w:val="none" w:sz="0" w:space="0" w:color="auto"/>
      </w:divBdr>
    </w:div>
    <w:div w:id="321206307">
      <w:bodyDiv w:val="1"/>
      <w:marLeft w:val="0"/>
      <w:marRight w:val="0"/>
      <w:marTop w:val="0"/>
      <w:marBottom w:val="0"/>
      <w:divBdr>
        <w:top w:val="none" w:sz="0" w:space="0" w:color="auto"/>
        <w:left w:val="none" w:sz="0" w:space="0" w:color="auto"/>
        <w:bottom w:val="none" w:sz="0" w:space="0" w:color="auto"/>
        <w:right w:val="none" w:sz="0" w:space="0" w:color="auto"/>
      </w:divBdr>
    </w:div>
    <w:div w:id="321206400">
      <w:bodyDiv w:val="1"/>
      <w:marLeft w:val="0"/>
      <w:marRight w:val="0"/>
      <w:marTop w:val="0"/>
      <w:marBottom w:val="0"/>
      <w:divBdr>
        <w:top w:val="none" w:sz="0" w:space="0" w:color="auto"/>
        <w:left w:val="none" w:sz="0" w:space="0" w:color="auto"/>
        <w:bottom w:val="none" w:sz="0" w:space="0" w:color="auto"/>
        <w:right w:val="none" w:sz="0" w:space="0" w:color="auto"/>
      </w:divBdr>
    </w:div>
    <w:div w:id="321585381">
      <w:bodyDiv w:val="1"/>
      <w:marLeft w:val="0"/>
      <w:marRight w:val="0"/>
      <w:marTop w:val="0"/>
      <w:marBottom w:val="0"/>
      <w:divBdr>
        <w:top w:val="none" w:sz="0" w:space="0" w:color="auto"/>
        <w:left w:val="none" w:sz="0" w:space="0" w:color="auto"/>
        <w:bottom w:val="none" w:sz="0" w:space="0" w:color="auto"/>
        <w:right w:val="none" w:sz="0" w:space="0" w:color="auto"/>
      </w:divBdr>
    </w:div>
    <w:div w:id="322052369">
      <w:bodyDiv w:val="1"/>
      <w:marLeft w:val="0"/>
      <w:marRight w:val="0"/>
      <w:marTop w:val="0"/>
      <w:marBottom w:val="0"/>
      <w:divBdr>
        <w:top w:val="none" w:sz="0" w:space="0" w:color="auto"/>
        <w:left w:val="none" w:sz="0" w:space="0" w:color="auto"/>
        <w:bottom w:val="none" w:sz="0" w:space="0" w:color="auto"/>
        <w:right w:val="none" w:sz="0" w:space="0" w:color="auto"/>
      </w:divBdr>
    </w:div>
    <w:div w:id="323315708">
      <w:bodyDiv w:val="1"/>
      <w:marLeft w:val="0"/>
      <w:marRight w:val="0"/>
      <w:marTop w:val="0"/>
      <w:marBottom w:val="0"/>
      <w:divBdr>
        <w:top w:val="none" w:sz="0" w:space="0" w:color="auto"/>
        <w:left w:val="none" w:sz="0" w:space="0" w:color="auto"/>
        <w:bottom w:val="none" w:sz="0" w:space="0" w:color="auto"/>
        <w:right w:val="none" w:sz="0" w:space="0" w:color="auto"/>
      </w:divBdr>
    </w:div>
    <w:div w:id="325137461">
      <w:bodyDiv w:val="1"/>
      <w:marLeft w:val="0"/>
      <w:marRight w:val="0"/>
      <w:marTop w:val="0"/>
      <w:marBottom w:val="0"/>
      <w:divBdr>
        <w:top w:val="none" w:sz="0" w:space="0" w:color="auto"/>
        <w:left w:val="none" w:sz="0" w:space="0" w:color="auto"/>
        <w:bottom w:val="none" w:sz="0" w:space="0" w:color="auto"/>
        <w:right w:val="none" w:sz="0" w:space="0" w:color="auto"/>
      </w:divBdr>
    </w:div>
    <w:div w:id="325936119">
      <w:bodyDiv w:val="1"/>
      <w:marLeft w:val="0"/>
      <w:marRight w:val="0"/>
      <w:marTop w:val="0"/>
      <w:marBottom w:val="0"/>
      <w:divBdr>
        <w:top w:val="none" w:sz="0" w:space="0" w:color="auto"/>
        <w:left w:val="none" w:sz="0" w:space="0" w:color="auto"/>
        <w:bottom w:val="none" w:sz="0" w:space="0" w:color="auto"/>
        <w:right w:val="none" w:sz="0" w:space="0" w:color="auto"/>
      </w:divBdr>
    </w:div>
    <w:div w:id="326440154">
      <w:bodyDiv w:val="1"/>
      <w:marLeft w:val="0"/>
      <w:marRight w:val="0"/>
      <w:marTop w:val="0"/>
      <w:marBottom w:val="0"/>
      <w:divBdr>
        <w:top w:val="none" w:sz="0" w:space="0" w:color="auto"/>
        <w:left w:val="none" w:sz="0" w:space="0" w:color="auto"/>
        <w:bottom w:val="none" w:sz="0" w:space="0" w:color="auto"/>
        <w:right w:val="none" w:sz="0" w:space="0" w:color="auto"/>
      </w:divBdr>
    </w:div>
    <w:div w:id="327949775">
      <w:bodyDiv w:val="1"/>
      <w:marLeft w:val="0"/>
      <w:marRight w:val="0"/>
      <w:marTop w:val="0"/>
      <w:marBottom w:val="0"/>
      <w:divBdr>
        <w:top w:val="none" w:sz="0" w:space="0" w:color="auto"/>
        <w:left w:val="none" w:sz="0" w:space="0" w:color="auto"/>
        <w:bottom w:val="none" w:sz="0" w:space="0" w:color="auto"/>
        <w:right w:val="none" w:sz="0" w:space="0" w:color="auto"/>
      </w:divBdr>
    </w:div>
    <w:div w:id="328604133">
      <w:bodyDiv w:val="1"/>
      <w:marLeft w:val="0"/>
      <w:marRight w:val="0"/>
      <w:marTop w:val="0"/>
      <w:marBottom w:val="0"/>
      <w:divBdr>
        <w:top w:val="none" w:sz="0" w:space="0" w:color="auto"/>
        <w:left w:val="none" w:sz="0" w:space="0" w:color="auto"/>
        <w:bottom w:val="none" w:sz="0" w:space="0" w:color="auto"/>
        <w:right w:val="none" w:sz="0" w:space="0" w:color="auto"/>
      </w:divBdr>
    </w:div>
    <w:div w:id="329218758">
      <w:bodyDiv w:val="1"/>
      <w:marLeft w:val="0"/>
      <w:marRight w:val="0"/>
      <w:marTop w:val="0"/>
      <w:marBottom w:val="0"/>
      <w:divBdr>
        <w:top w:val="none" w:sz="0" w:space="0" w:color="auto"/>
        <w:left w:val="none" w:sz="0" w:space="0" w:color="auto"/>
        <w:bottom w:val="none" w:sz="0" w:space="0" w:color="auto"/>
        <w:right w:val="none" w:sz="0" w:space="0" w:color="auto"/>
      </w:divBdr>
    </w:div>
    <w:div w:id="329336960">
      <w:bodyDiv w:val="1"/>
      <w:marLeft w:val="0"/>
      <w:marRight w:val="0"/>
      <w:marTop w:val="0"/>
      <w:marBottom w:val="0"/>
      <w:divBdr>
        <w:top w:val="none" w:sz="0" w:space="0" w:color="auto"/>
        <w:left w:val="none" w:sz="0" w:space="0" w:color="auto"/>
        <w:bottom w:val="none" w:sz="0" w:space="0" w:color="auto"/>
        <w:right w:val="none" w:sz="0" w:space="0" w:color="auto"/>
      </w:divBdr>
    </w:div>
    <w:div w:id="329912025">
      <w:bodyDiv w:val="1"/>
      <w:marLeft w:val="0"/>
      <w:marRight w:val="0"/>
      <w:marTop w:val="0"/>
      <w:marBottom w:val="0"/>
      <w:divBdr>
        <w:top w:val="none" w:sz="0" w:space="0" w:color="auto"/>
        <w:left w:val="none" w:sz="0" w:space="0" w:color="auto"/>
        <w:bottom w:val="none" w:sz="0" w:space="0" w:color="auto"/>
        <w:right w:val="none" w:sz="0" w:space="0" w:color="auto"/>
      </w:divBdr>
    </w:div>
    <w:div w:id="330527690">
      <w:bodyDiv w:val="1"/>
      <w:marLeft w:val="0"/>
      <w:marRight w:val="0"/>
      <w:marTop w:val="0"/>
      <w:marBottom w:val="0"/>
      <w:divBdr>
        <w:top w:val="none" w:sz="0" w:space="0" w:color="auto"/>
        <w:left w:val="none" w:sz="0" w:space="0" w:color="auto"/>
        <w:bottom w:val="none" w:sz="0" w:space="0" w:color="auto"/>
        <w:right w:val="none" w:sz="0" w:space="0" w:color="auto"/>
      </w:divBdr>
    </w:div>
    <w:div w:id="330647727">
      <w:bodyDiv w:val="1"/>
      <w:marLeft w:val="0"/>
      <w:marRight w:val="0"/>
      <w:marTop w:val="0"/>
      <w:marBottom w:val="0"/>
      <w:divBdr>
        <w:top w:val="none" w:sz="0" w:space="0" w:color="auto"/>
        <w:left w:val="none" w:sz="0" w:space="0" w:color="auto"/>
        <w:bottom w:val="none" w:sz="0" w:space="0" w:color="auto"/>
        <w:right w:val="none" w:sz="0" w:space="0" w:color="auto"/>
      </w:divBdr>
    </w:div>
    <w:div w:id="331570316">
      <w:bodyDiv w:val="1"/>
      <w:marLeft w:val="0"/>
      <w:marRight w:val="0"/>
      <w:marTop w:val="0"/>
      <w:marBottom w:val="0"/>
      <w:divBdr>
        <w:top w:val="none" w:sz="0" w:space="0" w:color="auto"/>
        <w:left w:val="none" w:sz="0" w:space="0" w:color="auto"/>
        <w:bottom w:val="none" w:sz="0" w:space="0" w:color="auto"/>
        <w:right w:val="none" w:sz="0" w:space="0" w:color="auto"/>
      </w:divBdr>
    </w:div>
    <w:div w:id="331681474">
      <w:bodyDiv w:val="1"/>
      <w:marLeft w:val="0"/>
      <w:marRight w:val="0"/>
      <w:marTop w:val="0"/>
      <w:marBottom w:val="0"/>
      <w:divBdr>
        <w:top w:val="none" w:sz="0" w:space="0" w:color="auto"/>
        <w:left w:val="none" w:sz="0" w:space="0" w:color="auto"/>
        <w:bottom w:val="none" w:sz="0" w:space="0" w:color="auto"/>
        <w:right w:val="none" w:sz="0" w:space="0" w:color="auto"/>
      </w:divBdr>
    </w:div>
    <w:div w:id="333730885">
      <w:bodyDiv w:val="1"/>
      <w:marLeft w:val="0"/>
      <w:marRight w:val="0"/>
      <w:marTop w:val="0"/>
      <w:marBottom w:val="0"/>
      <w:divBdr>
        <w:top w:val="none" w:sz="0" w:space="0" w:color="auto"/>
        <w:left w:val="none" w:sz="0" w:space="0" w:color="auto"/>
        <w:bottom w:val="none" w:sz="0" w:space="0" w:color="auto"/>
        <w:right w:val="none" w:sz="0" w:space="0" w:color="auto"/>
      </w:divBdr>
    </w:div>
    <w:div w:id="333847097">
      <w:bodyDiv w:val="1"/>
      <w:marLeft w:val="0"/>
      <w:marRight w:val="0"/>
      <w:marTop w:val="0"/>
      <w:marBottom w:val="0"/>
      <w:divBdr>
        <w:top w:val="none" w:sz="0" w:space="0" w:color="auto"/>
        <w:left w:val="none" w:sz="0" w:space="0" w:color="auto"/>
        <w:bottom w:val="none" w:sz="0" w:space="0" w:color="auto"/>
        <w:right w:val="none" w:sz="0" w:space="0" w:color="auto"/>
      </w:divBdr>
    </w:div>
    <w:div w:id="334190531">
      <w:bodyDiv w:val="1"/>
      <w:marLeft w:val="0"/>
      <w:marRight w:val="0"/>
      <w:marTop w:val="0"/>
      <w:marBottom w:val="0"/>
      <w:divBdr>
        <w:top w:val="none" w:sz="0" w:space="0" w:color="auto"/>
        <w:left w:val="none" w:sz="0" w:space="0" w:color="auto"/>
        <w:bottom w:val="none" w:sz="0" w:space="0" w:color="auto"/>
        <w:right w:val="none" w:sz="0" w:space="0" w:color="auto"/>
      </w:divBdr>
    </w:div>
    <w:div w:id="334528365">
      <w:bodyDiv w:val="1"/>
      <w:marLeft w:val="0"/>
      <w:marRight w:val="0"/>
      <w:marTop w:val="0"/>
      <w:marBottom w:val="0"/>
      <w:divBdr>
        <w:top w:val="none" w:sz="0" w:space="0" w:color="auto"/>
        <w:left w:val="none" w:sz="0" w:space="0" w:color="auto"/>
        <w:bottom w:val="none" w:sz="0" w:space="0" w:color="auto"/>
        <w:right w:val="none" w:sz="0" w:space="0" w:color="auto"/>
      </w:divBdr>
    </w:div>
    <w:div w:id="335109287">
      <w:bodyDiv w:val="1"/>
      <w:marLeft w:val="0"/>
      <w:marRight w:val="0"/>
      <w:marTop w:val="0"/>
      <w:marBottom w:val="0"/>
      <w:divBdr>
        <w:top w:val="none" w:sz="0" w:space="0" w:color="auto"/>
        <w:left w:val="none" w:sz="0" w:space="0" w:color="auto"/>
        <w:bottom w:val="none" w:sz="0" w:space="0" w:color="auto"/>
        <w:right w:val="none" w:sz="0" w:space="0" w:color="auto"/>
      </w:divBdr>
    </w:div>
    <w:div w:id="335157336">
      <w:bodyDiv w:val="1"/>
      <w:marLeft w:val="0"/>
      <w:marRight w:val="0"/>
      <w:marTop w:val="0"/>
      <w:marBottom w:val="0"/>
      <w:divBdr>
        <w:top w:val="none" w:sz="0" w:space="0" w:color="auto"/>
        <w:left w:val="none" w:sz="0" w:space="0" w:color="auto"/>
        <w:bottom w:val="none" w:sz="0" w:space="0" w:color="auto"/>
        <w:right w:val="none" w:sz="0" w:space="0" w:color="auto"/>
      </w:divBdr>
    </w:div>
    <w:div w:id="336855282">
      <w:bodyDiv w:val="1"/>
      <w:marLeft w:val="0"/>
      <w:marRight w:val="0"/>
      <w:marTop w:val="0"/>
      <w:marBottom w:val="0"/>
      <w:divBdr>
        <w:top w:val="none" w:sz="0" w:space="0" w:color="auto"/>
        <w:left w:val="none" w:sz="0" w:space="0" w:color="auto"/>
        <w:bottom w:val="none" w:sz="0" w:space="0" w:color="auto"/>
        <w:right w:val="none" w:sz="0" w:space="0" w:color="auto"/>
      </w:divBdr>
    </w:div>
    <w:div w:id="337118209">
      <w:bodyDiv w:val="1"/>
      <w:marLeft w:val="0"/>
      <w:marRight w:val="0"/>
      <w:marTop w:val="0"/>
      <w:marBottom w:val="0"/>
      <w:divBdr>
        <w:top w:val="none" w:sz="0" w:space="0" w:color="auto"/>
        <w:left w:val="none" w:sz="0" w:space="0" w:color="auto"/>
        <w:bottom w:val="none" w:sz="0" w:space="0" w:color="auto"/>
        <w:right w:val="none" w:sz="0" w:space="0" w:color="auto"/>
      </w:divBdr>
    </w:div>
    <w:div w:id="337541870">
      <w:bodyDiv w:val="1"/>
      <w:marLeft w:val="0"/>
      <w:marRight w:val="0"/>
      <w:marTop w:val="0"/>
      <w:marBottom w:val="0"/>
      <w:divBdr>
        <w:top w:val="none" w:sz="0" w:space="0" w:color="auto"/>
        <w:left w:val="none" w:sz="0" w:space="0" w:color="auto"/>
        <w:bottom w:val="none" w:sz="0" w:space="0" w:color="auto"/>
        <w:right w:val="none" w:sz="0" w:space="0" w:color="auto"/>
      </w:divBdr>
    </w:div>
    <w:div w:id="338390490">
      <w:bodyDiv w:val="1"/>
      <w:marLeft w:val="0"/>
      <w:marRight w:val="0"/>
      <w:marTop w:val="0"/>
      <w:marBottom w:val="0"/>
      <w:divBdr>
        <w:top w:val="none" w:sz="0" w:space="0" w:color="auto"/>
        <w:left w:val="none" w:sz="0" w:space="0" w:color="auto"/>
        <w:bottom w:val="none" w:sz="0" w:space="0" w:color="auto"/>
        <w:right w:val="none" w:sz="0" w:space="0" w:color="auto"/>
      </w:divBdr>
    </w:div>
    <w:div w:id="338432704">
      <w:bodyDiv w:val="1"/>
      <w:marLeft w:val="0"/>
      <w:marRight w:val="0"/>
      <w:marTop w:val="0"/>
      <w:marBottom w:val="0"/>
      <w:divBdr>
        <w:top w:val="none" w:sz="0" w:space="0" w:color="auto"/>
        <w:left w:val="none" w:sz="0" w:space="0" w:color="auto"/>
        <w:bottom w:val="none" w:sz="0" w:space="0" w:color="auto"/>
        <w:right w:val="none" w:sz="0" w:space="0" w:color="auto"/>
      </w:divBdr>
    </w:div>
    <w:div w:id="339242342">
      <w:bodyDiv w:val="1"/>
      <w:marLeft w:val="0"/>
      <w:marRight w:val="0"/>
      <w:marTop w:val="0"/>
      <w:marBottom w:val="0"/>
      <w:divBdr>
        <w:top w:val="none" w:sz="0" w:space="0" w:color="auto"/>
        <w:left w:val="none" w:sz="0" w:space="0" w:color="auto"/>
        <w:bottom w:val="none" w:sz="0" w:space="0" w:color="auto"/>
        <w:right w:val="none" w:sz="0" w:space="0" w:color="auto"/>
      </w:divBdr>
    </w:div>
    <w:div w:id="341130519">
      <w:bodyDiv w:val="1"/>
      <w:marLeft w:val="0"/>
      <w:marRight w:val="0"/>
      <w:marTop w:val="0"/>
      <w:marBottom w:val="0"/>
      <w:divBdr>
        <w:top w:val="none" w:sz="0" w:space="0" w:color="auto"/>
        <w:left w:val="none" w:sz="0" w:space="0" w:color="auto"/>
        <w:bottom w:val="none" w:sz="0" w:space="0" w:color="auto"/>
        <w:right w:val="none" w:sz="0" w:space="0" w:color="auto"/>
      </w:divBdr>
    </w:div>
    <w:div w:id="342439095">
      <w:bodyDiv w:val="1"/>
      <w:marLeft w:val="0"/>
      <w:marRight w:val="0"/>
      <w:marTop w:val="0"/>
      <w:marBottom w:val="0"/>
      <w:divBdr>
        <w:top w:val="none" w:sz="0" w:space="0" w:color="auto"/>
        <w:left w:val="none" w:sz="0" w:space="0" w:color="auto"/>
        <w:bottom w:val="none" w:sz="0" w:space="0" w:color="auto"/>
        <w:right w:val="none" w:sz="0" w:space="0" w:color="auto"/>
      </w:divBdr>
    </w:div>
    <w:div w:id="342631174">
      <w:bodyDiv w:val="1"/>
      <w:marLeft w:val="0"/>
      <w:marRight w:val="0"/>
      <w:marTop w:val="0"/>
      <w:marBottom w:val="0"/>
      <w:divBdr>
        <w:top w:val="none" w:sz="0" w:space="0" w:color="auto"/>
        <w:left w:val="none" w:sz="0" w:space="0" w:color="auto"/>
        <w:bottom w:val="none" w:sz="0" w:space="0" w:color="auto"/>
        <w:right w:val="none" w:sz="0" w:space="0" w:color="auto"/>
      </w:divBdr>
    </w:div>
    <w:div w:id="344135610">
      <w:bodyDiv w:val="1"/>
      <w:marLeft w:val="0"/>
      <w:marRight w:val="0"/>
      <w:marTop w:val="0"/>
      <w:marBottom w:val="0"/>
      <w:divBdr>
        <w:top w:val="none" w:sz="0" w:space="0" w:color="auto"/>
        <w:left w:val="none" w:sz="0" w:space="0" w:color="auto"/>
        <w:bottom w:val="none" w:sz="0" w:space="0" w:color="auto"/>
        <w:right w:val="none" w:sz="0" w:space="0" w:color="auto"/>
      </w:divBdr>
    </w:div>
    <w:div w:id="345446698">
      <w:bodyDiv w:val="1"/>
      <w:marLeft w:val="0"/>
      <w:marRight w:val="0"/>
      <w:marTop w:val="0"/>
      <w:marBottom w:val="0"/>
      <w:divBdr>
        <w:top w:val="none" w:sz="0" w:space="0" w:color="auto"/>
        <w:left w:val="none" w:sz="0" w:space="0" w:color="auto"/>
        <w:bottom w:val="none" w:sz="0" w:space="0" w:color="auto"/>
        <w:right w:val="none" w:sz="0" w:space="0" w:color="auto"/>
      </w:divBdr>
    </w:div>
    <w:div w:id="345523518">
      <w:bodyDiv w:val="1"/>
      <w:marLeft w:val="0"/>
      <w:marRight w:val="0"/>
      <w:marTop w:val="0"/>
      <w:marBottom w:val="0"/>
      <w:divBdr>
        <w:top w:val="none" w:sz="0" w:space="0" w:color="auto"/>
        <w:left w:val="none" w:sz="0" w:space="0" w:color="auto"/>
        <w:bottom w:val="none" w:sz="0" w:space="0" w:color="auto"/>
        <w:right w:val="none" w:sz="0" w:space="0" w:color="auto"/>
      </w:divBdr>
    </w:div>
    <w:div w:id="348072388">
      <w:bodyDiv w:val="1"/>
      <w:marLeft w:val="0"/>
      <w:marRight w:val="0"/>
      <w:marTop w:val="0"/>
      <w:marBottom w:val="0"/>
      <w:divBdr>
        <w:top w:val="none" w:sz="0" w:space="0" w:color="auto"/>
        <w:left w:val="none" w:sz="0" w:space="0" w:color="auto"/>
        <w:bottom w:val="none" w:sz="0" w:space="0" w:color="auto"/>
        <w:right w:val="none" w:sz="0" w:space="0" w:color="auto"/>
      </w:divBdr>
    </w:div>
    <w:div w:id="348606855">
      <w:bodyDiv w:val="1"/>
      <w:marLeft w:val="0"/>
      <w:marRight w:val="0"/>
      <w:marTop w:val="0"/>
      <w:marBottom w:val="0"/>
      <w:divBdr>
        <w:top w:val="none" w:sz="0" w:space="0" w:color="auto"/>
        <w:left w:val="none" w:sz="0" w:space="0" w:color="auto"/>
        <w:bottom w:val="none" w:sz="0" w:space="0" w:color="auto"/>
        <w:right w:val="none" w:sz="0" w:space="0" w:color="auto"/>
      </w:divBdr>
    </w:div>
    <w:div w:id="348609250">
      <w:bodyDiv w:val="1"/>
      <w:marLeft w:val="0"/>
      <w:marRight w:val="0"/>
      <w:marTop w:val="0"/>
      <w:marBottom w:val="0"/>
      <w:divBdr>
        <w:top w:val="none" w:sz="0" w:space="0" w:color="auto"/>
        <w:left w:val="none" w:sz="0" w:space="0" w:color="auto"/>
        <w:bottom w:val="none" w:sz="0" w:space="0" w:color="auto"/>
        <w:right w:val="none" w:sz="0" w:space="0" w:color="auto"/>
      </w:divBdr>
    </w:div>
    <w:div w:id="348677960">
      <w:bodyDiv w:val="1"/>
      <w:marLeft w:val="0"/>
      <w:marRight w:val="0"/>
      <w:marTop w:val="0"/>
      <w:marBottom w:val="0"/>
      <w:divBdr>
        <w:top w:val="none" w:sz="0" w:space="0" w:color="auto"/>
        <w:left w:val="none" w:sz="0" w:space="0" w:color="auto"/>
        <w:bottom w:val="none" w:sz="0" w:space="0" w:color="auto"/>
        <w:right w:val="none" w:sz="0" w:space="0" w:color="auto"/>
      </w:divBdr>
    </w:div>
    <w:div w:id="350106112">
      <w:bodyDiv w:val="1"/>
      <w:marLeft w:val="0"/>
      <w:marRight w:val="0"/>
      <w:marTop w:val="0"/>
      <w:marBottom w:val="0"/>
      <w:divBdr>
        <w:top w:val="none" w:sz="0" w:space="0" w:color="auto"/>
        <w:left w:val="none" w:sz="0" w:space="0" w:color="auto"/>
        <w:bottom w:val="none" w:sz="0" w:space="0" w:color="auto"/>
        <w:right w:val="none" w:sz="0" w:space="0" w:color="auto"/>
      </w:divBdr>
    </w:div>
    <w:div w:id="352463043">
      <w:bodyDiv w:val="1"/>
      <w:marLeft w:val="0"/>
      <w:marRight w:val="0"/>
      <w:marTop w:val="0"/>
      <w:marBottom w:val="0"/>
      <w:divBdr>
        <w:top w:val="none" w:sz="0" w:space="0" w:color="auto"/>
        <w:left w:val="none" w:sz="0" w:space="0" w:color="auto"/>
        <w:bottom w:val="none" w:sz="0" w:space="0" w:color="auto"/>
        <w:right w:val="none" w:sz="0" w:space="0" w:color="auto"/>
      </w:divBdr>
    </w:div>
    <w:div w:id="352650323">
      <w:bodyDiv w:val="1"/>
      <w:marLeft w:val="0"/>
      <w:marRight w:val="0"/>
      <w:marTop w:val="0"/>
      <w:marBottom w:val="0"/>
      <w:divBdr>
        <w:top w:val="none" w:sz="0" w:space="0" w:color="auto"/>
        <w:left w:val="none" w:sz="0" w:space="0" w:color="auto"/>
        <w:bottom w:val="none" w:sz="0" w:space="0" w:color="auto"/>
        <w:right w:val="none" w:sz="0" w:space="0" w:color="auto"/>
      </w:divBdr>
    </w:div>
    <w:div w:id="352653878">
      <w:bodyDiv w:val="1"/>
      <w:marLeft w:val="0"/>
      <w:marRight w:val="0"/>
      <w:marTop w:val="0"/>
      <w:marBottom w:val="0"/>
      <w:divBdr>
        <w:top w:val="none" w:sz="0" w:space="0" w:color="auto"/>
        <w:left w:val="none" w:sz="0" w:space="0" w:color="auto"/>
        <w:bottom w:val="none" w:sz="0" w:space="0" w:color="auto"/>
        <w:right w:val="none" w:sz="0" w:space="0" w:color="auto"/>
      </w:divBdr>
    </w:div>
    <w:div w:id="353312863">
      <w:bodyDiv w:val="1"/>
      <w:marLeft w:val="0"/>
      <w:marRight w:val="0"/>
      <w:marTop w:val="0"/>
      <w:marBottom w:val="0"/>
      <w:divBdr>
        <w:top w:val="none" w:sz="0" w:space="0" w:color="auto"/>
        <w:left w:val="none" w:sz="0" w:space="0" w:color="auto"/>
        <w:bottom w:val="none" w:sz="0" w:space="0" w:color="auto"/>
        <w:right w:val="none" w:sz="0" w:space="0" w:color="auto"/>
      </w:divBdr>
    </w:div>
    <w:div w:id="353381703">
      <w:bodyDiv w:val="1"/>
      <w:marLeft w:val="0"/>
      <w:marRight w:val="0"/>
      <w:marTop w:val="0"/>
      <w:marBottom w:val="0"/>
      <w:divBdr>
        <w:top w:val="none" w:sz="0" w:space="0" w:color="auto"/>
        <w:left w:val="none" w:sz="0" w:space="0" w:color="auto"/>
        <w:bottom w:val="none" w:sz="0" w:space="0" w:color="auto"/>
        <w:right w:val="none" w:sz="0" w:space="0" w:color="auto"/>
      </w:divBdr>
    </w:div>
    <w:div w:id="354039627">
      <w:bodyDiv w:val="1"/>
      <w:marLeft w:val="0"/>
      <w:marRight w:val="0"/>
      <w:marTop w:val="0"/>
      <w:marBottom w:val="0"/>
      <w:divBdr>
        <w:top w:val="none" w:sz="0" w:space="0" w:color="auto"/>
        <w:left w:val="none" w:sz="0" w:space="0" w:color="auto"/>
        <w:bottom w:val="none" w:sz="0" w:space="0" w:color="auto"/>
        <w:right w:val="none" w:sz="0" w:space="0" w:color="auto"/>
      </w:divBdr>
    </w:div>
    <w:div w:id="354159199">
      <w:bodyDiv w:val="1"/>
      <w:marLeft w:val="0"/>
      <w:marRight w:val="0"/>
      <w:marTop w:val="0"/>
      <w:marBottom w:val="0"/>
      <w:divBdr>
        <w:top w:val="none" w:sz="0" w:space="0" w:color="auto"/>
        <w:left w:val="none" w:sz="0" w:space="0" w:color="auto"/>
        <w:bottom w:val="none" w:sz="0" w:space="0" w:color="auto"/>
        <w:right w:val="none" w:sz="0" w:space="0" w:color="auto"/>
      </w:divBdr>
    </w:div>
    <w:div w:id="355086555">
      <w:bodyDiv w:val="1"/>
      <w:marLeft w:val="0"/>
      <w:marRight w:val="0"/>
      <w:marTop w:val="0"/>
      <w:marBottom w:val="0"/>
      <w:divBdr>
        <w:top w:val="none" w:sz="0" w:space="0" w:color="auto"/>
        <w:left w:val="none" w:sz="0" w:space="0" w:color="auto"/>
        <w:bottom w:val="none" w:sz="0" w:space="0" w:color="auto"/>
        <w:right w:val="none" w:sz="0" w:space="0" w:color="auto"/>
      </w:divBdr>
    </w:div>
    <w:div w:id="355350716">
      <w:bodyDiv w:val="1"/>
      <w:marLeft w:val="0"/>
      <w:marRight w:val="0"/>
      <w:marTop w:val="0"/>
      <w:marBottom w:val="0"/>
      <w:divBdr>
        <w:top w:val="none" w:sz="0" w:space="0" w:color="auto"/>
        <w:left w:val="none" w:sz="0" w:space="0" w:color="auto"/>
        <w:bottom w:val="none" w:sz="0" w:space="0" w:color="auto"/>
        <w:right w:val="none" w:sz="0" w:space="0" w:color="auto"/>
      </w:divBdr>
    </w:div>
    <w:div w:id="355542959">
      <w:bodyDiv w:val="1"/>
      <w:marLeft w:val="0"/>
      <w:marRight w:val="0"/>
      <w:marTop w:val="0"/>
      <w:marBottom w:val="0"/>
      <w:divBdr>
        <w:top w:val="none" w:sz="0" w:space="0" w:color="auto"/>
        <w:left w:val="none" w:sz="0" w:space="0" w:color="auto"/>
        <w:bottom w:val="none" w:sz="0" w:space="0" w:color="auto"/>
        <w:right w:val="none" w:sz="0" w:space="0" w:color="auto"/>
      </w:divBdr>
    </w:div>
    <w:div w:id="356391245">
      <w:bodyDiv w:val="1"/>
      <w:marLeft w:val="0"/>
      <w:marRight w:val="0"/>
      <w:marTop w:val="0"/>
      <w:marBottom w:val="0"/>
      <w:divBdr>
        <w:top w:val="none" w:sz="0" w:space="0" w:color="auto"/>
        <w:left w:val="none" w:sz="0" w:space="0" w:color="auto"/>
        <w:bottom w:val="none" w:sz="0" w:space="0" w:color="auto"/>
        <w:right w:val="none" w:sz="0" w:space="0" w:color="auto"/>
      </w:divBdr>
    </w:div>
    <w:div w:id="356586816">
      <w:bodyDiv w:val="1"/>
      <w:marLeft w:val="0"/>
      <w:marRight w:val="0"/>
      <w:marTop w:val="0"/>
      <w:marBottom w:val="0"/>
      <w:divBdr>
        <w:top w:val="none" w:sz="0" w:space="0" w:color="auto"/>
        <w:left w:val="none" w:sz="0" w:space="0" w:color="auto"/>
        <w:bottom w:val="none" w:sz="0" w:space="0" w:color="auto"/>
        <w:right w:val="none" w:sz="0" w:space="0" w:color="auto"/>
      </w:divBdr>
    </w:div>
    <w:div w:id="357977099">
      <w:bodyDiv w:val="1"/>
      <w:marLeft w:val="0"/>
      <w:marRight w:val="0"/>
      <w:marTop w:val="0"/>
      <w:marBottom w:val="0"/>
      <w:divBdr>
        <w:top w:val="none" w:sz="0" w:space="0" w:color="auto"/>
        <w:left w:val="none" w:sz="0" w:space="0" w:color="auto"/>
        <w:bottom w:val="none" w:sz="0" w:space="0" w:color="auto"/>
        <w:right w:val="none" w:sz="0" w:space="0" w:color="auto"/>
      </w:divBdr>
    </w:div>
    <w:div w:id="358896129">
      <w:bodyDiv w:val="1"/>
      <w:marLeft w:val="0"/>
      <w:marRight w:val="0"/>
      <w:marTop w:val="0"/>
      <w:marBottom w:val="0"/>
      <w:divBdr>
        <w:top w:val="none" w:sz="0" w:space="0" w:color="auto"/>
        <w:left w:val="none" w:sz="0" w:space="0" w:color="auto"/>
        <w:bottom w:val="none" w:sz="0" w:space="0" w:color="auto"/>
        <w:right w:val="none" w:sz="0" w:space="0" w:color="auto"/>
      </w:divBdr>
    </w:div>
    <w:div w:id="359360868">
      <w:bodyDiv w:val="1"/>
      <w:marLeft w:val="0"/>
      <w:marRight w:val="0"/>
      <w:marTop w:val="0"/>
      <w:marBottom w:val="0"/>
      <w:divBdr>
        <w:top w:val="none" w:sz="0" w:space="0" w:color="auto"/>
        <w:left w:val="none" w:sz="0" w:space="0" w:color="auto"/>
        <w:bottom w:val="none" w:sz="0" w:space="0" w:color="auto"/>
        <w:right w:val="none" w:sz="0" w:space="0" w:color="auto"/>
      </w:divBdr>
    </w:div>
    <w:div w:id="359671164">
      <w:bodyDiv w:val="1"/>
      <w:marLeft w:val="0"/>
      <w:marRight w:val="0"/>
      <w:marTop w:val="0"/>
      <w:marBottom w:val="0"/>
      <w:divBdr>
        <w:top w:val="none" w:sz="0" w:space="0" w:color="auto"/>
        <w:left w:val="none" w:sz="0" w:space="0" w:color="auto"/>
        <w:bottom w:val="none" w:sz="0" w:space="0" w:color="auto"/>
        <w:right w:val="none" w:sz="0" w:space="0" w:color="auto"/>
      </w:divBdr>
    </w:div>
    <w:div w:id="359741915">
      <w:bodyDiv w:val="1"/>
      <w:marLeft w:val="0"/>
      <w:marRight w:val="0"/>
      <w:marTop w:val="0"/>
      <w:marBottom w:val="0"/>
      <w:divBdr>
        <w:top w:val="none" w:sz="0" w:space="0" w:color="auto"/>
        <w:left w:val="none" w:sz="0" w:space="0" w:color="auto"/>
        <w:bottom w:val="none" w:sz="0" w:space="0" w:color="auto"/>
        <w:right w:val="none" w:sz="0" w:space="0" w:color="auto"/>
      </w:divBdr>
    </w:div>
    <w:div w:id="359865680">
      <w:bodyDiv w:val="1"/>
      <w:marLeft w:val="0"/>
      <w:marRight w:val="0"/>
      <w:marTop w:val="0"/>
      <w:marBottom w:val="0"/>
      <w:divBdr>
        <w:top w:val="none" w:sz="0" w:space="0" w:color="auto"/>
        <w:left w:val="none" w:sz="0" w:space="0" w:color="auto"/>
        <w:bottom w:val="none" w:sz="0" w:space="0" w:color="auto"/>
        <w:right w:val="none" w:sz="0" w:space="0" w:color="auto"/>
      </w:divBdr>
    </w:div>
    <w:div w:id="361707279">
      <w:bodyDiv w:val="1"/>
      <w:marLeft w:val="0"/>
      <w:marRight w:val="0"/>
      <w:marTop w:val="0"/>
      <w:marBottom w:val="0"/>
      <w:divBdr>
        <w:top w:val="none" w:sz="0" w:space="0" w:color="auto"/>
        <w:left w:val="none" w:sz="0" w:space="0" w:color="auto"/>
        <w:bottom w:val="none" w:sz="0" w:space="0" w:color="auto"/>
        <w:right w:val="none" w:sz="0" w:space="0" w:color="auto"/>
      </w:divBdr>
    </w:div>
    <w:div w:id="362052785">
      <w:bodyDiv w:val="1"/>
      <w:marLeft w:val="0"/>
      <w:marRight w:val="0"/>
      <w:marTop w:val="0"/>
      <w:marBottom w:val="0"/>
      <w:divBdr>
        <w:top w:val="none" w:sz="0" w:space="0" w:color="auto"/>
        <w:left w:val="none" w:sz="0" w:space="0" w:color="auto"/>
        <w:bottom w:val="none" w:sz="0" w:space="0" w:color="auto"/>
        <w:right w:val="none" w:sz="0" w:space="0" w:color="auto"/>
      </w:divBdr>
    </w:div>
    <w:div w:id="363408135">
      <w:bodyDiv w:val="1"/>
      <w:marLeft w:val="0"/>
      <w:marRight w:val="0"/>
      <w:marTop w:val="0"/>
      <w:marBottom w:val="0"/>
      <w:divBdr>
        <w:top w:val="none" w:sz="0" w:space="0" w:color="auto"/>
        <w:left w:val="none" w:sz="0" w:space="0" w:color="auto"/>
        <w:bottom w:val="none" w:sz="0" w:space="0" w:color="auto"/>
        <w:right w:val="none" w:sz="0" w:space="0" w:color="auto"/>
      </w:divBdr>
    </w:div>
    <w:div w:id="363528798">
      <w:bodyDiv w:val="1"/>
      <w:marLeft w:val="0"/>
      <w:marRight w:val="0"/>
      <w:marTop w:val="0"/>
      <w:marBottom w:val="0"/>
      <w:divBdr>
        <w:top w:val="none" w:sz="0" w:space="0" w:color="auto"/>
        <w:left w:val="none" w:sz="0" w:space="0" w:color="auto"/>
        <w:bottom w:val="none" w:sz="0" w:space="0" w:color="auto"/>
        <w:right w:val="none" w:sz="0" w:space="0" w:color="auto"/>
      </w:divBdr>
    </w:div>
    <w:div w:id="363748959">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64477468">
      <w:bodyDiv w:val="1"/>
      <w:marLeft w:val="0"/>
      <w:marRight w:val="0"/>
      <w:marTop w:val="0"/>
      <w:marBottom w:val="0"/>
      <w:divBdr>
        <w:top w:val="none" w:sz="0" w:space="0" w:color="auto"/>
        <w:left w:val="none" w:sz="0" w:space="0" w:color="auto"/>
        <w:bottom w:val="none" w:sz="0" w:space="0" w:color="auto"/>
        <w:right w:val="none" w:sz="0" w:space="0" w:color="auto"/>
      </w:divBdr>
    </w:div>
    <w:div w:id="365064480">
      <w:bodyDiv w:val="1"/>
      <w:marLeft w:val="0"/>
      <w:marRight w:val="0"/>
      <w:marTop w:val="0"/>
      <w:marBottom w:val="0"/>
      <w:divBdr>
        <w:top w:val="none" w:sz="0" w:space="0" w:color="auto"/>
        <w:left w:val="none" w:sz="0" w:space="0" w:color="auto"/>
        <w:bottom w:val="none" w:sz="0" w:space="0" w:color="auto"/>
        <w:right w:val="none" w:sz="0" w:space="0" w:color="auto"/>
      </w:divBdr>
    </w:div>
    <w:div w:id="365954778">
      <w:bodyDiv w:val="1"/>
      <w:marLeft w:val="0"/>
      <w:marRight w:val="0"/>
      <w:marTop w:val="0"/>
      <w:marBottom w:val="0"/>
      <w:divBdr>
        <w:top w:val="none" w:sz="0" w:space="0" w:color="auto"/>
        <w:left w:val="none" w:sz="0" w:space="0" w:color="auto"/>
        <w:bottom w:val="none" w:sz="0" w:space="0" w:color="auto"/>
        <w:right w:val="none" w:sz="0" w:space="0" w:color="auto"/>
      </w:divBdr>
    </w:div>
    <w:div w:id="366491596">
      <w:bodyDiv w:val="1"/>
      <w:marLeft w:val="0"/>
      <w:marRight w:val="0"/>
      <w:marTop w:val="0"/>
      <w:marBottom w:val="0"/>
      <w:divBdr>
        <w:top w:val="none" w:sz="0" w:space="0" w:color="auto"/>
        <w:left w:val="none" w:sz="0" w:space="0" w:color="auto"/>
        <w:bottom w:val="none" w:sz="0" w:space="0" w:color="auto"/>
        <w:right w:val="none" w:sz="0" w:space="0" w:color="auto"/>
      </w:divBdr>
    </w:div>
    <w:div w:id="366495381">
      <w:bodyDiv w:val="1"/>
      <w:marLeft w:val="0"/>
      <w:marRight w:val="0"/>
      <w:marTop w:val="0"/>
      <w:marBottom w:val="0"/>
      <w:divBdr>
        <w:top w:val="none" w:sz="0" w:space="0" w:color="auto"/>
        <w:left w:val="none" w:sz="0" w:space="0" w:color="auto"/>
        <w:bottom w:val="none" w:sz="0" w:space="0" w:color="auto"/>
        <w:right w:val="none" w:sz="0" w:space="0" w:color="auto"/>
      </w:divBdr>
    </w:div>
    <w:div w:id="367075382">
      <w:bodyDiv w:val="1"/>
      <w:marLeft w:val="0"/>
      <w:marRight w:val="0"/>
      <w:marTop w:val="0"/>
      <w:marBottom w:val="0"/>
      <w:divBdr>
        <w:top w:val="none" w:sz="0" w:space="0" w:color="auto"/>
        <w:left w:val="none" w:sz="0" w:space="0" w:color="auto"/>
        <w:bottom w:val="none" w:sz="0" w:space="0" w:color="auto"/>
        <w:right w:val="none" w:sz="0" w:space="0" w:color="auto"/>
      </w:divBdr>
    </w:div>
    <w:div w:id="367296168">
      <w:bodyDiv w:val="1"/>
      <w:marLeft w:val="0"/>
      <w:marRight w:val="0"/>
      <w:marTop w:val="0"/>
      <w:marBottom w:val="0"/>
      <w:divBdr>
        <w:top w:val="none" w:sz="0" w:space="0" w:color="auto"/>
        <w:left w:val="none" w:sz="0" w:space="0" w:color="auto"/>
        <w:bottom w:val="none" w:sz="0" w:space="0" w:color="auto"/>
        <w:right w:val="none" w:sz="0" w:space="0" w:color="auto"/>
      </w:divBdr>
    </w:div>
    <w:div w:id="367534263">
      <w:bodyDiv w:val="1"/>
      <w:marLeft w:val="0"/>
      <w:marRight w:val="0"/>
      <w:marTop w:val="0"/>
      <w:marBottom w:val="0"/>
      <w:divBdr>
        <w:top w:val="none" w:sz="0" w:space="0" w:color="auto"/>
        <w:left w:val="none" w:sz="0" w:space="0" w:color="auto"/>
        <w:bottom w:val="none" w:sz="0" w:space="0" w:color="auto"/>
        <w:right w:val="none" w:sz="0" w:space="0" w:color="auto"/>
      </w:divBdr>
    </w:div>
    <w:div w:id="368192419">
      <w:bodyDiv w:val="1"/>
      <w:marLeft w:val="0"/>
      <w:marRight w:val="0"/>
      <w:marTop w:val="0"/>
      <w:marBottom w:val="0"/>
      <w:divBdr>
        <w:top w:val="none" w:sz="0" w:space="0" w:color="auto"/>
        <w:left w:val="none" w:sz="0" w:space="0" w:color="auto"/>
        <w:bottom w:val="none" w:sz="0" w:space="0" w:color="auto"/>
        <w:right w:val="none" w:sz="0" w:space="0" w:color="auto"/>
      </w:divBdr>
    </w:div>
    <w:div w:id="368378758">
      <w:bodyDiv w:val="1"/>
      <w:marLeft w:val="0"/>
      <w:marRight w:val="0"/>
      <w:marTop w:val="0"/>
      <w:marBottom w:val="0"/>
      <w:divBdr>
        <w:top w:val="none" w:sz="0" w:space="0" w:color="auto"/>
        <w:left w:val="none" w:sz="0" w:space="0" w:color="auto"/>
        <w:bottom w:val="none" w:sz="0" w:space="0" w:color="auto"/>
        <w:right w:val="none" w:sz="0" w:space="0" w:color="auto"/>
      </w:divBdr>
    </w:div>
    <w:div w:id="369837625">
      <w:bodyDiv w:val="1"/>
      <w:marLeft w:val="0"/>
      <w:marRight w:val="0"/>
      <w:marTop w:val="0"/>
      <w:marBottom w:val="0"/>
      <w:divBdr>
        <w:top w:val="none" w:sz="0" w:space="0" w:color="auto"/>
        <w:left w:val="none" w:sz="0" w:space="0" w:color="auto"/>
        <w:bottom w:val="none" w:sz="0" w:space="0" w:color="auto"/>
        <w:right w:val="none" w:sz="0" w:space="0" w:color="auto"/>
      </w:divBdr>
    </w:div>
    <w:div w:id="370497404">
      <w:bodyDiv w:val="1"/>
      <w:marLeft w:val="0"/>
      <w:marRight w:val="0"/>
      <w:marTop w:val="0"/>
      <w:marBottom w:val="0"/>
      <w:divBdr>
        <w:top w:val="none" w:sz="0" w:space="0" w:color="auto"/>
        <w:left w:val="none" w:sz="0" w:space="0" w:color="auto"/>
        <w:bottom w:val="none" w:sz="0" w:space="0" w:color="auto"/>
        <w:right w:val="none" w:sz="0" w:space="0" w:color="auto"/>
      </w:divBdr>
    </w:div>
    <w:div w:id="370769744">
      <w:bodyDiv w:val="1"/>
      <w:marLeft w:val="0"/>
      <w:marRight w:val="0"/>
      <w:marTop w:val="0"/>
      <w:marBottom w:val="0"/>
      <w:divBdr>
        <w:top w:val="none" w:sz="0" w:space="0" w:color="auto"/>
        <w:left w:val="none" w:sz="0" w:space="0" w:color="auto"/>
        <w:bottom w:val="none" w:sz="0" w:space="0" w:color="auto"/>
        <w:right w:val="none" w:sz="0" w:space="0" w:color="auto"/>
      </w:divBdr>
    </w:div>
    <w:div w:id="370887716">
      <w:bodyDiv w:val="1"/>
      <w:marLeft w:val="0"/>
      <w:marRight w:val="0"/>
      <w:marTop w:val="0"/>
      <w:marBottom w:val="0"/>
      <w:divBdr>
        <w:top w:val="none" w:sz="0" w:space="0" w:color="auto"/>
        <w:left w:val="none" w:sz="0" w:space="0" w:color="auto"/>
        <w:bottom w:val="none" w:sz="0" w:space="0" w:color="auto"/>
        <w:right w:val="none" w:sz="0" w:space="0" w:color="auto"/>
      </w:divBdr>
    </w:div>
    <w:div w:id="371030921">
      <w:bodyDiv w:val="1"/>
      <w:marLeft w:val="0"/>
      <w:marRight w:val="0"/>
      <w:marTop w:val="0"/>
      <w:marBottom w:val="0"/>
      <w:divBdr>
        <w:top w:val="none" w:sz="0" w:space="0" w:color="auto"/>
        <w:left w:val="none" w:sz="0" w:space="0" w:color="auto"/>
        <w:bottom w:val="none" w:sz="0" w:space="0" w:color="auto"/>
        <w:right w:val="none" w:sz="0" w:space="0" w:color="auto"/>
      </w:divBdr>
    </w:div>
    <w:div w:id="372996708">
      <w:bodyDiv w:val="1"/>
      <w:marLeft w:val="0"/>
      <w:marRight w:val="0"/>
      <w:marTop w:val="0"/>
      <w:marBottom w:val="0"/>
      <w:divBdr>
        <w:top w:val="none" w:sz="0" w:space="0" w:color="auto"/>
        <w:left w:val="none" w:sz="0" w:space="0" w:color="auto"/>
        <w:bottom w:val="none" w:sz="0" w:space="0" w:color="auto"/>
        <w:right w:val="none" w:sz="0" w:space="0" w:color="auto"/>
      </w:divBdr>
    </w:div>
    <w:div w:id="373235485">
      <w:bodyDiv w:val="1"/>
      <w:marLeft w:val="0"/>
      <w:marRight w:val="0"/>
      <w:marTop w:val="0"/>
      <w:marBottom w:val="0"/>
      <w:divBdr>
        <w:top w:val="none" w:sz="0" w:space="0" w:color="auto"/>
        <w:left w:val="none" w:sz="0" w:space="0" w:color="auto"/>
        <w:bottom w:val="none" w:sz="0" w:space="0" w:color="auto"/>
        <w:right w:val="none" w:sz="0" w:space="0" w:color="auto"/>
      </w:divBdr>
    </w:div>
    <w:div w:id="375474021">
      <w:bodyDiv w:val="1"/>
      <w:marLeft w:val="0"/>
      <w:marRight w:val="0"/>
      <w:marTop w:val="0"/>
      <w:marBottom w:val="0"/>
      <w:divBdr>
        <w:top w:val="none" w:sz="0" w:space="0" w:color="auto"/>
        <w:left w:val="none" w:sz="0" w:space="0" w:color="auto"/>
        <w:bottom w:val="none" w:sz="0" w:space="0" w:color="auto"/>
        <w:right w:val="none" w:sz="0" w:space="0" w:color="auto"/>
      </w:divBdr>
    </w:div>
    <w:div w:id="375661764">
      <w:bodyDiv w:val="1"/>
      <w:marLeft w:val="0"/>
      <w:marRight w:val="0"/>
      <w:marTop w:val="0"/>
      <w:marBottom w:val="0"/>
      <w:divBdr>
        <w:top w:val="none" w:sz="0" w:space="0" w:color="auto"/>
        <w:left w:val="none" w:sz="0" w:space="0" w:color="auto"/>
        <w:bottom w:val="none" w:sz="0" w:space="0" w:color="auto"/>
        <w:right w:val="none" w:sz="0" w:space="0" w:color="auto"/>
      </w:divBdr>
    </w:div>
    <w:div w:id="375744601">
      <w:bodyDiv w:val="1"/>
      <w:marLeft w:val="0"/>
      <w:marRight w:val="0"/>
      <w:marTop w:val="0"/>
      <w:marBottom w:val="0"/>
      <w:divBdr>
        <w:top w:val="none" w:sz="0" w:space="0" w:color="auto"/>
        <w:left w:val="none" w:sz="0" w:space="0" w:color="auto"/>
        <w:bottom w:val="none" w:sz="0" w:space="0" w:color="auto"/>
        <w:right w:val="none" w:sz="0" w:space="0" w:color="auto"/>
      </w:divBdr>
    </w:div>
    <w:div w:id="376667345">
      <w:bodyDiv w:val="1"/>
      <w:marLeft w:val="0"/>
      <w:marRight w:val="0"/>
      <w:marTop w:val="0"/>
      <w:marBottom w:val="0"/>
      <w:divBdr>
        <w:top w:val="none" w:sz="0" w:space="0" w:color="auto"/>
        <w:left w:val="none" w:sz="0" w:space="0" w:color="auto"/>
        <w:bottom w:val="none" w:sz="0" w:space="0" w:color="auto"/>
        <w:right w:val="none" w:sz="0" w:space="0" w:color="auto"/>
      </w:divBdr>
    </w:div>
    <w:div w:id="376702485">
      <w:bodyDiv w:val="1"/>
      <w:marLeft w:val="0"/>
      <w:marRight w:val="0"/>
      <w:marTop w:val="0"/>
      <w:marBottom w:val="0"/>
      <w:divBdr>
        <w:top w:val="none" w:sz="0" w:space="0" w:color="auto"/>
        <w:left w:val="none" w:sz="0" w:space="0" w:color="auto"/>
        <w:bottom w:val="none" w:sz="0" w:space="0" w:color="auto"/>
        <w:right w:val="none" w:sz="0" w:space="0" w:color="auto"/>
      </w:divBdr>
    </w:div>
    <w:div w:id="376852398">
      <w:bodyDiv w:val="1"/>
      <w:marLeft w:val="0"/>
      <w:marRight w:val="0"/>
      <w:marTop w:val="0"/>
      <w:marBottom w:val="0"/>
      <w:divBdr>
        <w:top w:val="none" w:sz="0" w:space="0" w:color="auto"/>
        <w:left w:val="none" w:sz="0" w:space="0" w:color="auto"/>
        <w:bottom w:val="none" w:sz="0" w:space="0" w:color="auto"/>
        <w:right w:val="none" w:sz="0" w:space="0" w:color="auto"/>
      </w:divBdr>
    </w:div>
    <w:div w:id="377053877">
      <w:bodyDiv w:val="1"/>
      <w:marLeft w:val="0"/>
      <w:marRight w:val="0"/>
      <w:marTop w:val="0"/>
      <w:marBottom w:val="0"/>
      <w:divBdr>
        <w:top w:val="none" w:sz="0" w:space="0" w:color="auto"/>
        <w:left w:val="none" w:sz="0" w:space="0" w:color="auto"/>
        <w:bottom w:val="none" w:sz="0" w:space="0" w:color="auto"/>
        <w:right w:val="none" w:sz="0" w:space="0" w:color="auto"/>
      </w:divBdr>
    </w:div>
    <w:div w:id="377365227">
      <w:bodyDiv w:val="1"/>
      <w:marLeft w:val="0"/>
      <w:marRight w:val="0"/>
      <w:marTop w:val="0"/>
      <w:marBottom w:val="0"/>
      <w:divBdr>
        <w:top w:val="none" w:sz="0" w:space="0" w:color="auto"/>
        <w:left w:val="none" w:sz="0" w:space="0" w:color="auto"/>
        <w:bottom w:val="none" w:sz="0" w:space="0" w:color="auto"/>
        <w:right w:val="none" w:sz="0" w:space="0" w:color="auto"/>
      </w:divBdr>
    </w:div>
    <w:div w:id="378089311">
      <w:bodyDiv w:val="1"/>
      <w:marLeft w:val="0"/>
      <w:marRight w:val="0"/>
      <w:marTop w:val="0"/>
      <w:marBottom w:val="0"/>
      <w:divBdr>
        <w:top w:val="none" w:sz="0" w:space="0" w:color="auto"/>
        <w:left w:val="none" w:sz="0" w:space="0" w:color="auto"/>
        <w:bottom w:val="none" w:sz="0" w:space="0" w:color="auto"/>
        <w:right w:val="none" w:sz="0" w:space="0" w:color="auto"/>
      </w:divBdr>
    </w:div>
    <w:div w:id="378170676">
      <w:bodyDiv w:val="1"/>
      <w:marLeft w:val="0"/>
      <w:marRight w:val="0"/>
      <w:marTop w:val="0"/>
      <w:marBottom w:val="0"/>
      <w:divBdr>
        <w:top w:val="none" w:sz="0" w:space="0" w:color="auto"/>
        <w:left w:val="none" w:sz="0" w:space="0" w:color="auto"/>
        <w:bottom w:val="none" w:sz="0" w:space="0" w:color="auto"/>
        <w:right w:val="none" w:sz="0" w:space="0" w:color="auto"/>
      </w:divBdr>
    </w:div>
    <w:div w:id="380176101">
      <w:bodyDiv w:val="1"/>
      <w:marLeft w:val="0"/>
      <w:marRight w:val="0"/>
      <w:marTop w:val="0"/>
      <w:marBottom w:val="0"/>
      <w:divBdr>
        <w:top w:val="none" w:sz="0" w:space="0" w:color="auto"/>
        <w:left w:val="none" w:sz="0" w:space="0" w:color="auto"/>
        <w:bottom w:val="none" w:sz="0" w:space="0" w:color="auto"/>
        <w:right w:val="none" w:sz="0" w:space="0" w:color="auto"/>
      </w:divBdr>
    </w:div>
    <w:div w:id="380397373">
      <w:bodyDiv w:val="1"/>
      <w:marLeft w:val="0"/>
      <w:marRight w:val="0"/>
      <w:marTop w:val="0"/>
      <w:marBottom w:val="0"/>
      <w:divBdr>
        <w:top w:val="none" w:sz="0" w:space="0" w:color="auto"/>
        <w:left w:val="none" w:sz="0" w:space="0" w:color="auto"/>
        <w:bottom w:val="none" w:sz="0" w:space="0" w:color="auto"/>
        <w:right w:val="none" w:sz="0" w:space="0" w:color="auto"/>
      </w:divBdr>
    </w:div>
    <w:div w:id="380595393">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381951658">
      <w:bodyDiv w:val="1"/>
      <w:marLeft w:val="0"/>
      <w:marRight w:val="0"/>
      <w:marTop w:val="0"/>
      <w:marBottom w:val="0"/>
      <w:divBdr>
        <w:top w:val="none" w:sz="0" w:space="0" w:color="auto"/>
        <w:left w:val="none" w:sz="0" w:space="0" w:color="auto"/>
        <w:bottom w:val="none" w:sz="0" w:space="0" w:color="auto"/>
        <w:right w:val="none" w:sz="0" w:space="0" w:color="auto"/>
      </w:divBdr>
    </w:div>
    <w:div w:id="382221246">
      <w:bodyDiv w:val="1"/>
      <w:marLeft w:val="0"/>
      <w:marRight w:val="0"/>
      <w:marTop w:val="0"/>
      <w:marBottom w:val="0"/>
      <w:divBdr>
        <w:top w:val="none" w:sz="0" w:space="0" w:color="auto"/>
        <w:left w:val="none" w:sz="0" w:space="0" w:color="auto"/>
        <w:bottom w:val="none" w:sz="0" w:space="0" w:color="auto"/>
        <w:right w:val="none" w:sz="0" w:space="0" w:color="auto"/>
      </w:divBdr>
    </w:div>
    <w:div w:id="382756048">
      <w:bodyDiv w:val="1"/>
      <w:marLeft w:val="0"/>
      <w:marRight w:val="0"/>
      <w:marTop w:val="0"/>
      <w:marBottom w:val="0"/>
      <w:divBdr>
        <w:top w:val="none" w:sz="0" w:space="0" w:color="auto"/>
        <w:left w:val="none" w:sz="0" w:space="0" w:color="auto"/>
        <w:bottom w:val="none" w:sz="0" w:space="0" w:color="auto"/>
        <w:right w:val="none" w:sz="0" w:space="0" w:color="auto"/>
      </w:divBdr>
    </w:div>
    <w:div w:id="383070363">
      <w:bodyDiv w:val="1"/>
      <w:marLeft w:val="0"/>
      <w:marRight w:val="0"/>
      <w:marTop w:val="0"/>
      <w:marBottom w:val="0"/>
      <w:divBdr>
        <w:top w:val="none" w:sz="0" w:space="0" w:color="auto"/>
        <w:left w:val="none" w:sz="0" w:space="0" w:color="auto"/>
        <w:bottom w:val="none" w:sz="0" w:space="0" w:color="auto"/>
        <w:right w:val="none" w:sz="0" w:space="0" w:color="auto"/>
      </w:divBdr>
    </w:div>
    <w:div w:id="383722330">
      <w:bodyDiv w:val="1"/>
      <w:marLeft w:val="0"/>
      <w:marRight w:val="0"/>
      <w:marTop w:val="0"/>
      <w:marBottom w:val="0"/>
      <w:divBdr>
        <w:top w:val="none" w:sz="0" w:space="0" w:color="auto"/>
        <w:left w:val="none" w:sz="0" w:space="0" w:color="auto"/>
        <w:bottom w:val="none" w:sz="0" w:space="0" w:color="auto"/>
        <w:right w:val="none" w:sz="0" w:space="0" w:color="auto"/>
      </w:divBdr>
    </w:div>
    <w:div w:id="385764707">
      <w:bodyDiv w:val="1"/>
      <w:marLeft w:val="0"/>
      <w:marRight w:val="0"/>
      <w:marTop w:val="0"/>
      <w:marBottom w:val="0"/>
      <w:divBdr>
        <w:top w:val="none" w:sz="0" w:space="0" w:color="auto"/>
        <w:left w:val="none" w:sz="0" w:space="0" w:color="auto"/>
        <w:bottom w:val="none" w:sz="0" w:space="0" w:color="auto"/>
        <w:right w:val="none" w:sz="0" w:space="0" w:color="auto"/>
      </w:divBdr>
    </w:div>
    <w:div w:id="387386324">
      <w:bodyDiv w:val="1"/>
      <w:marLeft w:val="0"/>
      <w:marRight w:val="0"/>
      <w:marTop w:val="0"/>
      <w:marBottom w:val="0"/>
      <w:divBdr>
        <w:top w:val="none" w:sz="0" w:space="0" w:color="auto"/>
        <w:left w:val="none" w:sz="0" w:space="0" w:color="auto"/>
        <w:bottom w:val="none" w:sz="0" w:space="0" w:color="auto"/>
        <w:right w:val="none" w:sz="0" w:space="0" w:color="auto"/>
      </w:divBdr>
    </w:div>
    <w:div w:id="387388716">
      <w:bodyDiv w:val="1"/>
      <w:marLeft w:val="0"/>
      <w:marRight w:val="0"/>
      <w:marTop w:val="0"/>
      <w:marBottom w:val="0"/>
      <w:divBdr>
        <w:top w:val="none" w:sz="0" w:space="0" w:color="auto"/>
        <w:left w:val="none" w:sz="0" w:space="0" w:color="auto"/>
        <w:bottom w:val="none" w:sz="0" w:space="0" w:color="auto"/>
        <w:right w:val="none" w:sz="0" w:space="0" w:color="auto"/>
      </w:divBdr>
    </w:div>
    <w:div w:id="387529935">
      <w:bodyDiv w:val="1"/>
      <w:marLeft w:val="0"/>
      <w:marRight w:val="0"/>
      <w:marTop w:val="0"/>
      <w:marBottom w:val="0"/>
      <w:divBdr>
        <w:top w:val="none" w:sz="0" w:space="0" w:color="auto"/>
        <w:left w:val="none" w:sz="0" w:space="0" w:color="auto"/>
        <w:bottom w:val="none" w:sz="0" w:space="0" w:color="auto"/>
        <w:right w:val="none" w:sz="0" w:space="0" w:color="auto"/>
      </w:divBdr>
    </w:div>
    <w:div w:id="387804990">
      <w:bodyDiv w:val="1"/>
      <w:marLeft w:val="0"/>
      <w:marRight w:val="0"/>
      <w:marTop w:val="0"/>
      <w:marBottom w:val="0"/>
      <w:divBdr>
        <w:top w:val="none" w:sz="0" w:space="0" w:color="auto"/>
        <w:left w:val="none" w:sz="0" w:space="0" w:color="auto"/>
        <w:bottom w:val="none" w:sz="0" w:space="0" w:color="auto"/>
        <w:right w:val="none" w:sz="0" w:space="0" w:color="auto"/>
      </w:divBdr>
    </w:div>
    <w:div w:id="388653770">
      <w:bodyDiv w:val="1"/>
      <w:marLeft w:val="0"/>
      <w:marRight w:val="0"/>
      <w:marTop w:val="0"/>
      <w:marBottom w:val="0"/>
      <w:divBdr>
        <w:top w:val="none" w:sz="0" w:space="0" w:color="auto"/>
        <w:left w:val="none" w:sz="0" w:space="0" w:color="auto"/>
        <w:bottom w:val="none" w:sz="0" w:space="0" w:color="auto"/>
        <w:right w:val="none" w:sz="0" w:space="0" w:color="auto"/>
      </w:divBdr>
    </w:div>
    <w:div w:id="389812314">
      <w:bodyDiv w:val="1"/>
      <w:marLeft w:val="0"/>
      <w:marRight w:val="0"/>
      <w:marTop w:val="0"/>
      <w:marBottom w:val="0"/>
      <w:divBdr>
        <w:top w:val="none" w:sz="0" w:space="0" w:color="auto"/>
        <w:left w:val="none" w:sz="0" w:space="0" w:color="auto"/>
        <w:bottom w:val="none" w:sz="0" w:space="0" w:color="auto"/>
        <w:right w:val="none" w:sz="0" w:space="0" w:color="auto"/>
      </w:divBdr>
    </w:div>
    <w:div w:id="390495913">
      <w:bodyDiv w:val="1"/>
      <w:marLeft w:val="0"/>
      <w:marRight w:val="0"/>
      <w:marTop w:val="0"/>
      <w:marBottom w:val="0"/>
      <w:divBdr>
        <w:top w:val="none" w:sz="0" w:space="0" w:color="auto"/>
        <w:left w:val="none" w:sz="0" w:space="0" w:color="auto"/>
        <w:bottom w:val="none" w:sz="0" w:space="0" w:color="auto"/>
        <w:right w:val="none" w:sz="0" w:space="0" w:color="auto"/>
      </w:divBdr>
    </w:div>
    <w:div w:id="390690685">
      <w:bodyDiv w:val="1"/>
      <w:marLeft w:val="0"/>
      <w:marRight w:val="0"/>
      <w:marTop w:val="0"/>
      <w:marBottom w:val="0"/>
      <w:divBdr>
        <w:top w:val="none" w:sz="0" w:space="0" w:color="auto"/>
        <w:left w:val="none" w:sz="0" w:space="0" w:color="auto"/>
        <w:bottom w:val="none" w:sz="0" w:space="0" w:color="auto"/>
        <w:right w:val="none" w:sz="0" w:space="0" w:color="auto"/>
      </w:divBdr>
    </w:div>
    <w:div w:id="391467181">
      <w:bodyDiv w:val="1"/>
      <w:marLeft w:val="0"/>
      <w:marRight w:val="0"/>
      <w:marTop w:val="0"/>
      <w:marBottom w:val="0"/>
      <w:divBdr>
        <w:top w:val="none" w:sz="0" w:space="0" w:color="auto"/>
        <w:left w:val="none" w:sz="0" w:space="0" w:color="auto"/>
        <w:bottom w:val="none" w:sz="0" w:space="0" w:color="auto"/>
        <w:right w:val="none" w:sz="0" w:space="0" w:color="auto"/>
      </w:divBdr>
    </w:div>
    <w:div w:id="391541779">
      <w:bodyDiv w:val="1"/>
      <w:marLeft w:val="0"/>
      <w:marRight w:val="0"/>
      <w:marTop w:val="0"/>
      <w:marBottom w:val="0"/>
      <w:divBdr>
        <w:top w:val="none" w:sz="0" w:space="0" w:color="auto"/>
        <w:left w:val="none" w:sz="0" w:space="0" w:color="auto"/>
        <w:bottom w:val="none" w:sz="0" w:space="0" w:color="auto"/>
        <w:right w:val="none" w:sz="0" w:space="0" w:color="auto"/>
      </w:divBdr>
    </w:div>
    <w:div w:id="393239637">
      <w:bodyDiv w:val="1"/>
      <w:marLeft w:val="0"/>
      <w:marRight w:val="0"/>
      <w:marTop w:val="0"/>
      <w:marBottom w:val="0"/>
      <w:divBdr>
        <w:top w:val="none" w:sz="0" w:space="0" w:color="auto"/>
        <w:left w:val="none" w:sz="0" w:space="0" w:color="auto"/>
        <w:bottom w:val="none" w:sz="0" w:space="0" w:color="auto"/>
        <w:right w:val="none" w:sz="0" w:space="0" w:color="auto"/>
      </w:divBdr>
    </w:div>
    <w:div w:id="394016301">
      <w:bodyDiv w:val="1"/>
      <w:marLeft w:val="0"/>
      <w:marRight w:val="0"/>
      <w:marTop w:val="0"/>
      <w:marBottom w:val="0"/>
      <w:divBdr>
        <w:top w:val="none" w:sz="0" w:space="0" w:color="auto"/>
        <w:left w:val="none" w:sz="0" w:space="0" w:color="auto"/>
        <w:bottom w:val="none" w:sz="0" w:space="0" w:color="auto"/>
        <w:right w:val="none" w:sz="0" w:space="0" w:color="auto"/>
      </w:divBdr>
    </w:div>
    <w:div w:id="394353509">
      <w:bodyDiv w:val="1"/>
      <w:marLeft w:val="0"/>
      <w:marRight w:val="0"/>
      <w:marTop w:val="0"/>
      <w:marBottom w:val="0"/>
      <w:divBdr>
        <w:top w:val="none" w:sz="0" w:space="0" w:color="auto"/>
        <w:left w:val="none" w:sz="0" w:space="0" w:color="auto"/>
        <w:bottom w:val="none" w:sz="0" w:space="0" w:color="auto"/>
        <w:right w:val="none" w:sz="0" w:space="0" w:color="auto"/>
      </w:divBdr>
    </w:div>
    <w:div w:id="395125438">
      <w:bodyDiv w:val="1"/>
      <w:marLeft w:val="0"/>
      <w:marRight w:val="0"/>
      <w:marTop w:val="0"/>
      <w:marBottom w:val="0"/>
      <w:divBdr>
        <w:top w:val="none" w:sz="0" w:space="0" w:color="auto"/>
        <w:left w:val="none" w:sz="0" w:space="0" w:color="auto"/>
        <w:bottom w:val="none" w:sz="0" w:space="0" w:color="auto"/>
        <w:right w:val="none" w:sz="0" w:space="0" w:color="auto"/>
      </w:divBdr>
    </w:div>
    <w:div w:id="396754996">
      <w:bodyDiv w:val="1"/>
      <w:marLeft w:val="0"/>
      <w:marRight w:val="0"/>
      <w:marTop w:val="0"/>
      <w:marBottom w:val="0"/>
      <w:divBdr>
        <w:top w:val="none" w:sz="0" w:space="0" w:color="auto"/>
        <w:left w:val="none" w:sz="0" w:space="0" w:color="auto"/>
        <w:bottom w:val="none" w:sz="0" w:space="0" w:color="auto"/>
        <w:right w:val="none" w:sz="0" w:space="0" w:color="auto"/>
      </w:divBdr>
    </w:div>
    <w:div w:id="397679202">
      <w:bodyDiv w:val="1"/>
      <w:marLeft w:val="0"/>
      <w:marRight w:val="0"/>
      <w:marTop w:val="0"/>
      <w:marBottom w:val="0"/>
      <w:divBdr>
        <w:top w:val="none" w:sz="0" w:space="0" w:color="auto"/>
        <w:left w:val="none" w:sz="0" w:space="0" w:color="auto"/>
        <w:bottom w:val="none" w:sz="0" w:space="0" w:color="auto"/>
        <w:right w:val="none" w:sz="0" w:space="0" w:color="auto"/>
      </w:divBdr>
    </w:div>
    <w:div w:id="398989180">
      <w:bodyDiv w:val="1"/>
      <w:marLeft w:val="0"/>
      <w:marRight w:val="0"/>
      <w:marTop w:val="0"/>
      <w:marBottom w:val="0"/>
      <w:divBdr>
        <w:top w:val="none" w:sz="0" w:space="0" w:color="auto"/>
        <w:left w:val="none" w:sz="0" w:space="0" w:color="auto"/>
        <w:bottom w:val="none" w:sz="0" w:space="0" w:color="auto"/>
        <w:right w:val="none" w:sz="0" w:space="0" w:color="auto"/>
      </w:divBdr>
    </w:div>
    <w:div w:id="399980122">
      <w:bodyDiv w:val="1"/>
      <w:marLeft w:val="0"/>
      <w:marRight w:val="0"/>
      <w:marTop w:val="0"/>
      <w:marBottom w:val="0"/>
      <w:divBdr>
        <w:top w:val="none" w:sz="0" w:space="0" w:color="auto"/>
        <w:left w:val="none" w:sz="0" w:space="0" w:color="auto"/>
        <w:bottom w:val="none" w:sz="0" w:space="0" w:color="auto"/>
        <w:right w:val="none" w:sz="0" w:space="0" w:color="auto"/>
      </w:divBdr>
    </w:div>
    <w:div w:id="400369456">
      <w:bodyDiv w:val="1"/>
      <w:marLeft w:val="0"/>
      <w:marRight w:val="0"/>
      <w:marTop w:val="0"/>
      <w:marBottom w:val="0"/>
      <w:divBdr>
        <w:top w:val="none" w:sz="0" w:space="0" w:color="auto"/>
        <w:left w:val="none" w:sz="0" w:space="0" w:color="auto"/>
        <w:bottom w:val="none" w:sz="0" w:space="0" w:color="auto"/>
        <w:right w:val="none" w:sz="0" w:space="0" w:color="auto"/>
      </w:divBdr>
    </w:div>
    <w:div w:id="400492943">
      <w:bodyDiv w:val="1"/>
      <w:marLeft w:val="0"/>
      <w:marRight w:val="0"/>
      <w:marTop w:val="0"/>
      <w:marBottom w:val="0"/>
      <w:divBdr>
        <w:top w:val="none" w:sz="0" w:space="0" w:color="auto"/>
        <w:left w:val="none" w:sz="0" w:space="0" w:color="auto"/>
        <w:bottom w:val="none" w:sz="0" w:space="0" w:color="auto"/>
        <w:right w:val="none" w:sz="0" w:space="0" w:color="auto"/>
      </w:divBdr>
    </w:div>
    <w:div w:id="400950912">
      <w:bodyDiv w:val="1"/>
      <w:marLeft w:val="0"/>
      <w:marRight w:val="0"/>
      <w:marTop w:val="0"/>
      <w:marBottom w:val="0"/>
      <w:divBdr>
        <w:top w:val="none" w:sz="0" w:space="0" w:color="auto"/>
        <w:left w:val="none" w:sz="0" w:space="0" w:color="auto"/>
        <w:bottom w:val="none" w:sz="0" w:space="0" w:color="auto"/>
        <w:right w:val="none" w:sz="0" w:space="0" w:color="auto"/>
      </w:divBdr>
    </w:div>
    <w:div w:id="402067864">
      <w:bodyDiv w:val="1"/>
      <w:marLeft w:val="0"/>
      <w:marRight w:val="0"/>
      <w:marTop w:val="0"/>
      <w:marBottom w:val="0"/>
      <w:divBdr>
        <w:top w:val="none" w:sz="0" w:space="0" w:color="auto"/>
        <w:left w:val="none" w:sz="0" w:space="0" w:color="auto"/>
        <w:bottom w:val="none" w:sz="0" w:space="0" w:color="auto"/>
        <w:right w:val="none" w:sz="0" w:space="0" w:color="auto"/>
      </w:divBdr>
    </w:div>
    <w:div w:id="402526698">
      <w:bodyDiv w:val="1"/>
      <w:marLeft w:val="0"/>
      <w:marRight w:val="0"/>
      <w:marTop w:val="0"/>
      <w:marBottom w:val="0"/>
      <w:divBdr>
        <w:top w:val="none" w:sz="0" w:space="0" w:color="auto"/>
        <w:left w:val="none" w:sz="0" w:space="0" w:color="auto"/>
        <w:bottom w:val="none" w:sz="0" w:space="0" w:color="auto"/>
        <w:right w:val="none" w:sz="0" w:space="0" w:color="auto"/>
      </w:divBdr>
    </w:div>
    <w:div w:id="402946217">
      <w:bodyDiv w:val="1"/>
      <w:marLeft w:val="0"/>
      <w:marRight w:val="0"/>
      <w:marTop w:val="0"/>
      <w:marBottom w:val="0"/>
      <w:divBdr>
        <w:top w:val="none" w:sz="0" w:space="0" w:color="auto"/>
        <w:left w:val="none" w:sz="0" w:space="0" w:color="auto"/>
        <w:bottom w:val="none" w:sz="0" w:space="0" w:color="auto"/>
        <w:right w:val="none" w:sz="0" w:space="0" w:color="auto"/>
      </w:divBdr>
    </w:div>
    <w:div w:id="403189563">
      <w:bodyDiv w:val="1"/>
      <w:marLeft w:val="0"/>
      <w:marRight w:val="0"/>
      <w:marTop w:val="0"/>
      <w:marBottom w:val="0"/>
      <w:divBdr>
        <w:top w:val="none" w:sz="0" w:space="0" w:color="auto"/>
        <w:left w:val="none" w:sz="0" w:space="0" w:color="auto"/>
        <w:bottom w:val="none" w:sz="0" w:space="0" w:color="auto"/>
        <w:right w:val="none" w:sz="0" w:space="0" w:color="auto"/>
      </w:divBdr>
    </w:div>
    <w:div w:id="403531451">
      <w:bodyDiv w:val="1"/>
      <w:marLeft w:val="0"/>
      <w:marRight w:val="0"/>
      <w:marTop w:val="0"/>
      <w:marBottom w:val="0"/>
      <w:divBdr>
        <w:top w:val="none" w:sz="0" w:space="0" w:color="auto"/>
        <w:left w:val="none" w:sz="0" w:space="0" w:color="auto"/>
        <w:bottom w:val="none" w:sz="0" w:space="0" w:color="auto"/>
        <w:right w:val="none" w:sz="0" w:space="0" w:color="auto"/>
      </w:divBdr>
    </w:div>
    <w:div w:id="404837229">
      <w:bodyDiv w:val="1"/>
      <w:marLeft w:val="0"/>
      <w:marRight w:val="0"/>
      <w:marTop w:val="0"/>
      <w:marBottom w:val="0"/>
      <w:divBdr>
        <w:top w:val="none" w:sz="0" w:space="0" w:color="auto"/>
        <w:left w:val="none" w:sz="0" w:space="0" w:color="auto"/>
        <w:bottom w:val="none" w:sz="0" w:space="0" w:color="auto"/>
        <w:right w:val="none" w:sz="0" w:space="0" w:color="auto"/>
      </w:divBdr>
    </w:div>
    <w:div w:id="404882022">
      <w:bodyDiv w:val="1"/>
      <w:marLeft w:val="0"/>
      <w:marRight w:val="0"/>
      <w:marTop w:val="0"/>
      <w:marBottom w:val="0"/>
      <w:divBdr>
        <w:top w:val="none" w:sz="0" w:space="0" w:color="auto"/>
        <w:left w:val="none" w:sz="0" w:space="0" w:color="auto"/>
        <w:bottom w:val="none" w:sz="0" w:space="0" w:color="auto"/>
        <w:right w:val="none" w:sz="0" w:space="0" w:color="auto"/>
      </w:divBdr>
    </w:div>
    <w:div w:id="405344884">
      <w:bodyDiv w:val="1"/>
      <w:marLeft w:val="0"/>
      <w:marRight w:val="0"/>
      <w:marTop w:val="0"/>
      <w:marBottom w:val="0"/>
      <w:divBdr>
        <w:top w:val="none" w:sz="0" w:space="0" w:color="auto"/>
        <w:left w:val="none" w:sz="0" w:space="0" w:color="auto"/>
        <w:bottom w:val="none" w:sz="0" w:space="0" w:color="auto"/>
        <w:right w:val="none" w:sz="0" w:space="0" w:color="auto"/>
      </w:divBdr>
    </w:div>
    <w:div w:id="406077440">
      <w:bodyDiv w:val="1"/>
      <w:marLeft w:val="0"/>
      <w:marRight w:val="0"/>
      <w:marTop w:val="0"/>
      <w:marBottom w:val="0"/>
      <w:divBdr>
        <w:top w:val="none" w:sz="0" w:space="0" w:color="auto"/>
        <w:left w:val="none" w:sz="0" w:space="0" w:color="auto"/>
        <w:bottom w:val="none" w:sz="0" w:space="0" w:color="auto"/>
        <w:right w:val="none" w:sz="0" w:space="0" w:color="auto"/>
      </w:divBdr>
    </w:div>
    <w:div w:id="406876687">
      <w:bodyDiv w:val="1"/>
      <w:marLeft w:val="0"/>
      <w:marRight w:val="0"/>
      <w:marTop w:val="0"/>
      <w:marBottom w:val="0"/>
      <w:divBdr>
        <w:top w:val="none" w:sz="0" w:space="0" w:color="auto"/>
        <w:left w:val="none" w:sz="0" w:space="0" w:color="auto"/>
        <w:bottom w:val="none" w:sz="0" w:space="0" w:color="auto"/>
        <w:right w:val="none" w:sz="0" w:space="0" w:color="auto"/>
      </w:divBdr>
    </w:div>
    <w:div w:id="407001340">
      <w:bodyDiv w:val="1"/>
      <w:marLeft w:val="0"/>
      <w:marRight w:val="0"/>
      <w:marTop w:val="0"/>
      <w:marBottom w:val="0"/>
      <w:divBdr>
        <w:top w:val="none" w:sz="0" w:space="0" w:color="auto"/>
        <w:left w:val="none" w:sz="0" w:space="0" w:color="auto"/>
        <w:bottom w:val="none" w:sz="0" w:space="0" w:color="auto"/>
        <w:right w:val="none" w:sz="0" w:space="0" w:color="auto"/>
      </w:divBdr>
    </w:div>
    <w:div w:id="407651472">
      <w:bodyDiv w:val="1"/>
      <w:marLeft w:val="0"/>
      <w:marRight w:val="0"/>
      <w:marTop w:val="0"/>
      <w:marBottom w:val="0"/>
      <w:divBdr>
        <w:top w:val="none" w:sz="0" w:space="0" w:color="auto"/>
        <w:left w:val="none" w:sz="0" w:space="0" w:color="auto"/>
        <w:bottom w:val="none" w:sz="0" w:space="0" w:color="auto"/>
        <w:right w:val="none" w:sz="0" w:space="0" w:color="auto"/>
      </w:divBdr>
    </w:div>
    <w:div w:id="407962187">
      <w:bodyDiv w:val="1"/>
      <w:marLeft w:val="0"/>
      <w:marRight w:val="0"/>
      <w:marTop w:val="0"/>
      <w:marBottom w:val="0"/>
      <w:divBdr>
        <w:top w:val="none" w:sz="0" w:space="0" w:color="auto"/>
        <w:left w:val="none" w:sz="0" w:space="0" w:color="auto"/>
        <w:bottom w:val="none" w:sz="0" w:space="0" w:color="auto"/>
        <w:right w:val="none" w:sz="0" w:space="0" w:color="auto"/>
      </w:divBdr>
    </w:div>
    <w:div w:id="408382154">
      <w:bodyDiv w:val="1"/>
      <w:marLeft w:val="0"/>
      <w:marRight w:val="0"/>
      <w:marTop w:val="0"/>
      <w:marBottom w:val="0"/>
      <w:divBdr>
        <w:top w:val="none" w:sz="0" w:space="0" w:color="auto"/>
        <w:left w:val="none" w:sz="0" w:space="0" w:color="auto"/>
        <w:bottom w:val="none" w:sz="0" w:space="0" w:color="auto"/>
        <w:right w:val="none" w:sz="0" w:space="0" w:color="auto"/>
      </w:divBdr>
    </w:div>
    <w:div w:id="410666243">
      <w:bodyDiv w:val="1"/>
      <w:marLeft w:val="0"/>
      <w:marRight w:val="0"/>
      <w:marTop w:val="0"/>
      <w:marBottom w:val="0"/>
      <w:divBdr>
        <w:top w:val="none" w:sz="0" w:space="0" w:color="auto"/>
        <w:left w:val="none" w:sz="0" w:space="0" w:color="auto"/>
        <w:bottom w:val="none" w:sz="0" w:space="0" w:color="auto"/>
        <w:right w:val="none" w:sz="0" w:space="0" w:color="auto"/>
      </w:divBdr>
    </w:div>
    <w:div w:id="410734814">
      <w:bodyDiv w:val="1"/>
      <w:marLeft w:val="0"/>
      <w:marRight w:val="0"/>
      <w:marTop w:val="0"/>
      <w:marBottom w:val="0"/>
      <w:divBdr>
        <w:top w:val="none" w:sz="0" w:space="0" w:color="auto"/>
        <w:left w:val="none" w:sz="0" w:space="0" w:color="auto"/>
        <w:bottom w:val="none" w:sz="0" w:space="0" w:color="auto"/>
        <w:right w:val="none" w:sz="0" w:space="0" w:color="auto"/>
      </w:divBdr>
    </w:div>
    <w:div w:id="411047144">
      <w:bodyDiv w:val="1"/>
      <w:marLeft w:val="0"/>
      <w:marRight w:val="0"/>
      <w:marTop w:val="0"/>
      <w:marBottom w:val="0"/>
      <w:divBdr>
        <w:top w:val="none" w:sz="0" w:space="0" w:color="auto"/>
        <w:left w:val="none" w:sz="0" w:space="0" w:color="auto"/>
        <w:bottom w:val="none" w:sz="0" w:space="0" w:color="auto"/>
        <w:right w:val="none" w:sz="0" w:space="0" w:color="auto"/>
      </w:divBdr>
    </w:div>
    <w:div w:id="411199854">
      <w:bodyDiv w:val="1"/>
      <w:marLeft w:val="0"/>
      <w:marRight w:val="0"/>
      <w:marTop w:val="0"/>
      <w:marBottom w:val="0"/>
      <w:divBdr>
        <w:top w:val="none" w:sz="0" w:space="0" w:color="auto"/>
        <w:left w:val="none" w:sz="0" w:space="0" w:color="auto"/>
        <w:bottom w:val="none" w:sz="0" w:space="0" w:color="auto"/>
        <w:right w:val="none" w:sz="0" w:space="0" w:color="auto"/>
      </w:divBdr>
      <w:divsChild>
        <w:div w:id="1032192885">
          <w:marLeft w:val="0"/>
          <w:marRight w:val="0"/>
          <w:marTop w:val="0"/>
          <w:marBottom w:val="0"/>
          <w:divBdr>
            <w:top w:val="none" w:sz="0" w:space="0" w:color="auto"/>
            <w:left w:val="none" w:sz="0" w:space="0" w:color="auto"/>
            <w:bottom w:val="none" w:sz="0" w:space="0" w:color="auto"/>
            <w:right w:val="none" w:sz="0" w:space="0" w:color="auto"/>
          </w:divBdr>
          <w:divsChild>
            <w:div w:id="369064717">
              <w:marLeft w:val="0"/>
              <w:marRight w:val="0"/>
              <w:marTop w:val="0"/>
              <w:marBottom w:val="0"/>
              <w:divBdr>
                <w:top w:val="none" w:sz="0" w:space="0" w:color="auto"/>
                <w:left w:val="none" w:sz="0" w:space="0" w:color="auto"/>
                <w:bottom w:val="none" w:sz="0" w:space="0" w:color="auto"/>
                <w:right w:val="none" w:sz="0" w:space="0" w:color="auto"/>
              </w:divBdr>
              <w:divsChild>
                <w:div w:id="52431269">
                  <w:marLeft w:val="0"/>
                  <w:marRight w:val="0"/>
                  <w:marTop w:val="0"/>
                  <w:marBottom w:val="0"/>
                  <w:divBdr>
                    <w:top w:val="none" w:sz="0" w:space="0" w:color="auto"/>
                    <w:left w:val="none" w:sz="0" w:space="0" w:color="auto"/>
                    <w:bottom w:val="none" w:sz="0" w:space="0" w:color="auto"/>
                    <w:right w:val="none" w:sz="0" w:space="0" w:color="auto"/>
                  </w:divBdr>
                  <w:divsChild>
                    <w:div w:id="61949937">
                      <w:marLeft w:val="0"/>
                      <w:marRight w:val="0"/>
                      <w:marTop w:val="0"/>
                      <w:marBottom w:val="0"/>
                      <w:divBdr>
                        <w:top w:val="none" w:sz="0" w:space="0" w:color="auto"/>
                        <w:left w:val="none" w:sz="0" w:space="0" w:color="auto"/>
                        <w:bottom w:val="none" w:sz="0" w:space="0" w:color="auto"/>
                        <w:right w:val="none" w:sz="0" w:space="0" w:color="auto"/>
                      </w:divBdr>
                      <w:divsChild>
                        <w:div w:id="1573848528">
                          <w:marLeft w:val="0"/>
                          <w:marRight w:val="0"/>
                          <w:marTop w:val="0"/>
                          <w:marBottom w:val="0"/>
                          <w:divBdr>
                            <w:top w:val="none" w:sz="0" w:space="0" w:color="auto"/>
                            <w:left w:val="none" w:sz="0" w:space="0" w:color="auto"/>
                            <w:bottom w:val="none" w:sz="0" w:space="0" w:color="auto"/>
                            <w:right w:val="none" w:sz="0" w:space="0" w:color="auto"/>
                          </w:divBdr>
                          <w:divsChild>
                            <w:div w:id="114505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1970556">
      <w:bodyDiv w:val="1"/>
      <w:marLeft w:val="0"/>
      <w:marRight w:val="0"/>
      <w:marTop w:val="0"/>
      <w:marBottom w:val="0"/>
      <w:divBdr>
        <w:top w:val="none" w:sz="0" w:space="0" w:color="auto"/>
        <w:left w:val="none" w:sz="0" w:space="0" w:color="auto"/>
        <w:bottom w:val="none" w:sz="0" w:space="0" w:color="auto"/>
        <w:right w:val="none" w:sz="0" w:space="0" w:color="auto"/>
      </w:divBdr>
    </w:div>
    <w:div w:id="413085894">
      <w:bodyDiv w:val="1"/>
      <w:marLeft w:val="0"/>
      <w:marRight w:val="0"/>
      <w:marTop w:val="0"/>
      <w:marBottom w:val="0"/>
      <w:divBdr>
        <w:top w:val="none" w:sz="0" w:space="0" w:color="auto"/>
        <w:left w:val="none" w:sz="0" w:space="0" w:color="auto"/>
        <w:bottom w:val="none" w:sz="0" w:space="0" w:color="auto"/>
        <w:right w:val="none" w:sz="0" w:space="0" w:color="auto"/>
      </w:divBdr>
    </w:div>
    <w:div w:id="413087010">
      <w:bodyDiv w:val="1"/>
      <w:marLeft w:val="0"/>
      <w:marRight w:val="0"/>
      <w:marTop w:val="0"/>
      <w:marBottom w:val="0"/>
      <w:divBdr>
        <w:top w:val="none" w:sz="0" w:space="0" w:color="auto"/>
        <w:left w:val="none" w:sz="0" w:space="0" w:color="auto"/>
        <w:bottom w:val="none" w:sz="0" w:space="0" w:color="auto"/>
        <w:right w:val="none" w:sz="0" w:space="0" w:color="auto"/>
      </w:divBdr>
    </w:div>
    <w:div w:id="413169356">
      <w:bodyDiv w:val="1"/>
      <w:marLeft w:val="0"/>
      <w:marRight w:val="0"/>
      <w:marTop w:val="0"/>
      <w:marBottom w:val="0"/>
      <w:divBdr>
        <w:top w:val="none" w:sz="0" w:space="0" w:color="auto"/>
        <w:left w:val="none" w:sz="0" w:space="0" w:color="auto"/>
        <w:bottom w:val="none" w:sz="0" w:space="0" w:color="auto"/>
        <w:right w:val="none" w:sz="0" w:space="0" w:color="auto"/>
      </w:divBdr>
    </w:div>
    <w:div w:id="413405218">
      <w:bodyDiv w:val="1"/>
      <w:marLeft w:val="0"/>
      <w:marRight w:val="0"/>
      <w:marTop w:val="0"/>
      <w:marBottom w:val="0"/>
      <w:divBdr>
        <w:top w:val="none" w:sz="0" w:space="0" w:color="auto"/>
        <w:left w:val="none" w:sz="0" w:space="0" w:color="auto"/>
        <w:bottom w:val="none" w:sz="0" w:space="0" w:color="auto"/>
        <w:right w:val="none" w:sz="0" w:space="0" w:color="auto"/>
      </w:divBdr>
    </w:div>
    <w:div w:id="413674130">
      <w:bodyDiv w:val="1"/>
      <w:marLeft w:val="0"/>
      <w:marRight w:val="0"/>
      <w:marTop w:val="0"/>
      <w:marBottom w:val="0"/>
      <w:divBdr>
        <w:top w:val="none" w:sz="0" w:space="0" w:color="auto"/>
        <w:left w:val="none" w:sz="0" w:space="0" w:color="auto"/>
        <w:bottom w:val="none" w:sz="0" w:space="0" w:color="auto"/>
        <w:right w:val="none" w:sz="0" w:space="0" w:color="auto"/>
      </w:divBdr>
    </w:div>
    <w:div w:id="416635362">
      <w:bodyDiv w:val="1"/>
      <w:marLeft w:val="0"/>
      <w:marRight w:val="0"/>
      <w:marTop w:val="0"/>
      <w:marBottom w:val="0"/>
      <w:divBdr>
        <w:top w:val="none" w:sz="0" w:space="0" w:color="auto"/>
        <w:left w:val="none" w:sz="0" w:space="0" w:color="auto"/>
        <w:bottom w:val="none" w:sz="0" w:space="0" w:color="auto"/>
        <w:right w:val="none" w:sz="0" w:space="0" w:color="auto"/>
      </w:divBdr>
    </w:div>
    <w:div w:id="419183833">
      <w:bodyDiv w:val="1"/>
      <w:marLeft w:val="0"/>
      <w:marRight w:val="0"/>
      <w:marTop w:val="0"/>
      <w:marBottom w:val="0"/>
      <w:divBdr>
        <w:top w:val="none" w:sz="0" w:space="0" w:color="auto"/>
        <w:left w:val="none" w:sz="0" w:space="0" w:color="auto"/>
        <w:bottom w:val="none" w:sz="0" w:space="0" w:color="auto"/>
        <w:right w:val="none" w:sz="0" w:space="0" w:color="auto"/>
      </w:divBdr>
    </w:div>
    <w:div w:id="421217919">
      <w:bodyDiv w:val="1"/>
      <w:marLeft w:val="0"/>
      <w:marRight w:val="0"/>
      <w:marTop w:val="0"/>
      <w:marBottom w:val="0"/>
      <w:divBdr>
        <w:top w:val="none" w:sz="0" w:space="0" w:color="auto"/>
        <w:left w:val="none" w:sz="0" w:space="0" w:color="auto"/>
        <w:bottom w:val="none" w:sz="0" w:space="0" w:color="auto"/>
        <w:right w:val="none" w:sz="0" w:space="0" w:color="auto"/>
      </w:divBdr>
    </w:div>
    <w:div w:id="421343124">
      <w:bodyDiv w:val="1"/>
      <w:marLeft w:val="0"/>
      <w:marRight w:val="0"/>
      <w:marTop w:val="0"/>
      <w:marBottom w:val="0"/>
      <w:divBdr>
        <w:top w:val="none" w:sz="0" w:space="0" w:color="auto"/>
        <w:left w:val="none" w:sz="0" w:space="0" w:color="auto"/>
        <w:bottom w:val="none" w:sz="0" w:space="0" w:color="auto"/>
        <w:right w:val="none" w:sz="0" w:space="0" w:color="auto"/>
      </w:divBdr>
    </w:div>
    <w:div w:id="422341229">
      <w:bodyDiv w:val="1"/>
      <w:marLeft w:val="0"/>
      <w:marRight w:val="0"/>
      <w:marTop w:val="0"/>
      <w:marBottom w:val="0"/>
      <w:divBdr>
        <w:top w:val="none" w:sz="0" w:space="0" w:color="auto"/>
        <w:left w:val="none" w:sz="0" w:space="0" w:color="auto"/>
        <w:bottom w:val="none" w:sz="0" w:space="0" w:color="auto"/>
        <w:right w:val="none" w:sz="0" w:space="0" w:color="auto"/>
      </w:divBdr>
    </w:div>
    <w:div w:id="423232843">
      <w:bodyDiv w:val="1"/>
      <w:marLeft w:val="0"/>
      <w:marRight w:val="0"/>
      <w:marTop w:val="0"/>
      <w:marBottom w:val="0"/>
      <w:divBdr>
        <w:top w:val="none" w:sz="0" w:space="0" w:color="auto"/>
        <w:left w:val="none" w:sz="0" w:space="0" w:color="auto"/>
        <w:bottom w:val="none" w:sz="0" w:space="0" w:color="auto"/>
        <w:right w:val="none" w:sz="0" w:space="0" w:color="auto"/>
      </w:divBdr>
    </w:div>
    <w:div w:id="424351175">
      <w:bodyDiv w:val="1"/>
      <w:marLeft w:val="0"/>
      <w:marRight w:val="0"/>
      <w:marTop w:val="0"/>
      <w:marBottom w:val="0"/>
      <w:divBdr>
        <w:top w:val="none" w:sz="0" w:space="0" w:color="auto"/>
        <w:left w:val="none" w:sz="0" w:space="0" w:color="auto"/>
        <w:bottom w:val="none" w:sz="0" w:space="0" w:color="auto"/>
        <w:right w:val="none" w:sz="0" w:space="0" w:color="auto"/>
      </w:divBdr>
    </w:div>
    <w:div w:id="424495484">
      <w:bodyDiv w:val="1"/>
      <w:marLeft w:val="0"/>
      <w:marRight w:val="0"/>
      <w:marTop w:val="0"/>
      <w:marBottom w:val="0"/>
      <w:divBdr>
        <w:top w:val="none" w:sz="0" w:space="0" w:color="auto"/>
        <w:left w:val="none" w:sz="0" w:space="0" w:color="auto"/>
        <w:bottom w:val="none" w:sz="0" w:space="0" w:color="auto"/>
        <w:right w:val="none" w:sz="0" w:space="0" w:color="auto"/>
      </w:divBdr>
    </w:div>
    <w:div w:id="424570175">
      <w:bodyDiv w:val="1"/>
      <w:marLeft w:val="0"/>
      <w:marRight w:val="0"/>
      <w:marTop w:val="0"/>
      <w:marBottom w:val="0"/>
      <w:divBdr>
        <w:top w:val="none" w:sz="0" w:space="0" w:color="auto"/>
        <w:left w:val="none" w:sz="0" w:space="0" w:color="auto"/>
        <w:bottom w:val="none" w:sz="0" w:space="0" w:color="auto"/>
        <w:right w:val="none" w:sz="0" w:space="0" w:color="auto"/>
      </w:divBdr>
    </w:div>
    <w:div w:id="425002114">
      <w:bodyDiv w:val="1"/>
      <w:marLeft w:val="0"/>
      <w:marRight w:val="0"/>
      <w:marTop w:val="0"/>
      <w:marBottom w:val="0"/>
      <w:divBdr>
        <w:top w:val="none" w:sz="0" w:space="0" w:color="auto"/>
        <w:left w:val="none" w:sz="0" w:space="0" w:color="auto"/>
        <w:bottom w:val="none" w:sz="0" w:space="0" w:color="auto"/>
        <w:right w:val="none" w:sz="0" w:space="0" w:color="auto"/>
      </w:divBdr>
    </w:div>
    <w:div w:id="425199857">
      <w:bodyDiv w:val="1"/>
      <w:marLeft w:val="0"/>
      <w:marRight w:val="0"/>
      <w:marTop w:val="0"/>
      <w:marBottom w:val="0"/>
      <w:divBdr>
        <w:top w:val="none" w:sz="0" w:space="0" w:color="auto"/>
        <w:left w:val="none" w:sz="0" w:space="0" w:color="auto"/>
        <w:bottom w:val="none" w:sz="0" w:space="0" w:color="auto"/>
        <w:right w:val="none" w:sz="0" w:space="0" w:color="auto"/>
      </w:divBdr>
    </w:div>
    <w:div w:id="425615777">
      <w:bodyDiv w:val="1"/>
      <w:marLeft w:val="0"/>
      <w:marRight w:val="0"/>
      <w:marTop w:val="0"/>
      <w:marBottom w:val="0"/>
      <w:divBdr>
        <w:top w:val="none" w:sz="0" w:space="0" w:color="auto"/>
        <w:left w:val="none" w:sz="0" w:space="0" w:color="auto"/>
        <w:bottom w:val="none" w:sz="0" w:space="0" w:color="auto"/>
        <w:right w:val="none" w:sz="0" w:space="0" w:color="auto"/>
      </w:divBdr>
    </w:div>
    <w:div w:id="426003875">
      <w:bodyDiv w:val="1"/>
      <w:marLeft w:val="0"/>
      <w:marRight w:val="0"/>
      <w:marTop w:val="0"/>
      <w:marBottom w:val="0"/>
      <w:divBdr>
        <w:top w:val="none" w:sz="0" w:space="0" w:color="auto"/>
        <w:left w:val="none" w:sz="0" w:space="0" w:color="auto"/>
        <w:bottom w:val="none" w:sz="0" w:space="0" w:color="auto"/>
        <w:right w:val="none" w:sz="0" w:space="0" w:color="auto"/>
      </w:divBdr>
    </w:div>
    <w:div w:id="427164755">
      <w:bodyDiv w:val="1"/>
      <w:marLeft w:val="0"/>
      <w:marRight w:val="0"/>
      <w:marTop w:val="0"/>
      <w:marBottom w:val="0"/>
      <w:divBdr>
        <w:top w:val="none" w:sz="0" w:space="0" w:color="auto"/>
        <w:left w:val="none" w:sz="0" w:space="0" w:color="auto"/>
        <w:bottom w:val="none" w:sz="0" w:space="0" w:color="auto"/>
        <w:right w:val="none" w:sz="0" w:space="0" w:color="auto"/>
      </w:divBdr>
    </w:div>
    <w:div w:id="428354134">
      <w:bodyDiv w:val="1"/>
      <w:marLeft w:val="0"/>
      <w:marRight w:val="0"/>
      <w:marTop w:val="0"/>
      <w:marBottom w:val="0"/>
      <w:divBdr>
        <w:top w:val="none" w:sz="0" w:space="0" w:color="auto"/>
        <w:left w:val="none" w:sz="0" w:space="0" w:color="auto"/>
        <w:bottom w:val="none" w:sz="0" w:space="0" w:color="auto"/>
        <w:right w:val="none" w:sz="0" w:space="0" w:color="auto"/>
      </w:divBdr>
    </w:div>
    <w:div w:id="428816432">
      <w:bodyDiv w:val="1"/>
      <w:marLeft w:val="0"/>
      <w:marRight w:val="0"/>
      <w:marTop w:val="0"/>
      <w:marBottom w:val="0"/>
      <w:divBdr>
        <w:top w:val="none" w:sz="0" w:space="0" w:color="auto"/>
        <w:left w:val="none" w:sz="0" w:space="0" w:color="auto"/>
        <w:bottom w:val="none" w:sz="0" w:space="0" w:color="auto"/>
        <w:right w:val="none" w:sz="0" w:space="0" w:color="auto"/>
      </w:divBdr>
    </w:div>
    <w:div w:id="428889709">
      <w:bodyDiv w:val="1"/>
      <w:marLeft w:val="0"/>
      <w:marRight w:val="0"/>
      <w:marTop w:val="0"/>
      <w:marBottom w:val="0"/>
      <w:divBdr>
        <w:top w:val="none" w:sz="0" w:space="0" w:color="auto"/>
        <w:left w:val="none" w:sz="0" w:space="0" w:color="auto"/>
        <w:bottom w:val="none" w:sz="0" w:space="0" w:color="auto"/>
        <w:right w:val="none" w:sz="0" w:space="0" w:color="auto"/>
      </w:divBdr>
    </w:div>
    <w:div w:id="429200586">
      <w:bodyDiv w:val="1"/>
      <w:marLeft w:val="0"/>
      <w:marRight w:val="0"/>
      <w:marTop w:val="0"/>
      <w:marBottom w:val="0"/>
      <w:divBdr>
        <w:top w:val="none" w:sz="0" w:space="0" w:color="auto"/>
        <w:left w:val="none" w:sz="0" w:space="0" w:color="auto"/>
        <w:bottom w:val="none" w:sz="0" w:space="0" w:color="auto"/>
        <w:right w:val="none" w:sz="0" w:space="0" w:color="auto"/>
      </w:divBdr>
    </w:div>
    <w:div w:id="429816298">
      <w:bodyDiv w:val="1"/>
      <w:marLeft w:val="0"/>
      <w:marRight w:val="0"/>
      <w:marTop w:val="0"/>
      <w:marBottom w:val="0"/>
      <w:divBdr>
        <w:top w:val="none" w:sz="0" w:space="0" w:color="auto"/>
        <w:left w:val="none" w:sz="0" w:space="0" w:color="auto"/>
        <w:bottom w:val="none" w:sz="0" w:space="0" w:color="auto"/>
        <w:right w:val="none" w:sz="0" w:space="0" w:color="auto"/>
      </w:divBdr>
    </w:div>
    <w:div w:id="430129181">
      <w:bodyDiv w:val="1"/>
      <w:marLeft w:val="0"/>
      <w:marRight w:val="0"/>
      <w:marTop w:val="0"/>
      <w:marBottom w:val="0"/>
      <w:divBdr>
        <w:top w:val="none" w:sz="0" w:space="0" w:color="auto"/>
        <w:left w:val="none" w:sz="0" w:space="0" w:color="auto"/>
        <w:bottom w:val="none" w:sz="0" w:space="0" w:color="auto"/>
        <w:right w:val="none" w:sz="0" w:space="0" w:color="auto"/>
      </w:divBdr>
    </w:div>
    <w:div w:id="430317285">
      <w:bodyDiv w:val="1"/>
      <w:marLeft w:val="0"/>
      <w:marRight w:val="0"/>
      <w:marTop w:val="0"/>
      <w:marBottom w:val="0"/>
      <w:divBdr>
        <w:top w:val="none" w:sz="0" w:space="0" w:color="auto"/>
        <w:left w:val="none" w:sz="0" w:space="0" w:color="auto"/>
        <w:bottom w:val="none" w:sz="0" w:space="0" w:color="auto"/>
        <w:right w:val="none" w:sz="0" w:space="0" w:color="auto"/>
      </w:divBdr>
    </w:div>
    <w:div w:id="430399556">
      <w:bodyDiv w:val="1"/>
      <w:marLeft w:val="0"/>
      <w:marRight w:val="0"/>
      <w:marTop w:val="0"/>
      <w:marBottom w:val="0"/>
      <w:divBdr>
        <w:top w:val="none" w:sz="0" w:space="0" w:color="auto"/>
        <w:left w:val="none" w:sz="0" w:space="0" w:color="auto"/>
        <w:bottom w:val="none" w:sz="0" w:space="0" w:color="auto"/>
        <w:right w:val="none" w:sz="0" w:space="0" w:color="auto"/>
      </w:divBdr>
    </w:div>
    <w:div w:id="430902591">
      <w:bodyDiv w:val="1"/>
      <w:marLeft w:val="0"/>
      <w:marRight w:val="0"/>
      <w:marTop w:val="0"/>
      <w:marBottom w:val="0"/>
      <w:divBdr>
        <w:top w:val="none" w:sz="0" w:space="0" w:color="auto"/>
        <w:left w:val="none" w:sz="0" w:space="0" w:color="auto"/>
        <w:bottom w:val="none" w:sz="0" w:space="0" w:color="auto"/>
        <w:right w:val="none" w:sz="0" w:space="0" w:color="auto"/>
      </w:divBdr>
    </w:div>
    <w:div w:id="431248938">
      <w:bodyDiv w:val="1"/>
      <w:marLeft w:val="0"/>
      <w:marRight w:val="0"/>
      <w:marTop w:val="0"/>
      <w:marBottom w:val="0"/>
      <w:divBdr>
        <w:top w:val="none" w:sz="0" w:space="0" w:color="auto"/>
        <w:left w:val="none" w:sz="0" w:space="0" w:color="auto"/>
        <w:bottom w:val="none" w:sz="0" w:space="0" w:color="auto"/>
        <w:right w:val="none" w:sz="0" w:space="0" w:color="auto"/>
      </w:divBdr>
    </w:div>
    <w:div w:id="434787435">
      <w:bodyDiv w:val="1"/>
      <w:marLeft w:val="0"/>
      <w:marRight w:val="0"/>
      <w:marTop w:val="0"/>
      <w:marBottom w:val="0"/>
      <w:divBdr>
        <w:top w:val="none" w:sz="0" w:space="0" w:color="auto"/>
        <w:left w:val="none" w:sz="0" w:space="0" w:color="auto"/>
        <w:bottom w:val="none" w:sz="0" w:space="0" w:color="auto"/>
        <w:right w:val="none" w:sz="0" w:space="0" w:color="auto"/>
      </w:divBdr>
    </w:div>
    <w:div w:id="435100603">
      <w:bodyDiv w:val="1"/>
      <w:marLeft w:val="0"/>
      <w:marRight w:val="0"/>
      <w:marTop w:val="0"/>
      <w:marBottom w:val="0"/>
      <w:divBdr>
        <w:top w:val="none" w:sz="0" w:space="0" w:color="auto"/>
        <w:left w:val="none" w:sz="0" w:space="0" w:color="auto"/>
        <w:bottom w:val="none" w:sz="0" w:space="0" w:color="auto"/>
        <w:right w:val="none" w:sz="0" w:space="0" w:color="auto"/>
      </w:divBdr>
    </w:div>
    <w:div w:id="435515641">
      <w:bodyDiv w:val="1"/>
      <w:marLeft w:val="0"/>
      <w:marRight w:val="0"/>
      <w:marTop w:val="0"/>
      <w:marBottom w:val="0"/>
      <w:divBdr>
        <w:top w:val="none" w:sz="0" w:space="0" w:color="auto"/>
        <w:left w:val="none" w:sz="0" w:space="0" w:color="auto"/>
        <w:bottom w:val="none" w:sz="0" w:space="0" w:color="auto"/>
        <w:right w:val="none" w:sz="0" w:space="0" w:color="auto"/>
      </w:divBdr>
    </w:div>
    <w:div w:id="435559809">
      <w:bodyDiv w:val="1"/>
      <w:marLeft w:val="0"/>
      <w:marRight w:val="0"/>
      <w:marTop w:val="0"/>
      <w:marBottom w:val="0"/>
      <w:divBdr>
        <w:top w:val="none" w:sz="0" w:space="0" w:color="auto"/>
        <w:left w:val="none" w:sz="0" w:space="0" w:color="auto"/>
        <w:bottom w:val="none" w:sz="0" w:space="0" w:color="auto"/>
        <w:right w:val="none" w:sz="0" w:space="0" w:color="auto"/>
      </w:divBdr>
    </w:div>
    <w:div w:id="435945540">
      <w:bodyDiv w:val="1"/>
      <w:marLeft w:val="0"/>
      <w:marRight w:val="0"/>
      <w:marTop w:val="0"/>
      <w:marBottom w:val="0"/>
      <w:divBdr>
        <w:top w:val="none" w:sz="0" w:space="0" w:color="auto"/>
        <w:left w:val="none" w:sz="0" w:space="0" w:color="auto"/>
        <w:bottom w:val="none" w:sz="0" w:space="0" w:color="auto"/>
        <w:right w:val="none" w:sz="0" w:space="0" w:color="auto"/>
      </w:divBdr>
    </w:div>
    <w:div w:id="436026917">
      <w:bodyDiv w:val="1"/>
      <w:marLeft w:val="0"/>
      <w:marRight w:val="0"/>
      <w:marTop w:val="0"/>
      <w:marBottom w:val="0"/>
      <w:divBdr>
        <w:top w:val="none" w:sz="0" w:space="0" w:color="auto"/>
        <w:left w:val="none" w:sz="0" w:space="0" w:color="auto"/>
        <w:bottom w:val="none" w:sz="0" w:space="0" w:color="auto"/>
        <w:right w:val="none" w:sz="0" w:space="0" w:color="auto"/>
      </w:divBdr>
    </w:div>
    <w:div w:id="436366683">
      <w:bodyDiv w:val="1"/>
      <w:marLeft w:val="0"/>
      <w:marRight w:val="0"/>
      <w:marTop w:val="0"/>
      <w:marBottom w:val="0"/>
      <w:divBdr>
        <w:top w:val="none" w:sz="0" w:space="0" w:color="auto"/>
        <w:left w:val="none" w:sz="0" w:space="0" w:color="auto"/>
        <w:bottom w:val="none" w:sz="0" w:space="0" w:color="auto"/>
        <w:right w:val="none" w:sz="0" w:space="0" w:color="auto"/>
      </w:divBdr>
    </w:div>
    <w:div w:id="437217540">
      <w:bodyDiv w:val="1"/>
      <w:marLeft w:val="0"/>
      <w:marRight w:val="0"/>
      <w:marTop w:val="0"/>
      <w:marBottom w:val="0"/>
      <w:divBdr>
        <w:top w:val="none" w:sz="0" w:space="0" w:color="auto"/>
        <w:left w:val="none" w:sz="0" w:space="0" w:color="auto"/>
        <w:bottom w:val="none" w:sz="0" w:space="0" w:color="auto"/>
        <w:right w:val="none" w:sz="0" w:space="0" w:color="auto"/>
      </w:divBdr>
    </w:div>
    <w:div w:id="438139139">
      <w:bodyDiv w:val="1"/>
      <w:marLeft w:val="0"/>
      <w:marRight w:val="0"/>
      <w:marTop w:val="0"/>
      <w:marBottom w:val="0"/>
      <w:divBdr>
        <w:top w:val="none" w:sz="0" w:space="0" w:color="auto"/>
        <w:left w:val="none" w:sz="0" w:space="0" w:color="auto"/>
        <w:bottom w:val="none" w:sz="0" w:space="0" w:color="auto"/>
        <w:right w:val="none" w:sz="0" w:space="0" w:color="auto"/>
      </w:divBdr>
    </w:div>
    <w:div w:id="439180935">
      <w:bodyDiv w:val="1"/>
      <w:marLeft w:val="0"/>
      <w:marRight w:val="0"/>
      <w:marTop w:val="0"/>
      <w:marBottom w:val="0"/>
      <w:divBdr>
        <w:top w:val="none" w:sz="0" w:space="0" w:color="auto"/>
        <w:left w:val="none" w:sz="0" w:space="0" w:color="auto"/>
        <w:bottom w:val="none" w:sz="0" w:space="0" w:color="auto"/>
        <w:right w:val="none" w:sz="0" w:space="0" w:color="auto"/>
      </w:divBdr>
    </w:div>
    <w:div w:id="440875636">
      <w:bodyDiv w:val="1"/>
      <w:marLeft w:val="0"/>
      <w:marRight w:val="0"/>
      <w:marTop w:val="0"/>
      <w:marBottom w:val="0"/>
      <w:divBdr>
        <w:top w:val="none" w:sz="0" w:space="0" w:color="auto"/>
        <w:left w:val="none" w:sz="0" w:space="0" w:color="auto"/>
        <w:bottom w:val="none" w:sz="0" w:space="0" w:color="auto"/>
        <w:right w:val="none" w:sz="0" w:space="0" w:color="auto"/>
      </w:divBdr>
    </w:div>
    <w:div w:id="442767780">
      <w:bodyDiv w:val="1"/>
      <w:marLeft w:val="0"/>
      <w:marRight w:val="0"/>
      <w:marTop w:val="0"/>
      <w:marBottom w:val="0"/>
      <w:divBdr>
        <w:top w:val="none" w:sz="0" w:space="0" w:color="auto"/>
        <w:left w:val="none" w:sz="0" w:space="0" w:color="auto"/>
        <w:bottom w:val="none" w:sz="0" w:space="0" w:color="auto"/>
        <w:right w:val="none" w:sz="0" w:space="0" w:color="auto"/>
      </w:divBdr>
    </w:div>
    <w:div w:id="443308283">
      <w:bodyDiv w:val="1"/>
      <w:marLeft w:val="0"/>
      <w:marRight w:val="0"/>
      <w:marTop w:val="0"/>
      <w:marBottom w:val="0"/>
      <w:divBdr>
        <w:top w:val="none" w:sz="0" w:space="0" w:color="auto"/>
        <w:left w:val="none" w:sz="0" w:space="0" w:color="auto"/>
        <w:bottom w:val="none" w:sz="0" w:space="0" w:color="auto"/>
        <w:right w:val="none" w:sz="0" w:space="0" w:color="auto"/>
      </w:divBdr>
    </w:div>
    <w:div w:id="444466115">
      <w:bodyDiv w:val="1"/>
      <w:marLeft w:val="0"/>
      <w:marRight w:val="0"/>
      <w:marTop w:val="0"/>
      <w:marBottom w:val="0"/>
      <w:divBdr>
        <w:top w:val="none" w:sz="0" w:space="0" w:color="auto"/>
        <w:left w:val="none" w:sz="0" w:space="0" w:color="auto"/>
        <w:bottom w:val="none" w:sz="0" w:space="0" w:color="auto"/>
        <w:right w:val="none" w:sz="0" w:space="0" w:color="auto"/>
      </w:divBdr>
    </w:div>
    <w:div w:id="445392277">
      <w:bodyDiv w:val="1"/>
      <w:marLeft w:val="0"/>
      <w:marRight w:val="0"/>
      <w:marTop w:val="0"/>
      <w:marBottom w:val="0"/>
      <w:divBdr>
        <w:top w:val="none" w:sz="0" w:space="0" w:color="auto"/>
        <w:left w:val="none" w:sz="0" w:space="0" w:color="auto"/>
        <w:bottom w:val="none" w:sz="0" w:space="0" w:color="auto"/>
        <w:right w:val="none" w:sz="0" w:space="0" w:color="auto"/>
      </w:divBdr>
    </w:div>
    <w:div w:id="445394906">
      <w:bodyDiv w:val="1"/>
      <w:marLeft w:val="0"/>
      <w:marRight w:val="0"/>
      <w:marTop w:val="0"/>
      <w:marBottom w:val="0"/>
      <w:divBdr>
        <w:top w:val="none" w:sz="0" w:space="0" w:color="auto"/>
        <w:left w:val="none" w:sz="0" w:space="0" w:color="auto"/>
        <w:bottom w:val="none" w:sz="0" w:space="0" w:color="auto"/>
        <w:right w:val="none" w:sz="0" w:space="0" w:color="auto"/>
      </w:divBdr>
    </w:div>
    <w:div w:id="445395349">
      <w:bodyDiv w:val="1"/>
      <w:marLeft w:val="0"/>
      <w:marRight w:val="0"/>
      <w:marTop w:val="0"/>
      <w:marBottom w:val="0"/>
      <w:divBdr>
        <w:top w:val="none" w:sz="0" w:space="0" w:color="auto"/>
        <w:left w:val="none" w:sz="0" w:space="0" w:color="auto"/>
        <w:bottom w:val="none" w:sz="0" w:space="0" w:color="auto"/>
        <w:right w:val="none" w:sz="0" w:space="0" w:color="auto"/>
      </w:divBdr>
    </w:div>
    <w:div w:id="445779147">
      <w:bodyDiv w:val="1"/>
      <w:marLeft w:val="0"/>
      <w:marRight w:val="0"/>
      <w:marTop w:val="0"/>
      <w:marBottom w:val="0"/>
      <w:divBdr>
        <w:top w:val="none" w:sz="0" w:space="0" w:color="auto"/>
        <w:left w:val="none" w:sz="0" w:space="0" w:color="auto"/>
        <w:bottom w:val="none" w:sz="0" w:space="0" w:color="auto"/>
        <w:right w:val="none" w:sz="0" w:space="0" w:color="auto"/>
      </w:divBdr>
    </w:div>
    <w:div w:id="446046656">
      <w:bodyDiv w:val="1"/>
      <w:marLeft w:val="0"/>
      <w:marRight w:val="0"/>
      <w:marTop w:val="0"/>
      <w:marBottom w:val="0"/>
      <w:divBdr>
        <w:top w:val="none" w:sz="0" w:space="0" w:color="auto"/>
        <w:left w:val="none" w:sz="0" w:space="0" w:color="auto"/>
        <w:bottom w:val="none" w:sz="0" w:space="0" w:color="auto"/>
        <w:right w:val="none" w:sz="0" w:space="0" w:color="auto"/>
      </w:divBdr>
    </w:div>
    <w:div w:id="446200057">
      <w:bodyDiv w:val="1"/>
      <w:marLeft w:val="0"/>
      <w:marRight w:val="0"/>
      <w:marTop w:val="0"/>
      <w:marBottom w:val="0"/>
      <w:divBdr>
        <w:top w:val="none" w:sz="0" w:space="0" w:color="auto"/>
        <w:left w:val="none" w:sz="0" w:space="0" w:color="auto"/>
        <w:bottom w:val="none" w:sz="0" w:space="0" w:color="auto"/>
        <w:right w:val="none" w:sz="0" w:space="0" w:color="auto"/>
      </w:divBdr>
    </w:div>
    <w:div w:id="446387310">
      <w:bodyDiv w:val="1"/>
      <w:marLeft w:val="0"/>
      <w:marRight w:val="0"/>
      <w:marTop w:val="0"/>
      <w:marBottom w:val="0"/>
      <w:divBdr>
        <w:top w:val="none" w:sz="0" w:space="0" w:color="auto"/>
        <w:left w:val="none" w:sz="0" w:space="0" w:color="auto"/>
        <w:bottom w:val="none" w:sz="0" w:space="0" w:color="auto"/>
        <w:right w:val="none" w:sz="0" w:space="0" w:color="auto"/>
      </w:divBdr>
    </w:div>
    <w:div w:id="447042138">
      <w:bodyDiv w:val="1"/>
      <w:marLeft w:val="0"/>
      <w:marRight w:val="0"/>
      <w:marTop w:val="0"/>
      <w:marBottom w:val="0"/>
      <w:divBdr>
        <w:top w:val="none" w:sz="0" w:space="0" w:color="auto"/>
        <w:left w:val="none" w:sz="0" w:space="0" w:color="auto"/>
        <w:bottom w:val="none" w:sz="0" w:space="0" w:color="auto"/>
        <w:right w:val="none" w:sz="0" w:space="0" w:color="auto"/>
      </w:divBdr>
    </w:div>
    <w:div w:id="447090476">
      <w:bodyDiv w:val="1"/>
      <w:marLeft w:val="0"/>
      <w:marRight w:val="0"/>
      <w:marTop w:val="0"/>
      <w:marBottom w:val="0"/>
      <w:divBdr>
        <w:top w:val="none" w:sz="0" w:space="0" w:color="auto"/>
        <w:left w:val="none" w:sz="0" w:space="0" w:color="auto"/>
        <w:bottom w:val="none" w:sz="0" w:space="0" w:color="auto"/>
        <w:right w:val="none" w:sz="0" w:space="0" w:color="auto"/>
      </w:divBdr>
    </w:div>
    <w:div w:id="447510361">
      <w:bodyDiv w:val="1"/>
      <w:marLeft w:val="0"/>
      <w:marRight w:val="0"/>
      <w:marTop w:val="0"/>
      <w:marBottom w:val="0"/>
      <w:divBdr>
        <w:top w:val="none" w:sz="0" w:space="0" w:color="auto"/>
        <w:left w:val="none" w:sz="0" w:space="0" w:color="auto"/>
        <w:bottom w:val="none" w:sz="0" w:space="0" w:color="auto"/>
        <w:right w:val="none" w:sz="0" w:space="0" w:color="auto"/>
      </w:divBdr>
    </w:div>
    <w:div w:id="448083552">
      <w:bodyDiv w:val="1"/>
      <w:marLeft w:val="0"/>
      <w:marRight w:val="0"/>
      <w:marTop w:val="0"/>
      <w:marBottom w:val="0"/>
      <w:divBdr>
        <w:top w:val="none" w:sz="0" w:space="0" w:color="auto"/>
        <w:left w:val="none" w:sz="0" w:space="0" w:color="auto"/>
        <w:bottom w:val="none" w:sz="0" w:space="0" w:color="auto"/>
        <w:right w:val="none" w:sz="0" w:space="0" w:color="auto"/>
      </w:divBdr>
    </w:div>
    <w:div w:id="448162597">
      <w:bodyDiv w:val="1"/>
      <w:marLeft w:val="0"/>
      <w:marRight w:val="0"/>
      <w:marTop w:val="0"/>
      <w:marBottom w:val="0"/>
      <w:divBdr>
        <w:top w:val="none" w:sz="0" w:space="0" w:color="auto"/>
        <w:left w:val="none" w:sz="0" w:space="0" w:color="auto"/>
        <w:bottom w:val="none" w:sz="0" w:space="0" w:color="auto"/>
        <w:right w:val="none" w:sz="0" w:space="0" w:color="auto"/>
      </w:divBdr>
    </w:div>
    <w:div w:id="448745565">
      <w:bodyDiv w:val="1"/>
      <w:marLeft w:val="0"/>
      <w:marRight w:val="0"/>
      <w:marTop w:val="0"/>
      <w:marBottom w:val="0"/>
      <w:divBdr>
        <w:top w:val="none" w:sz="0" w:space="0" w:color="auto"/>
        <w:left w:val="none" w:sz="0" w:space="0" w:color="auto"/>
        <w:bottom w:val="none" w:sz="0" w:space="0" w:color="auto"/>
        <w:right w:val="none" w:sz="0" w:space="0" w:color="auto"/>
      </w:divBdr>
    </w:div>
    <w:div w:id="449473287">
      <w:bodyDiv w:val="1"/>
      <w:marLeft w:val="0"/>
      <w:marRight w:val="0"/>
      <w:marTop w:val="0"/>
      <w:marBottom w:val="0"/>
      <w:divBdr>
        <w:top w:val="none" w:sz="0" w:space="0" w:color="auto"/>
        <w:left w:val="none" w:sz="0" w:space="0" w:color="auto"/>
        <w:bottom w:val="none" w:sz="0" w:space="0" w:color="auto"/>
        <w:right w:val="none" w:sz="0" w:space="0" w:color="auto"/>
      </w:divBdr>
    </w:div>
    <w:div w:id="450126295">
      <w:bodyDiv w:val="1"/>
      <w:marLeft w:val="0"/>
      <w:marRight w:val="0"/>
      <w:marTop w:val="0"/>
      <w:marBottom w:val="0"/>
      <w:divBdr>
        <w:top w:val="none" w:sz="0" w:space="0" w:color="auto"/>
        <w:left w:val="none" w:sz="0" w:space="0" w:color="auto"/>
        <w:bottom w:val="none" w:sz="0" w:space="0" w:color="auto"/>
        <w:right w:val="none" w:sz="0" w:space="0" w:color="auto"/>
      </w:divBdr>
    </w:div>
    <w:div w:id="450244010">
      <w:bodyDiv w:val="1"/>
      <w:marLeft w:val="0"/>
      <w:marRight w:val="0"/>
      <w:marTop w:val="0"/>
      <w:marBottom w:val="0"/>
      <w:divBdr>
        <w:top w:val="none" w:sz="0" w:space="0" w:color="auto"/>
        <w:left w:val="none" w:sz="0" w:space="0" w:color="auto"/>
        <w:bottom w:val="none" w:sz="0" w:space="0" w:color="auto"/>
        <w:right w:val="none" w:sz="0" w:space="0" w:color="auto"/>
      </w:divBdr>
    </w:div>
    <w:div w:id="450822269">
      <w:bodyDiv w:val="1"/>
      <w:marLeft w:val="0"/>
      <w:marRight w:val="0"/>
      <w:marTop w:val="0"/>
      <w:marBottom w:val="0"/>
      <w:divBdr>
        <w:top w:val="none" w:sz="0" w:space="0" w:color="auto"/>
        <w:left w:val="none" w:sz="0" w:space="0" w:color="auto"/>
        <w:bottom w:val="none" w:sz="0" w:space="0" w:color="auto"/>
        <w:right w:val="none" w:sz="0" w:space="0" w:color="auto"/>
      </w:divBdr>
    </w:div>
    <w:div w:id="451560865">
      <w:bodyDiv w:val="1"/>
      <w:marLeft w:val="0"/>
      <w:marRight w:val="0"/>
      <w:marTop w:val="0"/>
      <w:marBottom w:val="0"/>
      <w:divBdr>
        <w:top w:val="none" w:sz="0" w:space="0" w:color="auto"/>
        <w:left w:val="none" w:sz="0" w:space="0" w:color="auto"/>
        <w:bottom w:val="none" w:sz="0" w:space="0" w:color="auto"/>
        <w:right w:val="none" w:sz="0" w:space="0" w:color="auto"/>
      </w:divBdr>
    </w:div>
    <w:div w:id="451897351">
      <w:bodyDiv w:val="1"/>
      <w:marLeft w:val="0"/>
      <w:marRight w:val="0"/>
      <w:marTop w:val="0"/>
      <w:marBottom w:val="0"/>
      <w:divBdr>
        <w:top w:val="none" w:sz="0" w:space="0" w:color="auto"/>
        <w:left w:val="none" w:sz="0" w:space="0" w:color="auto"/>
        <w:bottom w:val="none" w:sz="0" w:space="0" w:color="auto"/>
        <w:right w:val="none" w:sz="0" w:space="0" w:color="auto"/>
      </w:divBdr>
    </w:div>
    <w:div w:id="452094166">
      <w:bodyDiv w:val="1"/>
      <w:marLeft w:val="0"/>
      <w:marRight w:val="0"/>
      <w:marTop w:val="0"/>
      <w:marBottom w:val="0"/>
      <w:divBdr>
        <w:top w:val="none" w:sz="0" w:space="0" w:color="auto"/>
        <w:left w:val="none" w:sz="0" w:space="0" w:color="auto"/>
        <w:bottom w:val="none" w:sz="0" w:space="0" w:color="auto"/>
        <w:right w:val="none" w:sz="0" w:space="0" w:color="auto"/>
      </w:divBdr>
    </w:div>
    <w:div w:id="452404496">
      <w:bodyDiv w:val="1"/>
      <w:marLeft w:val="0"/>
      <w:marRight w:val="0"/>
      <w:marTop w:val="0"/>
      <w:marBottom w:val="0"/>
      <w:divBdr>
        <w:top w:val="none" w:sz="0" w:space="0" w:color="auto"/>
        <w:left w:val="none" w:sz="0" w:space="0" w:color="auto"/>
        <w:bottom w:val="none" w:sz="0" w:space="0" w:color="auto"/>
        <w:right w:val="none" w:sz="0" w:space="0" w:color="auto"/>
      </w:divBdr>
    </w:div>
    <w:div w:id="452600781">
      <w:bodyDiv w:val="1"/>
      <w:marLeft w:val="0"/>
      <w:marRight w:val="0"/>
      <w:marTop w:val="0"/>
      <w:marBottom w:val="0"/>
      <w:divBdr>
        <w:top w:val="none" w:sz="0" w:space="0" w:color="auto"/>
        <w:left w:val="none" w:sz="0" w:space="0" w:color="auto"/>
        <w:bottom w:val="none" w:sz="0" w:space="0" w:color="auto"/>
        <w:right w:val="none" w:sz="0" w:space="0" w:color="auto"/>
      </w:divBdr>
    </w:div>
    <w:div w:id="453988937">
      <w:bodyDiv w:val="1"/>
      <w:marLeft w:val="0"/>
      <w:marRight w:val="0"/>
      <w:marTop w:val="0"/>
      <w:marBottom w:val="0"/>
      <w:divBdr>
        <w:top w:val="none" w:sz="0" w:space="0" w:color="auto"/>
        <w:left w:val="none" w:sz="0" w:space="0" w:color="auto"/>
        <w:bottom w:val="none" w:sz="0" w:space="0" w:color="auto"/>
        <w:right w:val="none" w:sz="0" w:space="0" w:color="auto"/>
      </w:divBdr>
      <w:divsChild>
        <w:div w:id="225338662">
          <w:marLeft w:val="0"/>
          <w:marRight w:val="0"/>
          <w:marTop w:val="0"/>
          <w:marBottom w:val="0"/>
          <w:divBdr>
            <w:top w:val="none" w:sz="0" w:space="0" w:color="auto"/>
            <w:left w:val="none" w:sz="0" w:space="0" w:color="auto"/>
            <w:bottom w:val="none" w:sz="0" w:space="0" w:color="auto"/>
            <w:right w:val="none" w:sz="0" w:space="0" w:color="auto"/>
          </w:divBdr>
          <w:divsChild>
            <w:div w:id="1115514761">
              <w:marLeft w:val="0"/>
              <w:marRight w:val="0"/>
              <w:marTop w:val="0"/>
              <w:marBottom w:val="0"/>
              <w:divBdr>
                <w:top w:val="none" w:sz="0" w:space="0" w:color="auto"/>
                <w:left w:val="none" w:sz="0" w:space="0" w:color="auto"/>
                <w:bottom w:val="none" w:sz="0" w:space="0" w:color="auto"/>
                <w:right w:val="none" w:sz="0" w:space="0" w:color="auto"/>
              </w:divBdr>
              <w:divsChild>
                <w:div w:id="908808276">
                  <w:marLeft w:val="0"/>
                  <w:marRight w:val="0"/>
                  <w:marTop w:val="0"/>
                  <w:marBottom w:val="0"/>
                  <w:divBdr>
                    <w:top w:val="none" w:sz="0" w:space="0" w:color="auto"/>
                    <w:left w:val="none" w:sz="0" w:space="0" w:color="auto"/>
                    <w:bottom w:val="none" w:sz="0" w:space="0" w:color="auto"/>
                    <w:right w:val="none" w:sz="0" w:space="0" w:color="auto"/>
                  </w:divBdr>
                  <w:divsChild>
                    <w:div w:id="126625212">
                      <w:marLeft w:val="0"/>
                      <w:marRight w:val="0"/>
                      <w:marTop w:val="0"/>
                      <w:marBottom w:val="0"/>
                      <w:divBdr>
                        <w:top w:val="none" w:sz="0" w:space="0" w:color="auto"/>
                        <w:left w:val="none" w:sz="0" w:space="0" w:color="auto"/>
                        <w:bottom w:val="none" w:sz="0" w:space="0" w:color="auto"/>
                        <w:right w:val="none" w:sz="0" w:space="0" w:color="auto"/>
                      </w:divBdr>
                      <w:divsChild>
                        <w:div w:id="1784156705">
                          <w:marLeft w:val="0"/>
                          <w:marRight w:val="0"/>
                          <w:marTop w:val="0"/>
                          <w:marBottom w:val="0"/>
                          <w:divBdr>
                            <w:top w:val="none" w:sz="0" w:space="0" w:color="auto"/>
                            <w:left w:val="none" w:sz="0" w:space="0" w:color="auto"/>
                            <w:bottom w:val="none" w:sz="0" w:space="0" w:color="auto"/>
                            <w:right w:val="none" w:sz="0" w:space="0" w:color="auto"/>
                          </w:divBdr>
                          <w:divsChild>
                            <w:div w:id="1738934669">
                              <w:marLeft w:val="0"/>
                              <w:marRight w:val="0"/>
                              <w:marTop w:val="0"/>
                              <w:marBottom w:val="0"/>
                              <w:divBdr>
                                <w:top w:val="none" w:sz="0" w:space="0" w:color="auto"/>
                                <w:left w:val="none" w:sz="0" w:space="0" w:color="auto"/>
                                <w:bottom w:val="none" w:sz="0" w:space="0" w:color="auto"/>
                                <w:right w:val="none" w:sz="0" w:space="0" w:color="auto"/>
                              </w:divBdr>
                              <w:divsChild>
                                <w:div w:id="1387073196">
                                  <w:marLeft w:val="0"/>
                                  <w:marRight w:val="0"/>
                                  <w:marTop w:val="0"/>
                                  <w:marBottom w:val="0"/>
                                  <w:divBdr>
                                    <w:top w:val="none" w:sz="0" w:space="0" w:color="auto"/>
                                    <w:left w:val="none" w:sz="0" w:space="0" w:color="auto"/>
                                    <w:bottom w:val="none" w:sz="0" w:space="0" w:color="auto"/>
                                    <w:right w:val="none" w:sz="0" w:space="0" w:color="auto"/>
                                  </w:divBdr>
                                  <w:divsChild>
                                    <w:div w:id="184320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1941436">
                  <w:marLeft w:val="0"/>
                  <w:marRight w:val="0"/>
                  <w:marTop w:val="0"/>
                  <w:marBottom w:val="0"/>
                  <w:divBdr>
                    <w:top w:val="none" w:sz="0" w:space="0" w:color="auto"/>
                    <w:left w:val="none" w:sz="0" w:space="0" w:color="auto"/>
                    <w:bottom w:val="none" w:sz="0" w:space="0" w:color="auto"/>
                    <w:right w:val="none" w:sz="0" w:space="0" w:color="auto"/>
                  </w:divBdr>
                  <w:divsChild>
                    <w:div w:id="1937715716">
                      <w:marLeft w:val="0"/>
                      <w:marRight w:val="0"/>
                      <w:marTop w:val="0"/>
                      <w:marBottom w:val="0"/>
                      <w:divBdr>
                        <w:top w:val="none" w:sz="0" w:space="0" w:color="auto"/>
                        <w:left w:val="none" w:sz="0" w:space="0" w:color="auto"/>
                        <w:bottom w:val="none" w:sz="0" w:space="0" w:color="auto"/>
                        <w:right w:val="none" w:sz="0" w:space="0" w:color="auto"/>
                      </w:divBdr>
                      <w:divsChild>
                        <w:div w:id="562719120">
                          <w:marLeft w:val="0"/>
                          <w:marRight w:val="0"/>
                          <w:marTop w:val="0"/>
                          <w:marBottom w:val="0"/>
                          <w:divBdr>
                            <w:top w:val="none" w:sz="0" w:space="0" w:color="auto"/>
                            <w:left w:val="none" w:sz="0" w:space="0" w:color="auto"/>
                            <w:bottom w:val="none" w:sz="0" w:space="0" w:color="auto"/>
                            <w:right w:val="none" w:sz="0" w:space="0" w:color="auto"/>
                          </w:divBdr>
                          <w:divsChild>
                            <w:div w:id="889615779">
                              <w:marLeft w:val="0"/>
                              <w:marRight w:val="0"/>
                              <w:marTop w:val="0"/>
                              <w:marBottom w:val="0"/>
                              <w:divBdr>
                                <w:top w:val="none" w:sz="0" w:space="0" w:color="auto"/>
                                <w:left w:val="none" w:sz="0" w:space="0" w:color="auto"/>
                                <w:bottom w:val="none" w:sz="0" w:space="0" w:color="auto"/>
                                <w:right w:val="none" w:sz="0" w:space="0" w:color="auto"/>
                              </w:divBdr>
                              <w:divsChild>
                                <w:div w:id="9358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7007424">
          <w:marLeft w:val="0"/>
          <w:marRight w:val="0"/>
          <w:marTop w:val="0"/>
          <w:marBottom w:val="0"/>
          <w:divBdr>
            <w:top w:val="none" w:sz="0" w:space="0" w:color="auto"/>
            <w:left w:val="none" w:sz="0" w:space="0" w:color="auto"/>
            <w:bottom w:val="none" w:sz="0" w:space="0" w:color="auto"/>
            <w:right w:val="none" w:sz="0" w:space="0" w:color="auto"/>
          </w:divBdr>
          <w:divsChild>
            <w:div w:id="1368876159">
              <w:marLeft w:val="0"/>
              <w:marRight w:val="0"/>
              <w:marTop w:val="0"/>
              <w:marBottom w:val="0"/>
              <w:divBdr>
                <w:top w:val="none" w:sz="0" w:space="0" w:color="auto"/>
                <w:left w:val="none" w:sz="0" w:space="0" w:color="auto"/>
                <w:bottom w:val="none" w:sz="0" w:space="0" w:color="auto"/>
                <w:right w:val="none" w:sz="0" w:space="0" w:color="auto"/>
              </w:divBdr>
              <w:divsChild>
                <w:div w:id="925307654">
                  <w:marLeft w:val="0"/>
                  <w:marRight w:val="0"/>
                  <w:marTop w:val="0"/>
                  <w:marBottom w:val="0"/>
                  <w:divBdr>
                    <w:top w:val="none" w:sz="0" w:space="0" w:color="auto"/>
                    <w:left w:val="none" w:sz="0" w:space="0" w:color="auto"/>
                    <w:bottom w:val="none" w:sz="0" w:space="0" w:color="auto"/>
                    <w:right w:val="none" w:sz="0" w:space="0" w:color="auto"/>
                  </w:divBdr>
                  <w:divsChild>
                    <w:div w:id="999887501">
                      <w:marLeft w:val="0"/>
                      <w:marRight w:val="0"/>
                      <w:marTop w:val="0"/>
                      <w:marBottom w:val="0"/>
                      <w:divBdr>
                        <w:top w:val="none" w:sz="0" w:space="0" w:color="auto"/>
                        <w:left w:val="none" w:sz="0" w:space="0" w:color="auto"/>
                        <w:bottom w:val="none" w:sz="0" w:space="0" w:color="auto"/>
                        <w:right w:val="none" w:sz="0" w:space="0" w:color="auto"/>
                      </w:divBdr>
                      <w:divsChild>
                        <w:div w:id="576406718">
                          <w:marLeft w:val="0"/>
                          <w:marRight w:val="0"/>
                          <w:marTop w:val="0"/>
                          <w:marBottom w:val="0"/>
                          <w:divBdr>
                            <w:top w:val="none" w:sz="0" w:space="0" w:color="auto"/>
                            <w:left w:val="none" w:sz="0" w:space="0" w:color="auto"/>
                            <w:bottom w:val="none" w:sz="0" w:space="0" w:color="auto"/>
                            <w:right w:val="none" w:sz="0" w:space="0" w:color="auto"/>
                          </w:divBdr>
                          <w:divsChild>
                            <w:div w:id="371999649">
                              <w:marLeft w:val="0"/>
                              <w:marRight w:val="0"/>
                              <w:marTop w:val="0"/>
                              <w:marBottom w:val="0"/>
                              <w:divBdr>
                                <w:top w:val="none" w:sz="0" w:space="0" w:color="auto"/>
                                <w:left w:val="none" w:sz="0" w:space="0" w:color="auto"/>
                                <w:bottom w:val="none" w:sz="0" w:space="0" w:color="auto"/>
                                <w:right w:val="none" w:sz="0" w:space="0" w:color="auto"/>
                              </w:divBdr>
                              <w:divsChild>
                                <w:div w:id="1697273205">
                                  <w:marLeft w:val="0"/>
                                  <w:marRight w:val="0"/>
                                  <w:marTop w:val="0"/>
                                  <w:marBottom w:val="0"/>
                                  <w:divBdr>
                                    <w:top w:val="none" w:sz="0" w:space="0" w:color="auto"/>
                                    <w:left w:val="none" w:sz="0" w:space="0" w:color="auto"/>
                                    <w:bottom w:val="none" w:sz="0" w:space="0" w:color="auto"/>
                                    <w:right w:val="none" w:sz="0" w:space="0" w:color="auto"/>
                                  </w:divBdr>
                                  <w:divsChild>
                                    <w:div w:id="507253554">
                                      <w:marLeft w:val="0"/>
                                      <w:marRight w:val="0"/>
                                      <w:marTop w:val="0"/>
                                      <w:marBottom w:val="0"/>
                                      <w:divBdr>
                                        <w:top w:val="none" w:sz="0" w:space="0" w:color="auto"/>
                                        <w:left w:val="none" w:sz="0" w:space="0" w:color="auto"/>
                                        <w:bottom w:val="none" w:sz="0" w:space="0" w:color="auto"/>
                                        <w:right w:val="none" w:sz="0" w:space="0" w:color="auto"/>
                                      </w:divBdr>
                                      <w:divsChild>
                                        <w:div w:id="38175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9053984">
          <w:marLeft w:val="0"/>
          <w:marRight w:val="0"/>
          <w:marTop w:val="0"/>
          <w:marBottom w:val="0"/>
          <w:divBdr>
            <w:top w:val="none" w:sz="0" w:space="0" w:color="auto"/>
            <w:left w:val="none" w:sz="0" w:space="0" w:color="auto"/>
            <w:bottom w:val="none" w:sz="0" w:space="0" w:color="auto"/>
            <w:right w:val="none" w:sz="0" w:space="0" w:color="auto"/>
          </w:divBdr>
          <w:divsChild>
            <w:div w:id="716247776">
              <w:marLeft w:val="0"/>
              <w:marRight w:val="0"/>
              <w:marTop w:val="0"/>
              <w:marBottom w:val="0"/>
              <w:divBdr>
                <w:top w:val="none" w:sz="0" w:space="0" w:color="auto"/>
                <w:left w:val="none" w:sz="0" w:space="0" w:color="auto"/>
                <w:bottom w:val="none" w:sz="0" w:space="0" w:color="auto"/>
                <w:right w:val="none" w:sz="0" w:space="0" w:color="auto"/>
              </w:divBdr>
              <w:divsChild>
                <w:div w:id="960963017">
                  <w:marLeft w:val="0"/>
                  <w:marRight w:val="0"/>
                  <w:marTop w:val="0"/>
                  <w:marBottom w:val="0"/>
                  <w:divBdr>
                    <w:top w:val="none" w:sz="0" w:space="0" w:color="auto"/>
                    <w:left w:val="none" w:sz="0" w:space="0" w:color="auto"/>
                    <w:bottom w:val="none" w:sz="0" w:space="0" w:color="auto"/>
                    <w:right w:val="none" w:sz="0" w:space="0" w:color="auto"/>
                  </w:divBdr>
                  <w:divsChild>
                    <w:div w:id="352197472">
                      <w:marLeft w:val="0"/>
                      <w:marRight w:val="0"/>
                      <w:marTop w:val="0"/>
                      <w:marBottom w:val="0"/>
                      <w:divBdr>
                        <w:top w:val="none" w:sz="0" w:space="0" w:color="auto"/>
                        <w:left w:val="none" w:sz="0" w:space="0" w:color="auto"/>
                        <w:bottom w:val="none" w:sz="0" w:space="0" w:color="auto"/>
                        <w:right w:val="none" w:sz="0" w:space="0" w:color="auto"/>
                      </w:divBdr>
                      <w:divsChild>
                        <w:div w:id="40444387">
                          <w:marLeft w:val="0"/>
                          <w:marRight w:val="0"/>
                          <w:marTop w:val="0"/>
                          <w:marBottom w:val="0"/>
                          <w:divBdr>
                            <w:top w:val="none" w:sz="0" w:space="0" w:color="auto"/>
                            <w:left w:val="none" w:sz="0" w:space="0" w:color="auto"/>
                            <w:bottom w:val="none" w:sz="0" w:space="0" w:color="auto"/>
                            <w:right w:val="none" w:sz="0" w:space="0" w:color="auto"/>
                          </w:divBdr>
                          <w:divsChild>
                            <w:div w:id="315885769">
                              <w:marLeft w:val="0"/>
                              <w:marRight w:val="0"/>
                              <w:marTop w:val="0"/>
                              <w:marBottom w:val="0"/>
                              <w:divBdr>
                                <w:top w:val="none" w:sz="0" w:space="0" w:color="auto"/>
                                <w:left w:val="none" w:sz="0" w:space="0" w:color="auto"/>
                                <w:bottom w:val="none" w:sz="0" w:space="0" w:color="auto"/>
                                <w:right w:val="none" w:sz="0" w:space="0" w:color="auto"/>
                              </w:divBdr>
                              <w:divsChild>
                                <w:div w:id="1231624224">
                                  <w:marLeft w:val="0"/>
                                  <w:marRight w:val="0"/>
                                  <w:marTop w:val="0"/>
                                  <w:marBottom w:val="0"/>
                                  <w:divBdr>
                                    <w:top w:val="none" w:sz="0" w:space="0" w:color="auto"/>
                                    <w:left w:val="none" w:sz="0" w:space="0" w:color="auto"/>
                                    <w:bottom w:val="none" w:sz="0" w:space="0" w:color="auto"/>
                                    <w:right w:val="none" w:sz="0" w:space="0" w:color="auto"/>
                                  </w:divBdr>
                                  <w:divsChild>
                                    <w:div w:id="8901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392235">
                          <w:marLeft w:val="0"/>
                          <w:marRight w:val="0"/>
                          <w:marTop w:val="0"/>
                          <w:marBottom w:val="0"/>
                          <w:divBdr>
                            <w:top w:val="none" w:sz="0" w:space="0" w:color="auto"/>
                            <w:left w:val="none" w:sz="0" w:space="0" w:color="auto"/>
                            <w:bottom w:val="none" w:sz="0" w:space="0" w:color="auto"/>
                            <w:right w:val="none" w:sz="0" w:space="0" w:color="auto"/>
                          </w:divBdr>
                          <w:divsChild>
                            <w:div w:id="283270760">
                              <w:marLeft w:val="0"/>
                              <w:marRight w:val="0"/>
                              <w:marTop w:val="0"/>
                              <w:marBottom w:val="0"/>
                              <w:divBdr>
                                <w:top w:val="none" w:sz="0" w:space="0" w:color="auto"/>
                                <w:left w:val="none" w:sz="0" w:space="0" w:color="auto"/>
                                <w:bottom w:val="none" w:sz="0" w:space="0" w:color="auto"/>
                                <w:right w:val="none" w:sz="0" w:space="0" w:color="auto"/>
                              </w:divBdr>
                              <w:divsChild>
                                <w:div w:id="615601685">
                                  <w:marLeft w:val="0"/>
                                  <w:marRight w:val="0"/>
                                  <w:marTop w:val="0"/>
                                  <w:marBottom w:val="0"/>
                                  <w:divBdr>
                                    <w:top w:val="none" w:sz="0" w:space="0" w:color="auto"/>
                                    <w:left w:val="none" w:sz="0" w:space="0" w:color="auto"/>
                                    <w:bottom w:val="none" w:sz="0" w:space="0" w:color="auto"/>
                                    <w:right w:val="none" w:sz="0" w:space="0" w:color="auto"/>
                                  </w:divBdr>
                                  <w:divsChild>
                                    <w:div w:id="206945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3032381">
                  <w:marLeft w:val="0"/>
                  <w:marRight w:val="0"/>
                  <w:marTop w:val="0"/>
                  <w:marBottom w:val="0"/>
                  <w:divBdr>
                    <w:top w:val="none" w:sz="0" w:space="0" w:color="auto"/>
                    <w:left w:val="none" w:sz="0" w:space="0" w:color="auto"/>
                    <w:bottom w:val="none" w:sz="0" w:space="0" w:color="auto"/>
                    <w:right w:val="none" w:sz="0" w:space="0" w:color="auto"/>
                  </w:divBdr>
                  <w:divsChild>
                    <w:div w:id="1177499901">
                      <w:marLeft w:val="0"/>
                      <w:marRight w:val="0"/>
                      <w:marTop w:val="0"/>
                      <w:marBottom w:val="0"/>
                      <w:divBdr>
                        <w:top w:val="none" w:sz="0" w:space="0" w:color="auto"/>
                        <w:left w:val="none" w:sz="0" w:space="0" w:color="auto"/>
                        <w:bottom w:val="none" w:sz="0" w:space="0" w:color="auto"/>
                        <w:right w:val="none" w:sz="0" w:space="0" w:color="auto"/>
                      </w:divBdr>
                      <w:divsChild>
                        <w:div w:id="1649506307">
                          <w:marLeft w:val="0"/>
                          <w:marRight w:val="0"/>
                          <w:marTop w:val="0"/>
                          <w:marBottom w:val="0"/>
                          <w:divBdr>
                            <w:top w:val="none" w:sz="0" w:space="0" w:color="auto"/>
                            <w:left w:val="none" w:sz="0" w:space="0" w:color="auto"/>
                            <w:bottom w:val="none" w:sz="0" w:space="0" w:color="auto"/>
                            <w:right w:val="none" w:sz="0" w:space="0" w:color="auto"/>
                          </w:divBdr>
                          <w:divsChild>
                            <w:div w:id="986737397">
                              <w:marLeft w:val="0"/>
                              <w:marRight w:val="0"/>
                              <w:marTop w:val="0"/>
                              <w:marBottom w:val="0"/>
                              <w:divBdr>
                                <w:top w:val="none" w:sz="0" w:space="0" w:color="auto"/>
                                <w:left w:val="none" w:sz="0" w:space="0" w:color="auto"/>
                                <w:bottom w:val="none" w:sz="0" w:space="0" w:color="auto"/>
                                <w:right w:val="none" w:sz="0" w:space="0" w:color="auto"/>
                              </w:divBdr>
                              <w:divsChild>
                                <w:div w:id="187808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2158319">
          <w:marLeft w:val="0"/>
          <w:marRight w:val="0"/>
          <w:marTop w:val="0"/>
          <w:marBottom w:val="0"/>
          <w:divBdr>
            <w:top w:val="none" w:sz="0" w:space="0" w:color="auto"/>
            <w:left w:val="none" w:sz="0" w:space="0" w:color="auto"/>
            <w:bottom w:val="none" w:sz="0" w:space="0" w:color="auto"/>
            <w:right w:val="none" w:sz="0" w:space="0" w:color="auto"/>
          </w:divBdr>
          <w:divsChild>
            <w:div w:id="3480576">
              <w:marLeft w:val="0"/>
              <w:marRight w:val="0"/>
              <w:marTop w:val="0"/>
              <w:marBottom w:val="0"/>
              <w:divBdr>
                <w:top w:val="none" w:sz="0" w:space="0" w:color="auto"/>
                <w:left w:val="none" w:sz="0" w:space="0" w:color="auto"/>
                <w:bottom w:val="none" w:sz="0" w:space="0" w:color="auto"/>
                <w:right w:val="none" w:sz="0" w:space="0" w:color="auto"/>
              </w:divBdr>
              <w:divsChild>
                <w:div w:id="1345552373">
                  <w:marLeft w:val="0"/>
                  <w:marRight w:val="0"/>
                  <w:marTop w:val="0"/>
                  <w:marBottom w:val="0"/>
                  <w:divBdr>
                    <w:top w:val="none" w:sz="0" w:space="0" w:color="auto"/>
                    <w:left w:val="none" w:sz="0" w:space="0" w:color="auto"/>
                    <w:bottom w:val="none" w:sz="0" w:space="0" w:color="auto"/>
                    <w:right w:val="none" w:sz="0" w:space="0" w:color="auto"/>
                  </w:divBdr>
                  <w:divsChild>
                    <w:div w:id="1202402523">
                      <w:marLeft w:val="0"/>
                      <w:marRight w:val="0"/>
                      <w:marTop w:val="0"/>
                      <w:marBottom w:val="0"/>
                      <w:divBdr>
                        <w:top w:val="none" w:sz="0" w:space="0" w:color="auto"/>
                        <w:left w:val="none" w:sz="0" w:space="0" w:color="auto"/>
                        <w:bottom w:val="none" w:sz="0" w:space="0" w:color="auto"/>
                        <w:right w:val="none" w:sz="0" w:space="0" w:color="auto"/>
                      </w:divBdr>
                      <w:divsChild>
                        <w:div w:id="1779177552">
                          <w:marLeft w:val="0"/>
                          <w:marRight w:val="0"/>
                          <w:marTop w:val="0"/>
                          <w:marBottom w:val="0"/>
                          <w:divBdr>
                            <w:top w:val="none" w:sz="0" w:space="0" w:color="auto"/>
                            <w:left w:val="none" w:sz="0" w:space="0" w:color="auto"/>
                            <w:bottom w:val="none" w:sz="0" w:space="0" w:color="auto"/>
                            <w:right w:val="none" w:sz="0" w:space="0" w:color="auto"/>
                          </w:divBdr>
                          <w:divsChild>
                            <w:div w:id="861551343">
                              <w:marLeft w:val="0"/>
                              <w:marRight w:val="0"/>
                              <w:marTop w:val="0"/>
                              <w:marBottom w:val="0"/>
                              <w:divBdr>
                                <w:top w:val="none" w:sz="0" w:space="0" w:color="auto"/>
                                <w:left w:val="none" w:sz="0" w:space="0" w:color="auto"/>
                                <w:bottom w:val="none" w:sz="0" w:space="0" w:color="auto"/>
                                <w:right w:val="none" w:sz="0" w:space="0" w:color="auto"/>
                              </w:divBdr>
                              <w:divsChild>
                                <w:div w:id="84500404">
                                  <w:marLeft w:val="0"/>
                                  <w:marRight w:val="0"/>
                                  <w:marTop w:val="0"/>
                                  <w:marBottom w:val="0"/>
                                  <w:divBdr>
                                    <w:top w:val="none" w:sz="0" w:space="0" w:color="auto"/>
                                    <w:left w:val="none" w:sz="0" w:space="0" w:color="auto"/>
                                    <w:bottom w:val="none" w:sz="0" w:space="0" w:color="auto"/>
                                    <w:right w:val="none" w:sz="0" w:space="0" w:color="auto"/>
                                  </w:divBdr>
                                  <w:divsChild>
                                    <w:div w:id="857738484">
                                      <w:marLeft w:val="0"/>
                                      <w:marRight w:val="0"/>
                                      <w:marTop w:val="0"/>
                                      <w:marBottom w:val="0"/>
                                      <w:divBdr>
                                        <w:top w:val="none" w:sz="0" w:space="0" w:color="auto"/>
                                        <w:left w:val="none" w:sz="0" w:space="0" w:color="auto"/>
                                        <w:bottom w:val="none" w:sz="0" w:space="0" w:color="auto"/>
                                        <w:right w:val="none" w:sz="0" w:space="0" w:color="auto"/>
                                      </w:divBdr>
                                      <w:divsChild>
                                        <w:div w:id="75728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0667019">
          <w:marLeft w:val="0"/>
          <w:marRight w:val="0"/>
          <w:marTop w:val="0"/>
          <w:marBottom w:val="0"/>
          <w:divBdr>
            <w:top w:val="none" w:sz="0" w:space="0" w:color="auto"/>
            <w:left w:val="none" w:sz="0" w:space="0" w:color="auto"/>
            <w:bottom w:val="none" w:sz="0" w:space="0" w:color="auto"/>
            <w:right w:val="none" w:sz="0" w:space="0" w:color="auto"/>
          </w:divBdr>
          <w:divsChild>
            <w:div w:id="956524956">
              <w:marLeft w:val="0"/>
              <w:marRight w:val="0"/>
              <w:marTop w:val="0"/>
              <w:marBottom w:val="0"/>
              <w:divBdr>
                <w:top w:val="none" w:sz="0" w:space="0" w:color="auto"/>
                <w:left w:val="none" w:sz="0" w:space="0" w:color="auto"/>
                <w:bottom w:val="none" w:sz="0" w:space="0" w:color="auto"/>
                <w:right w:val="none" w:sz="0" w:space="0" w:color="auto"/>
              </w:divBdr>
              <w:divsChild>
                <w:div w:id="161894257">
                  <w:marLeft w:val="0"/>
                  <w:marRight w:val="0"/>
                  <w:marTop w:val="0"/>
                  <w:marBottom w:val="0"/>
                  <w:divBdr>
                    <w:top w:val="none" w:sz="0" w:space="0" w:color="auto"/>
                    <w:left w:val="none" w:sz="0" w:space="0" w:color="auto"/>
                    <w:bottom w:val="none" w:sz="0" w:space="0" w:color="auto"/>
                    <w:right w:val="none" w:sz="0" w:space="0" w:color="auto"/>
                  </w:divBdr>
                  <w:divsChild>
                    <w:div w:id="1664704712">
                      <w:marLeft w:val="0"/>
                      <w:marRight w:val="0"/>
                      <w:marTop w:val="0"/>
                      <w:marBottom w:val="0"/>
                      <w:divBdr>
                        <w:top w:val="none" w:sz="0" w:space="0" w:color="auto"/>
                        <w:left w:val="none" w:sz="0" w:space="0" w:color="auto"/>
                        <w:bottom w:val="none" w:sz="0" w:space="0" w:color="auto"/>
                        <w:right w:val="none" w:sz="0" w:space="0" w:color="auto"/>
                      </w:divBdr>
                      <w:divsChild>
                        <w:div w:id="487131760">
                          <w:marLeft w:val="0"/>
                          <w:marRight w:val="0"/>
                          <w:marTop w:val="0"/>
                          <w:marBottom w:val="0"/>
                          <w:divBdr>
                            <w:top w:val="none" w:sz="0" w:space="0" w:color="auto"/>
                            <w:left w:val="none" w:sz="0" w:space="0" w:color="auto"/>
                            <w:bottom w:val="none" w:sz="0" w:space="0" w:color="auto"/>
                            <w:right w:val="none" w:sz="0" w:space="0" w:color="auto"/>
                          </w:divBdr>
                          <w:divsChild>
                            <w:div w:id="296885087">
                              <w:marLeft w:val="0"/>
                              <w:marRight w:val="0"/>
                              <w:marTop w:val="0"/>
                              <w:marBottom w:val="0"/>
                              <w:divBdr>
                                <w:top w:val="none" w:sz="0" w:space="0" w:color="auto"/>
                                <w:left w:val="none" w:sz="0" w:space="0" w:color="auto"/>
                                <w:bottom w:val="none" w:sz="0" w:space="0" w:color="auto"/>
                                <w:right w:val="none" w:sz="0" w:space="0" w:color="auto"/>
                              </w:divBdr>
                              <w:divsChild>
                                <w:div w:id="534001048">
                                  <w:marLeft w:val="0"/>
                                  <w:marRight w:val="0"/>
                                  <w:marTop w:val="0"/>
                                  <w:marBottom w:val="0"/>
                                  <w:divBdr>
                                    <w:top w:val="none" w:sz="0" w:space="0" w:color="auto"/>
                                    <w:left w:val="none" w:sz="0" w:space="0" w:color="auto"/>
                                    <w:bottom w:val="none" w:sz="0" w:space="0" w:color="auto"/>
                                    <w:right w:val="none" w:sz="0" w:space="0" w:color="auto"/>
                                  </w:divBdr>
                                  <w:divsChild>
                                    <w:div w:id="37381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242903">
                          <w:marLeft w:val="0"/>
                          <w:marRight w:val="0"/>
                          <w:marTop w:val="0"/>
                          <w:marBottom w:val="0"/>
                          <w:divBdr>
                            <w:top w:val="none" w:sz="0" w:space="0" w:color="auto"/>
                            <w:left w:val="none" w:sz="0" w:space="0" w:color="auto"/>
                            <w:bottom w:val="none" w:sz="0" w:space="0" w:color="auto"/>
                            <w:right w:val="none" w:sz="0" w:space="0" w:color="auto"/>
                          </w:divBdr>
                          <w:divsChild>
                            <w:div w:id="856820226">
                              <w:marLeft w:val="0"/>
                              <w:marRight w:val="0"/>
                              <w:marTop w:val="0"/>
                              <w:marBottom w:val="0"/>
                              <w:divBdr>
                                <w:top w:val="none" w:sz="0" w:space="0" w:color="auto"/>
                                <w:left w:val="none" w:sz="0" w:space="0" w:color="auto"/>
                                <w:bottom w:val="none" w:sz="0" w:space="0" w:color="auto"/>
                                <w:right w:val="none" w:sz="0" w:space="0" w:color="auto"/>
                              </w:divBdr>
                              <w:divsChild>
                                <w:div w:id="700668265">
                                  <w:marLeft w:val="0"/>
                                  <w:marRight w:val="0"/>
                                  <w:marTop w:val="0"/>
                                  <w:marBottom w:val="0"/>
                                  <w:divBdr>
                                    <w:top w:val="none" w:sz="0" w:space="0" w:color="auto"/>
                                    <w:left w:val="none" w:sz="0" w:space="0" w:color="auto"/>
                                    <w:bottom w:val="none" w:sz="0" w:space="0" w:color="auto"/>
                                    <w:right w:val="none" w:sz="0" w:space="0" w:color="auto"/>
                                  </w:divBdr>
                                  <w:divsChild>
                                    <w:div w:id="96200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9243053">
                  <w:marLeft w:val="0"/>
                  <w:marRight w:val="0"/>
                  <w:marTop w:val="0"/>
                  <w:marBottom w:val="0"/>
                  <w:divBdr>
                    <w:top w:val="none" w:sz="0" w:space="0" w:color="auto"/>
                    <w:left w:val="none" w:sz="0" w:space="0" w:color="auto"/>
                    <w:bottom w:val="none" w:sz="0" w:space="0" w:color="auto"/>
                    <w:right w:val="none" w:sz="0" w:space="0" w:color="auto"/>
                  </w:divBdr>
                  <w:divsChild>
                    <w:div w:id="219949034">
                      <w:marLeft w:val="0"/>
                      <w:marRight w:val="0"/>
                      <w:marTop w:val="0"/>
                      <w:marBottom w:val="0"/>
                      <w:divBdr>
                        <w:top w:val="none" w:sz="0" w:space="0" w:color="auto"/>
                        <w:left w:val="none" w:sz="0" w:space="0" w:color="auto"/>
                        <w:bottom w:val="none" w:sz="0" w:space="0" w:color="auto"/>
                        <w:right w:val="none" w:sz="0" w:space="0" w:color="auto"/>
                      </w:divBdr>
                      <w:divsChild>
                        <w:div w:id="1824277976">
                          <w:marLeft w:val="0"/>
                          <w:marRight w:val="0"/>
                          <w:marTop w:val="0"/>
                          <w:marBottom w:val="0"/>
                          <w:divBdr>
                            <w:top w:val="none" w:sz="0" w:space="0" w:color="auto"/>
                            <w:left w:val="none" w:sz="0" w:space="0" w:color="auto"/>
                            <w:bottom w:val="none" w:sz="0" w:space="0" w:color="auto"/>
                            <w:right w:val="none" w:sz="0" w:space="0" w:color="auto"/>
                          </w:divBdr>
                          <w:divsChild>
                            <w:div w:id="675301637">
                              <w:marLeft w:val="0"/>
                              <w:marRight w:val="0"/>
                              <w:marTop w:val="0"/>
                              <w:marBottom w:val="0"/>
                              <w:divBdr>
                                <w:top w:val="none" w:sz="0" w:space="0" w:color="auto"/>
                                <w:left w:val="none" w:sz="0" w:space="0" w:color="auto"/>
                                <w:bottom w:val="none" w:sz="0" w:space="0" w:color="auto"/>
                                <w:right w:val="none" w:sz="0" w:space="0" w:color="auto"/>
                              </w:divBdr>
                              <w:divsChild>
                                <w:div w:id="29179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6176814">
          <w:marLeft w:val="0"/>
          <w:marRight w:val="0"/>
          <w:marTop w:val="0"/>
          <w:marBottom w:val="0"/>
          <w:divBdr>
            <w:top w:val="none" w:sz="0" w:space="0" w:color="auto"/>
            <w:left w:val="none" w:sz="0" w:space="0" w:color="auto"/>
            <w:bottom w:val="none" w:sz="0" w:space="0" w:color="auto"/>
            <w:right w:val="none" w:sz="0" w:space="0" w:color="auto"/>
          </w:divBdr>
          <w:divsChild>
            <w:div w:id="563414198">
              <w:marLeft w:val="0"/>
              <w:marRight w:val="0"/>
              <w:marTop w:val="0"/>
              <w:marBottom w:val="0"/>
              <w:divBdr>
                <w:top w:val="none" w:sz="0" w:space="0" w:color="auto"/>
                <w:left w:val="none" w:sz="0" w:space="0" w:color="auto"/>
                <w:bottom w:val="none" w:sz="0" w:space="0" w:color="auto"/>
                <w:right w:val="none" w:sz="0" w:space="0" w:color="auto"/>
              </w:divBdr>
              <w:divsChild>
                <w:div w:id="1770153745">
                  <w:marLeft w:val="0"/>
                  <w:marRight w:val="0"/>
                  <w:marTop w:val="0"/>
                  <w:marBottom w:val="0"/>
                  <w:divBdr>
                    <w:top w:val="none" w:sz="0" w:space="0" w:color="auto"/>
                    <w:left w:val="none" w:sz="0" w:space="0" w:color="auto"/>
                    <w:bottom w:val="none" w:sz="0" w:space="0" w:color="auto"/>
                    <w:right w:val="none" w:sz="0" w:space="0" w:color="auto"/>
                  </w:divBdr>
                  <w:divsChild>
                    <w:div w:id="2054765038">
                      <w:marLeft w:val="0"/>
                      <w:marRight w:val="0"/>
                      <w:marTop w:val="0"/>
                      <w:marBottom w:val="0"/>
                      <w:divBdr>
                        <w:top w:val="none" w:sz="0" w:space="0" w:color="auto"/>
                        <w:left w:val="none" w:sz="0" w:space="0" w:color="auto"/>
                        <w:bottom w:val="none" w:sz="0" w:space="0" w:color="auto"/>
                        <w:right w:val="none" w:sz="0" w:space="0" w:color="auto"/>
                      </w:divBdr>
                      <w:divsChild>
                        <w:div w:id="537742228">
                          <w:marLeft w:val="0"/>
                          <w:marRight w:val="0"/>
                          <w:marTop w:val="0"/>
                          <w:marBottom w:val="0"/>
                          <w:divBdr>
                            <w:top w:val="none" w:sz="0" w:space="0" w:color="auto"/>
                            <w:left w:val="none" w:sz="0" w:space="0" w:color="auto"/>
                            <w:bottom w:val="none" w:sz="0" w:space="0" w:color="auto"/>
                            <w:right w:val="none" w:sz="0" w:space="0" w:color="auto"/>
                          </w:divBdr>
                          <w:divsChild>
                            <w:div w:id="1651598167">
                              <w:marLeft w:val="0"/>
                              <w:marRight w:val="0"/>
                              <w:marTop w:val="0"/>
                              <w:marBottom w:val="0"/>
                              <w:divBdr>
                                <w:top w:val="none" w:sz="0" w:space="0" w:color="auto"/>
                                <w:left w:val="none" w:sz="0" w:space="0" w:color="auto"/>
                                <w:bottom w:val="none" w:sz="0" w:space="0" w:color="auto"/>
                                <w:right w:val="none" w:sz="0" w:space="0" w:color="auto"/>
                              </w:divBdr>
                              <w:divsChild>
                                <w:div w:id="1705717409">
                                  <w:marLeft w:val="0"/>
                                  <w:marRight w:val="0"/>
                                  <w:marTop w:val="0"/>
                                  <w:marBottom w:val="0"/>
                                  <w:divBdr>
                                    <w:top w:val="none" w:sz="0" w:space="0" w:color="auto"/>
                                    <w:left w:val="none" w:sz="0" w:space="0" w:color="auto"/>
                                    <w:bottom w:val="none" w:sz="0" w:space="0" w:color="auto"/>
                                    <w:right w:val="none" w:sz="0" w:space="0" w:color="auto"/>
                                  </w:divBdr>
                                  <w:divsChild>
                                    <w:div w:id="2133787190">
                                      <w:marLeft w:val="0"/>
                                      <w:marRight w:val="0"/>
                                      <w:marTop w:val="0"/>
                                      <w:marBottom w:val="0"/>
                                      <w:divBdr>
                                        <w:top w:val="none" w:sz="0" w:space="0" w:color="auto"/>
                                        <w:left w:val="none" w:sz="0" w:space="0" w:color="auto"/>
                                        <w:bottom w:val="none" w:sz="0" w:space="0" w:color="auto"/>
                                        <w:right w:val="none" w:sz="0" w:space="0" w:color="auto"/>
                                      </w:divBdr>
                                      <w:divsChild>
                                        <w:div w:id="11738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1224735">
          <w:marLeft w:val="0"/>
          <w:marRight w:val="0"/>
          <w:marTop w:val="0"/>
          <w:marBottom w:val="0"/>
          <w:divBdr>
            <w:top w:val="none" w:sz="0" w:space="0" w:color="auto"/>
            <w:left w:val="none" w:sz="0" w:space="0" w:color="auto"/>
            <w:bottom w:val="none" w:sz="0" w:space="0" w:color="auto"/>
            <w:right w:val="none" w:sz="0" w:space="0" w:color="auto"/>
          </w:divBdr>
          <w:divsChild>
            <w:div w:id="1487629142">
              <w:marLeft w:val="0"/>
              <w:marRight w:val="0"/>
              <w:marTop w:val="0"/>
              <w:marBottom w:val="0"/>
              <w:divBdr>
                <w:top w:val="none" w:sz="0" w:space="0" w:color="auto"/>
                <w:left w:val="none" w:sz="0" w:space="0" w:color="auto"/>
                <w:bottom w:val="none" w:sz="0" w:space="0" w:color="auto"/>
                <w:right w:val="none" w:sz="0" w:space="0" w:color="auto"/>
              </w:divBdr>
              <w:divsChild>
                <w:div w:id="837572711">
                  <w:marLeft w:val="0"/>
                  <w:marRight w:val="0"/>
                  <w:marTop w:val="0"/>
                  <w:marBottom w:val="0"/>
                  <w:divBdr>
                    <w:top w:val="none" w:sz="0" w:space="0" w:color="auto"/>
                    <w:left w:val="none" w:sz="0" w:space="0" w:color="auto"/>
                    <w:bottom w:val="none" w:sz="0" w:space="0" w:color="auto"/>
                    <w:right w:val="none" w:sz="0" w:space="0" w:color="auto"/>
                  </w:divBdr>
                  <w:divsChild>
                    <w:div w:id="747045272">
                      <w:marLeft w:val="0"/>
                      <w:marRight w:val="0"/>
                      <w:marTop w:val="0"/>
                      <w:marBottom w:val="0"/>
                      <w:divBdr>
                        <w:top w:val="none" w:sz="0" w:space="0" w:color="auto"/>
                        <w:left w:val="none" w:sz="0" w:space="0" w:color="auto"/>
                        <w:bottom w:val="none" w:sz="0" w:space="0" w:color="auto"/>
                        <w:right w:val="none" w:sz="0" w:space="0" w:color="auto"/>
                      </w:divBdr>
                      <w:divsChild>
                        <w:div w:id="1396926696">
                          <w:marLeft w:val="0"/>
                          <w:marRight w:val="0"/>
                          <w:marTop w:val="0"/>
                          <w:marBottom w:val="0"/>
                          <w:divBdr>
                            <w:top w:val="none" w:sz="0" w:space="0" w:color="auto"/>
                            <w:left w:val="none" w:sz="0" w:space="0" w:color="auto"/>
                            <w:bottom w:val="none" w:sz="0" w:space="0" w:color="auto"/>
                            <w:right w:val="none" w:sz="0" w:space="0" w:color="auto"/>
                          </w:divBdr>
                          <w:divsChild>
                            <w:div w:id="1718311898">
                              <w:marLeft w:val="0"/>
                              <w:marRight w:val="0"/>
                              <w:marTop w:val="0"/>
                              <w:marBottom w:val="0"/>
                              <w:divBdr>
                                <w:top w:val="none" w:sz="0" w:space="0" w:color="auto"/>
                                <w:left w:val="none" w:sz="0" w:space="0" w:color="auto"/>
                                <w:bottom w:val="none" w:sz="0" w:space="0" w:color="auto"/>
                                <w:right w:val="none" w:sz="0" w:space="0" w:color="auto"/>
                              </w:divBdr>
                              <w:divsChild>
                                <w:div w:id="46019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247278">
                  <w:marLeft w:val="0"/>
                  <w:marRight w:val="0"/>
                  <w:marTop w:val="0"/>
                  <w:marBottom w:val="0"/>
                  <w:divBdr>
                    <w:top w:val="none" w:sz="0" w:space="0" w:color="auto"/>
                    <w:left w:val="none" w:sz="0" w:space="0" w:color="auto"/>
                    <w:bottom w:val="none" w:sz="0" w:space="0" w:color="auto"/>
                    <w:right w:val="none" w:sz="0" w:space="0" w:color="auto"/>
                  </w:divBdr>
                  <w:divsChild>
                    <w:div w:id="1810242170">
                      <w:marLeft w:val="0"/>
                      <w:marRight w:val="0"/>
                      <w:marTop w:val="0"/>
                      <w:marBottom w:val="0"/>
                      <w:divBdr>
                        <w:top w:val="none" w:sz="0" w:space="0" w:color="auto"/>
                        <w:left w:val="none" w:sz="0" w:space="0" w:color="auto"/>
                        <w:bottom w:val="none" w:sz="0" w:space="0" w:color="auto"/>
                        <w:right w:val="none" w:sz="0" w:space="0" w:color="auto"/>
                      </w:divBdr>
                      <w:divsChild>
                        <w:div w:id="1007175077">
                          <w:marLeft w:val="0"/>
                          <w:marRight w:val="0"/>
                          <w:marTop w:val="0"/>
                          <w:marBottom w:val="0"/>
                          <w:divBdr>
                            <w:top w:val="none" w:sz="0" w:space="0" w:color="auto"/>
                            <w:left w:val="none" w:sz="0" w:space="0" w:color="auto"/>
                            <w:bottom w:val="none" w:sz="0" w:space="0" w:color="auto"/>
                            <w:right w:val="none" w:sz="0" w:space="0" w:color="auto"/>
                          </w:divBdr>
                          <w:divsChild>
                            <w:div w:id="388891600">
                              <w:marLeft w:val="0"/>
                              <w:marRight w:val="0"/>
                              <w:marTop w:val="0"/>
                              <w:marBottom w:val="0"/>
                              <w:divBdr>
                                <w:top w:val="none" w:sz="0" w:space="0" w:color="auto"/>
                                <w:left w:val="none" w:sz="0" w:space="0" w:color="auto"/>
                                <w:bottom w:val="none" w:sz="0" w:space="0" w:color="auto"/>
                                <w:right w:val="none" w:sz="0" w:space="0" w:color="auto"/>
                              </w:divBdr>
                              <w:divsChild>
                                <w:div w:id="357856318">
                                  <w:marLeft w:val="0"/>
                                  <w:marRight w:val="0"/>
                                  <w:marTop w:val="0"/>
                                  <w:marBottom w:val="0"/>
                                  <w:divBdr>
                                    <w:top w:val="none" w:sz="0" w:space="0" w:color="auto"/>
                                    <w:left w:val="none" w:sz="0" w:space="0" w:color="auto"/>
                                    <w:bottom w:val="none" w:sz="0" w:space="0" w:color="auto"/>
                                    <w:right w:val="none" w:sz="0" w:space="0" w:color="auto"/>
                                  </w:divBdr>
                                  <w:divsChild>
                                    <w:div w:id="98751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573690">
                          <w:marLeft w:val="0"/>
                          <w:marRight w:val="0"/>
                          <w:marTop w:val="0"/>
                          <w:marBottom w:val="0"/>
                          <w:divBdr>
                            <w:top w:val="none" w:sz="0" w:space="0" w:color="auto"/>
                            <w:left w:val="none" w:sz="0" w:space="0" w:color="auto"/>
                            <w:bottom w:val="none" w:sz="0" w:space="0" w:color="auto"/>
                            <w:right w:val="none" w:sz="0" w:space="0" w:color="auto"/>
                          </w:divBdr>
                          <w:divsChild>
                            <w:div w:id="2129348032">
                              <w:marLeft w:val="0"/>
                              <w:marRight w:val="0"/>
                              <w:marTop w:val="0"/>
                              <w:marBottom w:val="0"/>
                              <w:divBdr>
                                <w:top w:val="none" w:sz="0" w:space="0" w:color="auto"/>
                                <w:left w:val="none" w:sz="0" w:space="0" w:color="auto"/>
                                <w:bottom w:val="none" w:sz="0" w:space="0" w:color="auto"/>
                                <w:right w:val="none" w:sz="0" w:space="0" w:color="auto"/>
                              </w:divBdr>
                              <w:divsChild>
                                <w:div w:id="2112043792">
                                  <w:marLeft w:val="0"/>
                                  <w:marRight w:val="0"/>
                                  <w:marTop w:val="0"/>
                                  <w:marBottom w:val="0"/>
                                  <w:divBdr>
                                    <w:top w:val="none" w:sz="0" w:space="0" w:color="auto"/>
                                    <w:left w:val="none" w:sz="0" w:space="0" w:color="auto"/>
                                    <w:bottom w:val="none" w:sz="0" w:space="0" w:color="auto"/>
                                    <w:right w:val="none" w:sz="0" w:space="0" w:color="auto"/>
                                  </w:divBdr>
                                  <w:divsChild>
                                    <w:div w:id="82798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5224380">
          <w:marLeft w:val="0"/>
          <w:marRight w:val="0"/>
          <w:marTop w:val="0"/>
          <w:marBottom w:val="0"/>
          <w:divBdr>
            <w:top w:val="none" w:sz="0" w:space="0" w:color="auto"/>
            <w:left w:val="none" w:sz="0" w:space="0" w:color="auto"/>
            <w:bottom w:val="none" w:sz="0" w:space="0" w:color="auto"/>
            <w:right w:val="none" w:sz="0" w:space="0" w:color="auto"/>
          </w:divBdr>
          <w:divsChild>
            <w:div w:id="1163205259">
              <w:marLeft w:val="0"/>
              <w:marRight w:val="0"/>
              <w:marTop w:val="0"/>
              <w:marBottom w:val="0"/>
              <w:divBdr>
                <w:top w:val="none" w:sz="0" w:space="0" w:color="auto"/>
                <w:left w:val="none" w:sz="0" w:space="0" w:color="auto"/>
                <w:bottom w:val="none" w:sz="0" w:space="0" w:color="auto"/>
                <w:right w:val="none" w:sz="0" w:space="0" w:color="auto"/>
              </w:divBdr>
              <w:divsChild>
                <w:div w:id="1565869536">
                  <w:marLeft w:val="0"/>
                  <w:marRight w:val="0"/>
                  <w:marTop w:val="0"/>
                  <w:marBottom w:val="0"/>
                  <w:divBdr>
                    <w:top w:val="none" w:sz="0" w:space="0" w:color="auto"/>
                    <w:left w:val="none" w:sz="0" w:space="0" w:color="auto"/>
                    <w:bottom w:val="none" w:sz="0" w:space="0" w:color="auto"/>
                    <w:right w:val="none" w:sz="0" w:space="0" w:color="auto"/>
                  </w:divBdr>
                  <w:divsChild>
                    <w:div w:id="943147336">
                      <w:marLeft w:val="0"/>
                      <w:marRight w:val="0"/>
                      <w:marTop w:val="0"/>
                      <w:marBottom w:val="0"/>
                      <w:divBdr>
                        <w:top w:val="none" w:sz="0" w:space="0" w:color="auto"/>
                        <w:left w:val="none" w:sz="0" w:space="0" w:color="auto"/>
                        <w:bottom w:val="none" w:sz="0" w:space="0" w:color="auto"/>
                        <w:right w:val="none" w:sz="0" w:space="0" w:color="auto"/>
                      </w:divBdr>
                      <w:divsChild>
                        <w:div w:id="674307252">
                          <w:marLeft w:val="0"/>
                          <w:marRight w:val="0"/>
                          <w:marTop w:val="0"/>
                          <w:marBottom w:val="0"/>
                          <w:divBdr>
                            <w:top w:val="none" w:sz="0" w:space="0" w:color="auto"/>
                            <w:left w:val="none" w:sz="0" w:space="0" w:color="auto"/>
                            <w:bottom w:val="none" w:sz="0" w:space="0" w:color="auto"/>
                            <w:right w:val="none" w:sz="0" w:space="0" w:color="auto"/>
                          </w:divBdr>
                          <w:divsChild>
                            <w:div w:id="1500849112">
                              <w:marLeft w:val="0"/>
                              <w:marRight w:val="0"/>
                              <w:marTop w:val="0"/>
                              <w:marBottom w:val="0"/>
                              <w:divBdr>
                                <w:top w:val="none" w:sz="0" w:space="0" w:color="auto"/>
                                <w:left w:val="none" w:sz="0" w:space="0" w:color="auto"/>
                                <w:bottom w:val="none" w:sz="0" w:space="0" w:color="auto"/>
                                <w:right w:val="none" w:sz="0" w:space="0" w:color="auto"/>
                              </w:divBdr>
                              <w:divsChild>
                                <w:div w:id="1919749343">
                                  <w:marLeft w:val="0"/>
                                  <w:marRight w:val="0"/>
                                  <w:marTop w:val="0"/>
                                  <w:marBottom w:val="0"/>
                                  <w:divBdr>
                                    <w:top w:val="none" w:sz="0" w:space="0" w:color="auto"/>
                                    <w:left w:val="none" w:sz="0" w:space="0" w:color="auto"/>
                                    <w:bottom w:val="none" w:sz="0" w:space="0" w:color="auto"/>
                                    <w:right w:val="none" w:sz="0" w:space="0" w:color="auto"/>
                                  </w:divBdr>
                                  <w:divsChild>
                                    <w:div w:id="23779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397597">
                          <w:marLeft w:val="0"/>
                          <w:marRight w:val="0"/>
                          <w:marTop w:val="0"/>
                          <w:marBottom w:val="0"/>
                          <w:divBdr>
                            <w:top w:val="none" w:sz="0" w:space="0" w:color="auto"/>
                            <w:left w:val="none" w:sz="0" w:space="0" w:color="auto"/>
                            <w:bottom w:val="none" w:sz="0" w:space="0" w:color="auto"/>
                            <w:right w:val="none" w:sz="0" w:space="0" w:color="auto"/>
                          </w:divBdr>
                          <w:divsChild>
                            <w:div w:id="554632748">
                              <w:marLeft w:val="0"/>
                              <w:marRight w:val="0"/>
                              <w:marTop w:val="0"/>
                              <w:marBottom w:val="0"/>
                              <w:divBdr>
                                <w:top w:val="none" w:sz="0" w:space="0" w:color="auto"/>
                                <w:left w:val="none" w:sz="0" w:space="0" w:color="auto"/>
                                <w:bottom w:val="none" w:sz="0" w:space="0" w:color="auto"/>
                                <w:right w:val="none" w:sz="0" w:space="0" w:color="auto"/>
                              </w:divBdr>
                              <w:divsChild>
                                <w:div w:id="1326545763">
                                  <w:marLeft w:val="0"/>
                                  <w:marRight w:val="0"/>
                                  <w:marTop w:val="0"/>
                                  <w:marBottom w:val="0"/>
                                  <w:divBdr>
                                    <w:top w:val="none" w:sz="0" w:space="0" w:color="auto"/>
                                    <w:left w:val="none" w:sz="0" w:space="0" w:color="auto"/>
                                    <w:bottom w:val="none" w:sz="0" w:space="0" w:color="auto"/>
                                    <w:right w:val="none" w:sz="0" w:space="0" w:color="auto"/>
                                  </w:divBdr>
                                  <w:divsChild>
                                    <w:div w:id="70263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201576">
          <w:marLeft w:val="0"/>
          <w:marRight w:val="0"/>
          <w:marTop w:val="0"/>
          <w:marBottom w:val="0"/>
          <w:divBdr>
            <w:top w:val="none" w:sz="0" w:space="0" w:color="auto"/>
            <w:left w:val="none" w:sz="0" w:space="0" w:color="auto"/>
            <w:bottom w:val="none" w:sz="0" w:space="0" w:color="auto"/>
            <w:right w:val="none" w:sz="0" w:space="0" w:color="auto"/>
          </w:divBdr>
          <w:divsChild>
            <w:div w:id="2004116750">
              <w:marLeft w:val="0"/>
              <w:marRight w:val="0"/>
              <w:marTop w:val="0"/>
              <w:marBottom w:val="0"/>
              <w:divBdr>
                <w:top w:val="none" w:sz="0" w:space="0" w:color="auto"/>
                <w:left w:val="none" w:sz="0" w:space="0" w:color="auto"/>
                <w:bottom w:val="none" w:sz="0" w:space="0" w:color="auto"/>
                <w:right w:val="none" w:sz="0" w:space="0" w:color="auto"/>
              </w:divBdr>
              <w:divsChild>
                <w:div w:id="801653104">
                  <w:marLeft w:val="0"/>
                  <w:marRight w:val="0"/>
                  <w:marTop w:val="0"/>
                  <w:marBottom w:val="0"/>
                  <w:divBdr>
                    <w:top w:val="none" w:sz="0" w:space="0" w:color="auto"/>
                    <w:left w:val="none" w:sz="0" w:space="0" w:color="auto"/>
                    <w:bottom w:val="none" w:sz="0" w:space="0" w:color="auto"/>
                    <w:right w:val="none" w:sz="0" w:space="0" w:color="auto"/>
                  </w:divBdr>
                  <w:divsChild>
                    <w:div w:id="1894386396">
                      <w:marLeft w:val="0"/>
                      <w:marRight w:val="0"/>
                      <w:marTop w:val="0"/>
                      <w:marBottom w:val="0"/>
                      <w:divBdr>
                        <w:top w:val="none" w:sz="0" w:space="0" w:color="auto"/>
                        <w:left w:val="none" w:sz="0" w:space="0" w:color="auto"/>
                        <w:bottom w:val="none" w:sz="0" w:space="0" w:color="auto"/>
                        <w:right w:val="none" w:sz="0" w:space="0" w:color="auto"/>
                      </w:divBdr>
                      <w:divsChild>
                        <w:div w:id="1246719827">
                          <w:marLeft w:val="0"/>
                          <w:marRight w:val="0"/>
                          <w:marTop w:val="0"/>
                          <w:marBottom w:val="0"/>
                          <w:divBdr>
                            <w:top w:val="none" w:sz="0" w:space="0" w:color="auto"/>
                            <w:left w:val="none" w:sz="0" w:space="0" w:color="auto"/>
                            <w:bottom w:val="none" w:sz="0" w:space="0" w:color="auto"/>
                            <w:right w:val="none" w:sz="0" w:space="0" w:color="auto"/>
                          </w:divBdr>
                          <w:divsChild>
                            <w:div w:id="1297758377">
                              <w:marLeft w:val="0"/>
                              <w:marRight w:val="0"/>
                              <w:marTop w:val="0"/>
                              <w:marBottom w:val="0"/>
                              <w:divBdr>
                                <w:top w:val="none" w:sz="0" w:space="0" w:color="auto"/>
                                <w:left w:val="none" w:sz="0" w:space="0" w:color="auto"/>
                                <w:bottom w:val="none" w:sz="0" w:space="0" w:color="auto"/>
                                <w:right w:val="none" w:sz="0" w:space="0" w:color="auto"/>
                              </w:divBdr>
                              <w:divsChild>
                                <w:div w:id="529610354">
                                  <w:marLeft w:val="0"/>
                                  <w:marRight w:val="0"/>
                                  <w:marTop w:val="0"/>
                                  <w:marBottom w:val="0"/>
                                  <w:divBdr>
                                    <w:top w:val="none" w:sz="0" w:space="0" w:color="auto"/>
                                    <w:left w:val="none" w:sz="0" w:space="0" w:color="auto"/>
                                    <w:bottom w:val="none" w:sz="0" w:space="0" w:color="auto"/>
                                    <w:right w:val="none" w:sz="0" w:space="0" w:color="auto"/>
                                  </w:divBdr>
                                  <w:divsChild>
                                    <w:div w:id="828138650">
                                      <w:marLeft w:val="0"/>
                                      <w:marRight w:val="0"/>
                                      <w:marTop w:val="0"/>
                                      <w:marBottom w:val="0"/>
                                      <w:divBdr>
                                        <w:top w:val="none" w:sz="0" w:space="0" w:color="auto"/>
                                        <w:left w:val="none" w:sz="0" w:space="0" w:color="auto"/>
                                        <w:bottom w:val="none" w:sz="0" w:space="0" w:color="auto"/>
                                        <w:right w:val="none" w:sz="0" w:space="0" w:color="auto"/>
                                      </w:divBdr>
                                      <w:divsChild>
                                        <w:div w:id="74961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4566429">
      <w:bodyDiv w:val="1"/>
      <w:marLeft w:val="0"/>
      <w:marRight w:val="0"/>
      <w:marTop w:val="0"/>
      <w:marBottom w:val="0"/>
      <w:divBdr>
        <w:top w:val="none" w:sz="0" w:space="0" w:color="auto"/>
        <w:left w:val="none" w:sz="0" w:space="0" w:color="auto"/>
        <w:bottom w:val="none" w:sz="0" w:space="0" w:color="auto"/>
        <w:right w:val="none" w:sz="0" w:space="0" w:color="auto"/>
      </w:divBdr>
    </w:div>
    <w:div w:id="454641328">
      <w:bodyDiv w:val="1"/>
      <w:marLeft w:val="0"/>
      <w:marRight w:val="0"/>
      <w:marTop w:val="0"/>
      <w:marBottom w:val="0"/>
      <w:divBdr>
        <w:top w:val="none" w:sz="0" w:space="0" w:color="auto"/>
        <w:left w:val="none" w:sz="0" w:space="0" w:color="auto"/>
        <w:bottom w:val="none" w:sz="0" w:space="0" w:color="auto"/>
        <w:right w:val="none" w:sz="0" w:space="0" w:color="auto"/>
      </w:divBdr>
    </w:div>
    <w:div w:id="456609784">
      <w:bodyDiv w:val="1"/>
      <w:marLeft w:val="0"/>
      <w:marRight w:val="0"/>
      <w:marTop w:val="0"/>
      <w:marBottom w:val="0"/>
      <w:divBdr>
        <w:top w:val="none" w:sz="0" w:space="0" w:color="auto"/>
        <w:left w:val="none" w:sz="0" w:space="0" w:color="auto"/>
        <w:bottom w:val="none" w:sz="0" w:space="0" w:color="auto"/>
        <w:right w:val="none" w:sz="0" w:space="0" w:color="auto"/>
      </w:divBdr>
    </w:div>
    <w:div w:id="457535249">
      <w:bodyDiv w:val="1"/>
      <w:marLeft w:val="0"/>
      <w:marRight w:val="0"/>
      <w:marTop w:val="0"/>
      <w:marBottom w:val="0"/>
      <w:divBdr>
        <w:top w:val="none" w:sz="0" w:space="0" w:color="auto"/>
        <w:left w:val="none" w:sz="0" w:space="0" w:color="auto"/>
        <w:bottom w:val="none" w:sz="0" w:space="0" w:color="auto"/>
        <w:right w:val="none" w:sz="0" w:space="0" w:color="auto"/>
      </w:divBdr>
    </w:div>
    <w:div w:id="457577217">
      <w:bodyDiv w:val="1"/>
      <w:marLeft w:val="0"/>
      <w:marRight w:val="0"/>
      <w:marTop w:val="0"/>
      <w:marBottom w:val="0"/>
      <w:divBdr>
        <w:top w:val="none" w:sz="0" w:space="0" w:color="auto"/>
        <w:left w:val="none" w:sz="0" w:space="0" w:color="auto"/>
        <w:bottom w:val="none" w:sz="0" w:space="0" w:color="auto"/>
        <w:right w:val="none" w:sz="0" w:space="0" w:color="auto"/>
      </w:divBdr>
    </w:div>
    <w:div w:id="458497893">
      <w:bodyDiv w:val="1"/>
      <w:marLeft w:val="0"/>
      <w:marRight w:val="0"/>
      <w:marTop w:val="0"/>
      <w:marBottom w:val="0"/>
      <w:divBdr>
        <w:top w:val="none" w:sz="0" w:space="0" w:color="auto"/>
        <w:left w:val="none" w:sz="0" w:space="0" w:color="auto"/>
        <w:bottom w:val="none" w:sz="0" w:space="0" w:color="auto"/>
        <w:right w:val="none" w:sz="0" w:space="0" w:color="auto"/>
      </w:divBdr>
    </w:div>
    <w:div w:id="459155022">
      <w:bodyDiv w:val="1"/>
      <w:marLeft w:val="0"/>
      <w:marRight w:val="0"/>
      <w:marTop w:val="0"/>
      <w:marBottom w:val="0"/>
      <w:divBdr>
        <w:top w:val="none" w:sz="0" w:space="0" w:color="auto"/>
        <w:left w:val="none" w:sz="0" w:space="0" w:color="auto"/>
        <w:bottom w:val="none" w:sz="0" w:space="0" w:color="auto"/>
        <w:right w:val="none" w:sz="0" w:space="0" w:color="auto"/>
      </w:divBdr>
    </w:div>
    <w:div w:id="460078167">
      <w:bodyDiv w:val="1"/>
      <w:marLeft w:val="0"/>
      <w:marRight w:val="0"/>
      <w:marTop w:val="0"/>
      <w:marBottom w:val="0"/>
      <w:divBdr>
        <w:top w:val="none" w:sz="0" w:space="0" w:color="auto"/>
        <w:left w:val="none" w:sz="0" w:space="0" w:color="auto"/>
        <w:bottom w:val="none" w:sz="0" w:space="0" w:color="auto"/>
        <w:right w:val="none" w:sz="0" w:space="0" w:color="auto"/>
      </w:divBdr>
    </w:div>
    <w:div w:id="460465662">
      <w:bodyDiv w:val="1"/>
      <w:marLeft w:val="0"/>
      <w:marRight w:val="0"/>
      <w:marTop w:val="0"/>
      <w:marBottom w:val="0"/>
      <w:divBdr>
        <w:top w:val="none" w:sz="0" w:space="0" w:color="auto"/>
        <w:left w:val="none" w:sz="0" w:space="0" w:color="auto"/>
        <w:bottom w:val="none" w:sz="0" w:space="0" w:color="auto"/>
        <w:right w:val="none" w:sz="0" w:space="0" w:color="auto"/>
      </w:divBdr>
    </w:div>
    <w:div w:id="460658473">
      <w:bodyDiv w:val="1"/>
      <w:marLeft w:val="0"/>
      <w:marRight w:val="0"/>
      <w:marTop w:val="0"/>
      <w:marBottom w:val="0"/>
      <w:divBdr>
        <w:top w:val="none" w:sz="0" w:space="0" w:color="auto"/>
        <w:left w:val="none" w:sz="0" w:space="0" w:color="auto"/>
        <w:bottom w:val="none" w:sz="0" w:space="0" w:color="auto"/>
        <w:right w:val="none" w:sz="0" w:space="0" w:color="auto"/>
      </w:divBdr>
    </w:div>
    <w:div w:id="461119494">
      <w:bodyDiv w:val="1"/>
      <w:marLeft w:val="0"/>
      <w:marRight w:val="0"/>
      <w:marTop w:val="0"/>
      <w:marBottom w:val="0"/>
      <w:divBdr>
        <w:top w:val="none" w:sz="0" w:space="0" w:color="auto"/>
        <w:left w:val="none" w:sz="0" w:space="0" w:color="auto"/>
        <w:bottom w:val="none" w:sz="0" w:space="0" w:color="auto"/>
        <w:right w:val="none" w:sz="0" w:space="0" w:color="auto"/>
      </w:divBdr>
    </w:div>
    <w:div w:id="461195619">
      <w:bodyDiv w:val="1"/>
      <w:marLeft w:val="0"/>
      <w:marRight w:val="0"/>
      <w:marTop w:val="0"/>
      <w:marBottom w:val="0"/>
      <w:divBdr>
        <w:top w:val="none" w:sz="0" w:space="0" w:color="auto"/>
        <w:left w:val="none" w:sz="0" w:space="0" w:color="auto"/>
        <w:bottom w:val="none" w:sz="0" w:space="0" w:color="auto"/>
        <w:right w:val="none" w:sz="0" w:space="0" w:color="auto"/>
      </w:divBdr>
    </w:div>
    <w:div w:id="461267254">
      <w:bodyDiv w:val="1"/>
      <w:marLeft w:val="0"/>
      <w:marRight w:val="0"/>
      <w:marTop w:val="0"/>
      <w:marBottom w:val="0"/>
      <w:divBdr>
        <w:top w:val="none" w:sz="0" w:space="0" w:color="auto"/>
        <w:left w:val="none" w:sz="0" w:space="0" w:color="auto"/>
        <w:bottom w:val="none" w:sz="0" w:space="0" w:color="auto"/>
        <w:right w:val="none" w:sz="0" w:space="0" w:color="auto"/>
      </w:divBdr>
    </w:div>
    <w:div w:id="462501702">
      <w:bodyDiv w:val="1"/>
      <w:marLeft w:val="0"/>
      <w:marRight w:val="0"/>
      <w:marTop w:val="0"/>
      <w:marBottom w:val="0"/>
      <w:divBdr>
        <w:top w:val="none" w:sz="0" w:space="0" w:color="auto"/>
        <w:left w:val="none" w:sz="0" w:space="0" w:color="auto"/>
        <w:bottom w:val="none" w:sz="0" w:space="0" w:color="auto"/>
        <w:right w:val="none" w:sz="0" w:space="0" w:color="auto"/>
      </w:divBdr>
    </w:div>
    <w:div w:id="462772872">
      <w:bodyDiv w:val="1"/>
      <w:marLeft w:val="0"/>
      <w:marRight w:val="0"/>
      <w:marTop w:val="0"/>
      <w:marBottom w:val="0"/>
      <w:divBdr>
        <w:top w:val="none" w:sz="0" w:space="0" w:color="auto"/>
        <w:left w:val="none" w:sz="0" w:space="0" w:color="auto"/>
        <w:bottom w:val="none" w:sz="0" w:space="0" w:color="auto"/>
        <w:right w:val="none" w:sz="0" w:space="0" w:color="auto"/>
      </w:divBdr>
    </w:div>
    <w:div w:id="463818104">
      <w:bodyDiv w:val="1"/>
      <w:marLeft w:val="0"/>
      <w:marRight w:val="0"/>
      <w:marTop w:val="0"/>
      <w:marBottom w:val="0"/>
      <w:divBdr>
        <w:top w:val="none" w:sz="0" w:space="0" w:color="auto"/>
        <w:left w:val="none" w:sz="0" w:space="0" w:color="auto"/>
        <w:bottom w:val="none" w:sz="0" w:space="0" w:color="auto"/>
        <w:right w:val="none" w:sz="0" w:space="0" w:color="auto"/>
      </w:divBdr>
    </w:div>
    <w:div w:id="464474404">
      <w:bodyDiv w:val="1"/>
      <w:marLeft w:val="0"/>
      <w:marRight w:val="0"/>
      <w:marTop w:val="0"/>
      <w:marBottom w:val="0"/>
      <w:divBdr>
        <w:top w:val="none" w:sz="0" w:space="0" w:color="auto"/>
        <w:left w:val="none" w:sz="0" w:space="0" w:color="auto"/>
        <w:bottom w:val="none" w:sz="0" w:space="0" w:color="auto"/>
        <w:right w:val="none" w:sz="0" w:space="0" w:color="auto"/>
      </w:divBdr>
    </w:div>
    <w:div w:id="464781581">
      <w:bodyDiv w:val="1"/>
      <w:marLeft w:val="0"/>
      <w:marRight w:val="0"/>
      <w:marTop w:val="0"/>
      <w:marBottom w:val="0"/>
      <w:divBdr>
        <w:top w:val="none" w:sz="0" w:space="0" w:color="auto"/>
        <w:left w:val="none" w:sz="0" w:space="0" w:color="auto"/>
        <w:bottom w:val="none" w:sz="0" w:space="0" w:color="auto"/>
        <w:right w:val="none" w:sz="0" w:space="0" w:color="auto"/>
      </w:divBdr>
    </w:div>
    <w:div w:id="465657665">
      <w:bodyDiv w:val="1"/>
      <w:marLeft w:val="0"/>
      <w:marRight w:val="0"/>
      <w:marTop w:val="0"/>
      <w:marBottom w:val="0"/>
      <w:divBdr>
        <w:top w:val="none" w:sz="0" w:space="0" w:color="auto"/>
        <w:left w:val="none" w:sz="0" w:space="0" w:color="auto"/>
        <w:bottom w:val="none" w:sz="0" w:space="0" w:color="auto"/>
        <w:right w:val="none" w:sz="0" w:space="0" w:color="auto"/>
      </w:divBdr>
    </w:div>
    <w:div w:id="466901834">
      <w:bodyDiv w:val="1"/>
      <w:marLeft w:val="0"/>
      <w:marRight w:val="0"/>
      <w:marTop w:val="0"/>
      <w:marBottom w:val="0"/>
      <w:divBdr>
        <w:top w:val="none" w:sz="0" w:space="0" w:color="auto"/>
        <w:left w:val="none" w:sz="0" w:space="0" w:color="auto"/>
        <w:bottom w:val="none" w:sz="0" w:space="0" w:color="auto"/>
        <w:right w:val="none" w:sz="0" w:space="0" w:color="auto"/>
      </w:divBdr>
    </w:div>
    <w:div w:id="468090561">
      <w:bodyDiv w:val="1"/>
      <w:marLeft w:val="0"/>
      <w:marRight w:val="0"/>
      <w:marTop w:val="0"/>
      <w:marBottom w:val="0"/>
      <w:divBdr>
        <w:top w:val="none" w:sz="0" w:space="0" w:color="auto"/>
        <w:left w:val="none" w:sz="0" w:space="0" w:color="auto"/>
        <w:bottom w:val="none" w:sz="0" w:space="0" w:color="auto"/>
        <w:right w:val="none" w:sz="0" w:space="0" w:color="auto"/>
      </w:divBdr>
    </w:div>
    <w:div w:id="468285283">
      <w:bodyDiv w:val="1"/>
      <w:marLeft w:val="0"/>
      <w:marRight w:val="0"/>
      <w:marTop w:val="0"/>
      <w:marBottom w:val="0"/>
      <w:divBdr>
        <w:top w:val="none" w:sz="0" w:space="0" w:color="auto"/>
        <w:left w:val="none" w:sz="0" w:space="0" w:color="auto"/>
        <w:bottom w:val="none" w:sz="0" w:space="0" w:color="auto"/>
        <w:right w:val="none" w:sz="0" w:space="0" w:color="auto"/>
      </w:divBdr>
    </w:div>
    <w:div w:id="468590111">
      <w:bodyDiv w:val="1"/>
      <w:marLeft w:val="0"/>
      <w:marRight w:val="0"/>
      <w:marTop w:val="0"/>
      <w:marBottom w:val="0"/>
      <w:divBdr>
        <w:top w:val="none" w:sz="0" w:space="0" w:color="auto"/>
        <w:left w:val="none" w:sz="0" w:space="0" w:color="auto"/>
        <w:bottom w:val="none" w:sz="0" w:space="0" w:color="auto"/>
        <w:right w:val="none" w:sz="0" w:space="0" w:color="auto"/>
      </w:divBdr>
    </w:div>
    <w:div w:id="468669941">
      <w:bodyDiv w:val="1"/>
      <w:marLeft w:val="0"/>
      <w:marRight w:val="0"/>
      <w:marTop w:val="0"/>
      <w:marBottom w:val="0"/>
      <w:divBdr>
        <w:top w:val="none" w:sz="0" w:space="0" w:color="auto"/>
        <w:left w:val="none" w:sz="0" w:space="0" w:color="auto"/>
        <w:bottom w:val="none" w:sz="0" w:space="0" w:color="auto"/>
        <w:right w:val="none" w:sz="0" w:space="0" w:color="auto"/>
      </w:divBdr>
    </w:div>
    <w:div w:id="468744091">
      <w:bodyDiv w:val="1"/>
      <w:marLeft w:val="0"/>
      <w:marRight w:val="0"/>
      <w:marTop w:val="0"/>
      <w:marBottom w:val="0"/>
      <w:divBdr>
        <w:top w:val="none" w:sz="0" w:space="0" w:color="auto"/>
        <w:left w:val="none" w:sz="0" w:space="0" w:color="auto"/>
        <w:bottom w:val="none" w:sz="0" w:space="0" w:color="auto"/>
        <w:right w:val="none" w:sz="0" w:space="0" w:color="auto"/>
      </w:divBdr>
    </w:div>
    <w:div w:id="468981021">
      <w:bodyDiv w:val="1"/>
      <w:marLeft w:val="0"/>
      <w:marRight w:val="0"/>
      <w:marTop w:val="0"/>
      <w:marBottom w:val="0"/>
      <w:divBdr>
        <w:top w:val="none" w:sz="0" w:space="0" w:color="auto"/>
        <w:left w:val="none" w:sz="0" w:space="0" w:color="auto"/>
        <w:bottom w:val="none" w:sz="0" w:space="0" w:color="auto"/>
        <w:right w:val="none" w:sz="0" w:space="0" w:color="auto"/>
      </w:divBdr>
    </w:div>
    <w:div w:id="471874148">
      <w:bodyDiv w:val="1"/>
      <w:marLeft w:val="0"/>
      <w:marRight w:val="0"/>
      <w:marTop w:val="0"/>
      <w:marBottom w:val="0"/>
      <w:divBdr>
        <w:top w:val="none" w:sz="0" w:space="0" w:color="auto"/>
        <w:left w:val="none" w:sz="0" w:space="0" w:color="auto"/>
        <w:bottom w:val="none" w:sz="0" w:space="0" w:color="auto"/>
        <w:right w:val="none" w:sz="0" w:space="0" w:color="auto"/>
      </w:divBdr>
    </w:div>
    <w:div w:id="472138500">
      <w:bodyDiv w:val="1"/>
      <w:marLeft w:val="0"/>
      <w:marRight w:val="0"/>
      <w:marTop w:val="0"/>
      <w:marBottom w:val="0"/>
      <w:divBdr>
        <w:top w:val="none" w:sz="0" w:space="0" w:color="auto"/>
        <w:left w:val="none" w:sz="0" w:space="0" w:color="auto"/>
        <w:bottom w:val="none" w:sz="0" w:space="0" w:color="auto"/>
        <w:right w:val="none" w:sz="0" w:space="0" w:color="auto"/>
      </w:divBdr>
    </w:div>
    <w:div w:id="473447484">
      <w:bodyDiv w:val="1"/>
      <w:marLeft w:val="0"/>
      <w:marRight w:val="0"/>
      <w:marTop w:val="0"/>
      <w:marBottom w:val="0"/>
      <w:divBdr>
        <w:top w:val="none" w:sz="0" w:space="0" w:color="auto"/>
        <w:left w:val="none" w:sz="0" w:space="0" w:color="auto"/>
        <w:bottom w:val="none" w:sz="0" w:space="0" w:color="auto"/>
        <w:right w:val="none" w:sz="0" w:space="0" w:color="auto"/>
      </w:divBdr>
    </w:div>
    <w:div w:id="473645725">
      <w:bodyDiv w:val="1"/>
      <w:marLeft w:val="0"/>
      <w:marRight w:val="0"/>
      <w:marTop w:val="0"/>
      <w:marBottom w:val="0"/>
      <w:divBdr>
        <w:top w:val="none" w:sz="0" w:space="0" w:color="auto"/>
        <w:left w:val="none" w:sz="0" w:space="0" w:color="auto"/>
        <w:bottom w:val="none" w:sz="0" w:space="0" w:color="auto"/>
        <w:right w:val="none" w:sz="0" w:space="0" w:color="auto"/>
      </w:divBdr>
    </w:div>
    <w:div w:id="473985019">
      <w:bodyDiv w:val="1"/>
      <w:marLeft w:val="0"/>
      <w:marRight w:val="0"/>
      <w:marTop w:val="0"/>
      <w:marBottom w:val="0"/>
      <w:divBdr>
        <w:top w:val="none" w:sz="0" w:space="0" w:color="auto"/>
        <w:left w:val="none" w:sz="0" w:space="0" w:color="auto"/>
        <w:bottom w:val="none" w:sz="0" w:space="0" w:color="auto"/>
        <w:right w:val="none" w:sz="0" w:space="0" w:color="auto"/>
      </w:divBdr>
    </w:div>
    <w:div w:id="474178181">
      <w:bodyDiv w:val="1"/>
      <w:marLeft w:val="0"/>
      <w:marRight w:val="0"/>
      <w:marTop w:val="0"/>
      <w:marBottom w:val="0"/>
      <w:divBdr>
        <w:top w:val="none" w:sz="0" w:space="0" w:color="auto"/>
        <w:left w:val="none" w:sz="0" w:space="0" w:color="auto"/>
        <w:bottom w:val="none" w:sz="0" w:space="0" w:color="auto"/>
        <w:right w:val="none" w:sz="0" w:space="0" w:color="auto"/>
      </w:divBdr>
    </w:div>
    <w:div w:id="475029503">
      <w:bodyDiv w:val="1"/>
      <w:marLeft w:val="0"/>
      <w:marRight w:val="0"/>
      <w:marTop w:val="0"/>
      <w:marBottom w:val="0"/>
      <w:divBdr>
        <w:top w:val="none" w:sz="0" w:space="0" w:color="auto"/>
        <w:left w:val="none" w:sz="0" w:space="0" w:color="auto"/>
        <w:bottom w:val="none" w:sz="0" w:space="0" w:color="auto"/>
        <w:right w:val="none" w:sz="0" w:space="0" w:color="auto"/>
      </w:divBdr>
    </w:div>
    <w:div w:id="475415139">
      <w:bodyDiv w:val="1"/>
      <w:marLeft w:val="0"/>
      <w:marRight w:val="0"/>
      <w:marTop w:val="0"/>
      <w:marBottom w:val="0"/>
      <w:divBdr>
        <w:top w:val="none" w:sz="0" w:space="0" w:color="auto"/>
        <w:left w:val="none" w:sz="0" w:space="0" w:color="auto"/>
        <w:bottom w:val="none" w:sz="0" w:space="0" w:color="auto"/>
        <w:right w:val="none" w:sz="0" w:space="0" w:color="auto"/>
      </w:divBdr>
    </w:div>
    <w:div w:id="475687671">
      <w:bodyDiv w:val="1"/>
      <w:marLeft w:val="0"/>
      <w:marRight w:val="0"/>
      <w:marTop w:val="0"/>
      <w:marBottom w:val="0"/>
      <w:divBdr>
        <w:top w:val="none" w:sz="0" w:space="0" w:color="auto"/>
        <w:left w:val="none" w:sz="0" w:space="0" w:color="auto"/>
        <w:bottom w:val="none" w:sz="0" w:space="0" w:color="auto"/>
        <w:right w:val="none" w:sz="0" w:space="0" w:color="auto"/>
      </w:divBdr>
    </w:div>
    <w:div w:id="476915236">
      <w:bodyDiv w:val="1"/>
      <w:marLeft w:val="0"/>
      <w:marRight w:val="0"/>
      <w:marTop w:val="0"/>
      <w:marBottom w:val="0"/>
      <w:divBdr>
        <w:top w:val="none" w:sz="0" w:space="0" w:color="auto"/>
        <w:left w:val="none" w:sz="0" w:space="0" w:color="auto"/>
        <w:bottom w:val="none" w:sz="0" w:space="0" w:color="auto"/>
        <w:right w:val="none" w:sz="0" w:space="0" w:color="auto"/>
      </w:divBdr>
    </w:div>
    <w:div w:id="476922372">
      <w:bodyDiv w:val="1"/>
      <w:marLeft w:val="0"/>
      <w:marRight w:val="0"/>
      <w:marTop w:val="0"/>
      <w:marBottom w:val="0"/>
      <w:divBdr>
        <w:top w:val="none" w:sz="0" w:space="0" w:color="auto"/>
        <w:left w:val="none" w:sz="0" w:space="0" w:color="auto"/>
        <w:bottom w:val="none" w:sz="0" w:space="0" w:color="auto"/>
        <w:right w:val="none" w:sz="0" w:space="0" w:color="auto"/>
      </w:divBdr>
    </w:div>
    <w:div w:id="477193262">
      <w:bodyDiv w:val="1"/>
      <w:marLeft w:val="0"/>
      <w:marRight w:val="0"/>
      <w:marTop w:val="0"/>
      <w:marBottom w:val="0"/>
      <w:divBdr>
        <w:top w:val="none" w:sz="0" w:space="0" w:color="auto"/>
        <w:left w:val="none" w:sz="0" w:space="0" w:color="auto"/>
        <w:bottom w:val="none" w:sz="0" w:space="0" w:color="auto"/>
        <w:right w:val="none" w:sz="0" w:space="0" w:color="auto"/>
      </w:divBdr>
    </w:div>
    <w:div w:id="477384380">
      <w:bodyDiv w:val="1"/>
      <w:marLeft w:val="0"/>
      <w:marRight w:val="0"/>
      <w:marTop w:val="0"/>
      <w:marBottom w:val="0"/>
      <w:divBdr>
        <w:top w:val="none" w:sz="0" w:space="0" w:color="auto"/>
        <w:left w:val="none" w:sz="0" w:space="0" w:color="auto"/>
        <w:bottom w:val="none" w:sz="0" w:space="0" w:color="auto"/>
        <w:right w:val="none" w:sz="0" w:space="0" w:color="auto"/>
      </w:divBdr>
    </w:div>
    <w:div w:id="477646832">
      <w:bodyDiv w:val="1"/>
      <w:marLeft w:val="0"/>
      <w:marRight w:val="0"/>
      <w:marTop w:val="0"/>
      <w:marBottom w:val="0"/>
      <w:divBdr>
        <w:top w:val="none" w:sz="0" w:space="0" w:color="auto"/>
        <w:left w:val="none" w:sz="0" w:space="0" w:color="auto"/>
        <w:bottom w:val="none" w:sz="0" w:space="0" w:color="auto"/>
        <w:right w:val="none" w:sz="0" w:space="0" w:color="auto"/>
      </w:divBdr>
    </w:div>
    <w:div w:id="477839273">
      <w:bodyDiv w:val="1"/>
      <w:marLeft w:val="0"/>
      <w:marRight w:val="0"/>
      <w:marTop w:val="0"/>
      <w:marBottom w:val="0"/>
      <w:divBdr>
        <w:top w:val="none" w:sz="0" w:space="0" w:color="auto"/>
        <w:left w:val="none" w:sz="0" w:space="0" w:color="auto"/>
        <w:bottom w:val="none" w:sz="0" w:space="0" w:color="auto"/>
        <w:right w:val="none" w:sz="0" w:space="0" w:color="auto"/>
      </w:divBdr>
    </w:div>
    <w:div w:id="479153212">
      <w:bodyDiv w:val="1"/>
      <w:marLeft w:val="0"/>
      <w:marRight w:val="0"/>
      <w:marTop w:val="0"/>
      <w:marBottom w:val="0"/>
      <w:divBdr>
        <w:top w:val="none" w:sz="0" w:space="0" w:color="auto"/>
        <w:left w:val="none" w:sz="0" w:space="0" w:color="auto"/>
        <w:bottom w:val="none" w:sz="0" w:space="0" w:color="auto"/>
        <w:right w:val="none" w:sz="0" w:space="0" w:color="auto"/>
      </w:divBdr>
    </w:div>
    <w:div w:id="479267868">
      <w:bodyDiv w:val="1"/>
      <w:marLeft w:val="0"/>
      <w:marRight w:val="0"/>
      <w:marTop w:val="0"/>
      <w:marBottom w:val="0"/>
      <w:divBdr>
        <w:top w:val="none" w:sz="0" w:space="0" w:color="auto"/>
        <w:left w:val="none" w:sz="0" w:space="0" w:color="auto"/>
        <w:bottom w:val="none" w:sz="0" w:space="0" w:color="auto"/>
        <w:right w:val="none" w:sz="0" w:space="0" w:color="auto"/>
      </w:divBdr>
    </w:div>
    <w:div w:id="479614066">
      <w:bodyDiv w:val="1"/>
      <w:marLeft w:val="0"/>
      <w:marRight w:val="0"/>
      <w:marTop w:val="0"/>
      <w:marBottom w:val="0"/>
      <w:divBdr>
        <w:top w:val="none" w:sz="0" w:space="0" w:color="auto"/>
        <w:left w:val="none" w:sz="0" w:space="0" w:color="auto"/>
        <w:bottom w:val="none" w:sz="0" w:space="0" w:color="auto"/>
        <w:right w:val="none" w:sz="0" w:space="0" w:color="auto"/>
      </w:divBdr>
    </w:div>
    <w:div w:id="479662272">
      <w:bodyDiv w:val="1"/>
      <w:marLeft w:val="0"/>
      <w:marRight w:val="0"/>
      <w:marTop w:val="0"/>
      <w:marBottom w:val="0"/>
      <w:divBdr>
        <w:top w:val="none" w:sz="0" w:space="0" w:color="auto"/>
        <w:left w:val="none" w:sz="0" w:space="0" w:color="auto"/>
        <w:bottom w:val="none" w:sz="0" w:space="0" w:color="auto"/>
        <w:right w:val="none" w:sz="0" w:space="0" w:color="auto"/>
      </w:divBdr>
    </w:div>
    <w:div w:id="480081923">
      <w:bodyDiv w:val="1"/>
      <w:marLeft w:val="0"/>
      <w:marRight w:val="0"/>
      <w:marTop w:val="0"/>
      <w:marBottom w:val="0"/>
      <w:divBdr>
        <w:top w:val="none" w:sz="0" w:space="0" w:color="auto"/>
        <w:left w:val="none" w:sz="0" w:space="0" w:color="auto"/>
        <w:bottom w:val="none" w:sz="0" w:space="0" w:color="auto"/>
        <w:right w:val="none" w:sz="0" w:space="0" w:color="auto"/>
      </w:divBdr>
    </w:div>
    <w:div w:id="480775049">
      <w:bodyDiv w:val="1"/>
      <w:marLeft w:val="0"/>
      <w:marRight w:val="0"/>
      <w:marTop w:val="0"/>
      <w:marBottom w:val="0"/>
      <w:divBdr>
        <w:top w:val="none" w:sz="0" w:space="0" w:color="auto"/>
        <w:left w:val="none" w:sz="0" w:space="0" w:color="auto"/>
        <w:bottom w:val="none" w:sz="0" w:space="0" w:color="auto"/>
        <w:right w:val="none" w:sz="0" w:space="0" w:color="auto"/>
      </w:divBdr>
    </w:div>
    <w:div w:id="483661374">
      <w:bodyDiv w:val="1"/>
      <w:marLeft w:val="0"/>
      <w:marRight w:val="0"/>
      <w:marTop w:val="0"/>
      <w:marBottom w:val="0"/>
      <w:divBdr>
        <w:top w:val="none" w:sz="0" w:space="0" w:color="auto"/>
        <w:left w:val="none" w:sz="0" w:space="0" w:color="auto"/>
        <w:bottom w:val="none" w:sz="0" w:space="0" w:color="auto"/>
        <w:right w:val="none" w:sz="0" w:space="0" w:color="auto"/>
      </w:divBdr>
    </w:div>
    <w:div w:id="484443909">
      <w:bodyDiv w:val="1"/>
      <w:marLeft w:val="0"/>
      <w:marRight w:val="0"/>
      <w:marTop w:val="0"/>
      <w:marBottom w:val="0"/>
      <w:divBdr>
        <w:top w:val="none" w:sz="0" w:space="0" w:color="auto"/>
        <w:left w:val="none" w:sz="0" w:space="0" w:color="auto"/>
        <w:bottom w:val="none" w:sz="0" w:space="0" w:color="auto"/>
        <w:right w:val="none" w:sz="0" w:space="0" w:color="auto"/>
      </w:divBdr>
    </w:div>
    <w:div w:id="484472255">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485247979">
      <w:bodyDiv w:val="1"/>
      <w:marLeft w:val="0"/>
      <w:marRight w:val="0"/>
      <w:marTop w:val="0"/>
      <w:marBottom w:val="0"/>
      <w:divBdr>
        <w:top w:val="none" w:sz="0" w:space="0" w:color="auto"/>
        <w:left w:val="none" w:sz="0" w:space="0" w:color="auto"/>
        <w:bottom w:val="none" w:sz="0" w:space="0" w:color="auto"/>
        <w:right w:val="none" w:sz="0" w:space="0" w:color="auto"/>
      </w:divBdr>
    </w:div>
    <w:div w:id="485822182">
      <w:bodyDiv w:val="1"/>
      <w:marLeft w:val="0"/>
      <w:marRight w:val="0"/>
      <w:marTop w:val="0"/>
      <w:marBottom w:val="0"/>
      <w:divBdr>
        <w:top w:val="none" w:sz="0" w:space="0" w:color="auto"/>
        <w:left w:val="none" w:sz="0" w:space="0" w:color="auto"/>
        <w:bottom w:val="none" w:sz="0" w:space="0" w:color="auto"/>
        <w:right w:val="none" w:sz="0" w:space="0" w:color="auto"/>
      </w:divBdr>
    </w:div>
    <w:div w:id="486017481">
      <w:bodyDiv w:val="1"/>
      <w:marLeft w:val="0"/>
      <w:marRight w:val="0"/>
      <w:marTop w:val="0"/>
      <w:marBottom w:val="0"/>
      <w:divBdr>
        <w:top w:val="none" w:sz="0" w:space="0" w:color="auto"/>
        <w:left w:val="none" w:sz="0" w:space="0" w:color="auto"/>
        <w:bottom w:val="none" w:sz="0" w:space="0" w:color="auto"/>
        <w:right w:val="none" w:sz="0" w:space="0" w:color="auto"/>
      </w:divBdr>
      <w:divsChild>
        <w:div w:id="555092891">
          <w:marLeft w:val="0"/>
          <w:marRight w:val="0"/>
          <w:marTop w:val="0"/>
          <w:marBottom w:val="0"/>
          <w:divBdr>
            <w:top w:val="none" w:sz="0" w:space="0" w:color="auto"/>
            <w:left w:val="none" w:sz="0" w:space="0" w:color="auto"/>
            <w:bottom w:val="none" w:sz="0" w:space="0" w:color="auto"/>
            <w:right w:val="none" w:sz="0" w:space="0" w:color="auto"/>
          </w:divBdr>
          <w:divsChild>
            <w:div w:id="125974443">
              <w:marLeft w:val="0"/>
              <w:marRight w:val="0"/>
              <w:marTop w:val="0"/>
              <w:marBottom w:val="0"/>
              <w:divBdr>
                <w:top w:val="none" w:sz="0" w:space="0" w:color="auto"/>
                <w:left w:val="none" w:sz="0" w:space="0" w:color="auto"/>
                <w:bottom w:val="none" w:sz="0" w:space="0" w:color="auto"/>
                <w:right w:val="none" w:sz="0" w:space="0" w:color="auto"/>
              </w:divBdr>
              <w:divsChild>
                <w:div w:id="86511831">
                  <w:marLeft w:val="0"/>
                  <w:marRight w:val="0"/>
                  <w:marTop w:val="0"/>
                  <w:marBottom w:val="0"/>
                  <w:divBdr>
                    <w:top w:val="none" w:sz="0" w:space="0" w:color="auto"/>
                    <w:left w:val="none" w:sz="0" w:space="0" w:color="auto"/>
                    <w:bottom w:val="none" w:sz="0" w:space="0" w:color="auto"/>
                    <w:right w:val="none" w:sz="0" w:space="0" w:color="auto"/>
                  </w:divBdr>
                  <w:divsChild>
                    <w:div w:id="50235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367131">
          <w:marLeft w:val="0"/>
          <w:marRight w:val="0"/>
          <w:marTop w:val="0"/>
          <w:marBottom w:val="0"/>
          <w:divBdr>
            <w:top w:val="none" w:sz="0" w:space="0" w:color="auto"/>
            <w:left w:val="none" w:sz="0" w:space="0" w:color="auto"/>
            <w:bottom w:val="none" w:sz="0" w:space="0" w:color="auto"/>
            <w:right w:val="none" w:sz="0" w:space="0" w:color="auto"/>
          </w:divBdr>
          <w:divsChild>
            <w:div w:id="790441146">
              <w:marLeft w:val="0"/>
              <w:marRight w:val="0"/>
              <w:marTop w:val="0"/>
              <w:marBottom w:val="0"/>
              <w:divBdr>
                <w:top w:val="none" w:sz="0" w:space="0" w:color="auto"/>
                <w:left w:val="none" w:sz="0" w:space="0" w:color="auto"/>
                <w:bottom w:val="none" w:sz="0" w:space="0" w:color="auto"/>
                <w:right w:val="none" w:sz="0" w:space="0" w:color="auto"/>
              </w:divBdr>
              <w:divsChild>
                <w:div w:id="1062800102">
                  <w:marLeft w:val="0"/>
                  <w:marRight w:val="0"/>
                  <w:marTop w:val="0"/>
                  <w:marBottom w:val="0"/>
                  <w:divBdr>
                    <w:top w:val="none" w:sz="0" w:space="0" w:color="auto"/>
                    <w:left w:val="none" w:sz="0" w:space="0" w:color="auto"/>
                    <w:bottom w:val="none" w:sz="0" w:space="0" w:color="auto"/>
                    <w:right w:val="none" w:sz="0" w:space="0" w:color="auto"/>
                  </w:divBdr>
                  <w:divsChild>
                    <w:div w:id="125805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167527">
      <w:bodyDiv w:val="1"/>
      <w:marLeft w:val="0"/>
      <w:marRight w:val="0"/>
      <w:marTop w:val="0"/>
      <w:marBottom w:val="0"/>
      <w:divBdr>
        <w:top w:val="none" w:sz="0" w:space="0" w:color="auto"/>
        <w:left w:val="none" w:sz="0" w:space="0" w:color="auto"/>
        <w:bottom w:val="none" w:sz="0" w:space="0" w:color="auto"/>
        <w:right w:val="none" w:sz="0" w:space="0" w:color="auto"/>
      </w:divBdr>
    </w:div>
    <w:div w:id="488207986">
      <w:bodyDiv w:val="1"/>
      <w:marLeft w:val="0"/>
      <w:marRight w:val="0"/>
      <w:marTop w:val="0"/>
      <w:marBottom w:val="0"/>
      <w:divBdr>
        <w:top w:val="none" w:sz="0" w:space="0" w:color="auto"/>
        <w:left w:val="none" w:sz="0" w:space="0" w:color="auto"/>
        <w:bottom w:val="none" w:sz="0" w:space="0" w:color="auto"/>
        <w:right w:val="none" w:sz="0" w:space="0" w:color="auto"/>
      </w:divBdr>
    </w:div>
    <w:div w:id="488905414">
      <w:bodyDiv w:val="1"/>
      <w:marLeft w:val="0"/>
      <w:marRight w:val="0"/>
      <w:marTop w:val="0"/>
      <w:marBottom w:val="0"/>
      <w:divBdr>
        <w:top w:val="none" w:sz="0" w:space="0" w:color="auto"/>
        <w:left w:val="none" w:sz="0" w:space="0" w:color="auto"/>
        <w:bottom w:val="none" w:sz="0" w:space="0" w:color="auto"/>
        <w:right w:val="none" w:sz="0" w:space="0" w:color="auto"/>
      </w:divBdr>
    </w:div>
    <w:div w:id="489097889">
      <w:bodyDiv w:val="1"/>
      <w:marLeft w:val="0"/>
      <w:marRight w:val="0"/>
      <w:marTop w:val="0"/>
      <w:marBottom w:val="0"/>
      <w:divBdr>
        <w:top w:val="none" w:sz="0" w:space="0" w:color="auto"/>
        <w:left w:val="none" w:sz="0" w:space="0" w:color="auto"/>
        <w:bottom w:val="none" w:sz="0" w:space="0" w:color="auto"/>
        <w:right w:val="none" w:sz="0" w:space="0" w:color="auto"/>
      </w:divBdr>
    </w:div>
    <w:div w:id="489177231">
      <w:bodyDiv w:val="1"/>
      <w:marLeft w:val="0"/>
      <w:marRight w:val="0"/>
      <w:marTop w:val="0"/>
      <w:marBottom w:val="0"/>
      <w:divBdr>
        <w:top w:val="none" w:sz="0" w:space="0" w:color="auto"/>
        <w:left w:val="none" w:sz="0" w:space="0" w:color="auto"/>
        <w:bottom w:val="none" w:sz="0" w:space="0" w:color="auto"/>
        <w:right w:val="none" w:sz="0" w:space="0" w:color="auto"/>
      </w:divBdr>
    </w:div>
    <w:div w:id="489248021">
      <w:bodyDiv w:val="1"/>
      <w:marLeft w:val="0"/>
      <w:marRight w:val="0"/>
      <w:marTop w:val="0"/>
      <w:marBottom w:val="0"/>
      <w:divBdr>
        <w:top w:val="none" w:sz="0" w:space="0" w:color="auto"/>
        <w:left w:val="none" w:sz="0" w:space="0" w:color="auto"/>
        <w:bottom w:val="none" w:sz="0" w:space="0" w:color="auto"/>
        <w:right w:val="none" w:sz="0" w:space="0" w:color="auto"/>
      </w:divBdr>
    </w:div>
    <w:div w:id="490946130">
      <w:bodyDiv w:val="1"/>
      <w:marLeft w:val="0"/>
      <w:marRight w:val="0"/>
      <w:marTop w:val="0"/>
      <w:marBottom w:val="0"/>
      <w:divBdr>
        <w:top w:val="none" w:sz="0" w:space="0" w:color="auto"/>
        <w:left w:val="none" w:sz="0" w:space="0" w:color="auto"/>
        <w:bottom w:val="none" w:sz="0" w:space="0" w:color="auto"/>
        <w:right w:val="none" w:sz="0" w:space="0" w:color="auto"/>
      </w:divBdr>
    </w:div>
    <w:div w:id="491290560">
      <w:bodyDiv w:val="1"/>
      <w:marLeft w:val="0"/>
      <w:marRight w:val="0"/>
      <w:marTop w:val="0"/>
      <w:marBottom w:val="0"/>
      <w:divBdr>
        <w:top w:val="none" w:sz="0" w:space="0" w:color="auto"/>
        <w:left w:val="none" w:sz="0" w:space="0" w:color="auto"/>
        <w:bottom w:val="none" w:sz="0" w:space="0" w:color="auto"/>
        <w:right w:val="none" w:sz="0" w:space="0" w:color="auto"/>
      </w:divBdr>
    </w:div>
    <w:div w:id="492262418">
      <w:bodyDiv w:val="1"/>
      <w:marLeft w:val="0"/>
      <w:marRight w:val="0"/>
      <w:marTop w:val="0"/>
      <w:marBottom w:val="0"/>
      <w:divBdr>
        <w:top w:val="none" w:sz="0" w:space="0" w:color="auto"/>
        <w:left w:val="none" w:sz="0" w:space="0" w:color="auto"/>
        <w:bottom w:val="none" w:sz="0" w:space="0" w:color="auto"/>
        <w:right w:val="none" w:sz="0" w:space="0" w:color="auto"/>
      </w:divBdr>
    </w:div>
    <w:div w:id="492453758">
      <w:bodyDiv w:val="1"/>
      <w:marLeft w:val="0"/>
      <w:marRight w:val="0"/>
      <w:marTop w:val="0"/>
      <w:marBottom w:val="0"/>
      <w:divBdr>
        <w:top w:val="none" w:sz="0" w:space="0" w:color="auto"/>
        <w:left w:val="none" w:sz="0" w:space="0" w:color="auto"/>
        <w:bottom w:val="none" w:sz="0" w:space="0" w:color="auto"/>
        <w:right w:val="none" w:sz="0" w:space="0" w:color="auto"/>
      </w:divBdr>
    </w:div>
    <w:div w:id="493226281">
      <w:bodyDiv w:val="1"/>
      <w:marLeft w:val="0"/>
      <w:marRight w:val="0"/>
      <w:marTop w:val="0"/>
      <w:marBottom w:val="0"/>
      <w:divBdr>
        <w:top w:val="none" w:sz="0" w:space="0" w:color="auto"/>
        <w:left w:val="none" w:sz="0" w:space="0" w:color="auto"/>
        <w:bottom w:val="none" w:sz="0" w:space="0" w:color="auto"/>
        <w:right w:val="none" w:sz="0" w:space="0" w:color="auto"/>
      </w:divBdr>
    </w:div>
    <w:div w:id="493420897">
      <w:bodyDiv w:val="1"/>
      <w:marLeft w:val="0"/>
      <w:marRight w:val="0"/>
      <w:marTop w:val="0"/>
      <w:marBottom w:val="0"/>
      <w:divBdr>
        <w:top w:val="none" w:sz="0" w:space="0" w:color="auto"/>
        <w:left w:val="none" w:sz="0" w:space="0" w:color="auto"/>
        <w:bottom w:val="none" w:sz="0" w:space="0" w:color="auto"/>
        <w:right w:val="none" w:sz="0" w:space="0" w:color="auto"/>
      </w:divBdr>
    </w:div>
    <w:div w:id="493883050">
      <w:bodyDiv w:val="1"/>
      <w:marLeft w:val="0"/>
      <w:marRight w:val="0"/>
      <w:marTop w:val="0"/>
      <w:marBottom w:val="0"/>
      <w:divBdr>
        <w:top w:val="none" w:sz="0" w:space="0" w:color="auto"/>
        <w:left w:val="none" w:sz="0" w:space="0" w:color="auto"/>
        <w:bottom w:val="none" w:sz="0" w:space="0" w:color="auto"/>
        <w:right w:val="none" w:sz="0" w:space="0" w:color="auto"/>
      </w:divBdr>
    </w:div>
    <w:div w:id="494152461">
      <w:bodyDiv w:val="1"/>
      <w:marLeft w:val="0"/>
      <w:marRight w:val="0"/>
      <w:marTop w:val="0"/>
      <w:marBottom w:val="0"/>
      <w:divBdr>
        <w:top w:val="none" w:sz="0" w:space="0" w:color="auto"/>
        <w:left w:val="none" w:sz="0" w:space="0" w:color="auto"/>
        <w:bottom w:val="none" w:sz="0" w:space="0" w:color="auto"/>
        <w:right w:val="none" w:sz="0" w:space="0" w:color="auto"/>
      </w:divBdr>
    </w:div>
    <w:div w:id="494298389">
      <w:bodyDiv w:val="1"/>
      <w:marLeft w:val="0"/>
      <w:marRight w:val="0"/>
      <w:marTop w:val="0"/>
      <w:marBottom w:val="0"/>
      <w:divBdr>
        <w:top w:val="none" w:sz="0" w:space="0" w:color="auto"/>
        <w:left w:val="none" w:sz="0" w:space="0" w:color="auto"/>
        <w:bottom w:val="none" w:sz="0" w:space="0" w:color="auto"/>
        <w:right w:val="none" w:sz="0" w:space="0" w:color="auto"/>
      </w:divBdr>
    </w:div>
    <w:div w:id="494687190">
      <w:bodyDiv w:val="1"/>
      <w:marLeft w:val="0"/>
      <w:marRight w:val="0"/>
      <w:marTop w:val="0"/>
      <w:marBottom w:val="0"/>
      <w:divBdr>
        <w:top w:val="none" w:sz="0" w:space="0" w:color="auto"/>
        <w:left w:val="none" w:sz="0" w:space="0" w:color="auto"/>
        <w:bottom w:val="none" w:sz="0" w:space="0" w:color="auto"/>
        <w:right w:val="none" w:sz="0" w:space="0" w:color="auto"/>
      </w:divBdr>
    </w:div>
    <w:div w:id="495608761">
      <w:bodyDiv w:val="1"/>
      <w:marLeft w:val="0"/>
      <w:marRight w:val="0"/>
      <w:marTop w:val="0"/>
      <w:marBottom w:val="0"/>
      <w:divBdr>
        <w:top w:val="none" w:sz="0" w:space="0" w:color="auto"/>
        <w:left w:val="none" w:sz="0" w:space="0" w:color="auto"/>
        <w:bottom w:val="none" w:sz="0" w:space="0" w:color="auto"/>
        <w:right w:val="none" w:sz="0" w:space="0" w:color="auto"/>
      </w:divBdr>
    </w:div>
    <w:div w:id="496382138">
      <w:bodyDiv w:val="1"/>
      <w:marLeft w:val="0"/>
      <w:marRight w:val="0"/>
      <w:marTop w:val="0"/>
      <w:marBottom w:val="0"/>
      <w:divBdr>
        <w:top w:val="none" w:sz="0" w:space="0" w:color="auto"/>
        <w:left w:val="none" w:sz="0" w:space="0" w:color="auto"/>
        <w:bottom w:val="none" w:sz="0" w:space="0" w:color="auto"/>
        <w:right w:val="none" w:sz="0" w:space="0" w:color="auto"/>
      </w:divBdr>
    </w:div>
    <w:div w:id="496577340">
      <w:bodyDiv w:val="1"/>
      <w:marLeft w:val="0"/>
      <w:marRight w:val="0"/>
      <w:marTop w:val="0"/>
      <w:marBottom w:val="0"/>
      <w:divBdr>
        <w:top w:val="none" w:sz="0" w:space="0" w:color="auto"/>
        <w:left w:val="none" w:sz="0" w:space="0" w:color="auto"/>
        <w:bottom w:val="none" w:sz="0" w:space="0" w:color="auto"/>
        <w:right w:val="none" w:sz="0" w:space="0" w:color="auto"/>
      </w:divBdr>
    </w:div>
    <w:div w:id="498035273">
      <w:bodyDiv w:val="1"/>
      <w:marLeft w:val="0"/>
      <w:marRight w:val="0"/>
      <w:marTop w:val="0"/>
      <w:marBottom w:val="0"/>
      <w:divBdr>
        <w:top w:val="none" w:sz="0" w:space="0" w:color="auto"/>
        <w:left w:val="none" w:sz="0" w:space="0" w:color="auto"/>
        <w:bottom w:val="none" w:sz="0" w:space="0" w:color="auto"/>
        <w:right w:val="none" w:sz="0" w:space="0" w:color="auto"/>
      </w:divBdr>
    </w:div>
    <w:div w:id="498082867">
      <w:bodyDiv w:val="1"/>
      <w:marLeft w:val="0"/>
      <w:marRight w:val="0"/>
      <w:marTop w:val="0"/>
      <w:marBottom w:val="0"/>
      <w:divBdr>
        <w:top w:val="none" w:sz="0" w:space="0" w:color="auto"/>
        <w:left w:val="none" w:sz="0" w:space="0" w:color="auto"/>
        <w:bottom w:val="none" w:sz="0" w:space="0" w:color="auto"/>
        <w:right w:val="none" w:sz="0" w:space="0" w:color="auto"/>
      </w:divBdr>
    </w:div>
    <w:div w:id="498471868">
      <w:bodyDiv w:val="1"/>
      <w:marLeft w:val="0"/>
      <w:marRight w:val="0"/>
      <w:marTop w:val="0"/>
      <w:marBottom w:val="0"/>
      <w:divBdr>
        <w:top w:val="none" w:sz="0" w:space="0" w:color="auto"/>
        <w:left w:val="none" w:sz="0" w:space="0" w:color="auto"/>
        <w:bottom w:val="none" w:sz="0" w:space="0" w:color="auto"/>
        <w:right w:val="none" w:sz="0" w:space="0" w:color="auto"/>
      </w:divBdr>
    </w:div>
    <w:div w:id="499079602">
      <w:bodyDiv w:val="1"/>
      <w:marLeft w:val="0"/>
      <w:marRight w:val="0"/>
      <w:marTop w:val="0"/>
      <w:marBottom w:val="0"/>
      <w:divBdr>
        <w:top w:val="none" w:sz="0" w:space="0" w:color="auto"/>
        <w:left w:val="none" w:sz="0" w:space="0" w:color="auto"/>
        <w:bottom w:val="none" w:sz="0" w:space="0" w:color="auto"/>
        <w:right w:val="none" w:sz="0" w:space="0" w:color="auto"/>
      </w:divBdr>
    </w:div>
    <w:div w:id="499664091">
      <w:bodyDiv w:val="1"/>
      <w:marLeft w:val="0"/>
      <w:marRight w:val="0"/>
      <w:marTop w:val="0"/>
      <w:marBottom w:val="0"/>
      <w:divBdr>
        <w:top w:val="none" w:sz="0" w:space="0" w:color="auto"/>
        <w:left w:val="none" w:sz="0" w:space="0" w:color="auto"/>
        <w:bottom w:val="none" w:sz="0" w:space="0" w:color="auto"/>
        <w:right w:val="none" w:sz="0" w:space="0" w:color="auto"/>
      </w:divBdr>
    </w:div>
    <w:div w:id="500775720">
      <w:bodyDiv w:val="1"/>
      <w:marLeft w:val="0"/>
      <w:marRight w:val="0"/>
      <w:marTop w:val="0"/>
      <w:marBottom w:val="0"/>
      <w:divBdr>
        <w:top w:val="none" w:sz="0" w:space="0" w:color="auto"/>
        <w:left w:val="none" w:sz="0" w:space="0" w:color="auto"/>
        <w:bottom w:val="none" w:sz="0" w:space="0" w:color="auto"/>
        <w:right w:val="none" w:sz="0" w:space="0" w:color="auto"/>
      </w:divBdr>
    </w:div>
    <w:div w:id="501744445">
      <w:bodyDiv w:val="1"/>
      <w:marLeft w:val="0"/>
      <w:marRight w:val="0"/>
      <w:marTop w:val="0"/>
      <w:marBottom w:val="0"/>
      <w:divBdr>
        <w:top w:val="none" w:sz="0" w:space="0" w:color="auto"/>
        <w:left w:val="none" w:sz="0" w:space="0" w:color="auto"/>
        <w:bottom w:val="none" w:sz="0" w:space="0" w:color="auto"/>
        <w:right w:val="none" w:sz="0" w:space="0" w:color="auto"/>
      </w:divBdr>
    </w:div>
    <w:div w:id="501818134">
      <w:bodyDiv w:val="1"/>
      <w:marLeft w:val="0"/>
      <w:marRight w:val="0"/>
      <w:marTop w:val="0"/>
      <w:marBottom w:val="0"/>
      <w:divBdr>
        <w:top w:val="none" w:sz="0" w:space="0" w:color="auto"/>
        <w:left w:val="none" w:sz="0" w:space="0" w:color="auto"/>
        <w:bottom w:val="none" w:sz="0" w:space="0" w:color="auto"/>
        <w:right w:val="none" w:sz="0" w:space="0" w:color="auto"/>
      </w:divBdr>
    </w:div>
    <w:div w:id="501941269">
      <w:bodyDiv w:val="1"/>
      <w:marLeft w:val="0"/>
      <w:marRight w:val="0"/>
      <w:marTop w:val="0"/>
      <w:marBottom w:val="0"/>
      <w:divBdr>
        <w:top w:val="none" w:sz="0" w:space="0" w:color="auto"/>
        <w:left w:val="none" w:sz="0" w:space="0" w:color="auto"/>
        <w:bottom w:val="none" w:sz="0" w:space="0" w:color="auto"/>
        <w:right w:val="none" w:sz="0" w:space="0" w:color="auto"/>
      </w:divBdr>
    </w:div>
    <w:div w:id="501967569">
      <w:bodyDiv w:val="1"/>
      <w:marLeft w:val="0"/>
      <w:marRight w:val="0"/>
      <w:marTop w:val="0"/>
      <w:marBottom w:val="0"/>
      <w:divBdr>
        <w:top w:val="none" w:sz="0" w:space="0" w:color="auto"/>
        <w:left w:val="none" w:sz="0" w:space="0" w:color="auto"/>
        <w:bottom w:val="none" w:sz="0" w:space="0" w:color="auto"/>
        <w:right w:val="none" w:sz="0" w:space="0" w:color="auto"/>
      </w:divBdr>
    </w:div>
    <w:div w:id="502203732">
      <w:bodyDiv w:val="1"/>
      <w:marLeft w:val="0"/>
      <w:marRight w:val="0"/>
      <w:marTop w:val="0"/>
      <w:marBottom w:val="0"/>
      <w:divBdr>
        <w:top w:val="none" w:sz="0" w:space="0" w:color="auto"/>
        <w:left w:val="none" w:sz="0" w:space="0" w:color="auto"/>
        <w:bottom w:val="none" w:sz="0" w:space="0" w:color="auto"/>
        <w:right w:val="none" w:sz="0" w:space="0" w:color="auto"/>
      </w:divBdr>
    </w:div>
    <w:div w:id="503394853">
      <w:bodyDiv w:val="1"/>
      <w:marLeft w:val="0"/>
      <w:marRight w:val="0"/>
      <w:marTop w:val="0"/>
      <w:marBottom w:val="0"/>
      <w:divBdr>
        <w:top w:val="none" w:sz="0" w:space="0" w:color="auto"/>
        <w:left w:val="none" w:sz="0" w:space="0" w:color="auto"/>
        <w:bottom w:val="none" w:sz="0" w:space="0" w:color="auto"/>
        <w:right w:val="none" w:sz="0" w:space="0" w:color="auto"/>
      </w:divBdr>
    </w:div>
    <w:div w:id="503713849">
      <w:bodyDiv w:val="1"/>
      <w:marLeft w:val="0"/>
      <w:marRight w:val="0"/>
      <w:marTop w:val="0"/>
      <w:marBottom w:val="0"/>
      <w:divBdr>
        <w:top w:val="none" w:sz="0" w:space="0" w:color="auto"/>
        <w:left w:val="none" w:sz="0" w:space="0" w:color="auto"/>
        <w:bottom w:val="none" w:sz="0" w:space="0" w:color="auto"/>
        <w:right w:val="none" w:sz="0" w:space="0" w:color="auto"/>
      </w:divBdr>
    </w:div>
    <w:div w:id="504130221">
      <w:bodyDiv w:val="1"/>
      <w:marLeft w:val="0"/>
      <w:marRight w:val="0"/>
      <w:marTop w:val="0"/>
      <w:marBottom w:val="0"/>
      <w:divBdr>
        <w:top w:val="none" w:sz="0" w:space="0" w:color="auto"/>
        <w:left w:val="none" w:sz="0" w:space="0" w:color="auto"/>
        <w:bottom w:val="none" w:sz="0" w:space="0" w:color="auto"/>
        <w:right w:val="none" w:sz="0" w:space="0" w:color="auto"/>
      </w:divBdr>
    </w:div>
    <w:div w:id="504592028">
      <w:bodyDiv w:val="1"/>
      <w:marLeft w:val="0"/>
      <w:marRight w:val="0"/>
      <w:marTop w:val="0"/>
      <w:marBottom w:val="0"/>
      <w:divBdr>
        <w:top w:val="none" w:sz="0" w:space="0" w:color="auto"/>
        <w:left w:val="none" w:sz="0" w:space="0" w:color="auto"/>
        <w:bottom w:val="none" w:sz="0" w:space="0" w:color="auto"/>
        <w:right w:val="none" w:sz="0" w:space="0" w:color="auto"/>
      </w:divBdr>
    </w:div>
    <w:div w:id="504902000">
      <w:bodyDiv w:val="1"/>
      <w:marLeft w:val="0"/>
      <w:marRight w:val="0"/>
      <w:marTop w:val="0"/>
      <w:marBottom w:val="0"/>
      <w:divBdr>
        <w:top w:val="none" w:sz="0" w:space="0" w:color="auto"/>
        <w:left w:val="none" w:sz="0" w:space="0" w:color="auto"/>
        <w:bottom w:val="none" w:sz="0" w:space="0" w:color="auto"/>
        <w:right w:val="none" w:sz="0" w:space="0" w:color="auto"/>
      </w:divBdr>
    </w:div>
    <w:div w:id="505630120">
      <w:bodyDiv w:val="1"/>
      <w:marLeft w:val="0"/>
      <w:marRight w:val="0"/>
      <w:marTop w:val="0"/>
      <w:marBottom w:val="0"/>
      <w:divBdr>
        <w:top w:val="none" w:sz="0" w:space="0" w:color="auto"/>
        <w:left w:val="none" w:sz="0" w:space="0" w:color="auto"/>
        <w:bottom w:val="none" w:sz="0" w:space="0" w:color="auto"/>
        <w:right w:val="none" w:sz="0" w:space="0" w:color="auto"/>
      </w:divBdr>
    </w:div>
    <w:div w:id="505825915">
      <w:bodyDiv w:val="1"/>
      <w:marLeft w:val="0"/>
      <w:marRight w:val="0"/>
      <w:marTop w:val="0"/>
      <w:marBottom w:val="0"/>
      <w:divBdr>
        <w:top w:val="none" w:sz="0" w:space="0" w:color="auto"/>
        <w:left w:val="none" w:sz="0" w:space="0" w:color="auto"/>
        <w:bottom w:val="none" w:sz="0" w:space="0" w:color="auto"/>
        <w:right w:val="none" w:sz="0" w:space="0" w:color="auto"/>
      </w:divBdr>
    </w:div>
    <w:div w:id="506359547">
      <w:bodyDiv w:val="1"/>
      <w:marLeft w:val="0"/>
      <w:marRight w:val="0"/>
      <w:marTop w:val="0"/>
      <w:marBottom w:val="0"/>
      <w:divBdr>
        <w:top w:val="none" w:sz="0" w:space="0" w:color="auto"/>
        <w:left w:val="none" w:sz="0" w:space="0" w:color="auto"/>
        <w:bottom w:val="none" w:sz="0" w:space="0" w:color="auto"/>
        <w:right w:val="none" w:sz="0" w:space="0" w:color="auto"/>
      </w:divBdr>
    </w:div>
    <w:div w:id="506359770">
      <w:bodyDiv w:val="1"/>
      <w:marLeft w:val="0"/>
      <w:marRight w:val="0"/>
      <w:marTop w:val="0"/>
      <w:marBottom w:val="0"/>
      <w:divBdr>
        <w:top w:val="none" w:sz="0" w:space="0" w:color="auto"/>
        <w:left w:val="none" w:sz="0" w:space="0" w:color="auto"/>
        <w:bottom w:val="none" w:sz="0" w:space="0" w:color="auto"/>
        <w:right w:val="none" w:sz="0" w:space="0" w:color="auto"/>
      </w:divBdr>
    </w:div>
    <w:div w:id="506671841">
      <w:bodyDiv w:val="1"/>
      <w:marLeft w:val="0"/>
      <w:marRight w:val="0"/>
      <w:marTop w:val="0"/>
      <w:marBottom w:val="0"/>
      <w:divBdr>
        <w:top w:val="none" w:sz="0" w:space="0" w:color="auto"/>
        <w:left w:val="none" w:sz="0" w:space="0" w:color="auto"/>
        <w:bottom w:val="none" w:sz="0" w:space="0" w:color="auto"/>
        <w:right w:val="none" w:sz="0" w:space="0" w:color="auto"/>
      </w:divBdr>
    </w:div>
    <w:div w:id="506673278">
      <w:bodyDiv w:val="1"/>
      <w:marLeft w:val="0"/>
      <w:marRight w:val="0"/>
      <w:marTop w:val="0"/>
      <w:marBottom w:val="0"/>
      <w:divBdr>
        <w:top w:val="none" w:sz="0" w:space="0" w:color="auto"/>
        <w:left w:val="none" w:sz="0" w:space="0" w:color="auto"/>
        <w:bottom w:val="none" w:sz="0" w:space="0" w:color="auto"/>
        <w:right w:val="none" w:sz="0" w:space="0" w:color="auto"/>
      </w:divBdr>
    </w:div>
    <w:div w:id="506751570">
      <w:bodyDiv w:val="1"/>
      <w:marLeft w:val="0"/>
      <w:marRight w:val="0"/>
      <w:marTop w:val="0"/>
      <w:marBottom w:val="0"/>
      <w:divBdr>
        <w:top w:val="none" w:sz="0" w:space="0" w:color="auto"/>
        <w:left w:val="none" w:sz="0" w:space="0" w:color="auto"/>
        <w:bottom w:val="none" w:sz="0" w:space="0" w:color="auto"/>
        <w:right w:val="none" w:sz="0" w:space="0" w:color="auto"/>
      </w:divBdr>
    </w:div>
    <w:div w:id="509564867">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10028835">
      <w:bodyDiv w:val="1"/>
      <w:marLeft w:val="0"/>
      <w:marRight w:val="0"/>
      <w:marTop w:val="0"/>
      <w:marBottom w:val="0"/>
      <w:divBdr>
        <w:top w:val="none" w:sz="0" w:space="0" w:color="auto"/>
        <w:left w:val="none" w:sz="0" w:space="0" w:color="auto"/>
        <w:bottom w:val="none" w:sz="0" w:space="0" w:color="auto"/>
        <w:right w:val="none" w:sz="0" w:space="0" w:color="auto"/>
      </w:divBdr>
    </w:div>
    <w:div w:id="510484909">
      <w:bodyDiv w:val="1"/>
      <w:marLeft w:val="0"/>
      <w:marRight w:val="0"/>
      <w:marTop w:val="0"/>
      <w:marBottom w:val="0"/>
      <w:divBdr>
        <w:top w:val="none" w:sz="0" w:space="0" w:color="auto"/>
        <w:left w:val="none" w:sz="0" w:space="0" w:color="auto"/>
        <w:bottom w:val="none" w:sz="0" w:space="0" w:color="auto"/>
        <w:right w:val="none" w:sz="0" w:space="0" w:color="auto"/>
      </w:divBdr>
    </w:div>
    <w:div w:id="510754093">
      <w:bodyDiv w:val="1"/>
      <w:marLeft w:val="0"/>
      <w:marRight w:val="0"/>
      <w:marTop w:val="0"/>
      <w:marBottom w:val="0"/>
      <w:divBdr>
        <w:top w:val="none" w:sz="0" w:space="0" w:color="auto"/>
        <w:left w:val="none" w:sz="0" w:space="0" w:color="auto"/>
        <w:bottom w:val="none" w:sz="0" w:space="0" w:color="auto"/>
        <w:right w:val="none" w:sz="0" w:space="0" w:color="auto"/>
      </w:divBdr>
    </w:div>
    <w:div w:id="511258376">
      <w:bodyDiv w:val="1"/>
      <w:marLeft w:val="0"/>
      <w:marRight w:val="0"/>
      <w:marTop w:val="0"/>
      <w:marBottom w:val="0"/>
      <w:divBdr>
        <w:top w:val="none" w:sz="0" w:space="0" w:color="auto"/>
        <w:left w:val="none" w:sz="0" w:space="0" w:color="auto"/>
        <w:bottom w:val="none" w:sz="0" w:space="0" w:color="auto"/>
        <w:right w:val="none" w:sz="0" w:space="0" w:color="auto"/>
      </w:divBdr>
    </w:div>
    <w:div w:id="513300061">
      <w:bodyDiv w:val="1"/>
      <w:marLeft w:val="0"/>
      <w:marRight w:val="0"/>
      <w:marTop w:val="0"/>
      <w:marBottom w:val="0"/>
      <w:divBdr>
        <w:top w:val="none" w:sz="0" w:space="0" w:color="auto"/>
        <w:left w:val="none" w:sz="0" w:space="0" w:color="auto"/>
        <w:bottom w:val="none" w:sz="0" w:space="0" w:color="auto"/>
        <w:right w:val="none" w:sz="0" w:space="0" w:color="auto"/>
      </w:divBdr>
    </w:div>
    <w:div w:id="513957745">
      <w:bodyDiv w:val="1"/>
      <w:marLeft w:val="0"/>
      <w:marRight w:val="0"/>
      <w:marTop w:val="0"/>
      <w:marBottom w:val="0"/>
      <w:divBdr>
        <w:top w:val="none" w:sz="0" w:space="0" w:color="auto"/>
        <w:left w:val="none" w:sz="0" w:space="0" w:color="auto"/>
        <w:bottom w:val="none" w:sz="0" w:space="0" w:color="auto"/>
        <w:right w:val="none" w:sz="0" w:space="0" w:color="auto"/>
      </w:divBdr>
    </w:div>
    <w:div w:id="513958621">
      <w:bodyDiv w:val="1"/>
      <w:marLeft w:val="0"/>
      <w:marRight w:val="0"/>
      <w:marTop w:val="0"/>
      <w:marBottom w:val="0"/>
      <w:divBdr>
        <w:top w:val="none" w:sz="0" w:space="0" w:color="auto"/>
        <w:left w:val="none" w:sz="0" w:space="0" w:color="auto"/>
        <w:bottom w:val="none" w:sz="0" w:space="0" w:color="auto"/>
        <w:right w:val="none" w:sz="0" w:space="0" w:color="auto"/>
      </w:divBdr>
    </w:div>
    <w:div w:id="514465625">
      <w:bodyDiv w:val="1"/>
      <w:marLeft w:val="0"/>
      <w:marRight w:val="0"/>
      <w:marTop w:val="0"/>
      <w:marBottom w:val="0"/>
      <w:divBdr>
        <w:top w:val="none" w:sz="0" w:space="0" w:color="auto"/>
        <w:left w:val="none" w:sz="0" w:space="0" w:color="auto"/>
        <w:bottom w:val="none" w:sz="0" w:space="0" w:color="auto"/>
        <w:right w:val="none" w:sz="0" w:space="0" w:color="auto"/>
      </w:divBdr>
    </w:div>
    <w:div w:id="517432056">
      <w:bodyDiv w:val="1"/>
      <w:marLeft w:val="0"/>
      <w:marRight w:val="0"/>
      <w:marTop w:val="0"/>
      <w:marBottom w:val="0"/>
      <w:divBdr>
        <w:top w:val="none" w:sz="0" w:space="0" w:color="auto"/>
        <w:left w:val="none" w:sz="0" w:space="0" w:color="auto"/>
        <w:bottom w:val="none" w:sz="0" w:space="0" w:color="auto"/>
        <w:right w:val="none" w:sz="0" w:space="0" w:color="auto"/>
      </w:divBdr>
    </w:div>
    <w:div w:id="517546807">
      <w:bodyDiv w:val="1"/>
      <w:marLeft w:val="0"/>
      <w:marRight w:val="0"/>
      <w:marTop w:val="0"/>
      <w:marBottom w:val="0"/>
      <w:divBdr>
        <w:top w:val="none" w:sz="0" w:space="0" w:color="auto"/>
        <w:left w:val="none" w:sz="0" w:space="0" w:color="auto"/>
        <w:bottom w:val="none" w:sz="0" w:space="0" w:color="auto"/>
        <w:right w:val="none" w:sz="0" w:space="0" w:color="auto"/>
      </w:divBdr>
    </w:div>
    <w:div w:id="517738580">
      <w:bodyDiv w:val="1"/>
      <w:marLeft w:val="0"/>
      <w:marRight w:val="0"/>
      <w:marTop w:val="0"/>
      <w:marBottom w:val="0"/>
      <w:divBdr>
        <w:top w:val="none" w:sz="0" w:space="0" w:color="auto"/>
        <w:left w:val="none" w:sz="0" w:space="0" w:color="auto"/>
        <w:bottom w:val="none" w:sz="0" w:space="0" w:color="auto"/>
        <w:right w:val="none" w:sz="0" w:space="0" w:color="auto"/>
      </w:divBdr>
    </w:div>
    <w:div w:id="518280764">
      <w:bodyDiv w:val="1"/>
      <w:marLeft w:val="0"/>
      <w:marRight w:val="0"/>
      <w:marTop w:val="0"/>
      <w:marBottom w:val="0"/>
      <w:divBdr>
        <w:top w:val="none" w:sz="0" w:space="0" w:color="auto"/>
        <w:left w:val="none" w:sz="0" w:space="0" w:color="auto"/>
        <w:bottom w:val="none" w:sz="0" w:space="0" w:color="auto"/>
        <w:right w:val="none" w:sz="0" w:space="0" w:color="auto"/>
      </w:divBdr>
    </w:div>
    <w:div w:id="519396835">
      <w:bodyDiv w:val="1"/>
      <w:marLeft w:val="0"/>
      <w:marRight w:val="0"/>
      <w:marTop w:val="0"/>
      <w:marBottom w:val="0"/>
      <w:divBdr>
        <w:top w:val="none" w:sz="0" w:space="0" w:color="auto"/>
        <w:left w:val="none" w:sz="0" w:space="0" w:color="auto"/>
        <w:bottom w:val="none" w:sz="0" w:space="0" w:color="auto"/>
        <w:right w:val="none" w:sz="0" w:space="0" w:color="auto"/>
      </w:divBdr>
    </w:div>
    <w:div w:id="520902743">
      <w:bodyDiv w:val="1"/>
      <w:marLeft w:val="0"/>
      <w:marRight w:val="0"/>
      <w:marTop w:val="0"/>
      <w:marBottom w:val="0"/>
      <w:divBdr>
        <w:top w:val="none" w:sz="0" w:space="0" w:color="auto"/>
        <w:left w:val="none" w:sz="0" w:space="0" w:color="auto"/>
        <w:bottom w:val="none" w:sz="0" w:space="0" w:color="auto"/>
        <w:right w:val="none" w:sz="0" w:space="0" w:color="auto"/>
      </w:divBdr>
    </w:div>
    <w:div w:id="521281306">
      <w:bodyDiv w:val="1"/>
      <w:marLeft w:val="0"/>
      <w:marRight w:val="0"/>
      <w:marTop w:val="0"/>
      <w:marBottom w:val="0"/>
      <w:divBdr>
        <w:top w:val="none" w:sz="0" w:space="0" w:color="auto"/>
        <w:left w:val="none" w:sz="0" w:space="0" w:color="auto"/>
        <w:bottom w:val="none" w:sz="0" w:space="0" w:color="auto"/>
        <w:right w:val="none" w:sz="0" w:space="0" w:color="auto"/>
      </w:divBdr>
    </w:div>
    <w:div w:id="521356657">
      <w:bodyDiv w:val="1"/>
      <w:marLeft w:val="0"/>
      <w:marRight w:val="0"/>
      <w:marTop w:val="0"/>
      <w:marBottom w:val="0"/>
      <w:divBdr>
        <w:top w:val="none" w:sz="0" w:space="0" w:color="auto"/>
        <w:left w:val="none" w:sz="0" w:space="0" w:color="auto"/>
        <w:bottom w:val="none" w:sz="0" w:space="0" w:color="auto"/>
        <w:right w:val="none" w:sz="0" w:space="0" w:color="auto"/>
      </w:divBdr>
    </w:div>
    <w:div w:id="522474738">
      <w:bodyDiv w:val="1"/>
      <w:marLeft w:val="0"/>
      <w:marRight w:val="0"/>
      <w:marTop w:val="0"/>
      <w:marBottom w:val="0"/>
      <w:divBdr>
        <w:top w:val="none" w:sz="0" w:space="0" w:color="auto"/>
        <w:left w:val="none" w:sz="0" w:space="0" w:color="auto"/>
        <w:bottom w:val="none" w:sz="0" w:space="0" w:color="auto"/>
        <w:right w:val="none" w:sz="0" w:space="0" w:color="auto"/>
      </w:divBdr>
    </w:div>
    <w:div w:id="523252342">
      <w:bodyDiv w:val="1"/>
      <w:marLeft w:val="0"/>
      <w:marRight w:val="0"/>
      <w:marTop w:val="0"/>
      <w:marBottom w:val="0"/>
      <w:divBdr>
        <w:top w:val="none" w:sz="0" w:space="0" w:color="auto"/>
        <w:left w:val="none" w:sz="0" w:space="0" w:color="auto"/>
        <w:bottom w:val="none" w:sz="0" w:space="0" w:color="auto"/>
        <w:right w:val="none" w:sz="0" w:space="0" w:color="auto"/>
      </w:divBdr>
    </w:div>
    <w:div w:id="525100147">
      <w:bodyDiv w:val="1"/>
      <w:marLeft w:val="0"/>
      <w:marRight w:val="0"/>
      <w:marTop w:val="0"/>
      <w:marBottom w:val="0"/>
      <w:divBdr>
        <w:top w:val="none" w:sz="0" w:space="0" w:color="auto"/>
        <w:left w:val="none" w:sz="0" w:space="0" w:color="auto"/>
        <w:bottom w:val="none" w:sz="0" w:space="0" w:color="auto"/>
        <w:right w:val="none" w:sz="0" w:space="0" w:color="auto"/>
      </w:divBdr>
    </w:div>
    <w:div w:id="525487094">
      <w:bodyDiv w:val="1"/>
      <w:marLeft w:val="0"/>
      <w:marRight w:val="0"/>
      <w:marTop w:val="0"/>
      <w:marBottom w:val="0"/>
      <w:divBdr>
        <w:top w:val="none" w:sz="0" w:space="0" w:color="auto"/>
        <w:left w:val="none" w:sz="0" w:space="0" w:color="auto"/>
        <w:bottom w:val="none" w:sz="0" w:space="0" w:color="auto"/>
        <w:right w:val="none" w:sz="0" w:space="0" w:color="auto"/>
      </w:divBdr>
    </w:div>
    <w:div w:id="525755492">
      <w:bodyDiv w:val="1"/>
      <w:marLeft w:val="0"/>
      <w:marRight w:val="0"/>
      <w:marTop w:val="0"/>
      <w:marBottom w:val="0"/>
      <w:divBdr>
        <w:top w:val="none" w:sz="0" w:space="0" w:color="auto"/>
        <w:left w:val="none" w:sz="0" w:space="0" w:color="auto"/>
        <w:bottom w:val="none" w:sz="0" w:space="0" w:color="auto"/>
        <w:right w:val="none" w:sz="0" w:space="0" w:color="auto"/>
      </w:divBdr>
    </w:div>
    <w:div w:id="526138120">
      <w:bodyDiv w:val="1"/>
      <w:marLeft w:val="0"/>
      <w:marRight w:val="0"/>
      <w:marTop w:val="0"/>
      <w:marBottom w:val="0"/>
      <w:divBdr>
        <w:top w:val="none" w:sz="0" w:space="0" w:color="auto"/>
        <w:left w:val="none" w:sz="0" w:space="0" w:color="auto"/>
        <w:bottom w:val="none" w:sz="0" w:space="0" w:color="auto"/>
        <w:right w:val="none" w:sz="0" w:space="0" w:color="auto"/>
      </w:divBdr>
    </w:div>
    <w:div w:id="526212700">
      <w:bodyDiv w:val="1"/>
      <w:marLeft w:val="0"/>
      <w:marRight w:val="0"/>
      <w:marTop w:val="0"/>
      <w:marBottom w:val="0"/>
      <w:divBdr>
        <w:top w:val="none" w:sz="0" w:space="0" w:color="auto"/>
        <w:left w:val="none" w:sz="0" w:space="0" w:color="auto"/>
        <w:bottom w:val="none" w:sz="0" w:space="0" w:color="auto"/>
        <w:right w:val="none" w:sz="0" w:space="0" w:color="auto"/>
      </w:divBdr>
    </w:div>
    <w:div w:id="526335539">
      <w:bodyDiv w:val="1"/>
      <w:marLeft w:val="0"/>
      <w:marRight w:val="0"/>
      <w:marTop w:val="0"/>
      <w:marBottom w:val="0"/>
      <w:divBdr>
        <w:top w:val="none" w:sz="0" w:space="0" w:color="auto"/>
        <w:left w:val="none" w:sz="0" w:space="0" w:color="auto"/>
        <w:bottom w:val="none" w:sz="0" w:space="0" w:color="auto"/>
        <w:right w:val="none" w:sz="0" w:space="0" w:color="auto"/>
      </w:divBdr>
    </w:div>
    <w:div w:id="527067882">
      <w:bodyDiv w:val="1"/>
      <w:marLeft w:val="0"/>
      <w:marRight w:val="0"/>
      <w:marTop w:val="0"/>
      <w:marBottom w:val="0"/>
      <w:divBdr>
        <w:top w:val="none" w:sz="0" w:space="0" w:color="auto"/>
        <w:left w:val="none" w:sz="0" w:space="0" w:color="auto"/>
        <w:bottom w:val="none" w:sz="0" w:space="0" w:color="auto"/>
        <w:right w:val="none" w:sz="0" w:space="0" w:color="auto"/>
      </w:divBdr>
    </w:div>
    <w:div w:id="527567474">
      <w:bodyDiv w:val="1"/>
      <w:marLeft w:val="0"/>
      <w:marRight w:val="0"/>
      <w:marTop w:val="0"/>
      <w:marBottom w:val="0"/>
      <w:divBdr>
        <w:top w:val="none" w:sz="0" w:space="0" w:color="auto"/>
        <w:left w:val="none" w:sz="0" w:space="0" w:color="auto"/>
        <w:bottom w:val="none" w:sz="0" w:space="0" w:color="auto"/>
        <w:right w:val="none" w:sz="0" w:space="0" w:color="auto"/>
      </w:divBdr>
    </w:div>
    <w:div w:id="529147493">
      <w:bodyDiv w:val="1"/>
      <w:marLeft w:val="0"/>
      <w:marRight w:val="0"/>
      <w:marTop w:val="0"/>
      <w:marBottom w:val="0"/>
      <w:divBdr>
        <w:top w:val="none" w:sz="0" w:space="0" w:color="auto"/>
        <w:left w:val="none" w:sz="0" w:space="0" w:color="auto"/>
        <w:bottom w:val="none" w:sz="0" w:space="0" w:color="auto"/>
        <w:right w:val="none" w:sz="0" w:space="0" w:color="auto"/>
      </w:divBdr>
    </w:div>
    <w:div w:id="529147562">
      <w:bodyDiv w:val="1"/>
      <w:marLeft w:val="0"/>
      <w:marRight w:val="0"/>
      <w:marTop w:val="0"/>
      <w:marBottom w:val="0"/>
      <w:divBdr>
        <w:top w:val="none" w:sz="0" w:space="0" w:color="auto"/>
        <w:left w:val="none" w:sz="0" w:space="0" w:color="auto"/>
        <w:bottom w:val="none" w:sz="0" w:space="0" w:color="auto"/>
        <w:right w:val="none" w:sz="0" w:space="0" w:color="auto"/>
      </w:divBdr>
    </w:div>
    <w:div w:id="529605888">
      <w:bodyDiv w:val="1"/>
      <w:marLeft w:val="0"/>
      <w:marRight w:val="0"/>
      <w:marTop w:val="0"/>
      <w:marBottom w:val="0"/>
      <w:divBdr>
        <w:top w:val="none" w:sz="0" w:space="0" w:color="auto"/>
        <w:left w:val="none" w:sz="0" w:space="0" w:color="auto"/>
        <w:bottom w:val="none" w:sz="0" w:space="0" w:color="auto"/>
        <w:right w:val="none" w:sz="0" w:space="0" w:color="auto"/>
      </w:divBdr>
    </w:div>
    <w:div w:id="531115424">
      <w:bodyDiv w:val="1"/>
      <w:marLeft w:val="0"/>
      <w:marRight w:val="0"/>
      <w:marTop w:val="0"/>
      <w:marBottom w:val="0"/>
      <w:divBdr>
        <w:top w:val="none" w:sz="0" w:space="0" w:color="auto"/>
        <w:left w:val="none" w:sz="0" w:space="0" w:color="auto"/>
        <w:bottom w:val="none" w:sz="0" w:space="0" w:color="auto"/>
        <w:right w:val="none" w:sz="0" w:space="0" w:color="auto"/>
      </w:divBdr>
    </w:div>
    <w:div w:id="531236359">
      <w:bodyDiv w:val="1"/>
      <w:marLeft w:val="0"/>
      <w:marRight w:val="0"/>
      <w:marTop w:val="0"/>
      <w:marBottom w:val="0"/>
      <w:divBdr>
        <w:top w:val="none" w:sz="0" w:space="0" w:color="auto"/>
        <w:left w:val="none" w:sz="0" w:space="0" w:color="auto"/>
        <w:bottom w:val="none" w:sz="0" w:space="0" w:color="auto"/>
        <w:right w:val="none" w:sz="0" w:space="0" w:color="auto"/>
      </w:divBdr>
    </w:div>
    <w:div w:id="532809114">
      <w:bodyDiv w:val="1"/>
      <w:marLeft w:val="0"/>
      <w:marRight w:val="0"/>
      <w:marTop w:val="0"/>
      <w:marBottom w:val="0"/>
      <w:divBdr>
        <w:top w:val="none" w:sz="0" w:space="0" w:color="auto"/>
        <w:left w:val="none" w:sz="0" w:space="0" w:color="auto"/>
        <w:bottom w:val="none" w:sz="0" w:space="0" w:color="auto"/>
        <w:right w:val="none" w:sz="0" w:space="0" w:color="auto"/>
      </w:divBdr>
    </w:div>
    <w:div w:id="532812971">
      <w:bodyDiv w:val="1"/>
      <w:marLeft w:val="0"/>
      <w:marRight w:val="0"/>
      <w:marTop w:val="0"/>
      <w:marBottom w:val="0"/>
      <w:divBdr>
        <w:top w:val="none" w:sz="0" w:space="0" w:color="auto"/>
        <w:left w:val="none" w:sz="0" w:space="0" w:color="auto"/>
        <w:bottom w:val="none" w:sz="0" w:space="0" w:color="auto"/>
        <w:right w:val="none" w:sz="0" w:space="0" w:color="auto"/>
      </w:divBdr>
    </w:div>
    <w:div w:id="533663022">
      <w:bodyDiv w:val="1"/>
      <w:marLeft w:val="0"/>
      <w:marRight w:val="0"/>
      <w:marTop w:val="0"/>
      <w:marBottom w:val="0"/>
      <w:divBdr>
        <w:top w:val="none" w:sz="0" w:space="0" w:color="auto"/>
        <w:left w:val="none" w:sz="0" w:space="0" w:color="auto"/>
        <w:bottom w:val="none" w:sz="0" w:space="0" w:color="auto"/>
        <w:right w:val="none" w:sz="0" w:space="0" w:color="auto"/>
      </w:divBdr>
    </w:div>
    <w:div w:id="534346541">
      <w:bodyDiv w:val="1"/>
      <w:marLeft w:val="0"/>
      <w:marRight w:val="0"/>
      <w:marTop w:val="0"/>
      <w:marBottom w:val="0"/>
      <w:divBdr>
        <w:top w:val="none" w:sz="0" w:space="0" w:color="auto"/>
        <w:left w:val="none" w:sz="0" w:space="0" w:color="auto"/>
        <w:bottom w:val="none" w:sz="0" w:space="0" w:color="auto"/>
        <w:right w:val="none" w:sz="0" w:space="0" w:color="auto"/>
      </w:divBdr>
    </w:div>
    <w:div w:id="534974684">
      <w:bodyDiv w:val="1"/>
      <w:marLeft w:val="0"/>
      <w:marRight w:val="0"/>
      <w:marTop w:val="0"/>
      <w:marBottom w:val="0"/>
      <w:divBdr>
        <w:top w:val="none" w:sz="0" w:space="0" w:color="auto"/>
        <w:left w:val="none" w:sz="0" w:space="0" w:color="auto"/>
        <w:bottom w:val="none" w:sz="0" w:space="0" w:color="auto"/>
        <w:right w:val="none" w:sz="0" w:space="0" w:color="auto"/>
      </w:divBdr>
    </w:div>
    <w:div w:id="535167357">
      <w:bodyDiv w:val="1"/>
      <w:marLeft w:val="0"/>
      <w:marRight w:val="0"/>
      <w:marTop w:val="0"/>
      <w:marBottom w:val="0"/>
      <w:divBdr>
        <w:top w:val="none" w:sz="0" w:space="0" w:color="auto"/>
        <w:left w:val="none" w:sz="0" w:space="0" w:color="auto"/>
        <w:bottom w:val="none" w:sz="0" w:space="0" w:color="auto"/>
        <w:right w:val="none" w:sz="0" w:space="0" w:color="auto"/>
      </w:divBdr>
    </w:div>
    <w:div w:id="535502773">
      <w:bodyDiv w:val="1"/>
      <w:marLeft w:val="0"/>
      <w:marRight w:val="0"/>
      <w:marTop w:val="0"/>
      <w:marBottom w:val="0"/>
      <w:divBdr>
        <w:top w:val="none" w:sz="0" w:space="0" w:color="auto"/>
        <w:left w:val="none" w:sz="0" w:space="0" w:color="auto"/>
        <w:bottom w:val="none" w:sz="0" w:space="0" w:color="auto"/>
        <w:right w:val="none" w:sz="0" w:space="0" w:color="auto"/>
      </w:divBdr>
    </w:div>
    <w:div w:id="536281272">
      <w:bodyDiv w:val="1"/>
      <w:marLeft w:val="0"/>
      <w:marRight w:val="0"/>
      <w:marTop w:val="0"/>
      <w:marBottom w:val="0"/>
      <w:divBdr>
        <w:top w:val="none" w:sz="0" w:space="0" w:color="auto"/>
        <w:left w:val="none" w:sz="0" w:space="0" w:color="auto"/>
        <w:bottom w:val="none" w:sz="0" w:space="0" w:color="auto"/>
        <w:right w:val="none" w:sz="0" w:space="0" w:color="auto"/>
      </w:divBdr>
    </w:div>
    <w:div w:id="536701667">
      <w:bodyDiv w:val="1"/>
      <w:marLeft w:val="0"/>
      <w:marRight w:val="0"/>
      <w:marTop w:val="0"/>
      <w:marBottom w:val="0"/>
      <w:divBdr>
        <w:top w:val="none" w:sz="0" w:space="0" w:color="auto"/>
        <w:left w:val="none" w:sz="0" w:space="0" w:color="auto"/>
        <w:bottom w:val="none" w:sz="0" w:space="0" w:color="auto"/>
        <w:right w:val="none" w:sz="0" w:space="0" w:color="auto"/>
      </w:divBdr>
    </w:div>
    <w:div w:id="537162326">
      <w:bodyDiv w:val="1"/>
      <w:marLeft w:val="0"/>
      <w:marRight w:val="0"/>
      <w:marTop w:val="0"/>
      <w:marBottom w:val="0"/>
      <w:divBdr>
        <w:top w:val="none" w:sz="0" w:space="0" w:color="auto"/>
        <w:left w:val="none" w:sz="0" w:space="0" w:color="auto"/>
        <w:bottom w:val="none" w:sz="0" w:space="0" w:color="auto"/>
        <w:right w:val="none" w:sz="0" w:space="0" w:color="auto"/>
      </w:divBdr>
    </w:div>
    <w:div w:id="537932391">
      <w:bodyDiv w:val="1"/>
      <w:marLeft w:val="0"/>
      <w:marRight w:val="0"/>
      <w:marTop w:val="0"/>
      <w:marBottom w:val="0"/>
      <w:divBdr>
        <w:top w:val="none" w:sz="0" w:space="0" w:color="auto"/>
        <w:left w:val="none" w:sz="0" w:space="0" w:color="auto"/>
        <w:bottom w:val="none" w:sz="0" w:space="0" w:color="auto"/>
        <w:right w:val="none" w:sz="0" w:space="0" w:color="auto"/>
      </w:divBdr>
    </w:div>
    <w:div w:id="540047359">
      <w:bodyDiv w:val="1"/>
      <w:marLeft w:val="0"/>
      <w:marRight w:val="0"/>
      <w:marTop w:val="0"/>
      <w:marBottom w:val="0"/>
      <w:divBdr>
        <w:top w:val="none" w:sz="0" w:space="0" w:color="auto"/>
        <w:left w:val="none" w:sz="0" w:space="0" w:color="auto"/>
        <w:bottom w:val="none" w:sz="0" w:space="0" w:color="auto"/>
        <w:right w:val="none" w:sz="0" w:space="0" w:color="auto"/>
      </w:divBdr>
    </w:div>
    <w:div w:id="540900733">
      <w:bodyDiv w:val="1"/>
      <w:marLeft w:val="0"/>
      <w:marRight w:val="0"/>
      <w:marTop w:val="0"/>
      <w:marBottom w:val="0"/>
      <w:divBdr>
        <w:top w:val="none" w:sz="0" w:space="0" w:color="auto"/>
        <w:left w:val="none" w:sz="0" w:space="0" w:color="auto"/>
        <w:bottom w:val="none" w:sz="0" w:space="0" w:color="auto"/>
        <w:right w:val="none" w:sz="0" w:space="0" w:color="auto"/>
      </w:divBdr>
    </w:div>
    <w:div w:id="547031188">
      <w:bodyDiv w:val="1"/>
      <w:marLeft w:val="0"/>
      <w:marRight w:val="0"/>
      <w:marTop w:val="0"/>
      <w:marBottom w:val="0"/>
      <w:divBdr>
        <w:top w:val="none" w:sz="0" w:space="0" w:color="auto"/>
        <w:left w:val="none" w:sz="0" w:space="0" w:color="auto"/>
        <w:bottom w:val="none" w:sz="0" w:space="0" w:color="auto"/>
        <w:right w:val="none" w:sz="0" w:space="0" w:color="auto"/>
      </w:divBdr>
    </w:div>
    <w:div w:id="547953157">
      <w:bodyDiv w:val="1"/>
      <w:marLeft w:val="0"/>
      <w:marRight w:val="0"/>
      <w:marTop w:val="0"/>
      <w:marBottom w:val="0"/>
      <w:divBdr>
        <w:top w:val="none" w:sz="0" w:space="0" w:color="auto"/>
        <w:left w:val="none" w:sz="0" w:space="0" w:color="auto"/>
        <w:bottom w:val="none" w:sz="0" w:space="0" w:color="auto"/>
        <w:right w:val="none" w:sz="0" w:space="0" w:color="auto"/>
      </w:divBdr>
    </w:div>
    <w:div w:id="548034312">
      <w:bodyDiv w:val="1"/>
      <w:marLeft w:val="0"/>
      <w:marRight w:val="0"/>
      <w:marTop w:val="0"/>
      <w:marBottom w:val="0"/>
      <w:divBdr>
        <w:top w:val="none" w:sz="0" w:space="0" w:color="auto"/>
        <w:left w:val="none" w:sz="0" w:space="0" w:color="auto"/>
        <w:bottom w:val="none" w:sz="0" w:space="0" w:color="auto"/>
        <w:right w:val="none" w:sz="0" w:space="0" w:color="auto"/>
      </w:divBdr>
    </w:div>
    <w:div w:id="548567686">
      <w:bodyDiv w:val="1"/>
      <w:marLeft w:val="0"/>
      <w:marRight w:val="0"/>
      <w:marTop w:val="0"/>
      <w:marBottom w:val="0"/>
      <w:divBdr>
        <w:top w:val="none" w:sz="0" w:space="0" w:color="auto"/>
        <w:left w:val="none" w:sz="0" w:space="0" w:color="auto"/>
        <w:bottom w:val="none" w:sz="0" w:space="0" w:color="auto"/>
        <w:right w:val="none" w:sz="0" w:space="0" w:color="auto"/>
      </w:divBdr>
    </w:div>
    <w:div w:id="551119901">
      <w:bodyDiv w:val="1"/>
      <w:marLeft w:val="0"/>
      <w:marRight w:val="0"/>
      <w:marTop w:val="0"/>
      <w:marBottom w:val="0"/>
      <w:divBdr>
        <w:top w:val="none" w:sz="0" w:space="0" w:color="auto"/>
        <w:left w:val="none" w:sz="0" w:space="0" w:color="auto"/>
        <w:bottom w:val="none" w:sz="0" w:space="0" w:color="auto"/>
        <w:right w:val="none" w:sz="0" w:space="0" w:color="auto"/>
      </w:divBdr>
    </w:div>
    <w:div w:id="551309831">
      <w:bodyDiv w:val="1"/>
      <w:marLeft w:val="0"/>
      <w:marRight w:val="0"/>
      <w:marTop w:val="0"/>
      <w:marBottom w:val="0"/>
      <w:divBdr>
        <w:top w:val="none" w:sz="0" w:space="0" w:color="auto"/>
        <w:left w:val="none" w:sz="0" w:space="0" w:color="auto"/>
        <w:bottom w:val="none" w:sz="0" w:space="0" w:color="auto"/>
        <w:right w:val="none" w:sz="0" w:space="0" w:color="auto"/>
      </w:divBdr>
    </w:div>
    <w:div w:id="552085094">
      <w:bodyDiv w:val="1"/>
      <w:marLeft w:val="0"/>
      <w:marRight w:val="0"/>
      <w:marTop w:val="0"/>
      <w:marBottom w:val="0"/>
      <w:divBdr>
        <w:top w:val="none" w:sz="0" w:space="0" w:color="auto"/>
        <w:left w:val="none" w:sz="0" w:space="0" w:color="auto"/>
        <w:bottom w:val="none" w:sz="0" w:space="0" w:color="auto"/>
        <w:right w:val="none" w:sz="0" w:space="0" w:color="auto"/>
      </w:divBdr>
    </w:div>
    <w:div w:id="553198994">
      <w:bodyDiv w:val="1"/>
      <w:marLeft w:val="0"/>
      <w:marRight w:val="0"/>
      <w:marTop w:val="0"/>
      <w:marBottom w:val="0"/>
      <w:divBdr>
        <w:top w:val="none" w:sz="0" w:space="0" w:color="auto"/>
        <w:left w:val="none" w:sz="0" w:space="0" w:color="auto"/>
        <w:bottom w:val="none" w:sz="0" w:space="0" w:color="auto"/>
        <w:right w:val="none" w:sz="0" w:space="0" w:color="auto"/>
      </w:divBdr>
    </w:div>
    <w:div w:id="554005103">
      <w:bodyDiv w:val="1"/>
      <w:marLeft w:val="0"/>
      <w:marRight w:val="0"/>
      <w:marTop w:val="0"/>
      <w:marBottom w:val="0"/>
      <w:divBdr>
        <w:top w:val="none" w:sz="0" w:space="0" w:color="auto"/>
        <w:left w:val="none" w:sz="0" w:space="0" w:color="auto"/>
        <w:bottom w:val="none" w:sz="0" w:space="0" w:color="auto"/>
        <w:right w:val="none" w:sz="0" w:space="0" w:color="auto"/>
      </w:divBdr>
    </w:div>
    <w:div w:id="554194366">
      <w:bodyDiv w:val="1"/>
      <w:marLeft w:val="0"/>
      <w:marRight w:val="0"/>
      <w:marTop w:val="0"/>
      <w:marBottom w:val="0"/>
      <w:divBdr>
        <w:top w:val="none" w:sz="0" w:space="0" w:color="auto"/>
        <w:left w:val="none" w:sz="0" w:space="0" w:color="auto"/>
        <w:bottom w:val="none" w:sz="0" w:space="0" w:color="auto"/>
        <w:right w:val="none" w:sz="0" w:space="0" w:color="auto"/>
      </w:divBdr>
    </w:div>
    <w:div w:id="554507849">
      <w:bodyDiv w:val="1"/>
      <w:marLeft w:val="0"/>
      <w:marRight w:val="0"/>
      <w:marTop w:val="0"/>
      <w:marBottom w:val="0"/>
      <w:divBdr>
        <w:top w:val="none" w:sz="0" w:space="0" w:color="auto"/>
        <w:left w:val="none" w:sz="0" w:space="0" w:color="auto"/>
        <w:bottom w:val="none" w:sz="0" w:space="0" w:color="auto"/>
        <w:right w:val="none" w:sz="0" w:space="0" w:color="auto"/>
      </w:divBdr>
    </w:div>
    <w:div w:id="556207712">
      <w:bodyDiv w:val="1"/>
      <w:marLeft w:val="0"/>
      <w:marRight w:val="0"/>
      <w:marTop w:val="0"/>
      <w:marBottom w:val="0"/>
      <w:divBdr>
        <w:top w:val="none" w:sz="0" w:space="0" w:color="auto"/>
        <w:left w:val="none" w:sz="0" w:space="0" w:color="auto"/>
        <w:bottom w:val="none" w:sz="0" w:space="0" w:color="auto"/>
        <w:right w:val="none" w:sz="0" w:space="0" w:color="auto"/>
      </w:divBdr>
    </w:div>
    <w:div w:id="556279553">
      <w:bodyDiv w:val="1"/>
      <w:marLeft w:val="0"/>
      <w:marRight w:val="0"/>
      <w:marTop w:val="0"/>
      <w:marBottom w:val="0"/>
      <w:divBdr>
        <w:top w:val="none" w:sz="0" w:space="0" w:color="auto"/>
        <w:left w:val="none" w:sz="0" w:space="0" w:color="auto"/>
        <w:bottom w:val="none" w:sz="0" w:space="0" w:color="auto"/>
        <w:right w:val="none" w:sz="0" w:space="0" w:color="auto"/>
      </w:divBdr>
    </w:div>
    <w:div w:id="556866891">
      <w:bodyDiv w:val="1"/>
      <w:marLeft w:val="0"/>
      <w:marRight w:val="0"/>
      <w:marTop w:val="0"/>
      <w:marBottom w:val="0"/>
      <w:divBdr>
        <w:top w:val="none" w:sz="0" w:space="0" w:color="auto"/>
        <w:left w:val="none" w:sz="0" w:space="0" w:color="auto"/>
        <w:bottom w:val="none" w:sz="0" w:space="0" w:color="auto"/>
        <w:right w:val="none" w:sz="0" w:space="0" w:color="auto"/>
      </w:divBdr>
    </w:div>
    <w:div w:id="558592419">
      <w:bodyDiv w:val="1"/>
      <w:marLeft w:val="0"/>
      <w:marRight w:val="0"/>
      <w:marTop w:val="0"/>
      <w:marBottom w:val="0"/>
      <w:divBdr>
        <w:top w:val="none" w:sz="0" w:space="0" w:color="auto"/>
        <w:left w:val="none" w:sz="0" w:space="0" w:color="auto"/>
        <w:bottom w:val="none" w:sz="0" w:space="0" w:color="auto"/>
        <w:right w:val="none" w:sz="0" w:space="0" w:color="auto"/>
      </w:divBdr>
    </w:div>
    <w:div w:id="562448856">
      <w:bodyDiv w:val="1"/>
      <w:marLeft w:val="0"/>
      <w:marRight w:val="0"/>
      <w:marTop w:val="0"/>
      <w:marBottom w:val="0"/>
      <w:divBdr>
        <w:top w:val="none" w:sz="0" w:space="0" w:color="auto"/>
        <w:left w:val="none" w:sz="0" w:space="0" w:color="auto"/>
        <w:bottom w:val="none" w:sz="0" w:space="0" w:color="auto"/>
        <w:right w:val="none" w:sz="0" w:space="0" w:color="auto"/>
      </w:divBdr>
    </w:div>
    <w:div w:id="563562537">
      <w:bodyDiv w:val="1"/>
      <w:marLeft w:val="0"/>
      <w:marRight w:val="0"/>
      <w:marTop w:val="0"/>
      <w:marBottom w:val="0"/>
      <w:divBdr>
        <w:top w:val="none" w:sz="0" w:space="0" w:color="auto"/>
        <w:left w:val="none" w:sz="0" w:space="0" w:color="auto"/>
        <w:bottom w:val="none" w:sz="0" w:space="0" w:color="auto"/>
        <w:right w:val="none" w:sz="0" w:space="0" w:color="auto"/>
      </w:divBdr>
    </w:div>
    <w:div w:id="566262491">
      <w:bodyDiv w:val="1"/>
      <w:marLeft w:val="0"/>
      <w:marRight w:val="0"/>
      <w:marTop w:val="0"/>
      <w:marBottom w:val="0"/>
      <w:divBdr>
        <w:top w:val="none" w:sz="0" w:space="0" w:color="auto"/>
        <w:left w:val="none" w:sz="0" w:space="0" w:color="auto"/>
        <w:bottom w:val="none" w:sz="0" w:space="0" w:color="auto"/>
        <w:right w:val="none" w:sz="0" w:space="0" w:color="auto"/>
      </w:divBdr>
    </w:div>
    <w:div w:id="566958239">
      <w:bodyDiv w:val="1"/>
      <w:marLeft w:val="0"/>
      <w:marRight w:val="0"/>
      <w:marTop w:val="0"/>
      <w:marBottom w:val="0"/>
      <w:divBdr>
        <w:top w:val="none" w:sz="0" w:space="0" w:color="auto"/>
        <w:left w:val="none" w:sz="0" w:space="0" w:color="auto"/>
        <w:bottom w:val="none" w:sz="0" w:space="0" w:color="auto"/>
        <w:right w:val="none" w:sz="0" w:space="0" w:color="auto"/>
      </w:divBdr>
    </w:div>
    <w:div w:id="567960445">
      <w:bodyDiv w:val="1"/>
      <w:marLeft w:val="0"/>
      <w:marRight w:val="0"/>
      <w:marTop w:val="0"/>
      <w:marBottom w:val="0"/>
      <w:divBdr>
        <w:top w:val="none" w:sz="0" w:space="0" w:color="auto"/>
        <w:left w:val="none" w:sz="0" w:space="0" w:color="auto"/>
        <w:bottom w:val="none" w:sz="0" w:space="0" w:color="auto"/>
        <w:right w:val="none" w:sz="0" w:space="0" w:color="auto"/>
      </w:divBdr>
    </w:div>
    <w:div w:id="570118753">
      <w:bodyDiv w:val="1"/>
      <w:marLeft w:val="0"/>
      <w:marRight w:val="0"/>
      <w:marTop w:val="0"/>
      <w:marBottom w:val="0"/>
      <w:divBdr>
        <w:top w:val="none" w:sz="0" w:space="0" w:color="auto"/>
        <w:left w:val="none" w:sz="0" w:space="0" w:color="auto"/>
        <w:bottom w:val="none" w:sz="0" w:space="0" w:color="auto"/>
        <w:right w:val="none" w:sz="0" w:space="0" w:color="auto"/>
      </w:divBdr>
    </w:div>
    <w:div w:id="570896896">
      <w:bodyDiv w:val="1"/>
      <w:marLeft w:val="0"/>
      <w:marRight w:val="0"/>
      <w:marTop w:val="0"/>
      <w:marBottom w:val="0"/>
      <w:divBdr>
        <w:top w:val="none" w:sz="0" w:space="0" w:color="auto"/>
        <w:left w:val="none" w:sz="0" w:space="0" w:color="auto"/>
        <w:bottom w:val="none" w:sz="0" w:space="0" w:color="auto"/>
        <w:right w:val="none" w:sz="0" w:space="0" w:color="auto"/>
      </w:divBdr>
    </w:div>
    <w:div w:id="571163041">
      <w:bodyDiv w:val="1"/>
      <w:marLeft w:val="0"/>
      <w:marRight w:val="0"/>
      <w:marTop w:val="0"/>
      <w:marBottom w:val="0"/>
      <w:divBdr>
        <w:top w:val="none" w:sz="0" w:space="0" w:color="auto"/>
        <w:left w:val="none" w:sz="0" w:space="0" w:color="auto"/>
        <w:bottom w:val="none" w:sz="0" w:space="0" w:color="auto"/>
        <w:right w:val="none" w:sz="0" w:space="0" w:color="auto"/>
      </w:divBdr>
    </w:div>
    <w:div w:id="571307616">
      <w:bodyDiv w:val="1"/>
      <w:marLeft w:val="0"/>
      <w:marRight w:val="0"/>
      <w:marTop w:val="0"/>
      <w:marBottom w:val="0"/>
      <w:divBdr>
        <w:top w:val="none" w:sz="0" w:space="0" w:color="auto"/>
        <w:left w:val="none" w:sz="0" w:space="0" w:color="auto"/>
        <w:bottom w:val="none" w:sz="0" w:space="0" w:color="auto"/>
        <w:right w:val="none" w:sz="0" w:space="0" w:color="auto"/>
      </w:divBdr>
    </w:div>
    <w:div w:id="573009465">
      <w:bodyDiv w:val="1"/>
      <w:marLeft w:val="0"/>
      <w:marRight w:val="0"/>
      <w:marTop w:val="0"/>
      <w:marBottom w:val="0"/>
      <w:divBdr>
        <w:top w:val="none" w:sz="0" w:space="0" w:color="auto"/>
        <w:left w:val="none" w:sz="0" w:space="0" w:color="auto"/>
        <w:bottom w:val="none" w:sz="0" w:space="0" w:color="auto"/>
        <w:right w:val="none" w:sz="0" w:space="0" w:color="auto"/>
      </w:divBdr>
    </w:div>
    <w:div w:id="573047387">
      <w:bodyDiv w:val="1"/>
      <w:marLeft w:val="0"/>
      <w:marRight w:val="0"/>
      <w:marTop w:val="0"/>
      <w:marBottom w:val="0"/>
      <w:divBdr>
        <w:top w:val="none" w:sz="0" w:space="0" w:color="auto"/>
        <w:left w:val="none" w:sz="0" w:space="0" w:color="auto"/>
        <w:bottom w:val="none" w:sz="0" w:space="0" w:color="auto"/>
        <w:right w:val="none" w:sz="0" w:space="0" w:color="auto"/>
      </w:divBdr>
    </w:div>
    <w:div w:id="573440490">
      <w:bodyDiv w:val="1"/>
      <w:marLeft w:val="0"/>
      <w:marRight w:val="0"/>
      <w:marTop w:val="0"/>
      <w:marBottom w:val="0"/>
      <w:divBdr>
        <w:top w:val="none" w:sz="0" w:space="0" w:color="auto"/>
        <w:left w:val="none" w:sz="0" w:space="0" w:color="auto"/>
        <w:bottom w:val="none" w:sz="0" w:space="0" w:color="auto"/>
        <w:right w:val="none" w:sz="0" w:space="0" w:color="auto"/>
      </w:divBdr>
    </w:div>
    <w:div w:id="575167490">
      <w:bodyDiv w:val="1"/>
      <w:marLeft w:val="0"/>
      <w:marRight w:val="0"/>
      <w:marTop w:val="0"/>
      <w:marBottom w:val="0"/>
      <w:divBdr>
        <w:top w:val="none" w:sz="0" w:space="0" w:color="auto"/>
        <w:left w:val="none" w:sz="0" w:space="0" w:color="auto"/>
        <w:bottom w:val="none" w:sz="0" w:space="0" w:color="auto"/>
        <w:right w:val="none" w:sz="0" w:space="0" w:color="auto"/>
      </w:divBdr>
    </w:div>
    <w:div w:id="576282198">
      <w:bodyDiv w:val="1"/>
      <w:marLeft w:val="0"/>
      <w:marRight w:val="0"/>
      <w:marTop w:val="0"/>
      <w:marBottom w:val="0"/>
      <w:divBdr>
        <w:top w:val="none" w:sz="0" w:space="0" w:color="auto"/>
        <w:left w:val="none" w:sz="0" w:space="0" w:color="auto"/>
        <w:bottom w:val="none" w:sz="0" w:space="0" w:color="auto"/>
        <w:right w:val="none" w:sz="0" w:space="0" w:color="auto"/>
      </w:divBdr>
    </w:div>
    <w:div w:id="576521554">
      <w:bodyDiv w:val="1"/>
      <w:marLeft w:val="0"/>
      <w:marRight w:val="0"/>
      <w:marTop w:val="0"/>
      <w:marBottom w:val="0"/>
      <w:divBdr>
        <w:top w:val="none" w:sz="0" w:space="0" w:color="auto"/>
        <w:left w:val="none" w:sz="0" w:space="0" w:color="auto"/>
        <w:bottom w:val="none" w:sz="0" w:space="0" w:color="auto"/>
        <w:right w:val="none" w:sz="0" w:space="0" w:color="auto"/>
      </w:divBdr>
    </w:div>
    <w:div w:id="577324905">
      <w:bodyDiv w:val="1"/>
      <w:marLeft w:val="0"/>
      <w:marRight w:val="0"/>
      <w:marTop w:val="0"/>
      <w:marBottom w:val="0"/>
      <w:divBdr>
        <w:top w:val="none" w:sz="0" w:space="0" w:color="auto"/>
        <w:left w:val="none" w:sz="0" w:space="0" w:color="auto"/>
        <w:bottom w:val="none" w:sz="0" w:space="0" w:color="auto"/>
        <w:right w:val="none" w:sz="0" w:space="0" w:color="auto"/>
      </w:divBdr>
    </w:div>
    <w:div w:id="578177349">
      <w:bodyDiv w:val="1"/>
      <w:marLeft w:val="0"/>
      <w:marRight w:val="0"/>
      <w:marTop w:val="0"/>
      <w:marBottom w:val="0"/>
      <w:divBdr>
        <w:top w:val="none" w:sz="0" w:space="0" w:color="auto"/>
        <w:left w:val="none" w:sz="0" w:space="0" w:color="auto"/>
        <w:bottom w:val="none" w:sz="0" w:space="0" w:color="auto"/>
        <w:right w:val="none" w:sz="0" w:space="0" w:color="auto"/>
      </w:divBdr>
    </w:div>
    <w:div w:id="578444934">
      <w:bodyDiv w:val="1"/>
      <w:marLeft w:val="0"/>
      <w:marRight w:val="0"/>
      <w:marTop w:val="0"/>
      <w:marBottom w:val="0"/>
      <w:divBdr>
        <w:top w:val="none" w:sz="0" w:space="0" w:color="auto"/>
        <w:left w:val="none" w:sz="0" w:space="0" w:color="auto"/>
        <w:bottom w:val="none" w:sz="0" w:space="0" w:color="auto"/>
        <w:right w:val="none" w:sz="0" w:space="0" w:color="auto"/>
      </w:divBdr>
    </w:div>
    <w:div w:id="580256790">
      <w:bodyDiv w:val="1"/>
      <w:marLeft w:val="0"/>
      <w:marRight w:val="0"/>
      <w:marTop w:val="0"/>
      <w:marBottom w:val="0"/>
      <w:divBdr>
        <w:top w:val="none" w:sz="0" w:space="0" w:color="auto"/>
        <w:left w:val="none" w:sz="0" w:space="0" w:color="auto"/>
        <w:bottom w:val="none" w:sz="0" w:space="0" w:color="auto"/>
        <w:right w:val="none" w:sz="0" w:space="0" w:color="auto"/>
      </w:divBdr>
    </w:div>
    <w:div w:id="581108778">
      <w:bodyDiv w:val="1"/>
      <w:marLeft w:val="0"/>
      <w:marRight w:val="0"/>
      <w:marTop w:val="0"/>
      <w:marBottom w:val="0"/>
      <w:divBdr>
        <w:top w:val="none" w:sz="0" w:space="0" w:color="auto"/>
        <w:left w:val="none" w:sz="0" w:space="0" w:color="auto"/>
        <w:bottom w:val="none" w:sz="0" w:space="0" w:color="auto"/>
        <w:right w:val="none" w:sz="0" w:space="0" w:color="auto"/>
      </w:divBdr>
    </w:div>
    <w:div w:id="581642729">
      <w:bodyDiv w:val="1"/>
      <w:marLeft w:val="0"/>
      <w:marRight w:val="0"/>
      <w:marTop w:val="0"/>
      <w:marBottom w:val="0"/>
      <w:divBdr>
        <w:top w:val="none" w:sz="0" w:space="0" w:color="auto"/>
        <w:left w:val="none" w:sz="0" w:space="0" w:color="auto"/>
        <w:bottom w:val="none" w:sz="0" w:space="0" w:color="auto"/>
        <w:right w:val="none" w:sz="0" w:space="0" w:color="auto"/>
      </w:divBdr>
    </w:div>
    <w:div w:id="581987255">
      <w:bodyDiv w:val="1"/>
      <w:marLeft w:val="0"/>
      <w:marRight w:val="0"/>
      <w:marTop w:val="0"/>
      <w:marBottom w:val="0"/>
      <w:divBdr>
        <w:top w:val="none" w:sz="0" w:space="0" w:color="auto"/>
        <w:left w:val="none" w:sz="0" w:space="0" w:color="auto"/>
        <w:bottom w:val="none" w:sz="0" w:space="0" w:color="auto"/>
        <w:right w:val="none" w:sz="0" w:space="0" w:color="auto"/>
      </w:divBdr>
    </w:div>
    <w:div w:id="582645403">
      <w:bodyDiv w:val="1"/>
      <w:marLeft w:val="0"/>
      <w:marRight w:val="0"/>
      <w:marTop w:val="0"/>
      <w:marBottom w:val="0"/>
      <w:divBdr>
        <w:top w:val="none" w:sz="0" w:space="0" w:color="auto"/>
        <w:left w:val="none" w:sz="0" w:space="0" w:color="auto"/>
        <w:bottom w:val="none" w:sz="0" w:space="0" w:color="auto"/>
        <w:right w:val="none" w:sz="0" w:space="0" w:color="auto"/>
      </w:divBdr>
    </w:div>
    <w:div w:id="584459857">
      <w:bodyDiv w:val="1"/>
      <w:marLeft w:val="0"/>
      <w:marRight w:val="0"/>
      <w:marTop w:val="0"/>
      <w:marBottom w:val="0"/>
      <w:divBdr>
        <w:top w:val="none" w:sz="0" w:space="0" w:color="auto"/>
        <w:left w:val="none" w:sz="0" w:space="0" w:color="auto"/>
        <w:bottom w:val="none" w:sz="0" w:space="0" w:color="auto"/>
        <w:right w:val="none" w:sz="0" w:space="0" w:color="auto"/>
      </w:divBdr>
    </w:div>
    <w:div w:id="584874358">
      <w:bodyDiv w:val="1"/>
      <w:marLeft w:val="0"/>
      <w:marRight w:val="0"/>
      <w:marTop w:val="0"/>
      <w:marBottom w:val="0"/>
      <w:divBdr>
        <w:top w:val="none" w:sz="0" w:space="0" w:color="auto"/>
        <w:left w:val="none" w:sz="0" w:space="0" w:color="auto"/>
        <w:bottom w:val="none" w:sz="0" w:space="0" w:color="auto"/>
        <w:right w:val="none" w:sz="0" w:space="0" w:color="auto"/>
      </w:divBdr>
    </w:div>
    <w:div w:id="585383223">
      <w:bodyDiv w:val="1"/>
      <w:marLeft w:val="0"/>
      <w:marRight w:val="0"/>
      <w:marTop w:val="0"/>
      <w:marBottom w:val="0"/>
      <w:divBdr>
        <w:top w:val="none" w:sz="0" w:space="0" w:color="auto"/>
        <w:left w:val="none" w:sz="0" w:space="0" w:color="auto"/>
        <w:bottom w:val="none" w:sz="0" w:space="0" w:color="auto"/>
        <w:right w:val="none" w:sz="0" w:space="0" w:color="auto"/>
      </w:divBdr>
    </w:div>
    <w:div w:id="585725418">
      <w:bodyDiv w:val="1"/>
      <w:marLeft w:val="0"/>
      <w:marRight w:val="0"/>
      <w:marTop w:val="0"/>
      <w:marBottom w:val="0"/>
      <w:divBdr>
        <w:top w:val="none" w:sz="0" w:space="0" w:color="auto"/>
        <w:left w:val="none" w:sz="0" w:space="0" w:color="auto"/>
        <w:bottom w:val="none" w:sz="0" w:space="0" w:color="auto"/>
        <w:right w:val="none" w:sz="0" w:space="0" w:color="auto"/>
      </w:divBdr>
    </w:div>
    <w:div w:id="585845107">
      <w:bodyDiv w:val="1"/>
      <w:marLeft w:val="0"/>
      <w:marRight w:val="0"/>
      <w:marTop w:val="0"/>
      <w:marBottom w:val="0"/>
      <w:divBdr>
        <w:top w:val="none" w:sz="0" w:space="0" w:color="auto"/>
        <w:left w:val="none" w:sz="0" w:space="0" w:color="auto"/>
        <w:bottom w:val="none" w:sz="0" w:space="0" w:color="auto"/>
        <w:right w:val="none" w:sz="0" w:space="0" w:color="auto"/>
      </w:divBdr>
    </w:div>
    <w:div w:id="586034929">
      <w:bodyDiv w:val="1"/>
      <w:marLeft w:val="0"/>
      <w:marRight w:val="0"/>
      <w:marTop w:val="0"/>
      <w:marBottom w:val="0"/>
      <w:divBdr>
        <w:top w:val="none" w:sz="0" w:space="0" w:color="auto"/>
        <w:left w:val="none" w:sz="0" w:space="0" w:color="auto"/>
        <w:bottom w:val="none" w:sz="0" w:space="0" w:color="auto"/>
        <w:right w:val="none" w:sz="0" w:space="0" w:color="auto"/>
      </w:divBdr>
    </w:div>
    <w:div w:id="586228874">
      <w:bodyDiv w:val="1"/>
      <w:marLeft w:val="0"/>
      <w:marRight w:val="0"/>
      <w:marTop w:val="0"/>
      <w:marBottom w:val="0"/>
      <w:divBdr>
        <w:top w:val="none" w:sz="0" w:space="0" w:color="auto"/>
        <w:left w:val="none" w:sz="0" w:space="0" w:color="auto"/>
        <w:bottom w:val="none" w:sz="0" w:space="0" w:color="auto"/>
        <w:right w:val="none" w:sz="0" w:space="0" w:color="auto"/>
      </w:divBdr>
    </w:div>
    <w:div w:id="586883055">
      <w:bodyDiv w:val="1"/>
      <w:marLeft w:val="0"/>
      <w:marRight w:val="0"/>
      <w:marTop w:val="0"/>
      <w:marBottom w:val="0"/>
      <w:divBdr>
        <w:top w:val="none" w:sz="0" w:space="0" w:color="auto"/>
        <w:left w:val="none" w:sz="0" w:space="0" w:color="auto"/>
        <w:bottom w:val="none" w:sz="0" w:space="0" w:color="auto"/>
        <w:right w:val="none" w:sz="0" w:space="0" w:color="auto"/>
      </w:divBdr>
    </w:div>
    <w:div w:id="587497041">
      <w:bodyDiv w:val="1"/>
      <w:marLeft w:val="0"/>
      <w:marRight w:val="0"/>
      <w:marTop w:val="0"/>
      <w:marBottom w:val="0"/>
      <w:divBdr>
        <w:top w:val="none" w:sz="0" w:space="0" w:color="auto"/>
        <w:left w:val="none" w:sz="0" w:space="0" w:color="auto"/>
        <w:bottom w:val="none" w:sz="0" w:space="0" w:color="auto"/>
        <w:right w:val="none" w:sz="0" w:space="0" w:color="auto"/>
      </w:divBdr>
    </w:div>
    <w:div w:id="587613502">
      <w:bodyDiv w:val="1"/>
      <w:marLeft w:val="0"/>
      <w:marRight w:val="0"/>
      <w:marTop w:val="0"/>
      <w:marBottom w:val="0"/>
      <w:divBdr>
        <w:top w:val="none" w:sz="0" w:space="0" w:color="auto"/>
        <w:left w:val="none" w:sz="0" w:space="0" w:color="auto"/>
        <w:bottom w:val="none" w:sz="0" w:space="0" w:color="auto"/>
        <w:right w:val="none" w:sz="0" w:space="0" w:color="auto"/>
      </w:divBdr>
    </w:div>
    <w:div w:id="588076556">
      <w:bodyDiv w:val="1"/>
      <w:marLeft w:val="0"/>
      <w:marRight w:val="0"/>
      <w:marTop w:val="0"/>
      <w:marBottom w:val="0"/>
      <w:divBdr>
        <w:top w:val="none" w:sz="0" w:space="0" w:color="auto"/>
        <w:left w:val="none" w:sz="0" w:space="0" w:color="auto"/>
        <w:bottom w:val="none" w:sz="0" w:space="0" w:color="auto"/>
        <w:right w:val="none" w:sz="0" w:space="0" w:color="auto"/>
      </w:divBdr>
    </w:div>
    <w:div w:id="588273856">
      <w:bodyDiv w:val="1"/>
      <w:marLeft w:val="0"/>
      <w:marRight w:val="0"/>
      <w:marTop w:val="0"/>
      <w:marBottom w:val="0"/>
      <w:divBdr>
        <w:top w:val="none" w:sz="0" w:space="0" w:color="auto"/>
        <w:left w:val="none" w:sz="0" w:space="0" w:color="auto"/>
        <w:bottom w:val="none" w:sz="0" w:space="0" w:color="auto"/>
        <w:right w:val="none" w:sz="0" w:space="0" w:color="auto"/>
      </w:divBdr>
    </w:div>
    <w:div w:id="589583963">
      <w:bodyDiv w:val="1"/>
      <w:marLeft w:val="0"/>
      <w:marRight w:val="0"/>
      <w:marTop w:val="0"/>
      <w:marBottom w:val="0"/>
      <w:divBdr>
        <w:top w:val="none" w:sz="0" w:space="0" w:color="auto"/>
        <w:left w:val="none" w:sz="0" w:space="0" w:color="auto"/>
        <w:bottom w:val="none" w:sz="0" w:space="0" w:color="auto"/>
        <w:right w:val="none" w:sz="0" w:space="0" w:color="auto"/>
      </w:divBdr>
    </w:div>
    <w:div w:id="590315458">
      <w:bodyDiv w:val="1"/>
      <w:marLeft w:val="0"/>
      <w:marRight w:val="0"/>
      <w:marTop w:val="0"/>
      <w:marBottom w:val="0"/>
      <w:divBdr>
        <w:top w:val="none" w:sz="0" w:space="0" w:color="auto"/>
        <w:left w:val="none" w:sz="0" w:space="0" w:color="auto"/>
        <w:bottom w:val="none" w:sz="0" w:space="0" w:color="auto"/>
        <w:right w:val="none" w:sz="0" w:space="0" w:color="auto"/>
      </w:divBdr>
    </w:div>
    <w:div w:id="590434627">
      <w:bodyDiv w:val="1"/>
      <w:marLeft w:val="0"/>
      <w:marRight w:val="0"/>
      <w:marTop w:val="0"/>
      <w:marBottom w:val="0"/>
      <w:divBdr>
        <w:top w:val="none" w:sz="0" w:space="0" w:color="auto"/>
        <w:left w:val="none" w:sz="0" w:space="0" w:color="auto"/>
        <w:bottom w:val="none" w:sz="0" w:space="0" w:color="auto"/>
        <w:right w:val="none" w:sz="0" w:space="0" w:color="auto"/>
      </w:divBdr>
    </w:div>
    <w:div w:id="590938972">
      <w:bodyDiv w:val="1"/>
      <w:marLeft w:val="0"/>
      <w:marRight w:val="0"/>
      <w:marTop w:val="0"/>
      <w:marBottom w:val="0"/>
      <w:divBdr>
        <w:top w:val="none" w:sz="0" w:space="0" w:color="auto"/>
        <w:left w:val="none" w:sz="0" w:space="0" w:color="auto"/>
        <w:bottom w:val="none" w:sz="0" w:space="0" w:color="auto"/>
        <w:right w:val="none" w:sz="0" w:space="0" w:color="auto"/>
      </w:divBdr>
    </w:div>
    <w:div w:id="590939210">
      <w:bodyDiv w:val="1"/>
      <w:marLeft w:val="0"/>
      <w:marRight w:val="0"/>
      <w:marTop w:val="0"/>
      <w:marBottom w:val="0"/>
      <w:divBdr>
        <w:top w:val="none" w:sz="0" w:space="0" w:color="auto"/>
        <w:left w:val="none" w:sz="0" w:space="0" w:color="auto"/>
        <w:bottom w:val="none" w:sz="0" w:space="0" w:color="auto"/>
        <w:right w:val="none" w:sz="0" w:space="0" w:color="auto"/>
      </w:divBdr>
    </w:div>
    <w:div w:id="592783467">
      <w:bodyDiv w:val="1"/>
      <w:marLeft w:val="0"/>
      <w:marRight w:val="0"/>
      <w:marTop w:val="0"/>
      <w:marBottom w:val="0"/>
      <w:divBdr>
        <w:top w:val="none" w:sz="0" w:space="0" w:color="auto"/>
        <w:left w:val="none" w:sz="0" w:space="0" w:color="auto"/>
        <w:bottom w:val="none" w:sz="0" w:space="0" w:color="auto"/>
        <w:right w:val="none" w:sz="0" w:space="0" w:color="auto"/>
      </w:divBdr>
    </w:div>
    <w:div w:id="593587030">
      <w:bodyDiv w:val="1"/>
      <w:marLeft w:val="0"/>
      <w:marRight w:val="0"/>
      <w:marTop w:val="0"/>
      <w:marBottom w:val="0"/>
      <w:divBdr>
        <w:top w:val="none" w:sz="0" w:space="0" w:color="auto"/>
        <w:left w:val="none" w:sz="0" w:space="0" w:color="auto"/>
        <w:bottom w:val="none" w:sz="0" w:space="0" w:color="auto"/>
        <w:right w:val="none" w:sz="0" w:space="0" w:color="auto"/>
      </w:divBdr>
    </w:div>
    <w:div w:id="595403238">
      <w:bodyDiv w:val="1"/>
      <w:marLeft w:val="0"/>
      <w:marRight w:val="0"/>
      <w:marTop w:val="0"/>
      <w:marBottom w:val="0"/>
      <w:divBdr>
        <w:top w:val="none" w:sz="0" w:space="0" w:color="auto"/>
        <w:left w:val="none" w:sz="0" w:space="0" w:color="auto"/>
        <w:bottom w:val="none" w:sz="0" w:space="0" w:color="auto"/>
        <w:right w:val="none" w:sz="0" w:space="0" w:color="auto"/>
      </w:divBdr>
    </w:div>
    <w:div w:id="595796731">
      <w:bodyDiv w:val="1"/>
      <w:marLeft w:val="0"/>
      <w:marRight w:val="0"/>
      <w:marTop w:val="0"/>
      <w:marBottom w:val="0"/>
      <w:divBdr>
        <w:top w:val="none" w:sz="0" w:space="0" w:color="auto"/>
        <w:left w:val="none" w:sz="0" w:space="0" w:color="auto"/>
        <w:bottom w:val="none" w:sz="0" w:space="0" w:color="auto"/>
        <w:right w:val="none" w:sz="0" w:space="0" w:color="auto"/>
      </w:divBdr>
    </w:div>
    <w:div w:id="596407874">
      <w:bodyDiv w:val="1"/>
      <w:marLeft w:val="0"/>
      <w:marRight w:val="0"/>
      <w:marTop w:val="0"/>
      <w:marBottom w:val="0"/>
      <w:divBdr>
        <w:top w:val="none" w:sz="0" w:space="0" w:color="auto"/>
        <w:left w:val="none" w:sz="0" w:space="0" w:color="auto"/>
        <w:bottom w:val="none" w:sz="0" w:space="0" w:color="auto"/>
        <w:right w:val="none" w:sz="0" w:space="0" w:color="auto"/>
      </w:divBdr>
    </w:div>
    <w:div w:id="596712050">
      <w:bodyDiv w:val="1"/>
      <w:marLeft w:val="0"/>
      <w:marRight w:val="0"/>
      <w:marTop w:val="0"/>
      <w:marBottom w:val="0"/>
      <w:divBdr>
        <w:top w:val="none" w:sz="0" w:space="0" w:color="auto"/>
        <w:left w:val="none" w:sz="0" w:space="0" w:color="auto"/>
        <w:bottom w:val="none" w:sz="0" w:space="0" w:color="auto"/>
        <w:right w:val="none" w:sz="0" w:space="0" w:color="auto"/>
      </w:divBdr>
    </w:div>
    <w:div w:id="597565181">
      <w:bodyDiv w:val="1"/>
      <w:marLeft w:val="0"/>
      <w:marRight w:val="0"/>
      <w:marTop w:val="0"/>
      <w:marBottom w:val="0"/>
      <w:divBdr>
        <w:top w:val="none" w:sz="0" w:space="0" w:color="auto"/>
        <w:left w:val="none" w:sz="0" w:space="0" w:color="auto"/>
        <w:bottom w:val="none" w:sz="0" w:space="0" w:color="auto"/>
        <w:right w:val="none" w:sz="0" w:space="0" w:color="auto"/>
      </w:divBdr>
    </w:div>
    <w:div w:id="597829424">
      <w:bodyDiv w:val="1"/>
      <w:marLeft w:val="0"/>
      <w:marRight w:val="0"/>
      <w:marTop w:val="0"/>
      <w:marBottom w:val="0"/>
      <w:divBdr>
        <w:top w:val="none" w:sz="0" w:space="0" w:color="auto"/>
        <w:left w:val="none" w:sz="0" w:space="0" w:color="auto"/>
        <w:bottom w:val="none" w:sz="0" w:space="0" w:color="auto"/>
        <w:right w:val="none" w:sz="0" w:space="0" w:color="auto"/>
      </w:divBdr>
    </w:div>
    <w:div w:id="599530476">
      <w:bodyDiv w:val="1"/>
      <w:marLeft w:val="0"/>
      <w:marRight w:val="0"/>
      <w:marTop w:val="0"/>
      <w:marBottom w:val="0"/>
      <w:divBdr>
        <w:top w:val="none" w:sz="0" w:space="0" w:color="auto"/>
        <w:left w:val="none" w:sz="0" w:space="0" w:color="auto"/>
        <w:bottom w:val="none" w:sz="0" w:space="0" w:color="auto"/>
        <w:right w:val="none" w:sz="0" w:space="0" w:color="auto"/>
      </w:divBdr>
    </w:div>
    <w:div w:id="600912510">
      <w:bodyDiv w:val="1"/>
      <w:marLeft w:val="0"/>
      <w:marRight w:val="0"/>
      <w:marTop w:val="0"/>
      <w:marBottom w:val="0"/>
      <w:divBdr>
        <w:top w:val="none" w:sz="0" w:space="0" w:color="auto"/>
        <w:left w:val="none" w:sz="0" w:space="0" w:color="auto"/>
        <w:bottom w:val="none" w:sz="0" w:space="0" w:color="auto"/>
        <w:right w:val="none" w:sz="0" w:space="0" w:color="auto"/>
      </w:divBdr>
    </w:div>
    <w:div w:id="601229512">
      <w:bodyDiv w:val="1"/>
      <w:marLeft w:val="0"/>
      <w:marRight w:val="0"/>
      <w:marTop w:val="0"/>
      <w:marBottom w:val="0"/>
      <w:divBdr>
        <w:top w:val="none" w:sz="0" w:space="0" w:color="auto"/>
        <w:left w:val="none" w:sz="0" w:space="0" w:color="auto"/>
        <w:bottom w:val="none" w:sz="0" w:space="0" w:color="auto"/>
        <w:right w:val="none" w:sz="0" w:space="0" w:color="auto"/>
      </w:divBdr>
    </w:div>
    <w:div w:id="601912253">
      <w:bodyDiv w:val="1"/>
      <w:marLeft w:val="0"/>
      <w:marRight w:val="0"/>
      <w:marTop w:val="0"/>
      <w:marBottom w:val="0"/>
      <w:divBdr>
        <w:top w:val="none" w:sz="0" w:space="0" w:color="auto"/>
        <w:left w:val="none" w:sz="0" w:space="0" w:color="auto"/>
        <w:bottom w:val="none" w:sz="0" w:space="0" w:color="auto"/>
        <w:right w:val="none" w:sz="0" w:space="0" w:color="auto"/>
      </w:divBdr>
    </w:div>
    <w:div w:id="602228462">
      <w:bodyDiv w:val="1"/>
      <w:marLeft w:val="0"/>
      <w:marRight w:val="0"/>
      <w:marTop w:val="0"/>
      <w:marBottom w:val="0"/>
      <w:divBdr>
        <w:top w:val="none" w:sz="0" w:space="0" w:color="auto"/>
        <w:left w:val="none" w:sz="0" w:space="0" w:color="auto"/>
        <w:bottom w:val="none" w:sz="0" w:space="0" w:color="auto"/>
        <w:right w:val="none" w:sz="0" w:space="0" w:color="auto"/>
      </w:divBdr>
    </w:div>
    <w:div w:id="604964325">
      <w:bodyDiv w:val="1"/>
      <w:marLeft w:val="0"/>
      <w:marRight w:val="0"/>
      <w:marTop w:val="0"/>
      <w:marBottom w:val="0"/>
      <w:divBdr>
        <w:top w:val="none" w:sz="0" w:space="0" w:color="auto"/>
        <w:left w:val="none" w:sz="0" w:space="0" w:color="auto"/>
        <w:bottom w:val="none" w:sz="0" w:space="0" w:color="auto"/>
        <w:right w:val="none" w:sz="0" w:space="0" w:color="auto"/>
      </w:divBdr>
    </w:div>
    <w:div w:id="606038733">
      <w:bodyDiv w:val="1"/>
      <w:marLeft w:val="0"/>
      <w:marRight w:val="0"/>
      <w:marTop w:val="0"/>
      <w:marBottom w:val="0"/>
      <w:divBdr>
        <w:top w:val="none" w:sz="0" w:space="0" w:color="auto"/>
        <w:left w:val="none" w:sz="0" w:space="0" w:color="auto"/>
        <w:bottom w:val="none" w:sz="0" w:space="0" w:color="auto"/>
        <w:right w:val="none" w:sz="0" w:space="0" w:color="auto"/>
      </w:divBdr>
    </w:div>
    <w:div w:id="606235579">
      <w:bodyDiv w:val="1"/>
      <w:marLeft w:val="0"/>
      <w:marRight w:val="0"/>
      <w:marTop w:val="0"/>
      <w:marBottom w:val="0"/>
      <w:divBdr>
        <w:top w:val="none" w:sz="0" w:space="0" w:color="auto"/>
        <w:left w:val="none" w:sz="0" w:space="0" w:color="auto"/>
        <w:bottom w:val="none" w:sz="0" w:space="0" w:color="auto"/>
        <w:right w:val="none" w:sz="0" w:space="0" w:color="auto"/>
      </w:divBdr>
    </w:div>
    <w:div w:id="606499894">
      <w:bodyDiv w:val="1"/>
      <w:marLeft w:val="0"/>
      <w:marRight w:val="0"/>
      <w:marTop w:val="0"/>
      <w:marBottom w:val="0"/>
      <w:divBdr>
        <w:top w:val="none" w:sz="0" w:space="0" w:color="auto"/>
        <w:left w:val="none" w:sz="0" w:space="0" w:color="auto"/>
        <w:bottom w:val="none" w:sz="0" w:space="0" w:color="auto"/>
        <w:right w:val="none" w:sz="0" w:space="0" w:color="auto"/>
      </w:divBdr>
    </w:div>
    <w:div w:id="606699006">
      <w:bodyDiv w:val="1"/>
      <w:marLeft w:val="0"/>
      <w:marRight w:val="0"/>
      <w:marTop w:val="0"/>
      <w:marBottom w:val="0"/>
      <w:divBdr>
        <w:top w:val="none" w:sz="0" w:space="0" w:color="auto"/>
        <w:left w:val="none" w:sz="0" w:space="0" w:color="auto"/>
        <w:bottom w:val="none" w:sz="0" w:space="0" w:color="auto"/>
        <w:right w:val="none" w:sz="0" w:space="0" w:color="auto"/>
      </w:divBdr>
    </w:div>
    <w:div w:id="606884584">
      <w:bodyDiv w:val="1"/>
      <w:marLeft w:val="0"/>
      <w:marRight w:val="0"/>
      <w:marTop w:val="0"/>
      <w:marBottom w:val="0"/>
      <w:divBdr>
        <w:top w:val="none" w:sz="0" w:space="0" w:color="auto"/>
        <w:left w:val="none" w:sz="0" w:space="0" w:color="auto"/>
        <w:bottom w:val="none" w:sz="0" w:space="0" w:color="auto"/>
        <w:right w:val="none" w:sz="0" w:space="0" w:color="auto"/>
      </w:divBdr>
    </w:div>
    <w:div w:id="609246110">
      <w:bodyDiv w:val="1"/>
      <w:marLeft w:val="0"/>
      <w:marRight w:val="0"/>
      <w:marTop w:val="0"/>
      <w:marBottom w:val="0"/>
      <w:divBdr>
        <w:top w:val="none" w:sz="0" w:space="0" w:color="auto"/>
        <w:left w:val="none" w:sz="0" w:space="0" w:color="auto"/>
        <w:bottom w:val="none" w:sz="0" w:space="0" w:color="auto"/>
        <w:right w:val="none" w:sz="0" w:space="0" w:color="auto"/>
      </w:divBdr>
    </w:div>
    <w:div w:id="609553370">
      <w:bodyDiv w:val="1"/>
      <w:marLeft w:val="0"/>
      <w:marRight w:val="0"/>
      <w:marTop w:val="0"/>
      <w:marBottom w:val="0"/>
      <w:divBdr>
        <w:top w:val="none" w:sz="0" w:space="0" w:color="auto"/>
        <w:left w:val="none" w:sz="0" w:space="0" w:color="auto"/>
        <w:bottom w:val="none" w:sz="0" w:space="0" w:color="auto"/>
        <w:right w:val="none" w:sz="0" w:space="0" w:color="auto"/>
      </w:divBdr>
    </w:div>
    <w:div w:id="609778386">
      <w:bodyDiv w:val="1"/>
      <w:marLeft w:val="0"/>
      <w:marRight w:val="0"/>
      <w:marTop w:val="0"/>
      <w:marBottom w:val="0"/>
      <w:divBdr>
        <w:top w:val="none" w:sz="0" w:space="0" w:color="auto"/>
        <w:left w:val="none" w:sz="0" w:space="0" w:color="auto"/>
        <w:bottom w:val="none" w:sz="0" w:space="0" w:color="auto"/>
        <w:right w:val="none" w:sz="0" w:space="0" w:color="auto"/>
      </w:divBdr>
    </w:div>
    <w:div w:id="611135410">
      <w:bodyDiv w:val="1"/>
      <w:marLeft w:val="0"/>
      <w:marRight w:val="0"/>
      <w:marTop w:val="0"/>
      <w:marBottom w:val="0"/>
      <w:divBdr>
        <w:top w:val="none" w:sz="0" w:space="0" w:color="auto"/>
        <w:left w:val="none" w:sz="0" w:space="0" w:color="auto"/>
        <w:bottom w:val="none" w:sz="0" w:space="0" w:color="auto"/>
        <w:right w:val="none" w:sz="0" w:space="0" w:color="auto"/>
      </w:divBdr>
    </w:div>
    <w:div w:id="611474780">
      <w:bodyDiv w:val="1"/>
      <w:marLeft w:val="0"/>
      <w:marRight w:val="0"/>
      <w:marTop w:val="0"/>
      <w:marBottom w:val="0"/>
      <w:divBdr>
        <w:top w:val="none" w:sz="0" w:space="0" w:color="auto"/>
        <w:left w:val="none" w:sz="0" w:space="0" w:color="auto"/>
        <w:bottom w:val="none" w:sz="0" w:space="0" w:color="auto"/>
        <w:right w:val="none" w:sz="0" w:space="0" w:color="auto"/>
      </w:divBdr>
    </w:div>
    <w:div w:id="611595377">
      <w:bodyDiv w:val="1"/>
      <w:marLeft w:val="0"/>
      <w:marRight w:val="0"/>
      <w:marTop w:val="0"/>
      <w:marBottom w:val="0"/>
      <w:divBdr>
        <w:top w:val="none" w:sz="0" w:space="0" w:color="auto"/>
        <w:left w:val="none" w:sz="0" w:space="0" w:color="auto"/>
        <w:bottom w:val="none" w:sz="0" w:space="0" w:color="auto"/>
        <w:right w:val="none" w:sz="0" w:space="0" w:color="auto"/>
      </w:divBdr>
    </w:div>
    <w:div w:id="611741184">
      <w:bodyDiv w:val="1"/>
      <w:marLeft w:val="0"/>
      <w:marRight w:val="0"/>
      <w:marTop w:val="0"/>
      <w:marBottom w:val="0"/>
      <w:divBdr>
        <w:top w:val="none" w:sz="0" w:space="0" w:color="auto"/>
        <w:left w:val="none" w:sz="0" w:space="0" w:color="auto"/>
        <w:bottom w:val="none" w:sz="0" w:space="0" w:color="auto"/>
        <w:right w:val="none" w:sz="0" w:space="0" w:color="auto"/>
      </w:divBdr>
    </w:div>
    <w:div w:id="612052945">
      <w:bodyDiv w:val="1"/>
      <w:marLeft w:val="0"/>
      <w:marRight w:val="0"/>
      <w:marTop w:val="0"/>
      <w:marBottom w:val="0"/>
      <w:divBdr>
        <w:top w:val="none" w:sz="0" w:space="0" w:color="auto"/>
        <w:left w:val="none" w:sz="0" w:space="0" w:color="auto"/>
        <w:bottom w:val="none" w:sz="0" w:space="0" w:color="auto"/>
        <w:right w:val="none" w:sz="0" w:space="0" w:color="auto"/>
      </w:divBdr>
    </w:div>
    <w:div w:id="612058143">
      <w:bodyDiv w:val="1"/>
      <w:marLeft w:val="0"/>
      <w:marRight w:val="0"/>
      <w:marTop w:val="0"/>
      <w:marBottom w:val="0"/>
      <w:divBdr>
        <w:top w:val="none" w:sz="0" w:space="0" w:color="auto"/>
        <w:left w:val="none" w:sz="0" w:space="0" w:color="auto"/>
        <w:bottom w:val="none" w:sz="0" w:space="0" w:color="auto"/>
        <w:right w:val="none" w:sz="0" w:space="0" w:color="auto"/>
      </w:divBdr>
    </w:div>
    <w:div w:id="612905693">
      <w:bodyDiv w:val="1"/>
      <w:marLeft w:val="0"/>
      <w:marRight w:val="0"/>
      <w:marTop w:val="0"/>
      <w:marBottom w:val="0"/>
      <w:divBdr>
        <w:top w:val="none" w:sz="0" w:space="0" w:color="auto"/>
        <w:left w:val="none" w:sz="0" w:space="0" w:color="auto"/>
        <w:bottom w:val="none" w:sz="0" w:space="0" w:color="auto"/>
        <w:right w:val="none" w:sz="0" w:space="0" w:color="auto"/>
      </w:divBdr>
    </w:div>
    <w:div w:id="612979071">
      <w:bodyDiv w:val="1"/>
      <w:marLeft w:val="0"/>
      <w:marRight w:val="0"/>
      <w:marTop w:val="0"/>
      <w:marBottom w:val="0"/>
      <w:divBdr>
        <w:top w:val="none" w:sz="0" w:space="0" w:color="auto"/>
        <w:left w:val="none" w:sz="0" w:space="0" w:color="auto"/>
        <w:bottom w:val="none" w:sz="0" w:space="0" w:color="auto"/>
        <w:right w:val="none" w:sz="0" w:space="0" w:color="auto"/>
      </w:divBdr>
    </w:div>
    <w:div w:id="613051706">
      <w:bodyDiv w:val="1"/>
      <w:marLeft w:val="0"/>
      <w:marRight w:val="0"/>
      <w:marTop w:val="0"/>
      <w:marBottom w:val="0"/>
      <w:divBdr>
        <w:top w:val="none" w:sz="0" w:space="0" w:color="auto"/>
        <w:left w:val="none" w:sz="0" w:space="0" w:color="auto"/>
        <w:bottom w:val="none" w:sz="0" w:space="0" w:color="auto"/>
        <w:right w:val="none" w:sz="0" w:space="0" w:color="auto"/>
      </w:divBdr>
    </w:div>
    <w:div w:id="614404836">
      <w:bodyDiv w:val="1"/>
      <w:marLeft w:val="0"/>
      <w:marRight w:val="0"/>
      <w:marTop w:val="0"/>
      <w:marBottom w:val="0"/>
      <w:divBdr>
        <w:top w:val="none" w:sz="0" w:space="0" w:color="auto"/>
        <w:left w:val="none" w:sz="0" w:space="0" w:color="auto"/>
        <w:bottom w:val="none" w:sz="0" w:space="0" w:color="auto"/>
        <w:right w:val="none" w:sz="0" w:space="0" w:color="auto"/>
      </w:divBdr>
    </w:div>
    <w:div w:id="614560373">
      <w:bodyDiv w:val="1"/>
      <w:marLeft w:val="0"/>
      <w:marRight w:val="0"/>
      <w:marTop w:val="0"/>
      <w:marBottom w:val="0"/>
      <w:divBdr>
        <w:top w:val="none" w:sz="0" w:space="0" w:color="auto"/>
        <w:left w:val="none" w:sz="0" w:space="0" w:color="auto"/>
        <w:bottom w:val="none" w:sz="0" w:space="0" w:color="auto"/>
        <w:right w:val="none" w:sz="0" w:space="0" w:color="auto"/>
      </w:divBdr>
    </w:div>
    <w:div w:id="614794661">
      <w:bodyDiv w:val="1"/>
      <w:marLeft w:val="0"/>
      <w:marRight w:val="0"/>
      <w:marTop w:val="0"/>
      <w:marBottom w:val="0"/>
      <w:divBdr>
        <w:top w:val="none" w:sz="0" w:space="0" w:color="auto"/>
        <w:left w:val="none" w:sz="0" w:space="0" w:color="auto"/>
        <w:bottom w:val="none" w:sz="0" w:space="0" w:color="auto"/>
        <w:right w:val="none" w:sz="0" w:space="0" w:color="auto"/>
      </w:divBdr>
    </w:div>
    <w:div w:id="615605249">
      <w:bodyDiv w:val="1"/>
      <w:marLeft w:val="0"/>
      <w:marRight w:val="0"/>
      <w:marTop w:val="0"/>
      <w:marBottom w:val="0"/>
      <w:divBdr>
        <w:top w:val="none" w:sz="0" w:space="0" w:color="auto"/>
        <w:left w:val="none" w:sz="0" w:space="0" w:color="auto"/>
        <w:bottom w:val="none" w:sz="0" w:space="0" w:color="auto"/>
        <w:right w:val="none" w:sz="0" w:space="0" w:color="auto"/>
      </w:divBdr>
    </w:div>
    <w:div w:id="615791980">
      <w:bodyDiv w:val="1"/>
      <w:marLeft w:val="0"/>
      <w:marRight w:val="0"/>
      <w:marTop w:val="0"/>
      <w:marBottom w:val="0"/>
      <w:divBdr>
        <w:top w:val="none" w:sz="0" w:space="0" w:color="auto"/>
        <w:left w:val="none" w:sz="0" w:space="0" w:color="auto"/>
        <w:bottom w:val="none" w:sz="0" w:space="0" w:color="auto"/>
        <w:right w:val="none" w:sz="0" w:space="0" w:color="auto"/>
      </w:divBdr>
    </w:div>
    <w:div w:id="617571243">
      <w:bodyDiv w:val="1"/>
      <w:marLeft w:val="0"/>
      <w:marRight w:val="0"/>
      <w:marTop w:val="0"/>
      <w:marBottom w:val="0"/>
      <w:divBdr>
        <w:top w:val="none" w:sz="0" w:space="0" w:color="auto"/>
        <w:left w:val="none" w:sz="0" w:space="0" w:color="auto"/>
        <w:bottom w:val="none" w:sz="0" w:space="0" w:color="auto"/>
        <w:right w:val="none" w:sz="0" w:space="0" w:color="auto"/>
      </w:divBdr>
    </w:div>
    <w:div w:id="617686038">
      <w:bodyDiv w:val="1"/>
      <w:marLeft w:val="0"/>
      <w:marRight w:val="0"/>
      <w:marTop w:val="0"/>
      <w:marBottom w:val="0"/>
      <w:divBdr>
        <w:top w:val="none" w:sz="0" w:space="0" w:color="auto"/>
        <w:left w:val="none" w:sz="0" w:space="0" w:color="auto"/>
        <w:bottom w:val="none" w:sz="0" w:space="0" w:color="auto"/>
        <w:right w:val="none" w:sz="0" w:space="0" w:color="auto"/>
      </w:divBdr>
    </w:div>
    <w:div w:id="617953925">
      <w:bodyDiv w:val="1"/>
      <w:marLeft w:val="0"/>
      <w:marRight w:val="0"/>
      <w:marTop w:val="0"/>
      <w:marBottom w:val="0"/>
      <w:divBdr>
        <w:top w:val="none" w:sz="0" w:space="0" w:color="auto"/>
        <w:left w:val="none" w:sz="0" w:space="0" w:color="auto"/>
        <w:bottom w:val="none" w:sz="0" w:space="0" w:color="auto"/>
        <w:right w:val="none" w:sz="0" w:space="0" w:color="auto"/>
      </w:divBdr>
    </w:div>
    <w:div w:id="618101447">
      <w:bodyDiv w:val="1"/>
      <w:marLeft w:val="0"/>
      <w:marRight w:val="0"/>
      <w:marTop w:val="0"/>
      <w:marBottom w:val="0"/>
      <w:divBdr>
        <w:top w:val="none" w:sz="0" w:space="0" w:color="auto"/>
        <w:left w:val="none" w:sz="0" w:space="0" w:color="auto"/>
        <w:bottom w:val="none" w:sz="0" w:space="0" w:color="auto"/>
        <w:right w:val="none" w:sz="0" w:space="0" w:color="auto"/>
      </w:divBdr>
    </w:div>
    <w:div w:id="619728040">
      <w:bodyDiv w:val="1"/>
      <w:marLeft w:val="0"/>
      <w:marRight w:val="0"/>
      <w:marTop w:val="0"/>
      <w:marBottom w:val="0"/>
      <w:divBdr>
        <w:top w:val="none" w:sz="0" w:space="0" w:color="auto"/>
        <w:left w:val="none" w:sz="0" w:space="0" w:color="auto"/>
        <w:bottom w:val="none" w:sz="0" w:space="0" w:color="auto"/>
        <w:right w:val="none" w:sz="0" w:space="0" w:color="auto"/>
      </w:divBdr>
    </w:div>
    <w:div w:id="619730837">
      <w:bodyDiv w:val="1"/>
      <w:marLeft w:val="0"/>
      <w:marRight w:val="0"/>
      <w:marTop w:val="0"/>
      <w:marBottom w:val="0"/>
      <w:divBdr>
        <w:top w:val="none" w:sz="0" w:space="0" w:color="auto"/>
        <w:left w:val="none" w:sz="0" w:space="0" w:color="auto"/>
        <w:bottom w:val="none" w:sz="0" w:space="0" w:color="auto"/>
        <w:right w:val="none" w:sz="0" w:space="0" w:color="auto"/>
      </w:divBdr>
    </w:div>
    <w:div w:id="620645749">
      <w:bodyDiv w:val="1"/>
      <w:marLeft w:val="0"/>
      <w:marRight w:val="0"/>
      <w:marTop w:val="0"/>
      <w:marBottom w:val="0"/>
      <w:divBdr>
        <w:top w:val="none" w:sz="0" w:space="0" w:color="auto"/>
        <w:left w:val="none" w:sz="0" w:space="0" w:color="auto"/>
        <w:bottom w:val="none" w:sz="0" w:space="0" w:color="auto"/>
        <w:right w:val="none" w:sz="0" w:space="0" w:color="auto"/>
      </w:divBdr>
    </w:div>
    <w:div w:id="620649073">
      <w:bodyDiv w:val="1"/>
      <w:marLeft w:val="0"/>
      <w:marRight w:val="0"/>
      <w:marTop w:val="0"/>
      <w:marBottom w:val="0"/>
      <w:divBdr>
        <w:top w:val="none" w:sz="0" w:space="0" w:color="auto"/>
        <w:left w:val="none" w:sz="0" w:space="0" w:color="auto"/>
        <w:bottom w:val="none" w:sz="0" w:space="0" w:color="auto"/>
        <w:right w:val="none" w:sz="0" w:space="0" w:color="auto"/>
      </w:divBdr>
    </w:div>
    <w:div w:id="621574600">
      <w:bodyDiv w:val="1"/>
      <w:marLeft w:val="0"/>
      <w:marRight w:val="0"/>
      <w:marTop w:val="0"/>
      <w:marBottom w:val="0"/>
      <w:divBdr>
        <w:top w:val="none" w:sz="0" w:space="0" w:color="auto"/>
        <w:left w:val="none" w:sz="0" w:space="0" w:color="auto"/>
        <w:bottom w:val="none" w:sz="0" w:space="0" w:color="auto"/>
        <w:right w:val="none" w:sz="0" w:space="0" w:color="auto"/>
      </w:divBdr>
    </w:div>
    <w:div w:id="622229694">
      <w:bodyDiv w:val="1"/>
      <w:marLeft w:val="0"/>
      <w:marRight w:val="0"/>
      <w:marTop w:val="0"/>
      <w:marBottom w:val="0"/>
      <w:divBdr>
        <w:top w:val="none" w:sz="0" w:space="0" w:color="auto"/>
        <w:left w:val="none" w:sz="0" w:space="0" w:color="auto"/>
        <w:bottom w:val="none" w:sz="0" w:space="0" w:color="auto"/>
        <w:right w:val="none" w:sz="0" w:space="0" w:color="auto"/>
      </w:divBdr>
    </w:div>
    <w:div w:id="622468840">
      <w:bodyDiv w:val="1"/>
      <w:marLeft w:val="0"/>
      <w:marRight w:val="0"/>
      <w:marTop w:val="0"/>
      <w:marBottom w:val="0"/>
      <w:divBdr>
        <w:top w:val="none" w:sz="0" w:space="0" w:color="auto"/>
        <w:left w:val="none" w:sz="0" w:space="0" w:color="auto"/>
        <w:bottom w:val="none" w:sz="0" w:space="0" w:color="auto"/>
        <w:right w:val="none" w:sz="0" w:space="0" w:color="auto"/>
      </w:divBdr>
    </w:div>
    <w:div w:id="622885852">
      <w:bodyDiv w:val="1"/>
      <w:marLeft w:val="0"/>
      <w:marRight w:val="0"/>
      <w:marTop w:val="0"/>
      <w:marBottom w:val="0"/>
      <w:divBdr>
        <w:top w:val="none" w:sz="0" w:space="0" w:color="auto"/>
        <w:left w:val="none" w:sz="0" w:space="0" w:color="auto"/>
        <w:bottom w:val="none" w:sz="0" w:space="0" w:color="auto"/>
        <w:right w:val="none" w:sz="0" w:space="0" w:color="auto"/>
      </w:divBdr>
    </w:div>
    <w:div w:id="623082496">
      <w:bodyDiv w:val="1"/>
      <w:marLeft w:val="0"/>
      <w:marRight w:val="0"/>
      <w:marTop w:val="0"/>
      <w:marBottom w:val="0"/>
      <w:divBdr>
        <w:top w:val="none" w:sz="0" w:space="0" w:color="auto"/>
        <w:left w:val="none" w:sz="0" w:space="0" w:color="auto"/>
        <w:bottom w:val="none" w:sz="0" w:space="0" w:color="auto"/>
        <w:right w:val="none" w:sz="0" w:space="0" w:color="auto"/>
      </w:divBdr>
    </w:div>
    <w:div w:id="623459531">
      <w:bodyDiv w:val="1"/>
      <w:marLeft w:val="0"/>
      <w:marRight w:val="0"/>
      <w:marTop w:val="0"/>
      <w:marBottom w:val="0"/>
      <w:divBdr>
        <w:top w:val="none" w:sz="0" w:space="0" w:color="auto"/>
        <w:left w:val="none" w:sz="0" w:space="0" w:color="auto"/>
        <w:bottom w:val="none" w:sz="0" w:space="0" w:color="auto"/>
        <w:right w:val="none" w:sz="0" w:space="0" w:color="auto"/>
      </w:divBdr>
    </w:div>
    <w:div w:id="624118278">
      <w:bodyDiv w:val="1"/>
      <w:marLeft w:val="0"/>
      <w:marRight w:val="0"/>
      <w:marTop w:val="0"/>
      <w:marBottom w:val="0"/>
      <w:divBdr>
        <w:top w:val="none" w:sz="0" w:space="0" w:color="auto"/>
        <w:left w:val="none" w:sz="0" w:space="0" w:color="auto"/>
        <w:bottom w:val="none" w:sz="0" w:space="0" w:color="auto"/>
        <w:right w:val="none" w:sz="0" w:space="0" w:color="auto"/>
      </w:divBdr>
    </w:div>
    <w:div w:id="624501929">
      <w:bodyDiv w:val="1"/>
      <w:marLeft w:val="0"/>
      <w:marRight w:val="0"/>
      <w:marTop w:val="0"/>
      <w:marBottom w:val="0"/>
      <w:divBdr>
        <w:top w:val="none" w:sz="0" w:space="0" w:color="auto"/>
        <w:left w:val="none" w:sz="0" w:space="0" w:color="auto"/>
        <w:bottom w:val="none" w:sz="0" w:space="0" w:color="auto"/>
        <w:right w:val="none" w:sz="0" w:space="0" w:color="auto"/>
      </w:divBdr>
    </w:div>
    <w:div w:id="625621153">
      <w:bodyDiv w:val="1"/>
      <w:marLeft w:val="0"/>
      <w:marRight w:val="0"/>
      <w:marTop w:val="0"/>
      <w:marBottom w:val="0"/>
      <w:divBdr>
        <w:top w:val="none" w:sz="0" w:space="0" w:color="auto"/>
        <w:left w:val="none" w:sz="0" w:space="0" w:color="auto"/>
        <w:bottom w:val="none" w:sz="0" w:space="0" w:color="auto"/>
        <w:right w:val="none" w:sz="0" w:space="0" w:color="auto"/>
      </w:divBdr>
    </w:div>
    <w:div w:id="626591285">
      <w:bodyDiv w:val="1"/>
      <w:marLeft w:val="0"/>
      <w:marRight w:val="0"/>
      <w:marTop w:val="0"/>
      <w:marBottom w:val="0"/>
      <w:divBdr>
        <w:top w:val="none" w:sz="0" w:space="0" w:color="auto"/>
        <w:left w:val="none" w:sz="0" w:space="0" w:color="auto"/>
        <w:bottom w:val="none" w:sz="0" w:space="0" w:color="auto"/>
        <w:right w:val="none" w:sz="0" w:space="0" w:color="auto"/>
      </w:divBdr>
    </w:div>
    <w:div w:id="627665975">
      <w:bodyDiv w:val="1"/>
      <w:marLeft w:val="0"/>
      <w:marRight w:val="0"/>
      <w:marTop w:val="0"/>
      <w:marBottom w:val="0"/>
      <w:divBdr>
        <w:top w:val="none" w:sz="0" w:space="0" w:color="auto"/>
        <w:left w:val="none" w:sz="0" w:space="0" w:color="auto"/>
        <w:bottom w:val="none" w:sz="0" w:space="0" w:color="auto"/>
        <w:right w:val="none" w:sz="0" w:space="0" w:color="auto"/>
      </w:divBdr>
    </w:div>
    <w:div w:id="628323612">
      <w:bodyDiv w:val="1"/>
      <w:marLeft w:val="0"/>
      <w:marRight w:val="0"/>
      <w:marTop w:val="0"/>
      <w:marBottom w:val="0"/>
      <w:divBdr>
        <w:top w:val="none" w:sz="0" w:space="0" w:color="auto"/>
        <w:left w:val="none" w:sz="0" w:space="0" w:color="auto"/>
        <w:bottom w:val="none" w:sz="0" w:space="0" w:color="auto"/>
        <w:right w:val="none" w:sz="0" w:space="0" w:color="auto"/>
      </w:divBdr>
    </w:div>
    <w:div w:id="629894940">
      <w:bodyDiv w:val="1"/>
      <w:marLeft w:val="0"/>
      <w:marRight w:val="0"/>
      <w:marTop w:val="0"/>
      <w:marBottom w:val="0"/>
      <w:divBdr>
        <w:top w:val="none" w:sz="0" w:space="0" w:color="auto"/>
        <w:left w:val="none" w:sz="0" w:space="0" w:color="auto"/>
        <w:bottom w:val="none" w:sz="0" w:space="0" w:color="auto"/>
        <w:right w:val="none" w:sz="0" w:space="0" w:color="auto"/>
      </w:divBdr>
    </w:div>
    <w:div w:id="630131462">
      <w:bodyDiv w:val="1"/>
      <w:marLeft w:val="0"/>
      <w:marRight w:val="0"/>
      <w:marTop w:val="0"/>
      <w:marBottom w:val="0"/>
      <w:divBdr>
        <w:top w:val="none" w:sz="0" w:space="0" w:color="auto"/>
        <w:left w:val="none" w:sz="0" w:space="0" w:color="auto"/>
        <w:bottom w:val="none" w:sz="0" w:space="0" w:color="auto"/>
        <w:right w:val="none" w:sz="0" w:space="0" w:color="auto"/>
      </w:divBdr>
    </w:div>
    <w:div w:id="630285196">
      <w:bodyDiv w:val="1"/>
      <w:marLeft w:val="0"/>
      <w:marRight w:val="0"/>
      <w:marTop w:val="0"/>
      <w:marBottom w:val="0"/>
      <w:divBdr>
        <w:top w:val="none" w:sz="0" w:space="0" w:color="auto"/>
        <w:left w:val="none" w:sz="0" w:space="0" w:color="auto"/>
        <w:bottom w:val="none" w:sz="0" w:space="0" w:color="auto"/>
        <w:right w:val="none" w:sz="0" w:space="0" w:color="auto"/>
      </w:divBdr>
    </w:div>
    <w:div w:id="630477175">
      <w:bodyDiv w:val="1"/>
      <w:marLeft w:val="0"/>
      <w:marRight w:val="0"/>
      <w:marTop w:val="0"/>
      <w:marBottom w:val="0"/>
      <w:divBdr>
        <w:top w:val="none" w:sz="0" w:space="0" w:color="auto"/>
        <w:left w:val="none" w:sz="0" w:space="0" w:color="auto"/>
        <w:bottom w:val="none" w:sz="0" w:space="0" w:color="auto"/>
        <w:right w:val="none" w:sz="0" w:space="0" w:color="auto"/>
      </w:divBdr>
    </w:div>
    <w:div w:id="630550674">
      <w:bodyDiv w:val="1"/>
      <w:marLeft w:val="0"/>
      <w:marRight w:val="0"/>
      <w:marTop w:val="0"/>
      <w:marBottom w:val="0"/>
      <w:divBdr>
        <w:top w:val="none" w:sz="0" w:space="0" w:color="auto"/>
        <w:left w:val="none" w:sz="0" w:space="0" w:color="auto"/>
        <w:bottom w:val="none" w:sz="0" w:space="0" w:color="auto"/>
        <w:right w:val="none" w:sz="0" w:space="0" w:color="auto"/>
      </w:divBdr>
    </w:div>
    <w:div w:id="632564941">
      <w:bodyDiv w:val="1"/>
      <w:marLeft w:val="0"/>
      <w:marRight w:val="0"/>
      <w:marTop w:val="0"/>
      <w:marBottom w:val="0"/>
      <w:divBdr>
        <w:top w:val="none" w:sz="0" w:space="0" w:color="auto"/>
        <w:left w:val="none" w:sz="0" w:space="0" w:color="auto"/>
        <w:bottom w:val="none" w:sz="0" w:space="0" w:color="auto"/>
        <w:right w:val="none" w:sz="0" w:space="0" w:color="auto"/>
      </w:divBdr>
    </w:div>
    <w:div w:id="632638026">
      <w:bodyDiv w:val="1"/>
      <w:marLeft w:val="0"/>
      <w:marRight w:val="0"/>
      <w:marTop w:val="0"/>
      <w:marBottom w:val="0"/>
      <w:divBdr>
        <w:top w:val="none" w:sz="0" w:space="0" w:color="auto"/>
        <w:left w:val="none" w:sz="0" w:space="0" w:color="auto"/>
        <w:bottom w:val="none" w:sz="0" w:space="0" w:color="auto"/>
        <w:right w:val="none" w:sz="0" w:space="0" w:color="auto"/>
      </w:divBdr>
    </w:div>
    <w:div w:id="633410374">
      <w:bodyDiv w:val="1"/>
      <w:marLeft w:val="0"/>
      <w:marRight w:val="0"/>
      <w:marTop w:val="0"/>
      <w:marBottom w:val="0"/>
      <w:divBdr>
        <w:top w:val="none" w:sz="0" w:space="0" w:color="auto"/>
        <w:left w:val="none" w:sz="0" w:space="0" w:color="auto"/>
        <w:bottom w:val="none" w:sz="0" w:space="0" w:color="auto"/>
        <w:right w:val="none" w:sz="0" w:space="0" w:color="auto"/>
      </w:divBdr>
    </w:div>
    <w:div w:id="633830067">
      <w:bodyDiv w:val="1"/>
      <w:marLeft w:val="0"/>
      <w:marRight w:val="0"/>
      <w:marTop w:val="0"/>
      <w:marBottom w:val="0"/>
      <w:divBdr>
        <w:top w:val="none" w:sz="0" w:space="0" w:color="auto"/>
        <w:left w:val="none" w:sz="0" w:space="0" w:color="auto"/>
        <w:bottom w:val="none" w:sz="0" w:space="0" w:color="auto"/>
        <w:right w:val="none" w:sz="0" w:space="0" w:color="auto"/>
      </w:divBdr>
    </w:div>
    <w:div w:id="633868897">
      <w:bodyDiv w:val="1"/>
      <w:marLeft w:val="0"/>
      <w:marRight w:val="0"/>
      <w:marTop w:val="0"/>
      <w:marBottom w:val="0"/>
      <w:divBdr>
        <w:top w:val="none" w:sz="0" w:space="0" w:color="auto"/>
        <w:left w:val="none" w:sz="0" w:space="0" w:color="auto"/>
        <w:bottom w:val="none" w:sz="0" w:space="0" w:color="auto"/>
        <w:right w:val="none" w:sz="0" w:space="0" w:color="auto"/>
      </w:divBdr>
    </w:div>
    <w:div w:id="634412916">
      <w:bodyDiv w:val="1"/>
      <w:marLeft w:val="0"/>
      <w:marRight w:val="0"/>
      <w:marTop w:val="0"/>
      <w:marBottom w:val="0"/>
      <w:divBdr>
        <w:top w:val="none" w:sz="0" w:space="0" w:color="auto"/>
        <w:left w:val="none" w:sz="0" w:space="0" w:color="auto"/>
        <w:bottom w:val="none" w:sz="0" w:space="0" w:color="auto"/>
        <w:right w:val="none" w:sz="0" w:space="0" w:color="auto"/>
      </w:divBdr>
    </w:div>
    <w:div w:id="635911236">
      <w:bodyDiv w:val="1"/>
      <w:marLeft w:val="0"/>
      <w:marRight w:val="0"/>
      <w:marTop w:val="0"/>
      <w:marBottom w:val="0"/>
      <w:divBdr>
        <w:top w:val="none" w:sz="0" w:space="0" w:color="auto"/>
        <w:left w:val="none" w:sz="0" w:space="0" w:color="auto"/>
        <w:bottom w:val="none" w:sz="0" w:space="0" w:color="auto"/>
        <w:right w:val="none" w:sz="0" w:space="0" w:color="auto"/>
      </w:divBdr>
    </w:div>
    <w:div w:id="636181391">
      <w:bodyDiv w:val="1"/>
      <w:marLeft w:val="0"/>
      <w:marRight w:val="0"/>
      <w:marTop w:val="0"/>
      <w:marBottom w:val="0"/>
      <w:divBdr>
        <w:top w:val="none" w:sz="0" w:space="0" w:color="auto"/>
        <w:left w:val="none" w:sz="0" w:space="0" w:color="auto"/>
        <w:bottom w:val="none" w:sz="0" w:space="0" w:color="auto"/>
        <w:right w:val="none" w:sz="0" w:space="0" w:color="auto"/>
      </w:divBdr>
    </w:div>
    <w:div w:id="636254852">
      <w:bodyDiv w:val="1"/>
      <w:marLeft w:val="0"/>
      <w:marRight w:val="0"/>
      <w:marTop w:val="0"/>
      <w:marBottom w:val="0"/>
      <w:divBdr>
        <w:top w:val="none" w:sz="0" w:space="0" w:color="auto"/>
        <w:left w:val="none" w:sz="0" w:space="0" w:color="auto"/>
        <w:bottom w:val="none" w:sz="0" w:space="0" w:color="auto"/>
        <w:right w:val="none" w:sz="0" w:space="0" w:color="auto"/>
      </w:divBdr>
    </w:div>
    <w:div w:id="636296622">
      <w:bodyDiv w:val="1"/>
      <w:marLeft w:val="0"/>
      <w:marRight w:val="0"/>
      <w:marTop w:val="0"/>
      <w:marBottom w:val="0"/>
      <w:divBdr>
        <w:top w:val="none" w:sz="0" w:space="0" w:color="auto"/>
        <w:left w:val="none" w:sz="0" w:space="0" w:color="auto"/>
        <w:bottom w:val="none" w:sz="0" w:space="0" w:color="auto"/>
        <w:right w:val="none" w:sz="0" w:space="0" w:color="auto"/>
      </w:divBdr>
    </w:div>
    <w:div w:id="636300226">
      <w:bodyDiv w:val="1"/>
      <w:marLeft w:val="0"/>
      <w:marRight w:val="0"/>
      <w:marTop w:val="0"/>
      <w:marBottom w:val="0"/>
      <w:divBdr>
        <w:top w:val="none" w:sz="0" w:space="0" w:color="auto"/>
        <w:left w:val="none" w:sz="0" w:space="0" w:color="auto"/>
        <w:bottom w:val="none" w:sz="0" w:space="0" w:color="auto"/>
        <w:right w:val="none" w:sz="0" w:space="0" w:color="auto"/>
      </w:divBdr>
    </w:div>
    <w:div w:id="636960412">
      <w:bodyDiv w:val="1"/>
      <w:marLeft w:val="0"/>
      <w:marRight w:val="0"/>
      <w:marTop w:val="0"/>
      <w:marBottom w:val="0"/>
      <w:divBdr>
        <w:top w:val="none" w:sz="0" w:space="0" w:color="auto"/>
        <w:left w:val="none" w:sz="0" w:space="0" w:color="auto"/>
        <w:bottom w:val="none" w:sz="0" w:space="0" w:color="auto"/>
        <w:right w:val="none" w:sz="0" w:space="0" w:color="auto"/>
      </w:divBdr>
    </w:div>
    <w:div w:id="637150529">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37609858">
      <w:bodyDiv w:val="1"/>
      <w:marLeft w:val="0"/>
      <w:marRight w:val="0"/>
      <w:marTop w:val="0"/>
      <w:marBottom w:val="0"/>
      <w:divBdr>
        <w:top w:val="none" w:sz="0" w:space="0" w:color="auto"/>
        <w:left w:val="none" w:sz="0" w:space="0" w:color="auto"/>
        <w:bottom w:val="none" w:sz="0" w:space="0" w:color="auto"/>
        <w:right w:val="none" w:sz="0" w:space="0" w:color="auto"/>
      </w:divBdr>
    </w:div>
    <w:div w:id="637688528">
      <w:bodyDiv w:val="1"/>
      <w:marLeft w:val="0"/>
      <w:marRight w:val="0"/>
      <w:marTop w:val="0"/>
      <w:marBottom w:val="0"/>
      <w:divBdr>
        <w:top w:val="none" w:sz="0" w:space="0" w:color="auto"/>
        <w:left w:val="none" w:sz="0" w:space="0" w:color="auto"/>
        <w:bottom w:val="none" w:sz="0" w:space="0" w:color="auto"/>
        <w:right w:val="none" w:sz="0" w:space="0" w:color="auto"/>
      </w:divBdr>
    </w:div>
    <w:div w:id="637801528">
      <w:bodyDiv w:val="1"/>
      <w:marLeft w:val="0"/>
      <w:marRight w:val="0"/>
      <w:marTop w:val="0"/>
      <w:marBottom w:val="0"/>
      <w:divBdr>
        <w:top w:val="none" w:sz="0" w:space="0" w:color="auto"/>
        <w:left w:val="none" w:sz="0" w:space="0" w:color="auto"/>
        <w:bottom w:val="none" w:sz="0" w:space="0" w:color="auto"/>
        <w:right w:val="none" w:sz="0" w:space="0" w:color="auto"/>
      </w:divBdr>
    </w:div>
    <w:div w:id="640119343">
      <w:bodyDiv w:val="1"/>
      <w:marLeft w:val="0"/>
      <w:marRight w:val="0"/>
      <w:marTop w:val="0"/>
      <w:marBottom w:val="0"/>
      <w:divBdr>
        <w:top w:val="none" w:sz="0" w:space="0" w:color="auto"/>
        <w:left w:val="none" w:sz="0" w:space="0" w:color="auto"/>
        <w:bottom w:val="none" w:sz="0" w:space="0" w:color="auto"/>
        <w:right w:val="none" w:sz="0" w:space="0" w:color="auto"/>
      </w:divBdr>
    </w:div>
    <w:div w:id="640427889">
      <w:bodyDiv w:val="1"/>
      <w:marLeft w:val="0"/>
      <w:marRight w:val="0"/>
      <w:marTop w:val="0"/>
      <w:marBottom w:val="0"/>
      <w:divBdr>
        <w:top w:val="none" w:sz="0" w:space="0" w:color="auto"/>
        <w:left w:val="none" w:sz="0" w:space="0" w:color="auto"/>
        <w:bottom w:val="none" w:sz="0" w:space="0" w:color="auto"/>
        <w:right w:val="none" w:sz="0" w:space="0" w:color="auto"/>
      </w:divBdr>
    </w:div>
    <w:div w:id="640502795">
      <w:bodyDiv w:val="1"/>
      <w:marLeft w:val="0"/>
      <w:marRight w:val="0"/>
      <w:marTop w:val="0"/>
      <w:marBottom w:val="0"/>
      <w:divBdr>
        <w:top w:val="none" w:sz="0" w:space="0" w:color="auto"/>
        <w:left w:val="none" w:sz="0" w:space="0" w:color="auto"/>
        <w:bottom w:val="none" w:sz="0" w:space="0" w:color="auto"/>
        <w:right w:val="none" w:sz="0" w:space="0" w:color="auto"/>
      </w:divBdr>
    </w:div>
    <w:div w:id="640890008">
      <w:bodyDiv w:val="1"/>
      <w:marLeft w:val="0"/>
      <w:marRight w:val="0"/>
      <w:marTop w:val="0"/>
      <w:marBottom w:val="0"/>
      <w:divBdr>
        <w:top w:val="none" w:sz="0" w:space="0" w:color="auto"/>
        <w:left w:val="none" w:sz="0" w:space="0" w:color="auto"/>
        <w:bottom w:val="none" w:sz="0" w:space="0" w:color="auto"/>
        <w:right w:val="none" w:sz="0" w:space="0" w:color="auto"/>
      </w:divBdr>
    </w:div>
    <w:div w:id="641270377">
      <w:bodyDiv w:val="1"/>
      <w:marLeft w:val="0"/>
      <w:marRight w:val="0"/>
      <w:marTop w:val="0"/>
      <w:marBottom w:val="0"/>
      <w:divBdr>
        <w:top w:val="none" w:sz="0" w:space="0" w:color="auto"/>
        <w:left w:val="none" w:sz="0" w:space="0" w:color="auto"/>
        <w:bottom w:val="none" w:sz="0" w:space="0" w:color="auto"/>
        <w:right w:val="none" w:sz="0" w:space="0" w:color="auto"/>
      </w:divBdr>
    </w:div>
    <w:div w:id="641275938">
      <w:bodyDiv w:val="1"/>
      <w:marLeft w:val="0"/>
      <w:marRight w:val="0"/>
      <w:marTop w:val="0"/>
      <w:marBottom w:val="0"/>
      <w:divBdr>
        <w:top w:val="none" w:sz="0" w:space="0" w:color="auto"/>
        <w:left w:val="none" w:sz="0" w:space="0" w:color="auto"/>
        <w:bottom w:val="none" w:sz="0" w:space="0" w:color="auto"/>
        <w:right w:val="none" w:sz="0" w:space="0" w:color="auto"/>
      </w:divBdr>
    </w:div>
    <w:div w:id="641812762">
      <w:bodyDiv w:val="1"/>
      <w:marLeft w:val="0"/>
      <w:marRight w:val="0"/>
      <w:marTop w:val="0"/>
      <w:marBottom w:val="0"/>
      <w:divBdr>
        <w:top w:val="none" w:sz="0" w:space="0" w:color="auto"/>
        <w:left w:val="none" w:sz="0" w:space="0" w:color="auto"/>
        <w:bottom w:val="none" w:sz="0" w:space="0" w:color="auto"/>
        <w:right w:val="none" w:sz="0" w:space="0" w:color="auto"/>
      </w:divBdr>
    </w:div>
    <w:div w:id="642198906">
      <w:bodyDiv w:val="1"/>
      <w:marLeft w:val="0"/>
      <w:marRight w:val="0"/>
      <w:marTop w:val="0"/>
      <w:marBottom w:val="0"/>
      <w:divBdr>
        <w:top w:val="none" w:sz="0" w:space="0" w:color="auto"/>
        <w:left w:val="none" w:sz="0" w:space="0" w:color="auto"/>
        <w:bottom w:val="none" w:sz="0" w:space="0" w:color="auto"/>
        <w:right w:val="none" w:sz="0" w:space="0" w:color="auto"/>
      </w:divBdr>
    </w:div>
    <w:div w:id="643435366">
      <w:bodyDiv w:val="1"/>
      <w:marLeft w:val="0"/>
      <w:marRight w:val="0"/>
      <w:marTop w:val="0"/>
      <w:marBottom w:val="0"/>
      <w:divBdr>
        <w:top w:val="none" w:sz="0" w:space="0" w:color="auto"/>
        <w:left w:val="none" w:sz="0" w:space="0" w:color="auto"/>
        <w:bottom w:val="none" w:sz="0" w:space="0" w:color="auto"/>
        <w:right w:val="none" w:sz="0" w:space="0" w:color="auto"/>
      </w:divBdr>
    </w:div>
    <w:div w:id="643464034">
      <w:bodyDiv w:val="1"/>
      <w:marLeft w:val="0"/>
      <w:marRight w:val="0"/>
      <w:marTop w:val="0"/>
      <w:marBottom w:val="0"/>
      <w:divBdr>
        <w:top w:val="none" w:sz="0" w:space="0" w:color="auto"/>
        <w:left w:val="none" w:sz="0" w:space="0" w:color="auto"/>
        <w:bottom w:val="none" w:sz="0" w:space="0" w:color="auto"/>
        <w:right w:val="none" w:sz="0" w:space="0" w:color="auto"/>
      </w:divBdr>
    </w:div>
    <w:div w:id="643974491">
      <w:bodyDiv w:val="1"/>
      <w:marLeft w:val="0"/>
      <w:marRight w:val="0"/>
      <w:marTop w:val="0"/>
      <w:marBottom w:val="0"/>
      <w:divBdr>
        <w:top w:val="none" w:sz="0" w:space="0" w:color="auto"/>
        <w:left w:val="none" w:sz="0" w:space="0" w:color="auto"/>
        <w:bottom w:val="none" w:sz="0" w:space="0" w:color="auto"/>
        <w:right w:val="none" w:sz="0" w:space="0" w:color="auto"/>
      </w:divBdr>
    </w:div>
    <w:div w:id="645083759">
      <w:bodyDiv w:val="1"/>
      <w:marLeft w:val="0"/>
      <w:marRight w:val="0"/>
      <w:marTop w:val="0"/>
      <w:marBottom w:val="0"/>
      <w:divBdr>
        <w:top w:val="none" w:sz="0" w:space="0" w:color="auto"/>
        <w:left w:val="none" w:sz="0" w:space="0" w:color="auto"/>
        <w:bottom w:val="none" w:sz="0" w:space="0" w:color="auto"/>
        <w:right w:val="none" w:sz="0" w:space="0" w:color="auto"/>
      </w:divBdr>
    </w:div>
    <w:div w:id="646083450">
      <w:bodyDiv w:val="1"/>
      <w:marLeft w:val="0"/>
      <w:marRight w:val="0"/>
      <w:marTop w:val="0"/>
      <w:marBottom w:val="0"/>
      <w:divBdr>
        <w:top w:val="none" w:sz="0" w:space="0" w:color="auto"/>
        <w:left w:val="none" w:sz="0" w:space="0" w:color="auto"/>
        <w:bottom w:val="none" w:sz="0" w:space="0" w:color="auto"/>
        <w:right w:val="none" w:sz="0" w:space="0" w:color="auto"/>
      </w:divBdr>
    </w:div>
    <w:div w:id="646862742">
      <w:bodyDiv w:val="1"/>
      <w:marLeft w:val="0"/>
      <w:marRight w:val="0"/>
      <w:marTop w:val="0"/>
      <w:marBottom w:val="0"/>
      <w:divBdr>
        <w:top w:val="none" w:sz="0" w:space="0" w:color="auto"/>
        <w:left w:val="none" w:sz="0" w:space="0" w:color="auto"/>
        <w:bottom w:val="none" w:sz="0" w:space="0" w:color="auto"/>
        <w:right w:val="none" w:sz="0" w:space="0" w:color="auto"/>
      </w:divBdr>
    </w:div>
    <w:div w:id="646975349">
      <w:bodyDiv w:val="1"/>
      <w:marLeft w:val="0"/>
      <w:marRight w:val="0"/>
      <w:marTop w:val="0"/>
      <w:marBottom w:val="0"/>
      <w:divBdr>
        <w:top w:val="none" w:sz="0" w:space="0" w:color="auto"/>
        <w:left w:val="none" w:sz="0" w:space="0" w:color="auto"/>
        <w:bottom w:val="none" w:sz="0" w:space="0" w:color="auto"/>
        <w:right w:val="none" w:sz="0" w:space="0" w:color="auto"/>
      </w:divBdr>
    </w:div>
    <w:div w:id="647365242">
      <w:bodyDiv w:val="1"/>
      <w:marLeft w:val="0"/>
      <w:marRight w:val="0"/>
      <w:marTop w:val="0"/>
      <w:marBottom w:val="0"/>
      <w:divBdr>
        <w:top w:val="none" w:sz="0" w:space="0" w:color="auto"/>
        <w:left w:val="none" w:sz="0" w:space="0" w:color="auto"/>
        <w:bottom w:val="none" w:sz="0" w:space="0" w:color="auto"/>
        <w:right w:val="none" w:sz="0" w:space="0" w:color="auto"/>
      </w:divBdr>
    </w:div>
    <w:div w:id="647442065">
      <w:bodyDiv w:val="1"/>
      <w:marLeft w:val="0"/>
      <w:marRight w:val="0"/>
      <w:marTop w:val="0"/>
      <w:marBottom w:val="0"/>
      <w:divBdr>
        <w:top w:val="none" w:sz="0" w:space="0" w:color="auto"/>
        <w:left w:val="none" w:sz="0" w:space="0" w:color="auto"/>
        <w:bottom w:val="none" w:sz="0" w:space="0" w:color="auto"/>
        <w:right w:val="none" w:sz="0" w:space="0" w:color="auto"/>
      </w:divBdr>
    </w:div>
    <w:div w:id="647589775">
      <w:bodyDiv w:val="1"/>
      <w:marLeft w:val="0"/>
      <w:marRight w:val="0"/>
      <w:marTop w:val="0"/>
      <w:marBottom w:val="0"/>
      <w:divBdr>
        <w:top w:val="none" w:sz="0" w:space="0" w:color="auto"/>
        <w:left w:val="none" w:sz="0" w:space="0" w:color="auto"/>
        <w:bottom w:val="none" w:sz="0" w:space="0" w:color="auto"/>
        <w:right w:val="none" w:sz="0" w:space="0" w:color="auto"/>
      </w:divBdr>
    </w:div>
    <w:div w:id="647593500">
      <w:bodyDiv w:val="1"/>
      <w:marLeft w:val="0"/>
      <w:marRight w:val="0"/>
      <w:marTop w:val="0"/>
      <w:marBottom w:val="0"/>
      <w:divBdr>
        <w:top w:val="none" w:sz="0" w:space="0" w:color="auto"/>
        <w:left w:val="none" w:sz="0" w:space="0" w:color="auto"/>
        <w:bottom w:val="none" w:sz="0" w:space="0" w:color="auto"/>
        <w:right w:val="none" w:sz="0" w:space="0" w:color="auto"/>
      </w:divBdr>
    </w:div>
    <w:div w:id="648170732">
      <w:bodyDiv w:val="1"/>
      <w:marLeft w:val="0"/>
      <w:marRight w:val="0"/>
      <w:marTop w:val="0"/>
      <w:marBottom w:val="0"/>
      <w:divBdr>
        <w:top w:val="none" w:sz="0" w:space="0" w:color="auto"/>
        <w:left w:val="none" w:sz="0" w:space="0" w:color="auto"/>
        <w:bottom w:val="none" w:sz="0" w:space="0" w:color="auto"/>
        <w:right w:val="none" w:sz="0" w:space="0" w:color="auto"/>
      </w:divBdr>
    </w:div>
    <w:div w:id="648555693">
      <w:bodyDiv w:val="1"/>
      <w:marLeft w:val="0"/>
      <w:marRight w:val="0"/>
      <w:marTop w:val="0"/>
      <w:marBottom w:val="0"/>
      <w:divBdr>
        <w:top w:val="none" w:sz="0" w:space="0" w:color="auto"/>
        <w:left w:val="none" w:sz="0" w:space="0" w:color="auto"/>
        <w:bottom w:val="none" w:sz="0" w:space="0" w:color="auto"/>
        <w:right w:val="none" w:sz="0" w:space="0" w:color="auto"/>
      </w:divBdr>
    </w:div>
    <w:div w:id="649597858">
      <w:bodyDiv w:val="1"/>
      <w:marLeft w:val="0"/>
      <w:marRight w:val="0"/>
      <w:marTop w:val="0"/>
      <w:marBottom w:val="0"/>
      <w:divBdr>
        <w:top w:val="none" w:sz="0" w:space="0" w:color="auto"/>
        <w:left w:val="none" w:sz="0" w:space="0" w:color="auto"/>
        <w:bottom w:val="none" w:sz="0" w:space="0" w:color="auto"/>
        <w:right w:val="none" w:sz="0" w:space="0" w:color="auto"/>
      </w:divBdr>
    </w:div>
    <w:div w:id="650716210">
      <w:bodyDiv w:val="1"/>
      <w:marLeft w:val="0"/>
      <w:marRight w:val="0"/>
      <w:marTop w:val="0"/>
      <w:marBottom w:val="0"/>
      <w:divBdr>
        <w:top w:val="none" w:sz="0" w:space="0" w:color="auto"/>
        <w:left w:val="none" w:sz="0" w:space="0" w:color="auto"/>
        <w:bottom w:val="none" w:sz="0" w:space="0" w:color="auto"/>
        <w:right w:val="none" w:sz="0" w:space="0" w:color="auto"/>
      </w:divBdr>
    </w:div>
    <w:div w:id="651064584">
      <w:bodyDiv w:val="1"/>
      <w:marLeft w:val="0"/>
      <w:marRight w:val="0"/>
      <w:marTop w:val="0"/>
      <w:marBottom w:val="0"/>
      <w:divBdr>
        <w:top w:val="none" w:sz="0" w:space="0" w:color="auto"/>
        <w:left w:val="none" w:sz="0" w:space="0" w:color="auto"/>
        <w:bottom w:val="none" w:sz="0" w:space="0" w:color="auto"/>
        <w:right w:val="none" w:sz="0" w:space="0" w:color="auto"/>
      </w:divBdr>
    </w:div>
    <w:div w:id="651182282">
      <w:bodyDiv w:val="1"/>
      <w:marLeft w:val="0"/>
      <w:marRight w:val="0"/>
      <w:marTop w:val="0"/>
      <w:marBottom w:val="0"/>
      <w:divBdr>
        <w:top w:val="none" w:sz="0" w:space="0" w:color="auto"/>
        <w:left w:val="none" w:sz="0" w:space="0" w:color="auto"/>
        <w:bottom w:val="none" w:sz="0" w:space="0" w:color="auto"/>
        <w:right w:val="none" w:sz="0" w:space="0" w:color="auto"/>
      </w:divBdr>
    </w:div>
    <w:div w:id="651375343">
      <w:bodyDiv w:val="1"/>
      <w:marLeft w:val="0"/>
      <w:marRight w:val="0"/>
      <w:marTop w:val="0"/>
      <w:marBottom w:val="0"/>
      <w:divBdr>
        <w:top w:val="none" w:sz="0" w:space="0" w:color="auto"/>
        <w:left w:val="none" w:sz="0" w:space="0" w:color="auto"/>
        <w:bottom w:val="none" w:sz="0" w:space="0" w:color="auto"/>
        <w:right w:val="none" w:sz="0" w:space="0" w:color="auto"/>
      </w:divBdr>
    </w:div>
    <w:div w:id="651833177">
      <w:bodyDiv w:val="1"/>
      <w:marLeft w:val="0"/>
      <w:marRight w:val="0"/>
      <w:marTop w:val="0"/>
      <w:marBottom w:val="0"/>
      <w:divBdr>
        <w:top w:val="none" w:sz="0" w:space="0" w:color="auto"/>
        <w:left w:val="none" w:sz="0" w:space="0" w:color="auto"/>
        <w:bottom w:val="none" w:sz="0" w:space="0" w:color="auto"/>
        <w:right w:val="none" w:sz="0" w:space="0" w:color="auto"/>
      </w:divBdr>
    </w:div>
    <w:div w:id="651836425">
      <w:bodyDiv w:val="1"/>
      <w:marLeft w:val="0"/>
      <w:marRight w:val="0"/>
      <w:marTop w:val="0"/>
      <w:marBottom w:val="0"/>
      <w:divBdr>
        <w:top w:val="none" w:sz="0" w:space="0" w:color="auto"/>
        <w:left w:val="none" w:sz="0" w:space="0" w:color="auto"/>
        <w:bottom w:val="none" w:sz="0" w:space="0" w:color="auto"/>
        <w:right w:val="none" w:sz="0" w:space="0" w:color="auto"/>
      </w:divBdr>
    </w:div>
    <w:div w:id="651952745">
      <w:bodyDiv w:val="1"/>
      <w:marLeft w:val="0"/>
      <w:marRight w:val="0"/>
      <w:marTop w:val="0"/>
      <w:marBottom w:val="0"/>
      <w:divBdr>
        <w:top w:val="none" w:sz="0" w:space="0" w:color="auto"/>
        <w:left w:val="none" w:sz="0" w:space="0" w:color="auto"/>
        <w:bottom w:val="none" w:sz="0" w:space="0" w:color="auto"/>
        <w:right w:val="none" w:sz="0" w:space="0" w:color="auto"/>
      </w:divBdr>
    </w:div>
    <w:div w:id="652370695">
      <w:bodyDiv w:val="1"/>
      <w:marLeft w:val="0"/>
      <w:marRight w:val="0"/>
      <w:marTop w:val="0"/>
      <w:marBottom w:val="0"/>
      <w:divBdr>
        <w:top w:val="none" w:sz="0" w:space="0" w:color="auto"/>
        <w:left w:val="none" w:sz="0" w:space="0" w:color="auto"/>
        <w:bottom w:val="none" w:sz="0" w:space="0" w:color="auto"/>
        <w:right w:val="none" w:sz="0" w:space="0" w:color="auto"/>
      </w:divBdr>
    </w:div>
    <w:div w:id="652491401">
      <w:bodyDiv w:val="1"/>
      <w:marLeft w:val="0"/>
      <w:marRight w:val="0"/>
      <w:marTop w:val="0"/>
      <w:marBottom w:val="0"/>
      <w:divBdr>
        <w:top w:val="none" w:sz="0" w:space="0" w:color="auto"/>
        <w:left w:val="none" w:sz="0" w:space="0" w:color="auto"/>
        <w:bottom w:val="none" w:sz="0" w:space="0" w:color="auto"/>
        <w:right w:val="none" w:sz="0" w:space="0" w:color="auto"/>
      </w:divBdr>
    </w:div>
    <w:div w:id="653066473">
      <w:bodyDiv w:val="1"/>
      <w:marLeft w:val="0"/>
      <w:marRight w:val="0"/>
      <w:marTop w:val="0"/>
      <w:marBottom w:val="0"/>
      <w:divBdr>
        <w:top w:val="none" w:sz="0" w:space="0" w:color="auto"/>
        <w:left w:val="none" w:sz="0" w:space="0" w:color="auto"/>
        <w:bottom w:val="none" w:sz="0" w:space="0" w:color="auto"/>
        <w:right w:val="none" w:sz="0" w:space="0" w:color="auto"/>
      </w:divBdr>
    </w:div>
    <w:div w:id="654065248">
      <w:bodyDiv w:val="1"/>
      <w:marLeft w:val="0"/>
      <w:marRight w:val="0"/>
      <w:marTop w:val="0"/>
      <w:marBottom w:val="0"/>
      <w:divBdr>
        <w:top w:val="none" w:sz="0" w:space="0" w:color="auto"/>
        <w:left w:val="none" w:sz="0" w:space="0" w:color="auto"/>
        <w:bottom w:val="none" w:sz="0" w:space="0" w:color="auto"/>
        <w:right w:val="none" w:sz="0" w:space="0" w:color="auto"/>
      </w:divBdr>
    </w:div>
    <w:div w:id="654338765">
      <w:bodyDiv w:val="1"/>
      <w:marLeft w:val="0"/>
      <w:marRight w:val="0"/>
      <w:marTop w:val="0"/>
      <w:marBottom w:val="0"/>
      <w:divBdr>
        <w:top w:val="none" w:sz="0" w:space="0" w:color="auto"/>
        <w:left w:val="none" w:sz="0" w:space="0" w:color="auto"/>
        <w:bottom w:val="none" w:sz="0" w:space="0" w:color="auto"/>
        <w:right w:val="none" w:sz="0" w:space="0" w:color="auto"/>
      </w:divBdr>
    </w:div>
    <w:div w:id="655377186">
      <w:bodyDiv w:val="1"/>
      <w:marLeft w:val="0"/>
      <w:marRight w:val="0"/>
      <w:marTop w:val="0"/>
      <w:marBottom w:val="0"/>
      <w:divBdr>
        <w:top w:val="none" w:sz="0" w:space="0" w:color="auto"/>
        <w:left w:val="none" w:sz="0" w:space="0" w:color="auto"/>
        <w:bottom w:val="none" w:sz="0" w:space="0" w:color="auto"/>
        <w:right w:val="none" w:sz="0" w:space="0" w:color="auto"/>
      </w:divBdr>
    </w:div>
    <w:div w:id="655501294">
      <w:bodyDiv w:val="1"/>
      <w:marLeft w:val="0"/>
      <w:marRight w:val="0"/>
      <w:marTop w:val="0"/>
      <w:marBottom w:val="0"/>
      <w:divBdr>
        <w:top w:val="none" w:sz="0" w:space="0" w:color="auto"/>
        <w:left w:val="none" w:sz="0" w:space="0" w:color="auto"/>
        <w:bottom w:val="none" w:sz="0" w:space="0" w:color="auto"/>
        <w:right w:val="none" w:sz="0" w:space="0" w:color="auto"/>
      </w:divBdr>
    </w:div>
    <w:div w:id="655888370">
      <w:bodyDiv w:val="1"/>
      <w:marLeft w:val="0"/>
      <w:marRight w:val="0"/>
      <w:marTop w:val="0"/>
      <w:marBottom w:val="0"/>
      <w:divBdr>
        <w:top w:val="none" w:sz="0" w:space="0" w:color="auto"/>
        <w:left w:val="none" w:sz="0" w:space="0" w:color="auto"/>
        <w:bottom w:val="none" w:sz="0" w:space="0" w:color="auto"/>
        <w:right w:val="none" w:sz="0" w:space="0" w:color="auto"/>
      </w:divBdr>
    </w:div>
    <w:div w:id="656225876">
      <w:bodyDiv w:val="1"/>
      <w:marLeft w:val="0"/>
      <w:marRight w:val="0"/>
      <w:marTop w:val="0"/>
      <w:marBottom w:val="0"/>
      <w:divBdr>
        <w:top w:val="none" w:sz="0" w:space="0" w:color="auto"/>
        <w:left w:val="none" w:sz="0" w:space="0" w:color="auto"/>
        <w:bottom w:val="none" w:sz="0" w:space="0" w:color="auto"/>
        <w:right w:val="none" w:sz="0" w:space="0" w:color="auto"/>
      </w:divBdr>
    </w:div>
    <w:div w:id="657541591">
      <w:bodyDiv w:val="1"/>
      <w:marLeft w:val="0"/>
      <w:marRight w:val="0"/>
      <w:marTop w:val="0"/>
      <w:marBottom w:val="0"/>
      <w:divBdr>
        <w:top w:val="none" w:sz="0" w:space="0" w:color="auto"/>
        <w:left w:val="none" w:sz="0" w:space="0" w:color="auto"/>
        <w:bottom w:val="none" w:sz="0" w:space="0" w:color="auto"/>
        <w:right w:val="none" w:sz="0" w:space="0" w:color="auto"/>
      </w:divBdr>
    </w:div>
    <w:div w:id="659236116">
      <w:bodyDiv w:val="1"/>
      <w:marLeft w:val="0"/>
      <w:marRight w:val="0"/>
      <w:marTop w:val="0"/>
      <w:marBottom w:val="0"/>
      <w:divBdr>
        <w:top w:val="none" w:sz="0" w:space="0" w:color="auto"/>
        <w:left w:val="none" w:sz="0" w:space="0" w:color="auto"/>
        <w:bottom w:val="none" w:sz="0" w:space="0" w:color="auto"/>
        <w:right w:val="none" w:sz="0" w:space="0" w:color="auto"/>
      </w:divBdr>
    </w:div>
    <w:div w:id="659576512">
      <w:bodyDiv w:val="1"/>
      <w:marLeft w:val="0"/>
      <w:marRight w:val="0"/>
      <w:marTop w:val="0"/>
      <w:marBottom w:val="0"/>
      <w:divBdr>
        <w:top w:val="none" w:sz="0" w:space="0" w:color="auto"/>
        <w:left w:val="none" w:sz="0" w:space="0" w:color="auto"/>
        <w:bottom w:val="none" w:sz="0" w:space="0" w:color="auto"/>
        <w:right w:val="none" w:sz="0" w:space="0" w:color="auto"/>
      </w:divBdr>
    </w:div>
    <w:div w:id="659817262">
      <w:bodyDiv w:val="1"/>
      <w:marLeft w:val="0"/>
      <w:marRight w:val="0"/>
      <w:marTop w:val="0"/>
      <w:marBottom w:val="0"/>
      <w:divBdr>
        <w:top w:val="none" w:sz="0" w:space="0" w:color="auto"/>
        <w:left w:val="none" w:sz="0" w:space="0" w:color="auto"/>
        <w:bottom w:val="none" w:sz="0" w:space="0" w:color="auto"/>
        <w:right w:val="none" w:sz="0" w:space="0" w:color="auto"/>
      </w:divBdr>
    </w:div>
    <w:div w:id="660231274">
      <w:bodyDiv w:val="1"/>
      <w:marLeft w:val="0"/>
      <w:marRight w:val="0"/>
      <w:marTop w:val="0"/>
      <w:marBottom w:val="0"/>
      <w:divBdr>
        <w:top w:val="none" w:sz="0" w:space="0" w:color="auto"/>
        <w:left w:val="none" w:sz="0" w:space="0" w:color="auto"/>
        <w:bottom w:val="none" w:sz="0" w:space="0" w:color="auto"/>
        <w:right w:val="none" w:sz="0" w:space="0" w:color="auto"/>
      </w:divBdr>
    </w:div>
    <w:div w:id="660550104">
      <w:bodyDiv w:val="1"/>
      <w:marLeft w:val="0"/>
      <w:marRight w:val="0"/>
      <w:marTop w:val="0"/>
      <w:marBottom w:val="0"/>
      <w:divBdr>
        <w:top w:val="none" w:sz="0" w:space="0" w:color="auto"/>
        <w:left w:val="none" w:sz="0" w:space="0" w:color="auto"/>
        <w:bottom w:val="none" w:sz="0" w:space="0" w:color="auto"/>
        <w:right w:val="none" w:sz="0" w:space="0" w:color="auto"/>
      </w:divBdr>
    </w:div>
    <w:div w:id="663314742">
      <w:bodyDiv w:val="1"/>
      <w:marLeft w:val="0"/>
      <w:marRight w:val="0"/>
      <w:marTop w:val="0"/>
      <w:marBottom w:val="0"/>
      <w:divBdr>
        <w:top w:val="none" w:sz="0" w:space="0" w:color="auto"/>
        <w:left w:val="none" w:sz="0" w:space="0" w:color="auto"/>
        <w:bottom w:val="none" w:sz="0" w:space="0" w:color="auto"/>
        <w:right w:val="none" w:sz="0" w:space="0" w:color="auto"/>
      </w:divBdr>
    </w:div>
    <w:div w:id="663821368">
      <w:bodyDiv w:val="1"/>
      <w:marLeft w:val="0"/>
      <w:marRight w:val="0"/>
      <w:marTop w:val="0"/>
      <w:marBottom w:val="0"/>
      <w:divBdr>
        <w:top w:val="none" w:sz="0" w:space="0" w:color="auto"/>
        <w:left w:val="none" w:sz="0" w:space="0" w:color="auto"/>
        <w:bottom w:val="none" w:sz="0" w:space="0" w:color="auto"/>
        <w:right w:val="none" w:sz="0" w:space="0" w:color="auto"/>
      </w:divBdr>
    </w:div>
    <w:div w:id="664482349">
      <w:bodyDiv w:val="1"/>
      <w:marLeft w:val="0"/>
      <w:marRight w:val="0"/>
      <w:marTop w:val="0"/>
      <w:marBottom w:val="0"/>
      <w:divBdr>
        <w:top w:val="none" w:sz="0" w:space="0" w:color="auto"/>
        <w:left w:val="none" w:sz="0" w:space="0" w:color="auto"/>
        <w:bottom w:val="none" w:sz="0" w:space="0" w:color="auto"/>
        <w:right w:val="none" w:sz="0" w:space="0" w:color="auto"/>
      </w:divBdr>
    </w:div>
    <w:div w:id="664668546">
      <w:bodyDiv w:val="1"/>
      <w:marLeft w:val="0"/>
      <w:marRight w:val="0"/>
      <w:marTop w:val="0"/>
      <w:marBottom w:val="0"/>
      <w:divBdr>
        <w:top w:val="none" w:sz="0" w:space="0" w:color="auto"/>
        <w:left w:val="none" w:sz="0" w:space="0" w:color="auto"/>
        <w:bottom w:val="none" w:sz="0" w:space="0" w:color="auto"/>
        <w:right w:val="none" w:sz="0" w:space="0" w:color="auto"/>
      </w:divBdr>
    </w:div>
    <w:div w:id="665791936">
      <w:bodyDiv w:val="1"/>
      <w:marLeft w:val="0"/>
      <w:marRight w:val="0"/>
      <w:marTop w:val="0"/>
      <w:marBottom w:val="0"/>
      <w:divBdr>
        <w:top w:val="none" w:sz="0" w:space="0" w:color="auto"/>
        <w:left w:val="none" w:sz="0" w:space="0" w:color="auto"/>
        <w:bottom w:val="none" w:sz="0" w:space="0" w:color="auto"/>
        <w:right w:val="none" w:sz="0" w:space="0" w:color="auto"/>
      </w:divBdr>
    </w:div>
    <w:div w:id="666057157">
      <w:bodyDiv w:val="1"/>
      <w:marLeft w:val="0"/>
      <w:marRight w:val="0"/>
      <w:marTop w:val="0"/>
      <w:marBottom w:val="0"/>
      <w:divBdr>
        <w:top w:val="none" w:sz="0" w:space="0" w:color="auto"/>
        <w:left w:val="none" w:sz="0" w:space="0" w:color="auto"/>
        <w:bottom w:val="none" w:sz="0" w:space="0" w:color="auto"/>
        <w:right w:val="none" w:sz="0" w:space="0" w:color="auto"/>
      </w:divBdr>
    </w:div>
    <w:div w:id="666598067">
      <w:bodyDiv w:val="1"/>
      <w:marLeft w:val="0"/>
      <w:marRight w:val="0"/>
      <w:marTop w:val="0"/>
      <w:marBottom w:val="0"/>
      <w:divBdr>
        <w:top w:val="none" w:sz="0" w:space="0" w:color="auto"/>
        <w:left w:val="none" w:sz="0" w:space="0" w:color="auto"/>
        <w:bottom w:val="none" w:sz="0" w:space="0" w:color="auto"/>
        <w:right w:val="none" w:sz="0" w:space="0" w:color="auto"/>
      </w:divBdr>
    </w:div>
    <w:div w:id="667294065">
      <w:bodyDiv w:val="1"/>
      <w:marLeft w:val="0"/>
      <w:marRight w:val="0"/>
      <w:marTop w:val="0"/>
      <w:marBottom w:val="0"/>
      <w:divBdr>
        <w:top w:val="none" w:sz="0" w:space="0" w:color="auto"/>
        <w:left w:val="none" w:sz="0" w:space="0" w:color="auto"/>
        <w:bottom w:val="none" w:sz="0" w:space="0" w:color="auto"/>
        <w:right w:val="none" w:sz="0" w:space="0" w:color="auto"/>
      </w:divBdr>
    </w:div>
    <w:div w:id="667442515">
      <w:bodyDiv w:val="1"/>
      <w:marLeft w:val="0"/>
      <w:marRight w:val="0"/>
      <w:marTop w:val="0"/>
      <w:marBottom w:val="0"/>
      <w:divBdr>
        <w:top w:val="none" w:sz="0" w:space="0" w:color="auto"/>
        <w:left w:val="none" w:sz="0" w:space="0" w:color="auto"/>
        <w:bottom w:val="none" w:sz="0" w:space="0" w:color="auto"/>
        <w:right w:val="none" w:sz="0" w:space="0" w:color="auto"/>
      </w:divBdr>
    </w:div>
    <w:div w:id="668365304">
      <w:bodyDiv w:val="1"/>
      <w:marLeft w:val="0"/>
      <w:marRight w:val="0"/>
      <w:marTop w:val="0"/>
      <w:marBottom w:val="0"/>
      <w:divBdr>
        <w:top w:val="none" w:sz="0" w:space="0" w:color="auto"/>
        <w:left w:val="none" w:sz="0" w:space="0" w:color="auto"/>
        <w:bottom w:val="none" w:sz="0" w:space="0" w:color="auto"/>
        <w:right w:val="none" w:sz="0" w:space="0" w:color="auto"/>
      </w:divBdr>
    </w:div>
    <w:div w:id="668556829">
      <w:bodyDiv w:val="1"/>
      <w:marLeft w:val="0"/>
      <w:marRight w:val="0"/>
      <w:marTop w:val="0"/>
      <w:marBottom w:val="0"/>
      <w:divBdr>
        <w:top w:val="none" w:sz="0" w:space="0" w:color="auto"/>
        <w:left w:val="none" w:sz="0" w:space="0" w:color="auto"/>
        <w:bottom w:val="none" w:sz="0" w:space="0" w:color="auto"/>
        <w:right w:val="none" w:sz="0" w:space="0" w:color="auto"/>
      </w:divBdr>
    </w:div>
    <w:div w:id="669679230">
      <w:bodyDiv w:val="1"/>
      <w:marLeft w:val="0"/>
      <w:marRight w:val="0"/>
      <w:marTop w:val="0"/>
      <w:marBottom w:val="0"/>
      <w:divBdr>
        <w:top w:val="none" w:sz="0" w:space="0" w:color="auto"/>
        <w:left w:val="none" w:sz="0" w:space="0" w:color="auto"/>
        <w:bottom w:val="none" w:sz="0" w:space="0" w:color="auto"/>
        <w:right w:val="none" w:sz="0" w:space="0" w:color="auto"/>
      </w:divBdr>
    </w:div>
    <w:div w:id="670304015">
      <w:bodyDiv w:val="1"/>
      <w:marLeft w:val="0"/>
      <w:marRight w:val="0"/>
      <w:marTop w:val="0"/>
      <w:marBottom w:val="0"/>
      <w:divBdr>
        <w:top w:val="none" w:sz="0" w:space="0" w:color="auto"/>
        <w:left w:val="none" w:sz="0" w:space="0" w:color="auto"/>
        <w:bottom w:val="none" w:sz="0" w:space="0" w:color="auto"/>
        <w:right w:val="none" w:sz="0" w:space="0" w:color="auto"/>
      </w:divBdr>
    </w:div>
    <w:div w:id="670377786">
      <w:bodyDiv w:val="1"/>
      <w:marLeft w:val="0"/>
      <w:marRight w:val="0"/>
      <w:marTop w:val="0"/>
      <w:marBottom w:val="0"/>
      <w:divBdr>
        <w:top w:val="none" w:sz="0" w:space="0" w:color="auto"/>
        <w:left w:val="none" w:sz="0" w:space="0" w:color="auto"/>
        <w:bottom w:val="none" w:sz="0" w:space="0" w:color="auto"/>
        <w:right w:val="none" w:sz="0" w:space="0" w:color="auto"/>
      </w:divBdr>
    </w:div>
    <w:div w:id="670762261">
      <w:bodyDiv w:val="1"/>
      <w:marLeft w:val="0"/>
      <w:marRight w:val="0"/>
      <w:marTop w:val="0"/>
      <w:marBottom w:val="0"/>
      <w:divBdr>
        <w:top w:val="none" w:sz="0" w:space="0" w:color="auto"/>
        <w:left w:val="none" w:sz="0" w:space="0" w:color="auto"/>
        <w:bottom w:val="none" w:sz="0" w:space="0" w:color="auto"/>
        <w:right w:val="none" w:sz="0" w:space="0" w:color="auto"/>
      </w:divBdr>
    </w:div>
    <w:div w:id="671645116">
      <w:bodyDiv w:val="1"/>
      <w:marLeft w:val="0"/>
      <w:marRight w:val="0"/>
      <w:marTop w:val="0"/>
      <w:marBottom w:val="0"/>
      <w:divBdr>
        <w:top w:val="none" w:sz="0" w:space="0" w:color="auto"/>
        <w:left w:val="none" w:sz="0" w:space="0" w:color="auto"/>
        <w:bottom w:val="none" w:sz="0" w:space="0" w:color="auto"/>
        <w:right w:val="none" w:sz="0" w:space="0" w:color="auto"/>
      </w:divBdr>
    </w:div>
    <w:div w:id="672415952">
      <w:bodyDiv w:val="1"/>
      <w:marLeft w:val="0"/>
      <w:marRight w:val="0"/>
      <w:marTop w:val="0"/>
      <w:marBottom w:val="0"/>
      <w:divBdr>
        <w:top w:val="none" w:sz="0" w:space="0" w:color="auto"/>
        <w:left w:val="none" w:sz="0" w:space="0" w:color="auto"/>
        <w:bottom w:val="none" w:sz="0" w:space="0" w:color="auto"/>
        <w:right w:val="none" w:sz="0" w:space="0" w:color="auto"/>
      </w:divBdr>
    </w:div>
    <w:div w:id="673070818">
      <w:bodyDiv w:val="1"/>
      <w:marLeft w:val="0"/>
      <w:marRight w:val="0"/>
      <w:marTop w:val="0"/>
      <w:marBottom w:val="0"/>
      <w:divBdr>
        <w:top w:val="none" w:sz="0" w:space="0" w:color="auto"/>
        <w:left w:val="none" w:sz="0" w:space="0" w:color="auto"/>
        <w:bottom w:val="none" w:sz="0" w:space="0" w:color="auto"/>
        <w:right w:val="none" w:sz="0" w:space="0" w:color="auto"/>
      </w:divBdr>
    </w:div>
    <w:div w:id="675880915">
      <w:bodyDiv w:val="1"/>
      <w:marLeft w:val="0"/>
      <w:marRight w:val="0"/>
      <w:marTop w:val="0"/>
      <w:marBottom w:val="0"/>
      <w:divBdr>
        <w:top w:val="none" w:sz="0" w:space="0" w:color="auto"/>
        <w:left w:val="none" w:sz="0" w:space="0" w:color="auto"/>
        <w:bottom w:val="none" w:sz="0" w:space="0" w:color="auto"/>
        <w:right w:val="none" w:sz="0" w:space="0" w:color="auto"/>
      </w:divBdr>
    </w:div>
    <w:div w:id="676731989">
      <w:bodyDiv w:val="1"/>
      <w:marLeft w:val="0"/>
      <w:marRight w:val="0"/>
      <w:marTop w:val="0"/>
      <w:marBottom w:val="0"/>
      <w:divBdr>
        <w:top w:val="none" w:sz="0" w:space="0" w:color="auto"/>
        <w:left w:val="none" w:sz="0" w:space="0" w:color="auto"/>
        <w:bottom w:val="none" w:sz="0" w:space="0" w:color="auto"/>
        <w:right w:val="none" w:sz="0" w:space="0" w:color="auto"/>
      </w:divBdr>
    </w:div>
    <w:div w:id="676738070">
      <w:bodyDiv w:val="1"/>
      <w:marLeft w:val="0"/>
      <w:marRight w:val="0"/>
      <w:marTop w:val="0"/>
      <w:marBottom w:val="0"/>
      <w:divBdr>
        <w:top w:val="none" w:sz="0" w:space="0" w:color="auto"/>
        <w:left w:val="none" w:sz="0" w:space="0" w:color="auto"/>
        <w:bottom w:val="none" w:sz="0" w:space="0" w:color="auto"/>
        <w:right w:val="none" w:sz="0" w:space="0" w:color="auto"/>
      </w:divBdr>
    </w:div>
    <w:div w:id="677732900">
      <w:bodyDiv w:val="1"/>
      <w:marLeft w:val="0"/>
      <w:marRight w:val="0"/>
      <w:marTop w:val="0"/>
      <w:marBottom w:val="0"/>
      <w:divBdr>
        <w:top w:val="none" w:sz="0" w:space="0" w:color="auto"/>
        <w:left w:val="none" w:sz="0" w:space="0" w:color="auto"/>
        <w:bottom w:val="none" w:sz="0" w:space="0" w:color="auto"/>
        <w:right w:val="none" w:sz="0" w:space="0" w:color="auto"/>
      </w:divBdr>
    </w:div>
    <w:div w:id="678316826">
      <w:bodyDiv w:val="1"/>
      <w:marLeft w:val="0"/>
      <w:marRight w:val="0"/>
      <w:marTop w:val="0"/>
      <w:marBottom w:val="0"/>
      <w:divBdr>
        <w:top w:val="none" w:sz="0" w:space="0" w:color="auto"/>
        <w:left w:val="none" w:sz="0" w:space="0" w:color="auto"/>
        <w:bottom w:val="none" w:sz="0" w:space="0" w:color="auto"/>
        <w:right w:val="none" w:sz="0" w:space="0" w:color="auto"/>
      </w:divBdr>
    </w:div>
    <w:div w:id="678390567">
      <w:bodyDiv w:val="1"/>
      <w:marLeft w:val="0"/>
      <w:marRight w:val="0"/>
      <w:marTop w:val="0"/>
      <w:marBottom w:val="0"/>
      <w:divBdr>
        <w:top w:val="none" w:sz="0" w:space="0" w:color="auto"/>
        <w:left w:val="none" w:sz="0" w:space="0" w:color="auto"/>
        <w:bottom w:val="none" w:sz="0" w:space="0" w:color="auto"/>
        <w:right w:val="none" w:sz="0" w:space="0" w:color="auto"/>
      </w:divBdr>
    </w:div>
    <w:div w:id="679164206">
      <w:bodyDiv w:val="1"/>
      <w:marLeft w:val="0"/>
      <w:marRight w:val="0"/>
      <w:marTop w:val="0"/>
      <w:marBottom w:val="0"/>
      <w:divBdr>
        <w:top w:val="none" w:sz="0" w:space="0" w:color="auto"/>
        <w:left w:val="none" w:sz="0" w:space="0" w:color="auto"/>
        <w:bottom w:val="none" w:sz="0" w:space="0" w:color="auto"/>
        <w:right w:val="none" w:sz="0" w:space="0" w:color="auto"/>
      </w:divBdr>
    </w:div>
    <w:div w:id="680205489">
      <w:bodyDiv w:val="1"/>
      <w:marLeft w:val="0"/>
      <w:marRight w:val="0"/>
      <w:marTop w:val="0"/>
      <w:marBottom w:val="0"/>
      <w:divBdr>
        <w:top w:val="none" w:sz="0" w:space="0" w:color="auto"/>
        <w:left w:val="none" w:sz="0" w:space="0" w:color="auto"/>
        <w:bottom w:val="none" w:sz="0" w:space="0" w:color="auto"/>
        <w:right w:val="none" w:sz="0" w:space="0" w:color="auto"/>
      </w:divBdr>
    </w:div>
    <w:div w:id="680206890">
      <w:bodyDiv w:val="1"/>
      <w:marLeft w:val="0"/>
      <w:marRight w:val="0"/>
      <w:marTop w:val="0"/>
      <w:marBottom w:val="0"/>
      <w:divBdr>
        <w:top w:val="none" w:sz="0" w:space="0" w:color="auto"/>
        <w:left w:val="none" w:sz="0" w:space="0" w:color="auto"/>
        <w:bottom w:val="none" w:sz="0" w:space="0" w:color="auto"/>
        <w:right w:val="none" w:sz="0" w:space="0" w:color="auto"/>
      </w:divBdr>
    </w:div>
    <w:div w:id="681514287">
      <w:bodyDiv w:val="1"/>
      <w:marLeft w:val="0"/>
      <w:marRight w:val="0"/>
      <w:marTop w:val="0"/>
      <w:marBottom w:val="0"/>
      <w:divBdr>
        <w:top w:val="none" w:sz="0" w:space="0" w:color="auto"/>
        <w:left w:val="none" w:sz="0" w:space="0" w:color="auto"/>
        <w:bottom w:val="none" w:sz="0" w:space="0" w:color="auto"/>
        <w:right w:val="none" w:sz="0" w:space="0" w:color="auto"/>
      </w:divBdr>
    </w:div>
    <w:div w:id="681858720">
      <w:bodyDiv w:val="1"/>
      <w:marLeft w:val="0"/>
      <w:marRight w:val="0"/>
      <w:marTop w:val="0"/>
      <w:marBottom w:val="0"/>
      <w:divBdr>
        <w:top w:val="none" w:sz="0" w:space="0" w:color="auto"/>
        <w:left w:val="none" w:sz="0" w:space="0" w:color="auto"/>
        <w:bottom w:val="none" w:sz="0" w:space="0" w:color="auto"/>
        <w:right w:val="none" w:sz="0" w:space="0" w:color="auto"/>
      </w:divBdr>
    </w:div>
    <w:div w:id="682321777">
      <w:bodyDiv w:val="1"/>
      <w:marLeft w:val="0"/>
      <w:marRight w:val="0"/>
      <w:marTop w:val="0"/>
      <w:marBottom w:val="0"/>
      <w:divBdr>
        <w:top w:val="none" w:sz="0" w:space="0" w:color="auto"/>
        <w:left w:val="none" w:sz="0" w:space="0" w:color="auto"/>
        <w:bottom w:val="none" w:sz="0" w:space="0" w:color="auto"/>
        <w:right w:val="none" w:sz="0" w:space="0" w:color="auto"/>
      </w:divBdr>
    </w:div>
    <w:div w:id="682442906">
      <w:bodyDiv w:val="1"/>
      <w:marLeft w:val="0"/>
      <w:marRight w:val="0"/>
      <w:marTop w:val="0"/>
      <w:marBottom w:val="0"/>
      <w:divBdr>
        <w:top w:val="none" w:sz="0" w:space="0" w:color="auto"/>
        <w:left w:val="none" w:sz="0" w:space="0" w:color="auto"/>
        <w:bottom w:val="none" w:sz="0" w:space="0" w:color="auto"/>
        <w:right w:val="none" w:sz="0" w:space="0" w:color="auto"/>
      </w:divBdr>
    </w:div>
    <w:div w:id="682897730">
      <w:bodyDiv w:val="1"/>
      <w:marLeft w:val="0"/>
      <w:marRight w:val="0"/>
      <w:marTop w:val="0"/>
      <w:marBottom w:val="0"/>
      <w:divBdr>
        <w:top w:val="none" w:sz="0" w:space="0" w:color="auto"/>
        <w:left w:val="none" w:sz="0" w:space="0" w:color="auto"/>
        <w:bottom w:val="none" w:sz="0" w:space="0" w:color="auto"/>
        <w:right w:val="none" w:sz="0" w:space="0" w:color="auto"/>
      </w:divBdr>
    </w:div>
    <w:div w:id="684747034">
      <w:bodyDiv w:val="1"/>
      <w:marLeft w:val="0"/>
      <w:marRight w:val="0"/>
      <w:marTop w:val="0"/>
      <w:marBottom w:val="0"/>
      <w:divBdr>
        <w:top w:val="none" w:sz="0" w:space="0" w:color="auto"/>
        <w:left w:val="none" w:sz="0" w:space="0" w:color="auto"/>
        <w:bottom w:val="none" w:sz="0" w:space="0" w:color="auto"/>
        <w:right w:val="none" w:sz="0" w:space="0" w:color="auto"/>
      </w:divBdr>
    </w:div>
    <w:div w:id="685013570">
      <w:bodyDiv w:val="1"/>
      <w:marLeft w:val="0"/>
      <w:marRight w:val="0"/>
      <w:marTop w:val="0"/>
      <w:marBottom w:val="0"/>
      <w:divBdr>
        <w:top w:val="none" w:sz="0" w:space="0" w:color="auto"/>
        <w:left w:val="none" w:sz="0" w:space="0" w:color="auto"/>
        <w:bottom w:val="none" w:sz="0" w:space="0" w:color="auto"/>
        <w:right w:val="none" w:sz="0" w:space="0" w:color="auto"/>
      </w:divBdr>
    </w:div>
    <w:div w:id="685448658">
      <w:bodyDiv w:val="1"/>
      <w:marLeft w:val="0"/>
      <w:marRight w:val="0"/>
      <w:marTop w:val="0"/>
      <w:marBottom w:val="0"/>
      <w:divBdr>
        <w:top w:val="none" w:sz="0" w:space="0" w:color="auto"/>
        <w:left w:val="none" w:sz="0" w:space="0" w:color="auto"/>
        <w:bottom w:val="none" w:sz="0" w:space="0" w:color="auto"/>
        <w:right w:val="none" w:sz="0" w:space="0" w:color="auto"/>
      </w:divBdr>
    </w:div>
    <w:div w:id="687290984">
      <w:bodyDiv w:val="1"/>
      <w:marLeft w:val="0"/>
      <w:marRight w:val="0"/>
      <w:marTop w:val="0"/>
      <w:marBottom w:val="0"/>
      <w:divBdr>
        <w:top w:val="none" w:sz="0" w:space="0" w:color="auto"/>
        <w:left w:val="none" w:sz="0" w:space="0" w:color="auto"/>
        <w:bottom w:val="none" w:sz="0" w:space="0" w:color="auto"/>
        <w:right w:val="none" w:sz="0" w:space="0" w:color="auto"/>
      </w:divBdr>
    </w:div>
    <w:div w:id="687758610">
      <w:bodyDiv w:val="1"/>
      <w:marLeft w:val="0"/>
      <w:marRight w:val="0"/>
      <w:marTop w:val="0"/>
      <w:marBottom w:val="0"/>
      <w:divBdr>
        <w:top w:val="none" w:sz="0" w:space="0" w:color="auto"/>
        <w:left w:val="none" w:sz="0" w:space="0" w:color="auto"/>
        <w:bottom w:val="none" w:sz="0" w:space="0" w:color="auto"/>
        <w:right w:val="none" w:sz="0" w:space="0" w:color="auto"/>
      </w:divBdr>
    </w:div>
    <w:div w:id="690230302">
      <w:bodyDiv w:val="1"/>
      <w:marLeft w:val="0"/>
      <w:marRight w:val="0"/>
      <w:marTop w:val="0"/>
      <w:marBottom w:val="0"/>
      <w:divBdr>
        <w:top w:val="none" w:sz="0" w:space="0" w:color="auto"/>
        <w:left w:val="none" w:sz="0" w:space="0" w:color="auto"/>
        <w:bottom w:val="none" w:sz="0" w:space="0" w:color="auto"/>
        <w:right w:val="none" w:sz="0" w:space="0" w:color="auto"/>
      </w:divBdr>
    </w:div>
    <w:div w:id="691347956">
      <w:bodyDiv w:val="1"/>
      <w:marLeft w:val="0"/>
      <w:marRight w:val="0"/>
      <w:marTop w:val="0"/>
      <w:marBottom w:val="0"/>
      <w:divBdr>
        <w:top w:val="none" w:sz="0" w:space="0" w:color="auto"/>
        <w:left w:val="none" w:sz="0" w:space="0" w:color="auto"/>
        <w:bottom w:val="none" w:sz="0" w:space="0" w:color="auto"/>
        <w:right w:val="none" w:sz="0" w:space="0" w:color="auto"/>
      </w:divBdr>
    </w:div>
    <w:div w:id="691414817">
      <w:bodyDiv w:val="1"/>
      <w:marLeft w:val="0"/>
      <w:marRight w:val="0"/>
      <w:marTop w:val="0"/>
      <w:marBottom w:val="0"/>
      <w:divBdr>
        <w:top w:val="none" w:sz="0" w:space="0" w:color="auto"/>
        <w:left w:val="none" w:sz="0" w:space="0" w:color="auto"/>
        <w:bottom w:val="none" w:sz="0" w:space="0" w:color="auto"/>
        <w:right w:val="none" w:sz="0" w:space="0" w:color="auto"/>
      </w:divBdr>
    </w:div>
    <w:div w:id="691885640">
      <w:bodyDiv w:val="1"/>
      <w:marLeft w:val="0"/>
      <w:marRight w:val="0"/>
      <w:marTop w:val="0"/>
      <w:marBottom w:val="0"/>
      <w:divBdr>
        <w:top w:val="none" w:sz="0" w:space="0" w:color="auto"/>
        <w:left w:val="none" w:sz="0" w:space="0" w:color="auto"/>
        <w:bottom w:val="none" w:sz="0" w:space="0" w:color="auto"/>
        <w:right w:val="none" w:sz="0" w:space="0" w:color="auto"/>
      </w:divBdr>
    </w:div>
    <w:div w:id="691957832">
      <w:bodyDiv w:val="1"/>
      <w:marLeft w:val="0"/>
      <w:marRight w:val="0"/>
      <w:marTop w:val="0"/>
      <w:marBottom w:val="0"/>
      <w:divBdr>
        <w:top w:val="none" w:sz="0" w:space="0" w:color="auto"/>
        <w:left w:val="none" w:sz="0" w:space="0" w:color="auto"/>
        <w:bottom w:val="none" w:sz="0" w:space="0" w:color="auto"/>
        <w:right w:val="none" w:sz="0" w:space="0" w:color="auto"/>
      </w:divBdr>
    </w:div>
    <w:div w:id="692538117">
      <w:bodyDiv w:val="1"/>
      <w:marLeft w:val="0"/>
      <w:marRight w:val="0"/>
      <w:marTop w:val="0"/>
      <w:marBottom w:val="0"/>
      <w:divBdr>
        <w:top w:val="none" w:sz="0" w:space="0" w:color="auto"/>
        <w:left w:val="none" w:sz="0" w:space="0" w:color="auto"/>
        <w:bottom w:val="none" w:sz="0" w:space="0" w:color="auto"/>
        <w:right w:val="none" w:sz="0" w:space="0" w:color="auto"/>
      </w:divBdr>
    </w:div>
    <w:div w:id="692997652">
      <w:bodyDiv w:val="1"/>
      <w:marLeft w:val="0"/>
      <w:marRight w:val="0"/>
      <w:marTop w:val="0"/>
      <w:marBottom w:val="0"/>
      <w:divBdr>
        <w:top w:val="none" w:sz="0" w:space="0" w:color="auto"/>
        <w:left w:val="none" w:sz="0" w:space="0" w:color="auto"/>
        <w:bottom w:val="none" w:sz="0" w:space="0" w:color="auto"/>
        <w:right w:val="none" w:sz="0" w:space="0" w:color="auto"/>
      </w:divBdr>
    </w:div>
    <w:div w:id="693380243">
      <w:bodyDiv w:val="1"/>
      <w:marLeft w:val="0"/>
      <w:marRight w:val="0"/>
      <w:marTop w:val="0"/>
      <w:marBottom w:val="0"/>
      <w:divBdr>
        <w:top w:val="none" w:sz="0" w:space="0" w:color="auto"/>
        <w:left w:val="none" w:sz="0" w:space="0" w:color="auto"/>
        <w:bottom w:val="none" w:sz="0" w:space="0" w:color="auto"/>
        <w:right w:val="none" w:sz="0" w:space="0" w:color="auto"/>
      </w:divBdr>
    </w:div>
    <w:div w:id="694159992">
      <w:bodyDiv w:val="1"/>
      <w:marLeft w:val="0"/>
      <w:marRight w:val="0"/>
      <w:marTop w:val="0"/>
      <w:marBottom w:val="0"/>
      <w:divBdr>
        <w:top w:val="none" w:sz="0" w:space="0" w:color="auto"/>
        <w:left w:val="none" w:sz="0" w:space="0" w:color="auto"/>
        <w:bottom w:val="none" w:sz="0" w:space="0" w:color="auto"/>
        <w:right w:val="none" w:sz="0" w:space="0" w:color="auto"/>
      </w:divBdr>
    </w:div>
    <w:div w:id="694236488">
      <w:bodyDiv w:val="1"/>
      <w:marLeft w:val="0"/>
      <w:marRight w:val="0"/>
      <w:marTop w:val="0"/>
      <w:marBottom w:val="0"/>
      <w:divBdr>
        <w:top w:val="none" w:sz="0" w:space="0" w:color="auto"/>
        <w:left w:val="none" w:sz="0" w:space="0" w:color="auto"/>
        <w:bottom w:val="none" w:sz="0" w:space="0" w:color="auto"/>
        <w:right w:val="none" w:sz="0" w:space="0" w:color="auto"/>
      </w:divBdr>
    </w:div>
    <w:div w:id="694379823">
      <w:bodyDiv w:val="1"/>
      <w:marLeft w:val="0"/>
      <w:marRight w:val="0"/>
      <w:marTop w:val="0"/>
      <w:marBottom w:val="0"/>
      <w:divBdr>
        <w:top w:val="none" w:sz="0" w:space="0" w:color="auto"/>
        <w:left w:val="none" w:sz="0" w:space="0" w:color="auto"/>
        <w:bottom w:val="none" w:sz="0" w:space="0" w:color="auto"/>
        <w:right w:val="none" w:sz="0" w:space="0" w:color="auto"/>
      </w:divBdr>
    </w:div>
    <w:div w:id="696739751">
      <w:bodyDiv w:val="1"/>
      <w:marLeft w:val="0"/>
      <w:marRight w:val="0"/>
      <w:marTop w:val="0"/>
      <w:marBottom w:val="0"/>
      <w:divBdr>
        <w:top w:val="none" w:sz="0" w:space="0" w:color="auto"/>
        <w:left w:val="none" w:sz="0" w:space="0" w:color="auto"/>
        <w:bottom w:val="none" w:sz="0" w:space="0" w:color="auto"/>
        <w:right w:val="none" w:sz="0" w:space="0" w:color="auto"/>
      </w:divBdr>
    </w:div>
    <w:div w:id="696782481">
      <w:bodyDiv w:val="1"/>
      <w:marLeft w:val="0"/>
      <w:marRight w:val="0"/>
      <w:marTop w:val="0"/>
      <w:marBottom w:val="0"/>
      <w:divBdr>
        <w:top w:val="none" w:sz="0" w:space="0" w:color="auto"/>
        <w:left w:val="none" w:sz="0" w:space="0" w:color="auto"/>
        <w:bottom w:val="none" w:sz="0" w:space="0" w:color="auto"/>
        <w:right w:val="none" w:sz="0" w:space="0" w:color="auto"/>
      </w:divBdr>
    </w:div>
    <w:div w:id="697466018">
      <w:bodyDiv w:val="1"/>
      <w:marLeft w:val="0"/>
      <w:marRight w:val="0"/>
      <w:marTop w:val="0"/>
      <w:marBottom w:val="0"/>
      <w:divBdr>
        <w:top w:val="none" w:sz="0" w:space="0" w:color="auto"/>
        <w:left w:val="none" w:sz="0" w:space="0" w:color="auto"/>
        <w:bottom w:val="none" w:sz="0" w:space="0" w:color="auto"/>
        <w:right w:val="none" w:sz="0" w:space="0" w:color="auto"/>
      </w:divBdr>
    </w:div>
    <w:div w:id="697701850">
      <w:bodyDiv w:val="1"/>
      <w:marLeft w:val="0"/>
      <w:marRight w:val="0"/>
      <w:marTop w:val="0"/>
      <w:marBottom w:val="0"/>
      <w:divBdr>
        <w:top w:val="none" w:sz="0" w:space="0" w:color="auto"/>
        <w:left w:val="none" w:sz="0" w:space="0" w:color="auto"/>
        <w:bottom w:val="none" w:sz="0" w:space="0" w:color="auto"/>
        <w:right w:val="none" w:sz="0" w:space="0" w:color="auto"/>
      </w:divBdr>
    </w:div>
    <w:div w:id="697854981">
      <w:bodyDiv w:val="1"/>
      <w:marLeft w:val="0"/>
      <w:marRight w:val="0"/>
      <w:marTop w:val="0"/>
      <w:marBottom w:val="0"/>
      <w:divBdr>
        <w:top w:val="none" w:sz="0" w:space="0" w:color="auto"/>
        <w:left w:val="none" w:sz="0" w:space="0" w:color="auto"/>
        <w:bottom w:val="none" w:sz="0" w:space="0" w:color="auto"/>
        <w:right w:val="none" w:sz="0" w:space="0" w:color="auto"/>
      </w:divBdr>
    </w:div>
    <w:div w:id="699091919">
      <w:bodyDiv w:val="1"/>
      <w:marLeft w:val="0"/>
      <w:marRight w:val="0"/>
      <w:marTop w:val="0"/>
      <w:marBottom w:val="0"/>
      <w:divBdr>
        <w:top w:val="none" w:sz="0" w:space="0" w:color="auto"/>
        <w:left w:val="none" w:sz="0" w:space="0" w:color="auto"/>
        <w:bottom w:val="none" w:sz="0" w:space="0" w:color="auto"/>
        <w:right w:val="none" w:sz="0" w:space="0" w:color="auto"/>
      </w:divBdr>
    </w:div>
    <w:div w:id="699210894">
      <w:bodyDiv w:val="1"/>
      <w:marLeft w:val="0"/>
      <w:marRight w:val="0"/>
      <w:marTop w:val="0"/>
      <w:marBottom w:val="0"/>
      <w:divBdr>
        <w:top w:val="none" w:sz="0" w:space="0" w:color="auto"/>
        <w:left w:val="none" w:sz="0" w:space="0" w:color="auto"/>
        <w:bottom w:val="none" w:sz="0" w:space="0" w:color="auto"/>
        <w:right w:val="none" w:sz="0" w:space="0" w:color="auto"/>
      </w:divBdr>
    </w:div>
    <w:div w:id="700056811">
      <w:bodyDiv w:val="1"/>
      <w:marLeft w:val="0"/>
      <w:marRight w:val="0"/>
      <w:marTop w:val="0"/>
      <w:marBottom w:val="0"/>
      <w:divBdr>
        <w:top w:val="none" w:sz="0" w:space="0" w:color="auto"/>
        <w:left w:val="none" w:sz="0" w:space="0" w:color="auto"/>
        <w:bottom w:val="none" w:sz="0" w:space="0" w:color="auto"/>
        <w:right w:val="none" w:sz="0" w:space="0" w:color="auto"/>
      </w:divBdr>
    </w:div>
    <w:div w:id="700521867">
      <w:bodyDiv w:val="1"/>
      <w:marLeft w:val="0"/>
      <w:marRight w:val="0"/>
      <w:marTop w:val="0"/>
      <w:marBottom w:val="0"/>
      <w:divBdr>
        <w:top w:val="none" w:sz="0" w:space="0" w:color="auto"/>
        <w:left w:val="none" w:sz="0" w:space="0" w:color="auto"/>
        <w:bottom w:val="none" w:sz="0" w:space="0" w:color="auto"/>
        <w:right w:val="none" w:sz="0" w:space="0" w:color="auto"/>
      </w:divBdr>
    </w:div>
    <w:div w:id="701128984">
      <w:bodyDiv w:val="1"/>
      <w:marLeft w:val="0"/>
      <w:marRight w:val="0"/>
      <w:marTop w:val="0"/>
      <w:marBottom w:val="0"/>
      <w:divBdr>
        <w:top w:val="none" w:sz="0" w:space="0" w:color="auto"/>
        <w:left w:val="none" w:sz="0" w:space="0" w:color="auto"/>
        <w:bottom w:val="none" w:sz="0" w:space="0" w:color="auto"/>
        <w:right w:val="none" w:sz="0" w:space="0" w:color="auto"/>
      </w:divBdr>
    </w:div>
    <w:div w:id="701321908">
      <w:bodyDiv w:val="1"/>
      <w:marLeft w:val="0"/>
      <w:marRight w:val="0"/>
      <w:marTop w:val="0"/>
      <w:marBottom w:val="0"/>
      <w:divBdr>
        <w:top w:val="none" w:sz="0" w:space="0" w:color="auto"/>
        <w:left w:val="none" w:sz="0" w:space="0" w:color="auto"/>
        <w:bottom w:val="none" w:sz="0" w:space="0" w:color="auto"/>
        <w:right w:val="none" w:sz="0" w:space="0" w:color="auto"/>
      </w:divBdr>
    </w:div>
    <w:div w:id="701904873">
      <w:bodyDiv w:val="1"/>
      <w:marLeft w:val="0"/>
      <w:marRight w:val="0"/>
      <w:marTop w:val="0"/>
      <w:marBottom w:val="0"/>
      <w:divBdr>
        <w:top w:val="none" w:sz="0" w:space="0" w:color="auto"/>
        <w:left w:val="none" w:sz="0" w:space="0" w:color="auto"/>
        <w:bottom w:val="none" w:sz="0" w:space="0" w:color="auto"/>
        <w:right w:val="none" w:sz="0" w:space="0" w:color="auto"/>
      </w:divBdr>
    </w:div>
    <w:div w:id="703671561">
      <w:bodyDiv w:val="1"/>
      <w:marLeft w:val="0"/>
      <w:marRight w:val="0"/>
      <w:marTop w:val="0"/>
      <w:marBottom w:val="0"/>
      <w:divBdr>
        <w:top w:val="none" w:sz="0" w:space="0" w:color="auto"/>
        <w:left w:val="none" w:sz="0" w:space="0" w:color="auto"/>
        <w:bottom w:val="none" w:sz="0" w:space="0" w:color="auto"/>
        <w:right w:val="none" w:sz="0" w:space="0" w:color="auto"/>
      </w:divBdr>
    </w:div>
    <w:div w:id="704015028">
      <w:bodyDiv w:val="1"/>
      <w:marLeft w:val="0"/>
      <w:marRight w:val="0"/>
      <w:marTop w:val="0"/>
      <w:marBottom w:val="0"/>
      <w:divBdr>
        <w:top w:val="none" w:sz="0" w:space="0" w:color="auto"/>
        <w:left w:val="none" w:sz="0" w:space="0" w:color="auto"/>
        <w:bottom w:val="none" w:sz="0" w:space="0" w:color="auto"/>
        <w:right w:val="none" w:sz="0" w:space="0" w:color="auto"/>
      </w:divBdr>
    </w:div>
    <w:div w:id="704330513">
      <w:bodyDiv w:val="1"/>
      <w:marLeft w:val="0"/>
      <w:marRight w:val="0"/>
      <w:marTop w:val="0"/>
      <w:marBottom w:val="0"/>
      <w:divBdr>
        <w:top w:val="none" w:sz="0" w:space="0" w:color="auto"/>
        <w:left w:val="none" w:sz="0" w:space="0" w:color="auto"/>
        <w:bottom w:val="none" w:sz="0" w:space="0" w:color="auto"/>
        <w:right w:val="none" w:sz="0" w:space="0" w:color="auto"/>
      </w:divBdr>
    </w:div>
    <w:div w:id="704644633">
      <w:bodyDiv w:val="1"/>
      <w:marLeft w:val="0"/>
      <w:marRight w:val="0"/>
      <w:marTop w:val="0"/>
      <w:marBottom w:val="0"/>
      <w:divBdr>
        <w:top w:val="none" w:sz="0" w:space="0" w:color="auto"/>
        <w:left w:val="none" w:sz="0" w:space="0" w:color="auto"/>
        <w:bottom w:val="none" w:sz="0" w:space="0" w:color="auto"/>
        <w:right w:val="none" w:sz="0" w:space="0" w:color="auto"/>
      </w:divBdr>
    </w:div>
    <w:div w:id="705561336">
      <w:bodyDiv w:val="1"/>
      <w:marLeft w:val="0"/>
      <w:marRight w:val="0"/>
      <w:marTop w:val="0"/>
      <w:marBottom w:val="0"/>
      <w:divBdr>
        <w:top w:val="none" w:sz="0" w:space="0" w:color="auto"/>
        <w:left w:val="none" w:sz="0" w:space="0" w:color="auto"/>
        <w:bottom w:val="none" w:sz="0" w:space="0" w:color="auto"/>
        <w:right w:val="none" w:sz="0" w:space="0" w:color="auto"/>
      </w:divBdr>
    </w:div>
    <w:div w:id="706028267">
      <w:bodyDiv w:val="1"/>
      <w:marLeft w:val="0"/>
      <w:marRight w:val="0"/>
      <w:marTop w:val="0"/>
      <w:marBottom w:val="0"/>
      <w:divBdr>
        <w:top w:val="none" w:sz="0" w:space="0" w:color="auto"/>
        <w:left w:val="none" w:sz="0" w:space="0" w:color="auto"/>
        <w:bottom w:val="none" w:sz="0" w:space="0" w:color="auto"/>
        <w:right w:val="none" w:sz="0" w:space="0" w:color="auto"/>
      </w:divBdr>
    </w:div>
    <w:div w:id="708532382">
      <w:bodyDiv w:val="1"/>
      <w:marLeft w:val="0"/>
      <w:marRight w:val="0"/>
      <w:marTop w:val="0"/>
      <w:marBottom w:val="0"/>
      <w:divBdr>
        <w:top w:val="none" w:sz="0" w:space="0" w:color="auto"/>
        <w:left w:val="none" w:sz="0" w:space="0" w:color="auto"/>
        <w:bottom w:val="none" w:sz="0" w:space="0" w:color="auto"/>
        <w:right w:val="none" w:sz="0" w:space="0" w:color="auto"/>
      </w:divBdr>
    </w:div>
    <w:div w:id="708913892">
      <w:bodyDiv w:val="1"/>
      <w:marLeft w:val="0"/>
      <w:marRight w:val="0"/>
      <w:marTop w:val="0"/>
      <w:marBottom w:val="0"/>
      <w:divBdr>
        <w:top w:val="none" w:sz="0" w:space="0" w:color="auto"/>
        <w:left w:val="none" w:sz="0" w:space="0" w:color="auto"/>
        <w:bottom w:val="none" w:sz="0" w:space="0" w:color="auto"/>
        <w:right w:val="none" w:sz="0" w:space="0" w:color="auto"/>
      </w:divBdr>
    </w:div>
    <w:div w:id="709457414">
      <w:bodyDiv w:val="1"/>
      <w:marLeft w:val="0"/>
      <w:marRight w:val="0"/>
      <w:marTop w:val="0"/>
      <w:marBottom w:val="0"/>
      <w:divBdr>
        <w:top w:val="none" w:sz="0" w:space="0" w:color="auto"/>
        <w:left w:val="none" w:sz="0" w:space="0" w:color="auto"/>
        <w:bottom w:val="none" w:sz="0" w:space="0" w:color="auto"/>
        <w:right w:val="none" w:sz="0" w:space="0" w:color="auto"/>
      </w:divBdr>
    </w:div>
    <w:div w:id="709763654">
      <w:bodyDiv w:val="1"/>
      <w:marLeft w:val="0"/>
      <w:marRight w:val="0"/>
      <w:marTop w:val="0"/>
      <w:marBottom w:val="0"/>
      <w:divBdr>
        <w:top w:val="none" w:sz="0" w:space="0" w:color="auto"/>
        <w:left w:val="none" w:sz="0" w:space="0" w:color="auto"/>
        <w:bottom w:val="none" w:sz="0" w:space="0" w:color="auto"/>
        <w:right w:val="none" w:sz="0" w:space="0" w:color="auto"/>
      </w:divBdr>
    </w:div>
    <w:div w:id="710768143">
      <w:bodyDiv w:val="1"/>
      <w:marLeft w:val="0"/>
      <w:marRight w:val="0"/>
      <w:marTop w:val="0"/>
      <w:marBottom w:val="0"/>
      <w:divBdr>
        <w:top w:val="none" w:sz="0" w:space="0" w:color="auto"/>
        <w:left w:val="none" w:sz="0" w:space="0" w:color="auto"/>
        <w:bottom w:val="none" w:sz="0" w:space="0" w:color="auto"/>
        <w:right w:val="none" w:sz="0" w:space="0" w:color="auto"/>
      </w:divBdr>
    </w:div>
    <w:div w:id="710884708">
      <w:bodyDiv w:val="1"/>
      <w:marLeft w:val="0"/>
      <w:marRight w:val="0"/>
      <w:marTop w:val="0"/>
      <w:marBottom w:val="0"/>
      <w:divBdr>
        <w:top w:val="none" w:sz="0" w:space="0" w:color="auto"/>
        <w:left w:val="none" w:sz="0" w:space="0" w:color="auto"/>
        <w:bottom w:val="none" w:sz="0" w:space="0" w:color="auto"/>
        <w:right w:val="none" w:sz="0" w:space="0" w:color="auto"/>
      </w:divBdr>
    </w:div>
    <w:div w:id="711078470">
      <w:bodyDiv w:val="1"/>
      <w:marLeft w:val="0"/>
      <w:marRight w:val="0"/>
      <w:marTop w:val="0"/>
      <w:marBottom w:val="0"/>
      <w:divBdr>
        <w:top w:val="none" w:sz="0" w:space="0" w:color="auto"/>
        <w:left w:val="none" w:sz="0" w:space="0" w:color="auto"/>
        <w:bottom w:val="none" w:sz="0" w:space="0" w:color="auto"/>
        <w:right w:val="none" w:sz="0" w:space="0" w:color="auto"/>
      </w:divBdr>
    </w:div>
    <w:div w:id="711618213">
      <w:bodyDiv w:val="1"/>
      <w:marLeft w:val="0"/>
      <w:marRight w:val="0"/>
      <w:marTop w:val="0"/>
      <w:marBottom w:val="0"/>
      <w:divBdr>
        <w:top w:val="none" w:sz="0" w:space="0" w:color="auto"/>
        <w:left w:val="none" w:sz="0" w:space="0" w:color="auto"/>
        <w:bottom w:val="none" w:sz="0" w:space="0" w:color="auto"/>
        <w:right w:val="none" w:sz="0" w:space="0" w:color="auto"/>
      </w:divBdr>
    </w:div>
    <w:div w:id="711810303">
      <w:bodyDiv w:val="1"/>
      <w:marLeft w:val="0"/>
      <w:marRight w:val="0"/>
      <w:marTop w:val="0"/>
      <w:marBottom w:val="0"/>
      <w:divBdr>
        <w:top w:val="none" w:sz="0" w:space="0" w:color="auto"/>
        <w:left w:val="none" w:sz="0" w:space="0" w:color="auto"/>
        <w:bottom w:val="none" w:sz="0" w:space="0" w:color="auto"/>
        <w:right w:val="none" w:sz="0" w:space="0" w:color="auto"/>
      </w:divBdr>
    </w:div>
    <w:div w:id="711923041">
      <w:bodyDiv w:val="1"/>
      <w:marLeft w:val="0"/>
      <w:marRight w:val="0"/>
      <w:marTop w:val="0"/>
      <w:marBottom w:val="0"/>
      <w:divBdr>
        <w:top w:val="none" w:sz="0" w:space="0" w:color="auto"/>
        <w:left w:val="none" w:sz="0" w:space="0" w:color="auto"/>
        <w:bottom w:val="none" w:sz="0" w:space="0" w:color="auto"/>
        <w:right w:val="none" w:sz="0" w:space="0" w:color="auto"/>
      </w:divBdr>
    </w:div>
    <w:div w:id="712922777">
      <w:bodyDiv w:val="1"/>
      <w:marLeft w:val="0"/>
      <w:marRight w:val="0"/>
      <w:marTop w:val="0"/>
      <w:marBottom w:val="0"/>
      <w:divBdr>
        <w:top w:val="none" w:sz="0" w:space="0" w:color="auto"/>
        <w:left w:val="none" w:sz="0" w:space="0" w:color="auto"/>
        <w:bottom w:val="none" w:sz="0" w:space="0" w:color="auto"/>
        <w:right w:val="none" w:sz="0" w:space="0" w:color="auto"/>
      </w:divBdr>
    </w:div>
    <w:div w:id="713502513">
      <w:bodyDiv w:val="1"/>
      <w:marLeft w:val="0"/>
      <w:marRight w:val="0"/>
      <w:marTop w:val="0"/>
      <w:marBottom w:val="0"/>
      <w:divBdr>
        <w:top w:val="none" w:sz="0" w:space="0" w:color="auto"/>
        <w:left w:val="none" w:sz="0" w:space="0" w:color="auto"/>
        <w:bottom w:val="none" w:sz="0" w:space="0" w:color="auto"/>
        <w:right w:val="none" w:sz="0" w:space="0" w:color="auto"/>
      </w:divBdr>
    </w:div>
    <w:div w:id="713583901">
      <w:bodyDiv w:val="1"/>
      <w:marLeft w:val="0"/>
      <w:marRight w:val="0"/>
      <w:marTop w:val="0"/>
      <w:marBottom w:val="0"/>
      <w:divBdr>
        <w:top w:val="none" w:sz="0" w:space="0" w:color="auto"/>
        <w:left w:val="none" w:sz="0" w:space="0" w:color="auto"/>
        <w:bottom w:val="none" w:sz="0" w:space="0" w:color="auto"/>
        <w:right w:val="none" w:sz="0" w:space="0" w:color="auto"/>
      </w:divBdr>
    </w:div>
    <w:div w:id="713818476">
      <w:bodyDiv w:val="1"/>
      <w:marLeft w:val="0"/>
      <w:marRight w:val="0"/>
      <w:marTop w:val="0"/>
      <w:marBottom w:val="0"/>
      <w:divBdr>
        <w:top w:val="none" w:sz="0" w:space="0" w:color="auto"/>
        <w:left w:val="none" w:sz="0" w:space="0" w:color="auto"/>
        <w:bottom w:val="none" w:sz="0" w:space="0" w:color="auto"/>
        <w:right w:val="none" w:sz="0" w:space="0" w:color="auto"/>
      </w:divBdr>
    </w:div>
    <w:div w:id="713894395">
      <w:bodyDiv w:val="1"/>
      <w:marLeft w:val="0"/>
      <w:marRight w:val="0"/>
      <w:marTop w:val="0"/>
      <w:marBottom w:val="0"/>
      <w:divBdr>
        <w:top w:val="none" w:sz="0" w:space="0" w:color="auto"/>
        <w:left w:val="none" w:sz="0" w:space="0" w:color="auto"/>
        <w:bottom w:val="none" w:sz="0" w:space="0" w:color="auto"/>
        <w:right w:val="none" w:sz="0" w:space="0" w:color="auto"/>
      </w:divBdr>
    </w:div>
    <w:div w:id="714158575">
      <w:bodyDiv w:val="1"/>
      <w:marLeft w:val="0"/>
      <w:marRight w:val="0"/>
      <w:marTop w:val="0"/>
      <w:marBottom w:val="0"/>
      <w:divBdr>
        <w:top w:val="none" w:sz="0" w:space="0" w:color="auto"/>
        <w:left w:val="none" w:sz="0" w:space="0" w:color="auto"/>
        <w:bottom w:val="none" w:sz="0" w:space="0" w:color="auto"/>
        <w:right w:val="none" w:sz="0" w:space="0" w:color="auto"/>
      </w:divBdr>
    </w:div>
    <w:div w:id="714502014">
      <w:bodyDiv w:val="1"/>
      <w:marLeft w:val="0"/>
      <w:marRight w:val="0"/>
      <w:marTop w:val="0"/>
      <w:marBottom w:val="0"/>
      <w:divBdr>
        <w:top w:val="none" w:sz="0" w:space="0" w:color="auto"/>
        <w:left w:val="none" w:sz="0" w:space="0" w:color="auto"/>
        <w:bottom w:val="none" w:sz="0" w:space="0" w:color="auto"/>
        <w:right w:val="none" w:sz="0" w:space="0" w:color="auto"/>
      </w:divBdr>
    </w:div>
    <w:div w:id="715467203">
      <w:bodyDiv w:val="1"/>
      <w:marLeft w:val="0"/>
      <w:marRight w:val="0"/>
      <w:marTop w:val="0"/>
      <w:marBottom w:val="0"/>
      <w:divBdr>
        <w:top w:val="none" w:sz="0" w:space="0" w:color="auto"/>
        <w:left w:val="none" w:sz="0" w:space="0" w:color="auto"/>
        <w:bottom w:val="none" w:sz="0" w:space="0" w:color="auto"/>
        <w:right w:val="none" w:sz="0" w:space="0" w:color="auto"/>
      </w:divBdr>
    </w:div>
    <w:div w:id="715861606">
      <w:bodyDiv w:val="1"/>
      <w:marLeft w:val="0"/>
      <w:marRight w:val="0"/>
      <w:marTop w:val="0"/>
      <w:marBottom w:val="0"/>
      <w:divBdr>
        <w:top w:val="none" w:sz="0" w:space="0" w:color="auto"/>
        <w:left w:val="none" w:sz="0" w:space="0" w:color="auto"/>
        <w:bottom w:val="none" w:sz="0" w:space="0" w:color="auto"/>
        <w:right w:val="none" w:sz="0" w:space="0" w:color="auto"/>
      </w:divBdr>
    </w:div>
    <w:div w:id="716124810">
      <w:bodyDiv w:val="1"/>
      <w:marLeft w:val="0"/>
      <w:marRight w:val="0"/>
      <w:marTop w:val="0"/>
      <w:marBottom w:val="0"/>
      <w:divBdr>
        <w:top w:val="none" w:sz="0" w:space="0" w:color="auto"/>
        <w:left w:val="none" w:sz="0" w:space="0" w:color="auto"/>
        <w:bottom w:val="none" w:sz="0" w:space="0" w:color="auto"/>
        <w:right w:val="none" w:sz="0" w:space="0" w:color="auto"/>
      </w:divBdr>
    </w:div>
    <w:div w:id="716199431">
      <w:bodyDiv w:val="1"/>
      <w:marLeft w:val="0"/>
      <w:marRight w:val="0"/>
      <w:marTop w:val="0"/>
      <w:marBottom w:val="0"/>
      <w:divBdr>
        <w:top w:val="none" w:sz="0" w:space="0" w:color="auto"/>
        <w:left w:val="none" w:sz="0" w:space="0" w:color="auto"/>
        <w:bottom w:val="none" w:sz="0" w:space="0" w:color="auto"/>
        <w:right w:val="none" w:sz="0" w:space="0" w:color="auto"/>
      </w:divBdr>
    </w:div>
    <w:div w:id="716275046">
      <w:bodyDiv w:val="1"/>
      <w:marLeft w:val="0"/>
      <w:marRight w:val="0"/>
      <w:marTop w:val="0"/>
      <w:marBottom w:val="0"/>
      <w:divBdr>
        <w:top w:val="none" w:sz="0" w:space="0" w:color="auto"/>
        <w:left w:val="none" w:sz="0" w:space="0" w:color="auto"/>
        <w:bottom w:val="none" w:sz="0" w:space="0" w:color="auto"/>
        <w:right w:val="none" w:sz="0" w:space="0" w:color="auto"/>
      </w:divBdr>
    </w:div>
    <w:div w:id="716321060">
      <w:bodyDiv w:val="1"/>
      <w:marLeft w:val="0"/>
      <w:marRight w:val="0"/>
      <w:marTop w:val="0"/>
      <w:marBottom w:val="0"/>
      <w:divBdr>
        <w:top w:val="none" w:sz="0" w:space="0" w:color="auto"/>
        <w:left w:val="none" w:sz="0" w:space="0" w:color="auto"/>
        <w:bottom w:val="none" w:sz="0" w:space="0" w:color="auto"/>
        <w:right w:val="none" w:sz="0" w:space="0" w:color="auto"/>
      </w:divBdr>
    </w:div>
    <w:div w:id="716591772">
      <w:bodyDiv w:val="1"/>
      <w:marLeft w:val="0"/>
      <w:marRight w:val="0"/>
      <w:marTop w:val="0"/>
      <w:marBottom w:val="0"/>
      <w:divBdr>
        <w:top w:val="none" w:sz="0" w:space="0" w:color="auto"/>
        <w:left w:val="none" w:sz="0" w:space="0" w:color="auto"/>
        <w:bottom w:val="none" w:sz="0" w:space="0" w:color="auto"/>
        <w:right w:val="none" w:sz="0" w:space="0" w:color="auto"/>
      </w:divBdr>
    </w:div>
    <w:div w:id="716704006">
      <w:bodyDiv w:val="1"/>
      <w:marLeft w:val="0"/>
      <w:marRight w:val="0"/>
      <w:marTop w:val="0"/>
      <w:marBottom w:val="0"/>
      <w:divBdr>
        <w:top w:val="none" w:sz="0" w:space="0" w:color="auto"/>
        <w:left w:val="none" w:sz="0" w:space="0" w:color="auto"/>
        <w:bottom w:val="none" w:sz="0" w:space="0" w:color="auto"/>
        <w:right w:val="none" w:sz="0" w:space="0" w:color="auto"/>
      </w:divBdr>
    </w:div>
    <w:div w:id="716930065">
      <w:bodyDiv w:val="1"/>
      <w:marLeft w:val="0"/>
      <w:marRight w:val="0"/>
      <w:marTop w:val="0"/>
      <w:marBottom w:val="0"/>
      <w:divBdr>
        <w:top w:val="none" w:sz="0" w:space="0" w:color="auto"/>
        <w:left w:val="none" w:sz="0" w:space="0" w:color="auto"/>
        <w:bottom w:val="none" w:sz="0" w:space="0" w:color="auto"/>
        <w:right w:val="none" w:sz="0" w:space="0" w:color="auto"/>
      </w:divBdr>
    </w:div>
    <w:div w:id="718089621">
      <w:bodyDiv w:val="1"/>
      <w:marLeft w:val="0"/>
      <w:marRight w:val="0"/>
      <w:marTop w:val="0"/>
      <w:marBottom w:val="0"/>
      <w:divBdr>
        <w:top w:val="none" w:sz="0" w:space="0" w:color="auto"/>
        <w:left w:val="none" w:sz="0" w:space="0" w:color="auto"/>
        <w:bottom w:val="none" w:sz="0" w:space="0" w:color="auto"/>
        <w:right w:val="none" w:sz="0" w:space="0" w:color="auto"/>
      </w:divBdr>
    </w:div>
    <w:div w:id="719019781">
      <w:bodyDiv w:val="1"/>
      <w:marLeft w:val="0"/>
      <w:marRight w:val="0"/>
      <w:marTop w:val="0"/>
      <w:marBottom w:val="0"/>
      <w:divBdr>
        <w:top w:val="none" w:sz="0" w:space="0" w:color="auto"/>
        <w:left w:val="none" w:sz="0" w:space="0" w:color="auto"/>
        <w:bottom w:val="none" w:sz="0" w:space="0" w:color="auto"/>
        <w:right w:val="none" w:sz="0" w:space="0" w:color="auto"/>
      </w:divBdr>
    </w:div>
    <w:div w:id="719600150">
      <w:bodyDiv w:val="1"/>
      <w:marLeft w:val="0"/>
      <w:marRight w:val="0"/>
      <w:marTop w:val="0"/>
      <w:marBottom w:val="0"/>
      <w:divBdr>
        <w:top w:val="none" w:sz="0" w:space="0" w:color="auto"/>
        <w:left w:val="none" w:sz="0" w:space="0" w:color="auto"/>
        <w:bottom w:val="none" w:sz="0" w:space="0" w:color="auto"/>
        <w:right w:val="none" w:sz="0" w:space="0" w:color="auto"/>
      </w:divBdr>
    </w:div>
    <w:div w:id="720400503">
      <w:bodyDiv w:val="1"/>
      <w:marLeft w:val="0"/>
      <w:marRight w:val="0"/>
      <w:marTop w:val="0"/>
      <w:marBottom w:val="0"/>
      <w:divBdr>
        <w:top w:val="none" w:sz="0" w:space="0" w:color="auto"/>
        <w:left w:val="none" w:sz="0" w:space="0" w:color="auto"/>
        <w:bottom w:val="none" w:sz="0" w:space="0" w:color="auto"/>
        <w:right w:val="none" w:sz="0" w:space="0" w:color="auto"/>
      </w:divBdr>
    </w:div>
    <w:div w:id="722171453">
      <w:bodyDiv w:val="1"/>
      <w:marLeft w:val="0"/>
      <w:marRight w:val="0"/>
      <w:marTop w:val="0"/>
      <w:marBottom w:val="0"/>
      <w:divBdr>
        <w:top w:val="none" w:sz="0" w:space="0" w:color="auto"/>
        <w:left w:val="none" w:sz="0" w:space="0" w:color="auto"/>
        <w:bottom w:val="none" w:sz="0" w:space="0" w:color="auto"/>
        <w:right w:val="none" w:sz="0" w:space="0" w:color="auto"/>
      </w:divBdr>
    </w:div>
    <w:div w:id="723023957">
      <w:bodyDiv w:val="1"/>
      <w:marLeft w:val="0"/>
      <w:marRight w:val="0"/>
      <w:marTop w:val="0"/>
      <w:marBottom w:val="0"/>
      <w:divBdr>
        <w:top w:val="none" w:sz="0" w:space="0" w:color="auto"/>
        <w:left w:val="none" w:sz="0" w:space="0" w:color="auto"/>
        <w:bottom w:val="none" w:sz="0" w:space="0" w:color="auto"/>
        <w:right w:val="none" w:sz="0" w:space="0" w:color="auto"/>
      </w:divBdr>
    </w:div>
    <w:div w:id="723065648">
      <w:bodyDiv w:val="1"/>
      <w:marLeft w:val="0"/>
      <w:marRight w:val="0"/>
      <w:marTop w:val="0"/>
      <w:marBottom w:val="0"/>
      <w:divBdr>
        <w:top w:val="none" w:sz="0" w:space="0" w:color="auto"/>
        <w:left w:val="none" w:sz="0" w:space="0" w:color="auto"/>
        <w:bottom w:val="none" w:sz="0" w:space="0" w:color="auto"/>
        <w:right w:val="none" w:sz="0" w:space="0" w:color="auto"/>
      </w:divBdr>
    </w:div>
    <w:div w:id="723212589">
      <w:bodyDiv w:val="1"/>
      <w:marLeft w:val="0"/>
      <w:marRight w:val="0"/>
      <w:marTop w:val="0"/>
      <w:marBottom w:val="0"/>
      <w:divBdr>
        <w:top w:val="none" w:sz="0" w:space="0" w:color="auto"/>
        <w:left w:val="none" w:sz="0" w:space="0" w:color="auto"/>
        <w:bottom w:val="none" w:sz="0" w:space="0" w:color="auto"/>
        <w:right w:val="none" w:sz="0" w:space="0" w:color="auto"/>
      </w:divBdr>
    </w:div>
    <w:div w:id="723528799">
      <w:bodyDiv w:val="1"/>
      <w:marLeft w:val="0"/>
      <w:marRight w:val="0"/>
      <w:marTop w:val="0"/>
      <w:marBottom w:val="0"/>
      <w:divBdr>
        <w:top w:val="none" w:sz="0" w:space="0" w:color="auto"/>
        <w:left w:val="none" w:sz="0" w:space="0" w:color="auto"/>
        <w:bottom w:val="none" w:sz="0" w:space="0" w:color="auto"/>
        <w:right w:val="none" w:sz="0" w:space="0" w:color="auto"/>
      </w:divBdr>
    </w:div>
    <w:div w:id="723723968">
      <w:bodyDiv w:val="1"/>
      <w:marLeft w:val="0"/>
      <w:marRight w:val="0"/>
      <w:marTop w:val="0"/>
      <w:marBottom w:val="0"/>
      <w:divBdr>
        <w:top w:val="none" w:sz="0" w:space="0" w:color="auto"/>
        <w:left w:val="none" w:sz="0" w:space="0" w:color="auto"/>
        <w:bottom w:val="none" w:sz="0" w:space="0" w:color="auto"/>
        <w:right w:val="none" w:sz="0" w:space="0" w:color="auto"/>
      </w:divBdr>
    </w:div>
    <w:div w:id="723724760">
      <w:bodyDiv w:val="1"/>
      <w:marLeft w:val="0"/>
      <w:marRight w:val="0"/>
      <w:marTop w:val="0"/>
      <w:marBottom w:val="0"/>
      <w:divBdr>
        <w:top w:val="none" w:sz="0" w:space="0" w:color="auto"/>
        <w:left w:val="none" w:sz="0" w:space="0" w:color="auto"/>
        <w:bottom w:val="none" w:sz="0" w:space="0" w:color="auto"/>
        <w:right w:val="none" w:sz="0" w:space="0" w:color="auto"/>
      </w:divBdr>
    </w:div>
    <w:div w:id="723873924">
      <w:bodyDiv w:val="1"/>
      <w:marLeft w:val="0"/>
      <w:marRight w:val="0"/>
      <w:marTop w:val="0"/>
      <w:marBottom w:val="0"/>
      <w:divBdr>
        <w:top w:val="none" w:sz="0" w:space="0" w:color="auto"/>
        <w:left w:val="none" w:sz="0" w:space="0" w:color="auto"/>
        <w:bottom w:val="none" w:sz="0" w:space="0" w:color="auto"/>
        <w:right w:val="none" w:sz="0" w:space="0" w:color="auto"/>
      </w:divBdr>
    </w:div>
    <w:div w:id="723913945">
      <w:bodyDiv w:val="1"/>
      <w:marLeft w:val="0"/>
      <w:marRight w:val="0"/>
      <w:marTop w:val="0"/>
      <w:marBottom w:val="0"/>
      <w:divBdr>
        <w:top w:val="none" w:sz="0" w:space="0" w:color="auto"/>
        <w:left w:val="none" w:sz="0" w:space="0" w:color="auto"/>
        <w:bottom w:val="none" w:sz="0" w:space="0" w:color="auto"/>
        <w:right w:val="none" w:sz="0" w:space="0" w:color="auto"/>
      </w:divBdr>
    </w:div>
    <w:div w:id="724716173">
      <w:bodyDiv w:val="1"/>
      <w:marLeft w:val="0"/>
      <w:marRight w:val="0"/>
      <w:marTop w:val="0"/>
      <w:marBottom w:val="0"/>
      <w:divBdr>
        <w:top w:val="none" w:sz="0" w:space="0" w:color="auto"/>
        <w:left w:val="none" w:sz="0" w:space="0" w:color="auto"/>
        <w:bottom w:val="none" w:sz="0" w:space="0" w:color="auto"/>
        <w:right w:val="none" w:sz="0" w:space="0" w:color="auto"/>
      </w:divBdr>
    </w:div>
    <w:div w:id="726687007">
      <w:bodyDiv w:val="1"/>
      <w:marLeft w:val="0"/>
      <w:marRight w:val="0"/>
      <w:marTop w:val="0"/>
      <w:marBottom w:val="0"/>
      <w:divBdr>
        <w:top w:val="none" w:sz="0" w:space="0" w:color="auto"/>
        <w:left w:val="none" w:sz="0" w:space="0" w:color="auto"/>
        <w:bottom w:val="none" w:sz="0" w:space="0" w:color="auto"/>
        <w:right w:val="none" w:sz="0" w:space="0" w:color="auto"/>
      </w:divBdr>
    </w:div>
    <w:div w:id="726875249">
      <w:bodyDiv w:val="1"/>
      <w:marLeft w:val="0"/>
      <w:marRight w:val="0"/>
      <w:marTop w:val="0"/>
      <w:marBottom w:val="0"/>
      <w:divBdr>
        <w:top w:val="none" w:sz="0" w:space="0" w:color="auto"/>
        <w:left w:val="none" w:sz="0" w:space="0" w:color="auto"/>
        <w:bottom w:val="none" w:sz="0" w:space="0" w:color="auto"/>
        <w:right w:val="none" w:sz="0" w:space="0" w:color="auto"/>
      </w:divBdr>
    </w:div>
    <w:div w:id="727414062">
      <w:bodyDiv w:val="1"/>
      <w:marLeft w:val="0"/>
      <w:marRight w:val="0"/>
      <w:marTop w:val="0"/>
      <w:marBottom w:val="0"/>
      <w:divBdr>
        <w:top w:val="none" w:sz="0" w:space="0" w:color="auto"/>
        <w:left w:val="none" w:sz="0" w:space="0" w:color="auto"/>
        <w:bottom w:val="none" w:sz="0" w:space="0" w:color="auto"/>
        <w:right w:val="none" w:sz="0" w:space="0" w:color="auto"/>
      </w:divBdr>
    </w:div>
    <w:div w:id="727530266">
      <w:bodyDiv w:val="1"/>
      <w:marLeft w:val="0"/>
      <w:marRight w:val="0"/>
      <w:marTop w:val="0"/>
      <w:marBottom w:val="0"/>
      <w:divBdr>
        <w:top w:val="none" w:sz="0" w:space="0" w:color="auto"/>
        <w:left w:val="none" w:sz="0" w:space="0" w:color="auto"/>
        <w:bottom w:val="none" w:sz="0" w:space="0" w:color="auto"/>
        <w:right w:val="none" w:sz="0" w:space="0" w:color="auto"/>
      </w:divBdr>
    </w:div>
    <w:div w:id="727844558">
      <w:bodyDiv w:val="1"/>
      <w:marLeft w:val="0"/>
      <w:marRight w:val="0"/>
      <w:marTop w:val="0"/>
      <w:marBottom w:val="0"/>
      <w:divBdr>
        <w:top w:val="none" w:sz="0" w:space="0" w:color="auto"/>
        <w:left w:val="none" w:sz="0" w:space="0" w:color="auto"/>
        <w:bottom w:val="none" w:sz="0" w:space="0" w:color="auto"/>
        <w:right w:val="none" w:sz="0" w:space="0" w:color="auto"/>
      </w:divBdr>
    </w:div>
    <w:div w:id="728454861">
      <w:bodyDiv w:val="1"/>
      <w:marLeft w:val="0"/>
      <w:marRight w:val="0"/>
      <w:marTop w:val="0"/>
      <w:marBottom w:val="0"/>
      <w:divBdr>
        <w:top w:val="none" w:sz="0" w:space="0" w:color="auto"/>
        <w:left w:val="none" w:sz="0" w:space="0" w:color="auto"/>
        <w:bottom w:val="none" w:sz="0" w:space="0" w:color="auto"/>
        <w:right w:val="none" w:sz="0" w:space="0" w:color="auto"/>
      </w:divBdr>
    </w:div>
    <w:div w:id="728768394">
      <w:bodyDiv w:val="1"/>
      <w:marLeft w:val="0"/>
      <w:marRight w:val="0"/>
      <w:marTop w:val="0"/>
      <w:marBottom w:val="0"/>
      <w:divBdr>
        <w:top w:val="none" w:sz="0" w:space="0" w:color="auto"/>
        <w:left w:val="none" w:sz="0" w:space="0" w:color="auto"/>
        <w:bottom w:val="none" w:sz="0" w:space="0" w:color="auto"/>
        <w:right w:val="none" w:sz="0" w:space="0" w:color="auto"/>
      </w:divBdr>
    </w:div>
    <w:div w:id="729962148">
      <w:bodyDiv w:val="1"/>
      <w:marLeft w:val="0"/>
      <w:marRight w:val="0"/>
      <w:marTop w:val="0"/>
      <w:marBottom w:val="0"/>
      <w:divBdr>
        <w:top w:val="none" w:sz="0" w:space="0" w:color="auto"/>
        <w:left w:val="none" w:sz="0" w:space="0" w:color="auto"/>
        <w:bottom w:val="none" w:sz="0" w:space="0" w:color="auto"/>
        <w:right w:val="none" w:sz="0" w:space="0" w:color="auto"/>
      </w:divBdr>
    </w:div>
    <w:div w:id="730469004">
      <w:bodyDiv w:val="1"/>
      <w:marLeft w:val="0"/>
      <w:marRight w:val="0"/>
      <w:marTop w:val="0"/>
      <w:marBottom w:val="0"/>
      <w:divBdr>
        <w:top w:val="none" w:sz="0" w:space="0" w:color="auto"/>
        <w:left w:val="none" w:sz="0" w:space="0" w:color="auto"/>
        <w:bottom w:val="none" w:sz="0" w:space="0" w:color="auto"/>
        <w:right w:val="none" w:sz="0" w:space="0" w:color="auto"/>
      </w:divBdr>
    </w:div>
    <w:div w:id="731200429">
      <w:bodyDiv w:val="1"/>
      <w:marLeft w:val="0"/>
      <w:marRight w:val="0"/>
      <w:marTop w:val="0"/>
      <w:marBottom w:val="0"/>
      <w:divBdr>
        <w:top w:val="none" w:sz="0" w:space="0" w:color="auto"/>
        <w:left w:val="none" w:sz="0" w:space="0" w:color="auto"/>
        <w:bottom w:val="none" w:sz="0" w:space="0" w:color="auto"/>
        <w:right w:val="none" w:sz="0" w:space="0" w:color="auto"/>
      </w:divBdr>
    </w:div>
    <w:div w:id="731318536">
      <w:bodyDiv w:val="1"/>
      <w:marLeft w:val="0"/>
      <w:marRight w:val="0"/>
      <w:marTop w:val="0"/>
      <w:marBottom w:val="0"/>
      <w:divBdr>
        <w:top w:val="none" w:sz="0" w:space="0" w:color="auto"/>
        <w:left w:val="none" w:sz="0" w:space="0" w:color="auto"/>
        <w:bottom w:val="none" w:sz="0" w:space="0" w:color="auto"/>
        <w:right w:val="none" w:sz="0" w:space="0" w:color="auto"/>
      </w:divBdr>
    </w:div>
    <w:div w:id="732390164">
      <w:bodyDiv w:val="1"/>
      <w:marLeft w:val="0"/>
      <w:marRight w:val="0"/>
      <w:marTop w:val="0"/>
      <w:marBottom w:val="0"/>
      <w:divBdr>
        <w:top w:val="none" w:sz="0" w:space="0" w:color="auto"/>
        <w:left w:val="none" w:sz="0" w:space="0" w:color="auto"/>
        <w:bottom w:val="none" w:sz="0" w:space="0" w:color="auto"/>
        <w:right w:val="none" w:sz="0" w:space="0" w:color="auto"/>
      </w:divBdr>
    </w:div>
    <w:div w:id="733770951">
      <w:bodyDiv w:val="1"/>
      <w:marLeft w:val="0"/>
      <w:marRight w:val="0"/>
      <w:marTop w:val="0"/>
      <w:marBottom w:val="0"/>
      <w:divBdr>
        <w:top w:val="none" w:sz="0" w:space="0" w:color="auto"/>
        <w:left w:val="none" w:sz="0" w:space="0" w:color="auto"/>
        <w:bottom w:val="none" w:sz="0" w:space="0" w:color="auto"/>
        <w:right w:val="none" w:sz="0" w:space="0" w:color="auto"/>
      </w:divBdr>
    </w:div>
    <w:div w:id="735783340">
      <w:bodyDiv w:val="1"/>
      <w:marLeft w:val="0"/>
      <w:marRight w:val="0"/>
      <w:marTop w:val="0"/>
      <w:marBottom w:val="0"/>
      <w:divBdr>
        <w:top w:val="none" w:sz="0" w:space="0" w:color="auto"/>
        <w:left w:val="none" w:sz="0" w:space="0" w:color="auto"/>
        <w:bottom w:val="none" w:sz="0" w:space="0" w:color="auto"/>
        <w:right w:val="none" w:sz="0" w:space="0" w:color="auto"/>
      </w:divBdr>
    </w:div>
    <w:div w:id="736051138">
      <w:bodyDiv w:val="1"/>
      <w:marLeft w:val="0"/>
      <w:marRight w:val="0"/>
      <w:marTop w:val="0"/>
      <w:marBottom w:val="0"/>
      <w:divBdr>
        <w:top w:val="none" w:sz="0" w:space="0" w:color="auto"/>
        <w:left w:val="none" w:sz="0" w:space="0" w:color="auto"/>
        <w:bottom w:val="none" w:sz="0" w:space="0" w:color="auto"/>
        <w:right w:val="none" w:sz="0" w:space="0" w:color="auto"/>
      </w:divBdr>
    </w:div>
    <w:div w:id="736514254">
      <w:bodyDiv w:val="1"/>
      <w:marLeft w:val="0"/>
      <w:marRight w:val="0"/>
      <w:marTop w:val="0"/>
      <w:marBottom w:val="0"/>
      <w:divBdr>
        <w:top w:val="none" w:sz="0" w:space="0" w:color="auto"/>
        <w:left w:val="none" w:sz="0" w:space="0" w:color="auto"/>
        <w:bottom w:val="none" w:sz="0" w:space="0" w:color="auto"/>
        <w:right w:val="none" w:sz="0" w:space="0" w:color="auto"/>
      </w:divBdr>
    </w:div>
    <w:div w:id="736779041">
      <w:bodyDiv w:val="1"/>
      <w:marLeft w:val="0"/>
      <w:marRight w:val="0"/>
      <w:marTop w:val="0"/>
      <w:marBottom w:val="0"/>
      <w:divBdr>
        <w:top w:val="none" w:sz="0" w:space="0" w:color="auto"/>
        <w:left w:val="none" w:sz="0" w:space="0" w:color="auto"/>
        <w:bottom w:val="none" w:sz="0" w:space="0" w:color="auto"/>
        <w:right w:val="none" w:sz="0" w:space="0" w:color="auto"/>
      </w:divBdr>
    </w:div>
    <w:div w:id="737358951">
      <w:bodyDiv w:val="1"/>
      <w:marLeft w:val="0"/>
      <w:marRight w:val="0"/>
      <w:marTop w:val="0"/>
      <w:marBottom w:val="0"/>
      <w:divBdr>
        <w:top w:val="none" w:sz="0" w:space="0" w:color="auto"/>
        <w:left w:val="none" w:sz="0" w:space="0" w:color="auto"/>
        <w:bottom w:val="none" w:sz="0" w:space="0" w:color="auto"/>
        <w:right w:val="none" w:sz="0" w:space="0" w:color="auto"/>
      </w:divBdr>
    </w:div>
    <w:div w:id="737551664">
      <w:bodyDiv w:val="1"/>
      <w:marLeft w:val="0"/>
      <w:marRight w:val="0"/>
      <w:marTop w:val="0"/>
      <w:marBottom w:val="0"/>
      <w:divBdr>
        <w:top w:val="none" w:sz="0" w:space="0" w:color="auto"/>
        <w:left w:val="none" w:sz="0" w:space="0" w:color="auto"/>
        <w:bottom w:val="none" w:sz="0" w:space="0" w:color="auto"/>
        <w:right w:val="none" w:sz="0" w:space="0" w:color="auto"/>
      </w:divBdr>
    </w:div>
    <w:div w:id="737635700">
      <w:bodyDiv w:val="1"/>
      <w:marLeft w:val="0"/>
      <w:marRight w:val="0"/>
      <w:marTop w:val="0"/>
      <w:marBottom w:val="0"/>
      <w:divBdr>
        <w:top w:val="none" w:sz="0" w:space="0" w:color="auto"/>
        <w:left w:val="none" w:sz="0" w:space="0" w:color="auto"/>
        <w:bottom w:val="none" w:sz="0" w:space="0" w:color="auto"/>
        <w:right w:val="none" w:sz="0" w:space="0" w:color="auto"/>
      </w:divBdr>
    </w:div>
    <w:div w:id="737678545">
      <w:bodyDiv w:val="1"/>
      <w:marLeft w:val="0"/>
      <w:marRight w:val="0"/>
      <w:marTop w:val="0"/>
      <w:marBottom w:val="0"/>
      <w:divBdr>
        <w:top w:val="none" w:sz="0" w:space="0" w:color="auto"/>
        <w:left w:val="none" w:sz="0" w:space="0" w:color="auto"/>
        <w:bottom w:val="none" w:sz="0" w:space="0" w:color="auto"/>
        <w:right w:val="none" w:sz="0" w:space="0" w:color="auto"/>
      </w:divBdr>
    </w:div>
    <w:div w:id="737748709">
      <w:bodyDiv w:val="1"/>
      <w:marLeft w:val="0"/>
      <w:marRight w:val="0"/>
      <w:marTop w:val="0"/>
      <w:marBottom w:val="0"/>
      <w:divBdr>
        <w:top w:val="none" w:sz="0" w:space="0" w:color="auto"/>
        <w:left w:val="none" w:sz="0" w:space="0" w:color="auto"/>
        <w:bottom w:val="none" w:sz="0" w:space="0" w:color="auto"/>
        <w:right w:val="none" w:sz="0" w:space="0" w:color="auto"/>
      </w:divBdr>
    </w:div>
    <w:div w:id="737822317">
      <w:bodyDiv w:val="1"/>
      <w:marLeft w:val="0"/>
      <w:marRight w:val="0"/>
      <w:marTop w:val="0"/>
      <w:marBottom w:val="0"/>
      <w:divBdr>
        <w:top w:val="none" w:sz="0" w:space="0" w:color="auto"/>
        <w:left w:val="none" w:sz="0" w:space="0" w:color="auto"/>
        <w:bottom w:val="none" w:sz="0" w:space="0" w:color="auto"/>
        <w:right w:val="none" w:sz="0" w:space="0" w:color="auto"/>
      </w:divBdr>
    </w:div>
    <w:div w:id="738088856">
      <w:bodyDiv w:val="1"/>
      <w:marLeft w:val="0"/>
      <w:marRight w:val="0"/>
      <w:marTop w:val="0"/>
      <w:marBottom w:val="0"/>
      <w:divBdr>
        <w:top w:val="none" w:sz="0" w:space="0" w:color="auto"/>
        <w:left w:val="none" w:sz="0" w:space="0" w:color="auto"/>
        <w:bottom w:val="none" w:sz="0" w:space="0" w:color="auto"/>
        <w:right w:val="none" w:sz="0" w:space="0" w:color="auto"/>
      </w:divBdr>
    </w:div>
    <w:div w:id="738211137">
      <w:bodyDiv w:val="1"/>
      <w:marLeft w:val="0"/>
      <w:marRight w:val="0"/>
      <w:marTop w:val="0"/>
      <w:marBottom w:val="0"/>
      <w:divBdr>
        <w:top w:val="none" w:sz="0" w:space="0" w:color="auto"/>
        <w:left w:val="none" w:sz="0" w:space="0" w:color="auto"/>
        <w:bottom w:val="none" w:sz="0" w:space="0" w:color="auto"/>
        <w:right w:val="none" w:sz="0" w:space="0" w:color="auto"/>
      </w:divBdr>
    </w:div>
    <w:div w:id="738484874">
      <w:bodyDiv w:val="1"/>
      <w:marLeft w:val="0"/>
      <w:marRight w:val="0"/>
      <w:marTop w:val="0"/>
      <w:marBottom w:val="0"/>
      <w:divBdr>
        <w:top w:val="none" w:sz="0" w:space="0" w:color="auto"/>
        <w:left w:val="none" w:sz="0" w:space="0" w:color="auto"/>
        <w:bottom w:val="none" w:sz="0" w:space="0" w:color="auto"/>
        <w:right w:val="none" w:sz="0" w:space="0" w:color="auto"/>
      </w:divBdr>
    </w:div>
    <w:div w:id="739328058">
      <w:bodyDiv w:val="1"/>
      <w:marLeft w:val="0"/>
      <w:marRight w:val="0"/>
      <w:marTop w:val="0"/>
      <w:marBottom w:val="0"/>
      <w:divBdr>
        <w:top w:val="none" w:sz="0" w:space="0" w:color="auto"/>
        <w:left w:val="none" w:sz="0" w:space="0" w:color="auto"/>
        <w:bottom w:val="none" w:sz="0" w:space="0" w:color="auto"/>
        <w:right w:val="none" w:sz="0" w:space="0" w:color="auto"/>
      </w:divBdr>
    </w:div>
    <w:div w:id="739403302">
      <w:bodyDiv w:val="1"/>
      <w:marLeft w:val="0"/>
      <w:marRight w:val="0"/>
      <w:marTop w:val="0"/>
      <w:marBottom w:val="0"/>
      <w:divBdr>
        <w:top w:val="none" w:sz="0" w:space="0" w:color="auto"/>
        <w:left w:val="none" w:sz="0" w:space="0" w:color="auto"/>
        <w:bottom w:val="none" w:sz="0" w:space="0" w:color="auto"/>
        <w:right w:val="none" w:sz="0" w:space="0" w:color="auto"/>
      </w:divBdr>
    </w:div>
    <w:div w:id="741221525">
      <w:bodyDiv w:val="1"/>
      <w:marLeft w:val="0"/>
      <w:marRight w:val="0"/>
      <w:marTop w:val="0"/>
      <w:marBottom w:val="0"/>
      <w:divBdr>
        <w:top w:val="none" w:sz="0" w:space="0" w:color="auto"/>
        <w:left w:val="none" w:sz="0" w:space="0" w:color="auto"/>
        <w:bottom w:val="none" w:sz="0" w:space="0" w:color="auto"/>
        <w:right w:val="none" w:sz="0" w:space="0" w:color="auto"/>
      </w:divBdr>
    </w:div>
    <w:div w:id="742458634">
      <w:bodyDiv w:val="1"/>
      <w:marLeft w:val="0"/>
      <w:marRight w:val="0"/>
      <w:marTop w:val="0"/>
      <w:marBottom w:val="0"/>
      <w:divBdr>
        <w:top w:val="none" w:sz="0" w:space="0" w:color="auto"/>
        <w:left w:val="none" w:sz="0" w:space="0" w:color="auto"/>
        <w:bottom w:val="none" w:sz="0" w:space="0" w:color="auto"/>
        <w:right w:val="none" w:sz="0" w:space="0" w:color="auto"/>
      </w:divBdr>
    </w:div>
    <w:div w:id="742482642">
      <w:bodyDiv w:val="1"/>
      <w:marLeft w:val="0"/>
      <w:marRight w:val="0"/>
      <w:marTop w:val="0"/>
      <w:marBottom w:val="0"/>
      <w:divBdr>
        <w:top w:val="none" w:sz="0" w:space="0" w:color="auto"/>
        <w:left w:val="none" w:sz="0" w:space="0" w:color="auto"/>
        <w:bottom w:val="none" w:sz="0" w:space="0" w:color="auto"/>
        <w:right w:val="none" w:sz="0" w:space="0" w:color="auto"/>
      </w:divBdr>
    </w:div>
    <w:div w:id="742919490">
      <w:bodyDiv w:val="1"/>
      <w:marLeft w:val="0"/>
      <w:marRight w:val="0"/>
      <w:marTop w:val="0"/>
      <w:marBottom w:val="0"/>
      <w:divBdr>
        <w:top w:val="none" w:sz="0" w:space="0" w:color="auto"/>
        <w:left w:val="none" w:sz="0" w:space="0" w:color="auto"/>
        <w:bottom w:val="none" w:sz="0" w:space="0" w:color="auto"/>
        <w:right w:val="none" w:sz="0" w:space="0" w:color="auto"/>
      </w:divBdr>
    </w:div>
    <w:div w:id="743114490">
      <w:bodyDiv w:val="1"/>
      <w:marLeft w:val="0"/>
      <w:marRight w:val="0"/>
      <w:marTop w:val="0"/>
      <w:marBottom w:val="0"/>
      <w:divBdr>
        <w:top w:val="none" w:sz="0" w:space="0" w:color="auto"/>
        <w:left w:val="none" w:sz="0" w:space="0" w:color="auto"/>
        <w:bottom w:val="none" w:sz="0" w:space="0" w:color="auto"/>
        <w:right w:val="none" w:sz="0" w:space="0" w:color="auto"/>
      </w:divBdr>
    </w:div>
    <w:div w:id="743333340">
      <w:bodyDiv w:val="1"/>
      <w:marLeft w:val="0"/>
      <w:marRight w:val="0"/>
      <w:marTop w:val="0"/>
      <w:marBottom w:val="0"/>
      <w:divBdr>
        <w:top w:val="none" w:sz="0" w:space="0" w:color="auto"/>
        <w:left w:val="none" w:sz="0" w:space="0" w:color="auto"/>
        <w:bottom w:val="none" w:sz="0" w:space="0" w:color="auto"/>
        <w:right w:val="none" w:sz="0" w:space="0" w:color="auto"/>
      </w:divBdr>
    </w:div>
    <w:div w:id="743334235">
      <w:bodyDiv w:val="1"/>
      <w:marLeft w:val="0"/>
      <w:marRight w:val="0"/>
      <w:marTop w:val="0"/>
      <w:marBottom w:val="0"/>
      <w:divBdr>
        <w:top w:val="none" w:sz="0" w:space="0" w:color="auto"/>
        <w:left w:val="none" w:sz="0" w:space="0" w:color="auto"/>
        <w:bottom w:val="none" w:sz="0" w:space="0" w:color="auto"/>
        <w:right w:val="none" w:sz="0" w:space="0" w:color="auto"/>
      </w:divBdr>
    </w:div>
    <w:div w:id="744840847">
      <w:bodyDiv w:val="1"/>
      <w:marLeft w:val="0"/>
      <w:marRight w:val="0"/>
      <w:marTop w:val="0"/>
      <w:marBottom w:val="0"/>
      <w:divBdr>
        <w:top w:val="none" w:sz="0" w:space="0" w:color="auto"/>
        <w:left w:val="none" w:sz="0" w:space="0" w:color="auto"/>
        <w:bottom w:val="none" w:sz="0" w:space="0" w:color="auto"/>
        <w:right w:val="none" w:sz="0" w:space="0" w:color="auto"/>
      </w:divBdr>
    </w:div>
    <w:div w:id="747729874">
      <w:bodyDiv w:val="1"/>
      <w:marLeft w:val="0"/>
      <w:marRight w:val="0"/>
      <w:marTop w:val="0"/>
      <w:marBottom w:val="0"/>
      <w:divBdr>
        <w:top w:val="none" w:sz="0" w:space="0" w:color="auto"/>
        <w:left w:val="none" w:sz="0" w:space="0" w:color="auto"/>
        <w:bottom w:val="none" w:sz="0" w:space="0" w:color="auto"/>
        <w:right w:val="none" w:sz="0" w:space="0" w:color="auto"/>
      </w:divBdr>
    </w:div>
    <w:div w:id="747843397">
      <w:bodyDiv w:val="1"/>
      <w:marLeft w:val="0"/>
      <w:marRight w:val="0"/>
      <w:marTop w:val="0"/>
      <w:marBottom w:val="0"/>
      <w:divBdr>
        <w:top w:val="none" w:sz="0" w:space="0" w:color="auto"/>
        <w:left w:val="none" w:sz="0" w:space="0" w:color="auto"/>
        <w:bottom w:val="none" w:sz="0" w:space="0" w:color="auto"/>
        <w:right w:val="none" w:sz="0" w:space="0" w:color="auto"/>
      </w:divBdr>
    </w:div>
    <w:div w:id="748619265">
      <w:bodyDiv w:val="1"/>
      <w:marLeft w:val="0"/>
      <w:marRight w:val="0"/>
      <w:marTop w:val="0"/>
      <w:marBottom w:val="0"/>
      <w:divBdr>
        <w:top w:val="none" w:sz="0" w:space="0" w:color="auto"/>
        <w:left w:val="none" w:sz="0" w:space="0" w:color="auto"/>
        <w:bottom w:val="none" w:sz="0" w:space="0" w:color="auto"/>
        <w:right w:val="none" w:sz="0" w:space="0" w:color="auto"/>
      </w:divBdr>
    </w:div>
    <w:div w:id="749040613">
      <w:bodyDiv w:val="1"/>
      <w:marLeft w:val="0"/>
      <w:marRight w:val="0"/>
      <w:marTop w:val="0"/>
      <w:marBottom w:val="0"/>
      <w:divBdr>
        <w:top w:val="none" w:sz="0" w:space="0" w:color="auto"/>
        <w:left w:val="none" w:sz="0" w:space="0" w:color="auto"/>
        <w:bottom w:val="none" w:sz="0" w:space="0" w:color="auto"/>
        <w:right w:val="none" w:sz="0" w:space="0" w:color="auto"/>
      </w:divBdr>
    </w:div>
    <w:div w:id="750002553">
      <w:bodyDiv w:val="1"/>
      <w:marLeft w:val="0"/>
      <w:marRight w:val="0"/>
      <w:marTop w:val="0"/>
      <w:marBottom w:val="0"/>
      <w:divBdr>
        <w:top w:val="none" w:sz="0" w:space="0" w:color="auto"/>
        <w:left w:val="none" w:sz="0" w:space="0" w:color="auto"/>
        <w:bottom w:val="none" w:sz="0" w:space="0" w:color="auto"/>
        <w:right w:val="none" w:sz="0" w:space="0" w:color="auto"/>
      </w:divBdr>
    </w:div>
    <w:div w:id="750856180">
      <w:bodyDiv w:val="1"/>
      <w:marLeft w:val="0"/>
      <w:marRight w:val="0"/>
      <w:marTop w:val="0"/>
      <w:marBottom w:val="0"/>
      <w:divBdr>
        <w:top w:val="none" w:sz="0" w:space="0" w:color="auto"/>
        <w:left w:val="none" w:sz="0" w:space="0" w:color="auto"/>
        <w:bottom w:val="none" w:sz="0" w:space="0" w:color="auto"/>
        <w:right w:val="none" w:sz="0" w:space="0" w:color="auto"/>
      </w:divBdr>
    </w:div>
    <w:div w:id="751122689">
      <w:bodyDiv w:val="1"/>
      <w:marLeft w:val="0"/>
      <w:marRight w:val="0"/>
      <w:marTop w:val="0"/>
      <w:marBottom w:val="0"/>
      <w:divBdr>
        <w:top w:val="none" w:sz="0" w:space="0" w:color="auto"/>
        <w:left w:val="none" w:sz="0" w:space="0" w:color="auto"/>
        <w:bottom w:val="none" w:sz="0" w:space="0" w:color="auto"/>
        <w:right w:val="none" w:sz="0" w:space="0" w:color="auto"/>
      </w:divBdr>
    </w:div>
    <w:div w:id="752047146">
      <w:bodyDiv w:val="1"/>
      <w:marLeft w:val="0"/>
      <w:marRight w:val="0"/>
      <w:marTop w:val="0"/>
      <w:marBottom w:val="0"/>
      <w:divBdr>
        <w:top w:val="none" w:sz="0" w:space="0" w:color="auto"/>
        <w:left w:val="none" w:sz="0" w:space="0" w:color="auto"/>
        <w:bottom w:val="none" w:sz="0" w:space="0" w:color="auto"/>
        <w:right w:val="none" w:sz="0" w:space="0" w:color="auto"/>
      </w:divBdr>
    </w:div>
    <w:div w:id="752900627">
      <w:bodyDiv w:val="1"/>
      <w:marLeft w:val="0"/>
      <w:marRight w:val="0"/>
      <w:marTop w:val="0"/>
      <w:marBottom w:val="0"/>
      <w:divBdr>
        <w:top w:val="none" w:sz="0" w:space="0" w:color="auto"/>
        <w:left w:val="none" w:sz="0" w:space="0" w:color="auto"/>
        <w:bottom w:val="none" w:sz="0" w:space="0" w:color="auto"/>
        <w:right w:val="none" w:sz="0" w:space="0" w:color="auto"/>
      </w:divBdr>
    </w:div>
    <w:div w:id="754012391">
      <w:bodyDiv w:val="1"/>
      <w:marLeft w:val="0"/>
      <w:marRight w:val="0"/>
      <w:marTop w:val="0"/>
      <w:marBottom w:val="0"/>
      <w:divBdr>
        <w:top w:val="none" w:sz="0" w:space="0" w:color="auto"/>
        <w:left w:val="none" w:sz="0" w:space="0" w:color="auto"/>
        <w:bottom w:val="none" w:sz="0" w:space="0" w:color="auto"/>
        <w:right w:val="none" w:sz="0" w:space="0" w:color="auto"/>
      </w:divBdr>
    </w:div>
    <w:div w:id="755439650">
      <w:bodyDiv w:val="1"/>
      <w:marLeft w:val="0"/>
      <w:marRight w:val="0"/>
      <w:marTop w:val="0"/>
      <w:marBottom w:val="0"/>
      <w:divBdr>
        <w:top w:val="none" w:sz="0" w:space="0" w:color="auto"/>
        <w:left w:val="none" w:sz="0" w:space="0" w:color="auto"/>
        <w:bottom w:val="none" w:sz="0" w:space="0" w:color="auto"/>
        <w:right w:val="none" w:sz="0" w:space="0" w:color="auto"/>
      </w:divBdr>
    </w:div>
    <w:div w:id="755441393">
      <w:bodyDiv w:val="1"/>
      <w:marLeft w:val="0"/>
      <w:marRight w:val="0"/>
      <w:marTop w:val="0"/>
      <w:marBottom w:val="0"/>
      <w:divBdr>
        <w:top w:val="none" w:sz="0" w:space="0" w:color="auto"/>
        <w:left w:val="none" w:sz="0" w:space="0" w:color="auto"/>
        <w:bottom w:val="none" w:sz="0" w:space="0" w:color="auto"/>
        <w:right w:val="none" w:sz="0" w:space="0" w:color="auto"/>
      </w:divBdr>
    </w:div>
    <w:div w:id="755982789">
      <w:bodyDiv w:val="1"/>
      <w:marLeft w:val="0"/>
      <w:marRight w:val="0"/>
      <w:marTop w:val="0"/>
      <w:marBottom w:val="0"/>
      <w:divBdr>
        <w:top w:val="none" w:sz="0" w:space="0" w:color="auto"/>
        <w:left w:val="none" w:sz="0" w:space="0" w:color="auto"/>
        <w:bottom w:val="none" w:sz="0" w:space="0" w:color="auto"/>
        <w:right w:val="none" w:sz="0" w:space="0" w:color="auto"/>
      </w:divBdr>
    </w:div>
    <w:div w:id="757023034">
      <w:bodyDiv w:val="1"/>
      <w:marLeft w:val="0"/>
      <w:marRight w:val="0"/>
      <w:marTop w:val="0"/>
      <w:marBottom w:val="0"/>
      <w:divBdr>
        <w:top w:val="none" w:sz="0" w:space="0" w:color="auto"/>
        <w:left w:val="none" w:sz="0" w:space="0" w:color="auto"/>
        <w:bottom w:val="none" w:sz="0" w:space="0" w:color="auto"/>
        <w:right w:val="none" w:sz="0" w:space="0" w:color="auto"/>
      </w:divBdr>
    </w:div>
    <w:div w:id="758596849">
      <w:bodyDiv w:val="1"/>
      <w:marLeft w:val="0"/>
      <w:marRight w:val="0"/>
      <w:marTop w:val="0"/>
      <w:marBottom w:val="0"/>
      <w:divBdr>
        <w:top w:val="none" w:sz="0" w:space="0" w:color="auto"/>
        <w:left w:val="none" w:sz="0" w:space="0" w:color="auto"/>
        <w:bottom w:val="none" w:sz="0" w:space="0" w:color="auto"/>
        <w:right w:val="none" w:sz="0" w:space="0" w:color="auto"/>
      </w:divBdr>
    </w:div>
    <w:div w:id="758873741">
      <w:bodyDiv w:val="1"/>
      <w:marLeft w:val="0"/>
      <w:marRight w:val="0"/>
      <w:marTop w:val="0"/>
      <w:marBottom w:val="0"/>
      <w:divBdr>
        <w:top w:val="none" w:sz="0" w:space="0" w:color="auto"/>
        <w:left w:val="none" w:sz="0" w:space="0" w:color="auto"/>
        <w:bottom w:val="none" w:sz="0" w:space="0" w:color="auto"/>
        <w:right w:val="none" w:sz="0" w:space="0" w:color="auto"/>
      </w:divBdr>
    </w:div>
    <w:div w:id="759522100">
      <w:bodyDiv w:val="1"/>
      <w:marLeft w:val="0"/>
      <w:marRight w:val="0"/>
      <w:marTop w:val="0"/>
      <w:marBottom w:val="0"/>
      <w:divBdr>
        <w:top w:val="none" w:sz="0" w:space="0" w:color="auto"/>
        <w:left w:val="none" w:sz="0" w:space="0" w:color="auto"/>
        <w:bottom w:val="none" w:sz="0" w:space="0" w:color="auto"/>
        <w:right w:val="none" w:sz="0" w:space="0" w:color="auto"/>
      </w:divBdr>
    </w:div>
    <w:div w:id="759523220">
      <w:bodyDiv w:val="1"/>
      <w:marLeft w:val="0"/>
      <w:marRight w:val="0"/>
      <w:marTop w:val="0"/>
      <w:marBottom w:val="0"/>
      <w:divBdr>
        <w:top w:val="none" w:sz="0" w:space="0" w:color="auto"/>
        <w:left w:val="none" w:sz="0" w:space="0" w:color="auto"/>
        <w:bottom w:val="none" w:sz="0" w:space="0" w:color="auto"/>
        <w:right w:val="none" w:sz="0" w:space="0" w:color="auto"/>
      </w:divBdr>
    </w:div>
    <w:div w:id="760376155">
      <w:bodyDiv w:val="1"/>
      <w:marLeft w:val="0"/>
      <w:marRight w:val="0"/>
      <w:marTop w:val="0"/>
      <w:marBottom w:val="0"/>
      <w:divBdr>
        <w:top w:val="none" w:sz="0" w:space="0" w:color="auto"/>
        <w:left w:val="none" w:sz="0" w:space="0" w:color="auto"/>
        <w:bottom w:val="none" w:sz="0" w:space="0" w:color="auto"/>
        <w:right w:val="none" w:sz="0" w:space="0" w:color="auto"/>
      </w:divBdr>
    </w:div>
    <w:div w:id="761298364">
      <w:bodyDiv w:val="1"/>
      <w:marLeft w:val="0"/>
      <w:marRight w:val="0"/>
      <w:marTop w:val="0"/>
      <w:marBottom w:val="0"/>
      <w:divBdr>
        <w:top w:val="none" w:sz="0" w:space="0" w:color="auto"/>
        <w:left w:val="none" w:sz="0" w:space="0" w:color="auto"/>
        <w:bottom w:val="none" w:sz="0" w:space="0" w:color="auto"/>
        <w:right w:val="none" w:sz="0" w:space="0" w:color="auto"/>
      </w:divBdr>
    </w:div>
    <w:div w:id="762845985">
      <w:bodyDiv w:val="1"/>
      <w:marLeft w:val="0"/>
      <w:marRight w:val="0"/>
      <w:marTop w:val="0"/>
      <w:marBottom w:val="0"/>
      <w:divBdr>
        <w:top w:val="none" w:sz="0" w:space="0" w:color="auto"/>
        <w:left w:val="none" w:sz="0" w:space="0" w:color="auto"/>
        <w:bottom w:val="none" w:sz="0" w:space="0" w:color="auto"/>
        <w:right w:val="none" w:sz="0" w:space="0" w:color="auto"/>
      </w:divBdr>
    </w:div>
    <w:div w:id="763303884">
      <w:bodyDiv w:val="1"/>
      <w:marLeft w:val="0"/>
      <w:marRight w:val="0"/>
      <w:marTop w:val="0"/>
      <w:marBottom w:val="0"/>
      <w:divBdr>
        <w:top w:val="none" w:sz="0" w:space="0" w:color="auto"/>
        <w:left w:val="none" w:sz="0" w:space="0" w:color="auto"/>
        <w:bottom w:val="none" w:sz="0" w:space="0" w:color="auto"/>
        <w:right w:val="none" w:sz="0" w:space="0" w:color="auto"/>
      </w:divBdr>
    </w:div>
    <w:div w:id="763303956">
      <w:bodyDiv w:val="1"/>
      <w:marLeft w:val="0"/>
      <w:marRight w:val="0"/>
      <w:marTop w:val="0"/>
      <w:marBottom w:val="0"/>
      <w:divBdr>
        <w:top w:val="none" w:sz="0" w:space="0" w:color="auto"/>
        <w:left w:val="none" w:sz="0" w:space="0" w:color="auto"/>
        <w:bottom w:val="none" w:sz="0" w:space="0" w:color="auto"/>
        <w:right w:val="none" w:sz="0" w:space="0" w:color="auto"/>
      </w:divBdr>
    </w:div>
    <w:div w:id="764113543">
      <w:bodyDiv w:val="1"/>
      <w:marLeft w:val="0"/>
      <w:marRight w:val="0"/>
      <w:marTop w:val="0"/>
      <w:marBottom w:val="0"/>
      <w:divBdr>
        <w:top w:val="none" w:sz="0" w:space="0" w:color="auto"/>
        <w:left w:val="none" w:sz="0" w:space="0" w:color="auto"/>
        <w:bottom w:val="none" w:sz="0" w:space="0" w:color="auto"/>
        <w:right w:val="none" w:sz="0" w:space="0" w:color="auto"/>
      </w:divBdr>
    </w:div>
    <w:div w:id="764151703">
      <w:bodyDiv w:val="1"/>
      <w:marLeft w:val="0"/>
      <w:marRight w:val="0"/>
      <w:marTop w:val="0"/>
      <w:marBottom w:val="0"/>
      <w:divBdr>
        <w:top w:val="none" w:sz="0" w:space="0" w:color="auto"/>
        <w:left w:val="none" w:sz="0" w:space="0" w:color="auto"/>
        <w:bottom w:val="none" w:sz="0" w:space="0" w:color="auto"/>
        <w:right w:val="none" w:sz="0" w:space="0" w:color="auto"/>
      </w:divBdr>
    </w:div>
    <w:div w:id="764348497">
      <w:bodyDiv w:val="1"/>
      <w:marLeft w:val="0"/>
      <w:marRight w:val="0"/>
      <w:marTop w:val="0"/>
      <w:marBottom w:val="0"/>
      <w:divBdr>
        <w:top w:val="none" w:sz="0" w:space="0" w:color="auto"/>
        <w:left w:val="none" w:sz="0" w:space="0" w:color="auto"/>
        <w:bottom w:val="none" w:sz="0" w:space="0" w:color="auto"/>
        <w:right w:val="none" w:sz="0" w:space="0" w:color="auto"/>
      </w:divBdr>
    </w:div>
    <w:div w:id="764419320">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65854414">
      <w:bodyDiv w:val="1"/>
      <w:marLeft w:val="0"/>
      <w:marRight w:val="0"/>
      <w:marTop w:val="0"/>
      <w:marBottom w:val="0"/>
      <w:divBdr>
        <w:top w:val="none" w:sz="0" w:space="0" w:color="auto"/>
        <w:left w:val="none" w:sz="0" w:space="0" w:color="auto"/>
        <w:bottom w:val="none" w:sz="0" w:space="0" w:color="auto"/>
        <w:right w:val="none" w:sz="0" w:space="0" w:color="auto"/>
      </w:divBdr>
    </w:div>
    <w:div w:id="765882465">
      <w:bodyDiv w:val="1"/>
      <w:marLeft w:val="0"/>
      <w:marRight w:val="0"/>
      <w:marTop w:val="0"/>
      <w:marBottom w:val="0"/>
      <w:divBdr>
        <w:top w:val="none" w:sz="0" w:space="0" w:color="auto"/>
        <w:left w:val="none" w:sz="0" w:space="0" w:color="auto"/>
        <w:bottom w:val="none" w:sz="0" w:space="0" w:color="auto"/>
        <w:right w:val="none" w:sz="0" w:space="0" w:color="auto"/>
      </w:divBdr>
    </w:div>
    <w:div w:id="766384723">
      <w:bodyDiv w:val="1"/>
      <w:marLeft w:val="0"/>
      <w:marRight w:val="0"/>
      <w:marTop w:val="0"/>
      <w:marBottom w:val="0"/>
      <w:divBdr>
        <w:top w:val="none" w:sz="0" w:space="0" w:color="auto"/>
        <w:left w:val="none" w:sz="0" w:space="0" w:color="auto"/>
        <w:bottom w:val="none" w:sz="0" w:space="0" w:color="auto"/>
        <w:right w:val="none" w:sz="0" w:space="0" w:color="auto"/>
      </w:divBdr>
    </w:div>
    <w:div w:id="766926502">
      <w:bodyDiv w:val="1"/>
      <w:marLeft w:val="0"/>
      <w:marRight w:val="0"/>
      <w:marTop w:val="0"/>
      <w:marBottom w:val="0"/>
      <w:divBdr>
        <w:top w:val="none" w:sz="0" w:space="0" w:color="auto"/>
        <w:left w:val="none" w:sz="0" w:space="0" w:color="auto"/>
        <w:bottom w:val="none" w:sz="0" w:space="0" w:color="auto"/>
        <w:right w:val="none" w:sz="0" w:space="0" w:color="auto"/>
      </w:divBdr>
    </w:div>
    <w:div w:id="767315551">
      <w:bodyDiv w:val="1"/>
      <w:marLeft w:val="0"/>
      <w:marRight w:val="0"/>
      <w:marTop w:val="0"/>
      <w:marBottom w:val="0"/>
      <w:divBdr>
        <w:top w:val="none" w:sz="0" w:space="0" w:color="auto"/>
        <w:left w:val="none" w:sz="0" w:space="0" w:color="auto"/>
        <w:bottom w:val="none" w:sz="0" w:space="0" w:color="auto"/>
        <w:right w:val="none" w:sz="0" w:space="0" w:color="auto"/>
      </w:divBdr>
    </w:div>
    <w:div w:id="768889323">
      <w:bodyDiv w:val="1"/>
      <w:marLeft w:val="0"/>
      <w:marRight w:val="0"/>
      <w:marTop w:val="0"/>
      <w:marBottom w:val="0"/>
      <w:divBdr>
        <w:top w:val="none" w:sz="0" w:space="0" w:color="auto"/>
        <w:left w:val="none" w:sz="0" w:space="0" w:color="auto"/>
        <w:bottom w:val="none" w:sz="0" w:space="0" w:color="auto"/>
        <w:right w:val="none" w:sz="0" w:space="0" w:color="auto"/>
      </w:divBdr>
    </w:div>
    <w:div w:id="768890592">
      <w:bodyDiv w:val="1"/>
      <w:marLeft w:val="0"/>
      <w:marRight w:val="0"/>
      <w:marTop w:val="0"/>
      <w:marBottom w:val="0"/>
      <w:divBdr>
        <w:top w:val="none" w:sz="0" w:space="0" w:color="auto"/>
        <w:left w:val="none" w:sz="0" w:space="0" w:color="auto"/>
        <w:bottom w:val="none" w:sz="0" w:space="0" w:color="auto"/>
        <w:right w:val="none" w:sz="0" w:space="0" w:color="auto"/>
      </w:divBdr>
    </w:div>
    <w:div w:id="768934623">
      <w:bodyDiv w:val="1"/>
      <w:marLeft w:val="0"/>
      <w:marRight w:val="0"/>
      <w:marTop w:val="0"/>
      <w:marBottom w:val="0"/>
      <w:divBdr>
        <w:top w:val="none" w:sz="0" w:space="0" w:color="auto"/>
        <w:left w:val="none" w:sz="0" w:space="0" w:color="auto"/>
        <w:bottom w:val="none" w:sz="0" w:space="0" w:color="auto"/>
        <w:right w:val="none" w:sz="0" w:space="0" w:color="auto"/>
      </w:divBdr>
    </w:div>
    <w:div w:id="769200752">
      <w:bodyDiv w:val="1"/>
      <w:marLeft w:val="0"/>
      <w:marRight w:val="0"/>
      <w:marTop w:val="0"/>
      <w:marBottom w:val="0"/>
      <w:divBdr>
        <w:top w:val="none" w:sz="0" w:space="0" w:color="auto"/>
        <w:left w:val="none" w:sz="0" w:space="0" w:color="auto"/>
        <w:bottom w:val="none" w:sz="0" w:space="0" w:color="auto"/>
        <w:right w:val="none" w:sz="0" w:space="0" w:color="auto"/>
      </w:divBdr>
    </w:div>
    <w:div w:id="769935858">
      <w:bodyDiv w:val="1"/>
      <w:marLeft w:val="0"/>
      <w:marRight w:val="0"/>
      <w:marTop w:val="0"/>
      <w:marBottom w:val="0"/>
      <w:divBdr>
        <w:top w:val="none" w:sz="0" w:space="0" w:color="auto"/>
        <w:left w:val="none" w:sz="0" w:space="0" w:color="auto"/>
        <w:bottom w:val="none" w:sz="0" w:space="0" w:color="auto"/>
        <w:right w:val="none" w:sz="0" w:space="0" w:color="auto"/>
      </w:divBdr>
    </w:div>
    <w:div w:id="771366506">
      <w:bodyDiv w:val="1"/>
      <w:marLeft w:val="0"/>
      <w:marRight w:val="0"/>
      <w:marTop w:val="0"/>
      <w:marBottom w:val="0"/>
      <w:divBdr>
        <w:top w:val="none" w:sz="0" w:space="0" w:color="auto"/>
        <w:left w:val="none" w:sz="0" w:space="0" w:color="auto"/>
        <w:bottom w:val="none" w:sz="0" w:space="0" w:color="auto"/>
        <w:right w:val="none" w:sz="0" w:space="0" w:color="auto"/>
      </w:divBdr>
    </w:div>
    <w:div w:id="771630079">
      <w:bodyDiv w:val="1"/>
      <w:marLeft w:val="0"/>
      <w:marRight w:val="0"/>
      <w:marTop w:val="0"/>
      <w:marBottom w:val="0"/>
      <w:divBdr>
        <w:top w:val="none" w:sz="0" w:space="0" w:color="auto"/>
        <w:left w:val="none" w:sz="0" w:space="0" w:color="auto"/>
        <w:bottom w:val="none" w:sz="0" w:space="0" w:color="auto"/>
        <w:right w:val="none" w:sz="0" w:space="0" w:color="auto"/>
      </w:divBdr>
    </w:div>
    <w:div w:id="772432712">
      <w:bodyDiv w:val="1"/>
      <w:marLeft w:val="0"/>
      <w:marRight w:val="0"/>
      <w:marTop w:val="0"/>
      <w:marBottom w:val="0"/>
      <w:divBdr>
        <w:top w:val="none" w:sz="0" w:space="0" w:color="auto"/>
        <w:left w:val="none" w:sz="0" w:space="0" w:color="auto"/>
        <w:bottom w:val="none" w:sz="0" w:space="0" w:color="auto"/>
        <w:right w:val="none" w:sz="0" w:space="0" w:color="auto"/>
      </w:divBdr>
    </w:div>
    <w:div w:id="772747266">
      <w:bodyDiv w:val="1"/>
      <w:marLeft w:val="0"/>
      <w:marRight w:val="0"/>
      <w:marTop w:val="0"/>
      <w:marBottom w:val="0"/>
      <w:divBdr>
        <w:top w:val="none" w:sz="0" w:space="0" w:color="auto"/>
        <w:left w:val="none" w:sz="0" w:space="0" w:color="auto"/>
        <w:bottom w:val="none" w:sz="0" w:space="0" w:color="auto"/>
        <w:right w:val="none" w:sz="0" w:space="0" w:color="auto"/>
      </w:divBdr>
    </w:div>
    <w:div w:id="774137053">
      <w:bodyDiv w:val="1"/>
      <w:marLeft w:val="0"/>
      <w:marRight w:val="0"/>
      <w:marTop w:val="0"/>
      <w:marBottom w:val="0"/>
      <w:divBdr>
        <w:top w:val="none" w:sz="0" w:space="0" w:color="auto"/>
        <w:left w:val="none" w:sz="0" w:space="0" w:color="auto"/>
        <w:bottom w:val="none" w:sz="0" w:space="0" w:color="auto"/>
        <w:right w:val="none" w:sz="0" w:space="0" w:color="auto"/>
      </w:divBdr>
    </w:div>
    <w:div w:id="774713630">
      <w:bodyDiv w:val="1"/>
      <w:marLeft w:val="0"/>
      <w:marRight w:val="0"/>
      <w:marTop w:val="0"/>
      <w:marBottom w:val="0"/>
      <w:divBdr>
        <w:top w:val="none" w:sz="0" w:space="0" w:color="auto"/>
        <w:left w:val="none" w:sz="0" w:space="0" w:color="auto"/>
        <w:bottom w:val="none" w:sz="0" w:space="0" w:color="auto"/>
        <w:right w:val="none" w:sz="0" w:space="0" w:color="auto"/>
      </w:divBdr>
    </w:div>
    <w:div w:id="775178682">
      <w:bodyDiv w:val="1"/>
      <w:marLeft w:val="0"/>
      <w:marRight w:val="0"/>
      <w:marTop w:val="0"/>
      <w:marBottom w:val="0"/>
      <w:divBdr>
        <w:top w:val="none" w:sz="0" w:space="0" w:color="auto"/>
        <w:left w:val="none" w:sz="0" w:space="0" w:color="auto"/>
        <w:bottom w:val="none" w:sz="0" w:space="0" w:color="auto"/>
        <w:right w:val="none" w:sz="0" w:space="0" w:color="auto"/>
      </w:divBdr>
    </w:div>
    <w:div w:id="775296815">
      <w:bodyDiv w:val="1"/>
      <w:marLeft w:val="0"/>
      <w:marRight w:val="0"/>
      <w:marTop w:val="0"/>
      <w:marBottom w:val="0"/>
      <w:divBdr>
        <w:top w:val="none" w:sz="0" w:space="0" w:color="auto"/>
        <w:left w:val="none" w:sz="0" w:space="0" w:color="auto"/>
        <w:bottom w:val="none" w:sz="0" w:space="0" w:color="auto"/>
        <w:right w:val="none" w:sz="0" w:space="0" w:color="auto"/>
      </w:divBdr>
    </w:div>
    <w:div w:id="776217321">
      <w:bodyDiv w:val="1"/>
      <w:marLeft w:val="0"/>
      <w:marRight w:val="0"/>
      <w:marTop w:val="0"/>
      <w:marBottom w:val="0"/>
      <w:divBdr>
        <w:top w:val="none" w:sz="0" w:space="0" w:color="auto"/>
        <w:left w:val="none" w:sz="0" w:space="0" w:color="auto"/>
        <w:bottom w:val="none" w:sz="0" w:space="0" w:color="auto"/>
        <w:right w:val="none" w:sz="0" w:space="0" w:color="auto"/>
      </w:divBdr>
    </w:div>
    <w:div w:id="776218173">
      <w:bodyDiv w:val="1"/>
      <w:marLeft w:val="0"/>
      <w:marRight w:val="0"/>
      <w:marTop w:val="0"/>
      <w:marBottom w:val="0"/>
      <w:divBdr>
        <w:top w:val="none" w:sz="0" w:space="0" w:color="auto"/>
        <w:left w:val="none" w:sz="0" w:space="0" w:color="auto"/>
        <w:bottom w:val="none" w:sz="0" w:space="0" w:color="auto"/>
        <w:right w:val="none" w:sz="0" w:space="0" w:color="auto"/>
      </w:divBdr>
    </w:div>
    <w:div w:id="778990757">
      <w:bodyDiv w:val="1"/>
      <w:marLeft w:val="0"/>
      <w:marRight w:val="0"/>
      <w:marTop w:val="0"/>
      <w:marBottom w:val="0"/>
      <w:divBdr>
        <w:top w:val="none" w:sz="0" w:space="0" w:color="auto"/>
        <w:left w:val="none" w:sz="0" w:space="0" w:color="auto"/>
        <w:bottom w:val="none" w:sz="0" w:space="0" w:color="auto"/>
        <w:right w:val="none" w:sz="0" w:space="0" w:color="auto"/>
      </w:divBdr>
    </w:div>
    <w:div w:id="779178995">
      <w:bodyDiv w:val="1"/>
      <w:marLeft w:val="0"/>
      <w:marRight w:val="0"/>
      <w:marTop w:val="0"/>
      <w:marBottom w:val="0"/>
      <w:divBdr>
        <w:top w:val="none" w:sz="0" w:space="0" w:color="auto"/>
        <w:left w:val="none" w:sz="0" w:space="0" w:color="auto"/>
        <w:bottom w:val="none" w:sz="0" w:space="0" w:color="auto"/>
        <w:right w:val="none" w:sz="0" w:space="0" w:color="auto"/>
      </w:divBdr>
    </w:div>
    <w:div w:id="779489918">
      <w:bodyDiv w:val="1"/>
      <w:marLeft w:val="0"/>
      <w:marRight w:val="0"/>
      <w:marTop w:val="0"/>
      <w:marBottom w:val="0"/>
      <w:divBdr>
        <w:top w:val="none" w:sz="0" w:space="0" w:color="auto"/>
        <w:left w:val="none" w:sz="0" w:space="0" w:color="auto"/>
        <w:bottom w:val="none" w:sz="0" w:space="0" w:color="auto"/>
        <w:right w:val="none" w:sz="0" w:space="0" w:color="auto"/>
      </w:divBdr>
    </w:div>
    <w:div w:id="779569096">
      <w:bodyDiv w:val="1"/>
      <w:marLeft w:val="0"/>
      <w:marRight w:val="0"/>
      <w:marTop w:val="0"/>
      <w:marBottom w:val="0"/>
      <w:divBdr>
        <w:top w:val="none" w:sz="0" w:space="0" w:color="auto"/>
        <w:left w:val="none" w:sz="0" w:space="0" w:color="auto"/>
        <w:bottom w:val="none" w:sz="0" w:space="0" w:color="auto"/>
        <w:right w:val="none" w:sz="0" w:space="0" w:color="auto"/>
      </w:divBdr>
    </w:div>
    <w:div w:id="780496127">
      <w:bodyDiv w:val="1"/>
      <w:marLeft w:val="0"/>
      <w:marRight w:val="0"/>
      <w:marTop w:val="0"/>
      <w:marBottom w:val="0"/>
      <w:divBdr>
        <w:top w:val="none" w:sz="0" w:space="0" w:color="auto"/>
        <w:left w:val="none" w:sz="0" w:space="0" w:color="auto"/>
        <w:bottom w:val="none" w:sz="0" w:space="0" w:color="auto"/>
        <w:right w:val="none" w:sz="0" w:space="0" w:color="auto"/>
      </w:divBdr>
    </w:div>
    <w:div w:id="780537899">
      <w:bodyDiv w:val="1"/>
      <w:marLeft w:val="0"/>
      <w:marRight w:val="0"/>
      <w:marTop w:val="0"/>
      <w:marBottom w:val="0"/>
      <w:divBdr>
        <w:top w:val="none" w:sz="0" w:space="0" w:color="auto"/>
        <w:left w:val="none" w:sz="0" w:space="0" w:color="auto"/>
        <w:bottom w:val="none" w:sz="0" w:space="0" w:color="auto"/>
        <w:right w:val="none" w:sz="0" w:space="0" w:color="auto"/>
      </w:divBdr>
    </w:div>
    <w:div w:id="780690263">
      <w:bodyDiv w:val="1"/>
      <w:marLeft w:val="0"/>
      <w:marRight w:val="0"/>
      <w:marTop w:val="0"/>
      <w:marBottom w:val="0"/>
      <w:divBdr>
        <w:top w:val="none" w:sz="0" w:space="0" w:color="auto"/>
        <w:left w:val="none" w:sz="0" w:space="0" w:color="auto"/>
        <w:bottom w:val="none" w:sz="0" w:space="0" w:color="auto"/>
        <w:right w:val="none" w:sz="0" w:space="0" w:color="auto"/>
      </w:divBdr>
    </w:div>
    <w:div w:id="781219518">
      <w:bodyDiv w:val="1"/>
      <w:marLeft w:val="0"/>
      <w:marRight w:val="0"/>
      <w:marTop w:val="0"/>
      <w:marBottom w:val="0"/>
      <w:divBdr>
        <w:top w:val="none" w:sz="0" w:space="0" w:color="auto"/>
        <w:left w:val="none" w:sz="0" w:space="0" w:color="auto"/>
        <w:bottom w:val="none" w:sz="0" w:space="0" w:color="auto"/>
        <w:right w:val="none" w:sz="0" w:space="0" w:color="auto"/>
      </w:divBdr>
    </w:div>
    <w:div w:id="781730881">
      <w:bodyDiv w:val="1"/>
      <w:marLeft w:val="0"/>
      <w:marRight w:val="0"/>
      <w:marTop w:val="0"/>
      <w:marBottom w:val="0"/>
      <w:divBdr>
        <w:top w:val="none" w:sz="0" w:space="0" w:color="auto"/>
        <w:left w:val="none" w:sz="0" w:space="0" w:color="auto"/>
        <w:bottom w:val="none" w:sz="0" w:space="0" w:color="auto"/>
        <w:right w:val="none" w:sz="0" w:space="0" w:color="auto"/>
      </w:divBdr>
    </w:div>
    <w:div w:id="782262213">
      <w:bodyDiv w:val="1"/>
      <w:marLeft w:val="0"/>
      <w:marRight w:val="0"/>
      <w:marTop w:val="0"/>
      <w:marBottom w:val="0"/>
      <w:divBdr>
        <w:top w:val="none" w:sz="0" w:space="0" w:color="auto"/>
        <w:left w:val="none" w:sz="0" w:space="0" w:color="auto"/>
        <w:bottom w:val="none" w:sz="0" w:space="0" w:color="auto"/>
        <w:right w:val="none" w:sz="0" w:space="0" w:color="auto"/>
      </w:divBdr>
    </w:div>
    <w:div w:id="782386749">
      <w:bodyDiv w:val="1"/>
      <w:marLeft w:val="0"/>
      <w:marRight w:val="0"/>
      <w:marTop w:val="0"/>
      <w:marBottom w:val="0"/>
      <w:divBdr>
        <w:top w:val="none" w:sz="0" w:space="0" w:color="auto"/>
        <w:left w:val="none" w:sz="0" w:space="0" w:color="auto"/>
        <w:bottom w:val="none" w:sz="0" w:space="0" w:color="auto"/>
        <w:right w:val="none" w:sz="0" w:space="0" w:color="auto"/>
      </w:divBdr>
    </w:div>
    <w:div w:id="782655377">
      <w:bodyDiv w:val="1"/>
      <w:marLeft w:val="0"/>
      <w:marRight w:val="0"/>
      <w:marTop w:val="0"/>
      <w:marBottom w:val="0"/>
      <w:divBdr>
        <w:top w:val="none" w:sz="0" w:space="0" w:color="auto"/>
        <w:left w:val="none" w:sz="0" w:space="0" w:color="auto"/>
        <w:bottom w:val="none" w:sz="0" w:space="0" w:color="auto"/>
        <w:right w:val="none" w:sz="0" w:space="0" w:color="auto"/>
      </w:divBdr>
    </w:div>
    <w:div w:id="783229028">
      <w:bodyDiv w:val="1"/>
      <w:marLeft w:val="0"/>
      <w:marRight w:val="0"/>
      <w:marTop w:val="0"/>
      <w:marBottom w:val="0"/>
      <w:divBdr>
        <w:top w:val="none" w:sz="0" w:space="0" w:color="auto"/>
        <w:left w:val="none" w:sz="0" w:space="0" w:color="auto"/>
        <w:bottom w:val="none" w:sz="0" w:space="0" w:color="auto"/>
        <w:right w:val="none" w:sz="0" w:space="0" w:color="auto"/>
      </w:divBdr>
    </w:div>
    <w:div w:id="783234787">
      <w:bodyDiv w:val="1"/>
      <w:marLeft w:val="0"/>
      <w:marRight w:val="0"/>
      <w:marTop w:val="0"/>
      <w:marBottom w:val="0"/>
      <w:divBdr>
        <w:top w:val="none" w:sz="0" w:space="0" w:color="auto"/>
        <w:left w:val="none" w:sz="0" w:space="0" w:color="auto"/>
        <w:bottom w:val="none" w:sz="0" w:space="0" w:color="auto"/>
        <w:right w:val="none" w:sz="0" w:space="0" w:color="auto"/>
      </w:divBdr>
    </w:div>
    <w:div w:id="783765203">
      <w:bodyDiv w:val="1"/>
      <w:marLeft w:val="0"/>
      <w:marRight w:val="0"/>
      <w:marTop w:val="0"/>
      <w:marBottom w:val="0"/>
      <w:divBdr>
        <w:top w:val="none" w:sz="0" w:space="0" w:color="auto"/>
        <w:left w:val="none" w:sz="0" w:space="0" w:color="auto"/>
        <w:bottom w:val="none" w:sz="0" w:space="0" w:color="auto"/>
        <w:right w:val="none" w:sz="0" w:space="0" w:color="auto"/>
      </w:divBdr>
    </w:div>
    <w:div w:id="783771508">
      <w:bodyDiv w:val="1"/>
      <w:marLeft w:val="0"/>
      <w:marRight w:val="0"/>
      <w:marTop w:val="0"/>
      <w:marBottom w:val="0"/>
      <w:divBdr>
        <w:top w:val="none" w:sz="0" w:space="0" w:color="auto"/>
        <w:left w:val="none" w:sz="0" w:space="0" w:color="auto"/>
        <w:bottom w:val="none" w:sz="0" w:space="0" w:color="auto"/>
        <w:right w:val="none" w:sz="0" w:space="0" w:color="auto"/>
      </w:divBdr>
    </w:div>
    <w:div w:id="784616916">
      <w:bodyDiv w:val="1"/>
      <w:marLeft w:val="0"/>
      <w:marRight w:val="0"/>
      <w:marTop w:val="0"/>
      <w:marBottom w:val="0"/>
      <w:divBdr>
        <w:top w:val="none" w:sz="0" w:space="0" w:color="auto"/>
        <w:left w:val="none" w:sz="0" w:space="0" w:color="auto"/>
        <w:bottom w:val="none" w:sz="0" w:space="0" w:color="auto"/>
        <w:right w:val="none" w:sz="0" w:space="0" w:color="auto"/>
      </w:divBdr>
    </w:div>
    <w:div w:id="784689090">
      <w:bodyDiv w:val="1"/>
      <w:marLeft w:val="0"/>
      <w:marRight w:val="0"/>
      <w:marTop w:val="0"/>
      <w:marBottom w:val="0"/>
      <w:divBdr>
        <w:top w:val="none" w:sz="0" w:space="0" w:color="auto"/>
        <w:left w:val="none" w:sz="0" w:space="0" w:color="auto"/>
        <w:bottom w:val="none" w:sz="0" w:space="0" w:color="auto"/>
        <w:right w:val="none" w:sz="0" w:space="0" w:color="auto"/>
      </w:divBdr>
    </w:div>
    <w:div w:id="784931504">
      <w:bodyDiv w:val="1"/>
      <w:marLeft w:val="0"/>
      <w:marRight w:val="0"/>
      <w:marTop w:val="0"/>
      <w:marBottom w:val="0"/>
      <w:divBdr>
        <w:top w:val="none" w:sz="0" w:space="0" w:color="auto"/>
        <w:left w:val="none" w:sz="0" w:space="0" w:color="auto"/>
        <w:bottom w:val="none" w:sz="0" w:space="0" w:color="auto"/>
        <w:right w:val="none" w:sz="0" w:space="0" w:color="auto"/>
      </w:divBdr>
    </w:div>
    <w:div w:id="786242544">
      <w:bodyDiv w:val="1"/>
      <w:marLeft w:val="0"/>
      <w:marRight w:val="0"/>
      <w:marTop w:val="0"/>
      <w:marBottom w:val="0"/>
      <w:divBdr>
        <w:top w:val="none" w:sz="0" w:space="0" w:color="auto"/>
        <w:left w:val="none" w:sz="0" w:space="0" w:color="auto"/>
        <w:bottom w:val="none" w:sz="0" w:space="0" w:color="auto"/>
        <w:right w:val="none" w:sz="0" w:space="0" w:color="auto"/>
      </w:divBdr>
    </w:div>
    <w:div w:id="788939050">
      <w:bodyDiv w:val="1"/>
      <w:marLeft w:val="0"/>
      <w:marRight w:val="0"/>
      <w:marTop w:val="0"/>
      <w:marBottom w:val="0"/>
      <w:divBdr>
        <w:top w:val="none" w:sz="0" w:space="0" w:color="auto"/>
        <w:left w:val="none" w:sz="0" w:space="0" w:color="auto"/>
        <w:bottom w:val="none" w:sz="0" w:space="0" w:color="auto"/>
        <w:right w:val="none" w:sz="0" w:space="0" w:color="auto"/>
      </w:divBdr>
    </w:div>
    <w:div w:id="789319908">
      <w:bodyDiv w:val="1"/>
      <w:marLeft w:val="0"/>
      <w:marRight w:val="0"/>
      <w:marTop w:val="0"/>
      <w:marBottom w:val="0"/>
      <w:divBdr>
        <w:top w:val="none" w:sz="0" w:space="0" w:color="auto"/>
        <w:left w:val="none" w:sz="0" w:space="0" w:color="auto"/>
        <w:bottom w:val="none" w:sz="0" w:space="0" w:color="auto"/>
        <w:right w:val="none" w:sz="0" w:space="0" w:color="auto"/>
      </w:divBdr>
    </w:div>
    <w:div w:id="789393438">
      <w:bodyDiv w:val="1"/>
      <w:marLeft w:val="0"/>
      <w:marRight w:val="0"/>
      <w:marTop w:val="0"/>
      <w:marBottom w:val="0"/>
      <w:divBdr>
        <w:top w:val="none" w:sz="0" w:space="0" w:color="auto"/>
        <w:left w:val="none" w:sz="0" w:space="0" w:color="auto"/>
        <w:bottom w:val="none" w:sz="0" w:space="0" w:color="auto"/>
        <w:right w:val="none" w:sz="0" w:space="0" w:color="auto"/>
      </w:divBdr>
    </w:div>
    <w:div w:id="789589558">
      <w:bodyDiv w:val="1"/>
      <w:marLeft w:val="0"/>
      <w:marRight w:val="0"/>
      <w:marTop w:val="0"/>
      <w:marBottom w:val="0"/>
      <w:divBdr>
        <w:top w:val="none" w:sz="0" w:space="0" w:color="auto"/>
        <w:left w:val="none" w:sz="0" w:space="0" w:color="auto"/>
        <w:bottom w:val="none" w:sz="0" w:space="0" w:color="auto"/>
        <w:right w:val="none" w:sz="0" w:space="0" w:color="auto"/>
      </w:divBdr>
    </w:div>
    <w:div w:id="789788449">
      <w:bodyDiv w:val="1"/>
      <w:marLeft w:val="0"/>
      <w:marRight w:val="0"/>
      <w:marTop w:val="0"/>
      <w:marBottom w:val="0"/>
      <w:divBdr>
        <w:top w:val="none" w:sz="0" w:space="0" w:color="auto"/>
        <w:left w:val="none" w:sz="0" w:space="0" w:color="auto"/>
        <w:bottom w:val="none" w:sz="0" w:space="0" w:color="auto"/>
        <w:right w:val="none" w:sz="0" w:space="0" w:color="auto"/>
      </w:divBdr>
    </w:div>
    <w:div w:id="789863876">
      <w:bodyDiv w:val="1"/>
      <w:marLeft w:val="0"/>
      <w:marRight w:val="0"/>
      <w:marTop w:val="0"/>
      <w:marBottom w:val="0"/>
      <w:divBdr>
        <w:top w:val="none" w:sz="0" w:space="0" w:color="auto"/>
        <w:left w:val="none" w:sz="0" w:space="0" w:color="auto"/>
        <w:bottom w:val="none" w:sz="0" w:space="0" w:color="auto"/>
        <w:right w:val="none" w:sz="0" w:space="0" w:color="auto"/>
      </w:divBdr>
    </w:div>
    <w:div w:id="790708713">
      <w:bodyDiv w:val="1"/>
      <w:marLeft w:val="0"/>
      <w:marRight w:val="0"/>
      <w:marTop w:val="0"/>
      <w:marBottom w:val="0"/>
      <w:divBdr>
        <w:top w:val="none" w:sz="0" w:space="0" w:color="auto"/>
        <w:left w:val="none" w:sz="0" w:space="0" w:color="auto"/>
        <w:bottom w:val="none" w:sz="0" w:space="0" w:color="auto"/>
        <w:right w:val="none" w:sz="0" w:space="0" w:color="auto"/>
      </w:divBdr>
    </w:div>
    <w:div w:id="791360664">
      <w:bodyDiv w:val="1"/>
      <w:marLeft w:val="0"/>
      <w:marRight w:val="0"/>
      <w:marTop w:val="0"/>
      <w:marBottom w:val="0"/>
      <w:divBdr>
        <w:top w:val="none" w:sz="0" w:space="0" w:color="auto"/>
        <w:left w:val="none" w:sz="0" w:space="0" w:color="auto"/>
        <w:bottom w:val="none" w:sz="0" w:space="0" w:color="auto"/>
        <w:right w:val="none" w:sz="0" w:space="0" w:color="auto"/>
      </w:divBdr>
    </w:div>
    <w:div w:id="791942486">
      <w:bodyDiv w:val="1"/>
      <w:marLeft w:val="0"/>
      <w:marRight w:val="0"/>
      <w:marTop w:val="0"/>
      <w:marBottom w:val="0"/>
      <w:divBdr>
        <w:top w:val="none" w:sz="0" w:space="0" w:color="auto"/>
        <w:left w:val="none" w:sz="0" w:space="0" w:color="auto"/>
        <w:bottom w:val="none" w:sz="0" w:space="0" w:color="auto"/>
        <w:right w:val="none" w:sz="0" w:space="0" w:color="auto"/>
      </w:divBdr>
    </w:div>
    <w:div w:id="793865560">
      <w:bodyDiv w:val="1"/>
      <w:marLeft w:val="0"/>
      <w:marRight w:val="0"/>
      <w:marTop w:val="0"/>
      <w:marBottom w:val="0"/>
      <w:divBdr>
        <w:top w:val="none" w:sz="0" w:space="0" w:color="auto"/>
        <w:left w:val="none" w:sz="0" w:space="0" w:color="auto"/>
        <w:bottom w:val="none" w:sz="0" w:space="0" w:color="auto"/>
        <w:right w:val="none" w:sz="0" w:space="0" w:color="auto"/>
      </w:divBdr>
    </w:div>
    <w:div w:id="794324384">
      <w:bodyDiv w:val="1"/>
      <w:marLeft w:val="0"/>
      <w:marRight w:val="0"/>
      <w:marTop w:val="0"/>
      <w:marBottom w:val="0"/>
      <w:divBdr>
        <w:top w:val="none" w:sz="0" w:space="0" w:color="auto"/>
        <w:left w:val="none" w:sz="0" w:space="0" w:color="auto"/>
        <w:bottom w:val="none" w:sz="0" w:space="0" w:color="auto"/>
        <w:right w:val="none" w:sz="0" w:space="0" w:color="auto"/>
      </w:divBdr>
    </w:div>
    <w:div w:id="794635345">
      <w:bodyDiv w:val="1"/>
      <w:marLeft w:val="0"/>
      <w:marRight w:val="0"/>
      <w:marTop w:val="0"/>
      <w:marBottom w:val="0"/>
      <w:divBdr>
        <w:top w:val="none" w:sz="0" w:space="0" w:color="auto"/>
        <w:left w:val="none" w:sz="0" w:space="0" w:color="auto"/>
        <w:bottom w:val="none" w:sz="0" w:space="0" w:color="auto"/>
        <w:right w:val="none" w:sz="0" w:space="0" w:color="auto"/>
      </w:divBdr>
    </w:div>
    <w:div w:id="794756446">
      <w:bodyDiv w:val="1"/>
      <w:marLeft w:val="0"/>
      <w:marRight w:val="0"/>
      <w:marTop w:val="0"/>
      <w:marBottom w:val="0"/>
      <w:divBdr>
        <w:top w:val="none" w:sz="0" w:space="0" w:color="auto"/>
        <w:left w:val="none" w:sz="0" w:space="0" w:color="auto"/>
        <w:bottom w:val="none" w:sz="0" w:space="0" w:color="auto"/>
        <w:right w:val="none" w:sz="0" w:space="0" w:color="auto"/>
      </w:divBdr>
    </w:div>
    <w:div w:id="795174407">
      <w:bodyDiv w:val="1"/>
      <w:marLeft w:val="0"/>
      <w:marRight w:val="0"/>
      <w:marTop w:val="0"/>
      <w:marBottom w:val="0"/>
      <w:divBdr>
        <w:top w:val="none" w:sz="0" w:space="0" w:color="auto"/>
        <w:left w:val="none" w:sz="0" w:space="0" w:color="auto"/>
        <w:bottom w:val="none" w:sz="0" w:space="0" w:color="auto"/>
        <w:right w:val="none" w:sz="0" w:space="0" w:color="auto"/>
      </w:divBdr>
    </w:div>
    <w:div w:id="796609263">
      <w:bodyDiv w:val="1"/>
      <w:marLeft w:val="0"/>
      <w:marRight w:val="0"/>
      <w:marTop w:val="0"/>
      <w:marBottom w:val="0"/>
      <w:divBdr>
        <w:top w:val="none" w:sz="0" w:space="0" w:color="auto"/>
        <w:left w:val="none" w:sz="0" w:space="0" w:color="auto"/>
        <w:bottom w:val="none" w:sz="0" w:space="0" w:color="auto"/>
        <w:right w:val="none" w:sz="0" w:space="0" w:color="auto"/>
      </w:divBdr>
    </w:div>
    <w:div w:id="796723364">
      <w:bodyDiv w:val="1"/>
      <w:marLeft w:val="0"/>
      <w:marRight w:val="0"/>
      <w:marTop w:val="0"/>
      <w:marBottom w:val="0"/>
      <w:divBdr>
        <w:top w:val="none" w:sz="0" w:space="0" w:color="auto"/>
        <w:left w:val="none" w:sz="0" w:space="0" w:color="auto"/>
        <w:bottom w:val="none" w:sz="0" w:space="0" w:color="auto"/>
        <w:right w:val="none" w:sz="0" w:space="0" w:color="auto"/>
      </w:divBdr>
    </w:div>
    <w:div w:id="797534493">
      <w:bodyDiv w:val="1"/>
      <w:marLeft w:val="0"/>
      <w:marRight w:val="0"/>
      <w:marTop w:val="0"/>
      <w:marBottom w:val="0"/>
      <w:divBdr>
        <w:top w:val="none" w:sz="0" w:space="0" w:color="auto"/>
        <w:left w:val="none" w:sz="0" w:space="0" w:color="auto"/>
        <w:bottom w:val="none" w:sz="0" w:space="0" w:color="auto"/>
        <w:right w:val="none" w:sz="0" w:space="0" w:color="auto"/>
      </w:divBdr>
    </w:div>
    <w:div w:id="797721276">
      <w:bodyDiv w:val="1"/>
      <w:marLeft w:val="0"/>
      <w:marRight w:val="0"/>
      <w:marTop w:val="0"/>
      <w:marBottom w:val="0"/>
      <w:divBdr>
        <w:top w:val="none" w:sz="0" w:space="0" w:color="auto"/>
        <w:left w:val="none" w:sz="0" w:space="0" w:color="auto"/>
        <w:bottom w:val="none" w:sz="0" w:space="0" w:color="auto"/>
        <w:right w:val="none" w:sz="0" w:space="0" w:color="auto"/>
      </w:divBdr>
    </w:div>
    <w:div w:id="798063623">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798836852">
      <w:bodyDiv w:val="1"/>
      <w:marLeft w:val="0"/>
      <w:marRight w:val="0"/>
      <w:marTop w:val="0"/>
      <w:marBottom w:val="0"/>
      <w:divBdr>
        <w:top w:val="none" w:sz="0" w:space="0" w:color="auto"/>
        <w:left w:val="none" w:sz="0" w:space="0" w:color="auto"/>
        <w:bottom w:val="none" w:sz="0" w:space="0" w:color="auto"/>
        <w:right w:val="none" w:sz="0" w:space="0" w:color="auto"/>
      </w:divBdr>
    </w:div>
    <w:div w:id="799032857">
      <w:bodyDiv w:val="1"/>
      <w:marLeft w:val="0"/>
      <w:marRight w:val="0"/>
      <w:marTop w:val="0"/>
      <w:marBottom w:val="0"/>
      <w:divBdr>
        <w:top w:val="none" w:sz="0" w:space="0" w:color="auto"/>
        <w:left w:val="none" w:sz="0" w:space="0" w:color="auto"/>
        <w:bottom w:val="none" w:sz="0" w:space="0" w:color="auto"/>
        <w:right w:val="none" w:sz="0" w:space="0" w:color="auto"/>
      </w:divBdr>
    </w:div>
    <w:div w:id="799228296">
      <w:bodyDiv w:val="1"/>
      <w:marLeft w:val="0"/>
      <w:marRight w:val="0"/>
      <w:marTop w:val="0"/>
      <w:marBottom w:val="0"/>
      <w:divBdr>
        <w:top w:val="none" w:sz="0" w:space="0" w:color="auto"/>
        <w:left w:val="none" w:sz="0" w:space="0" w:color="auto"/>
        <w:bottom w:val="none" w:sz="0" w:space="0" w:color="auto"/>
        <w:right w:val="none" w:sz="0" w:space="0" w:color="auto"/>
      </w:divBdr>
    </w:div>
    <w:div w:id="800029791">
      <w:bodyDiv w:val="1"/>
      <w:marLeft w:val="0"/>
      <w:marRight w:val="0"/>
      <w:marTop w:val="0"/>
      <w:marBottom w:val="0"/>
      <w:divBdr>
        <w:top w:val="none" w:sz="0" w:space="0" w:color="auto"/>
        <w:left w:val="none" w:sz="0" w:space="0" w:color="auto"/>
        <w:bottom w:val="none" w:sz="0" w:space="0" w:color="auto"/>
        <w:right w:val="none" w:sz="0" w:space="0" w:color="auto"/>
      </w:divBdr>
    </w:div>
    <w:div w:id="800273414">
      <w:bodyDiv w:val="1"/>
      <w:marLeft w:val="0"/>
      <w:marRight w:val="0"/>
      <w:marTop w:val="0"/>
      <w:marBottom w:val="0"/>
      <w:divBdr>
        <w:top w:val="none" w:sz="0" w:space="0" w:color="auto"/>
        <w:left w:val="none" w:sz="0" w:space="0" w:color="auto"/>
        <w:bottom w:val="none" w:sz="0" w:space="0" w:color="auto"/>
        <w:right w:val="none" w:sz="0" w:space="0" w:color="auto"/>
      </w:divBdr>
    </w:div>
    <w:div w:id="800684245">
      <w:bodyDiv w:val="1"/>
      <w:marLeft w:val="0"/>
      <w:marRight w:val="0"/>
      <w:marTop w:val="0"/>
      <w:marBottom w:val="0"/>
      <w:divBdr>
        <w:top w:val="none" w:sz="0" w:space="0" w:color="auto"/>
        <w:left w:val="none" w:sz="0" w:space="0" w:color="auto"/>
        <w:bottom w:val="none" w:sz="0" w:space="0" w:color="auto"/>
        <w:right w:val="none" w:sz="0" w:space="0" w:color="auto"/>
      </w:divBdr>
    </w:div>
    <w:div w:id="800878716">
      <w:bodyDiv w:val="1"/>
      <w:marLeft w:val="0"/>
      <w:marRight w:val="0"/>
      <w:marTop w:val="0"/>
      <w:marBottom w:val="0"/>
      <w:divBdr>
        <w:top w:val="none" w:sz="0" w:space="0" w:color="auto"/>
        <w:left w:val="none" w:sz="0" w:space="0" w:color="auto"/>
        <w:bottom w:val="none" w:sz="0" w:space="0" w:color="auto"/>
        <w:right w:val="none" w:sz="0" w:space="0" w:color="auto"/>
      </w:divBdr>
    </w:div>
    <w:div w:id="803232802">
      <w:bodyDiv w:val="1"/>
      <w:marLeft w:val="0"/>
      <w:marRight w:val="0"/>
      <w:marTop w:val="0"/>
      <w:marBottom w:val="0"/>
      <w:divBdr>
        <w:top w:val="none" w:sz="0" w:space="0" w:color="auto"/>
        <w:left w:val="none" w:sz="0" w:space="0" w:color="auto"/>
        <w:bottom w:val="none" w:sz="0" w:space="0" w:color="auto"/>
        <w:right w:val="none" w:sz="0" w:space="0" w:color="auto"/>
      </w:divBdr>
      <w:divsChild>
        <w:div w:id="118769634">
          <w:marLeft w:val="0"/>
          <w:marRight w:val="0"/>
          <w:marTop w:val="0"/>
          <w:marBottom w:val="0"/>
          <w:divBdr>
            <w:top w:val="single" w:sz="2" w:space="0" w:color="D9D9E3"/>
            <w:left w:val="single" w:sz="2" w:space="0" w:color="D9D9E3"/>
            <w:bottom w:val="single" w:sz="2" w:space="0" w:color="D9D9E3"/>
            <w:right w:val="single" w:sz="2" w:space="0" w:color="D9D9E3"/>
          </w:divBdr>
          <w:divsChild>
            <w:div w:id="90630918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3017634">
                  <w:marLeft w:val="0"/>
                  <w:marRight w:val="0"/>
                  <w:marTop w:val="0"/>
                  <w:marBottom w:val="0"/>
                  <w:divBdr>
                    <w:top w:val="single" w:sz="2" w:space="0" w:color="D9D9E3"/>
                    <w:left w:val="single" w:sz="2" w:space="0" w:color="D9D9E3"/>
                    <w:bottom w:val="single" w:sz="2" w:space="0" w:color="D9D9E3"/>
                    <w:right w:val="single" w:sz="2" w:space="0" w:color="D9D9E3"/>
                  </w:divBdr>
                  <w:divsChild>
                    <w:div w:id="370346205">
                      <w:marLeft w:val="0"/>
                      <w:marRight w:val="0"/>
                      <w:marTop w:val="0"/>
                      <w:marBottom w:val="0"/>
                      <w:divBdr>
                        <w:top w:val="single" w:sz="2" w:space="0" w:color="D9D9E3"/>
                        <w:left w:val="single" w:sz="2" w:space="0" w:color="D9D9E3"/>
                        <w:bottom w:val="single" w:sz="2" w:space="0" w:color="D9D9E3"/>
                        <w:right w:val="single" w:sz="2" w:space="0" w:color="D9D9E3"/>
                      </w:divBdr>
                      <w:divsChild>
                        <w:div w:id="1183861699">
                          <w:marLeft w:val="0"/>
                          <w:marRight w:val="0"/>
                          <w:marTop w:val="0"/>
                          <w:marBottom w:val="0"/>
                          <w:divBdr>
                            <w:top w:val="single" w:sz="2" w:space="0" w:color="D9D9E3"/>
                            <w:left w:val="single" w:sz="2" w:space="0" w:color="D9D9E3"/>
                            <w:bottom w:val="single" w:sz="2" w:space="0" w:color="D9D9E3"/>
                            <w:right w:val="single" w:sz="2" w:space="0" w:color="D9D9E3"/>
                          </w:divBdr>
                          <w:divsChild>
                            <w:div w:id="1041319189">
                              <w:marLeft w:val="0"/>
                              <w:marRight w:val="0"/>
                              <w:marTop w:val="0"/>
                              <w:marBottom w:val="0"/>
                              <w:divBdr>
                                <w:top w:val="single" w:sz="2" w:space="0" w:color="D9D9E3"/>
                                <w:left w:val="single" w:sz="2" w:space="0" w:color="D9D9E3"/>
                                <w:bottom w:val="single" w:sz="2" w:space="0" w:color="D9D9E3"/>
                                <w:right w:val="single" w:sz="2" w:space="0" w:color="D9D9E3"/>
                              </w:divBdr>
                              <w:divsChild>
                                <w:div w:id="989560432">
                                  <w:marLeft w:val="0"/>
                                  <w:marRight w:val="0"/>
                                  <w:marTop w:val="0"/>
                                  <w:marBottom w:val="0"/>
                                  <w:divBdr>
                                    <w:top w:val="single" w:sz="2" w:space="0" w:color="D9D9E3"/>
                                    <w:left w:val="single" w:sz="2" w:space="0" w:color="D9D9E3"/>
                                    <w:bottom w:val="single" w:sz="2" w:space="0" w:color="D9D9E3"/>
                                    <w:right w:val="single" w:sz="2" w:space="0" w:color="D9D9E3"/>
                                  </w:divBdr>
                                  <w:divsChild>
                                    <w:div w:id="1457676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6656900">
                      <w:marLeft w:val="0"/>
                      <w:marRight w:val="0"/>
                      <w:marTop w:val="0"/>
                      <w:marBottom w:val="0"/>
                      <w:divBdr>
                        <w:top w:val="single" w:sz="2" w:space="0" w:color="D9D9E3"/>
                        <w:left w:val="single" w:sz="2" w:space="0" w:color="D9D9E3"/>
                        <w:bottom w:val="single" w:sz="2" w:space="0" w:color="D9D9E3"/>
                        <w:right w:val="single" w:sz="2" w:space="0" w:color="D9D9E3"/>
                      </w:divBdr>
                      <w:divsChild>
                        <w:div w:id="459686853">
                          <w:marLeft w:val="0"/>
                          <w:marRight w:val="0"/>
                          <w:marTop w:val="0"/>
                          <w:marBottom w:val="0"/>
                          <w:divBdr>
                            <w:top w:val="single" w:sz="2" w:space="0" w:color="D9D9E3"/>
                            <w:left w:val="single" w:sz="2" w:space="0" w:color="D9D9E3"/>
                            <w:bottom w:val="single" w:sz="2" w:space="0" w:color="D9D9E3"/>
                            <w:right w:val="single" w:sz="2" w:space="0" w:color="D9D9E3"/>
                          </w:divBdr>
                          <w:divsChild>
                            <w:div w:id="790510854">
                              <w:marLeft w:val="0"/>
                              <w:marRight w:val="0"/>
                              <w:marTop w:val="0"/>
                              <w:marBottom w:val="0"/>
                              <w:divBdr>
                                <w:top w:val="single" w:sz="2" w:space="0" w:color="D9D9E3"/>
                                <w:left w:val="single" w:sz="2" w:space="0" w:color="D9D9E3"/>
                                <w:bottom w:val="single" w:sz="2" w:space="0" w:color="D9D9E3"/>
                                <w:right w:val="single" w:sz="2" w:space="0" w:color="D9D9E3"/>
                              </w:divBdr>
                              <w:divsChild>
                                <w:div w:id="2066104766">
                                  <w:marLeft w:val="0"/>
                                  <w:marRight w:val="0"/>
                                  <w:marTop w:val="0"/>
                                  <w:marBottom w:val="0"/>
                                  <w:divBdr>
                                    <w:top w:val="single" w:sz="2" w:space="0" w:color="D9D9E3"/>
                                    <w:left w:val="single" w:sz="2" w:space="0" w:color="D9D9E3"/>
                                    <w:bottom w:val="single" w:sz="2" w:space="0" w:color="D9D9E3"/>
                                    <w:right w:val="single" w:sz="2" w:space="0" w:color="D9D9E3"/>
                                  </w:divBdr>
                                  <w:divsChild>
                                    <w:div w:id="1557542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72740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9980388">
          <w:marLeft w:val="0"/>
          <w:marRight w:val="0"/>
          <w:marTop w:val="0"/>
          <w:marBottom w:val="0"/>
          <w:divBdr>
            <w:top w:val="single" w:sz="2" w:space="0" w:color="D9D9E3"/>
            <w:left w:val="single" w:sz="2" w:space="0" w:color="D9D9E3"/>
            <w:bottom w:val="single" w:sz="2" w:space="0" w:color="D9D9E3"/>
            <w:right w:val="single" w:sz="2" w:space="0" w:color="D9D9E3"/>
          </w:divBdr>
          <w:divsChild>
            <w:div w:id="924071497">
              <w:marLeft w:val="0"/>
              <w:marRight w:val="0"/>
              <w:marTop w:val="100"/>
              <w:marBottom w:val="100"/>
              <w:divBdr>
                <w:top w:val="single" w:sz="2" w:space="0" w:color="D9D9E3"/>
                <w:left w:val="single" w:sz="2" w:space="0" w:color="D9D9E3"/>
                <w:bottom w:val="single" w:sz="2" w:space="0" w:color="D9D9E3"/>
                <w:right w:val="single" w:sz="2" w:space="0" w:color="D9D9E3"/>
              </w:divBdr>
              <w:divsChild>
                <w:div w:id="1581331408">
                  <w:marLeft w:val="0"/>
                  <w:marRight w:val="0"/>
                  <w:marTop w:val="0"/>
                  <w:marBottom w:val="0"/>
                  <w:divBdr>
                    <w:top w:val="single" w:sz="2" w:space="0" w:color="D9D9E3"/>
                    <w:left w:val="single" w:sz="2" w:space="0" w:color="D9D9E3"/>
                    <w:bottom w:val="single" w:sz="2" w:space="0" w:color="D9D9E3"/>
                    <w:right w:val="single" w:sz="2" w:space="0" w:color="D9D9E3"/>
                  </w:divBdr>
                  <w:divsChild>
                    <w:div w:id="2029603110">
                      <w:marLeft w:val="0"/>
                      <w:marRight w:val="0"/>
                      <w:marTop w:val="0"/>
                      <w:marBottom w:val="0"/>
                      <w:divBdr>
                        <w:top w:val="single" w:sz="2" w:space="0" w:color="D9D9E3"/>
                        <w:left w:val="single" w:sz="2" w:space="0" w:color="D9D9E3"/>
                        <w:bottom w:val="single" w:sz="2" w:space="0" w:color="D9D9E3"/>
                        <w:right w:val="single" w:sz="2" w:space="0" w:color="D9D9E3"/>
                      </w:divBdr>
                      <w:divsChild>
                        <w:div w:id="1789398457">
                          <w:marLeft w:val="0"/>
                          <w:marRight w:val="0"/>
                          <w:marTop w:val="0"/>
                          <w:marBottom w:val="0"/>
                          <w:divBdr>
                            <w:top w:val="single" w:sz="2" w:space="0" w:color="D9D9E3"/>
                            <w:left w:val="single" w:sz="2" w:space="0" w:color="D9D9E3"/>
                            <w:bottom w:val="single" w:sz="2" w:space="0" w:color="D9D9E3"/>
                            <w:right w:val="single" w:sz="2" w:space="0" w:color="D9D9E3"/>
                          </w:divBdr>
                          <w:divsChild>
                            <w:div w:id="1955207699">
                              <w:marLeft w:val="0"/>
                              <w:marRight w:val="0"/>
                              <w:marTop w:val="0"/>
                              <w:marBottom w:val="0"/>
                              <w:divBdr>
                                <w:top w:val="single" w:sz="2" w:space="0" w:color="D9D9E3"/>
                                <w:left w:val="single" w:sz="2" w:space="0" w:color="D9D9E3"/>
                                <w:bottom w:val="single" w:sz="2" w:space="0" w:color="D9D9E3"/>
                                <w:right w:val="single" w:sz="2" w:space="0" w:color="D9D9E3"/>
                              </w:divBdr>
                              <w:divsChild>
                                <w:div w:id="1336180191">
                                  <w:marLeft w:val="0"/>
                                  <w:marRight w:val="0"/>
                                  <w:marTop w:val="0"/>
                                  <w:marBottom w:val="0"/>
                                  <w:divBdr>
                                    <w:top w:val="single" w:sz="2" w:space="0" w:color="D9D9E3"/>
                                    <w:left w:val="single" w:sz="2" w:space="0" w:color="D9D9E3"/>
                                    <w:bottom w:val="single" w:sz="2" w:space="0" w:color="D9D9E3"/>
                                    <w:right w:val="single" w:sz="2" w:space="0" w:color="D9D9E3"/>
                                  </w:divBdr>
                                  <w:divsChild>
                                    <w:div w:id="686715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73964847">
          <w:marLeft w:val="0"/>
          <w:marRight w:val="0"/>
          <w:marTop w:val="0"/>
          <w:marBottom w:val="0"/>
          <w:divBdr>
            <w:top w:val="single" w:sz="2" w:space="0" w:color="D9D9E3"/>
            <w:left w:val="single" w:sz="2" w:space="0" w:color="D9D9E3"/>
            <w:bottom w:val="single" w:sz="2" w:space="0" w:color="D9D9E3"/>
            <w:right w:val="single" w:sz="2" w:space="0" w:color="D9D9E3"/>
          </w:divBdr>
          <w:divsChild>
            <w:div w:id="179039135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1691824">
                  <w:marLeft w:val="0"/>
                  <w:marRight w:val="0"/>
                  <w:marTop w:val="0"/>
                  <w:marBottom w:val="0"/>
                  <w:divBdr>
                    <w:top w:val="single" w:sz="2" w:space="0" w:color="D9D9E3"/>
                    <w:left w:val="single" w:sz="2" w:space="0" w:color="D9D9E3"/>
                    <w:bottom w:val="single" w:sz="2" w:space="0" w:color="D9D9E3"/>
                    <w:right w:val="single" w:sz="2" w:space="0" w:color="D9D9E3"/>
                  </w:divBdr>
                  <w:divsChild>
                    <w:div w:id="85151692">
                      <w:marLeft w:val="0"/>
                      <w:marRight w:val="0"/>
                      <w:marTop w:val="0"/>
                      <w:marBottom w:val="0"/>
                      <w:divBdr>
                        <w:top w:val="single" w:sz="2" w:space="0" w:color="D9D9E3"/>
                        <w:left w:val="single" w:sz="2" w:space="0" w:color="D9D9E3"/>
                        <w:bottom w:val="single" w:sz="2" w:space="0" w:color="D9D9E3"/>
                        <w:right w:val="single" w:sz="2" w:space="0" w:color="D9D9E3"/>
                      </w:divBdr>
                      <w:divsChild>
                        <w:div w:id="1241214019">
                          <w:marLeft w:val="0"/>
                          <w:marRight w:val="0"/>
                          <w:marTop w:val="0"/>
                          <w:marBottom w:val="0"/>
                          <w:divBdr>
                            <w:top w:val="single" w:sz="2" w:space="0" w:color="D9D9E3"/>
                            <w:left w:val="single" w:sz="2" w:space="0" w:color="D9D9E3"/>
                            <w:bottom w:val="single" w:sz="2" w:space="0" w:color="D9D9E3"/>
                            <w:right w:val="single" w:sz="2" w:space="0" w:color="D9D9E3"/>
                          </w:divBdr>
                        </w:div>
                        <w:div w:id="1610428283">
                          <w:marLeft w:val="0"/>
                          <w:marRight w:val="0"/>
                          <w:marTop w:val="0"/>
                          <w:marBottom w:val="0"/>
                          <w:divBdr>
                            <w:top w:val="single" w:sz="2" w:space="0" w:color="D9D9E3"/>
                            <w:left w:val="single" w:sz="2" w:space="0" w:color="D9D9E3"/>
                            <w:bottom w:val="single" w:sz="2" w:space="0" w:color="D9D9E3"/>
                            <w:right w:val="single" w:sz="2" w:space="0" w:color="D9D9E3"/>
                          </w:divBdr>
                          <w:divsChild>
                            <w:div w:id="1477868722">
                              <w:marLeft w:val="0"/>
                              <w:marRight w:val="0"/>
                              <w:marTop w:val="0"/>
                              <w:marBottom w:val="0"/>
                              <w:divBdr>
                                <w:top w:val="single" w:sz="2" w:space="0" w:color="D9D9E3"/>
                                <w:left w:val="single" w:sz="2" w:space="0" w:color="D9D9E3"/>
                                <w:bottom w:val="single" w:sz="2" w:space="0" w:color="D9D9E3"/>
                                <w:right w:val="single" w:sz="2" w:space="0" w:color="D9D9E3"/>
                              </w:divBdr>
                              <w:divsChild>
                                <w:div w:id="982808179">
                                  <w:marLeft w:val="0"/>
                                  <w:marRight w:val="0"/>
                                  <w:marTop w:val="0"/>
                                  <w:marBottom w:val="0"/>
                                  <w:divBdr>
                                    <w:top w:val="single" w:sz="2" w:space="0" w:color="D9D9E3"/>
                                    <w:left w:val="single" w:sz="2" w:space="0" w:color="D9D9E3"/>
                                    <w:bottom w:val="single" w:sz="2" w:space="0" w:color="D9D9E3"/>
                                    <w:right w:val="single" w:sz="2" w:space="0" w:color="D9D9E3"/>
                                  </w:divBdr>
                                  <w:divsChild>
                                    <w:div w:id="210575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5109319">
                      <w:marLeft w:val="0"/>
                      <w:marRight w:val="0"/>
                      <w:marTop w:val="0"/>
                      <w:marBottom w:val="0"/>
                      <w:divBdr>
                        <w:top w:val="single" w:sz="2" w:space="0" w:color="D9D9E3"/>
                        <w:left w:val="single" w:sz="2" w:space="0" w:color="D9D9E3"/>
                        <w:bottom w:val="single" w:sz="2" w:space="0" w:color="D9D9E3"/>
                        <w:right w:val="single" w:sz="2" w:space="0" w:color="D9D9E3"/>
                      </w:divBdr>
                      <w:divsChild>
                        <w:div w:id="760104501">
                          <w:marLeft w:val="0"/>
                          <w:marRight w:val="0"/>
                          <w:marTop w:val="0"/>
                          <w:marBottom w:val="0"/>
                          <w:divBdr>
                            <w:top w:val="single" w:sz="2" w:space="0" w:color="D9D9E3"/>
                            <w:left w:val="single" w:sz="2" w:space="0" w:color="D9D9E3"/>
                            <w:bottom w:val="single" w:sz="2" w:space="0" w:color="D9D9E3"/>
                            <w:right w:val="single" w:sz="2" w:space="0" w:color="D9D9E3"/>
                          </w:divBdr>
                          <w:divsChild>
                            <w:div w:id="1750927705">
                              <w:marLeft w:val="0"/>
                              <w:marRight w:val="0"/>
                              <w:marTop w:val="0"/>
                              <w:marBottom w:val="0"/>
                              <w:divBdr>
                                <w:top w:val="single" w:sz="2" w:space="0" w:color="D9D9E3"/>
                                <w:left w:val="single" w:sz="2" w:space="0" w:color="D9D9E3"/>
                                <w:bottom w:val="single" w:sz="2" w:space="0" w:color="D9D9E3"/>
                                <w:right w:val="single" w:sz="2" w:space="0" w:color="D9D9E3"/>
                              </w:divBdr>
                              <w:divsChild>
                                <w:div w:id="1896310587">
                                  <w:marLeft w:val="0"/>
                                  <w:marRight w:val="0"/>
                                  <w:marTop w:val="0"/>
                                  <w:marBottom w:val="0"/>
                                  <w:divBdr>
                                    <w:top w:val="single" w:sz="2" w:space="0" w:color="D9D9E3"/>
                                    <w:left w:val="single" w:sz="2" w:space="0" w:color="D9D9E3"/>
                                    <w:bottom w:val="single" w:sz="2" w:space="0" w:color="D9D9E3"/>
                                    <w:right w:val="single" w:sz="2" w:space="0" w:color="D9D9E3"/>
                                  </w:divBdr>
                                  <w:divsChild>
                                    <w:div w:id="1266034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03890751">
      <w:bodyDiv w:val="1"/>
      <w:marLeft w:val="0"/>
      <w:marRight w:val="0"/>
      <w:marTop w:val="0"/>
      <w:marBottom w:val="0"/>
      <w:divBdr>
        <w:top w:val="none" w:sz="0" w:space="0" w:color="auto"/>
        <w:left w:val="none" w:sz="0" w:space="0" w:color="auto"/>
        <w:bottom w:val="none" w:sz="0" w:space="0" w:color="auto"/>
        <w:right w:val="none" w:sz="0" w:space="0" w:color="auto"/>
      </w:divBdr>
    </w:div>
    <w:div w:id="804396149">
      <w:bodyDiv w:val="1"/>
      <w:marLeft w:val="0"/>
      <w:marRight w:val="0"/>
      <w:marTop w:val="0"/>
      <w:marBottom w:val="0"/>
      <w:divBdr>
        <w:top w:val="none" w:sz="0" w:space="0" w:color="auto"/>
        <w:left w:val="none" w:sz="0" w:space="0" w:color="auto"/>
        <w:bottom w:val="none" w:sz="0" w:space="0" w:color="auto"/>
        <w:right w:val="none" w:sz="0" w:space="0" w:color="auto"/>
      </w:divBdr>
    </w:div>
    <w:div w:id="805200818">
      <w:bodyDiv w:val="1"/>
      <w:marLeft w:val="0"/>
      <w:marRight w:val="0"/>
      <w:marTop w:val="0"/>
      <w:marBottom w:val="0"/>
      <w:divBdr>
        <w:top w:val="none" w:sz="0" w:space="0" w:color="auto"/>
        <w:left w:val="none" w:sz="0" w:space="0" w:color="auto"/>
        <w:bottom w:val="none" w:sz="0" w:space="0" w:color="auto"/>
        <w:right w:val="none" w:sz="0" w:space="0" w:color="auto"/>
      </w:divBdr>
    </w:div>
    <w:div w:id="806168606">
      <w:bodyDiv w:val="1"/>
      <w:marLeft w:val="0"/>
      <w:marRight w:val="0"/>
      <w:marTop w:val="0"/>
      <w:marBottom w:val="0"/>
      <w:divBdr>
        <w:top w:val="none" w:sz="0" w:space="0" w:color="auto"/>
        <w:left w:val="none" w:sz="0" w:space="0" w:color="auto"/>
        <w:bottom w:val="none" w:sz="0" w:space="0" w:color="auto"/>
        <w:right w:val="none" w:sz="0" w:space="0" w:color="auto"/>
      </w:divBdr>
    </w:div>
    <w:div w:id="806780425">
      <w:bodyDiv w:val="1"/>
      <w:marLeft w:val="0"/>
      <w:marRight w:val="0"/>
      <w:marTop w:val="0"/>
      <w:marBottom w:val="0"/>
      <w:divBdr>
        <w:top w:val="none" w:sz="0" w:space="0" w:color="auto"/>
        <w:left w:val="none" w:sz="0" w:space="0" w:color="auto"/>
        <w:bottom w:val="none" w:sz="0" w:space="0" w:color="auto"/>
        <w:right w:val="none" w:sz="0" w:space="0" w:color="auto"/>
      </w:divBdr>
    </w:div>
    <w:div w:id="808279418">
      <w:bodyDiv w:val="1"/>
      <w:marLeft w:val="0"/>
      <w:marRight w:val="0"/>
      <w:marTop w:val="0"/>
      <w:marBottom w:val="0"/>
      <w:divBdr>
        <w:top w:val="none" w:sz="0" w:space="0" w:color="auto"/>
        <w:left w:val="none" w:sz="0" w:space="0" w:color="auto"/>
        <w:bottom w:val="none" w:sz="0" w:space="0" w:color="auto"/>
        <w:right w:val="none" w:sz="0" w:space="0" w:color="auto"/>
      </w:divBdr>
    </w:div>
    <w:div w:id="808322398">
      <w:bodyDiv w:val="1"/>
      <w:marLeft w:val="0"/>
      <w:marRight w:val="0"/>
      <w:marTop w:val="0"/>
      <w:marBottom w:val="0"/>
      <w:divBdr>
        <w:top w:val="none" w:sz="0" w:space="0" w:color="auto"/>
        <w:left w:val="none" w:sz="0" w:space="0" w:color="auto"/>
        <w:bottom w:val="none" w:sz="0" w:space="0" w:color="auto"/>
        <w:right w:val="none" w:sz="0" w:space="0" w:color="auto"/>
      </w:divBdr>
    </w:div>
    <w:div w:id="808939701">
      <w:bodyDiv w:val="1"/>
      <w:marLeft w:val="0"/>
      <w:marRight w:val="0"/>
      <w:marTop w:val="0"/>
      <w:marBottom w:val="0"/>
      <w:divBdr>
        <w:top w:val="none" w:sz="0" w:space="0" w:color="auto"/>
        <w:left w:val="none" w:sz="0" w:space="0" w:color="auto"/>
        <w:bottom w:val="none" w:sz="0" w:space="0" w:color="auto"/>
        <w:right w:val="none" w:sz="0" w:space="0" w:color="auto"/>
      </w:divBdr>
    </w:div>
    <w:div w:id="809127764">
      <w:bodyDiv w:val="1"/>
      <w:marLeft w:val="0"/>
      <w:marRight w:val="0"/>
      <w:marTop w:val="0"/>
      <w:marBottom w:val="0"/>
      <w:divBdr>
        <w:top w:val="none" w:sz="0" w:space="0" w:color="auto"/>
        <w:left w:val="none" w:sz="0" w:space="0" w:color="auto"/>
        <w:bottom w:val="none" w:sz="0" w:space="0" w:color="auto"/>
        <w:right w:val="none" w:sz="0" w:space="0" w:color="auto"/>
      </w:divBdr>
    </w:div>
    <w:div w:id="809977778">
      <w:bodyDiv w:val="1"/>
      <w:marLeft w:val="0"/>
      <w:marRight w:val="0"/>
      <w:marTop w:val="0"/>
      <w:marBottom w:val="0"/>
      <w:divBdr>
        <w:top w:val="none" w:sz="0" w:space="0" w:color="auto"/>
        <w:left w:val="none" w:sz="0" w:space="0" w:color="auto"/>
        <w:bottom w:val="none" w:sz="0" w:space="0" w:color="auto"/>
        <w:right w:val="none" w:sz="0" w:space="0" w:color="auto"/>
      </w:divBdr>
    </w:div>
    <w:div w:id="811411982">
      <w:bodyDiv w:val="1"/>
      <w:marLeft w:val="0"/>
      <w:marRight w:val="0"/>
      <w:marTop w:val="0"/>
      <w:marBottom w:val="0"/>
      <w:divBdr>
        <w:top w:val="none" w:sz="0" w:space="0" w:color="auto"/>
        <w:left w:val="none" w:sz="0" w:space="0" w:color="auto"/>
        <w:bottom w:val="none" w:sz="0" w:space="0" w:color="auto"/>
        <w:right w:val="none" w:sz="0" w:space="0" w:color="auto"/>
      </w:divBdr>
    </w:div>
    <w:div w:id="811479916">
      <w:bodyDiv w:val="1"/>
      <w:marLeft w:val="0"/>
      <w:marRight w:val="0"/>
      <w:marTop w:val="0"/>
      <w:marBottom w:val="0"/>
      <w:divBdr>
        <w:top w:val="none" w:sz="0" w:space="0" w:color="auto"/>
        <w:left w:val="none" w:sz="0" w:space="0" w:color="auto"/>
        <w:bottom w:val="none" w:sz="0" w:space="0" w:color="auto"/>
        <w:right w:val="none" w:sz="0" w:space="0" w:color="auto"/>
      </w:divBdr>
    </w:div>
    <w:div w:id="811556815">
      <w:bodyDiv w:val="1"/>
      <w:marLeft w:val="0"/>
      <w:marRight w:val="0"/>
      <w:marTop w:val="0"/>
      <w:marBottom w:val="0"/>
      <w:divBdr>
        <w:top w:val="none" w:sz="0" w:space="0" w:color="auto"/>
        <w:left w:val="none" w:sz="0" w:space="0" w:color="auto"/>
        <w:bottom w:val="none" w:sz="0" w:space="0" w:color="auto"/>
        <w:right w:val="none" w:sz="0" w:space="0" w:color="auto"/>
      </w:divBdr>
    </w:div>
    <w:div w:id="812059704">
      <w:bodyDiv w:val="1"/>
      <w:marLeft w:val="0"/>
      <w:marRight w:val="0"/>
      <w:marTop w:val="0"/>
      <w:marBottom w:val="0"/>
      <w:divBdr>
        <w:top w:val="none" w:sz="0" w:space="0" w:color="auto"/>
        <w:left w:val="none" w:sz="0" w:space="0" w:color="auto"/>
        <w:bottom w:val="none" w:sz="0" w:space="0" w:color="auto"/>
        <w:right w:val="none" w:sz="0" w:space="0" w:color="auto"/>
      </w:divBdr>
    </w:div>
    <w:div w:id="812794769">
      <w:bodyDiv w:val="1"/>
      <w:marLeft w:val="0"/>
      <w:marRight w:val="0"/>
      <w:marTop w:val="0"/>
      <w:marBottom w:val="0"/>
      <w:divBdr>
        <w:top w:val="none" w:sz="0" w:space="0" w:color="auto"/>
        <w:left w:val="none" w:sz="0" w:space="0" w:color="auto"/>
        <w:bottom w:val="none" w:sz="0" w:space="0" w:color="auto"/>
        <w:right w:val="none" w:sz="0" w:space="0" w:color="auto"/>
      </w:divBdr>
    </w:div>
    <w:div w:id="812910186">
      <w:bodyDiv w:val="1"/>
      <w:marLeft w:val="0"/>
      <w:marRight w:val="0"/>
      <w:marTop w:val="0"/>
      <w:marBottom w:val="0"/>
      <w:divBdr>
        <w:top w:val="none" w:sz="0" w:space="0" w:color="auto"/>
        <w:left w:val="none" w:sz="0" w:space="0" w:color="auto"/>
        <w:bottom w:val="none" w:sz="0" w:space="0" w:color="auto"/>
        <w:right w:val="none" w:sz="0" w:space="0" w:color="auto"/>
      </w:divBdr>
    </w:div>
    <w:div w:id="813106684">
      <w:bodyDiv w:val="1"/>
      <w:marLeft w:val="0"/>
      <w:marRight w:val="0"/>
      <w:marTop w:val="0"/>
      <w:marBottom w:val="0"/>
      <w:divBdr>
        <w:top w:val="none" w:sz="0" w:space="0" w:color="auto"/>
        <w:left w:val="none" w:sz="0" w:space="0" w:color="auto"/>
        <w:bottom w:val="none" w:sz="0" w:space="0" w:color="auto"/>
        <w:right w:val="none" w:sz="0" w:space="0" w:color="auto"/>
      </w:divBdr>
    </w:div>
    <w:div w:id="813987503">
      <w:bodyDiv w:val="1"/>
      <w:marLeft w:val="0"/>
      <w:marRight w:val="0"/>
      <w:marTop w:val="0"/>
      <w:marBottom w:val="0"/>
      <w:divBdr>
        <w:top w:val="none" w:sz="0" w:space="0" w:color="auto"/>
        <w:left w:val="none" w:sz="0" w:space="0" w:color="auto"/>
        <w:bottom w:val="none" w:sz="0" w:space="0" w:color="auto"/>
        <w:right w:val="none" w:sz="0" w:space="0" w:color="auto"/>
      </w:divBdr>
    </w:div>
    <w:div w:id="814492080">
      <w:bodyDiv w:val="1"/>
      <w:marLeft w:val="0"/>
      <w:marRight w:val="0"/>
      <w:marTop w:val="0"/>
      <w:marBottom w:val="0"/>
      <w:divBdr>
        <w:top w:val="none" w:sz="0" w:space="0" w:color="auto"/>
        <w:left w:val="none" w:sz="0" w:space="0" w:color="auto"/>
        <w:bottom w:val="none" w:sz="0" w:space="0" w:color="auto"/>
        <w:right w:val="none" w:sz="0" w:space="0" w:color="auto"/>
      </w:divBdr>
    </w:div>
    <w:div w:id="814685503">
      <w:bodyDiv w:val="1"/>
      <w:marLeft w:val="0"/>
      <w:marRight w:val="0"/>
      <w:marTop w:val="0"/>
      <w:marBottom w:val="0"/>
      <w:divBdr>
        <w:top w:val="none" w:sz="0" w:space="0" w:color="auto"/>
        <w:left w:val="none" w:sz="0" w:space="0" w:color="auto"/>
        <w:bottom w:val="none" w:sz="0" w:space="0" w:color="auto"/>
        <w:right w:val="none" w:sz="0" w:space="0" w:color="auto"/>
      </w:divBdr>
    </w:div>
    <w:div w:id="815874048">
      <w:bodyDiv w:val="1"/>
      <w:marLeft w:val="0"/>
      <w:marRight w:val="0"/>
      <w:marTop w:val="0"/>
      <w:marBottom w:val="0"/>
      <w:divBdr>
        <w:top w:val="none" w:sz="0" w:space="0" w:color="auto"/>
        <w:left w:val="none" w:sz="0" w:space="0" w:color="auto"/>
        <w:bottom w:val="none" w:sz="0" w:space="0" w:color="auto"/>
        <w:right w:val="none" w:sz="0" w:space="0" w:color="auto"/>
      </w:divBdr>
    </w:div>
    <w:div w:id="816189161">
      <w:bodyDiv w:val="1"/>
      <w:marLeft w:val="0"/>
      <w:marRight w:val="0"/>
      <w:marTop w:val="0"/>
      <w:marBottom w:val="0"/>
      <w:divBdr>
        <w:top w:val="none" w:sz="0" w:space="0" w:color="auto"/>
        <w:left w:val="none" w:sz="0" w:space="0" w:color="auto"/>
        <w:bottom w:val="none" w:sz="0" w:space="0" w:color="auto"/>
        <w:right w:val="none" w:sz="0" w:space="0" w:color="auto"/>
      </w:divBdr>
    </w:div>
    <w:div w:id="816339101">
      <w:bodyDiv w:val="1"/>
      <w:marLeft w:val="0"/>
      <w:marRight w:val="0"/>
      <w:marTop w:val="0"/>
      <w:marBottom w:val="0"/>
      <w:divBdr>
        <w:top w:val="none" w:sz="0" w:space="0" w:color="auto"/>
        <w:left w:val="none" w:sz="0" w:space="0" w:color="auto"/>
        <w:bottom w:val="none" w:sz="0" w:space="0" w:color="auto"/>
        <w:right w:val="none" w:sz="0" w:space="0" w:color="auto"/>
      </w:divBdr>
    </w:div>
    <w:div w:id="816844255">
      <w:bodyDiv w:val="1"/>
      <w:marLeft w:val="0"/>
      <w:marRight w:val="0"/>
      <w:marTop w:val="0"/>
      <w:marBottom w:val="0"/>
      <w:divBdr>
        <w:top w:val="none" w:sz="0" w:space="0" w:color="auto"/>
        <w:left w:val="none" w:sz="0" w:space="0" w:color="auto"/>
        <w:bottom w:val="none" w:sz="0" w:space="0" w:color="auto"/>
        <w:right w:val="none" w:sz="0" w:space="0" w:color="auto"/>
      </w:divBdr>
    </w:div>
    <w:div w:id="818183261">
      <w:bodyDiv w:val="1"/>
      <w:marLeft w:val="0"/>
      <w:marRight w:val="0"/>
      <w:marTop w:val="0"/>
      <w:marBottom w:val="0"/>
      <w:divBdr>
        <w:top w:val="none" w:sz="0" w:space="0" w:color="auto"/>
        <w:left w:val="none" w:sz="0" w:space="0" w:color="auto"/>
        <w:bottom w:val="none" w:sz="0" w:space="0" w:color="auto"/>
        <w:right w:val="none" w:sz="0" w:space="0" w:color="auto"/>
      </w:divBdr>
    </w:div>
    <w:div w:id="818498117">
      <w:bodyDiv w:val="1"/>
      <w:marLeft w:val="0"/>
      <w:marRight w:val="0"/>
      <w:marTop w:val="0"/>
      <w:marBottom w:val="0"/>
      <w:divBdr>
        <w:top w:val="none" w:sz="0" w:space="0" w:color="auto"/>
        <w:left w:val="none" w:sz="0" w:space="0" w:color="auto"/>
        <w:bottom w:val="none" w:sz="0" w:space="0" w:color="auto"/>
        <w:right w:val="none" w:sz="0" w:space="0" w:color="auto"/>
      </w:divBdr>
    </w:div>
    <w:div w:id="819998669">
      <w:bodyDiv w:val="1"/>
      <w:marLeft w:val="0"/>
      <w:marRight w:val="0"/>
      <w:marTop w:val="0"/>
      <w:marBottom w:val="0"/>
      <w:divBdr>
        <w:top w:val="none" w:sz="0" w:space="0" w:color="auto"/>
        <w:left w:val="none" w:sz="0" w:space="0" w:color="auto"/>
        <w:bottom w:val="none" w:sz="0" w:space="0" w:color="auto"/>
        <w:right w:val="none" w:sz="0" w:space="0" w:color="auto"/>
      </w:divBdr>
    </w:div>
    <w:div w:id="820002334">
      <w:bodyDiv w:val="1"/>
      <w:marLeft w:val="0"/>
      <w:marRight w:val="0"/>
      <w:marTop w:val="0"/>
      <w:marBottom w:val="0"/>
      <w:divBdr>
        <w:top w:val="none" w:sz="0" w:space="0" w:color="auto"/>
        <w:left w:val="none" w:sz="0" w:space="0" w:color="auto"/>
        <w:bottom w:val="none" w:sz="0" w:space="0" w:color="auto"/>
        <w:right w:val="none" w:sz="0" w:space="0" w:color="auto"/>
      </w:divBdr>
    </w:div>
    <w:div w:id="820732355">
      <w:bodyDiv w:val="1"/>
      <w:marLeft w:val="0"/>
      <w:marRight w:val="0"/>
      <w:marTop w:val="0"/>
      <w:marBottom w:val="0"/>
      <w:divBdr>
        <w:top w:val="none" w:sz="0" w:space="0" w:color="auto"/>
        <w:left w:val="none" w:sz="0" w:space="0" w:color="auto"/>
        <w:bottom w:val="none" w:sz="0" w:space="0" w:color="auto"/>
        <w:right w:val="none" w:sz="0" w:space="0" w:color="auto"/>
      </w:divBdr>
    </w:div>
    <w:div w:id="821704048">
      <w:bodyDiv w:val="1"/>
      <w:marLeft w:val="0"/>
      <w:marRight w:val="0"/>
      <w:marTop w:val="0"/>
      <w:marBottom w:val="0"/>
      <w:divBdr>
        <w:top w:val="none" w:sz="0" w:space="0" w:color="auto"/>
        <w:left w:val="none" w:sz="0" w:space="0" w:color="auto"/>
        <w:bottom w:val="none" w:sz="0" w:space="0" w:color="auto"/>
        <w:right w:val="none" w:sz="0" w:space="0" w:color="auto"/>
      </w:divBdr>
    </w:div>
    <w:div w:id="821965146">
      <w:bodyDiv w:val="1"/>
      <w:marLeft w:val="0"/>
      <w:marRight w:val="0"/>
      <w:marTop w:val="0"/>
      <w:marBottom w:val="0"/>
      <w:divBdr>
        <w:top w:val="none" w:sz="0" w:space="0" w:color="auto"/>
        <w:left w:val="none" w:sz="0" w:space="0" w:color="auto"/>
        <w:bottom w:val="none" w:sz="0" w:space="0" w:color="auto"/>
        <w:right w:val="none" w:sz="0" w:space="0" w:color="auto"/>
      </w:divBdr>
    </w:div>
    <w:div w:id="822819453">
      <w:bodyDiv w:val="1"/>
      <w:marLeft w:val="0"/>
      <w:marRight w:val="0"/>
      <w:marTop w:val="0"/>
      <w:marBottom w:val="0"/>
      <w:divBdr>
        <w:top w:val="none" w:sz="0" w:space="0" w:color="auto"/>
        <w:left w:val="none" w:sz="0" w:space="0" w:color="auto"/>
        <w:bottom w:val="none" w:sz="0" w:space="0" w:color="auto"/>
        <w:right w:val="none" w:sz="0" w:space="0" w:color="auto"/>
      </w:divBdr>
    </w:div>
    <w:div w:id="822938310">
      <w:bodyDiv w:val="1"/>
      <w:marLeft w:val="0"/>
      <w:marRight w:val="0"/>
      <w:marTop w:val="0"/>
      <w:marBottom w:val="0"/>
      <w:divBdr>
        <w:top w:val="none" w:sz="0" w:space="0" w:color="auto"/>
        <w:left w:val="none" w:sz="0" w:space="0" w:color="auto"/>
        <w:bottom w:val="none" w:sz="0" w:space="0" w:color="auto"/>
        <w:right w:val="none" w:sz="0" w:space="0" w:color="auto"/>
      </w:divBdr>
    </w:div>
    <w:div w:id="823399732">
      <w:bodyDiv w:val="1"/>
      <w:marLeft w:val="0"/>
      <w:marRight w:val="0"/>
      <w:marTop w:val="0"/>
      <w:marBottom w:val="0"/>
      <w:divBdr>
        <w:top w:val="none" w:sz="0" w:space="0" w:color="auto"/>
        <w:left w:val="none" w:sz="0" w:space="0" w:color="auto"/>
        <w:bottom w:val="none" w:sz="0" w:space="0" w:color="auto"/>
        <w:right w:val="none" w:sz="0" w:space="0" w:color="auto"/>
      </w:divBdr>
    </w:div>
    <w:div w:id="826045782">
      <w:bodyDiv w:val="1"/>
      <w:marLeft w:val="0"/>
      <w:marRight w:val="0"/>
      <w:marTop w:val="0"/>
      <w:marBottom w:val="0"/>
      <w:divBdr>
        <w:top w:val="none" w:sz="0" w:space="0" w:color="auto"/>
        <w:left w:val="none" w:sz="0" w:space="0" w:color="auto"/>
        <w:bottom w:val="none" w:sz="0" w:space="0" w:color="auto"/>
        <w:right w:val="none" w:sz="0" w:space="0" w:color="auto"/>
      </w:divBdr>
    </w:div>
    <w:div w:id="826287184">
      <w:bodyDiv w:val="1"/>
      <w:marLeft w:val="0"/>
      <w:marRight w:val="0"/>
      <w:marTop w:val="0"/>
      <w:marBottom w:val="0"/>
      <w:divBdr>
        <w:top w:val="none" w:sz="0" w:space="0" w:color="auto"/>
        <w:left w:val="none" w:sz="0" w:space="0" w:color="auto"/>
        <w:bottom w:val="none" w:sz="0" w:space="0" w:color="auto"/>
        <w:right w:val="none" w:sz="0" w:space="0" w:color="auto"/>
      </w:divBdr>
    </w:div>
    <w:div w:id="826753202">
      <w:bodyDiv w:val="1"/>
      <w:marLeft w:val="0"/>
      <w:marRight w:val="0"/>
      <w:marTop w:val="0"/>
      <w:marBottom w:val="0"/>
      <w:divBdr>
        <w:top w:val="none" w:sz="0" w:space="0" w:color="auto"/>
        <w:left w:val="none" w:sz="0" w:space="0" w:color="auto"/>
        <w:bottom w:val="none" w:sz="0" w:space="0" w:color="auto"/>
        <w:right w:val="none" w:sz="0" w:space="0" w:color="auto"/>
      </w:divBdr>
    </w:div>
    <w:div w:id="827483441">
      <w:bodyDiv w:val="1"/>
      <w:marLeft w:val="0"/>
      <w:marRight w:val="0"/>
      <w:marTop w:val="0"/>
      <w:marBottom w:val="0"/>
      <w:divBdr>
        <w:top w:val="none" w:sz="0" w:space="0" w:color="auto"/>
        <w:left w:val="none" w:sz="0" w:space="0" w:color="auto"/>
        <w:bottom w:val="none" w:sz="0" w:space="0" w:color="auto"/>
        <w:right w:val="none" w:sz="0" w:space="0" w:color="auto"/>
      </w:divBdr>
    </w:div>
    <w:div w:id="828251022">
      <w:bodyDiv w:val="1"/>
      <w:marLeft w:val="0"/>
      <w:marRight w:val="0"/>
      <w:marTop w:val="0"/>
      <w:marBottom w:val="0"/>
      <w:divBdr>
        <w:top w:val="none" w:sz="0" w:space="0" w:color="auto"/>
        <w:left w:val="none" w:sz="0" w:space="0" w:color="auto"/>
        <w:bottom w:val="none" w:sz="0" w:space="0" w:color="auto"/>
        <w:right w:val="none" w:sz="0" w:space="0" w:color="auto"/>
      </w:divBdr>
    </w:div>
    <w:div w:id="828599166">
      <w:bodyDiv w:val="1"/>
      <w:marLeft w:val="0"/>
      <w:marRight w:val="0"/>
      <w:marTop w:val="0"/>
      <w:marBottom w:val="0"/>
      <w:divBdr>
        <w:top w:val="none" w:sz="0" w:space="0" w:color="auto"/>
        <w:left w:val="none" w:sz="0" w:space="0" w:color="auto"/>
        <w:bottom w:val="none" w:sz="0" w:space="0" w:color="auto"/>
        <w:right w:val="none" w:sz="0" w:space="0" w:color="auto"/>
      </w:divBdr>
    </w:div>
    <w:div w:id="828835516">
      <w:bodyDiv w:val="1"/>
      <w:marLeft w:val="0"/>
      <w:marRight w:val="0"/>
      <w:marTop w:val="0"/>
      <w:marBottom w:val="0"/>
      <w:divBdr>
        <w:top w:val="none" w:sz="0" w:space="0" w:color="auto"/>
        <w:left w:val="none" w:sz="0" w:space="0" w:color="auto"/>
        <w:bottom w:val="none" w:sz="0" w:space="0" w:color="auto"/>
        <w:right w:val="none" w:sz="0" w:space="0" w:color="auto"/>
      </w:divBdr>
    </w:div>
    <w:div w:id="830407564">
      <w:bodyDiv w:val="1"/>
      <w:marLeft w:val="0"/>
      <w:marRight w:val="0"/>
      <w:marTop w:val="0"/>
      <w:marBottom w:val="0"/>
      <w:divBdr>
        <w:top w:val="none" w:sz="0" w:space="0" w:color="auto"/>
        <w:left w:val="none" w:sz="0" w:space="0" w:color="auto"/>
        <w:bottom w:val="none" w:sz="0" w:space="0" w:color="auto"/>
        <w:right w:val="none" w:sz="0" w:space="0" w:color="auto"/>
      </w:divBdr>
    </w:div>
    <w:div w:id="830566674">
      <w:bodyDiv w:val="1"/>
      <w:marLeft w:val="0"/>
      <w:marRight w:val="0"/>
      <w:marTop w:val="0"/>
      <w:marBottom w:val="0"/>
      <w:divBdr>
        <w:top w:val="none" w:sz="0" w:space="0" w:color="auto"/>
        <w:left w:val="none" w:sz="0" w:space="0" w:color="auto"/>
        <w:bottom w:val="none" w:sz="0" w:space="0" w:color="auto"/>
        <w:right w:val="none" w:sz="0" w:space="0" w:color="auto"/>
      </w:divBdr>
    </w:div>
    <w:div w:id="830678407">
      <w:bodyDiv w:val="1"/>
      <w:marLeft w:val="0"/>
      <w:marRight w:val="0"/>
      <w:marTop w:val="0"/>
      <w:marBottom w:val="0"/>
      <w:divBdr>
        <w:top w:val="none" w:sz="0" w:space="0" w:color="auto"/>
        <w:left w:val="none" w:sz="0" w:space="0" w:color="auto"/>
        <w:bottom w:val="none" w:sz="0" w:space="0" w:color="auto"/>
        <w:right w:val="none" w:sz="0" w:space="0" w:color="auto"/>
      </w:divBdr>
    </w:div>
    <w:div w:id="831531119">
      <w:bodyDiv w:val="1"/>
      <w:marLeft w:val="0"/>
      <w:marRight w:val="0"/>
      <w:marTop w:val="0"/>
      <w:marBottom w:val="0"/>
      <w:divBdr>
        <w:top w:val="none" w:sz="0" w:space="0" w:color="auto"/>
        <w:left w:val="none" w:sz="0" w:space="0" w:color="auto"/>
        <w:bottom w:val="none" w:sz="0" w:space="0" w:color="auto"/>
        <w:right w:val="none" w:sz="0" w:space="0" w:color="auto"/>
      </w:divBdr>
    </w:div>
    <w:div w:id="831608226">
      <w:bodyDiv w:val="1"/>
      <w:marLeft w:val="0"/>
      <w:marRight w:val="0"/>
      <w:marTop w:val="0"/>
      <w:marBottom w:val="0"/>
      <w:divBdr>
        <w:top w:val="none" w:sz="0" w:space="0" w:color="auto"/>
        <w:left w:val="none" w:sz="0" w:space="0" w:color="auto"/>
        <w:bottom w:val="none" w:sz="0" w:space="0" w:color="auto"/>
        <w:right w:val="none" w:sz="0" w:space="0" w:color="auto"/>
      </w:divBdr>
    </w:div>
    <w:div w:id="831946185">
      <w:bodyDiv w:val="1"/>
      <w:marLeft w:val="0"/>
      <w:marRight w:val="0"/>
      <w:marTop w:val="0"/>
      <w:marBottom w:val="0"/>
      <w:divBdr>
        <w:top w:val="none" w:sz="0" w:space="0" w:color="auto"/>
        <w:left w:val="none" w:sz="0" w:space="0" w:color="auto"/>
        <w:bottom w:val="none" w:sz="0" w:space="0" w:color="auto"/>
        <w:right w:val="none" w:sz="0" w:space="0" w:color="auto"/>
      </w:divBdr>
    </w:div>
    <w:div w:id="832989424">
      <w:bodyDiv w:val="1"/>
      <w:marLeft w:val="0"/>
      <w:marRight w:val="0"/>
      <w:marTop w:val="0"/>
      <w:marBottom w:val="0"/>
      <w:divBdr>
        <w:top w:val="none" w:sz="0" w:space="0" w:color="auto"/>
        <w:left w:val="none" w:sz="0" w:space="0" w:color="auto"/>
        <w:bottom w:val="none" w:sz="0" w:space="0" w:color="auto"/>
        <w:right w:val="none" w:sz="0" w:space="0" w:color="auto"/>
      </w:divBdr>
    </w:div>
    <w:div w:id="833642350">
      <w:bodyDiv w:val="1"/>
      <w:marLeft w:val="0"/>
      <w:marRight w:val="0"/>
      <w:marTop w:val="0"/>
      <w:marBottom w:val="0"/>
      <w:divBdr>
        <w:top w:val="none" w:sz="0" w:space="0" w:color="auto"/>
        <w:left w:val="none" w:sz="0" w:space="0" w:color="auto"/>
        <w:bottom w:val="none" w:sz="0" w:space="0" w:color="auto"/>
        <w:right w:val="none" w:sz="0" w:space="0" w:color="auto"/>
      </w:divBdr>
    </w:div>
    <w:div w:id="833686878">
      <w:bodyDiv w:val="1"/>
      <w:marLeft w:val="0"/>
      <w:marRight w:val="0"/>
      <w:marTop w:val="0"/>
      <w:marBottom w:val="0"/>
      <w:divBdr>
        <w:top w:val="none" w:sz="0" w:space="0" w:color="auto"/>
        <w:left w:val="none" w:sz="0" w:space="0" w:color="auto"/>
        <w:bottom w:val="none" w:sz="0" w:space="0" w:color="auto"/>
        <w:right w:val="none" w:sz="0" w:space="0" w:color="auto"/>
      </w:divBdr>
    </w:div>
    <w:div w:id="834035517">
      <w:bodyDiv w:val="1"/>
      <w:marLeft w:val="0"/>
      <w:marRight w:val="0"/>
      <w:marTop w:val="0"/>
      <w:marBottom w:val="0"/>
      <w:divBdr>
        <w:top w:val="none" w:sz="0" w:space="0" w:color="auto"/>
        <w:left w:val="none" w:sz="0" w:space="0" w:color="auto"/>
        <w:bottom w:val="none" w:sz="0" w:space="0" w:color="auto"/>
        <w:right w:val="none" w:sz="0" w:space="0" w:color="auto"/>
      </w:divBdr>
    </w:div>
    <w:div w:id="834148263">
      <w:bodyDiv w:val="1"/>
      <w:marLeft w:val="0"/>
      <w:marRight w:val="0"/>
      <w:marTop w:val="0"/>
      <w:marBottom w:val="0"/>
      <w:divBdr>
        <w:top w:val="none" w:sz="0" w:space="0" w:color="auto"/>
        <w:left w:val="none" w:sz="0" w:space="0" w:color="auto"/>
        <w:bottom w:val="none" w:sz="0" w:space="0" w:color="auto"/>
        <w:right w:val="none" w:sz="0" w:space="0" w:color="auto"/>
      </w:divBdr>
    </w:div>
    <w:div w:id="834299217">
      <w:bodyDiv w:val="1"/>
      <w:marLeft w:val="0"/>
      <w:marRight w:val="0"/>
      <w:marTop w:val="0"/>
      <w:marBottom w:val="0"/>
      <w:divBdr>
        <w:top w:val="none" w:sz="0" w:space="0" w:color="auto"/>
        <w:left w:val="none" w:sz="0" w:space="0" w:color="auto"/>
        <w:bottom w:val="none" w:sz="0" w:space="0" w:color="auto"/>
        <w:right w:val="none" w:sz="0" w:space="0" w:color="auto"/>
      </w:divBdr>
    </w:div>
    <w:div w:id="836458400">
      <w:bodyDiv w:val="1"/>
      <w:marLeft w:val="0"/>
      <w:marRight w:val="0"/>
      <w:marTop w:val="0"/>
      <w:marBottom w:val="0"/>
      <w:divBdr>
        <w:top w:val="none" w:sz="0" w:space="0" w:color="auto"/>
        <w:left w:val="none" w:sz="0" w:space="0" w:color="auto"/>
        <w:bottom w:val="none" w:sz="0" w:space="0" w:color="auto"/>
        <w:right w:val="none" w:sz="0" w:space="0" w:color="auto"/>
      </w:divBdr>
    </w:div>
    <w:div w:id="836656749">
      <w:bodyDiv w:val="1"/>
      <w:marLeft w:val="0"/>
      <w:marRight w:val="0"/>
      <w:marTop w:val="0"/>
      <w:marBottom w:val="0"/>
      <w:divBdr>
        <w:top w:val="none" w:sz="0" w:space="0" w:color="auto"/>
        <w:left w:val="none" w:sz="0" w:space="0" w:color="auto"/>
        <w:bottom w:val="none" w:sz="0" w:space="0" w:color="auto"/>
        <w:right w:val="none" w:sz="0" w:space="0" w:color="auto"/>
      </w:divBdr>
    </w:div>
    <w:div w:id="836768048">
      <w:bodyDiv w:val="1"/>
      <w:marLeft w:val="0"/>
      <w:marRight w:val="0"/>
      <w:marTop w:val="0"/>
      <w:marBottom w:val="0"/>
      <w:divBdr>
        <w:top w:val="none" w:sz="0" w:space="0" w:color="auto"/>
        <w:left w:val="none" w:sz="0" w:space="0" w:color="auto"/>
        <w:bottom w:val="none" w:sz="0" w:space="0" w:color="auto"/>
        <w:right w:val="none" w:sz="0" w:space="0" w:color="auto"/>
      </w:divBdr>
    </w:div>
    <w:div w:id="836961576">
      <w:bodyDiv w:val="1"/>
      <w:marLeft w:val="0"/>
      <w:marRight w:val="0"/>
      <w:marTop w:val="0"/>
      <w:marBottom w:val="0"/>
      <w:divBdr>
        <w:top w:val="none" w:sz="0" w:space="0" w:color="auto"/>
        <w:left w:val="none" w:sz="0" w:space="0" w:color="auto"/>
        <w:bottom w:val="none" w:sz="0" w:space="0" w:color="auto"/>
        <w:right w:val="none" w:sz="0" w:space="0" w:color="auto"/>
      </w:divBdr>
    </w:div>
    <w:div w:id="838351855">
      <w:bodyDiv w:val="1"/>
      <w:marLeft w:val="0"/>
      <w:marRight w:val="0"/>
      <w:marTop w:val="0"/>
      <w:marBottom w:val="0"/>
      <w:divBdr>
        <w:top w:val="none" w:sz="0" w:space="0" w:color="auto"/>
        <w:left w:val="none" w:sz="0" w:space="0" w:color="auto"/>
        <w:bottom w:val="none" w:sz="0" w:space="0" w:color="auto"/>
        <w:right w:val="none" w:sz="0" w:space="0" w:color="auto"/>
      </w:divBdr>
    </w:div>
    <w:div w:id="839733000">
      <w:bodyDiv w:val="1"/>
      <w:marLeft w:val="0"/>
      <w:marRight w:val="0"/>
      <w:marTop w:val="0"/>
      <w:marBottom w:val="0"/>
      <w:divBdr>
        <w:top w:val="none" w:sz="0" w:space="0" w:color="auto"/>
        <w:left w:val="none" w:sz="0" w:space="0" w:color="auto"/>
        <w:bottom w:val="none" w:sz="0" w:space="0" w:color="auto"/>
        <w:right w:val="none" w:sz="0" w:space="0" w:color="auto"/>
      </w:divBdr>
    </w:div>
    <w:div w:id="840046182">
      <w:bodyDiv w:val="1"/>
      <w:marLeft w:val="0"/>
      <w:marRight w:val="0"/>
      <w:marTop w:val="0"/>
      <w:marBottom w:val="0"/>
      <w:divBdr>
        <w:top w:val="none" w:sz="0" w:space="0" w:color="auto"/>
        <w:left w:val="none" w:sz="0" w:space="0" w:color="auto"/>
        <w:bottom w:val="none" w:sz="0" w:space="0" w:color="auto"/>
        <w:right w:val="none" w:sz="0" w:space="0" w:color="auto"/>
      </w:divBdr>
    </w:div>
    <w:div w:id="840121677">
      <w:bodyDiv w:val="1"/>
      <w:marLeft w:val="0"/>
      <w:marRight w:val="0"/>
      <w:marTop w:val="0"/>
      <w:marBottom w:val="0"/>
      <w:divBdr>
        <w:top w:val="none" w:sz="0" w:space="0" w:color="auto"/>
        <w:left w:val="none" w:sz="0" w:space="0" w:color="auto"/>
        <w:bottom w:val="none" w:sz="0" w:space="0" w:color="auto"/>
        <w:right w:val="none" w:sz="0" w:space="0" w:color="auto"/>
      </w:divBdr>
    </w:div>
    <w:div w:id="840194748">
      <w:bodyDiv w:val="1"/>
      <w:marLeft w:val="0"/>
      <w:marRight w:val="0"/>
      <w:marTop w:val="0"/>
      <w:marBottom w:val="0"/>
      <w:divBdr>
        <w:top w:val="none" w:sz="0" w:space="0" w:color="auto"/>
        <w:left w:val="none" w:sz="0" w:space="0" w:color="auto"/>
        <w:bottom w:val="none" w:sz="0" w:space="0" w:color="auto"/>
        <w:right w:val="none" w:sz="0" w:space="0" w:color="auto"/>
      </w:divBdr>
    </w:div>
    <w:div w:id="840314369">
      <w:bodyDiv w:val="1"/>
      <w:marLeft w:val="0"/>
      <w:marRight w:val="0"/>
      <w:marTop w:val="0"/>
      <w:marBottom w:val="0"/>
      <w:divBdr>
        <w:top w:val="none" w:sz="0" w:space="0" w:color="auto"/>
        <w:left w:val="none" w:sz="0" w:space="0" w:color="auto"/>
        <w:bottom w:val="none" w:sz="0" w:space="0" w:color="auto"/>
        <w:right w:val="none" w:sz="0" w:space="0" w:color="auto"/>
      </w:divBdr>
    </w:div>
    <w:div w:id="840966522">
      <w:bodyDiv w:val="1"/>
      <w:marLeft w:val="0"/>
      <w:marRight w:val="0"/>
      <w:marTop w:val="0"/>
      <w:marBottom w:val="0"/>
      <w:divBdr>
        <w:top w:val="none" w:sz="0" w:space="0" w:color="auto"/>
        <w:left w:val="none" w:sz="0" w:space="0" w:color="auto"/>
        <w:bottom w:val="none" w:sz="0" w:space="0" w:color="auto"/>
        <w:right w:val="none" w:sz="0" w:space="0" w:color="auto"/>
      </w:divBdr>
    </w:div>
    <w:div w:id="842816950">
      <w:bodyDiv w:val="1"/>
      <w:marLeft w:val="0"/>
      <w:marRight w:val="0"/>
      <w:marTop w:val="0"/>
      <w:marBottom w:val="0"/>
      <w:divBdr>
        <w:top w:val="none" w:sz="0" w:space="0" w:color="auto"/>
        <w:left w:val="none" w:sz="0" w:space="0" w:color="auto"/>
        <w:bottom w:val="none" w:sz="0" w:space="0" w:color="auto"/>
        <w:right w:val="none" w:sz="0" w:space="0" w:color="auto"/>
      </w:divBdr>
    </w:div>
    <w:div w:id="842821315">
      <w:bodyDiv w:val="1"/>
      <w:marLeft w:val="0"/>
      <w:marRight w:val="0"/>
      <w:marTop w:val="0"/>
      <w:marBottom w:val="0"/>
      <w:divBdr>
        <w:top w:val="none" w:sz="0" w:space="0" w:color="auto"/>
        <w:left w:val="none" w:sz="0" w:space="0" w:color="auto"/>
        <w:bottom w:val="none" w:sz="0" w:space="0" w:color="auto"/>
        <w:right w:val="none" w:sz="0" w:space="0" w:color="auto"/>
      </w:divBdr>
    </w:div>
    <w:div w:id="843591993">
      <w:bodyDiv w:val="1"/>
      <w:marLeft w:val="0"/>
      <w:marRight w:val="0"/>
      <w:marTop w:val="0"/>
      <w:marBottom w:val="0"/>
      <w:divBdr>
        <w:top w:val="none" w:sz="0" w:space="0" w:color="auto"/>
        <w:left w:val="none" w:sz="0" w:space="0" w:color="auto"/>
        <w:bottom w:val="none" w:sz="0" w:space="0" w:color="auto"/>
        <w:right w:val="none" w:sz="0" w:space="0" w:color="auto"/>
      </w:divBdr>
    </w:div>
    <w:div w:id="844518857">
      <w:bodyDiv w:val="1"/>
      <w:marLeft w:val="0"/>
      <w:marRight w:val="0"/>
      <w:marTop w:val="0"/>
      <w:marBottom w:val="0"/>
      <w:divBdr>
        <w:top w:val="none" w:sz="0" w:space="0" w:color="auto"/>
        <w:left w:val="none" w:sz="0" w:space="0" w:color="auto"/>
        <w:bottom w:val="none" w:sz="0" w:space="0" w:color="auto"/>
        <w:right w:val="none" w:sz="0" w:space="0" w:color="auto"/>
      </w:divBdr>
    </w:div>
    <w:div w:id="845242217">
      <w:bodyDiv w:val="1"/>
      <w:marLeft w:val="0"/>
      <w:marRight w:val="0"/>
      <w:marTop w:val="0"/>
      <w:marBottom w:val="0"/>
      <w:divBdr>
        <w:top w:val="none" w:sz="0" w:space="0" w:color="auto"/>
        <w:left w:val="none" w:sz="0" w:space="0" w:color="auto"/>
        <w:bottom w:val="none" w:sz="0" w:space="0" w:color="auto"/>
        <w:right w:val="none" w:sz="0" w:space="0" w:color="auto"/>
      </w:divBdr>
    </w:div>
    <w:div w:id="845244442">
      <w:bodyDiv w:val="1"/>
      <w:marLeft w:val="0"/>
      <w:marRight w:val="0"/>
      <w:marTop w:val="0"/>
      <w:marBottom w:val="0"/>
      <w:divBdr>
        <w:top w:val="none" w:sz="0" w:space="0" w:color="auto"/>
        <w:left w:val="none" w:sz="0" w:space="0" w:color="auto"/>
        <w:bottom w:val="none" w:sz="0" w:space="0" w:color="auto"/>
        <w:right w:val="none" w:sz="0" w:space="0" w:color="auto"/>
      </w:divBdr>
    </w:div>
    <w:div w:id="845904813">
      <w:bodyDiv w:val="1"/>
      <w:marLeft w:val="0"/>
      <w:marRight w:val="0"/>
      <w:marTop w:val="0"/>
      <w:marBottom w:val="0"/>
      <w:divBdr>
        <w:top w:val="none" w:sz="0" w:space="0" w:color="auto"/>
        <w:left w:val="none" w:sz="0" w:space="0" w:color="auto"/>
        <w:bottom w:val="none" w:sz="0" w:space="0" w:color="auto"/>
        <w:right w:val="none" w:sz="0" w:space="0" w:color="auto"/>
      </w:divBdr>
    </w:div>
    <w:div w:id="847254615">
      <w:bodyDiv w:val="1"/>
      <w:marLeft w:val="0"/>
      <w:marRight w:val="0"/>
      <w:marTop w:val="0"/>
      <w:marBottom w:val="0"/>
      <w:divBdr>
        <w:top w:val="none" w:sz="0" w:space="0" w:color="auto"/>
        <w:left w:val="none" w:sz="0" w:space="0" w:color="auto"/>
        <w:bottom w:val="none" w:sz="0" w:space="0" w:color="auto"/>
        <w:right w:val="none" w:sz="0" w:space="0" w:color="auto"/>
      </w:divBdr>
    </w:div>
    <w:div w:id="849028251">
      <w:bodyDiv w:val="1"/>
      <w:marLeft w:val="0"/>
      <w:marRight w:val="0"/>
      <w:marTop w:val="0"/>
      <w:marBottom w:val="0"/>
      <w:divBdr>
        <w:top w:val="none" w:sz="0" w:space="0" w:color="auto"/>
        <w:left w:val="none" w:sz="0" w:space="0" w:color="auto"/>
        <w:bottom w:val="none" w:sz="0" w:space="0" w:color="auto"/>
        <w:right w:val="none" w:sz="0" w:space="0" w:color="auto"/>
      </w:divBdr>
    </w:div>
    <w:div w:id="849180808">
      <w:bodyDiv w:val="1"/>
      <w:marLeft w:val="0"/>
      <w:marRight w:val="0"/>
      <w:marTop w:val="0"/>
      <w:marBottom w:val="0"/>
      <w:divBdr>
        <w:top w:val="none" w:sz="0" w:space="0" w:color="auto"/>
        <w:left w:val="none" w:sz="0" w:space="0" w:color="auto"/>
        <w:bottom w:val="none" w:sz="0" w:space="0" w:color="auto"/>
        <w:right w:val="none" w:sz="0" w:space="0" w:color="auto"/>
      </w:divBdr>
    </w:div>
    <w:div w:id="850067707">
      <w:bodyDiv w:val="1"/>
      <w:marLeft w:val="0"/>
      <w:marRight w:val="0"/>
      <w:marTop w:val="0"/>
      <w:marBottom w:val="0"/>
      <w:divBdr>
        <w:top w:val="none" w:sz="0" w:space="0" w:color="auto"/>
        <w:left w:val="none" w:sz="0" w:space="0" w:color="auto"/>
        <w:bottom w:val="none" w:sz="0" w:space="0" w:color="auto"/>
        <w:right w:val="none" w:sz="0" w:space="0" w:color="auto"/>
      </w:divBdr>
    </w:div>
    <w:div w:id="850218788">
      <w:bodyDiv w:val="1"/>
      <w:marLeft w:val="0"/>
      <w:marRight w:val="0"/>
      <w:marTop w:val="0"/>
      <w:marBottom w:val="0"/>
      <w:divBdr>
        <w:top w:val="none" w:sz="0" w:space="0" w:color="auto"/>
        <w:left w:val="none" w:sz="0" w:space="0" w:color="auto"/>
        <w:bottom w:val="none" w:sz="0" w:space="0" w:color="auto"/>
        <w:right w:val="none" w:sz="0" w:space="0" w:color="auto"/>
      </w:divBdr>
    </w:div>
    <w:div w:id="850290883">
      <w:bodyDiv w:val="1"/>
      <w:marLeft w:val="0"/>
      <w:marRight w:val="0"/>
      <w:marTop w:val="0"/>
      <w:marBottom w:val="0"/>
      <w:divBdr>
        <w:top w:val="none" w:sz="0" w:space="0" w:color="auto"/>
        <w:left w:val="none" w:sz="0" w:space="0" w:color="auto"/>
        <w:bottom w:val="none" w:sz="0" w:space="0" w:color="auto"/>
        <w:right w:val="none" w:sz="0" w:space="0" w:color="auto"/>
      </w:divBdr>
    </w:div>
    <w:div w:id="854224443">
      <w:bodyDiv w:val="1"/>
      <w:marLeft w:val="0"/>
      <w:marRight w:val="0"/>
      <w:marTop w:val="0"/>
      <w:marBottom w:val="0"/>
      <w:divBdr>
        <w:top w:val="none" w:sz="0" w:space="0" w:color="auto"/>
        <w:left w:val="none" w:sz="0" w:space="0" w:color="auto"/>
        <w:bottom w:val="none" w:sz="0" w:space="0" w:color="auto"/>
        <w:right w:val="none" w:sz="0" w:space="0" w:color="auto"/>
      </w:divBdr>
    </w:div>
    <w:div w:id="854225162">
      <w:bodyDiv w:val="1"/>
      <w:marLeft w:val="0"/>
      <w:marRight w:val="0"/>
      <w:marTop w:val="0"/>
      <w:marBottom w:val="0"/>
      <w:divBdr>
        <w:top w:val="none" w:sz="0" w:space="0" w:color="auto"/>
        <w:left w:val="none" w:sz="0" w:space="0" w:color="auto"/>
        <w:bottom w:val="none" w:sz="0" w:space="0" w:color="auto"/>
        <w:right w:val="none" w:sz="0" w:space="0" w:color="auto"/>
      </w:divBdr>
    </w:div>
    <w:div w:id="854340345">
      <w:bodyDiv w:val="1"/>
      <w:marLeft w:val="0"/>
      <w:marRight w:val="0"/>
      <w:marTop w:val="0"/>
      <w:marBottom w:val="0"/>
      <w:divBdr>
        <w:top w:val="none" w:sz="0" w:space="0" w:color="auto"/>
        <w:left w:val="none" w:sz="0" w:space="0" w:color="auto"/>
        <w:bottom w:val="none" w:sz="0" w:space="0" w:color="auto"/>
        <w:right w:val="none" w:sz="0" w:space="0" w:color="auto"/>
      </w:divBdr>
    </w:div>
    <w:div w:id="854418704">
      <w:bodyDiv w:val="1"/>
      <w:marLeft w:val="0"/>
      <w:marRight w:val="0"/>
      <w:marTop w:val="0"/>
      <w:marBottom w:val="0"/>
      <w:divBdr>
        <w:top w:val="none" w:sz="0" w:space="0" w:color="auto"/>
        <w:left w:val="none" w:sz="0" w:space="0" w:color="auto"/>
        <w:bottom w:val="none" w:sz="0" w:space="0" w:color="auto"/>
        <w:right w:val="none" w:sz="0" w:space="0" w:color="auto"/>
      </w:divBdr>
    </w:div>
    <w:div w:id="855194445">
      <w:bodyDiv w:val="1"/>
      <w:marLeft w:val="0"/>
      <w:marRight w:val="0"/>
      <w:marTop w:val="0"/>
      <w:marBottom w:val="0"/>
      <w:divBdr>
        <w:top w:val="none" w:sz="0" w:space="0" w:color="auto"/>
        <w:left w:val="none" w:sz="0" w:space="0" w:color="auto"/>
        <w:bottom w:val="none" w:sz="0" w:space="0" w:color="auto"/>
        <w:right w:val="none" w:sz="0" w:space="0" w:color="auto"/>
      </w:divBdr>
    </w:div>
    <w:div w:id="855270863">
      <w:bodyDiv w:val="1"/>
      <w:marLeft w:val="0"/>
      <w:marRight w:val="0"/>
      <w:marTop w:val="0"/>
      <w:marBottom w:val="0"/>
      <w:divBdr>
        <w:top w:val="none" w:sz="0" w:space="0" w:color="auto"/>
        <w:left w:val="none" w:sz="0" w:space="0" w:color="auto"/>
        <w:bottom w:val="none" w:sz="0" w:space="0" w:color="auto"/>
        <w:right w:val="none" w:sz="0" w:space="0" w:color="auto"/>
      </w:divBdr>
    </w:div>
    <w:div w:id="855342322">
      <w:bodyDiv w:val="1"/>
      <w:marLeft w:val="0"/>
      <w:marRight w:val="0"/>
      <w:marTop w:val="0"/>
      <w:marBottom w:val="0"/>
      <w:divBdr>
        <w:top w:val="none" w:sz="0" w:space="0" w:color="auto"/>
        <w:left w:val="none" w:sz="0" w:space="0" w:color="auto"/>
        <w:bottom w:val="none" w:sz="0" w:space="0" w:color="auto"/>
        <w:right w:val="none" w:sz="0" w:space="0" w:color="auto"/>
      </w:divBdr>
    </w:div>
    <w:div w:id="857962626">
      <w:bodyDiv w:val="1"/>
      <w:marLeft w:val="0"/>
      <w:marRight w:val="0"/>
      <w:marTop w:val="0"/>
      <w:marBottom w:val="0"/>
      <w:divBdr>
        <w:top w:val="none" w:sz="0" w:space="0" w:color="auto"/>
        <w:left w:val="none" w:sz="0" w:space="0" w:color="auto"/>
        <w:bottom w:val="none" w:sz="0" w:space="0" w:color="auto"/>
        <w:right w:val="none" w:sz="0" w:space="0" w:color="auto"/>
      </w:divBdr>
    </w:div>
    <w:div w:id="858663033">
      <w:bodyDiv w:val="1"/>
      <w:marLeft w:val="0"/>
      <w:marRight w:val="0"/>
      <w:marTop w:val="0"/>
      <w:marBottom w:val="0"/>
      <w:divBdr>
        <w:top w:val="none" w:sz="0" w:space="0" w:color="auto"/>
        <w:left w:val="none" w:sz="0" w:space="0" w:color="auto"/>
        <w:bottom w:val="none" w:sz="0" w:space="0" w:color="auto"/>
        <w:right w:val="none" w:sz="0" w:space="0" w:color="auto"/>
      </w:divBdr>
    </w:div>
    <w:div w:id="858932323">
      <w:bodyDiv w:val="1"/>
      <w:marLeft w:val="0"/>
      <w:marRight w:val="0"/>
      <w:marTop w:val="0"/>
      <w:marBottom w:val="0"/>
      <w:divBdr>
        <w:top w:val="none" w:sz="0" w:space="0" w:color="auto"/>
        <w:left w:val="none" w:sz="0" w:space="0" w:color="auto"/>
        <w:bottom w:val="none" w:sz="0" w:space="0" w:color="auto"/>
        <w:right w:val="none" w:sz="0" w:space="0" w:color="auto"/>
      </w:divBdr>
    </w:div>
    <w:div w:id="859317857">
      <w:bodyDiv w:val="1"/>
      <w:marLeft w:val="0"/>
      <w:marRight w:val="0"/>
      <w:marTop w:val="0"/>
      <w:marBottom w:val="0"/>
      <w:divBdr>
        <w:top w:val="none" w:sz="0" w:space="0" w:color="auto"/>
        <w:left w:val="none" w:sz="0" w:space="0" w:color="auto"/>
        <w:bottom w:val="none" w:sz="0" w:space="0" w:color="auto"/>
        <w:right w:val="none" w:sz="0" w:space="0" w:color="auto"/>
      </w:divBdr>
    </w:div>
    <w:div w:id="859590972">
      <w:bodyDiv w:val="1"/>
      <w:marLeft w:val="0"/>
      <w:marRight w:val="0"/>
      <w:marTop w:val="0"/>
      <w:marBottom w:val="0"/>
      <w:divBdr>
        <w:top w:val="none" w:sz="0" w:space="0" w:color="auto"/>
        <w:left w:val="none" w:sz="0" w:space="0" w:color="auto"/>
        <w:bottom w:val="none" w:sz="0" w:space="0" w:color="auto"/>
        <w:right w:val="none" w:sz="0" w:space="0" w:color="auto"/>
      </w:divBdr>
    </w:div>
    <w:div w:id="859780610">
      <w:bodyDiv w:val="1"/>
      <w:marLeft w:val="0"/>
      <w:marRight w:val="0"/>
      <w:marTop w:val="0"/>
      <w:marBottom w:val="0"/>
      <w:divBdr>
        <w:top w:val="none" w:sz="0" w:space="0" w:color="auto"/>
        <w:left w:val="none" w:sz="0" w:space="0" w:color="auto"/>
        <w:bottom w:val="none" w:sz="0" w:space="0" w:color="auto"/>
        <w:right w:val="none" w:sz="0" w:space="0" w:color="auto"/>
      </w:divBdr>
    </w:div>
    <w:div w:id="860169973">
      <w:bodyDiv w:val="1"/>
      <w:marLeft w:val="0"/>
      <w:marRight w:val="0"/>
      <w:marTop w:val="0"/>
      <w:marBottom w:val="0"/>
      <w:divBdr>
        <w:top w:val="none" w:sz="0" w:space="0" w:color="auto"/>
        <w:left w:val="none" w:sz="0" w:space="0" w:color="auto"/>
        <w:bottom w:val="none" w:sz="0" w:space="0" w:color="auto"/>
        <w:right w:val="none" w:sz="0" w:space="0" w:color="auto"/>
      </w:divBdr>
    </w:div>
    <w:div w:id="860245409">
      <w:bodyDiv w:val="1"/>
      <w:marLeft w:val="0"/>
      <w:marRight w:val="0"/>
      <w:marTop w:val="0"/>
      <w:marBottom w:val="0"/>
      <w:divBdr>
        <w:top w:val="none" w:sz="0" w:space="0" w:color="auto"/>
        <w:left w:val="none" w:sz="0" w:space="0" w:color="auto"/>
        <w:bottom w:val="none" w:sz="0" w:space="0" w:color="auto"/>
        <w:right w:val="none" w:sz="0" w:space="0" w:color="auto"/>
      </w:divBdr>
    </w:div>
    <w:div w:id="860818494">
      <w:bodyDiv w:val="1"/>
      <w:marLeft w:val="0"/>
      <w:marRight w:val="0"/>
      <w:marTop w:val="0"/>
      <w:marBottom w:val="0"/>
      <w:divBdr>
        <w:top w:val="none" w:sz="0" w:space="0" w:color="auto"/>
        <w:left w:val="none" w:sz="0" w:space="0" w:color="auto"/>
        <w:bottom w:val="none" w:sz="0" w:space="0" w:color="auto"/>
        <w:right w:val="none" w:sz="0" w:space="0" w:color="auto"/>
      </w:divBdr>
    </w:div>
    <w:div w:id="861285224">
      <w:bodyDiv w:val="1"/>
      <w:marLeft w:val="0"/>
      <w:marRight w:val="0"/>
      <w:marTop w:val="0"/>
      <w:marBottom w:val="0"/>
      <w:divBdr>
        <w:top w:val="none" w:sz="0" w:space="0" w:color="auto"/>
        <w:left w:val="none" w:sz="0" w:space="0" w:color="auto"/>
        <w:bottom w:val="none" w:sz="0" w:space="0" w:color="auto"/>
        <w:right w:val="none" w:sz="0" w:space="0" w:color="auto"/>
      </w:divBdr>
    </w:div>
    <w:div w:id="861937851">
      <w:bodyDiv w:val="1"/>
      <w:marLeft w:val="0"/>
      <w:marRight w:val="0"/>
      <w:marTop w:val="0"/>
      <w:marBottom w:val="0"/>
      <w:divBdr>
        <w:top w:val="none" w:sz="0" w:space="0" w:color="auto"/>
        <w:left w:val="none" w:sz="0" w:space="0" w:color="auto"/>
        <w:bottom w:val="none" w:sz="0" w:space="0" w:color="auto"/>
        <w:right w:val="none" w:sz="0" w:space="0" w:color="auto"/>
      </w:divBdr>
    </w:div>
    <w:div w:id="863127540">
      <w:bodyDiv w:val="1"/>
      <w:marLeft w:val="0"/>
      <w:marRight w:val="0"/>
      <w:marTop w:val="0"/>
      <w:marBottom w:val="0"/>
      <w:divBdr>
        <w:top w:val="none" w:sz="0" w:space="0" w:color="auto"/>
        <w:left w:val="none" w:sz="0" w:space="0" w:color="auto"/>
        <w:bottom w:val="none" w:sz="0" w:space="0" w:color="auto"/>
        <w:right w:val="none" w:sz="0" w:space="0" w:color="auto"/>
      </w:divBdr>
    </w:div>
    <w:div w:id="864439489">
      <w:bodyDiv w:val="1"/>
      <w:marLeft w:val="0"/>
      <w:marRight w:val="0"/>
      <w:marTop w:val="0"/>
      <w:marBottom w:val="0"/>
      <w:divBdr>
        <w:top w:val="none" w:sz="0" w:space="0" w:color="auto"/>
        <w:left w:val="none" w:sz="0" w:space="0" w:color="auto"/>
        <w:bottom w:val="none" w:sz="0" w:space="0" w:color="auto"/>
        <w:right w:val="none" w:sz="0" w:space="0" w:color="auto"/>
      </w:divBdr>
    </w:div>
    <w:div w:id="864446090">
      <w:bodyDiv w:val="1"/>
      <w:marLeft w:val="0"/>
      <w:marRight w:val="0"/>
      <w:marTop w:val="0"/>
      <w:marBottom w:val="0"/>
      <w:divBdr>
        <w:top w:val="none" w:sz="0" w:space="0" w:color="auto"/>
        <w:left w:val="none" w:sz="0" w:space="0" w:color="auto"/>
        <w:bottom w:val="none" w:sz="0" w:space="0" w:color="auto"/>
        <w:right w:val="none" w:sz="0" w:space="0" w:color="auto"/>
      </w:divBdr>
    </w:div>
    <w:div w:id="865024476">
      <w:bodyDiv w:val="1"/>
      <w:marLeft w:val="0"/>
      <w:marRight w:val="0"/>
      <w:marTop w:val="0"/>
      <w:marBottom w:val="0"/>
      <w:divBdr>
        <w:top w:val="none" w:sz="0" w:space="0" w:color="auto"/>
        <w:left w:val="none" w:sz="0" w:space="0" w:color="auto"/>
        <w:bottom w:val="none" w:sz="0" w:space="0" w:color="auto"/>
        <w:right w:val="none" w:sz="0" w:space="0" w:color="auto"/>
      </w:divBdr>
    </w:div>
    <w:div w:id="865607408">
      <w:bodyDiv w:val="1"/>
      <w:marLeft w:val="0"/>
      <w:marRight w:val="0"/>
      <w:marTop w:val="0"/>
      <w:marBottom w:val="0"/>
      <w:divBdr>
        <w:top w:val="none" w:sz="0" w:space="0" w:color="auto"/>
        <w:left w:val="none" w:sz="0" w:space="0" w:color="auto"/>
        <w:bottom w:val="none" w:sz="0" w:space="0" w:color="auto"/>
        <w:right w:val="none" w:sz="0" w:space="0" w:color="auto"/>
      </w:divBdr>
    </w:div>
    <w:div w:id="866143486">
      <w:bodyDiv w:val="1"/>
      <w:marLeft w:val="0"/>
      <w:marRight w:val="0"/>
      <w:marTop w:val="0"/>
      <w:marBottom w:val="0"/>
      <w:divBdr>
        <w:top w:val="none" w:sz="0" w:space="0" w:color="auto"/>
        <w:left w:val="none" w:sz="0" w:space="0" w:color="auto"/>
        <w:bottom w:val="none" w:sz="0" w:space="0" w:color="auto"/>
        <w:right w:val="none" w:sz="0" w:space="0" w:color="auto"/>
      </w:divBdr>
    </w:div>
    <w:div w:id="866680258">
      <w:bodyDiv w:val="1"/>
      <w:marLeft w:val="0"/>
      <w:marRight w:val="0"/>
      <w:marTop w:val="0"/>
      <w:marBottom w:val="0"/>
      <w:divBdr>
        <w:top w:val="none" w:sz="0" w:space="0" w:color="auto"/>
        <w:left w:val="none" w:sz="0" w:space="0" w:color="auto"/>
        <w:bottom w:val="none" w:sz="0" w:space="0" w:color="auto"/>
        <w:right w:val="none" w:sz="0" w:space="0" w:color="auto"/>
      </w:divBdr>
    </w:div>
    <w:div w:id="867985186">
      <w:bodyDiv w:val="1"/>
      <w:marLeft w:val="0"/>
      <w:marRight w:val="0"/>
      <w:marTop w:val="0"/>
      <w:marBottom w:val="0"/>
      <w:divBdr>
        <w:top w:val="none" w:sz="0" w:space="0" w:color="auto"/>
        <w:left w:val="none" w:sz="0" w:space="0" w:color="auto"/>
        <w:bottom w:val="none" w:sz="0" w:space="0" w:color="auto"/>
        <w:right w:val="none" w:sz="0" w:space="0" w:color="auto"/>
      </w:divBdr>
    </w:div>
    <w:div w:id="868831924">
      <w:bodyDiv w:val="1"/>
      <w:marLeft w:val="0"/>
      <w:marRight w:val="0"/>
      <w:marTop w:val="0"/>
      <w:marBottom w:val="0"/>
      <w:divBdr>
        <w:top w:val="none" w:sz="0" w:space="0" w:color="auto"/>
        <w:left w:val="none" w:sz="0" w:space="0" w:color="auto"/>
        <w:bottom w:val="none" w:sz="0" w:space="0" w:color="auto"/>
        <w:right w:val="none" w:sz="0" w:space="0" w:color="auto"/>
      </w:divBdr>
    </w:div>
    <w:div w:id="869150629">
      <w:bodyDiv w:val="1"/>
      <w:marLeft w:val="0"/>
      <w:marRight w:val="0"/>
      <w:marTop w:val="0"/>
      <w:marBottom w:val="0"/>
      <w:divBdr>
        <w:top w:val="none" w:sz="0" w:space="0" w:color="auto"/>
        <w:left w:val="none" w:sz="0" w:space="0" w:color="auto"/>
        <w:bottom w:val="none" w:sz="0" w:space="0" w:color="auto"/>
        <w:right w:val="none" w:sz="0" w:space="0" w:color="auto"/>
      </w:divBdr>
    </w:div>
    <w:div w:id="869682135">
      <w:bodyDiv w:val="1"/>
      <w:marLeft w:val="0"/>
      <w:marRight w:val="0"/>
      <w:marTop w:val="0"/>
      <w:marBottom w:val="0"/>
      <w:divBdr>
        <w:top w:val="none" w:sz="0" w:space="0" w:color="auto"/>
        <w:left w:val="none" w:sz="0" w:space="0" w:color="auto"/>
        <w:bottom w:val="none" w:sz="0" w:space="0" w:color="auto"/>
        <w:right w:val="none" w:sz="0" w:space="0" w:color="auto"/>
      </w:divBdr>
    </w:div>
    <w:div w:id="870800665">
      <w:bodyDiv w:val="1"/>
      <w:marLeft w:val="0"/>
      <w:marRight w:val="0"/>
      <w:marTop w:val="0"/>
      <w:marBottom w:val="0"/>
      <w:divBdr>
        <w:top w:val="none" w:sz="0" w:space="0" w:color="auto"/>
        <w:left w:val="none" w:sz="0" w:space="0" w:color="auto"/>
        <w:bottom w:val="none" w:sz="0" w:space="0" w:color="auto"/>
        <w:right w:val="none" w:sz="0" w:space="0" w:color="auto"/>
      </w:divBdr>
    </w:div>
    <w:div w:id="870802856">
      <w:bodyDiv w:val="1"/>
      <w:marLeft w:val="0"/>
      <w:marRight w:val="0"/>
      <w:marTop w:val="0"/>
      <w:marBottom w:val="0"/>
      <w:divBdr>
        <w:top w:val="none" w:sz="0" w:space="0" w:color="auto"/>
        <w:left w:val="none" w:sz="0" w:space="0" w:color="auto"/>
        <w:bottom w:val="none" w:sz="0" w:space="0" w:color="auto"/>
        <w:right w:val="none" w:sz="0" w:space="0" w:color="auto"/>
      </w:divBdr>
    </w:div>
    <w:div w:id="870922568">
      <w:bodyDiv w:val="1"/>
      <w:marLeft w:val="0"/>
      <w:marRight w:val="0"/>
      <w:marTop w:val="0"/>
      <w:marBottom w:val="0"/>
      <w:divBdr>
        <w:top w:val="none" w:sz="0" w:space="0" w:color="auto"/>
        <w:left w:val="none" w:sz="0" w:space="0" w:color="auto"/>
        <w:bottom w:val="none" w:sz="0" w:space="0" w:color="auto"/>
        <w:right w:val="none" w:sz="0" w:space="0" w:color="auto"/>
      </w:divBdr>
    </w:div>
    <w:div w:id="873810603">
      <w:bodyDiv w:val="1"/>
      <w:marLeft w:val="0"/>
      <w:marRight w:val="0"/>
      <w:marTop w:val="0"/>
      <w:marBottom w:val="0"/>
      <w:divBdr>
        <w:top w:val="none" w:sz="0" w:space="0" w:color="auto"/>
        <w:left w:val="none" w:sz="0" w:space="0" w:color="auto"/>
        <w:bottom w:val="none" w:sz="0" w:space="0" w:color="auto"/>
        <w:right w:val="none" w:sz="0" w:space="0" w:color="auto"/>
      </w:divBdr>
    </w:div>
    <w:div w:id="875433252">
      <w:bodyDiv w:val="1"/>
      <w:marLeft w:val="0"/>
      <w:marRight w:val="0"/>
      <w:marTop w:val="0"/>
      <w:marBottom w:val="0"/>
      <w:divBdr>
        <w:top w:val="none" w:sz="0" w:space="0" w:color="auto"/>
        <w:left w:val="none" w:sz="0" w:space="0" w:color="auto"/>
        <w:bottom w:val="none" w:sz="0" w:space="0" w:color="auto"/>
        <w:right w:val="none" w:sz="0" w:space="0" w:color="auto"/>
      </w:divBdr>
    </w:div>
    <w:div w:id="875658786">
      <w:bodyDiv w:val="1"/>
      <w:marLeft w:val="0"/>
      <w:marRight w:val="0"/>
      <w:marTop w:val="0"/>
      <w:marBottom w:val="0"/>
      <w:divBdr>
        <w:top w:val="none" w:sz="0" w:space="0" w:color="auto"/>
        <w:left w:val="none" w:sz="0" w:space="0" w:color="auto"/>
        <w:bottom w:val="none" w:sz="0" w:space="0" w:color="auto"/>
        <w:right w:val="none" w:sz="0" w:space="0" w:color="auto"/>
      </w:divBdr>
    </w:div>
    <w:div w:id="876087795">
      <w:bodyDiv w:val="1"/>
      <w:marLeft w:val="0"/>
      <w:marRight w:val="0"/>
      <w:marTop w:val="0"/>
      <w:marBottom w:val="0"/>
      <w:divBdr>
        <w:top w:val="none" w:sz="0" w:space="0" w:color="auto"/>
        <w:left w:val="none" w:sz="0" w:space="0" w:color="auto"/>
        <w:bottom w:val="none" w:sz="0" w:space="0" w:color="auto"/>
        <w:right w:val="none" w:sz="0" w:space="0" w:color="auto"/>
      </w:divBdr>
    </w:div>
    <w:div w:id="876820265">
      <w:bodyDiv w:val="1"/>
      <w:marLeft w:val="0"/>
      <w:marRight w:val="0"/>
      <w:marTop w:val="0"/>
      <w:marBottom w:val="0"/>
      <w:divBdr>
        <w:top w:val="none" w:sz="0" w:space="0" w:color="auto"/>
        <w:left w:val="none" w:sz="0" w:space="0" w:color="auto"/>
        <w:bottom w:val="none" w:sz="0" w:space="0" w:color="auto"/>
        <w:right w:val="none" w:sz="0" w:space="0" w:color="auto"/>
      </w:divBdr>
    </w:div>
    <w:div w:id="877281957">
      <w:bodyDiv w:val="1"/>
      <w:marLeft w:val="0"/>
      <w:marRight w:val="0"/>
      <w:marTop w:val="0"/>
      <w:marBottom w:val="0"/>
      <w:divBdr>
        <w:top w:val="none" w:sz="0" w:space="0" w:color="auto"/>
        <w:left w:val="none" w:sz="0" w:space="0" w:color="auto"/>
        <w:bottom w:val="none" w:sz="0" w:space="0" w:color="auto"/>
        <w:right w:val="none" w:sz="0" w:space="0" w:color="auto"/>
      </w:divBdr>
    </w:div>
    <w:div w:id="878206581">
      <w:bodyDiv w:val="1"/>
      <w:marLeft w:val="0"/>
      <w:marRight w:val="0"/>
      <w:marTop w:val="0"/>
      <w:marBottom w:val="0"/>
      <w:divBdr>
        <w:top w:val="none" w:sz="0" w:space="0" w:color="auto"/>
        <w:left w:val="none" w:sz="0" w:space="0" w:color="auto"/>
        <w:bottom w:val="none" w:sz="0" w:space="0" w:color="auto"/>
        <w:right w:val="none" w:sz="0" w:space="0" w:color="auto"/>
      </w:divBdr>
    </w:div>
    <w:div w:id="879170975">
      <w:bodyDiv w:val="1"/>
      <w:marLeft w:val="0"/>
      <w:marRight w:val="0"/>
      <w:marTop w:val="0"/>
      <w:marBottom w:val="0"/>
      <w:divBdr>
        <w:top w:val="none" w:sz="0" w:space="0" w:color="auto"/>
        <w:left w:val="none" w:sz="0" w:space="0" w:color="auto"/>
        <w:bottom w:val="none" w:sz="0" w:space="0" w:color="auto"/>
        <w:right w:val="none" w:sz="0" w:space="0" w:color="auto"/>
      </w:divBdr>
    </w:div>
    <w:div w:id="880047761">
      <w:bodyDiv w:val="1"/>
      <w:marLeft w:val="0"/>
      <w:marRight w:val="0"/>
      <w:marTop w:val="0"/>
      <w:marBottom w:val="0"/>
      <w:divBdr>
        <w:top w:val="none" w:sz="0" w:space="0" w:color="auto"/>
        <w:left w:val="none" w:sz="0" w:space="0" w:color="auto"/>
        <w:bottom w:val="none" w:sz="0" w:space="0" w:color="auto"/>
        <w:right w:val="none" w:sz="0" w:space="0" w:color="auto"/>
      </w:divBdr>
    </w:div>
    <w:div w:id="880484562">
      <w:bodyDiv w:val="1"/>
      <w:marLeft w:val="0"/>
      <w:marRight w:val="0"/>
      <w:marTop w:val="0"/>
      <w:marBottom w:val="0"/>
      <w:divBdr>
        <w:top w:val="none" w:sz="0" w:space="0" w:color="auto"/>
        <w:left w:val="none" w:sz="0" w:space="0" w:color="auto"/>
        <w:bottom w:val="none" w:sz="0" w:space="0" w:color="auto"/>
        <w:right w:val="none" w:sz="0" w:space="0" w:color="auto"/>
      </w:divBdr>
    </w:div>
    <w:div w:id="880674322">
      <w:bodyDiv w:val="1"/>
      <w:marLeft w:val="0"/>
      <w:marRight w:val="0"/>
      <w:marTop w:val="0"/>
      <w:marBottom w:val="0"/>
      <w:divBdr>
        <w:top w:val="none" w:sz="0" w:space="0" w:color="auto"/>
        <w:left w:val="none" w:sz="0" w:space="0" w:color="auto"/>
        <w:bottom w:val="none" w:sz="0" w:space="0" w:color="auto"/>
        <w:right w:val="none" w:sz="0" w:space="0" w:color="auto"/>
      </w:divBdr>
    </w:div>
    <w:div w:id="881135688">
      <w:bodyDiv w:val="1"/>
      <w:marLeft w:val="0"/>
      <w:marRight w:val="0"/>
      <w:marTop w:val="0"/>
      <w:marBottom w:val="0"/>
      <w:divBdr>
        <w:top w:val="none" w:sz="0" w:space="0" w:color="auto"/>
        <w:left w:val="none" w:sz="0" w:space="0" w:color="auto"/>
        <w:bottom w:val="none" w:sz="0" w:space="0" w:color="auto"/>
        <w:right w:val="none" w:sz="0" w:space="0" w:color="auto"/>
      </w:divBdr>
    </w:div>
    <w:div w:id="882253134">
      <w:bodyDiv w:val="1"/>
      <w:marLeft w:val="0"/>
      <w:marRight w:val="0"/>
      <w:marTop w:val="0"/>
      <w:marBottom w:val="0"/>
      <w:divBdr>
        <w:top w:val="none" w:sz="0" w:space="0" w:color="auto"/>
        <w:left w:val="none" w:sz="0" w:space="0" w:color="auto"/>
        <w:bottom w:val="none" w:sz="0" w:space="0" w:color="auto"/>
        <w:right w:val="none" w:sz="0" w:space="0" w:color="auto"/>
      </w:divBdr>
    </w:div>
    <w:div w:id="882406152">
      <w:bodyDiv w:val="1"/>
      <w:marLeft w:val="0"/>
      <w:marRight w:val="0"/>
      <w:marTop w:val="0"/>
      <w:marBottom w:val="0"/>
      <w:divBdr>
        <w:top w:val="none" w:sz="0" w:space="0" w:color="auto"/>
        <w:left w:val="none" w:sz="0" w:space="0" w:color="auto"/>
        <w:bottom w:val="none" w:sz="0" w:space="0" w:color="auto"/>
        <w:right w:val="none" w:sz="0" w:space="0" w:color="auto"/>
      </w:divBdr>
    </w:div>
    <w:div w:id="882406612">
      <w:bodyDiv w:val="1"/>
      <w:marLeft w:val="0"/>
      <w:marRight w:val="0"/>
      <w:marTop w:val="0"/>
      <w:marBottom w:val="0"/>
      <w:divBdr>
        <w:top w:val="none" w:sz="0" w:space="0" w:color="auto"/>
        <w:left w:val="none" w:sz="0" w:space="0" w:color="auto"/>
        <w:bottom w:val="none" w:sz="0" w:space="0" w:color="auto"/>
        <w:right w:val="none" w:sz="0" w:space="0" w:color="auto"/>
      </w:divBdr>
    </w:div>
    <w:div w:id="882445003">
      <w:bodyDiv w:val="1"/>
      <w:marLeft w:val="0"/>
      <w:marRight w:val="0"/>
      <w:marTop w:val="0"/>
      <w:marBottom w:val="0"/>
      <w:divBdr>
        <w:top w:val="none" w:sz="0" w:space="0" w:color="auto"/>
        <w:left w:val="none" w:sz="0" w:space="0" w:color="auto"/>
        <w:bottom w:val="none" w:sz="0" w:space="0" w:color="auto"/>
        <w:right w:val="none" w:sz="0" w:space="0" w:color="auto"/>
      </w:divBdr>
    </w:div>
    <w:div w:id="882448020">
      <w:bodyDiv w:val="1"/>
      <w:marLeft w:val="0"/>
      <w:marRight w:val="0"/>
      <w:marTop w:val="0"/>
      <w:marBottom w:val="0"/>
      <w:divBdr>
        <w:top w:val="none" w:sz="0" w:space="0" w:color="auto"/>
        <w:left w:val="none" w:sz="0" w:space="0" w:color="auto"/>
        <w:bottom w:val="none" w:sz="0" w:space="0" w:color="auto"/>
        <w:right w:val="none" w:sz="0" w:space="0" w:color="auto"/>
      </w:divBdr>
    </w:div>
    <w:div w:id="882864092">
      <w:bodyDiv w:val="1"/>
      <w:marLeft w:val="0"/>
      <w:marRight w:val="0"/>
      <w:marTop w:val="0"/>
      <w:marBottom w:val="0"/>
      <w:divBdr>
        <w:top w:val="none" w:sz="0" w:space="0" w:color="auto"/>
        <w:left w:val="none" w:sz="0" w:space="0" w:color="auto"/>
        <w:bottom w:val="none" w:sz="0" w:space="0" w:color="auto"/>
        <w:right w:val="none" w:sz="0" w:space="0" w:color="auto"/>
      </w:divBdr>
    </w:div>
    <w:div w:id="883784827">
      <w:bodyDiv w:val="1"/>
      <w:marLeft w:val="0"/>
      <w:marRight w:val="0"/>
      <w:marTop w:val="0"/>
      <w:marBottom w:val="0"/>
      <w:divBdr>
        <w:top w:val="none" w:sz="0" w:space="0" w:color="auto"/>
        <w:left w:val="none" w:sz="0" w:space="0" w:color="auto"/>
        <w:bottom w:val="none" w:sz="0" w:space="0" w:color="auto"/>
        <w:right w:val="none" w:sz="0" w:space="0" w:color="auto"/>
      </w:divBdr>
    </w:div>
    <w:div w:id="883835590">
      <w:bodyDiv w:val="1"/>
      <w:marLeft w:val="0"/>
      <w:marRight w:val="0"/>
      <w:marTop w:val="0"/>
      <w:marBottom w:val="0"/>
      <w:divBdr>
        <w:top w:val="none" w:sz="0" w:space="0" w:color="auto"/>
        <w:left w:val="none" w:sz="0" w:space="0" w:color="auto"/>
        <w:bottom w:val="none" w:sz="0" w:space="0" w:color="auto"/>
        <w:right w:val="none" w:sz="0" w:space="0" w:color="auto"/>
      </w:divBdr>
    </w:div>
    <w:div w:id="883978320">
      <w:bodyDiv w:val="1"/>
      <w:marLeft w:val="0"/>
      <w:marRight w:val="0"/>
      <w:marTop w:val="0"/>
      <w:marBottom w:val="0"/>
      <w:divBdr>
        <w:top w:val="none" w:sz="0" w:space="0" w:color="auto"/>
        <w:left w:val="none" w:sz="0" w:space="0" w:color="auto"/>
        <w:bottom w:val="none" w:sz="0" w:space="0" w:color="auto"/>
        <w:right w:val="none" w:sz="0" w:space="0" w:color="auto"/>
      </w:divBdr>
    </w:div>
    <w:div w:id="884290009">
      <w:bodyDiv w:val="1"/>
      <w:marLeft w:val="0"/>
      <w:marRight w:val="0"/>
      <w:marTop w:val="0"/>
      <w:marBottom w:val="0"/>
      <w:divBdr>
        <w:top w:val="none" w:sz="0" w:space="0" w:color="auto"/>
        <w:left w:val="none" w:sz="0" w:space="0" w:color="auto"/>
        <w:bottom w:val="none" w:sz="0" w:space="0" w:color="auto"/>
        <w:right w:val="none" w:sz="0" w:space="0" w:color="auto"/>
      </w:divBdr>
    </w:div>
    <w:div w:id="884483378">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889614703">
      <w:bodyDiv w:val="1"/>
      <w:marLeft w:val="0"/>
      <w:marRight w:val="0"/>
      <w:marTop w:val="0"/>
      <w:marBottom w:val="0"/>
      <w:divBdr>
        <w:top w:val="none" w:sz="0" w:space="0" w:color="auto"/>
        <w:left w:val="none" w:sz="0" w:space="0" w:color="auto"/>
        <w:bottom w:val="none" w:sz="0" w:space="0" w:color="auto"/>
        <w:right w:val="none" w:sz="0" w:space="0" w:color="auto"/>
      </w:divBdr>
    </w:div>
    <w:div w:id="890387549">
      <w:bodyDiv w:val="1"/>
      <w:marLeft w:val="0"/>
      <w:marRight w:val="0"/>
      <w:marTop w:val="0"/>
      <w:marBottom w:val="0"/>
      <w:divBdr>
        <w:top w:val="none" w:sz="0" w:space="0" w:color="auto"/>
        <w:left w:val="none" w:sz="0" w:space="0" w:color="auto"/>
        <w:bottom w:val="none" w:sz="0" w:space="0" w:color="auto"/>
        <w:right w:val="none" w:sz="0" w:space="0" w:color="auto"/>
      </w:divBdr>
    </w:div>
    <w:div w:id="890653284">
      <w:bodyDiv w:val="1"/>
      <w:marLeft w:val="0"/>
      <w:marRight w:val="0"/>
      <w:marTop w:val="0"/>
      <w:marBottom w:val="0"/>
      <w:divBdr>
        <w:top w:val="none" w:sz="0" w:space="0" w:color="auto"/>
        <w:left w:val="none" w:sz="0" w:space="0" w:color="auto"/>
        <w:bottom w:val="none" w:sz="0" w:space="0" w:color="auto"/>
        <w:right w:val="none" w:sz="0" w:space="0" w:color="auto"/>
      </w:divBdr>
    </w:div>
    <w:div w:id="890655617">
      <w:bodyDiv w:val="1"/>
      <w:marLeft w:val="0"/>
      <w:marRight w:val="0"/>
      <w:marTop w:val="0"/>
      <w:marBottom w:val="0"/>
      <w:divBdr>
        <w:top w:val="none" w:sz="0" w:space="0" w:color="auto"/>
        <w:left w:val="none" w:sz="0" w:space="0" w:color="auto"/>
        <w:bottom w:val="none" w:sz="0" w:space="0" w:color="auto"/>
        <w:right w:val="none" w:sz="0" w:space="0" w:color="auto"/>
      </w:divBdr>
    </w:div>
    <w:div w:id="891965358">
      <w:bodyDiv w:val="1"/>
      <w:marLeft w:val="0"/>
      <w:marRight w:val="0"/>
      <w:marTop w:val="0"/>
      <w:marBottom w:val="0"/>
      <w:divBdr>
        <w:top w:val="none" w:sz="0" w:space="0" w:color="auto"/>
        <w:left w:val="none" w:sz="0" w:space="0" w:color="auto"/>
        <w:bottom w:val="none" w:sz="0" w:space="0" w:color="auto"/>
        <w:right w:val="none" w:sz="0" w:space="0" w:color="auto"/>
      </w:divBdr>
    </w:div>
    <w:div w:id="893389623">
      <w:bodyDiv w:val="1"/>
      <w:marLeft w:val="0"/>
      <w:marRight w:val="0"/>
      <w:marTop w:val="0"/>
      <w:marBottom w:val="0"/>
      <w:divBdr>
        <w:top w:val="none" w:sz="0" w:space="0" w:color="auto"/>
        <w:left w:val="none" w:sz="0" w:space="0" w:color="auto"/>
        <w:bottom w:val="none" w:sz="0" w:space="0" w:color="auto"/>
        <w:right w:val="none" w:sz="0" w:space="0" w:color="auto"/>
      </w:divBdr>
    </w:div>
    <w:div w:id="893658181">
      <w:bodyDiv w:val="1"/>
      <w:marLeft w:val="0"/>
      <w:marRight w:val="0"/>
      <w:marTop w:val="0"/>
      <w:marBottom w:val="0"/>
      <w:divBdr>
        <w:top w:val="none" w:sz="0" w:space="0" w:color="auto"/>
        <w:left w:val="none" w:sz="0" w:space="0" w:color="auto"/>
        <w:bottom w:val="none" w:sz="0" w:space="0" w:color="auto"/>
        <w:right w:val="none" w:sz="0" w:space="0" w:color="auto"/>
      </w:divBdr>
    </w:div>
    <w:div w:id="894008357">
      <w:bodyDiv w:val="1"/>
      <w:marLeft w:val="0"/>
      <w:marRight w:val="0"/>
      <w:marTop w:val="0"/>
      <w:marBottom w:val="0"/>
      <w:divBdr>
        <w:top w:val="none" w:sz="0" w:space="0" w:color="auto"/>
        <w:left w:val="none" w:sz="0" w:space="0" w:color="auto"/>
        <w:bottom w:val="none" w:sz="0" w:space="0" w:color="auto"/>
        <w:right w:val="none" w:sz="0" w:space="0" w:color="auto"/>
      </w:divBdr>
    </w:div>
    <w:div w:id="895244765">
      <w:bodyDiv w:val="1"/>
      <w:marLeft w:val="0"/>
      <w:marRight w:val="0"/>
      <w:marTop w:val="0"/>
      <w:marBottom w:val="0"/>
      <w:divBdr>
        <w:top w:val="none" w:sz="0" w:space="0" w:color="auto"/>
        <w:left w:val="none" w:sz="0" w:space="0" w:color="auto"/>
        <w:bottom w:val="none" w:sz="0" w:space="0" w:color="auto"/>
        <w:right w:val="none" w:sz="0" w:space="0" w:color="auto"/>
      </w:divBdr>
    </w:div>
    <w:div w:id="897013167">
      <w:bodyDiv w:val="1"/>
      <w:marLeft w:val="0"/>
      <w:marRight w:val="0"/>
      <w:marTop w:val="0"/>
      <w:marBottom w:val="0"/>
      <w:divBdr>
        <w:top w:val="none" w:sz="0" w:space="0" w:color="auto"/>
        <w:left w:val="none" w:sz="0" w:space="0" w:color="auto"/>
        <w:bottom w:val="none" w:sz="0" w:space="0" w:color="auto"/>
        <w:right w:val="none" w:sz="0" w:space="0" w:color="auto"/>
      </w:divBdr>
    </w:div>
    <w:div w:id="897126503">
      <w:bodyDiv w:val="1"/>
      <w:marLeft w:val="0"/>
      <w:marRight w:val="0"/>
      <w:marTop w:val="0"/>
      <w:marBottom w:val="0"/>
      <w:divBdr>
        <w:top w:val="none" w:sz="0" w:space="0" w:color="auto"/>
        <w:left w:val="none" w:sz="0" w:space="0" w:color="auto"/>
        <w:bottom w:val="none" w:sz="0" w:space="0" w:color="auto"/>
        <w:right w:val="none" w:sz="0" w:space="0" w:color="auto"/>
      </w:divBdr>
    </w:div>
    <w:div w:id="897663849">
      <w:bodyDiv w:val="1"/>
      <w:marLeft w:val="0"/>
      <w:marRight w:val="0"/>
      <w:marTop w:val="0"/>
      <w:marBottom w:val="0"/>
      <w:divBdr>
        <w:top w:val="none" w:sz="0" w:space="0" w:color="auto"/>
        <w:left w:val="none" w:sz="0" w:space="0" w:color="auto"/>
        <w:bottom w:val="none" w:sz="0" w:space="0" w:color="auto"/>
        <w:right w:val="none" w:sz="0" w:space="0" w:color="auto"/>
      </w:divBdr>
    </w:div>
    <w:div w:id="898055887">
      <w:bodyDiv w:val="1"/>
      <w:marLeft w:val="0"/>
      <w:marRight w:val="0"/>
      <w:marTop w:val="0"/>
      <w:marBottom w:val="0"/>
      <w:divBdr>
        <w:top w:val="none" w:sz="0" w:space="0" w:color="auto"/>
        <w:left w:val="none" w:sz="0" w:space="0" w:color="auto"/>
        <w:bottom w:val="none" w:sz="0" w:space="0" w:color="auto"/>
        <w:right w:val="none" w:sz="0" w:space="0" w:color="auto"/>
      </w:divBdr>
    </w:div>
    <w:div w:id="898438207">
      <w:bodyDiv w:val="1"/>
      <w:marLeft w:val="0"/>
      <w:marRight w:val="0"/>
      <w:marTop w:val="0"/>
      <w:marBottom w:val="0"/>
      <w:divBdr>
        <w:top w:val="none" w:sz="0" w:space="0" w:color="auto"/>
        <w:left w:val="none" w:sz="0" w:space="0" w:color="auto"/>
        <w:bottom w:val="none" w:sz="0" w:space="0" w:color="auto"/>
        <w:right w:val="none" w:sz="0" w:space="0" w:color="auto"/>
      </w:divBdr>
    </w:div>
    <w:div w:id="898631778">
      <w:bodyDiv w:val="1"/>
      <w:marLeft w:val="0"/>
      <w:marRight w:val="0"/>
      <w:marTop w:val="0"/>
      <w:marBottom w:val="0"/>
      <w:divBdr>
        <w:top w:val="none" w:sz="0" w:space="0" w:color="auto"/>
        <w:left w:val="none" w:sz="0" w:space="0" w:color="auto"/>
        <w:bottom w:val="none" w:sz="0" w:space="0" w:color="auto"/>
        <w:right w:val="none" w:sz="0" w:space="0" w:color="auto"/>
      </w:divBdr>
    </w:div>
    <w:div w:id="899168994">
      <w:bodyDiv w:val="1"/>
      <w:marLeft w:val="0"/>
      <w:marRight w:val="0"/>
      <w:marTop w:val="0"/>
      <w:marBottom w:val="0"/>
      <w:divBdr>
        <w:top w:val="none" w:sz="0" w:space="0" w:color="auto"/>
        <w:left w:val="none" w:sz="0" w:space="0" w:color="auto"/>
        <w:bottom w:val="none" w:sz="0" w:space="0" w:color="auto"/>
        <w:right w:val="none" w:sz="0" w:space="0" w:color="auto"/>
      </w:divBdr>
    </w:div>
    <w:div w:id="899250944">
      <w:bodyDiv w:val="1"/>
      <w:marLeft w:val="0"/>
      <w:marRight w:val="0"/>
      <w:marTop w:val="0"/>
      <w:marBottom w:val="0"/>
      <w:divBdr>
        <w:top w:val="none" w:sz="0" w:space="0" w:color="auto"/>
        <w:left w:val="none" w:sz="0" w:space="0" w:color="auto"/>
        <w:bottom w:val="none" w:sz="0" w:space="0" w:color="auto"/>
        <w:right w:val="none" w:sz="0" w:space="0" w:color="auto"/>
      </w:divBdr>
    </w:div>
    <w:div w:id="899482346">
      <w:bodyDiv w:val="1"/>
      <w:marLeft w:val="0"/>
      <w:marRight w:val="0"/>
      <w:marTop w:val="0"/>
      <w:marBottom w:val="0"/>
      <w:divBdr>
        <w:top w:val="none" w:sz="0" w:space="0" w:color="auto"/>
        <w:left w:val="none" w:sz="0" w:space="0" w:color="auto"/>
        <w:bottom w:val="none" w:sz="0" w:space="0" w:color="auto"/>
        <w:right w:val="none" w:sz="0" w:space="0" w:color="auto"/>
      </w:divBdr>
    </w:div>
    <w:div w:id="901017668">
      <w:bodyDiv w:val="1"/>
      <w:marLeft w:val="0"/>
      <w:marRight w:val="0"/>
      <w:marTop w:val="0"/>
      <w:marBottom w:val="0"/>
      <w:divBdr>
        <w:top w:val="none" w:sz="0" w:space="0" w:color="auto"/>
        <w:left w:val="none" w:sz="0" w:space="0" w:color="auto"/>
        <w:bottom w:val="none" w:sz="0" w:space="0" w:color="auto"/>
        <w:right w:val="none" w:sz="0" w:space="0" w:color="auto"/>
      </w:divBdr>
    </w:div>
    <w:div w:id="901132945">
      <w:bodyDiv w:val="1"/>
      <w:marLeft w:val="0"/>
      <w:marRight w:val="0"/>
      <w:marTop w:val="0"/>
      <w:marBottom w:val="0"/>
      <w:divBdr>
        <w:top w:val="none" w:sz="0" w:space="0" w:color="auto"/>
        <w:left w:val="none" w:sz="0" w:space="0" w:color="auto"/>
        <w:bottom w:val="none" w:sz="0" w:space="0" w:color="auto"/>
        <w:right w:val="none" w:sz="0" w:space="0" w:color="auto"/>
      </w:divBdr>
    </w:div>
    <w:div w:id="901135982">
      <w:bodyDiv w:val="1"/>
      <w:marLeft w:val="0"/>
      <w:marRight w:val="0"/>
      <w:marTop w:val="0"/>
      <w:marBottom w:val="0"/>
      <w:divBdr>
        <w:top w:val="none" w:sz="0" w:space="0" w:color="auto"/>
        <w:left w:val="none" w:sz="0" w:space="0" w:color="auto"/>
        <w:bottom w:val="none" w:sz="0" w:space="0" w:color="auto"/>
        <w:right w:val="none" w:sz="0" w:space="0" w:color="auto"/>
      </w:divBdr>
    </w:div>
    <w:div w:id="901520328">
      <w:bodyDiv w:val="1"/>
      <w:marLeft w:val="0"/>
      <w:marRight w:val="0"/>
      <w:marTop w:val="0"/>
      <w:marBottom w:val="0"/>
      <w:divBdr>
        <w:top w:val="none" w:sz="0" w:space="0" w:color="auto"/>
        <w:left w:val="none" w:sz="0" w:space="0" w:color="auto"/>
        <w:bottom w:val="none" w:sz="0" w:space="0" w:color="auto"/>
        <w:right w:val="none" w:sz="0" w:space="0" w:color="auto"/>
      </w:divBdr>
    </w:div>
    <w:div w:id="904071795">
      <w:bodyDiv w:val="1"/>
      <w:marLeft w:val="0"/>
      <w:marRight w:val="0"/>
      <w:marTop w:val="0"/>
      <w:marBottom w:val="0"/>
      <w:divBdr>
        <w:top w:val="none" w:sz="0" w:space="0" w:color="auto"/>
        <w:left w:val="none" w:sz="0" w:space="0" w:color="auto"/>
        <w:bottom w:val="none" w:sz="0" w:space="0" w:color="auto"/>
        <w:right w:val="none" w:sz="0" w:space="0" w:color="auto"/>
      </w:divBdr>
    </w:div>
    <w:div w:id="906110076">
      <w:bodyDiv w:val="1"/>
      <w:marLeft w:val="0"/>
      <w:marRight w:val="0"/>
      <w:marTop w:val="0"/>
      <w:marBottom w:val="0"/>
      <w:divBdr>
        <w:top w:val="none" w:sz="0" w:space="0" w:color="auto"/>
        <w:left w:val="none" w:sz="0" w:space="0" w:color="auto"/>
        <w:bottom w:val="none" w:sz="0" w:space="0" w:color="auto"/>
        <w:right w:val="none" w:sz="0" w:space="0" w:color="auto"/>
      </w:divBdr>
    </w:div>
    <w:div w:id="906112046">
      <w:bodyDiv w:val="1"/>
      <w:marLeft w:val="0"/>
      <w:marRight w:val="0"/>
      <w:marTop w:val="0"/>
      <w:marBottom w:val="0"/>
      <w:divBdr>
        <w:top w:val="none" w:sz="0" w:space="0" w:color="auto"/>
        <w:left w:val="none" w:sz="0" w:space="0" w:color="auto"/>
        <w:bottom w:val="none" w:sz="0" w:space="0" w:color="auto"/>
        <w:right w:val="none" w:sz="0" w:space="0" w:color="auto"/>
      </w:divBdr>
    </w:div>
    <w:div w:id="906723301">
      <w:bodyDiv w:val="1"/>
      <w:marLeft w:val="0"/>
      <w:marRight w:val="0"/>
      <w:marTop w:val="0"/>
      <w:marBottom w:val="0"/>
      <w:divBdr>
        <w:top w:val="none" w:sz="0" w:space="0" w:color="auto"/>
        <w:left w:val="none" w:sz="0" w:space="0" w:color="auto"/>
        <w:bottom w:val="none" w:sz="0" w:space="0" w:color="auto"/>
        <w:right w:val="none" w:sz="0" w:space="0" w:color="auto"/>
      </w:divBdr>
    </w:div>
    <w:div w:id="907958277">
      <w:bodyDiv w:val="1"/>
      <w:marLeft w:val="0"/>
      <w:marRight w:val="0"/>
      <w:marTop w:val="0"/>
      <w:marBottom w:val="0"/>
      <w:divBdr>
        <w:top w:val="none" w:sz="0" w:space="0" w:color="auto"/>
        <w:left w:val="none" w:sz="0" w:space="0" w:color="auto"/>
        <w:bottom w:val="none" w:sz="0" w:space="0" w:color="auto"/>
        <w:right w:val="none" w:sz="0" w:space="0" w:color="auto"/>
      </w:divBdr>
    </w:div>
    <w:div w:id="908154410">
      <w:bodyDiv w:val="1"/>
      <w:marLeft w:val="0"/>
      <w:marRight w:val="0"/>
      <w:marTop w:val="0"/>
      <w:marBottom w:val="0"/>
      <w:divBdr>
        <w:top w:val="none" w:sz="0" w:space="0" w:color="auto"/>
        <w:left w:val="none" w:sz="0" w:space="0" w:color="auto"/>
        <w:bottom w:val="none" w:sz="0" w:space="0" w:color="auto"/>
        <w:right w:val="none" w:sz="0" w:space="0" w:color="auto"/>
      </w:divBdr>
    </w:div>
    <w:div w:id="908659535">
      <w:bodyDiv w:val="1"/>
      <w:marLeft w:val="0"/>
      <w:marRight w:val="0"/>
      <w:marTop w:val="0"/>
      <w:marBottom w:val="0"/>
      <w:divBdr>
        <w:top w:val="none" w:sz="0" w:space="0" w:color="auto"/>
        <w:left w:val="none" w:sz="0" w:space="0" w:color="auto"/>
        <w:bottom w:val="none" w:sz="0" w:space="0" w:color="auto"/>
        <w:right w:val="none" w:sz="0" w:space="0" w:color="auto"/>
      </w:divBdr>
    </w:div>
    <w:div w:id="908685130">
      <w:bodyDiv w:val="1"/>
      <w:marLeft w:val="0"/>
      <w:marRight w:val="0"/>
      <w:marTop w:val="0"/>
      <w:marBottom w:val="0"/>
      <w:divBdr>
        <w:top w:val="none" w:sz="0" w:space="0" w:color="auto"/>
        <w:left w:val="none" w:sz="0" w:space="0" w:color="auto"/>
        <w:bottom w:val="none" w:sz="0" w:space="0" w:color="auto"/>
        <w:right w:val="none" w:sz="0" w:space="0" w:color="auto"/>
      </w:divBdr>
    </w:div>
    <w:div w:id="908734122">
      <w:bodyDiv w:val="1"/>
      <w:marLeft w:val="0"/>
      <w:marRight w:val="0"/>
      <w:marTop w:val="0"/>
      <w:marBottom w:val="0"/>
      <w:divBdr>
        <w:top w:val="none" w:sz="0" w:space="0" w:color="auto"/>
        <w:left w:val="none" w:sz="0" w:space="0" w:color="auto"/>
        <w:bottom w:val="none" w:sz="0" w:space="0" w:color="auto"/>
        <w:right w:val="none" w:sz="0" w:space="0" w:color="auto"/>
      </w:divBdr>
    </w:div>
    <w:div w:id="908880341">
      <w:bodyDiv w:val="1"/>
      <w:marLeft w:val="0"/>
      <w:marRight w:val="0"/>
      <w:marTop w:val="0"/>
      <w:marBottom w:val="0"/>
      <w:divBdr>
        <w:top w:val="none" w:sz="0" w:space="0" w:color="auto"/>
        <w:left w:val="none" w:sz="0" w:space="0" w:color="auto"/>
        <w:bottom w:val="none" w:sz="0" w:space="0" w:color="auto"/>
        <w:right w:val="none" w:sz="0" w:space="0" w:color="auto"/>
      </w:divBdr>
    </w:div>
    <w:div w:id="908880415">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09924660">
      <w:bodyDiv w:val="1"/>
      <w:marLeft w:val="0"/>
      <w:marRight w:val="0"/>
      <w:marTop w:val="0"/>
      <w:marBottom w:val="0"/>
      <w:divBdr>
        <w:top w:val="none" w:sz="0" w:space="0" w:color="auto"/>
        <w:left w:val="none" w:sz="0" w:space="0" w:color="auto"/>
        <w:bottom w:val="none" w:sz="0" w:space="0" w:color="auto"/>
        <w:right w:val="none" w:sz="0" w:space="0" w:color="auto"/>
      </w:divBdr>
    </w:div>
    <w:div w:id="910627681">
      <w:bodyDiv w:val="1"/>
      <w:marLeft w:val="0"/>
      <w:marRight w:val="0"/>
      <w:marTop w:val="0"/>
      <w:marBottom w:val="0"/>
      <w:divBdr>
        <w:top w:val="none" w:sz="0" w:space="0" w:color="auto"/>
        <w:left w:val="none" w:sz="0" w:space="0" w:color="auto"/>
        <w:bottom w:val="none" w:sz="0" w:space="0" w:color="auto"/>
        <w:right w:val="none" w:sz="0" w:space="0" w:color="auto"/>
      </w:divBdr>
    </w:div>
    <w:div w:id="910819542">
      <w:bodyDiv w:val="1"/>
      <w:marLeft w:val="0"/>
      <w:marRight w:val="0"/>
      <w:marTop w:val="0"/>
      <w:marBottom w:val="0"/>
      <w:divBdr>
        <w:top w:val="none" w:sz="0" w:space="0" w:color="auto"/>
        <w:left w:val="none" w:sz="0" w:space="0" w:color="auto"/>
        <w:bottom w:val="none" w:sz="0" w:space="0" w:color="auto"/>
        <w:right w:val="none" w:sz="0" w:space="0" w:color="auto"/>
      </w:divBdr>
    </w:div>
    <w:div w:id="911046897">
      <w:bodyDiv w:val="1"/>
      <w:marLeft w:val="0"/>
      <w:marRight w:val="0"/>
      <w:marTop w:val="0"/>
      <w:marBottom w:val="0"/>
      <w:divBdr>
        <w:top w:val="none" w:sz="0" w:space="0" w:color="auto"/>
        <w:left w:val="none" w:sz="0" w:space="0" w:color="auto"/>
        <w:bottom w:val="none" w:sz="0" w:space="0" w:color="auto"/>
        <w:right w:val="none" w:sz="0" w:space="0" w:color="auto"/>
      </w:divBdr>
    </w:div>
    <w:div w:id="911159059">
      <w:bodyDiv w:val="1"/>
      <w:marLeft w:val="0"/>
      <w:marRight w:val="0"/>
      <w:marTop w:val="0"/>
      <w:marBottom w:val="0"/>
      <w:divBdr>
        <w:top w:val="none" w:sz="0" w:space="0" w:color="auto"/>
        <w:left w:val="none" w:sz="0" w:space="0" w:color="auto"/>
        <w:bottom w:val="none" w:sz="0" w:space="0" w:color="auto"/>
        <w:right w:val="none" w:sz="0" w:space="0" w:color="auto"/>
      </w:divBdr>
    </w:div>
    <w:div w:id="911353939">
      <w:bodyDiv w:val="1"/>
      <w:marLeft w:val="0"/>
      <w:marRight w:val="0"/>
      <w:marTop w:val="0"/>
      <w:marBottom w:val="0"/>
      <w:divBdr>
        <w:top w:val="none" w:sz="0" w:space="0" w:color="auto"/>
        <w:left w:val="none" w:sz="0" w:space="0" w:color="auto"/>
        <w:bottom w:val="none" w:sz="0" w:space="0" w:color="auto"/>
        <w:right w:val="none" w:sz="0" w:space="0" w:color="auto"/>
      </w:divBdr>
    </w:div>
    <w:div w:id="912197162">
      <w:bodyDiv w:val="1"/>
      <w:marLeft w:val="0"/>
      <w:marRight w:val="0"/>
      <w:marTop w:val="0"/>
      <w:marBottom w:val="0"/>
      <w:divBdr>
        <w:top w:val="none" w:sz="0" w:space="0" w:color="auto"/>
        <w:left w:val="none" w:sz="0" w:space="0" w:color="auto"/>
        <w:bottom w:val="none" w:sz="0" w:space="0" w:color="auto"/>
        <w:right w:val="none" w:sz="0" w:space="0" w:color="auto"/>
      </w:divBdr>
    </w:div>
    <w:div w:id="912620647">
      <w:bodyDiv w:val="1"/>
      <w:marLeft w:val="0"/>
      <w:marRight w:val="0"/>
      <w:marTop w:val="0"/>
      <w:marBottom w:val="0"/>
      <w:divBdr>
        <w:top w:val="none" w:sz="0" w:space="0" w:color="auto"/>
        <w:left w:val="none" w:sz="0" w:space="0" w:color="auto"/>
        <w:bottom w:val="none" w:sz="0" w:space="0" w:color="auto"/>
        <w:right w:val="none" w:sz="0" w:space="0" w:color="auto"/>
      </w:divBdr>
    </w:div>
    <w:div w:id="912735983">
      <w:bodyDiv w:val="1"/>
      <w:marLeft w:val="0"/>
      <w:marRight w:val="0"/>
      <w:marTop w:val="0"/>
      <w:marBottom w:val="0"/>
      <w:divBdr>
        <w:top w:val="none" w:sz="0" w:space="0" w:color="auto"/>
        <w:left w:val="none" w:sz="0" w:space="0" w:color="auto"/>
        <w:bottom w:val="none" w:sz="0" w:space="0" w:color="auto"/>
        <w:right w:val="none" w:sz="0" w:space="0" w:color="auto"/>
      </w:divBdr>
    </w:div>
    <w:div w:id="912930871">
      <w:bodyDiv w:val="1"/>
      <w:marLeft w:val="0"/>
      <w:marRight w:val="0"/>
      <w:marTop w:val="0"/>
      <w:marBottom w:val="0"/>
      <w:divBdr>
        <w:top w:val="none" w:sz="0" w:space="0" w:color="auto"/>
        <w:left w:val="none" w:sz="0" w:space="0" w:color="auto"/>
        <w:bottom w:val="none" w:sz="0" w:space="0" w:color="auto"/>
        <w:right w:val="none" w:sz="0" w:space="0" w:color="auto"/>
      </w:divBdr>
    </w:div>
    <w:div w:id="913122970">
      <w:bodyDiv w:val="1"/>
      <w:marLeft w:val="0"/>
      <w:marRight w:val="0"/>
      <w:marTop w:val="0"/>
      <w:marBottom w:val="0"/>
      <w:divBdr>
        <w:top w:val="none" w:sz="0" w:space="0" w:color="auto"/>
        <w:left w:val="none" w:sz="0" w:space="0" w:color="auto"/>
        <w:bottom w:val="none" w:sz="0" w:space="0" w:color="auto"/>
        <w:right w:val="none" w:sz="0" w:space="0" w:color="auto"/>
      </w:divBdr>
    </w:div>
    <w:div w:id="913320183">
      <w:bodyDiv w:val="1"/>
      <w:marLeft w:val="0"/>
      <w:marRight w:val="0"/>
      <w:marTop w:val="0"/>
      <w:marBottom w:val="0"/>
      <w:divBdr>
        <w:top w:val="none" w:sz="0" w:space="0" w:color="auto"/>
        <w:left w:val="none" w:sz="0" w:space="0" w:color="auto"/>
        <w:bottom w:val="none" w:sz="0" w:space="0" w:color="auto"/>
        <w:right w:val="none" w:sz="0" w:space="0" w:color="auto"/>
      </w:divBdr>
    </w:div>
    <w:div w:id="914777561">
      <w:bodyDiv w:val="1"/>
      <w:marLeft w:val="0"/>
      <w:marRight w:val="0"/>
      <w:marTop w:val="0"/>
      <w:marBottom w:val="0"/>
      <w:divBdr>
        <w:top w:val="none" w:sz="0" w:space="0" w:color="auto"/>
        <w:left w:val="none" w:sz="0" w:space="0" w:color="auto"/>
        <w:bottom w:val="none" w:sz="0" w:space="0" w:color="auto"/>
        <w:right w:val="none" w:sz="0" w:space="0" w:color="auto"/>
      </w:divBdr>
    </w:div>
    <w:div w:id="917328253">
      <w:bodyDiv w:val="1"/>
      <w:marLeft w:val="0"/>
      <w:marRight w:val="0"/>
      <w:marTop w:val="0"/>
      <w:marBottom w:val="0"/>
      <w:divBdr>
        <w:top w:val="none" w:sz="0" w:space="0" w:color="auto"/>
        <w:left w:val="none" w:sz="0" w:space="0" w:color="auto"/>
        <w:bottom w:val="none" w:sz="0" w:space="0" w:color="auto"/>
        <w:right w:val="none" w:sz="0" w:space="0" w:color="auto"/>
      </w:divBdr>
    </w:div>
    <w:div w:id="917789604">
      <w:bodyDiv w:val="1"/>
      <w:marLeft w:val="0"/>
      <w:marRight w:val="0"/>
      <w:marTop w:val="0"/>
      <w:marBottom w:val="0"/>
      <w:divBdr>
        <w:top w:val="none" w:sz="0" w:space="0" w:color="auto"/>
        <w:left w:val="none" w:sz="0" w:space="0" w:color="auto"/>
        <w:bottom w:val="none" w:sz="0" w:space="0" w:color="auto"/>
        <w:right w:val="none" w:sz="0" w:space="0" w:color="auto"/>
      </w:divBdr>
    </w:div>
    <w:div w:id="919096263">
      <w:bodyDiv w:val="1"/>
      <w:marLeft w:val="0"/>
      <w:marRight w:val="0"/>
      <w:marTop w:val="0"/>
      <w:marBottom w:val="0"/>
      <w:divBdr>
        <w:top w:val="none" w:sz="0" w:space="0" w:color="auto"/>
        <w:left w:val="none" w:sz="0" w:space="0" w:color="auto"/>
        <w:bottom w:val="none" w:sz="0" w:space="0" w:color="auto"/>
        <w:right w:val="none" w:sz="0" w:space="0" w:color="auto"/>
      </w:divBdr>
    </w:div>
    <w:div w:id="919943317">
      <w:bodyDiv w:val="1"/>
      <w:marLeft w:val="0"/>
      <w:marRight w:val="0"/>
      <w:marTop w:val="0"/>
      <w:marBottom w:val="0"/>
      <w:divBdr>
        <w:top w:val="none" w:sz="0" w:space="0" w:color="auto"/>
        <w:left w:val="none" w:sz="0" w:space="0" w:color="auto"/>
        <w:bottom w:val="none" w:sz="0" w:space="0" w:color="auto"/>
        <w:right w:val="none" w:sz="0" w:space="0" w:color="auto"/>
      </w:divBdr>
    </w:div>
    <w:div w:id="919943679">
      <w:bodyDiv w:val="1"/>
      <w:marLeft w:val="0"/>
      <w:marRight w:val="0"/>
      <w:marTop w:val="0"/>
      <w:marBottom w:val="0"/>
      <w:divBdr>
        <w:top w:val="none" w:sz="0" w:space="0" w:color="auto"/>
        <w:left w:val="none" w:sz="0" w:space="0" w:color="auto"/>
        <w:bottom w:val="none" w:sz="0" w:space="0" w:color="auto"/>
        <w:right w:val="none" w:sz="0" w:space="0" w:color="auto"/>
      </w:divBdr>
    </w:div>
    <w:div w:id="920674102">
      <w:bodyDiv w:val="1"/>
      <w:marLeft w:val="0"/>
      <w:marRight w:val="0"/>
      <w:marTop w:val="0"/>
      <w:marBottom w:val="0"/>
      <w:divBdr>
        <w:top w:val="none" w:sz="0" w:space="0" w:color="auto"/>
        <w:left w:val="none" w:sz="0" w:space="0" w:color="auto"/>
        <w:bottom w:val="none" w:sz="0" w:space="0" w:color="auto"/>
        <w:right w:val="none" w:sz="0" w:space="0" w:color="auto"/>
      </w:divBdr>
    </w:div>
    <w:div w:id="921571507">
      <w:bodyDiv w:val="1"/>
      <w:marLeft w:val="0"/>
      <w:marRight w:val="0"/>
      <w:marTop w:val="0"/>
      <w:marBottom w:val="0"/>
      <w:divBdr>
        <w:top w:val="none" w:sz="0" w:space="0" w:color="auto"/>
        <w:left w:val="none" w:sz="0" w:space="0" w:color="auto"/>
        <w:bottom w:val="none" w:sz="0" w:space="0" w:color="auto"/>
        <w:right w:val="none" w:sz="0" w:space="0" w:color="auto"/>
      </w:divBdr>
    </w:div>
    <w:div w:id="922103898">
      <w:bodyDiv w:val="1"/>
      <w:marLeft w:val="0"/>
      <w:marRight w:val="0"/>
      <w:marTop w:val="0"/>
      <w:marBottom w:val="0"/>
      <w:divBdr>
        <w:top w:val="none" w:sz="0" w:space="0" w:color="auto"/>
        <w:left w:val="none" w:sz="0" w:space="0" w:color="auto"/>
        <w:bottom w:val="none" w:sz="0" w:space="0" w:color="auto"/>
        <w:right w:val="none" w:sz="0" w:space="0" w:color="auto"/>
      </w:divBdr>
    </w:div>
    <w:div w:id="922109416">
      <w:bodyDiv w:val="1"/>
      <w:marLeft w:val="0"/>
      <w:marRight w:val="0"/>
      <w:marTop w:val="0"/>
      <w:marBottom w:val="0"/>
      <w:divBdr>
        <w:top w:val="none" w:sz="0" w:space="0" w:color="auto"/>
        <w:left w:val="none" w:sz="0" w:space="0" w:color="auto"/>
        <w:bottom w:val="none" w:sz="0" w:space="0" w:color="auto"/>
        <w:right w:val="none" w:sz="0" w:space="0" w:color="auto"/>
      </w:divBdr>
    </w:div>
    <w:div w:id="922224069">
      <w:bodyDiv w:val="1"/>
      <w:marLeft w:val="0"/>
      <w:marRight w:val="0"/>
      <w:marTop w:val="0"/>
      <w:marBottom w:val="0"/>
      <w:divBdr>
        <w:top w:val="none" w:sz="0" w:space="0" w:color="auto"/>
        <w:left w:val="none" w:sz="0" w:space="0" w:color="auto"/>
        <w:bottom w:val="none" w:sz="0" w:space="0" w:color="auto"/>
        <w:right w:val="none" w:sz="0" w:space="0" w:color="auto"/>
      </w:divBdr>
    </w:div>
    <w:div w:id="922301016">
      <w:bodyDiv w:val="1"/>
      <w:marLeft w:val="0"/>
      <w:marRight w:val="0"/>
      <w:marTop w:val="0"/>
      <w:marBottom w:val="0"/>
      <w:divBdr>
        <w:top w:val="none" w:sz="0" w:space="0" w:color="auto"/>
        <w:left w:val="none" w:sz="0" w:space="0" w:color="auto"/>
        <w:bottom w:val="none" w:sz="0" w:space="0" w:color="auto"/>
        <w:right w:val="none" w:sz="0" w:space="0" w:color="auto"/>
      </w:divBdr>
    </w:div>
    <w:div w:id="922571117">
      <w:bodyDiv w:val="1"/>
      <w:marLeft w:val="0"/>
      <w:marRight w:val="0"/>
      <w:marTop w:val="0"/>
      <w:marBottom w:val="0"/>
      <w:divBdr>
        <w:top w:val="none" w:sz="0" w:space="0" w:color="auto"/>
        <w:left w:val="none" w:sz="0" w:space="0" w:color="auto"/>
        <w:bottom w:val="none" w:sz="0" w:space="0" w:color="auto"/>
        <w:right w:val="none" w:sz="0" w:space="0" w:color="auto"/>
      </w:divBdr>
    </w:div>
    <w:div w:id="922950560">
      <w:bodyDiv w:val="1"/>
      <w:marLeft w:val="0"/>
      <w:marRight w:val="0"/>
      <w:marTop w:val="0"/>
      <w:marBottom w:val="0"/>
      <w:divBdr>
        <w:top w:val="none" w:sz="0" w:space="0" w:color="auto"/>
        <w:left w:val="none" w:sz="0" w:space="0" w:color="auto"/>
        <w:bottom w:val="none" w:sz="0" w:space="0" w:color="auto"/>
        <w:right w:val="none" w:sz="0" w:space="0" w:color="auto"/>
      </w:divBdr>
    </w:div>
    <w:div w:id="923106601">
      <w:bodyDiv w:val="1"/>
      <w:marLeft w:val="0"/>
      <w:marRight w:val="0"/>
      <w:marTop w:val="0"/>
      <w:marBottom w:val="0"/>
      <w:divBdr>
        <w:top w:val="none" w:sz="0" w:space="0" w:color="auto"/>
        <w:left w:val="none" w:sz="0" w:space="0" w:color="auto"/>
        <w:bottom w:val="none" w:sz="0" w:space="0" w:color="auto"/>
        <w:right w:val="none" w:sz="0" w:space="0" w:color="auto"/>
      </w:divBdr>
    </w:div>
    <w:div w:id="923297149">
      <w:bodyDiv w:val="1"/>
      <w:marLeft w:val="0"/>
      <w:marRight w:val="0"/>
      <w:marTop w:val="0"/>
      <w:marBottom w:val="0"/>
      <w:divBdr>
        <w:top w:val="none" w:sz="0" w:space="0" w:color="auto"/>
        <w:left w:val="none" w:sz="0" w:space="0" w:color="auto"/>
        <w:bottom w:val="none" w:sz="0" w:space="0" w:color="auto"/>
        <w:right w:val="none" w:sz="0" w:space="0" w:color="auto"/>
      </w:divBdr>
    </w:div>
    <w:div w:id="924072857">
      <w:bodyDiv w:val="1"/>
      <w:marLeft w:val="0"/>
      <w:marRight w:val="0"/>
      <w:marTop w:val="0"/>
      <w:marBottom w:val="0"/>
      <w:divBdr>
        <w:top w:val="none" w:sz="0" w:space="0" w:color="auto"/>
        <w:left w:val="none" w:sz="0" w:space="0" w:color="auto"/>
        <w:bottom w:val="none" w:sz="0" w:space="0" w:color="auto"/>
        <w:right w:val="none" w:sz="0" w:space="0" w:color="auto"/>
      </w:divBdr>
    </w:div>
    <w:div w:id="924533789">
      <w:bodyDiv w:val="1"/>
      <w:marLeft w:val="0"/>
      <w:marRight w:val="0"/>
      <w:marTop w:val="0"/>
      <w:marBottom w:val="0"/>
      <w:divBdr>
        <w:top w:val="none" w:sz="0" w:space="0" w:color="auto"/>
        <w:left w:val="none" w:sz="0" w:space="0" w:color="auto"/>
        <w:bottom w:val="none" w:sz="0" w:space="0" w:color="auto"/>
        <w:right w:val="none" w:sz="0" w:space="0" w:color="auto"/>
      </w:divBdr>
    </w:div>
    <w:div w:id="925461078">
      <w:bodyDiv w:val="1"/>
      <w:marLeft w:val="0"/>
      <w:marRight w:val="0"/>
      <w:marTop w:val="0"/>
      <w:marBottom w:val="0"/>
      <w:divBdr>
        <w:top w:val="none" w:sz="0" w:space="0" w:color="auto"/>
        <w:left w:val="none" w:sz="0" w:space="0" w:color="auto"/>
        <w:bottom w:val="none" w:sz="0" w:space="0" w:color="auto"/>
        <w:right w:val="none" w:sz="0" w:space="0" w:color="auto"/>
      </w:divBdr>
    </w:div>
    <w:div w:id="925728429">
      <w:bodyDiv w:val="1"/>
      <w:marLeft w:val="0"/>
      <w:marRight w:val="0"/>
      <w:marTop w:val="0"/>
      <w:marBottom w:val="0"/>
      <w:divBdr>
        <w:top w:val="none" w:sz="0" w:space="0" w:color="auto"/>
        <w:left w:val="none" w:sz="0" w:space="0" w:color="auto"/>
        <w:bottom w:val="none" w:sz="0" w:space="0" w:color="auto"/>
        <w:right w:val="none" w:sz="0" w:space="0" w:color="auto"/>
      </w:divBdr>
    </w:div>
    <w:div w:id="925767652">
      <w:bodyDiv w:val="1"/>
      <w:marLeft w:val="0"/>
      <w:marRight w:val="0"/>
      <w:marTop w:val="0"/>
      <w:marBottom w:val="0"/>
      <w:divBdr>
        <w:top w:val="none" w:sz="0" w:space="0" w:color="auto"/>
        <w:left w:val="none" w:sz="0" w:space="0" w:color="auto"/>
        <w:bottom w:val="none" w:sz="0" w:space="0" w:color="auto"/>
        <w:right w:val="none" w:sz="0" w:space="0" w:color="auto"/>
      </w:divBdr>
    </w:div>
    <w:div w:id="926816096">
      <w:bodyDiv w:val="1"/>
      <w:marLeft w:val="0"/>
      <w:marRight w:val="0"/>
      <w:marTop w:val="0"/>
      <w:marBottom w:val="0"/>
      <w:divBdr>
        <w:top w:val="none" w:sz="0" w:space="0" w:color="auto"/>
        <w:left w:val="none" w:sz="0" w:space="0" w:color="auto"/>
        <w:bottom w:val="none" w:sz="0" w:space="0" w:color="auto"/>
        <w:right w:val="none" w:sz="0" w:space="0" w:color="auto"/>
      </w:divBdr>
    </w:div>
    <w:div w:id="927227720">
      <w:bodyDiv w:val="1"/>
      <w:marLeft w:val="0"/>
      <w:marRight w:val="0"/>
      <w:marTop w:val="0"/>
      <w:marBottom w:val="0"/>
      <w:divBdr>
        <w:top w:val="none" w:sz="0" w:space="0" w:color="auto"/>
        <w:left w:val="none" w:sz="0" w:space="0" w:color="auto"/>
        <w:bottom w:val="none" w:sz="0" w:space="0" w:color="auto"/>
        <w:right w:val="none" w:sz="0" w:space="0" w:color="auto"/>
      </w:divBdr>
    </w:div>
    <w:div w:id="928581273">
      <w:bodyDiv w:val="1"/>
      <w:marLeft w:val="0"/>
      <w:marRight w:val="0"/>
      <w:marTop w:val="0"/>
      <w:marBottom w:val="0"/>
      <w:divBdr>
        <w:top w:val="none" w:sz="0" w:space="0" w:color="auto"/>
        <w:left w:val="none" w:sz="0" w:space="0" w:color="auto"/>
        <w:bottom w:val="none" w:sz="0" w:space="0" w:color="auto"/>
        <w:right w:val="none" w:sz="0" w:space="0" w:color="auto"/>
      </w:divBdr>
    </w:div>
    <w:div w:id="929049650">
      <w:bodyDiv w:val="1"/>
      <w:marLeft w:val="0"/>
      <w:marRight w:val="0"/>
      <w:marTop w:val="0"/>
      <w:marBottom w:val="0"/>
      <w:divBdr>
        <w:top w:val="none" w:sz="0" w:space="0" w:color="auto"/>
        <w:left w:val="none" w:sz="0" w:space="0" w:color="auto"/>
        <w:bottom w:val="none" w:sz="0" w:space="0" w:color="auto"/>
        <w:right w:val="none" w:sz="0" w:space="0" w:color="auto"/>
      </w:divBdr>
    </w:div>
    <w:div w:id="929388795">
      <w:bodyDiv w:val="1"/>
      <w:marLeft w:val="0"/>
      <w:marRight w:val="0"/>
      <w:marTop w:val="0"/>
      <w:marBottom w:val="0"/>
      <w:divBdr>
        <w:top w:val="none" w:sz="0" w:space="0" w:color="auto"/>
        <w:left w:val="none" w:sz="0" w:space="0" w:color="auto"/>
        <w:bottom w:val="none" w:sz="0" w:space="0" w:color="auto"/>
        <w:right w:val="none" w:sz="0" w:space="0" w:color="auto"/>
      </w:divBdr>
    </w:div>
    <w:div w:id="929969618">
      <w:bodyDiv w:val="1"/>
      <w:marLeft w:val="0"/>
      <w:marRight w:val="0"/>
      <w:marTop w:val="0"/>
      <w:marBottom w:val="0"/>
      <w:divBdr>
        <w:top w:val="none" w:sz="0" w:space="0" w:color="auto"/>
        <w:left w:val="none" w:sz="0" w:space="0" w:color="auto"/>
        <w:bottom w:val="none" w:sz="0" w:space="0" w:color="auto"/>
        <w:right w:val="none" w:sz="0" w:space="0" w:color="auto"/>
      </w:divBdr>
    </w:div>
    <w:div w:id="929971546">
      <w:bodyDiv w:val="1"/>
      <w:marLeft w:val="0"/>
      <w:marRight w:val="0"/>
      <w:marTop w:val="0"/>
      <w:marBottom w:val="0"/>
      <w:divBdr>
        <w:top w:val="none" w:sz="0" w:space="0" w:color="auto"/>
        <w:left w:val="none" w:sz="0" w:space="0" w:color="auto"/>
        <w:bottom w:val="none" w:sz="0" w:space="0" w:color="auto"/>
        <w:right w:val="none" w:sz="0" w:space="0" w:color="auto"/>
      </w:divBdr>
    </w:div>
    <w:div w:id="930549715">
      <w:bodyDiv w:val="1"/>
      <w:marLeft w:val="0"/>
      <w:marRight w:val="0"/>
      <w:marTop w:val="0"/>
      <w:marBottom w:val="0"/>
      <w:divBdr>
        <w:top w:val="none" w:sz="0" w:space="0" w:color="auto"/>
        <w:left w:val="none" w:sz="0" w:space="0" w:color="auto"/>
        <w:bottom w:val="none" w:sz="0" w:space="0" w:color="auto"/>
        <w:right w:val="none" w:sz="0" w:space="0" w:color="auto"/>
      </w:divBdr>
    </w:div>
    <w:div w:id="930702260">
      <w:bodyDiv w:val="1"/>
      <w:marLeft w:val="0"/>
      <w:marRight w:val="0"/>
      <w:marTop w:val="0"/>
      <w:marBottom w:val="0"/>
      <w:divBdr>
        <w:top w:val="none" w:sz="0" w:space="0" w:color="auto"/>
        <w:left w:val="none" w:sz="0" w:space="0" w:color="auto"/>
        <w:bottom w:val="none" w:sz="0" w:space="0" w:color="auto"/>
        <w:right w:val="none" w:sz="0" w:space="0" w:color="auto"/>
      </w:divBdr>
    </w:div>
    <w:div w:id="930820991">
      <w:bodyDiv w:val="1"/>
      <w:marLeft w:val="0"/>
      <w:marRight w:val="0"/>
      <w:marTop w:val="0"/>
      <w:marBottom w:val="0"/>
      <w:divBdr>
        <w:top w:val="none" w:sz="0" w:space="0" w:color="auto"/>
        <w:left w:val="none" w:sz="0" w:space="0" w:color="auto"/>
        <w:bottom w:val="none" w:sz="0" w:space="0" w:color="auto"/>
        <w:right w:val="none" w:sz="0" w:space="0" w:color="auto"/>
      </w:divBdr>
    </w:div>
    <w:div w:id="930888810">
      <w:bodyDiv w:val="1"/>
      <w:marLeft w:val="0"/>
      <w:marRight w:val="0"/>
      <w:marTop w:val="0"/>
      <w:marBottom w:val="0"/>
      <w:divBdr>
        <w:top w:val="none" w:sz="0" w:space="0" w:color="auto"/>
        <w:left w:val="none" w:sz="0" w:space="0" w:color="auto"/>
        <w:bottom w:val="none" w:sz="0" w:space="0" w:color="auto"/>
        <w:right w:val="none" w:sz="0" w:space="0" w:color="auto"/>
      </w:divBdr>
    </w:div>
    <w:div w:id="931090918">
      <w:bodyDiv w:val="1"/>
      <w:marLeft w:val="0"/>
      <w:marRight w:val="0"/>
      <w:marTop w:val="0"/>
      <w:marBottom w:val="0"/>
      <w:divBdr>
        <w:top w:val="none" w:sz="0" w:space="0" w:color="auto"/>
        <w:left w:val="none" w:sz="0" w:space="0" w:color="auto"/>
        <w:bottom w:val="none" w:sz="0" w:space="0" w:color="auto"/>
        <w:right w:val="none" w:sz="0" w:space="0" w:color="auto"/>
      </w:divBdr>
    </w:div>
    <w:div w:id="931157509">
      <w:bodyDiv w:val="1"/>
      <w:marLeft w:val="0"/>
      <w:marRight w:val="0"/>
      <w:marTop w:val="0"/>
      <w:marBottom w:val="0"/>
      <w:divBdr>
        <w:top w:val="none" w:sz="0" w:space="0" w:color="auto"/>
        <w:left w:val="none" w:sz="0" w:space="0" w:color="auto"/>
        <w:bottom w:val="none" w:sz="0" w:space="0" w:color="auto"/>
        <w:right w:val="none" w:sz="0" w:space="0" w:color="auto"/>
      </w:divBdr>
    </w:div>
    <w:div w:id="931666654">
      <w:bodyDiv w:val="1"/>
      <w:marLeft w:val="0"/>
      <w:marRight w:val="0"/>
      <w:marTop w:val="0"/>
      <w:marBottom w:val="0"/>
      <w:divBdr>
        <w:top w:val="none" w:sz="0" w:space="0" w:color="auto"/>
        <w:left w:val="none" w:sz="0" w:space="0" w:color="auto"/>
        <w:bottom w:val="none" w:sz="0" w:space="0" w:color="auto"/>
        <w:right w:val="none" w:sz="0" w:space="0" w:color="auto"/>
      </w:divBdr>
    </w:div>
    <w:div w:id="931668557">
      <w:bodyDiv w:val="1"/>
      <w:marLeft w:val="0"/>
      <w:marRight w:val="0"/>
      <w:marTop w:val="0"/>
      <w:marBottom w:val="0"/>
      <w:divBdr>
        <w:top w:val="none" w:sz="0" w:space="0" w:color="auto"/>
        <w:left w:val="none" w:sz="0" w:space="0" w:color="auto"/>
        <w:bottom w:val="none" w:sz="0" w:space="0" w:color="auto"/>
        <w:right w:val="none" w:sz="0" w:space="0" w:color="auto"/>
      </w:divBdr>
    </w:div>
    <w:div w:id="932517237">
      <w:bodyDiv w:val="1"/>
      <w:marLeft w:val="0"/>
      <w:marRight w:val="0"/>
      <w:marTop w:val="0"/>
      <w:marBottom w:val="0"/>
      <w:divBdr>
        <w:top w:val="none" w:sz="0" w:space="0" w:color="auto"/>
        <w:left w:val="none" w:sz="0" w:space="0" w:color="auto"/>
        <w:bottom w:val="none" w:sz="0" w:space="0" w:color="auto"/>
        <w:right w:val="none" w:sz="0" w:space="0" w:color="auto"/>
      </w:divBdr>
    </w:div>
    <w:div w:id="932591390">
      <w:bodyDiv w:val="1"/>
      <w:marLeft w:val="0"/>
      <w:marRight w:val="0"/>
      <w:marTop w:val="0"/>
      <w:marBottom w:val="0"/>
      <w:divBdr>
        <w:top w:val="none" w:sz="0" w:space="0" w:color="auto"/>
        <w:left w:val="none" w:sz="0" w:space="0" w:color="auto"/>
        <w:bottom w:val="none" w:sz="0" w:space="0" w:color="auto"/>
        <w:right w:val="none" w:sz="0" w:space="0" w:color="auto"/>
      </w:divBdr>
    </w:div>
    <w:div w:id="933125289">
      <w:bodyDiv w:val="1"/>
      <w:marLeft w:val="0"/>
      <w:marRight w:val="0"/>
      <w:marTop w:val="0"/>
      <w:marBottom w:val="0"/>
      <w:divBdr>
        <w:top w:val="none" w:sz="0" w:space="0" w:color="auto"/>
        <w:left w:val="none" w:sz="0" w:space="0" w:color="auto"/>
        <w:bottom w:val="none" w:sz="0" w:space="0" w:color="auto"/>
        <w:right w:val="none" w:sz="0" w:space="0" w:color="auto"/>
      </w:divBdr>
    </w:div>
    <w:div w:id="933321708">
      <w:bodyDiv w:val="1"/>
      <w:marLeft w:val="0"/>
      <w:marRight w:val="0"/>
      <w:marTop w:val="0"/>
      <w:marBottom w:val="0"/>
      <w:divBdr>
        <w:top w:val="none" w:sz="0" w:space="0" w:color="auto"/>
        <w:left w:val="none" w:sz="0" w:space="0" w:color="auto"/>
        <w:bottom w:val="none" w:sz="0" w:space="0" w:color="auto"/>
        <w:right w:val="none" w:sz="0" w:space="0" w:color="auto"/>
      </w:divBdr>
    </w:div>
    <w:div w:id="933323066">
      <w:bodyDiv w:val="1"/>
      <w:marLeft w:val="0"/>
      <w:marRight w:val="0"/>
      <w:marTop w:val="0"/>
      <w:marBottom w:val="0"/>
      <w:divBdr>
        <w:top w:val="none" w:sz="0" w:space="0" w:color="auto"/>
        <w:left w:val="none" w:sz="0" w:space="0" w:color="auto"/>
        <w:bottom w:val="none" w:sz="0" w:space="0" w:color="auto"/>
        <w:right w:val="none" w:sz="0" w:space="0" w:color="auto"/>
      </w:divBdr>
    </w:div>
    <w:div w:id="935215862">
      <w:bodyDiv w:val="1"/>
      <w:marLeft w:val="0"/>
      <w:marRight w:val="0"/>
      <w:marTop w:val="0"/>
      <w:marBottom w:val="0"/>
      <w:divBdr>
        <w:top w:val="none" w:sz="0" w:space="0" w:color="auto"/>
        <w:left w:val="none" w:sz="0" w:space="0" w:color="auto"/>
        <w:bottom w:val="none" w:sz="0" w:space="0" w:color="auto"/>
        <w:right w:val="none" w:sz="0" w:space="0" w:color="auto"/>
      </w:divBdr>
    </w:div>
    <w:div w:id="935478057">
      <w:bodyDiv w:val="1"/>
      <w:marLeft w:val="0"/>
      <w:marRight w:val="0"/>
      <w:marTop w:val="0"/>
      <w:marBottom w:val="0"/>
      <w:divBdr>
        <w:top w:val="none" w:sz="0" w:space="0" w:color="auto"/>
        <w:left w:val="none" w:sz="0" w:space="0" w:color="auto"/>
        <w:bottom w:val="none" w:sz="0" w:space="0" w:color="auto"/>
        <w:right w:val="none" w:sz="0" w:space="0" w:color="auto"/>
      </w:divBdr>
    </w:div>
    <w:div w:id="936136700">
      <w:bodyDiv w:val="1"/>
      <w:marLeft w:val="0"/>
      <w:marRight w:val="0"/>
      <w:marTop w:val="0"/>
      <w:marBottom w:val="0"/>
      <w:divBdr>
        <w:top w:val="none" w:sz="0" w:space="0" w:color="auto"/>
        <w:left w:val="none" w:sz="0" w:space="0" w:color="auto"/>
        <w:bottom w:val="none" w:sz="0" w:space="0" w:color="auto"/>
        <w:right w:val="none" w:sz="0" w:space="0" w:color="auto"/>
      </w:divBdr>
    </w:div>
    <w:div w:id="936206957">
      <w:bodyDiv w:val="1"/>
      <w:marLeft w:val="0"/>
      <w:marRight w:val="0"/>
      <w:marTop w:val="0"/>
      <w:marBottom w:val="0"/>
      <w:divBdr>
        <w:top w:val="none" w:sz="0" w:space="0" w:color="auto"/>
        <w:left w:val="none" w:sz="0" w:space="0" w:color="auto"/>
        <w:bottom w:val="none" w:sz="0" w:space="0" w:color="auto"/>
        <w:right w:val="none" w:sz="0" w:space="0" w:color="auto"/>
      </w:divBdr>
    </w:div>
    <w:div w:id="938373535">
      <w:bodyDiv w:val="1"/>
      <w:marLeft w:val="0"/>
      <w:marRight w:val="0"/>
      <w:marTop w:val="0"/>
      <w:marBottom w:val="0"/>
      <w:divBdr>
        <w:top w:val="none" w:sz="0" w:space="0" w:color="auto"/>
        <w:left w:val="none" w:sz="0" w:space="0" w:color="auto"/>
        <w:bottom w:val="none" w:sz="0" w:space="0" w:color="auto"/>
        <w:right w:val="none" w:sz="0" w:space="0" w:color="auto"/>
      </w:divBdr>
    </w:div>
    <w:div w:id="938760869">
      <w:bodyDiv w:val="1"/>
      <w:marLeft w:val="0"/>
      <w:marRight w:val="0"/>
      <w:marTop w:val="0"/>
      <w:marBottom w:val="0"/>
      <w:divBdr>
        <w:top w:val="none" w:sz="0" w:space="0" w:color="auto"/>
        <w:left w:val="none" w:sz="0" w:space="0" w:color="auto"/>
        <w:bottom w:val="none" w:sz="0" w:space="0" w:color="auto"/>
        <w:right w:val="none" w:sz="0" w:space="0" w:color="auto"/>
      </w:divBdr>
    </w:div>
    <w:div w:id="938952109">
      <w:bodyDiv w:val="1"/>
      <w:marLeft w:val="0"/>
      <w:marRight w:val="0"/>
      <w:marTop w:val="0"/>
      <w:marBottom w:val="0"/>
      <w:divBdr>
        <w:top w:val="none" w:sz="0" w:space="0" w:color="auto"/>
        <w:left w:val="none" w:sz="0" w:space="0" w:color="auto"/>
        <w:bottom w:val="none" w:sz="0" w:space="0" w:color="auto"/>
        <w:right w:val="none" w:sz="0" w:space="0" w:color="auto"/>
      </w:divBdr>
    </w:div>
    <w:div w:id="939944478">
      <w:bodyDiv w:val="1"/>
      <w:marLeft w:val="0"/>
      <w:marRight w:val="0"/>
      <w:marTop w:val="0"/>
      <w:marBottom w:val="0"/>
      <w:divBdr>
        <w:top w:val="none" w:sz="0" w:space="0" w:color="auto"/>
        <w:left w:val="none" w:sz="0" w:space="0" w:color="auto"/>
        <w:bottom w:val="none" w:sz="0" w:space="0" w:color="auto"/>
        <w:right w:val="none" w:sz="0" w:space="0" w:color="auto"/>
      </w:divBdr>
    </w:div>
    <w:div w:id="939947867">
      <w:bodyDiv w:val="1"/>
      <w:marLeft w:val="0"/>
      <w:marRight w:val="0"/>
      <w:marTop w:val="0"/>
      <w:marBottom w:val="0"/>
      <w:divBdr>
        <w:top w:val="none" w:sz="0" w:space="0" w:color="auto"/>
        <w:left w:val="none" w:sz="0" w:space="0" w:color="auto"/>
        <w:bottom w:val="none" w:sz="0" w:space="0" w:color="auto"/>
        <w:right w:val="none" w:sz="0" w:space="0" w:color="auto"/>
      </w:divBdr>
    </w:div>
    <w:div w:id="940139089">
      <w:bodyDiv w:val="1"/>
      <w:marLeft w:val="0"/>
      <w:marRight w:val="0"/>
      <w:marTop w:val="0"/>
      <w:marBottom w:val="0"/>
      <w:divBdr>
        <w:top w:val="none" w:sz="0" w:space="0" w:color="auto"/>
        <w:left w:val="none" w:sz="0" w:space="0" w:color="auto"/>
        <w:bottom w:val="none" w:sz="0" w:space="0" w:color="auto"/>
        <w:right w:val="none" w:sz="0" w:space="0" w:color="auto"/>
      </w:divBdr>
    </w:div>
    <w:div w:id="940600593">
      <w:bodyDiv w:val="1"/>
      <w:marLeft w:val="0"/>
      <w:marRight w:val="0"/>
      <w:marTop w:val="0"/>
      <w:marBottom w:val="0"/>
      <w:divBdr>
        <w:top w:val="none" w:sz="0" w:space="0" w:color="auto"/>
        <w:left w:val="none" w:sz="0" w:space="0" w:color="auto"/>
        <w:bottom w:val="none" w:sz="0" w:space="0" w:color="auto"/>
        <w:right w:val="none" w:sz="0" w:space="0" w:color="auto"/>
      </w:divBdr>
    </w:div>
    <w:div w:id="941762088">
      <w:bodyDiv w:val="1"/>
      <w:marLeft w:val="0"/>
      <w:marRight w:val="0"/>
      <w:marTop w:val="0"/>
      <w:marBottom w:val="0"/>
      <w:divBdr>
        <w:top w:val="none" w:sz="0" w:space="0" w:color="auto"/>
        <w:left w:val="none" w:sz="0" w:space="0" w:color="auto"/>
        <w:bottom w:val="none" w:sz="0" w:space="0" w:color="auto"/>
        <w:right w:val="none" w:sz="0" w:space="0" w:color="auto"/>
      </w:divBdr>
    </w:div>
    <w:div w:id="941953783">
      <w:bodyDiv w:val="1"/>
      <w:marLeft w:val="0"/>
      <w:marRight w:val="0"/>
      <w:marTop w:val="0"/>
      <w:marBottom w:val="0"/>
      <w:divBdr>
        <w:top w:val="none" w:sz="0" w:space="0" w:color="auto"/>
        <w:left w:val="none" w:sz="0" w:space="0" w:color="auto"/>
        <w:bottom w:val="none" w:sz="0" w:space="0" w:color="auto"/>
        <w:right w:val="none" w:sz="0" w:space="0" w:color="auto"/>
      </w:divBdr>
    </w:div>
    <w:div w:id="941960632">
      <w:bodyDiv w:val="1"/>
      <w:marLeft w:val="0"/>
      <w:marRight w:val="0"/>
      <w:marTop w:val="0"/>
      <w:marBottom w:val="0"/>
      <w:divBdr>
        <w:top w:val="none" w:sz="0" w:space="0" w:color="auto"/>
        <w:left w:val="none" w:sz="0" w:space="0" w:color="auto"/>
        <w:bottom w:val="none" w:sz="0" w:space="0" w:color="auto"/>
        <w:right w:val="none" w:sz="0" w:space="0" w:color="auto"/>
      </w:divBdr>
    </w:div>
    <w:div w:id="942374190">
      <w:bodyDiv w:val="1"/>
      <w:marLeft w:val="0"/>
      <w:marRight w:val="0"/>
      <w:marTop w:val="0"/>
      <w:marBottom w:val="0"/>
      <w:divBdr>
        <w:top w:val="none" w:sz="0" w:space="0" w:color="auto"/>
        <w:left w:val="none" w:sz="0" w:space="0" w:color="auto"/>
        <w:bottom w:val="none" w:sz="0" w:space="0" w:color="auto"/>
        <w:right w:val="none" w:sz="0" w:space="0" w:color="auto"/>
      </w:divBdr>
    </w:div>
    <w:div w:id="942690072">
      <w:bodyDiv w:val="1"/>
      <w:marLeft w:val="0"/>
      <w:marRight w:val="0"/>
      <w:marTop w:val="0"/>
      <w:marBottom w:val="0"/>
      <w:divBdr>
        <w:top w:val="none" w:sz="0" w:space="0" w:color="auto"/>
        <w:left w:val="none" w:sz="0" w:space="0" w:color="auto"/>
        <w:bottom w:val="none" w:sz="0" w:space="0" w:color="auto"/>
        <w:right w:val="none" w:sz="0" w:space="0" w:color="auto"/>
      </w:divBdr>
    </w:div>
    <w:div w:id="943029993">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44340549">
      <w:bodyDiv w:val="1"/>
      <w:marLeft w:val="0"/>
      <w:marRight w:val="0"/>
      <w:marTop w:val="0"/>
      <w:marBottom w:val="0"/>
      <w:divBdr>
        <w:top w:val="none" w:sz="0" w:space="0" w:color="auto"/>
        <w:left w:val="none" w:sz="0" w:space="0" w:color="auto"/>
        <w:bottom w:val="none" w:sz="0" w:space="0" w:color="auto"/>
        <w:right w:val="none" w:sz="0" w:space="0" w:color="auto"/>
      </w:divBdr>
    </w:div>
    <w:div w:id="945192335">
      <w:bodyDiv w:val="1"/>
      <w:marLeft w:val="0"/>
      <w:marRight w:val="0"/>
      <w:marTop w:val="0"/>
      <w:marBottom w:val="0"/>
      <w:divBdr>
        <w:top w:val="none" w:sz="0" w:space="0" w:color="auto"/>
        <w:left w:val="none" w:sz="0" w:space="0" w:color="auto"/>
        <w:bottom w:val="none" w:sz="0" w:space="0" w:color="auto"/>
        <w:right w:val="none" w:sz="0" w:space="0" w:color="auto"/>
      </w:divBdr>
    </w:div>
    <w:div w:id="945426185">
      <w:bodyDiv w:val="1"/>
      <w:marLeft w:val="0"/>
      <w:marRight w:val="0"/>
      <w:marTop w:val="0"/>
      <w:marBottom w:val="0"/>
      <w:divBdr>
        <w:top w:val="none" w:sz="0" w:space="0" w:color="auto"/>
        <w:left w:val="none" w:sz="0" w:space="0" w:color="auto"/>
        <w:bottom w:val="none" w:sz="0" w:space="0" w:color="auto"/>
        <w:right w:val="none" w:sz="0" w:space="0" w:color="auto"/>
      </w:divBdr>
    </w:div>
    <w:div w:id="946696840">
      <w:bodyDiv w:val="1"/>
      <w:marLeft w:val="0"/>
      <w:marRight w:val="0"/>
      <w:marTop w:val="0"/>
      <w:marBottom w:val="0"/>
      <w:divBdr>
        <w:top w:val="none" w:sz="0" w:space="0" w:color="auto"/>
        <w:left w:val="none" w:sz="0" w:space="0" w:color="auto"/>
        <w:bottom w:val="none" w:sz="0" w:space="0" w:color="auto"/>
        <w:right w:val="none" w:sz="0" w:space="0" w:color="auto"/>
      </w:divBdr>
    </w:div>
    <w:div w:id="946962390">
      <w:bodyDiv w:val="1"/>
      <w:marLeft w:val="0"/>
      <w:marRight w:val="0"/>
      <w:marTop w:val="0"/>
      <w:marBottom w:val="0"/>
      <w:divBdr>
        <w:top w:val="none" w:sz="0" w:space="0" w:color="auto"/>
        <w:left w:val="none" w:sz="0" w:space="0" w:color="auto"/>
        <w:bottom w:val="none" w:sz="0" w:space="0" w:color="auto"/>
        <w:right w:val="none" w:sz="0" w:space="0" w:color="auto"/>
      </w:divBdr>
    </w:div>
    <w:div w:id="947009423">
      <w:bodyDiv w:val="1"/>
      <w:marLeft w:val="0"/>
      <w:marRight w:val="0"/>
      <w:marTop w:val="0"/>
      <w:marBottom w:val="0"/>
      <w:divBdr>
        <w:top w:val="none" w:sz="0" w:space="0" w:color="auto"/>
        <w:left w:val="none" w:sz="0" w:space="0" w:color="auto"/>
        <w:bottom w:val="none" w:sz="0" w:space="0" w:color="auto"/>
        <w:right w:val="none" w:sz="0" w:space="0" w:color="auto"/>
      </w:divBdr>
    </w:div>
    <w:div w:id="947202463">
      <w:bodyDiv w:val="1"/>
      <w:marLeft w:val="0"/>
      <w:marRight w:val="0"/>
      <w:marTop w:val="0"/>
      <w:marBottom w:val="0"/>
      <w:divBdr>
        <w:top w:val="none" w:sz="0" w:space="0" w:color="auto"/>
        <w:left w:val="none" w:sz="0" w:space="0" w:color="auto"/>
        <w:bottom w:val="none" w:sz="0" w:space="0" w:color="auto"/>
        <w:right w:val="none" w:sz="0" w:space="0" w:color="auto"/>
      </w:divBdr>
    </w:div>
    <w:div w:id="948120208">
      <w:bodyDiv w:val="1"/>
      <w:marLeft w:val="0"/>
      <w:marRight w:val="0"/>
      <w:marTop w:val="0"/>
      <w:marBottom w:val="0"/>
      <w:divBdr>
        <w:top w:val="none" w:sz="0" w:space="0" w:color="auto"/>
        <w:left w:val="none" w:sz="0" w:space="0" w:color="auto"/>
        <w:bottom w:val="none" w:sz="0" w:space="0" w:color="auto"/>
        <w:right w:val="none" w:sz="0" w:space="0" w:color="auto"/>
      </w:divBdr>
    </w:div>
    <w:div w:id="948200785">
      <w:bodyDiv w:val="1"/>
      <w:marLeft w:val="0"/>
      <w:marRight w:val="0"/>
      <w:marTop w:val="0"/>
      <w:marBottom w:val="0"/>
      <w:divBdr>
        <w:top w:val="none" w:sz="0" w:space="0" w:color="auto"/>
        <w:left w:val="none" w:sz="0" w:space="0" w:color="auto"/>
        <w:bottom w:val="none" w:sz="0" w:space="0" w:color="auto"/>
        <w:right w:val="none" w:sz="0" w:space="0" w:color="auto"/>
      </w:divBdr>
    </w:div>
    <w:div w:id="948506093">
      <w:bodyDiv w:val="1"/>
      <w:marLeft w:val="0"/>
      <w:marRight w:val="0"/>
      <w:marTop w:val="0"/>
      <w:marBottom w:val="0"/>
      <w:divBdr>
        <w:top w:val="none" w:sz="0" w:space="0" w:color="auto"/>
        <w:left w:val="none" w:sz="0" w:space="0" w:color="auto"/>
        <w:bottom w:val="none" w:sz="0" w:space="0" w:color="auto"/>
        <w:right w:val="none" w:sz="0" w:space="0" w:color="auto"/>
      </w:divBdr>
    </w:div>
    <w:div w:id="948511786">
      <w:bodyDiv w:val="1"/>
      <w:marLeft w:val="0"/>
      <w:marRight w:val="0"/>
      <w:marTop w:val="0"/>
      <w:marBottom w:val="0"/>
      <w:divBdr>
        <w:top w:val="none" w:sz="0" w:space="0" w:color="auto"/>
        <w:left w:val="none" w:sz="0" w:space="0" w:color="auto"/>
        <w:bottom w:val="none" w:sz="0" w:space="0" w:color="auto"/>
        <w:right w:val="none" w:sz="0" w:space="0" w:color="auto"/>
      </w:divBdr>
    </w:div>
    <w:div w:id="949704850">
      <w:bodyDiv w:val="1"/>
      <w:marLeft w:val="0"/>
      <w:marRight w:val="0"/>
      <w:marTop w:val="0"/>
      <w:marBottom w:val="0"/>
      <w:divBdr>
        <w:top w:val="none" w:sz="0" w:space="0" w:color="auto"/>
        <w:left w:val="none" w:sz="0" w:space="0" w:color="auto"/>
        <w:bottom w:val="none" w:sz="0" w:space="0" w:color="auto"/>
        <w:right w:val="none" w:sz="0" w:space="0" w:color="auto"/>
      </w:divBdr>
    </w:div>
    <w:div w:id="949970987">
      <w:bodyDiv w:val="1"/>
      <w:marLeft w:val="0"/>
      <w:marRight w:val="0"/>
      <w:marTop w:val="0"/>
      <w:marBottom w:val="0"/>
      <w:divBdr>
        <w:top w:val="none" w:sz="0" w:space="0" w:color="auto"/>
        <w:left w:val="none" w:sz="0" w:space="0" w:color="auto"/>
        <w:bottom w:val="none" w:sz="0" w:space="0" w:color="auto"/>
        <w:right w:val="none" w:sz="0" w:space="0" w:color="auto"/>
      </w:divBdr>
    </w:div>
    <w:div w:id="950630740">
      <w:bodyDiv w:val="1"/>
      <w:marLeft w:val="0"/>
      <w:marRight w:val="0"/>
      <w:marTop w:val="0"/>
      <w:marBottom w:val="0"/>
      <w:divBdr>
        <w:top w:val="none" w:sz="0" w:space="0" w:color="auto"/>
        <w:left w:val="none" w:sz="0" w:space="0" w:color="auto"/>
        <w:bottom w:val="none" w:sz="0" w:space="0" w:color="auto"/>
        <w:right w:val="none" w:sz="0" w:space="0" w:color="auto"/>
      </w:divBdr>
    </w:div>
    <w:div w:id="950742518">
      <w:bodyDiv w:val="1"/>
      <w:marLeft w:val="0"/>
      <w:marRight w:val="0"/>
      <w:marTop w:val="0"/>
      <w:marBottom w:val="0"/>
      <w:divBdr>
        <w:top w:val="none" w:sz="0" w:space="0" w:color="auto"/>
        <w:left w:val="none" w:sz="0" w:space="0" w:color="auto"/>
        <w:bottom w:val="none" w:sz="0" w:space="0" w:color="auto"/>
        <w:right w:val="none" w:sz="0" w:space="0" w:color="auto"/>
      </w:divBdr>
    </w:div>
    <w:div w:id="952979443">
      <w:bodyDiv w:val="1"/>
      <w:marLeft w:val="0"/>
      <w:marRight w:val="0"/>
      <w:marTop w:val="0"/>
      <w:marBottom w:val="0"/>
      <w:divBdr>
        <w:top w:val="none" w:sz="0" w:space="0" w:color="auto"/>
        <w:left w:val="none" w:sz="0" w:space="0" w:color="auto"/>
        <w:bottom w:val="none" w:sz="0" w:space="0" w:color="auto"/>
        <w:right w:val="none" w:sz="0" w:space="0" w:color="auto"/>
      </w:divBdr>
    </w:div>
    <w:div w:id="953097577">
      <w:bodyDiv w:val="1"/>
      <w:marLeft w:val="0"/>
      <w:marRight w:val="0"/>
      <w:marTop w:val="0"/>
      <w:marBottom w:val="0"/>
      <w:divBdr>
        <w:top w:val="none" w:sz="0" w:space="0" w:color="auto"/>
        <w:left w:val="none" w:sz="0" w:space="0" w:color="auto"/>
        <w:bottom w:val="none" w:sz="0" w:space="0" w:color="auto"/>
        <w:right w:val="none" w:sz="0" w:space="0" w:color="auto"/>
      </w:divBdr>
    </w:div>
    <w:div w:id="953247693">
      <w:bodyDiv w:val="1"/>
      <w:marLeft w:val="0"/>
      <w:marRight w:val="0"/>
      <w:marTop w:val="0"/>
      <w:marBottom w:val="0"/>
      <w:divBdr>
        <w:top w:val="none" w:sz="0" w:space="0" w:color="auto"/>
        <w:left w:val="none" w:sz="0" w:space="0" w:color="auto"/>
        <w:bottom w:val="none" w:sz="0" w:space="0" w:color="auto"/>
        <w:right w:val="none" w:sz="0" w:space="0" w:color="auto"/>
      </w:divBdr>
    </w:div>
    <w:div w:id="953756353">
      <w:bodyDiv w:val="1"/>
      <w:marLeft w:val="0"/>
      <w:marRight w:val="0"/>
      <w:marTop w:val="0"/>
      <w:marBottom w:val="0"/>
      <w:divBdr>
        <w:top w:val="none" w:sz="0" w:space="0" w:color="auto"/>
        <w:left w:val="none" w:sz="0" w:space="0" w:color="auto"/>
        <w:bottom w:val="none" w:sz="0" w:space="0" w:color="auto"/>
        <w:right w:val="none" w:sz="0" w:space="0" w:color="auto"/>
      </w:divBdr>
    </w:div>
    <w:div w:id="953826118">
      <w:bodyDiv w:val="1"/>
      <w:marLeft w:val="0"/>
      <w:marRight w:val="0"/>
      <w:marTop w:val="0"/>
      <w:marBottom w:val="0"/>
      <w:divBdr>
        <w:top w:val="none" w:sz="0" w:space="0" w:color="auto"/>
        <w:left w:val="none" w:sz="0" w:space="0" w:color="auto"/>
        <w:bottom w:val="none" w:sz="0" w:space="0" w:color="auto"/>
        <w:right w:val="none" w:sz="0" w:space="0" w:color="auto"/>
      </w:divBdr>
    </w:div>
    <w:div w:id="954213259">
      <w:bodyDiv w:val="1"/>
      <w:marLeft w:val="0"/>
      <w:marRight w:val="0"/>
      <w:marTop w:val="0"/>
      <w:marBottom w:val="0"/>
      <w:divBdr>
        <w:top w:val="none" w:sz="0" w:space="0" w:color="auto"/>
        <w:left w:val="none" w:sz="0" w:space="0" w:color="auto"/>
        <w:bottom w:val="none" w:sz="0" w:space="0" w:color="auto"/>
        <w:right w:val="none" w:sz="0" w:space="0" w:color="auto"/>
      </w:divBdr>
    </w:div>
    <w:div w:id="954559875">
      <w:bodyDiv w:val="1"/>
      <w:marLeft w:val="0"/>
      <w:marRight w:val="0"/>
      <w:marTop w:val="0"/>
      <w:marBottom w:val="0"/>
      <w:divBdr>
        <w:top w:val="none" w:sz="0" w:space="0" w:color="auto"/>
        <w:left w:val="none" w:sz="0" w:space="0" w:color="auto"/>
        <w:bottom w:val="none" w:sz="0" w:space="0" w:color="auto"/>
        <w:right w:val="none" w:sz="0" w:space="0" w:color="auto"/>
      </w:divBdr>
    </w:div>
    <w:div w:id="954672612">
      <w:bodyDiv w:val="1"/>
      <w:marLeft w:val="0"/>
      <w:marRight w:val="0"/>
      <w:marTop w:val="0"/>
      <w:marBottom w:val="0"/>
      <w:divBdr>
        <w:top w:val="none" w:sz="0" w:space="0" w:color="auto"/>
        <w:left w:val="none" w:sz="0" w:space="0" w:color="auto"/>
        <w:bottom w:val="none" w:sz="0" w:space="0" w:color="auto"/>
        <w:right w:val="none" w:sz="0" w:space="0" w:color="auto"/>
      </w:divBdr>
    </w:div>
    <w:div w:id="954796366">
      <w:bodyDiv w:val="1"/>
      <w:marLeft w:val="0"/>
      <w:marRight w:val="0"/>
      <w:marTop w:val="0"/>
      <w:marBottom w:val="0"/>
      <w:divBdr>
        <w:top w:val="none" w:sz="0" w:space="0" w:color="auto"/>
        <w:left w:val="none" w:sz="0" w:space="0" w:color="auto"/>
        <w:bottom w:val="none" w:sz="0" w:space="0" w:color="auto"/>
        <w:right w:val="none" w:sz="0" w:space="0" w:color="auto"/>
      </w:divBdr>
    </w:div>
    <w:div w:id="955911908">
      <w:bodyDiv w:val="1"/>
      <w:marLeft w:val="0"/>
      <w:marRight w:val="0"/>
      <w:marTop w:val="0"/>
      <w:marBottom w:val="0"/>
      <w:divBdr>
        <w:top w:val="none" w:sz="0" w:space="0" w:color="auto"/>
        <w:left w:val="none" w:sz="0" w:space="0" w:color="auto"/>
        <w:bottom w:val="none" w:sz="0" w:space="0" w:color="auto"/>
        <w:right w:val="none" w:sz="0" w:space="0" w:color="auto"/>
      </w:divBdr>
    </w:div>
    <w:div w:id="955988786">
      <w:bodyDiv w:val="1"/>
      <w:marLeft w:val="0"/>
      <w:marRight w:val="0"/>
      <w:marTop w:val="0"/>
      <w:marBottom w:val="0"/>
      <w:divBdr>
        <w:top w:val="none" w:sz="0" w:space="0" w:color="auto"/>
        <w:left w:val="none" w:sz="0" w:space="0" w:color="auto"/>
        <w:bottom w:val="none" w:sz="0" w:space="0" w:color="auto"/>
        <w:right w:val="none" w:sz="0" w:space="0" w:color="auto"/>
      </w:divBdr>
    </w:div>
    <w:div w:id="957490790">
      <w:bodyDiv w:val="1"/>
      <w:marLeft w:val="0"/>
      <w:marRight w:val="0"/>
      <w:marTop w:val="0"/>
      <w:marBottom w:val="0"/>
      <w:divBdr>
        <w:top w:val="none" w:sz="0" w:space="0" w:color="auto"/>
        <w:left w:val="none" w:sz="0" w:space="0" w:color="auto"/>
        <w:bottom w:val="none" w:sz="0" w:space="0" w:color="auto"/>
        <w:right w:val="none" w:sz="0" w:space="0" w:color="auto"/>
      </w:divBdr>
    </w:div>
    <w:div w:id="958686782">
      <w:bodyDiv w:val="1"/>
      <w:marLeft w:val="0"/>
      <w:marRight w:val="0"/>
      <w:marTop w:val="0"/>
      <w:marBottom w:val="0"/>
      <w:divBdr>
        <w:top w:val="none" w:sz="0" w:space="0" w:color="auto"/>
        <w:left w:val="none" w:sz="0" w:space="0" w:color="auto"/>
        <w:bottom w:val="none" w:sz="0" w:space="0" w:color="auto"/>
        <w:right w:val="none" w:sz="0" w:space="0" w:color="auto"/>
      </w:divBdr>
    </w:div>
    <w:div w:id="959267642">
      <w:bodyDiv w:val="1"/>
      <w:marLeft w:val="0"/>
      <w:marRight w:val="0"/>
      <w:marTop w:val="0"/>
      <w:marBottom w:val="0"/>
      <w:divBdr>
        <w:top w:val="none" w:sz="0" w:space="0" w:color="auto"/>
        <w:left w:val="none" w:sz="0" w:space="0" w:color="auto"/>
        <w:bottom w:val="none" w:sz="0" w:space="0" w:color="auto"/>
        <w:right w:val="none" w:sz="0" w:space="0" w:color="auto"/>
      </w:divBdr>
    </w:div>
    <w:div w:id="959916750">
      <w:bodyDiv w:val="1"/>
      <w:marLeft w:val="0"/>
      <w:marRight w:val="0"/>
      <w:marTop w:val="0"/>
      <w:marBottom w:val="0"/>
      <w:divBdr>
        <w:top w:val="none" w:sz="0" w:space="0" w:color="auto"/>
        <w:left w:val="none" w:sz="0" w:space="0" w:color="auto"/>
        <w:bottom w:val="none" w:sz="0" w:space="0" w:color="auto"/>
        <w:right w:val="none" w:sz="0" w:space="0" w:color="auto"/>
      </w:divBdr>
    </w:div>
    <w:div w:id="960919898">
      <w:bodyDiv w:val="1"/>
      <w:marLeft w:val="0"/>
      <w:marRight w:val="0"/>
      <w:marTop w:val="0"/>
      <w:marBottom w:val="0"/>
      <w:divBdr>
        <w:top w:val="none" w:sz="0" w:space="0" w:color="auto"/>
        <w:left w:val="none" w:sz="0" w:space="0" w:color="auto"/>
        <w:bottom w:val="none" w:sz="0" w:space="0" w:color="auto"/>
        <w:right w:val="none" w:sz="0" w:space="0" w:color="auto"/>
      </w:divBdr>
    </w:div>
    <w:div w:id="962689467">
      <w:bodyDiv w:val="1"/>
      <w:marLeft w:val="0"/>
      <w:marRight w:val="0"/>
      <w:marTop w:val="0"/>
      <w:marBottom w:val="0"/>
      <w:divBdr>
        <w:top w:val="none" w:sz="0" w:space="0" w:color="auto"/>
        <w:left w:val="none" w:sz="0" w:space="0" w:color="auto"/>
        <w:bottom w:val="none" w:sz="0" w:space="0" w:color="auto"/>
        <w:right w:val="none" w:sz="0" w:space="0" w:color="auto"/>
      </w:divBdr>
    </w:div>
    <w:div w:id="963199672">
      <w:bodyDiv w:val="1"/>
      <w:marLeft w:val="0"/>
      <w:marRight w:val="0"/>
      <w:marTop w:val="0"/>
      <w:marBottom w:val="0"/>
      <w:divBdr>
        <w:top w:val="none" w:sz="0" w:space="0" w:color="auto"/>
        <w:left w:val="none" w:sz="0" w:space="0" w:color="auto"/>
        <w:bottom w:val="none" w:sz="0" w:space="0" w:color="auto"/>
        <w:right w:val="none" w:sz="0" w:space="0" w:color="auto"/>
      </w:divBdr>
    </w:div>
    <w:div w:id="963537946">
      <w:bodyDiv w:val="1"/>
      <w:marLeft w:val="0"/>
      <w:marRight w:val="0"/>
      <w:marTop w:val="0"/>
      <w:marBottom w:val="0"/>
      <w:divBdr>
        <w:top w:val="none" w:sz="0" w:space="0" w:color="auto"/>
        <w:left w:val="none" w:sz="0" w:space="0" w:color="auto"/>
        <w:bottom w:val="none" w:sz="0" w:space="0" w:color="auto"/>
        <w:right w:val="none" w:sz="0" w:space="0" w:color="auto"/>
      </w:divBdr>
    </w:div>
    <w:div w:id="964195047">
      <w:bodyDiv w:val="1"/>
      <w:marLeft w:val="0"/>
      <w:marRight w:val="0"/>
      <w:marTop w:val="0"/>
      <w:marBottom w:val="0"/>
      <w:divBdr>
        <w:top w:val="none" w:sz="0" w:space="0" w:color="auto"/>
        <w:left w:val="none" w:sz="0" w:space="0" w:color="auto"/>
        <w:bottom w:val="none" w:sz="0" w:space="0" w:color="auto"/>
        <w:right w:val="none" w:sz="0" w:space="0" w:color="auto"/>
      </w:divBdr>
    </w:div>
    <w:div w:id="964627588">
      <w:bodyDiv w:val="1"/>
      <w:marLeft w:val="0"/>
      <w:marRight w:val="0"/>
      <w:marTop w:val="0"/>
      <w:marBottom w:val="0"/>
      <w:divBdr>
        <w:top w:val="none" w:sz="0" w:space="0" w:color="auto"/>
        <w:left w:val="none" w:sz="0" w:space="0" w:color="auto"/>
        <w:bottom w:val="none" w:sz="0" w:space="0" w:color="auto"/>
        <w:right w:val="none" w:sz="0" w:space="0" w:color="auto"/>
      </w:divBdr>
    </w:div>
    <w:div w:id="964772334">
      <w:bodyDiv w:val="1"/>
      <w:marLeft w:val="0"/>
      <w:marRight w:val="0"/>
      <w:marTop w:val="0"/>
      <w:marBottom w:val="0"/>
      <w:divBdr>
        <w:top w:val="none" w:sz="0" w:space="0" w:color="auto"/>
        <w:left w:val="none" w:sz="0" w:space="0" w:color="auto"/>
        <w:bottom w:val="none" w:sz="0" w:space="0" w:color="auto"/>
        <w:right w:val="none" w:sz="0" w:space="0" w:color="auto"/>
      </w:divBdr>
    </w:div>
    <w:div w:id="965042421">
      <w:bodyDiv w:val="1"/>
      <w:marLeft w:val="0"/>
      <w:marRight w:val="0"/>
      <w:marTop w:val="0"/>
      <w:marBottom w:val="0"/>
      <w:divBdr>
        <w:top w:val="none" w:sz="0" w:space="0" w:color="auto"/>
        <w:left w:val="none" w:sz="0" w:space="0" w:color="auto"/>
        <w:bottom w:val="none" w:sz="0" w:space="0" w:color="auto"/>
        <w:right w:val="none" w:sz="0" w:space="0" w:color="auto"/>
      </w:divBdr>
    </w:div>
    <w:div w:id="965622141">
      <w:bodyDiv w:val="1"/>
      <w:marLeft w:val="0"/>
      <w:marRight w:val="0"/>
      <w:marTop w:val="0"/>
      <w:marBottom w:val="0"/>
      <w:divBdr>
        <w:top w:val="none" w:sz="0" w:space="0" w:color="auto"/>
        <w:left w:val="none" w:sz="0" w:space="0" w:color="auto"/>
        <w:bottom w:val="none" w:sz="0" w:space="0" w:color="auto"/>
        <w:right w:val="none" w:sz="0" w:space="0" w:color="auto"/>
      </w:divBdr>
    </w:div>
    <w:div w:id="966620755">
      <w:bodyDiv w:val="1"/>
      <w:marLeft w:val="0"/>
      <w:marRight w:val="0"/>
      <w:marTop w:val="0"/>
      <w:marBottom w:val="0"/>
      <w:divBdr>
        <w:top w:val="none" w:sz="0" w:space="0" w:color="auto"/>
        <w:left w:val="none" w:sz="0" w:space="0" w:color="auto"/>
        <w:bottom w:val="none" w:sz="0" w:space="0" w:color="auto"/>
        <w:right w:val="none" w:sz="0" w:space="0" w:color="auto"/>
      </w:divBdr>
    </w:div>
    <w:div w:id="967050873">
      <w:bodyDiv w:val="1"/>
      <w:marLeft w:val="0"/>
      <w:marRight w:val="0"/>
      <w:marTop w:val="0"/>
      <w:marBottom w:val="0"/>
      <w:divBdr>
        <w:top w:val="none" w:sz="0" w:space="0" w:color="auto"/>
        <w:left w:val="none" w:sz="0" w:space="0" w:color="auto"/>
        <w:bottom w:val="none" w:sz="0" w:space="0" w:color="auto"/>
        <w:right w:val="none" w:sz="0" w:space="0" w:color="auto"/>
      </w:divBdr>
    </w:div>
    <w:div w:id="967276669">
      <w:bodyDiv w:val="1"/>
      <w:marLeft w:val="0"/>
      <w:marRight w:val="0"/>
      <w:marTop w:val="0"/>
      <w:marBottom w:val="0"/>
      <w:divBdr>
        <w:top w:val="none" w:sz="0" w:space="0" w:color="auto"/>
        <w:left w:val="none" w:sz="0" w:space="0" w:color="auto"/>
        <w:bottom w:val="none" w:sz="0" w:space="0" w:color="auto"/>
        <w:right w:val="none" w:sz="0" w:space="0" w:color="auto"/>
      </w:divBdr>
    </w:div>
    <w:div w:id="967665813">
      <w:bodyDiv w:val="1"/>
      <w:marLeft w:val="0"/>
      <w:marRight w:val="0"/>
      <w:marTop w:val="0"/>
      <w:marBottom w:val="0"/>
      <w:divBdr>
        <w:top w:val="none" w:sz="0" w:space="0" w:color="auto"/>
        <w:left w:val="none" w:sz="0" w:space="0" w:color="auto"/>
        <w:bottom w:val="none" w:sz="0" w:space="0" w:color="auto"/>
        <w:right w:val="none" w:sz="0" w:space="0" w:color="auto"/>
      </w:divBdr>
    </w:div>
    <w:div w:id="967785142">
      <w:bodyDiv w:val="1"/>
      <w:marLeft w:val="0"/>
      <w:marRight w:val="0"/>
      <w:marTop w:val="0"/>
      <w:marBottom w:val="0"/>
      <w:divBdr>
        <w:top w:val="none" w:sz="0" w:space="0" w:color="auto"/>
        <w:left w:val="none" w:sz="0" w:space="0" w:color="auto"/>
        <w:bottom w:val="none" w:sz="0" w:space="0" w:color="auto"/>
        <w:right w:val="none" w:sz="0" w:space="0" w:color="auto"/>
      </w:divBdr>
    </w:div>
    <w:div w:id="968440458">
      <w:bodyDiv w:val="1"/>
      <w:marLeft w:val="0"/>
      <w:marRight w:val="0"/>
      <w:marTop w:val="0"/>
      <w:marBottom w:val="0"/>
      <w:divBdr>
        <w:top w:val="none" w:sz="0" w:space="0" w:color="auto"/>
        <w:left w:val="none" w:sz="0" w:space="0" w:color="auto"/>
        <w:bottom w:val="none" w:sz="0" w:space="0" w:color="auto"/>
        <w:right w:val="none" w:sz="0" w:space="0" w:color="auto"/>
      </w:divBdr>
    </w:div>
    <w:div w:id="968513066">
      <w:bodyDiv w:val="1"/>
      <w:marLeft w:val="0"/>
      <w:marRight w:val="0"/>
      <w:marTop w:val="0"/>
      <w:marBottom w:val="0"/>
      <w:divBdr>
        <w:top w:val="none" w:sz="0" w:space="0" w:color="auto"/>
        <w:left w:val="none" w:sz="0" w:space="0" w:color="auto"/>
        <w:bottom w:val="none" w:sz="0" w:space="0" w:color="auto"/>
        <w:right w:val="none" w:sz="0" w:space="0" w:color="auto"/>
      </w:divBdr>
    </w:div>
    <w:div w:id="969483377">
      <w:bodyDiv w:val="1"/>
      <w:marLeft w:val="0"/>
      <w:marRight w:val="0"/>
      <w:marTop w:val="0"/>
      <w:marBottom w:val="0"/>
      <w:divBdr>
        <w:top w:val="none" w:sz="0" w:space="0" w:color="auto"/>
        <w:left w:val="none" w:sz="0" w:space="0" w:color="auto"/>
        <w:bottom w:val="none" w:sz="0" w:space="0" w:color="auto"/>
        <w:right w:val="none" w:sz="0" w:space="0" w:color="auto"/>
      </w:divBdr>
    </w:div>
    <w:div w:id="969676336">
      <w:bodyDiv w:val="1"/>
      <w:marLeft w:val="0"/>
      <w:marRight w:val="0"/>
      <w:marTop w:val="0"/>
      <w:marBottom w:val="0"/>
      <w:divBdr>
        <w:top w:val="none" w:sz="0" w:space="0" w:color="auto"/>
        <w:left w:val="none" w:sz="0" w:space="0" w:color="auto"/>
        <w:bottom w:val="none" w:sz="0" w:space="0" w:color="auto"/>
        <w:right w:val="none" w:sz="0" w:space="0" w:color="auto"/>
      </w:divBdr>
    </w:div>
    <w:div w:id="969824921">
      <w:bodyDiv w:val="1"/>
      <w:marLeft w:val="0"/>
      <w:marRight w:val="0"/>
      <w:marTop w:val="0"/>
      <w:marBottom w:val="0"/>
      <w:divBdr>
        <w:top w:val="none" w:sz="0" w:space="0" w:color="auto"/>
        <w:left w:val="none" w:sz="0" w:space="0" w:color="auto"/>
        <w:bottom w:val="none" w:sz="0" w:space="0" w:color="auto"/>
        <w:right w:val="none" w:sz="0" w:space="0" w:color="auto"/>
      </w:divBdr>
    </w:div>
    <w:div w:id="970095863">
      <w:bodyDiv w:val="1"/>
      <w:marLeft w:val="0"/>
      <w:marRight w:val="0"/>
      <w:marTop w:val="0"/>
      <w:marBottom w:val="0"/>
      <w:divBdr>
        <w:top w:val="none" w:sz="0" w:space="0" w:color="auto"/>
        <w:left w:val="none" w:sz="0" w:space="0" w:color="auto"/>
        <w:bottom w:val="none" w:sz="0" w:space="0" w:color="auto"/>
        <w:right w:val="none" w:sz="0" w:space="0" w:color="auto"/>
      </w:divBdr>
    </w:div>
    <w:div w:id="970287234">
      <w:bodyDiv w:val="1"/>
      <w:marLeft w:val="0"/>
      <w:marRight w:val="0"/>
      <w:marTop w:val="0"/>
      <w:marBottom w:val="0"/>
      <w:divBdr>
        <w:top w:val="none" w:sz="0" w:space="0" w:color="auto"/>
        <w:left w:val="none" w:sz="0" w:space="0" w:color="auto"/>
        <w:bottom w:val="none" w:sz="0" w:space="0" w:color="auto"/>
        <w:right w:val="none" w:sz="0" w:space="0" w:color="auto"/>
      </w:divBdr>
    </w:div>
    <w:div w:id="970936439">
      <w:bodyDiv w:val="1"/>
      <w:marLeft w:val="0"/>
      <w:marRight w:val="0"/>
      <w:marTop w:val="0"/>
      <w:marBottom w:val="0"/>
      <w:divBdr>
        <w:top w:val="none" w:sz="0" w:space="0" w:color="auto"/>
        <w:left w:val="none" w:sz="0" w:space="0" w:color="auto"/>
        <w:bottom w:val="none" w:sz="0" w:space="0" w:color="auto"/>
        <w:right w:val="none" w:sz="0" w:space="0" w:color="auto"/>
      </w:divBdr>
    </w:div>
    <w:div w:id="970941638">
      <w:bodyDiv w:val="1"/>
      <w:marLeft w:val="0"/>
      <w:marRight w:val="0"/>
      <w:marTop w:val="0"/>
      <w:marBottom w:val="0"/>
      <w:divBdr>
        <w:top w:val="none" w:sz="0" w:space="0" w:color="auto"/>
        <w:left w:val="none" w:sz="0" w:space="0" w:color="auto"/>
        <w:bottom w:val="none" w:sz="0" w:space="0" w:color="auto"/>
        <w:right w:val="none" w:sz="0" w:space="0" w:color="auto"/>
      </w:divBdr>
    </w:div>
    <w:div w:id="972099664">
      <w:bodyDiv w:val="1"/>
      <w:marLeft w:val="0"/>
      <w:marRight w:val="0"/>
      <w:marTop w:val="0"/>
      <w:marBottom w:val="0"/>
      <w:divBdr>
        <w:top w:val="none" w:sz="0" w:space="0" w:color="auto"/>
        <w:left w:val="none" w:sz="0" w:space="0" w:color="auto"/>
        <w:bottom w:val="none" w:sz="0" w:space="0" w:color="auto"/>
        <w:right w:val="none" w:sz="0" w:space="0" w:color="auto"/>
      </w:divBdr>
    </w:div>
    <w:div w:id="972367723">
      <w:bodyDiv w:val="1"/>
      <w:marLeft w:val="0"/>
      <w:marRight w:val="0"/>
      <w:marTop w:val="0"/>
      <w:marBottom w:val="0"/>
      <w:divBdr>
        <w:top w:val="none" w:sz="0" w:space="0" w:color="auto"/>
        <w:left w:val="none" w:sz="0" w:space="0" w:color="auto"/>
        <w:bottom w:val="none" w:sz="0" w:space="0" w:color="auto"/>
        <w:right w:val="none" w:sz="0" w:space="0" w:color="auto"/>
      </w:divBdr>
    </w:div>
    <w:div w:id="973021643">
      <w:bodyDiv w:val="1"/>
      <w:marLeft w:val="0"/>
      <w:marRight w:val="0"/>
      <w:marTop w:val="0"/>
      <w:marBottom w:val="0"/>
      <w:divBdr>
        <w:top w:val="none" w:sz="0" w:space="0" w:color="auto"/>
        <w:left w:val="none" w:sz="0" w:space="0" w:color="auto"/>
        <w:bottom w:val="none" w:sz="0" w:space="0" w:color="auto"/>
        <w:right w:val="none" w:sz="0" w:space="0" w:color="auto"/>
      </w:divBdr>
    </w:div>
    <w:div w:id="973028179">
      <w:bodyDiv w:val="1"/>
      <w:marLeft w:val="0"/>
      <w:marRight w:val="0"/>
      <w:marTop w:val="0"/>
      <w:marBottom w:val="0"/>
      <w:divBdr>
        <w:top w:val="none" w:sz="0" w:space="0" w:color="auto"/>
        <w:left w:val="none" w:sz="0" w:space="0" w:color="auto"/>
        <w:bottom w:val="none" w:sz="0" w:space="0" w:color="auto"/>
        <w:right w:val="none" w:sz="0" w:space="0" w:color="auto"/>
      </w:divBdr>
    </w:div>
    <w:div w:id="973103746">
      <w:bodyDiv w:val="1"/>
      <w:marLeft w:val="0"/>
      <w:marRight w:val="0"/>
      <w:marTop w:val="0"/>
      <w:marBottom w:val="0"/>
      <w:divBdr>
        <w:top w:val="none" w:sz="0" w:space="0" w:color="auto"/>
        <w:left w:val="none" w:sz="0" w:space="0" w:color="auto"/>
        <w:bottom w:val="none" w:sz="0" w:space="0" w:color="auto"/>
        <w:right w:val="none" w:sz="0" w:space="0" w:color="auto"/>
      </w:divBdr>
    </w:div>
    <w:div w:id="974218001">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74874398">
      <w:bodyDiv w:val="1"/>
      <w:marLeft w:val="0"/>
      <w:marRight w:val="0"/>
      <w:marTop w:val="0"/>
      <w:marBottom w:val="0"/>
      <w:divBdr>
        <w:top w:val="none" w:sz="0" w:space="0" w:color="auto"/>
        <w:left w:val="none" w:sz="0" w:space="0" w:color="auto"/>
        <w:bottom w:val="none" w:sz="0" w:space="0" w:color="auto"/>
        <w:right w:val="none" w:sz="0" w:space="0" w:color="auto"/>
      </w:divBdr>
    </w:div>
    <w:div w:id="975601582">
      <w:bodyDiv w:val="1"/>
      <w:marLeft w:val="0"/>
      <w:marRight w:val="0"/>
      <w:marTop w:val="0"/>
      <w:marBottom w:val="0"/>
      <w:divBdr>
        <w:top w:val="none" w:sz="0" w:space="0" w:color="auto"/>
        <w:left w:val="none" w:sz="0" w:space="0" w:color="auto"/>
        <w:bottom w:val="none" w:sz="0" w:space="0" w:color="auto"/>
        <w:right w:val="none" w:sz="0" w:space="0" w:color="auto"/>
      </w:divBdr>
    </w:div>
    <w:div w:id="975837257">
      <w:bodyDiv w:val="1"/>
      <w:marLeft w:val="0"/>
      <w:marRight w:val="0"/>
      <w:marTop w:val="0"/>
      <w:marBottom w:val="0"/>
      <w:divBdr>
        <w:top w:val="none" w:sz="0" w:space="0" w:color="auto"/>
        <w:left w:val="none" w:sz="0" w:space="0" w:color="auto"/>
        <w:bottom w:val="none" w:sz="0" w:space="0" w:color="auto"/>
        <w:right w:val="none" w:sz="0" w:space="0" w:color="auto"/>
      </w:divBdr>
    </w:div>
    <w:div w:id="976765759">
      <w:bodyDiv w:val="1"/>
      <w:marLeft w:val="0"/>
      <w:marRight w:val="0"/>
      <w:marTop w:val="0"/>
      <w:marBottom w:val="0"/>
      <w:divBdr>
        <w:top w:val="none" w:sz="0" w:space="0" w:color="auto"/>
        <w:left w:val="none" w:sz="0" w:space="0" w:color="auto"/>
        <w:bottom w:val="none" w:sz="0" w:space="0" w:color="auto"/>
        <w:right w:val="none" w:sz="0" w:space="0" w:color="auto"/>
      </w:divBdr>
    </w:div>
    <w:div w:id="977299219">
      <w:bodyDiv w:val="1"/>
      <w:marLeft w:val="0"/>
      <w:marRight w:val="0"/>
      <w:marTop w:val="0"/>
      <w:marBottom w:val="0"/>
      <w:divBdr>
        <w:top w:val="none" w:sz="0" w:space="0" w:color="auto"/>
        <w:left w:val="none" w:sz="0" w:space="0" w:color="auto"/>
        <w:bottom w:val="none" w:sz="0" w:space="0" w:color="auto"/>
        <w:right w:val="none" w:sz="0" w:space="0" w:color="auto"/>
      </w:divBdr>
    </w:div>
    <w:div w:id="977608914">
      <w:bodyDiv w:val="1"/>
      <w:marLeft w:val="0"/>
      <w:marRight w:val="0"/>
      <w:marTop w:val="0"/>
      <w:marBottom w:val="0"/>
      <w:divBdr>
        <w:top w:val="none" w:sz="0" w:space="0" w:color="auto"/>
        <w:left w:val="none" w:sz="0" w:space="0" w:color="auto"/>
        <w:bottom w:val="none" w:sz="0" w:space="0" w:color="auto"/>
        <w:right w:val="none" w:sz="0" w:space="0" w:color="auto"/>
      </w:divBdr>
    </w:div>
    <w:div w:id="977760338">
      <w:bodyDiv w:val="1"/>
      <w:marLeft w:val="0"/>
      <w:marRight w:val="0"/>
      <w:marTop w:val="0"/>
      <w:marBottom w:val="0"/>
      <w:divBdr>
        <w:top w:val="none" w:sz="0" w:space="0" w:color="auto"/>
        <w:left w:val="none" w:sz="0" w:space="0" w:color="auto"/>
        <w:bottom w:val="none" w:sz="0" w:space="0" w:color="auto"/>
        <w:right w:val="none" w:sz="0" w:space="0" w:color="auto"/>
      </w:divBdr>
    </w:div>
    <w:div w:id="978194153">
      <w:bodyDiv w:val="1"/>
      <w:marLeft w:val="0"/>
      <w:marRight w:val="0"/>
      <w:marTop w:val="0"/>
      <w:marBottom w:val="0"/>
      <w:divBdr>
        <w:top w:val="none" w:sz="0" w:space="0" w:color="auto"/>
        <w:left w:val="none" w:sz="0" w:space="0" w:color="auto"/>
        <w:bottom w:val="none" w:sz="0" w:space="0" w:color="auto"/>
        <w:right w:val="none" w:sz="0" w:space="0" w:color="auto"/>
      </w:divBdr>
    </w:div>
    <w:div w:id="979070597">
      <w:bodyDiv w:val="1"/>
      <w:marLeft w:val="0"/>
      <w:marRight w:val="0"/>
      <w:marTop w:val="0"/>
      <w:marBottom w:val="0"/>
      <w:divBdr>
        <w:top w:val="none" w:sz="0" w:space="0" w:color="auto"/>
        <w:left w:val="none" w:sz="0" w:space="0" w:color="auto"/>
        <w:bottom w:val="none" w:sz="0" w:space="0" w:color="auto"/>
        <w:right w:val="none" w:sz="0" w:space="0" w:color="auto"/>
      </w:divBdr>
    </w:div>
    <w:div w:id="979112763">
      <w:bodyDiv w:val="1"/>
      <w:marLeft w:val="0"/>
      <w:marRight w:val="0"/>
      <w:marTop w:val="0"/>
      <w:marBottom w:val="0"/>
      <w:divBdr>
        <w:top w:val="none" w:sz="0" w:space="0" w:color="auto"/>
        <w:left w:val="none" w:sz="0" w:space="0" w:color="auto"/>
        <w:bottom w:val="none" w:sz="0" w:space="0" w:color="auto"/>
        <w:right w:val="none" w:sz="0" w:space="0" w:color="auto"/>
      </w:divBdr>
    </w:div>
    <w:div w:id="980307835">
      <w:bodyDiv w:val="1"/>
      <w:marLeft w:val="0"/>
      <w:marRight w:val="0"/>
      <w:marTop w:val="0"/>
      <w:marBottom w:val="0"/>
      <w:divBdr>
        <w:top w:val="none" w:sz="0" w:space="0" w:color="auto"/>
        <w:left w:val="none" w:sz="0" w:space="0" w:color="auto"/>
        <w:bottom w:val="none" w:sz="0" w:space="0" w:color="auto"/>
        <w:right w:val="none" w:sz="0" w:space="0" w:color="auto"/>
      </w:divBdr>
    </w:div>
    <w:div w:id="981812168">
      <w:bodyDiv w:val="1"/>
      <w:marLeft w:val="0"/>
      <w:marRight w:val="0"/>
      <w:marTop w:val="0"/>
      <w:marBottom w:val="0"/>
      <w:divBdr>
        <w:top w:val="none" w:sz="0" w:space="0" w:color="auto"/>
        <w:left w:val="none" w:sz="0" w:space="0" w:color="auto"/>
        <w:bottom w:val="none" w:sz="0" w:space="0" w:color="auto"/>
        <w:right w:val="none" w:sz="0" w:space="0" w:color="auto"/>
      </w:divBdr>
    </w:div>
    <w:div w:id="982077567">
      <w:bodyDiv w:val="1"/>
      <w:marLeft w:val="0"/>
      <w:marRight w:val="0"/>
      <w:marTop w:val="0"/>
      <w:marBottom w:val="0"/>
      <w:divBdr>
        <w:top w:val="none" w:sz="0" w:space="0" w:color="auto"/>
        <w:left w:val="none" w:sz="0" w:space="0" w:color="auto"/>
        <w:bottom w:val="none" w:sz="0" w:space="0" w:color="auto"/>
        <w:right w:val="none" w:sz="0" w:space="0" w:color="auto"/>
      </w:divBdr>
    </w:div>
    <w:div w:id="982196879">
      <w:bodyDiv w:val="1"/>
      <w:marLeft w:val="0"/>
      <w:marRight w:val="0"/>
      <w:marTop w:val="0"/>
      <w:marBottom w:val="0"/>
      <w:divBdr>
        <w:top w:val="none" w:sz="0" w:space="0" w:color="auto"/>
        <w:left w:val="none" w:sz="0" w:space="0" w:color="auto"/>
        <w:bottom w:val="none" w:sz="0" w:space="0" w:color="auto"/>
        <w:right w:val="none" w:sz="0" w:space="0" w:color="auto"/>
      </w:divBdr>
    </w:div>
    <w:div w:id="983774865">
      <w:bodyDiv w:val="1"/>
      <w:marLeft w:val="0"/>
      <w:marRight w:val="0"/>
      <w:marTop w:val="0"/>
      <w:marBottom w:val="0"/>
      <w:divBdr>
        <w:top w:val="none" w:sz="0" w:space="0" w:color="auto"/>
        <w:left w:val="none" w:sz="0" w:space="0" w:color="auto"/>
        <w:bottom w:val="none" w:sz="0" w:space="0" w:color="auto"/>
        <w:right w:val="none" w:sz="0" w:space="0" w:color="auto"/>
      </w:divBdr>
    </w:div>
    <w:div w:id="984042428">
      <w:bodyDiv w:val="1"/>
      <w:marLeft w:val="0"/>
      <w:marRight w:val="0"/>
      <w:marTop w:val="0"/>
      <w:marBottom w:val="0"/>
      <w:divBdr>
        <w:top w:val="none" w:sz="0" w:space="0" w:color="auto"/>
        <w:left w:val="none" w:sz="0" w:space="0" w:color="auto"/>
        <w:bottom w:val="none" w:sz="0" w:space="0" w:color="auto"/>
        <w:right w:val="none" w:sz="0" w:space="0" w:color="auto"/>
      </w:divBdr>
    </w:div>
    <w:div w:id="984967026">
      <w:bodyDiv w:val="1"/>
      <w:marLeft w:val="0"/>
      <w:marRight w:val="0"/>
      <w:marTop w:val="0"/>
      <w:marBottom w:val="0"/>
      <w:divBdr>
        <w:top w:val="none" w:sz="0" w:space="0" w:color="auto"/>
        <w:left w:val="none" w:sz="0" w:space="0" w:color="auto"/>
        <w:bottom w:val="none" w:sz="0" w:space="0" w:color="auto"/>
        <w:right w:val="none" w:sz="0" w:space="0" w:color="auto"/>
      </w:divBdr>
    </w:div>
    <w:div w:id="986085879">
      <w:bodyDiv w:val="1"/>
      <w:marLeft w:val="0"/>
      <w:marRight w:val="0"/>
      <w:marTop w:val="0"/>
      <w:marBottom w:val="0"/>
      <w:divBdr>
        <w:top w:val="none" w:sz="0" w:space="0" w:color="auto"/>
        <w:left w:val="none" w:sz="0" w:space="0" w:color="auto"/>
        <w:bottom w:val="none" w:sz="0" w:space="0" w:color="auto"/>
        <w:right w:val="none" w:sz="0" w:space="0" w:color="auto"/>
      </w:divBdr>
    </w:div>
    <w:div w:id="987174919">
      <w:bodyDiv w:val="1"/>
      <w:marLeft w:val="0"/>
      <w:marRight w:val="0"/>
      <w:marTop w:val="0"/>
      <w:marBottom w:val="0"/>
      <w:divBdr>
        <w:top w:val="none" w:sz="0" w:space="0" w:color="auto"/>
        <w:left w:val="none" w:sz="0" w:space="0" w:color="auto"/>
        <w:bottom w:val="none" w:sz="0" w:space="0" w:color="auto"/>
        <w:right w:val="none" w:sz="0" w:space="0" w:color="auto"/>
      </w:divBdr>
    </w:div>
    <w:div w:id="987712491">
      <w:bodyDiv w:val="1"/>
      <w:marLeft w:val="0"/>
      <w:marRight w:val="0"/>
      <w:marTop w:val="0"/>
      <w:marBottom w:val="0"/>
      <w:divBdr>
        <w:top w:val="none" w:sz="0" w:space="0" w:color="auto"/>
        <w:left w:val="none" w:sz="0" w:space="0" w:color="auto"/>
        <w:bottom w:val="none" w:sz="0" w:space="0" w:color="auto"/>
        <w:right w:val="none" w:sz="0" w:space="0" w:color="auto"/>
      </w:divBdr>
    </w:div>
    <w:div w:id="987826780">
      <w:bodyDiv w:val="1"/>
      <w:marLeft w:val="0"/>
      <w:marRight w:val="0"/>
      <w:marTop w:val="0"/>
      <w:marBottom w:val="0"/>
      <w:divBdr>
        <w:top w:val="none" w:sz="0" w:space="0" w:color="auto"/>
        <w:left w:val="none" w:sz="0" w:space="0" w:color="auto"/>
        <w:bottom w:val="none" w:sz="0" w:space="0" w:color="auto"/>
        <w:right w:val="none" w:sz="0" w:space="0" w:color="auto"/>
      </w:divBdr>
    </w:div>
    <w:div w:id="988289990">
      <w:bodyDiv w:val="1"/>
      <w:marLeft w:val="0"/>
      <w:marRight w:val="0"/>
      <w:marTop w:val="0"/>
      <w:marBottom w:val="0"/>
      <w:divBdr>
        <w:top w:val="none" w:sz="0" w:space="0" w:color="auto"/>
        <w:left w:val="none" w:sz="0" w:space="0" w:color="auto"/>
        <w:bottom w:val="none" w:sz="0" w:space="0" w:color="auto"/>
        <w:right w:val="none" w:sz="0" w:space="0" w:color="auto"/>
      </w:divBdr>
    </w:div>
    <w:div w:id="988630430">
      <w:bodyDiv w:val="1"/>
      <w:marLeft w:val="0"/>
      <w:marRight w:val="0"/>
      <w:marTop w:val="0"/>
      <w:marBottom w:val="0"/>
      <w:divBdr>
        <w:top w:val="none" w:sz="0" w:space="0" w:color="auto"/>
        <w:left w:val="none" w:sz="0" w:space="0" w:color="auto"/>
        <w:bottom w:val="none" w:sz="0" w:space="0" w:color="auto"/>
        <w:right w:val="none" w:sz="0" w:space="0" w:color="auto"/>
      </w:divBdr>
    </w:div>
    <w:div w:id="988824095">
      <w:bodyDiv w:val="1"/>
      <w:marLeft w:val="0"/>
      <w:marRight w:val="0"/>
      <w:marTop w:val="0"/>
      <w:marBottom w:val="0"/>
      <w:divBdr>
        <w:top w:val="none" w:sz="0" w:space="0" w:color="auto"/>
        <w:left w:val="none" w:sz="0" w:space="0" w:color="auto"/>
        <w:bottom w:val="none" w:sz="0" w:space="0" w:color="auto"/>
        <w:right w:val="none" w:sz="0" w:space="0" w:color="auto"/>
      </w:divBdr>
    </w:div>
    <w:div w:id="989478650">
      <w:bodyDiv w:val="1"/>
      <w:marLeft w:val="0"/>
      <w:marRight w:val="0"/>
      <w:marTop w:val="0"/>
      <w:marBottom w:val="0"/>
      <w:divBdr>
        <w:top w:val="none" w:sz="0" w:space="0" w:color="auto"/>
        <w:left w:val="none" w:sz="0" w:space="0" w:color="auto"/>
        <w:bottom w:val="none" w:sz="0" w:space="0" w:color="auto"/>
        <w:right w:val="none" w:sz="0" w:space="0" w:color="auto"/>
      </w:divBdr>
    </w:div>
    <w:div w:id="989528385">
      <w:bodyDiv w:val="1"/>
      <w:marLeft w:val="0"/>
      <w:marRight w:val="0"/>
      <w:marTop w:val="0"/>
      <w:marBottom w:val="0"/>
      <w:divBdr>
        <w:top w:val="none" w:sz="0" w:space="0" w:color="auto"/>
        <w:left w:val="none" w:sz="0" w:space="0" w:color="auto"/>
        <w:bottom w:val="none" w:sz="0" w:space="0" w:color="auto"/>
        <w:right w:val="none" w:sz="0" w:space="0" w:color="auto"/>
      </w:divBdr>
    </w:div>
    <w:div w:id="990408118">
      <w:bodyDiv w:val="1"/>
      <w:marLeft w:val="0"/>
      <w:marRight w:val="0"/>
      <w:marTop w:val="0"/>
      <w:marBottom w:val="0"/>
      <w:divBdr>
        <w:top w:val="none" w:sz="0" w:space="0" w:color="auto"/>
        <w:left w:val="none" w:sz="0" w:space="0" w:color="auto"/>
        <w:bottom w:val="none" w:sz="0" w:space="0" w:color="auto"/>
        <w:right w:val="none" w:sz="0" w:space="0" w:color="auto"/>
      </w:divBdr>
    </w:div>
    <w:div w:id="990409767">
      <w:bodyDiv w:val="1"/>
      <w:marLeft w:val="0"/>
      <w:marRight w:val="0"/>
      <w:marTop w:val="0"/>
      <w:marBottom w:val="0"/>
      <w:divBdr>
        <w:top w:val="none" w:sz="0" w:space="0" w:color="auto"/>
        <w:left w:val="none" w:sz="0" w:space="0" w:color="auto"/>
        <w:bottom w:val="none" w:sz="0" w:space="0" w:color="auto"/>
        <w:right w:val="none" w:sz="0" w:space="0" w:color="auto"/>
      </w:divBdr>
    </w:div>
    <w:div w:id="991056417">
      <w:bodyDiv w:val="1"/>
      <w:marLeft w:val="0"/>
      <w:marRight w:val="0"/>
      <w:marTop w:val="0"/>
      <w:marBottom w:val="0"/>
      <w:divBdr>
        <w:top w:val="none" w:sz="0" w:space="0" w:color="auto"/>
        <w:left w:val="none" w:sz="0" w:space="0" w:color="auto"/>
        <w:bottom w:val="none" w:sz="0" w:space="0" w:color="auto"/>
        <w:right w:val="none" w:sz="0" w:space="0" w:color="auto"/>
      </w:divBdr>
    </w:div>
    <w:div w:id="992225055">
      <w:bodyDiv w:val="1"/>
      <w:marLeft w:val="0"/>
      <w:marRight w:val="0"/>
      <w:marTop w:val="0"/>
      <w:marBottom w:val="0"/>
      <w:divBdr>
        <w:top w:val="none" w:sz="0" w:space="0" w:color="auto"/>
        <w:left w:val="none" w:sz="0" w:space="0" w:color="auto"/>
        <w:bottom w:val="none" w:sz="0" w:space="0" w:color="auto"/>
        <w:right w:val="none" w:sz="0" w:space="0" w:color="auto"/>
      </w:divBdr>
    </w:div>
    <w:div w:id="992682899">
      <w:bodyDiv w:val="1"/>
      <w:marLeft w:val="0"/>
      <w:marRight w:val="0"/>
      <w:marTop w:val="0"/>
      <w:marBottom w:val="0"/>
      <w:divBdr>
        <w:top w:val="none" w:sz="0" w:space="0" w:color="auto"/>
        <w:left w:val="none" w:sz="0" w:space="0" w:color="auto"/>
        <w:bottom w:val="none" w:sz="0" w:space="0" w:color="auto"/>
        <w:right w:val="none" w:sz="0" w:space="0" w:color="auto"/>
      </w:divBdr>
    </w:div>
    <w:div w:id="992758552">
      <w:bodyDiv w:val="1"/>
      <w:marLeft w:val="0"/>
      <w:marRight w:val="0"/>
      <w:marTop w:val="0"/>
      <w:marBottom w:val="0"/>
      <w:divBdr>
        <w:top w:val="none" w:sz="0" w:space="0" w:color="auto"/>
        <w:left w:val="none" w:sz="0" w:space="0" w:color="auto"/>
        <w:bottom w:val="none" w:sz="0" w:space="0" w:color="auto"/>
        <w:right w:val="none" w:sz="0" w:space="0" w:color="auto"/>
      </w:divBdr>
    </w:div>
    <w:div w:id="993531841">
      <w:bodyDiv w:val="1"/>
      <w:marLeft w:val="0"/>
      <w:marRight w:val="0"/>
      <w:marTop w:val="0"/>
      <w:marBottom w:val="0"/>
      <w:divBdr>
        <w:top w:val="none" w:sz="0" w:space="0" w:color="auto"/>
        <w:left w:val="none" w:sz="0" w:space="0" w:color="auto"/>
        <w:bottom w:val="none" w:sz="0" w:space="0" w:color="auto"/>
        <w:right w:val="none" w:sz="0" w:space="0" w:color="auto"/>
      </w:divBdr>
    </w:div>
    <w:div w:id="993871341">
      <w:bodyDiv w:val="1"/>
      <w:marLeft w:val="0"/>
      <w:marRight w:val="0"/>
      <w:marTop w:val="0"/>
      <w:marBottom w:val="0"/>
      <w:divBdr>
        <w:top w:val="none" w:sz="0" w:space="0" w:color="auto"/>
        <w:left w:val="none" w:sz="0" w:space="0" w:color="auto"/>
        <w:bottom w:val="none" w:sz="0" w:space="0" w:color="auto"/>
        <w:right w:val="none" w:sz="0" w:space="0" w:color="auto"/>
      </w:divBdr>
    </w:div>
    <w:div w:id="993876786">
      <w:bodyDiv w:val="1"/>
      <w:marLeft w:val="0"/>
      <w:marRight w:val="0"/>
      <w:marTop w:val="0"/>
      <w:marBottom w:val="0"/>
      <w:divBdr>
        <w:top w:val="none" w:sz="0" w:space="0" w:color="auto"/>
        <w:left w:val="none" w:sz="0" w:space="0" w:color="auto"/>
        <w:bottom w:val="none" w:sz="0" w:space="0" w:color="auto"/>
        <w:right w:val="none" w:sz="0" w:space="0" w:color="auto"/>
      </w:divBdr>
    </w:div>
    <w:div w:id="994257937">
      <w:bodyDiv w:val="1"/>
      <w:marLeft w:val="0"/>
      <w:marRight w:val="0"/>
      <w:marTop w:val="0"/>
      <w:marBottom w:val="0"/>
      <w:divBdr>
        <w:top w:val="none" w:sz="0" w:space="0" w:color="auto"/>
        <w:left w:val="none" w:sz="0" w:space="0" w:color="auto"/>
        <w:bottom w:val="none" w:sz="0" w:space="0" w:color="auto"/>
        <w:right w:val="none" w:sz="0" w:space="0" w:color="auto"/>
      </w:divBdr>
    </w:div>
    <w:div w:id="995456449">
      <w:bodyDiv w:val="1"/>
      <w:marLeft w:val="0"/>
      <w:marRight w:val="0"/>
      <w:marTop w:val="0"/>
      <w:marBottom w:val="0"/>
      <w:divBdr>
        <w:top w:val="none" w:sz="0" w:space="0" w:color="auto"/>
        <w:left w:val="none" w:sz="0" w:space="0" w:color="auto"/>
        <w:bottom w:val="none" w:sz="0" w:space="0" w:color="auto"/>
        <w:right w:val="none" w:sz="0" w:space="0" w:color="auto"/>
      </w:divBdr>
    </w:div>
    <w:div w:id="995836023">
      <w:bodyDiv w:val="1"/>
      <w:marLeft w:val="0"/>
      <w:marRight w:val="0"/>
      <w:marTop w:val="0"/>
      <w:marBottom w:val="0"/>
      <w:divBdr>
        <w:top w:val="none" w:sz="0" w:space="0" w:color="auto"/>
        <w:left w:val="none" w:sz="0" w:space="0" w:color="auto"/>
        <w:bottom w:val="none" w:sz="0" w:space="0" w:color="auto"/>
        <w:right w:val="none" w:sz="0" w:space="0" w:color="auto"/>
      </w:divBdr>
    </w:div>
    <w:div w:id="998534605">
      <w:bodyDiv w:val="1"/>
      <w:marLeft w:val="0"/>
      <w:marRight w:val="0"/>
      <w:marTop w:val="0"/>
      <w:marBottom w:val="0"/>
      <w:divBdr>
        <w:top w:val="none" w:sz="0" w:space="0" w:color="auto"/>
        <w:left w:val="none" w:sz="0" w:space="0" w:color="auto"/>
        <w:bottom w:val="none" w:sz="0" w:space="0" w:color="auto"/>
        <w:right w:val="none" w:sz="0" w:space="0" w:color="auto"/>
      </w:divBdr>
    </w:div>
    <w:div w:id="999309418">
      <w:bodyDiv w:val="1"/>
      <w:marLeft w:val="0"/>
      <w:marRight w:val="0"/>
      <w:marTop w:val="0"/>
      <w:marBottom w:val="0"/>
      <w:divBdr>
        <w:top w:val="none" w:sz="0" w:space="0" w:color="auto"/>
        <w:left w:val="none" w:sz="0" w:space="0" w:color="auto"/>
        <w:bottom w:val="none" w:sz="0" w:space="0" w:color="auto"/>
        <w:right w:val="none" w:sz="0" w:space="0" w:color="auto"/>
      </w:divBdr>
    </w:div>
    <w:div w:id="1000307618">
      <w:bodyDiv w:val="1"/>
      <w:marLeft w:val="0"/>
      <w:marRight w:val="0"/>
      <w:marTop w:val="0"/>
      <w:marBottom w:val="0"/>
      <w:divBdr>
        <w:top w:val="none" w:sz="0" w:space="0" w:color="auto"/>
        <w:left w:val="none" w:sz="0" w:space="0" w:color="auto"/>
        <w:bottom w:val="none" w:sz="0" w:space="0" w:color="auto"/>
        <w:right w:val="none" w:sz="0" w:space="0" w:color="auto"/>
      </w:divBdr>
    </w:div>
    <w:div w:id="1000542858">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1275505">
      <w:bodyDiv w:val="1"/>
      <w:marLeft w:val="0"/>
      <w:marRight w:val="0"/>
      <w:marTop w:val="0"/>
      <w:marBottom w:val="0"/>
      <w:divBdr>
        <w:top w:val="none" w:sz="0" w:space="0" w:color="auto"/>
        <w:left w:val="none" w:sz="0" w:space="0" w:color="auto"/>
        <w:bottom w:val="none" w:sz="0" w:space="0" w:color="auto"/>
        <w:right w:val="none" w:sz="0" w:space="0" w:color="auto"/>
      </w:divBdr>
    </w:div>
    <w:div w:id="1002003080">
      <w:bodyDiv w:val="1"/>
      <w:marLeft w:val="0"/>
      <w:marRight w:val="0"/>
      <w:marTop w:val="0"/>
      <w:marBottom w:val="0"/>
      <w:divBdr>
        <w:top w:val="none" w:sz="0" w:space="0" w:color="auto"/>
        <w:left w:val="none" w:sz="0" w:space="0" w:color="auto"/>
        <w:bottom w:val="none" w:sz="0" w:space="0" w:color="auto"/>
        <w:right w:val="none" w:sz="0" w:space="0" w:color="auto"/>
      </w:divBdr>
    </w:div>
    <w:div w:id="1002469981">
      <w:bodyDiv w:val="1"/>
      <w:marLeft w:val="0"/>
      <w:marRight w:val="0"/>
      <w:marTop w:val="0"/>
      <w:marBottom w:val="0"/>
      <w:divBdr>
        <w:top w:val="none" w:sz="0" w:space="0" w:color="auto"/>
        <w:left w:val="none" w:sz="0" w:space="0" w:color="auto"/>
        <w:bottom w:val="none" w:sz="0" w:space="0" w:color="auto"/>
        <w:right w:val="none" w:sz="0" w:space="0" w:color="auto"/>
      </w:divBdr>
    </w:div>
    <w:div w:id="1004437156">
      <w:bodyDiv w:val="1"/>
      <w:marLeft w:val="0"/>
      <w:marRight w:val="0"/>
      <w:marTop w:val="0"/>
      <w:marBottom w:val="0"/>
      <w:divBdr>
        <w:top w:val="none" w:sz="0" w:space="0" w:color="auto"/>
        <w:left w:val="none" w:sz="0" w:space="0" w:color="auto"/>
        <w:bottom w:val="none" w:sz="0" w:space="0" w:color="auto"/>
        <w:right w:val="none" w:sz="0" w:space="0" w:color="auto"/>
      </w:divBdr>
    </w:div>
    <w:div w:id="1004481455">
      <w:bodyDiv w:val="1"/>
      <w:marLeft w:val="0"/>
      <w:marRight w:val="0"/>
      <w:marTop w:val="0"/>
      <w:marBottom w:val="0"/>
      <w:divBdr>
        <w:top w:val="none" w:sz="0" w:space="0" w:color="auto"/>
        <w:left w:val="none" w:sz="0" w:space="0" w:color="auto"/>
        <w:bottom w:val="none" w:sz="0" w:space="0" w:color="auto"/>
        <w:right w:val="none" w:sz="0" w:space="0" w:color="auto"/>
      </w:divBdr>
    </w:div>
    <w:div w:id="1005010565">
      <w:bodyDiv w:val="1"/>
      <w:marLeft w:val="0"/>
      <w:marRight w:val="0"/>
      <w:marTop w:val="0"/>
      <w:marBottom w:val="0"/>
      <w:divBdr>
        <w:top w:val="none" w:sz="0" w:space="0" w:color="auto"/>
        <w:left w:val="none" w:sz="0" w:space="0" w:color="auto"/>
        <w:bottom w:val="none" w:sz="0" w:space="0" w:color="auto"/>
        <w:right w:val="none" w:sz="0" w:space="0" w:color="auto"/>
      </w:divBdr>
    </w:div>
    <w:div w:id="1005135424">
      <w:bodyDiv w:val="1"/>
      <w:marLeft w:val="0"/>
      <w:marRight w:val="0"/>
      <w:marTop w:val="0"/>
      <w:marBottom w:val="0"/>
      <w:divBdr>
        <w:top w:val="none" w:sz="0" w:space="0" w:color="auto"/>
        <w:left w:val="none" w:sz="0" w:space="0" w:color="auto"/>
        <w:bottom w:val="none" w:sz="0" w:space="0" w:color="auto"/>
        <w:right w:val="none" w:sz="0" w:space="0" w:color="auto"/>
      </w:divBdr>
    </w:div>
    <w:div w:id="1005984639">
      <w:bodyDiv w:val="1"/>
      <w:marLeft w:val="0"/>
      <w:marRight w:val="0"/>
      <w:marTop w:val="0"/>
      <w:marBottom w:val="0"/>
      <w:divBdr>
        <w:top w:val="none" w:sz="0" w:space="0" w:color="auto"/>
        <w:left w:val="none" w:sz="0" w:space="0" w:color="auto"/>
        <w:bottom w:val="none" w:sz="0" w:space="0" w:color="auto"/>
        <w:right w:val="none" w:sz="0" w:space="0" w:color="auto"/>
      </w:divBdr>
    </w:div>
    <w:div w:id="1007558937">
      <w:bodyDiv w:val="1"/>
      <w:marLeft w:val="0"/>
      <w:marRight w:val="0"/>
      <w:marTop w:val="0"/>
      <w:marBottom w:val="0"/>
      <w:divBdr>
        <w:top w:val="none" w:sz="0" w:space="0" w:color="auto"/>
        <w:left w:val="none" w:sz="0" w:space="0" w:color="auto"/>
        <w:bottom w:val="none" w:sz="0" w:space="0" w:color="auto"/>
        <w:right w:val="none" w:sz="0" w:space="0" w:color="auto"/>
      </w:divBdr>
    </w:div>
    <w:div w:id="1008294291">
      <w:bodyDiv w:val="1"/>
      <w:marLeft w:val="0"/>
      <w:marRight w:val="0"/>
      <w:marTop w:val="0"/>
      <w:marBottom w:val="0"/>
      <w:divBdr>
        <w:top w:val="none" w:sz="0" w:space="0" w:color="auto"/>
        <w:left w:val="none" w:sz="0" w:space="0" w:color="auto"/>
        <w:bottom w:val="none" w:sz="0" w:space="0" w:color="auto"/>
        <w:right w:val="none" w:sz="0" w:space="0" w:color="auto"/>
      </w:divBdr>
    </w:div>
    <w:div w:id="1008408768">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8949761">
      <w:bodyDiv w:val="1"/>
      <w:marLeft w:val="0"/>
      <w:marRight w:val="0"/>
      <w:marTop w:val="0"/>
      <w:marBottom w:val="0"/>
      <w:divBdr>
        <w:top w:val="none" w:sz="0" w:space="0" w:color="auto"/>
        <w:left w:val="none" w:sz="0" w:space="0" w:color="auto"/>
        <w:bottom w:val="none" w:sz="0" w:space="0" w:color="auto"/>
        <w:right w:val="none" w:sz="0" w:space="0" w:color="auto"/>
      </w:divBdr>
    </w:div>
    <w:div w:id="1010328162">
      <w:bodyDiv w:val="1"/>
      <w:marLeft w:val="0"/>
      <w:marRight w:val="0"/>
      <w:marTop w:val="0"/>
      <w:marBottom w:val="0"/>
      <w:divBdr>
        <w:top w:val="none" w:sz="0" w:space="0" w:color="auto"/>
        <w:left w:val="none" w:sz="0" w:space="0" w:color="auto"/>
        <w:bottom w:val="none" w:sz="0" w:space="0" w:color="auto"/>
        <w:right w:val="none" w:sz="0" w:space="0" w:color="auto"/>
      </w:divBdr>
    </w:div>
    <w:div w:id="1010638268">
      <w:bodyDiv w:val="1"/>
      <w:marLeft w:val="0"/>
      <w:marRight w:val="0"/>
      <w:marTop w:val="0"/>
      <w:marBottom w:val="0"/>
      <w:divBdr>
        <w:top w:val="none" w:sz="0" w:space="0" w:color="auto"/>
        <w:left w:val="none" w:sz="0" w:space="0" w:color="auto"/>
        <w:bottom w:val="none" w:sz="0" w:space="0" w:color="auto"/>
        <w:right w:val="none" w:sz="0" w:space="0" w:color="auto"/>
      </w:divBdr>
    </w:div>
    <w:div w:id="1011183027">
      <w:bodyDiv w:val="1"/>
      <w:marLeft w:val="0"/>
      <w:marRight w:val="0"/>
      <w:marTop w:val="0"/>
      <w:marBottom w:val="0"/>
      <w:divBdr>
        <w:top w:val="none" w:sz="0" w:space="0" w:color="auto"/>
        <w:left w:val="none" w:sz="0" w:space="0" w:color="auto"/>
        <w:bottom w:val="none" w:sz="0" w:space="0" w:color="auto"/>
        <w:right w:val="none" w:sz="0" w:space="0" w:color="auto"/>
      </w:divBdr>
    </w:div>
    <w:div w:id="1012412159">
      <w:bodyDiv w:val="1"/>
      <w:marLeft w:val="0"/>
      <w:marRight w:val="0"/>
      <w:marTop w:val="0"/>
      <w:marBottom w:val="0"/>
      <w:divBdr>
        <w:top w:val="none" w:sz="0" w:space="0" w:color="auto"/>
        <w:left w:val="none" w:sz="0" w:space="0" w:color="auto"/>
        <w:bottom w:val="none" w:sz="0" w:space="0" w:color="auto"/>
        <w:right w:val="none" w:sz="0" w:space="0" w:color="auto"/>
      </w:divBdr>
    </w:div>
    <w:div w:id="1012880558">
      <w:bodyDiv w:val="1"/>
      <w:marLeft w:val="0"/>
      <w:marRight w:val="0"/>
      <w:marTop w:val="0"/>
      <w:marBottom w:val="0"/>
      <w:divBdr>
        <w:top w:val="none" w:sz="0" w:space="0" w:color="auto"/>
        <w:left w:val="none" w:sz="0" w:space="0" w:color="auto"/>
        <w:bottom w:val="none" w:sz="0" w:space="0" w:color="auto"/>
        <w:right w:val="none" w:sz="0" w:space="0" w:color="auto"/>
      </w:divBdr>
    </w:div>
    <w:div w:id="1013410115">
      <w:bodyDiv w:val="1"/>
      <w:marLeft w:val="0"/>
      <w:marRight w:val="0"/>
      <w:marTop w:val="0"/>
      <w:marBottom w:val="0"/>
      <w:divBdr>
        <w:top w:val="none" w:sz="0" w:space="0" w:color="auto"/>
        <w:left w:val="none" w:sz="0" w:space="0" w:color="auto"/>
        <w:bottom w:val="none" w:sz="0" w:space="0" w:color="auto"/>
        <w:right w:val="none" w:sz="0" w:space="0" w:color="auto"/>
      </w:divBdr>
    </w:div>
    <w:div w:id="1013532474">
      <w:bodyDiv w:val="1"/>
      <w:marLeft w:val="0"/>
      <w:marRight w:val="0"/>
      <w:marTop w:val="0"/>
      <w:marBottom w:val="0"/>
      <w:divBdr>
        <w:top w:val="none" w:sz="0" w:space="0" w:color="auto"/>
        <w:left w:val="none" w:sz="0" w:space="0" w:color="auto"/>
        <w:bottom w:val="none" w:sz="0" w:space="0" w:color="auto"/>
        <w:right w:val="none" w:sz="0" w:space="0" w:color="auto"/>
      </w:divBdr>
    </w:div>
    <w:div w:id="1014767726">
      <w:bodyDiv w:val="1"/>
      <w:marLeft w:val="0"/>
      <w:marRight w:val="0"/>
      <w:marTop w:val="0"/>
      <w:marBottom w:val="0"/>
      <w:divBdr>
        <w:top w:val="none" w:sz="0" w:space="0" w:color="auto"/>
        <w:left w:val="none" w:sz="0" w:space="0" w:color="auto"/>
        <w:bottom w:val="none" w:sz="0" w:space="0" w:color="auto"/>
        <w:right w:val="none" w:sz="0" w:space="0" w:color="auto"/>
      </w:divBdr>
    </w:div>
    <w:div w:id="1014917440">
      <w:bodyDiv w:val="1"/>
      <w:marLeft w:val="0"/>
      <w:marRight w:val="0"/>
      <w:marTop w:val="0"/>
      <w:marBottom w:val="0"/>
      <w:divBdr>
        <w:top w:val="none" w:sz="0" w:space="0" w:color="auto"/>
        <w:left w:val="none" w:sz="0" w:space="0" w:color="auto"/>
        <w:bottom w:val="none" w:sz="0" w:space="0" w:color="auto"/>
        <w:right w:val="none" w:sz="0" w:space="0" w:color="auto"/>
      </w:divBdr>
    </w:div>
    <w:div w:id="1015376837">
      <w:bodyDiv w:val="1"/>
      <w:marLeft w:val="0"/>
      <w:marRight w:val="0"/>
      <w:marTop w:val="0"/>
      <w:marBottom w:val="0"/>
      <w:divBdr>
        <w:top w:val="none" w:sz="0" w:space="0" w:color="auto"/>
        <w:left w:val="none" w:sz="0" w:space="0" w:color="auto"/>
        <w:bottom w:val="none" w:sz="0" w:space="0" w:color="auto"/>
        <w:right w:val="none" w:sz="0" w:space="0" w:color="auto"/>
      </w:divBdr>
    </w:div>
    <w:div w:id="1015426350">
      <w:bodyDiv w:val="1"/>
      <w:marLeft w:val="0"/>
      <w:marRight w:val="0"/>
      <w:marTop w:val="0"/>
      <w:marBottom w:val="0"/>
      <w:divBdr>
        <w:top w:val="none" w:sz="0" w:space="0" w:color="auto"/>
        <w:left w:val="none" w:sz="0" w:space="0" w:color="auto"/>
        <w:bottom w:val="none" w:sz="0" w:space="0" w:color="auto"/>
        <w:right w:val="none" w:sz="0" w:space="0" w:color="auto"/>
      </w:divBdr>
    </w:div>
    <w:div w:id="1016074823">
      <w:bodyDiv w:val="1"/>
      <w:marLeft w:val="0"/>
      <w:marRight w:val="0"/>
      <w:marTop w:val="0"/>
      <w:marBottom w:val="0"/>
      <w:divBdr>
        <w:top w:val="none" w:sz="0" w:space="0" w:color="auto"/>
        <w:left w:val="none" w:sz="0" w:space="0" w:color="auto"/>
        <w:bottom w:val="none" w:sz="0" w:space="0" w:color="auto"/>
        <w:right w:val="none" w:sz="0" w:space="0" w:color="auto"/>
      </w:divBdr>
    </w:div>
    <w:div w:id="1016268322">
      <w:bodyDiv w:val="1"/>
      <w:marLeft w:val="0"/>
      <w:marRight w:val="0"/>
      <w:marTop w:val="0"/>
      <w:marBottom w:val="0"/>
      <w:divBdr>
        <w:top w:val="none" w:sz="0" w:space="0" w:color="auto"/>
        <w:left w:val="none" w:sz="0" w:space="0" w:color="auto"/>
        <w:bottom w:val="none" w:sz="0" w:space="0" w:color="auto"/>
        <w:right w:val="none" w:sz="0" w:space="0" w:color="auto"/>
      </w:divBdr>
    </w:div>
    <w:div w:id="1017271456">
      <w:bodyDiv w:val="1"/>
      <w:marLeft w:val="0"/>
      <w:marRight w:val="0"/>
      <w:marTop w:val="0"/>
      <w:marBottom w:val="0"/>
      <w:divBdr>
        <w:top w:val="none" w:sz="0" w:space="0" w:color="auto"/>
        <w:left w:val="none" w:sz="0" w:space="0" w:color="auto"/>
        <w:bottom w:val="none" w:sz="0" w:space="0" w:color="auto"/>
        <w:right w:val="none" w:sz="0" w:space="0" w:color="auto"/>
      </w:divBdr>
    </w:div>
    <w:div w:id="1018430278">
      <w:bodyDiv w:val="1"/>
      <w:marLeft w:val="0"/>
      <w:marRight w:val="0"/>
      <w:marTop w:val="0"/>
      <w:marBottom w:val="0"/>
      <w:divBdr>
        <w:top w:val="none" w:sz="0" w:space="0" w:color="auto"/>
        <w:left w:val="none" w:sz="0" w:space="0" w:color="auto"/>
        <w:bottom w:val="none" w:sz="0" w:space="0" w:color="auto"/>
        <w:right w:val="none" w:sz="0" w:space="0" w:color="auto"/>
      </w:divBdr>
    </w:div>
    <w:div w:id="1019282805">
      <w:bodyDiv w:val="1"/>
      <w:marLeft w:val="0"/>
      <w:marRight w:val="0"/>
      <w:marTop w:val="0"/>
      <w:marBottom w:val="0"/>
      <w:divBdr>
        <w:top w:val="none" w:sz="0" w:space="0" w:color="auto"/>
        <w:left w:val="none" w:sz="0" w:space="0" w:color="auto"/>
        <w:bottom w:val="none" w:sz="0" w:space="0" w:color="auto"/>
        <w:right w:val="none" w:sz="0" w:space="0" w:color="auto"/>
      </w:divBdr>
    </w:div>
    <w:div w:id="1019891225">
      <w:bodyDiv w:val="1"/>
      <w:marLeft w:val="0"/>
      <w:marRight w:val="0"/>
      <w:marTop w:val="0"/>
      <w:marBottom w:val="0"/>
      <w:divBdr>
        <w:top w:val="none" w:sz="0" w:space="0" w:color="auto"/>
        <w:left w:val="none" w:sz="0" w:space="0" w:color="auto"/>
        <w:bottom w:val="none" w:sz="0" w:space="0" w:color="auto"/>
        <w:right w:val="none" w:sz="0" w:space="0" w:color="auto"/>
      </w:divBdr>
    </w:div>
    <w:div w:id="1020395722">
      <w:bodyDiv w:val="1"/>
      <w:marLeft w:val="0"/>
      <w:marRight w:val="0"/>
      <w:marTop w:val="0"/>
      <w:marBottom w:val="0"/>
      <w:divBdr>
        <w:top w:val="none" w:sz="0" w:space="0" w:color="auto"/>
        <w:left w:val="none" w:sz="0" w:space="0" w:color="auto"/>
        <w:bottom w:val="none" w:sz="0" w:space="0" w:color="auto"/>
        <w:right w:val="none" w:sz="0" w:space="0" w:color="auto"/>
      </w:divBdr>
    </w:div>
    <w:div w:id="1022247740">
      <w:bodyDiv w:val="1"/>
      <w:marLeft w:val="0"/>
      <w:marRight w:val="0"/>
      <w:marTop w:val="0"/>
      <w:marBottom w:val="0"/>
      <w:divBdr>
        <w:top w:val="none" w:sz="0" w:space="0" w:color="auto"/>
        <w:left w:val="none" w:sz="0" w:space="0" w:color="auto"/>
        <w:bottom w:val="none" w:sz="0" w:space="0" w:color="auto"/>
        <w:right w:val="none" w:sz="0" w:space="0" w:color="auto"/>
      </w:divBdr>
    </w:div>
    <w:div w:id="1022394197">
      <w:bodyDiv w:val="1"/>
      <w:marLeft w:val="0"/>
      <w:marRight w:val="0"/>
      <w:marTop w:val="0"/>
      <w:marBottom w:val="0"/>
      <w:divBdr>
        <w:top w:val="none" w:sz="0" w:space="0" w:color="auto"/>
        <w:left w:val="none" w:sz="0" w:space="0" w:color="auto"/>
        <w:bottom w:val="none" w:sz="0" w:space="0" w:color="auto"/>
        <w:right w:val="none" w:sz="0" w:space="0" w:color="auto"/>
      </w:divBdr>
    </w:div>
    <w:div w:id="1022828026">
      <w:bodyDiv w:val="1"/>
      <w:marLeft w:val="0"/>
      <w:marRight w:val="0"/>
      <w:marTop w:val="0"/>
      <w:marBottom w:val="0"/>
      <w:divBdr>
        <w:top w:val="none" w:sz="0" w:space="0" w:color="auto"/>
        <w:left w:val="none" w:sz="0" w:space="0" w:color="auto"/>
        <w:bottom w:val="none" w:sz="0" w:space="0" w:color="auto"/>
        <w:right w:val="none" w:sz="0" w:space="0" w:color="auto"/>
      </w:divBdr>
    </w:div>
    <w:div w:id="1024866574">
      <w:bodyDiv w:val="1"/>
      <w:marLeft w:val="0"/>
      <w:marRight w:val="0"/>
      <w:marTop w:val="0"/>
      <w:marBottom w:val="0"/>
      <w:divBdr>
        <w:top w:val="none" w:sz="0" w:space="0" w:color="auto"/>
        <w:left w:val="none" w:sz="0" w:space="0" w:color="auto"/>
        <w:bottom w:val="none" w:sz="0" w:space="0" w:color="auto"/>
        <w:right w:val="none" w:sz="0" w:space="0" w:color="auto"/>
      </w:divBdr>
    </w:div>
    <w:div w:id="1025255013">
      <w:bodyDiv w:val="1"/>
      <w:marLeft w:val="0"/>
      <w:marRight w:val="0"/>
      <w:marTop w:val="0"/>
      <w:marBottom w:val="0"/>
      <w:divBdr>
        <w:top w:val="none" w:sz="0" w:space="0" w:color="auto"/>
        <w:left w:val="none" w:sz="0" w:space="0" w:color="auto"/>
        <w:bottom w:val="none" w:sz="0" w:space="0" w:color="auto"/>
        <w:right w:val="none" w:sz="0" w:space="0" w:color="auto"/>
      </w:divBdr>
    </w:div>
    <w:div w:id="1026558950">
      <w:bodyDiv w:val="1"/>
      <w:marLeft w:val="0"/>
      <w:marRight w:val="0"/>
      <w:marTop w:val="0"/>
      <w:marBottom w:val="0"/>
      <w:divBdr>
        <w:top w:val="none" w:sz="0" w:space="0" w:color="auto"/>
        <w:left w:val="none" w:sz="0" w:space="0" w:color="auto"/>
        <w:bottom w:val="none" w:sz="0" w:space="0" w:color="auto"/>
        <w:right w:val="none" w:sz="0" w:space="0" w:color="auto"/>
      </w:divBdr>
    </w:div>
    <w:div w:id="1027213281">
      <w:bodyDiv w:val="1"/>
      <w:marLeft w:val="0"/>
      <w:marRight w:val="0"/>
      <w:marTop w:val="0"/>
      <w:marBottom w:val="0"/>
      <w:divBdr>
        <w:top w:val="none" w:sz="0" w:space="0" w:color="auto"/>
        <w:left w:val="none" w:sz="0" w:space="0" w:color="auto"/>
        <w:bottom w:val="none" w:sz="0" w:space="0" w:color="auto"/>
        <w:right w:val="none" w:sz="0" w:space="0" w:color="auto"/>
      </w:divBdr>
    </w:div>
    <w:div w:id="1027877327">
      <w:bodyDiv w:val="1"/>
      <w:marLeft w:val="0"/>
      <w:marRight w:val="0"/>
      <w:marTop w:val="0"/>
      <w:marBottom w:val="0"/>
      <w:divBdr>
        <w:top w:val="none" w:sz="0" w:space="0" w:color="auto"/>
        <w:left w:val="none" w:sz="0" w:space="0" w:color="auto"/>
        <w:bottom w:val="none" w:sz="0" w:space="0" w:color="auto"/>
        <w:right w:val="none" w:sz="0" w:space="0" w:color="auto"/>
      </w:divBdr>
    </w:div>
    <w:div w:id="1028408726">
      <w:bodyDiv w:val="1"/>
      <w:marLeft w:val="0"/>
      <w:marRight w:val="0"/>
      <w:marTop w:val="0"/>
      <w:marBottom w:val="0"/>
      <w:divBdr>
        <w:top w:val="none" w:sz="0" w:space="0" w:color="auto"/>
        <w:left w:val="none" w:sz="0" w:space="0" w:color="auto"/>
        <w:bottom w:val="none" w:sz="0" w:space="0" w:color="auto"/>
        <w:right w:val="none" w:sz="0" w:space="0" w:color="auto"/>
      </w:divBdr>
    </w:div>
    <w:div w:id="1028483401">
      <w:bodyDiv w:val="1"/>
      <w:marLeft w:val="0"/>
      <w:marRight w:val="0"/>
      <w:marTop w:val="0"/>
      <w:marBottom w:val="0"/>
      <w:divBdr>
        <w:top w:val="none" w:sz="0" w:space="0" w:color="auto"/>
        <w:left w:val="none" w:sz="0" w:space="0" w:color="auto"/>
        <w:bottom w:val="none" w:sz="0" w:space="0" w:color="auto"/>
        <w:right w:val="none" w:sz="0" w:space="0" w:color="auto"/>
      </w:divBdr>
    </w:div>
    <w:div w:id="1028486811">
      <w:bodyDiv w:val="1"/>
      <w:marLeft w:val="0"/>
      <w:marRight w:val="0"/>
      <w:marTop w:val="0"/>
      <w:marBottom w:val="0"/>
      <w:divBdr>
        <w:top w:val="none" w:sz="0" w:space="0" w:color="auto"/>
        <w:left w:val="none" w:sz="0" w:space="0" w:color="auto"/>
        <w:bottom w:val="none" w:sz="0" w:space="0" w:color="auto"/>
        <w:right w:val="none" w:sz="0" w:space="0" w:color="auto"/>
      </w:divBdr>
    </w:div>
    <w:div w:id="1028603353">
      <w:bodyDiv w:val="1"/>
      <w:marLeft w:val="0"/>
      <w:marRight w:val="0"/>
      <w:marTop w:val="0"/>
      <w:marBottom w:val="0"/>
      <w:divBdr>
        <w:top w:val="none" w:sz="0" w:space="0" w:color="auto"/>
        <w:left w:val="none" w:sz="0" w:space="0" w:color="auto"/>
        <w:bottom w:val="none" w:sz="0" w:space="0" w:color="auto"/>
        <w:right w:val="none" w:sz="0" w:space="0" w:color="auto"/>
      </w:divBdr>
    </w:div>
    <w:div w:id="1028681561">
      <w:bodyDiv w:val="1"/>
      <w:marLeft w:val="0"/>
      <w:marRight w:val="0"/>
      <w:marTop w:val="0"/>
      <w:marBottom w:val="0"/>
      <w:divBdr>
        <w:top w:val="none" w:sz="0" w:space="0" w:color="auto"/>
        <w:left w:val="none" w:sz="0" w:space="0" w:color="auto"/>
        <w:bottom w:val="none" w:sz="0" w:space="0" w:color="auto"/>
        <w:right w:val="none" w:sz="0" w:space="0" w:color="auto"/>
      </w:divBdr>
    </w:div>
    <w:div w:id="1029070264">
      <w:bodyDiv w:val="1"/>
      <w:marLeft w:val="0"/>
      <w:marRight w:val="0"/>
      <w:marTop w:val="0"/>
      <w:marBottom w:val="0"/>
      <w:divBdr>
        <w:top w:val="none" w:sz="0" w:space="0" w:color="auto"/>
        <w:left w:val="none" w:sz="0" w:space="0" w:color="auto"/>
        <w:bottom w:val="none" w:sz="0" w:space="0" w:color="auto"/>
        <w:right w:val="none" w:sz="0" w:space="0" w:color="auto"/>
      </w:divBdr>
    </w:div>
    <w:div w:id="1029142094">
      <w:bodyDiv w:val="1"/>
      <w:marLeft w:val="0"/>
      <w:marRight w:val="0"/>
      <w:marTop w:val="0"/>
      <w:marBottom w:val="0"/>
      <w:divBdr>
        <w:top w:val="none" w:sz="0" w:space="0" w:color="auto"/>
        <w:left w:val="none" w:sz="0" w:space="0" w:color="auto"/>
        <w:bottom w:val="none" w:sz="0" w:space="0" w:color="auto"/>
        <w:right w:val="none" w:sz="0" w:space="0" w:color="auto"/>
      </w:divBdr>
    </w:div>
    <w:div w:id="1029186544">
      <w:bodyDiv w:val="1"/>
      <w:marLeft w:val="0"/>
      <w:marRight w:val="0"/>
      <w:marTop w:val="0"/>
      <w:marBottom w:val="0"/>
      <w:divBdr>
        <w:top w:val="none" w:sz="0" w:space="0" w:color="auto"/>
        <w:left w:val="none" w:sz="0" w:space="0" w:color="auto"/>
        <w:bottom w:val="none" w:sz="0" w:space="0" w:color="auto"/>
        <w:right w:val="none" w:sz="0" w:space="0" w:color="auto"/>
      </w:divBdr>
    </w:div>
    <w:div w:id="1030301022">
      <w:bodyDiv w:val="1"/>
      <w:marLeft w:val="0"/>
      <w:marRight w:val="0"/>
      <w:marTop w:val="0"/>
      <w:marBottom w:val="0"/>
      <w:divBdr>
        <w:top w:val="none" w:sz="0" w:space="0" w:color="auto"/>
        <w:left w:val="none" w:sz="0" w:space="0" w:color="auto"/>
        <w:bottom w:val="none" w:sz="0" w:space="0" w:color="auto"/>
        <w:right w:val="none" w:sz="0" w:space="0" w:color="auto"/>
      </w:divBdr>
    </w:div>
    <w:div w:id="1030843266">
      <w:bodyDiv w:val="1"/>
      <w:marLeft w:val="0"/>
      <w:marRight w:val="0"/>
      <w:marTop w:val="0"/>
      <w:marBottom w:val="0"/>
      <w:divBdr>
        <w:top w:val="none" w:sz="0" w:space="0" w:color="auto"/>
        <w:left w:val="none" w:sz="0" w:space="0" w:color="auto"/>
        <w:bottom w:val="none" w:sz="0" w:space="0" w:color="auto"/>
        <w:right w:val="none" w:sz="0" w:space="0" w:color="auto"/>
      </w:divBdr>
    </w:div>
    <w:div w:id="1031609284">
      <w:bodyDiv w:val="1"/>
      <w:marLeft w:val="0"/>
      <w:marRight w:val="0"/>
      <w:marTop w:val="0"/>
      <w:marBottom w:val="0"/>
      <w:divBdr>
        <w:top w:val="none" w:sz="0" w:space="0" w:color="auto"/>
        <w:left w:val="none" w:sz="0" w:space="0" w:color="auto"/>
        <w:bottom w:val="none" w:sz="0" w:space="0" w:color="auto"/>
        <w:right w:val="none" w:sz="0" w:space="0" w:color="auto"/>
      </w:divBdr>
    </w:div>
    <w:div w:id="1032073191">
      <w:bodyDiv w:val="1"/>
      <w:marLeft w:val="0"/>
      <w:marRight w:val="0"/>
      <w:marTop w:val="0"/>
      <w:marBottom w:val="0"/>
      <w:divBdr>
        <w:top w:val="none" w:sz="0" w:space="0" w:color="auto"/>
        <w:left w:val="none" w:sz="0" w:space="0" w:color="auto"/>
        <w:bottom w:val="none" w:sz="0" w:space="0" w:color="auto"/>
        <w:right w:val="none" w:sz="0" w:space="0" w:color="auto"/>
      </w:divBdr>
    </w:div>
    <w:div w:id="1032418565">
      <w:bodyDiv w:val="1"/>
      <w:marLeft w:val="0"/>
      <w:marRight w:val="0"/>
      <w:marTop w:val="0"/>
      <w:marBottom w:val="0"/>
      <w:divBdr>
        <w:top w:val="none" w:sz="0" w:space="0" w:color="auto"/>
        <w:left w:val="none" w:sz="0" w:space="0" w:color="auto"/>
        <w:bottom w:val="none" w:sz="0" w:space="0" w:color="auto"/>
        <w:right w:val="none" w:sz="0" w:space="0" w:color="auto"/>
      </w:divBdr>
    </w:div>
    <w:div w:id="1032725859">
      <w:bodyDiv w:val="1"/>
      <w:marLeft w:val="0"/>
      <w:marRight w:val="0"/>
      <w:marTop w:val="0"/>
      <w:marBottom w:val="0"/>
      <w:divBdr>
        <w:top w:val="none" w:sz="0" w:space="0" w:color="auto"/>
        <w:left w:val="none" w:sz="0" w:space="0" w:color="auto"/>
        <w:bottom w:val="none" w:sz="0" w:space="0" w:color="auto"/>
        <w:right w:val="none" w:sz="0" w:space="0" w:color="auto"/>
      </w:divBdr>
    </w:div>
    <w:div w:id="1033113466">
      <w:bodyDiv w:val="1"/>
      <w:marLeft w:val="0"/>
      <w:marRight w:val="0"/>
      <w:marTop w:val="0"/>
      <w:marBottom w:val="0"/>
      <w:divBdr>
        <w:top w:val="none" w:sz="0" w:space="0" w:color="auto"/>
        <w:left w:val="none" w:sz="0" w:space="0" w:color="auto"/>
        <w:bottom w:val="none" w:sz="0" w:space="0" w:color="auto"/>
        <w:right w:val="none" w:sz="0" w:space="0" w:color="auto"/>
      </w:divBdr>
    </w:div>
    <w:div w:id="1033190298">
      <w:bodyDiv w:val="1"/>
      <w:marLeft w:val="0"/>
      <w:marRight w:val="0"/>
      <w:marTop w:val="0"/>
      <w:marBottom w:val="0"/>
      <w:divBdr>
        <w:top w:val="none" w:sz="0" w:space="0" w:color="auto"/>
        <w:left w:val="none" w:sz="0" w:space="0" w:color="auto"/>
        <w:bottom w:val="none" w:sz="0" w:space="0" w:color="auto"/>
        <w:right w:val="none" w:sz="0" w:space="0" w:color="auto"/>
      </w:divBdr>
    </w:div>
    <w:div w:id="1033269902">
      <w:bodyDiv w:val="1"/>
      <w:marLeft w:val="0"/>
      <w:marRight w:val="0"/>
      <w:marTop w:val="0"/>
      <w:marBottom w:val="0"/>
      <w:divBdr>
        <w:top w:val="none" w:sz="0" w:space="0" w:color="auto"/>
        <w:left w:val="none" w:sz="0" w:space="0" w:color="auto"/>
        <w:bottom w:val="none" w:sz="0" w:space="0" w:color="auto"/>
        <w:right w:val="none" w:sz="0" w:space="0" w:color="auto"/>
      </w:divBdr>
    </w:div>
    <w:div w:id="1033842794">
      <w:bodyDiv w:val="1"/>
      <w:marLeft w:val="0"/>
      <w:marRight w:val="0"/>
      <w:marTop w:val="0"/>
      <w:marBottom w:val="0"/>
      <w:divBdr>
        <w:top w:val="none" w:sz="0" w:space="0" w:color="auto"/>
        <w:left w:val="none" w:sz="0" w:space="0" w:color="auto"/>
        <w:bottom w:val="none" w:sz="0" w:space="0" w:color="auto"/>
        <w:right w:val="none" w:sz="0" w:space="0" w:color="auto"/>
      </w:divBdr>
    </w:div>
    <w:div w:id="1033921003">
      <w:bodyDiv w:val="1"/>
      <w:marLeft w:val="0"/>
      <w:marRight w:val="0"/>
      <w:marTop w:val="0"/>
      <w:marBottom w:val="0"/>
      <w:divBdr>
        <w:top w:val="none" w:sz="0" w:space="0" w:color="auto"/>
        <w:left w:val="none" w:sz="0" w:space="0" w:color="auto"/>
        <w:bottom w:val="none" w:sz="0" w:space="0" w:color="auto"/>
        <w:right w:val="none" w:sz="0" w:space="0" w:color="auto"/>
      </w:divBdr>
    </w:div>
    <w:div w:id="1034311299">
      <w:bodyDiv w:val="1"/>
      <w:marLeft w:val="0"/>
      <w:marRight w:val="0"/>
      <w:marTop w:val="0"/>
      <w:marBottom w:val="0"/>
      <w:divBdr>
        <w:top w:val="none" w:sz="0" w:space="0" w:color="auto"/>
        <w:left w:val="none" w:sz="0" w:space="0" w:color="auto"/>
        <w:bottom w:val="none" w:sz="0" w:space="0" w:color="auto"/>
        <w:right w:val="none" w:sz="0" w:space="0" w:color="auto"/>
      </w:divBdr>
    </w:div>
    <w:div w:id="1036002384">
      <w:bodyDiv w:val="1"/>
      <w:marLeft w:val="0"/>
      <w:marRight w:val="0"/>
      <w:marTop w:val="0"/>
      <w:marBottom w:val="0"/>
      <w:divBdr>
        <w:top w:val="none" w:sz="0" w:space="0" w:color="auto"/>
        <w:left w:val="none" w:sz="0" w:space="0" w:color="auto"/>
        <w:bottom w:val="none" w:sz="0" w:space="0" w:color="auto"/>
        <w:right w:val="none" w:sz="0" w:space="0" w:color="auto"/>
      </w:divBdr>
    </w:div>
    <w:div w:id="1037510701">
      <w:bodyDiv w:val="1"/>
      <w:marLeft w:val="0"/>
      <w:marRight w:val="0"/>
      <w:marTop w:val="0"/>
      <w:marBottom w:val="0"/>
      <w:divBdr>
        <w:top w:val="none" w:sz="0" w:space="0" w:color="auto"/>
        <w:left w:val="none" w:sz="0" w:space="0" w:color="auto"/>
        <w:bottom w:val="none" w:sz="0" w:space="0" w:color="auto"/>
        <w:right w:val="none" w:sz="0" w:space="0" w:color="auto"/>
      </w:divBdr>
    </w:div>
    <w:div w:id="1037700659">
      <w:bodyDiv w:val="1"/>
      <w:marLeft w:val="0"/>
      <w:marRight w:val="0"/>
      <w:marTop w:val="0"/>
      <w:marBottom w:val="0"/>
      <w:divBdr>
        <w:top w:val="none" w:sz="0" w:space="0" w:color="auto"/>
        <w:left w:val="none" w:sz="0" w:space="0" w:color="auto"/>
        <w:bottom w:val="none" w:sz="0" w:space="0" w:color="auto"/>
        <w:right w:val="none" w:sz="0" w:space="0" w:color="auto"/>
      </w:divBdr>
    </w:div>
    <w:div w:id="1039432312">
      <w:bodyDiv w:val="1"/>
      <w:marLeft w:val="0"/>
      <w:marRight w:val="0"/>
      <w:marTop w:val="0"/>
      <w:marBottom w:val="0"/>
      <w:divBdr>
        <w:top w:val="none" w:sz="0" w:space="0" w:color="auto"/>
        <w:left w:val="none" w:sz="0" w:space="0" w:color="auto"/>
        <w:bottom w:val="none" w:sz="0" w:space="0" w:color="auto"/>
        <w:right w:val="none" w:sz="0" w:space="0" w:color="auto"/>
      </w:divBdr>
    </w:div>
    <w:div w:id="1039479792">
      <w:bodyDiv w:val="1"/>
      <w:marLeft w:val="0"/>
      <w:marRight w:val="0"/>
      <w:marTop w:val="0"/>
      <w:marBottom w:val="0"/>
      <w:divBdr>
        <w:top w:val="none" w:sz="0" w:space="0" w:color="auto"/>
        <w:left w:val="none" w:sz="0" w:space="0" w:color="auto"/>
        <w:bottom w:val="none" w:sz="0" w:space="0" w:color="auto"/>
        <w:right w:val="none" w:sz="0" w:space="0" w:color="auto"/>
      </w:divBdr>
    </w:div>
    <w:div w:id="1040940931">
      <w:bodyDiv w:val="1"/>
      <w:marLeft w:val="0"/>
      <w:marRight w:val="0"/>
      <w:marTop w:val="0"/>
      <w:marBottom w:val="0"/>
      <w:divBdr>
        <w:top w:val="none" w:sz="0" w:space="0" w:color="auto"/>
        <w:left w:val="none" w:sz="0" w:space="0" w:color="auto"/>
        <w:bottom w:val="none" w:sz="0" w:space="0" w:color="auto"/>
        <w:right w:val="none" w:sz="0" w:space="0" w:color="auto"/>
      </w:divBdr>
    </w:div>
    <w:div w:id="1040980515">
      <w:bodyDiv w:val="1"/>
      <w:marLeft w:val="0"/>
      <w:marRight w:val="0"/>
      <w:marTop w:val="0"/>
      <w:marBottom w:val="0"/>
      <w:divBdr>
        <w:top w:val="none" w:sz="0" w:space="0" w:color="auto"/>
        <w:left w:val="none" w:sz="0" w:space="0" w:color="auto"/>
        <w:bottom w:val="none" w:sz="0" w:space="0" w:color="auto"/>
        <w:right w:val="none" w:sz="0" w:space="0" w:color="auto"/>
      </w:divBdr>
    </w:div>
    <w:div w:id="1041705209">
      <w:bodyDiv w:val="1"/>
      <w:marLeft w:val="0"/>
      <w:marRight w:val="0"/>
      <w:marTop w:val="0"/>
      <w:marBottom w:val="0"/>
      <w:divBdr>
        <w:top w:val="none" w:sz="0" w:space="0" w:color="auto"/>
        <w:left w:val="none" w:sz="0" w:space="0" w:color="auto"/>
        <w:bottom w:val="none" w:sz="0" w:space="0" w:color="auto"/>
        <w:right w:val="none" w:sz="0" w:space="0" w:color="auto"/>
      </w:divBdr>
    </w:div>
    <w:div w:id="1041975846">
      <w:bodyDiv w:val="1"/>
      <w:marLeft w:val="0"/>
      <w:marRight w:val="0"/>
      <w:marTop w:val="0"/>
      <w:marBottom w:val="0"/>
      <w:divBdr>
        <w:top w:val="none" w:sz="0" w:space="0" w:color="auto"/>
        <w:left w:val="none" w:sz="0" w:space="0" w:color="auto"/>
        <w:bottom w:val="none" w:sz="0" w:space="0" w:color="auto"/>
        <w:right w:val="none" w:sz="0" w:space="0" w:color="auto"/>
      </w:divBdr>
    </w:div>
    <w:div w:id="1042169691">
      <w:bodyDiv w:val="1"/>
      <w:marLeft w:val="0"/>
      <w:marRight w:val="0"/>
      <w:marTop w:val="0"/>
      <w:marBottom w:val="0"/>
      <w:divBdr>
        <w:top w:val="none" w:sz="0" w:space="0" w:color="auto"/>
        <w:left w:val="none" w:sz="0" w:space="0" w:color="auto"/>
        <w:bottom w:val="none" w:sz="0" w:space="0" w:color="auto"/>
        <w:right w:val="none" w:sz="0" w:space="0" w:color="auto"/>
      </w:divBdr>
    </w:div>
    <w:div w:id="1043361168">
      <w:bodyDiv w:val="1"/>
      <w:marLeft w:val="0"/>
      <w:marRight w:val="0"/>
      <w:marTop w:val="0"/>
      <w:marBottom w:val="0"/>
      <w:divBdr>
        <w:top w:val="none" w:sz="0" w:space="0" w:color="auto"/>
        <w:left w:val="none" w:sz="0" w:space="0" w:color="auto"/>
        <w:bottom w:val="none" w:sz="0" w:space="0" w:color="auto"/>
        <w:right w:val="none" w:sz="0" w:space="0" w:color="auto"/>
      </w:divBdr>
    </w:div>
    <w:div w:id="1043484436">
      <w:bodyDiv w:val="1"/>
      <w:marLeft w:val="0"/>
      <w:marRight w:val="0"/>
      <w:marTop w:val="0"/>
      <w:marBottom w:val="0"/>
      <w:divBdr>
        <w:top w:val="none" w:sz="0" w:space="0" w:color="auto"/>
        <w:left w:val="none" w:sz="0" w:space="0" w:color="auto"/>
        <w:bottom w:val="none" w:sz="0" w:space="0" w:color="auto"/>
        <w:right w:val="none" w:sz="0" w:space="0" w:color="auto"/>
      </w:divBdr>
    </w:div>
    <w:div w:id="1043748921">
      <w:bodyDiv w:val="1"/>
      <w:marLeft w:val="0"/>
      <w:marRight w:val="0"/>
      <w:marTop w:val="0"/>
      <w:marBottom w:val="0"/>
      <w:divBdr>
        <w:top w:val="none" w:sz="0" w:space="0" w:color="auto"/>
        <w:left w:val="none" w:sz="0" w:space="0" w:color="auto"/>
        <w:bottom w:val="none" w:sz="0" w:space="0" w:color="auto"/>
        <w:right w:val="none" w:sz="0" w:space="0" w:color="auto"/>
      </w:divBdr>
    </w:div>
    <w:div w:id="1044140543">
      <w:bodyDiv w:val="1"/>
      <w:marLeft w:val="0"/>
      <w:marRight w:val="0"/>
      <w:marTop w:val="0"/>
      <w:marBottom w:val="0"/>
      <w:divBdr>
        <w:top w:val="none" w:sz="0" w:space="0" w:color="auto"/>
        <w:left w:val="none" w:sz="0" w:space="0" w:color="auto"/>
        <w:bottom w:val="none" w:sz="0" w:space="0" w:color="auto"/>
        <w:right w:val="none" w:sz="0" w:space="0" w:color="auto"/>
      </w:divBdr>
    </w:div>
    <w:div w:id="1044404300">
      <w:bodyDiv w:val="1"/>
      <w:marLeft w:val="0"/>
      <w:marRight w:val="0"/>
      <w:marTop w:val="0"/>
      <w:marBottom w:val="0"/>
      <w:divBdr>
        <w:top w:val="none" w:sz="0" w:space="0" w:color="auto"/>
        <w:left w:val="none" w:sz="0" w:space="0" w:color="auto"/>
        <w:bottom w:val="none" w:sz="0" w:space="0" w:color="auto"/>
        <w:right w:val="none" w:sz="0" w:space="0" w:color="auto"/>
      </w:divBdr>
    </w:div>
    <w:div w:id="1044452640">
      <w:bodyDiv w:val="1"/>
      <w:marLeft w:val="0"/>
      <w:marRight w:val="0"/>
      <w:marTop w:val="0"/>
      <w:marBottom w:val="0"/>
      <w:divBdr>
        <w:top w:val="none" w:sz="0" w:space="0" w:color="auto"/>
        <w:left w:val="none" w:sz="0" w:space="0" w:color="auto"/>
        <w:bottom w:val="none" w:sz="0" w:space="0" w:color="auto"/>
        <w:right w:val="none" w:sz="0" w:space="0" w:color="auto"/>
      </w:divBdr>
    </w:div>
    <w:div w:id="1045059240">
      <w:bodyDiv w:val="1"/>
      <w:marLeft w:val="0"/>
      <w:marRight w:val="0"/>
      <w:marTop w:val="0"/>
      <w:marBottom w:val="0"/>
      <w:divBdr>
        <w:top w:val="none" w:sz="0" w:space="0" w:color="auto"/>
        <w:left w:val="none" w:sz="0" w:space="0" w:color="auto"/>
        <w:bottom w:val="none" w:sz="0" w:space="0" w:color="auto"/>
        <w:right w:val="none" w:sz="0" w:space="0" w:color="auto"/>
      </w:divBdr>
    </w:div>
    <w:div w:id="1045176367">
      <w:bodyDiv w:val="1"/>
      <w:marLeft w:val="0"/>
      <w:marRight w:val="0"/>
      <w:marTop w:val="0"/>
      <w:marBottom w:val="0"/>
      <w:divBdr>
        <w:top w:val="none" w:sz="0" w:space="0" w:color="auto"/>
        <w:left w:val="none" w:sz="0" w:space="0" w:color="auto"/>
        <w:bottom w:val="none" w:sz="0" w:space="0" w:color="auto"/>
        <w:right w:val="none" w:sz="0" w:space="0" w:color="auto"/>
      </w:divBdr>
    </w:div>
    <w:div w:id="1045444803">
      <w:bodyDiv w:val="1"/>
      <w:marLeft w:val="0"/>
      <w:marRight w:val="0"/>
      <w:marTop w:val="0"/>
      <w:marBottom w:val="0"/>
      <w:divBdr>
        <w:top w:val="none" w:sz="0" w:space="0" w:color="auto"/>
        <w:left w:val="none" w:sz="0" w:space="0" w:color="auto"/>
        <w:bottom w:val="none" w:sz="0" w:space="0" w:color="auto"/>
        <w:right w:val="none" w:sz="0" w:space="0" w:color="auto"/>
      </w:divBdr>
    </w:div>
    <w:div w:id="1046418184">
      <w:bodyDiv w:val="1"/>
      <w:marLeft w:val="0"/>
      <w:marRight w:val="0"/>
      <w:marTop w:val="0"/>
      <w:marBottom w:val="0"/>
      <w:divBdr>
        <w:top w:val="none" w:sz="0" w:space="0" w:color="auto"/>
        <w:left w:val="none" w:sz="0" w:space="0" w:color="auto"/>
        <w:bottom w:val="none" w:sz="0" w:space="0" w:color="auto"/>
        <w:right w:val="none" w:sz="0" w:space="0" w:color="auto"/>
      </w:divBdr>
    </w:div>
    <w:div w:id="1046491750">
      <w:bodyDiv w:val="1"/>
      <w:marLeft w:val="0"/>
      <w:marRight w:val="0"/>
      <w:marTop w:val="0"/>
      <w:marBottom w:val="0"/>
      <w:divBdr>
        <w:top w:val="none" w:sz="0" w:space="0" w:color="auto"/>
        <w:left w:val="none" w:sz="0" w:space="0" w:color="auto"/>
        <w:bottom w:val="none" w:sz="0" w:space="0" w:color="auto"/>
        <w:right w:val="none" w:sz="0" w:space="0" w:color="auto"/>
      </w:divBdr>
    </w:div>
    <w:div w:id="1046566044">
      <w:bodyDiv w:val="1"/>
      <w:marLeft w:val="0"/>
      <w:marRight w:val="0"/>
      <w:marTop w:val="0"/>
      <w:marBottom w:val="0"/>
      <w:divBdr>
        <w:top w:val="none" w:sz="0" w:space="0" w:color="auto"/>
        <w:left w:val="none" w:sz="0" w:space="0" w:color="auto"/>
        <w:bottom w:val="none" w:sz="0" w:space="0" w:color="auto"/>
        <w:right w:val="none" w:sz="0" w:space="0" w:color="auto"/>
      </w:divBdr>
    </w:div>
    <w:div w:id="1046568950">
      <w:bodyDiv w:val="1"/>
      <w:marLeft w:val="0"/>
      <w:marRight w:val="0"/>
      <w:marTop w:val="0"/>
      <w:marBottom w:val="0"/>
      <w:divBdr>
        <w:top w:val="none" w:sz="0" w:space="0" w:color="auto"/>
        <w:left w:val="none" w:sz="0" w:space="0" w:color="auto"/>
        <w:bottom w:val="none" w:sz="0" w:space="0" w:color="auto"/>
        <w:right w:val="none" w:sz="0" w:space="0" w:color="auto"/>
      </w:divBdr>
    </w:div>
    <w:div w:id="1046637233">
      <w:bodyDiv w:val="1"/>
      <w:marLeft w:val="0"/>
      <w:marRight w:val="0"/>
      <w:marTop w:val="0"/>
      <w:marBottom w:val="0"/>
      <w:divBdr>
        <w:top w:val="none" w:sz="0" w:space="0" w:color="auto"/>
        <w:left w:val="none" w:sz="0" w:space="0" w:color="auto"/>
        <w:bottom w:val="none" w:sz="0" w:space="0" w:color="auto"/>
        <w:right w:val="none" w:sz="0" w:space="0" w:color="auto"/>
      </w:divBdr>
    </w:div>
    <w:div w:id="1046952446">
      <w:bodyDiv w:val="1"/>
      <w:marLeft w:val="0"/>
      <w:marRight w:val="0"/>
      <w:marTop w:val="0"/>
      <w:marBottom w:val="0"/>
      <w:divBdr>
        <w:top w:val="none" w:sz="0" w:space="0" w:color="auto"/>
        <w:left w:val="none" w:sz="0" w:space="0" w:color="auto"/>
        <w:bottom w:val="none" w:sz="0" w:space="0" w:color="auto"/>
        <w:right w:val="none" w:sz="0" w:space="0" w:color="auto"/>
      </w:divBdr>
    </w:div>
    <w:div w:id="1047533525">
      <w:bodyDiv w:val="1"/>
      <w:marLeft w:val="0"/>
      <w:marRight w:val="0"/>
      <w:marTop w:val="0"/>
      <w:marBottom w:val="0"/>
      <w:divBdr>
        <w:top w:val="none" w:sz="0" w:space="0" w:color="auto"/>
        <w:left w:val="none" w:sz="0" w:space="0" w:color="auto"/>
        <w:bottom w:val="none" w:sz="0" w:space="0" w:color="auto"/>
        <w:right w:val="none" w:sz="0" w:space="0" w:color="auto"/>
      </w:divBdr>
    </w:div>
    <w:div w:id="1047611486">
      <w:bodyDiv w:val="1"/>
      <w:marLeft w:val="0"/>
      <w:marRight w:val="0"/>
      <w:marTop w:val="0"/>
      <w:marBottom w:val="0"/>
      <w:divBdr>
        <w:top w:val="none" w:sz="0" w:space="0" w:color="auto"/>
        <w:left w:val="none" w:sz="0" w:space="0" w:color="auto"/>
        <w:bottom w:val="none" w:sz="0" w:space="0" w:color="auto"/>
        <w:right w:val="none" w:sz="0" w:space="0" w:color="auto"/>
      </w:divBdr>
    </w:div>
    <w:div w:id="1050149130">
      <w:bodyDiv w:val="1"/>
      <w:marLeft w:val="0"/>
      <w:marRight w:val="0"/>
      <w:marTop w:val="0"/>
      <w:marBottom w:val="0"/>
      <w:divBdr>
        <w:top w:val="none" w:sz="0" w:space="0" w:color="auto"/>
        <w:left w:val="none" w:sz="0" w:space="0" w:color="auto"/>
        <w:bottom w:val="none" w:sz="0" w:space="0" w:color="auto"/>
        <w:right w:val="none" w:sz="0" w:space="0" w:color="auto"/>
      </w:divBdr>
    </w:div>
    <w:div w:id="1050765842">
      <w:bodyDiv w:val="1"/>
      <w:marLeft w:val="0"/>
      <w:marRight w:val="0"/>
      <w:marTop w:val="0"/>
      <w:marBottom w:val="0"/>
      <w:divBdr>
        <w:top w:val="none" w:sz="0" w:space="0" w:color="auto"/>
        <w:left w:val="none" w:sz="0" w:space="0" w:color="auto"/>
        <w:bottom w:val="none" w:sz="0" w:space="0" w:color="auto"/>
        <w:right w:val="none" w:sz="0" w:space="0" w:color="auto"/>
      </w:divBdr>
    </w:div>
    <w:div w:id="1050887044">
      <w:bodyDiv w:val="1"/>
      <w:marLeft w:val="0"/>
      <w:marRight w:val="0"/>
      <w:marTop w:val="0"/>
      <w:marBottom w:val="0"/>
      <w:divBdr>
        <w:top w:val="none" w:sz="0" w:space="0" w:color="auto"/>
        <w:left w:val="none" w:sz="0" w:space="0" w:color="auto"/>
        <w:bottom w:val="none" w:sz="0" w:space="0" w:color="auto"/>
        <w:right w:val="none" w:sz="0" w:space="0" w:color="auto"/>
      </w:divBdr>
    </w:div>
    <w:div w:id="1051274291">
      <w:bodyDiv w:val="1"/>
      <w:marLeft w:val="0"/>
      <w:marRight w:val="0"/>
      <w:marTop w:val="0"/>
      <w:marBottom w:val="0"/>
      <w:divBdr>
        <w:top w:val="none" w:sz="0" w:space="0" w:color="auto"/>
        <w:left w:val="none" w:sz="0" w:space="0" w:color="auto"/>
        <w:bottom w:val="none" w:sz="0" w:space="0" w:color="auto"/>
        <w:right w:val="none" w:sz="0" w:space="0" w:color="auto"/>
      </w:divBdr>
    </w:div>
    <w:div w:id="1051421607">
      <w:bodyDiv w:val="1"/>
      <w:marLeft w:val="0"/>
      <w:marRight w:val="0"/>
      <w:marTop w:val="0"/>
      <w:marBottom w:val="0"/>
      <w:divBdr>
        <w:top w:val="none" w:sz="0" w:space="0" w:color="auto"/>
        <w:left w:val="none" w:sz="0" w:space="0" w:color="auto"/>
        <w:bottom w:val="none" w:sz="0" w:space="0" w:color="auto"/>
        <w:right w:val="none" w:sz="0" w:space="0" w:color="auto"/>
      </w:divBdr>
    </w:div>
    <w:div w:id="1054307945">
      <w:bodyDiv w:val="1"/>
      <w:marLeft w:val="0"/>
      <w:marRight w:val="0"/>
      <w:marTop w:val="0"/>
      <w:marBottom w:val="0"/>
      <w:divBdr>
        <w:top w:val="none" w:sz="0" w:space="0" w:color="auto"/>
        <w:left w:val="none" w:sz="0" w:space="0" w:color="auto"/>
        <w:bottom w:val="none" w:sz="0" w:space="0" w:color="auto"/>
        <w:right w:val="none" w:sz="0" w:space="0" w:color="auto"/>
      </w:divBdr>
    </w:div>
    <w:div w:id="1054501377">
      <w:bodyDiv w:val="1"/>
      <w:marLeft w:val="0"/>
      <w:marRight w:val="0"/>
      <w:marTop w:val="0"/>
      <w:marBottom w:val="0"/>
      <w:divBdr>
        <w:top w:val="none" w:sz="0" w:space="0" w:color="auto"/>
        <w:left w:val="none" w:sz="0" w:space="0" w:color="auto"/>
        <w:bottom w:val="none" w:sz="0" w:space="0" w:color="auto"/>
        <w:right w:val="none" w:sz="0" w:space="0" w:color="auto"/>
      </w:divBdr>
    </w:div>
    <w:div w:id="1055276754">
      <w:bodyDiv w:val="1"/>
      <w:marLeft w:val="0"/>
      <w:marRight w:val="0"/>
      <w:marTop w:val="0"/>
      <w:marBottom w:val="0"/>
      <w:divBdr>
        <w:top w:val="none" w:sz="0" w:space="0" w:color="auto"/>
        <w:left w:val="none" w:sz="0" w:space="0" w:color="auto"/>
        <w:bottom w:val="none" w:sz="0" w:space="0" w:color="auto"/>
        <w:right w:val="none" w:sz="0" w:space="0" w:color="auto"/>
      </w:divBdr>
    </w:div>
    <w:div w:id="1056507024">
      <w:bodyDiv w:val="1"/>
      <w:marLeft w:val="0"/>
      <w:marRight w:val="0"/>
      <w:marTop w:val="0"/>
      <w:marBottom w:val="0"/>
      <w:divBdr>
        <w:top w:val="none" w:sz="0" w:space="0" w:color="auto"/>
        <w:left w:val="none" w:sz="0" w:space="0" w:color="auto"/>
        <w:bottom w:val="none" w:sz="0" w:space="0" w:color="auto"/>
        <w:right w:val="none" w:sz="0" w:space="0" w:color="auto"/>
      </w:divBdr>
    </w:div>
    <w:div w:id="1057314178">
      <w:bodyDiv w:val="1"/>
      <w:marLeft w:val="0"/>
      <w:marRight w:val="0"/>
      <w:marTop w:val="0"/>
      <w:marBottom w:val="0"/>
      <w:divBdr>
        <w:top w:val="none" w:sz="0" w:space="0" w:color="auto"/>
        <w:left w:val="none" w:sz="0" w:space="0" w:color="auto"/>
        <w:bottom w:val="none" w:sz="0" w:space="0" w:color="auto"/>
        <w:right w:val="none" w:sz="0" w:space="0" w:color="auto"/>
      </w:divBdr>
    </w:div>
    <w:div w:id="1058286995">
      <w:bodyDiv w:val="1"/>
      <w:marLeft w:val="0"/>
      <w:marRight w:val="0"/>
      <w:marTop w:val="0"/>
      <w:marBottom w:val="0"/>
      <w:divBdr>
        <w:top w:val="none" w:sz="0" w:space="0" w:color="auto"/>
        <w:left w:val="none" w:sz="0" w:space="0" w:color="auto"/>
        <w:bottom w:val="none" w:sz="0" w:space="0" w:color="auto"/>
        <w:right w:val="none" w:sz="0" w:space="0" w:color="auto"/>
      </w:divBdr>
    </w:div>
    <w:div w:id="1058551417">
      <w:bodyDiv w:val="1"/>
      <w:marLeft w:val="0"/>
      <w:marRight w:val="0"/>
      <w:marTop w:val="0"/>
      <w:marBottom w:val="0"/>
      <w:divBdr>
        <w:top w:val="none" w:sz="0" w:space="0" w:color="auto"/>
        <w:left w:val="none" w:sz="0" w:space="0" w:color="auto"/>
        <w:bottom w:val="none" w:sz="0" w:space="0" w:color="auto"/>
        <w:right w:val="none" w:sz="0" w:space="0" w:color="auto"/>
      </w:divBdr>
    </w:div>
    <w:div w:id="1060902970">
      <w:bodyDiv w:val="1"/>
      <w:marLeft w:val="0"/>
      <w:marRight w:val="0"/>
      <w:marTop w:val="0"/>
      <w:marBottom w:val="0"/>
      <w:divBdr>
        <w:top w:val="none" w:sz="0" w:space="0" w:color="auto"/>
        <w:left w:val="none" w:sz="0" w:space="0" w:color="auto"/>
        <w:bottom w:val="none" w:sz="0" w:space="0" w:color="auto"/>
        <w:right w:val="none" w:sz="0" w:space="0" w:color="auto"/>
      </w:divBdr>
    </w:div>
    <w:div w:id="1060909285">
      <w:bodyDiv w:val="1"/>
      <w:marLeft w:val="0"/>
      <w:marRight w:val="0"/>
      <w:marTop w:val="0"/>
      <w:marBottom w:val="0"/>
      <w:divBdr>
        <w:top w:val="none" w:sz="0" w:space="0" w:color="auto"/>
        <w:left w:val="none" w:sz="0" w:space="0" w:color="auto"/>
        <w:bottom w:val="none" w:sz="0" w:space="0" w:color="auto"/>
        <w:right w:val="none" w:sz="0" w:space="0" w:color="auto"/>
      </w:divBdr>
    </w:div>
    <w:div w:id="1060978931">
      <w:bodyDiv w:val="1"/>
      <w:marLeft w:val="0"/>
      <w:marRight w:val="0"/>
      <w:marTop w:val="0"/>
      <w:marBottom w:val="0"/>
      <w:divBdr>
        <w:top w:val="none" w:sz="0" w:space="0" w:color="auto"/>
        <w:left w:val="none" w:sz="0" w:space="0" w:color="auto"/>
        <w:bottom w:val="none" w:sz="0" w:space="0" w:color="auto"/>
        <w:right w:val="none" w:sz="0" w:space="0" w:color="auto"/>
      </w:divBdr>
    </w:div>
    <w:div w:id="1063261165">
      <w:bodyDiv w:val="1"/>
      <w:marLeft w:val="0"/>
      <w:marRight w:val="0"/>
      <w:marTop w:val="0"/>
      <w:marBottom w:val="0"/>
      <w:divBdr>
        <w:top w:val="none" w:sz="0" w:space="0" w:color="auto"/>
        <w:left w:val="none" w:sz="0" w:space="0" w:color="auto"/>
        <w:bottom w:val="none" w:sz="0" w:space="0" w:color="auto"/>
        <w:right w:val="none" w:sz="0" w:space="0" w:color="auto"/>
      </w:divBdr>
    </w:div>
    <w:div w:id="1063335099">
      <w:bodyDiv w:val="1"/>
      <w:marLeft w:val="0"/>
      <w:marRight w:val="0"/>
      <w:marTop w:val="0"/>
      <w:marBottom w:val="0"/>
      <w:divBdr>
        <w:top w:val="none" w:sz="0" w:space="0" w:color="auto"/>
        <w:left w:val="none" w:sz="0" w:space="0" w:color="auto"/>
        <w:bottom w:val="none" w:sz="0" w:space="0" w:color="auto"/>
        <w:right w:val="none" w:sz="0" w:space="0" w:color="auto"/>
      </w:divBdr>
    </w:div>
    <w:div w:id="1063410530">
      <w:bodyDiv w:val="1"/>
      <w:marLeft w:val="0"/>
      <w:marRight w:val="0"/>
      <w:marTop w:val="0"/>
      <w:marBottom w:val="0"/>
      <w:divBdr>
        <w:top w:val="none" w:sz="0" w:space="0" w:color="auto"/>
        <w:left w:val="none" w:sz="0" w:space="0" w:color="auto"/>
        <w:bottom w:val="none" w:sz="0" w:space="0" w:color="auto"/>
        <w:right w:val="none" w:sz="0" w:space="0" w:color="auto"/>
      </w:divBdr>
    </w:div>
    <w:div w:id="1063412629">
      <w:bodyDiv w:val="1"/>
      <w:marLeft w:val="0"/>
      <w:marRight w:val="0"/>
      <w:marTop w:val="0"/>
      <w:marBottom w:val="0"/>
      <w:divBdr>
        <w:top w:val="none" w:sz="0" w:space="0" w:color="auto"/>
        <w:left w:val="none" w:sz="0" w:space="0" w:color="auto"/>
        <w:bottom w:val="none" w:sz="0" w:space="0" w:color="auto"/>
        <w:right w:val="none" w:sz="0" w:space="0" w:color="auto"/>
      </w:divBdr>
    </w:div>
    <w:div w:id="1063599480">
      <w:bodyDiv w:val="1"/>
      <w:marLeft w:val="0"/>
      <w:marRight w:val="0"/>
      <w:marTop w:val="0"/>
      <w:marBottom w:val="0"/>
      <w:divBdr>
        <w:top w:val="none" w:sz="0" w:space="0" w:color="auto"/>
        <w:left w:val="none" w:sz="0" w:space="0" w:color="auto"/>
        <w:bottom w:val="none" w:sz="0" w:space="0" w:color="auto"/>
        <w:right w:val="none" w:sz="0" w:space="0" w:color="auto"/>
      </w:divBdr>
    </w:div>
    <w:div w:id="1064185880">
      <w:bodyDiv w:val="1"/>
      <w:marLeft w:val="0"/>
      <w:marRight w:val="0"/>
      <w:marTop w:val="0"/>
      <w:marBottom w:val="0"/>
      <w:divBdr>
        <w:top w:val="none" w:sz="0" w:space="0" w:color="auto"/>
        <w:left w:val="none" w:sz="0" w:space="0" w:color="auto"/>
        <w:bottom w:val="none" w:sz="0" w:space="0" w:color="auto"/>
        <w:right w:val="none" w:sz="0" w:space="0" w:color="auto"/>
      </w:divBdr>
    </w:div>
    <w:div w:id="1064455054">
      <w:bodyDiv w:val="1"/>
      <w:marLeft w:val="0"/>
      <w:marRight w:val="0"/>
      <w:marTop w:val="0"/>
      <w:marBottom w:val="0"/>
      <w:divBdr>
        <w:top w:val="none" w:sz="0" w:space="0" w:color="auto"/>
        <w:left w:val="none" w:sz="0" w:space="0" w:color="auto"/>
        <w:bottom w:val="none" w:sz="0" w:space="0" w:color="auto"/>
        <w:right w:val="none" w:sz="0" w:space="0" w:color="auto"/>
      </w:divBdr>
    </w:div>
    <w:div w:id="1064523020">
      <w:bodyDiv w:val="1"/>
      <w:marLeft w:val="0"/>
      <w:marRight w:val="0"/>
      <w:marTop w:val="0"/>
      <w:marBottom w:val="0"/>
      <w:divBdr>
        <w:top w:val="none" w:sz="0" w:space="0" w:color="auto"/>
        <w:left w:val="none" w:sz="0" w:space="0" w:color="auto"/>
        <w:bottom w:val="none" w:sz="0" w:space="0" w:color="auto"/>
        <w:right w:val="none" w:sz="0" w:space="0" w:color="auto"/>
      </w:divBdr>
    </w:div>
    <w:div w:id="1065494634">
      <w:bodyDiv w:val="1"/>
      <w:marLeft w:val="0"/>
      <w:marRight w:val="0"/>
      <w:marTop w:val="0"/>
      <w:marBottom w:val="0"/>
      <w:divBdr>
        <w:top w:val="none" w:sz="0" w:space="0" w:color="auto"/>
        <w:left w:val="none" w:sz="0" w:space="0" w:color="auto"/>
        <w:bottom w:val="none" w:sz="0" w:space="0" w:color="auto"/>
        <w:right w:val="none" w:sz="0" w:space="0" w:color="auto"/>
      </w:divBdr>
    </w:div>
    <w:div w:id="1066605282">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68843596">
      <w:bodyDiv w:val="1"/>
      <w:marLeft w:val="0"/>
      <w:marRight w:val="0"/>
      <w:marTop w:val="0"/>
      <w:marBottom w:val="0"/>
      <w:divBdr>
        <w:top w:val="none" w:sz="0" w:space="0" w:color="auto"/>
        <w:left w:val="none" w:sz="0" w:space="0" w:color="auto"/>
        <w:bottom w:val="none" w:sz="0" w:space="0" w:color="auto"/>
        <w:right w:val="none" w:sz="0" w:space="0" w:color="auto"/>
      </w:divBdr>
    </w:div>
    <w:div w:id="1069183428">
      <w:bodyDiv w:val="1"/>
      <w:marLeft w:val="0"/>
      <w:marRight w:val="0"/>
      <w:marTop w:val="0"/>
      <w:marBottom w:val="0"/>
      <w:divBdr>
        <w:top w:val="none" w:sz="0" w:space="0" w:color="auto"/>
        <w:left w:val="none" w:sz="0" w:space="0" w:color="auto"/>
        <w:bottom w:val="none" w:sz="0" w:space="0" w:color="auto"/>
        <w:right w:val="none" w:sz="0" w:space="0" w:color="auto"/>
      </w:divBdr>
    </w:div>
    <w:div w:id="1069763300">
      <w:bodyDiv w:val="1"/>
      <w:marLeft w:val="0"/>
      <w:marRight w:val="0"/>
      <w:marTop w:val="0"/>
      <w:marBottom w:val="0"/>
      <w:divBdr>
        <w:top w:val="none" w:sz="0" w:space="0" w:color="auto"/>
        <w:left w:val="none" w:sz="0" w:space="0" w:color="auto"/>
        <w:bottom w:val="none" w:sz="0" w:space="0" w:color="auto"/>
        <w:right w:val="none" w:sz="0" w:space="0" w:color="auto"/>
      </w:divBdr>
    </w:div>
    <w:div w:id="1069890587">
      <w:bodyDiv w:val="1"/>
      <w:marLeft w:val="0"/>
      <w:marRight w:val="0"/>
      <w:marTop w:val="0"/>
      <w:marBottom w:val="0"/>
      <w:divBdr>
        <w:top w:val="none" w:sz="0" w:space="0" w:color="auto"/>
        <w:left w:val="none" w:sz="0" w:space="0" w:color="auto"/>
        <w:bottom w:val="none" w:sz="0" w:space="0" w:color="auto"/>
        <w:right w:val="none" w:sz="0" w:space="0" w:color="auto"/>
      </w:divBdr>
    </w:div>
    <w:div w:id="1070034450">
      <w:bodyDiv w:val="1"/>
      <w:marLeft w:val="0"/>
      <w:marRight w:val="0"/>
      <w:marTop w:val="0"/>
      <w:marBottom w:val="0"/>
      <w:divBdr>
        <w:top w:val="none" w:sz="0" w:space="0" w:color="auto"/>
        <w:left w:val="none" w:sz="0" w:space="0" w:color="auto"/>
        <w:bottom w:val="none" w:sz="0" w:space="0" w:color="auto"/>
        <w:right w:val="none" w:sz="0" w:space="0" w:color="auto"/>
      </w:divBdr>
    </w:div>
    <w:div w:id="1070469830">
      <w:bodyDiv w:val="1"/>
      <w:marLeft w:val="0"/>
      <w:marRight w:val="0"/>
      <w:marTop w:val="0"/>
      <w:marBottom w:val="0"/>
      <w:divBdr>
        <w:top w:val="none" w:sz="0" w:space="0" w:color="auto"/>
        <w:left w:val="none" w:sz="0" w:space="0" w:color="auto"/>
        <w:bottom w:val="none" w:sz="0" w:space="0" w:color="auto"/>
        <w:right w:val="none" w:sz="0" w:space="0" w:color="auto"/>
      </w:divBdr>
    </w:div>
    <w:div w:id="1071271974">
      <w:bodyDiv w:val="1"/>
      <w:marLeft w:val="0"/>
      <w:marRight w:val="0"/>
      <w:marTop w:val="0"/>
      <w:marBottom w:val="0"/>
      <w:divBdr>
        <w:top w:val="none" w:sz="0" w:space="0" w:color="auto"/>
        <w:left w:val="none" w:sz="0" w:space="0" w:color="auto"/>
        <w:bottom w:val="none" w:sz="0" w:space="0" w:color="auto"/>
        <w:right w:val="none" w:sz="0" w:space="0" w:color="auto"/>
      </w:divBdr>
    </w:div>
    <w:div w:id="1071542551">
      <w:bodyDiv w:val="1"/>
      <w:marLeft w:val="0"/>
      <w:marRight w:val="0"/>
      <w:marTop w:val="0"/>
      <w:marBottom w:val="0"/>
      <w:divBdr>
        <w:top w:val="none" w:sz="0" w:space="0" w:color="auto"/>
        <w:left w:val="none" w:sz="0" w:space="0" w:color="auto"/>
        <w:bottom w:val="none" w:sz="0" w:space="0" w:color="auto"/>
        <w:right w:val="none" w:sz="0" w:space="0" w:color="auto"/>
      </w:divBdr>
    </w:div>
    <w:div w:id="1072315415">
      <w:bodyDiv w:val="1"/>
      <w:marLeft w:val="0"/>
      <w:marRight w:val="0"/>
      <w:marTop w:val="0"/>
      <w:marBottom w:val="0"/>
      <w:divBdr>
        <w:top w:val="none" w:sz="0" w:space="0" w:color="auto"/>
        <w:left w:val="none" w:sz="0" w:space="0" w:color="auto"/>
        <w:bottom w:val="none" w:sz="0" w:space="0" w:color="auto"/>
        <w:right w:val="none" w:sz="0" w:space="0" w:color="auto"/>
      </w:divBdr>
    </w:div>
    <w:div w:id="1072897738">
      <w:bodyDiv w:val="1"/>
      <w:marLeft w:val="0"/>
      <w:marRight w:val="0"/>
      <w:marTop w:val="0"/>
      <w:marBottom w:val="0"/>
      <w:divBdr>
        <w:top w:val="none" w:sz="0" w:space="0" w:color="auto"/>
        <w:left w:val="none" w:sz="0" w:space="0" w:color="auto"/>
        <w:bottom w:val="none" w:sz="0" w:space="0" w:color="auto"/>
        <w:right w:val="none" w:sz="0" w:space="0" w:color="auto"/>
      </w:divBdr>
    </w:div>
    <w:div w:id="1073357123">
      <w:bodyDiv w:val="1"/>
      <w:marLeft w:val="0"/>
      <w:marRight w:val="0"/>
      <w:marTop w:val="0"/>
      <w:marBottom w:val="0"/>
      <w:divBdr>
        <w:top w:val="none" w:sz="0" w:space="0" w:color="auto"/>
        <w:left w:val="none" w:sz="0" w:space="0" w:color="auto"/>
        <w:bottom w:val="none" w:sz="0" w:space="0" w:color="auto"/>
        <w:right w:val="none" w:sz="0" w:space="0" w:color="auto"/>
      </w:divBdr>
    </w:div>
    <w:div w:id="1074088647">
      <w:bodyDiv w:val="1"/>
      <w:marLeft w:val="0"/>
      <w:marRight w:val="0"/>
      <w:marTop w:val="0"/>
      <w:marBottom w:val="0"/>
      <w:divBdr>
        <w:top w:val="none" w:sz="0" w:space="0" w:color="auto"/>
        <w:left w:val="none" w:sz="0" w:space="0" w:color="auto"/>
        <w:bottom w:val="none" w:sz="0" w:space="0" w:color="auto"/>
        <w:right w:val="none" w:sz="0" w:space="0" w:color="auto"/>
      </w:divBdr>
    </w:div>
    <w:div w:id="1074863599">
      <w:bodyDiv w:val="1"/>
      <w:marLeft w:val="0"/>
      <w:marRight w:val="0"/>
      <w:marTop w:val="0"/>
      <w:marBottom w:val="0"/>
      <w:divBdr>
        <w:top w:val="none" w:sz="0" w:space="0" w:color="auto"/>
        <w:left w:val="none" w:sz="0" w:space="0" w:color="auto"/>
        <w:bottom w:val="none" w:sz="0" w:space="0" w:color="auto"/>
        <w:right w:val="none" w:sz="0" w:space="0" w:color="auto"/>
      </w:divBdr>
    </w:div>
    <w:div w:id="1075392743">
      <w:bodyDiv w:val="1"/>
      <w:marLeft w:val="0"/>
      <w:marRight w:val="0"/>
      <w:marTop w:val="0"/>
      <w:marBottom w:val="0"/>
      <w:divBdr>
        <w:top w:val="none" w:sz="0" w:space="0" w:color="auto"/>
        <w:left w:val="none" w:sz="0" w:space="0" w:color="auto"/>
        <w:bottom w:val="none" w:sz="0" w:space="0" w:color="auto"/>
        <w:right w:val="none" w:sz="0" w:space="0" w:color="auto"/>
      </w:divBdr>
    </w:div>
    <w:div w:id="1076393703">
      <w:bodyDiv w:val="1"/>
      <w:marLeft w:val="0"/>
      <w:marRight w:val="0"/>
      <w:marTop w:val="0"/>
      <w:marBottom w:val="0"/>
      <w:divBdr>
        <w:top w:val="none" w:sz="0" w:space="0" w:color="auto"/>
        <w:left w:val="none" w:sz="0" w:space="0" w:color="auto"/>
        <w:bottom w:val="none" w:sz="0" w:space="0" w:color="auto"/>
        <w:right w:val="none" w:sz="0" w:space="0" w:color="auto"/>
      </w:divBdr>
    </w:div>
    <w:div w:id="1077821295">
      <w:bodyDiv w:val="1"/>
      <w:marLeft w:val="0"/>
      <w:marRight w:val="0"/>
      <w:marTop w:val="0"/>
      <w:marBottom w:val="0"/>
      <w:divBdr>
        <w:top w:val="none" w:sz="0" w:space="0" w:color="auto"/>
        <w:left w:val="none" w:sz="0" w:space="0" w:color="auto"/>
        <w:bottom w:val="none" w:sz="0" w:space="0" w:color="auto"/>
        <w:right w:val="none" w:sz="0" w:space="0" w:color="auto"/>
      </w:divBdr>
    </w:div>
    <w:div w:id="1077896001">
      <w:bodyDiv w:val="1"/>
      <w:marLeft w:val="0"/>
      <w:marRight w:val="0"/>
      <w:marTop w:val="0"/>
      <w:marBottom w:val="0"/>
      <w:divBdr>
        <w:top w:val="none" w:sz="0" w:space="0" w:color="auto"/>
        <w:left w:val="none" w:sz="0" w:space="0" w:color="auto"/>
        <w:bottom w:val="none" w:sz="0" w:space="0" w:color="auto"/>
        <w:right w:val="none" w:sz="0" w:space="0" w:color="auto"/>
      </w:divBdr>
    </w:div>
    <w:div w:id="1077941481">
      <w:bodyDiv w:val="1"/>
      <w:marLeft w:val="0"/>
      <w:marRight w:val="0"/>
      <w:marTop w:val="0"/>
      <w:marBottom w:val="0"/>
      <w:divBdr>
        <w:top w:val="none" w:sz="0" w:space="0" w:color="auto"/>
        <w:left w:val="none" w:sz="0" w:space="0" w:color="auto"/>
        <w:bottom w:val="none" w:sz="0" w:space="0" w:color="auto"/>
        <w:right w:val="none" w:sz="0" w:space="0" w:color="auto"/>
      </w:divBdr>
    </w:div>
    <w:div w:id="1078135790">
      <w:bodyDiv w:val="1"/>
      <w:marLeft w:val="0"/>
      <w:marRight w:val="0"/>
      <w:marTop w:val="0"/>
      <w:marBottom w:val="0"/>
      <w:divBdr>
        <w:top w:val="none" w:sz="0" w:space="0" w:color="auto"/>
        <w:left w:val="none" w:sz="0" w:space="0" w:color="auto"/>
        <w:bottom w:val="none" w:sz="0" w:space="0" w:color="auto"/>
        <w:right w:val="none" w:sz="0" w:space="0" w:color="auto"/>
      </w:divBdr>
    </w:div>
    <w:div w:id="1079981403">
      <w:bodyDiv w:val="1"/>
      <w:marLeft w:val="0"/>
      <w:marRight w:val="0"/>
      <w:marTop w:val="0"/>
      <w:marBottom w:val="0"/>
      <w:divBdr>
        <w:top w:val="none" w:sz="0" w:space="0" w:color="auto"/>
        <w:left w:val="none" w:sz="0" w:space="0" w:color="auto"/>
        <w:bottom w:val="none" w:sz="0" w:space="0" w:color="auto"/>
        <w:right w:val="none" w:sz="0" w:space="0" w:color="auto"/>
      </w:divBdr>
    </w:div>
    <w:div w:id="1080835936">
      <w:bodyDiv w:val="1"/>
      <w:marLeft w:val="0"/>
      <w:marRight w:val="0"/>
      <w:marTop w:val="0"/>
      <w:marBottom w:val="0"/>
      <w:divBdr>
        <w:top w:val="none" w:sz="0" w:space="0" w:color="auto"/>
        <w:left w:val="none" w:sz="0" w:space="0" w:color="auto"/>
        <w:bottom w:val="none" w:sz="0" w:space="0" w:color="auto"/>
        <w:right w:val="none" w:sz="0" w:space="0" w:color="auto"/>
      </w:divBdr>
    </w:div>
    <w:div w:id="1083184023">
      <w:bodyDiv w:val="1"/>
      <w:marLeft w:val="0"/>
      <w:marRight w:val="0"/>
      <w:marTop w:val="0"/>
      <w:marBottom w:val="0"/>
      <w:divBdr>
        <w:top w:val="none" w:sz="0" w:space="0" w:color="auto"/>
        <w:left w:val="none" w:sz="0" w:space="0" w:color="auto"/>
        <w:bottom w:val="none" w:sz="0" w:space="0" w:color="auto"/>
        <w:right w:val="none" w:sz="0" w:space="0" w:color="auto"/>
      </w:divBdr>
    </w:div>
    <w:div w:id="1083796881">
      <w:bodyDiv w:val="1"/>
      <w:marLeft w:val="0"/>
      <w:marRight w:val="0"/>
      <w:marTop w:val="0"/>
      <w:marBottom w:val="0"/>
      <w:divBdr>
        <w:top w:val="none" w:sz="0" w:space="0" w:color="auto"/>
        <w:left w:val="none" w:sz="0" w:space="0" w:color="auto"/>
        <w:bottom w:val="none" w:sz="0" w:space="0" w:color="auto"/>
        <w:right w:val="none" w:sz="0" w:space="0" w:color="auto"/>
      </w:divBdr>
    </w:div>
    <w:div w:id="1084033332">
      <w:bodyDiv w:val="1"/>
      <w:marLeft w:val="0"/>
      <w:marRight w:val="0"/>
      <w:marTop w:val="0"/>
      <w:marBottom w:val="0"/>
      <w:divBdr>
        <w:top w:val="none" w:sz="0" w:space="0" w:color="auto"/>
        <w:left w:val="none" w:sz="0" w:space="0" w:color="auto"/>
        <w:bottom w:val="none" w:sz="0" w:space="0" w:color="auto"/>
        <w:right w:val="none" w:sz="0" w:space="0" w:color="auto"/>
      </w:divBdr>
    </w:div>
    <w:div w:id="1084182224">
      <w:bodyDiv w:val="1"/>
      <w:marLeft w:val="0"/>
      <w:marRight w:val="0"/>
      <w:marTop w:val="0"/>
      <w:marBottom w:val="0"/>
      <w:divBdr>
        <w:top w:val="none" w:sz="0" w:space="0" w:color="auto"/>
        <w:left w:val="none" w:sz="0" w:space="0" w:color="auto"/>
        <w:bottom w:val="none" w:sz="0" w:space="0" w:color="auto"/>
        <w:right w:val="none" w:sz="0" w:space="0" w:color="auto"/>
      </w:divBdr>
    </w:div>
    <w:div w:id="1084490719">
      <w:bodyDiv w:val="1"/>
      <w:marLeft w:val="0"/>
      <w:marRight w:val="0"/>
      <w:marTop w:val="0"/>
      <w:marBottom w:val="0"/>
      <w:divBdr>
        <w:top w:val="none" w:sz="0" w:space="0" w:color="auto"/>
        <w:left w:val="none" w:sz="0" w:space="0" w:color="auto"/>
        <w:bottom w:val="none" w:sz="0" w:space="0" w:color="auto"/>
        <w:right w:val="none" w:sz="0" w:space="0" w:color="auto"/>
      </w:divBdr>
    </w:div>
    <w:div w:id="1085106448">
      <w:bodyDiv w:val="1"/>
      <w:marLeft w:val="0"/>
      <w:marRight w:val="0"/>
      <w:marTop w:val="0"/>
      <w:marBottom w:val="0"/>
      <w:divBdr>
        <w:top w:val="none" w:sz="0" w:space="0" w:color="auto"/>
        <w:left w:val="none" w:sz="0" w:space="0" w:color="auto"/>
        <w:bottom w:val="none" w:sz="0" w:space="0" w:color="auto"/>
        <w:right w:val="none" w:sz="0" w:space="0" w:color="auto"/>
      </w:divBdr>
    </w:div>
    <w:div w:id="1085494972">
      <w:bodyDiv w:val="1"/>
      <w:marLeft w:val="0"/>
      <w:marRight w:val="0"/>
      <w:marTop w:val="0"/>
      <w:marBottom w:val="0"/>
      <w:divBdr>
        <w:top w:val="none" w:sz="0" w:space="0" w:color="auto"/>
        <w:left w:val="none" w:sz="0" w:space="0" w:color="auto"/>
        <w:bottom w:val="none" w:sz="0" w:space="0" w:color="auto"/>
        <w:right w:val="none" w:sz="0" w:space="0" w:color="auto"/>
      </w:divBdr>
    </w:div>
    <w:div w:id="1085882882">
      <w:bodyDiv w:val="1"/>
      <w:marLeft w:val="0"/>
      <w:marRight w:val="0"/>
      <w:marTop w:val="0"/>
      <w:marBottom w:val="0"/>
      <w:divBdr>
        <w:top w:val="none" w:sz="0" w:space="0" w:color="auto"/>
        <w:left w:val="none" w:sz="0" w:space="0" w:color="auto"/>
        <w:bottom w:val="none" w:sz="0" w:space="0" w:color="auto"/>
        <w:right w:val="none" w:sz="0" w:space="0" w:color="auto"/>
      </w:divBdr>
    </w:div>
    <w:div w:id="1085959788">
      <w:bodyDiv w:val="1"/>
      <w:marLeft w:val="0"/>
      <w:marRight w:val="0"/>
      <w:marTop w:val="0"/>
      <w:marBottom w:val="0"/>
      <w:divBdr>
        <w:top w:val="none" w:sz="0" w:space="0" w:color="auto"/>
        <w:left w:val="none" w:sz="0" w:space="0" w:color="auto"/>
        <w:bottom w:val="none" w:sz="0" w:space="0" w:color="auto"/>
        <w:right w:val="none" w:sz="0" w:space="0" w:color="auto"/>
      </w:divBdr>
    </w:div>
    <w:div w:id="1086994503">
      <w:bodyDiv w:val="1"/>
      <w:marLeft w:val="0"/>
      <w:marRight w:val="0"/>
      <w:marTop w:val="0"/>
      <w:marBottom w:val="0"/>
      <w:divBdr>
        <w:top w:val="none" w:sz="0" w:space="0" w:color="auto"/>
        <w:left w:val="none" w:sz="0" w:space="0" w:color="auto"/>
        <w:bottom w:val="none" w:sz="0" w:space="0" w:color="auto"/>
        <w:right w:val="none" w:sz="0" w:space="0" w:color="auto"/>
      </w:divBdr>
    </w:div>
    <w:div w:id="1087265056">
      <w:bodyDiv w:val="1"/>
      <w:marLeft w:val="0"/>
      <w:marRight w:val="0"/>
      <w:marTop w:val="0"/>
      <w:marBottom w:val="0"/>
      <w:divBdr>
        <w:top w:val="none" w:sz="0" w:space="0" w:color="auto"/>
        <w:left w:val="none" w:sz="0" w:space="0" w:color="auto"/>
        <w:bottom w:val="none" w:sz="0" w:space="0" w:color="auto"/>
        <w:right w:val="none" w:sz="0" w:space="0" w:color="auto"/>
      </w:divBdr>
    </w:div>
    <w:div w:id="1087655217">
      <w:bodyDiv w:val="1"/>
      <w:marLeft w:val="0"/>
      <w:marRight w:val="0"/>
      <w:marTop w:val="0"/>
      <w:marBottom w:val="0"/>
      <w:divBdr>
        <w:top w:val="none" w:sz="0" w:space="0" w:color="auto"/>
        <w:left w:val="none" w:sz="0" w:space="0" w:color="auto"/>
        <w:bottom w:val="none" w:sz="0" w:space="0" w:color="auto"/>
        <w:right w:val="none" w:sz="0" w:space="0" w:color="auto"/>
      </w:divBdr>
    </w:div>
    <w:div w:id="1087848155">
      <w:bodyDiv w:val="1"/>
      <w:marLeft w:val="0"/>
      <w:marRight w:val="0"/>
      <w:marTop w:val="0"/>
      <w:marBottom w:val="0"/>
      <w:divBdr>
        <w:top w:val="none" w:sz="0" w:space="0" w:color="auto"/>
        <w:left w:val="none" w:sz="0" w:space="0" w:color="auto"/>
        <w:bottom w:val="none" w:sz="0" w:space="0" w:color="auto"/>
        <w:right w:val="none" w:sz="0" w:space="0" w:color="auto"/>
      </w:divBdr>
    </w:div>
    <w:div w:id="1088039955">
      <w:bodyDiv w:val="1"/>
      <w:marLeft w:val="0"/>
      <w:marRight w:val="0"/>
      <w:marTop w:val="0"/>
      <w:marBottom w:val="0"/>
      <w:divBdr>
        <w:top w:val="none" w:sz="0" w:space="0" w:color="auto"/>
        <w:left w:val="none" w:sz="0" w:space="0" w:color="auto"/>
        <w:bottom w:val="none" w:sz="0" w:space="0" w:color="auto"/>
        <w:right w:val="none" w:sz="0" w:space="0" w:color="auto"/>
      </w:divBdr>
    </w:div>
    <w:div w:id="1088160055">
      <w:bodyDiv w:val="1"/>
      <w:marLeft w:val="0"/>
      <w:marRight w:val="0"/>
      <w:marTop w:val="0"/>
      <w:marBottom w:val="0"/>
      <w:divBdr>
        <w:top w:val="none" w:sz="0" w:space="0" w:color="auto"/>
        <w:left w:val="none" w:sz="0" w:space="0" w:color="auto"/>
        <w:bottom w:val="none" w:sz="0" w:space="0" w:color="auto"/>
        <w:right w:val="none" w:sz="0" w:space="0" w:color="auto"/>
      </w:divBdr>
    </w:div>
    <w:div w:id="1088161168">
      <w:bodyDiv w:val="1"/>
      <w:marLeft w:val="0"/>
      <w:marRight w:val="0"/>
      <w:marTop w:val="0"/>
      <w:marBottom w:val="0"/>
      <w:divBdr>
        <w:top w:val="none" w:sz="0" w:space="0" w:color="auto"/>
        <w:left w:val="none" w:sz="0" w:space="0" w:color="auto"/>
        <w:bottom w:val="none" w:sz="0" w:space="0" w:color="auto"/>
        <w:right w:val="none" w:sz="0" w:space="0" w:color="auto"/>
      </w:divBdr>
    </w:div>
    <w:div w:id="1088573594">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088842978">
      <w:bodyDiv w:val="1"/>
      <w:marLeft w:val="0"/>
      <w:marRight w:val="0"/>
      <w:marTop w:val="0"/>
      <w:marBottom w:val="0"/>
      <w:divBdr>
        <w:top w:val="none" w:sz="0" w:space="0" w:color="auto"/>
        <w:left w:val="none" w:sz="0" w:space="0" w:color="auto"/>
        <w:bottom w:val="none" w:sz="0" w:space="0" w:color="auto"/>
        <w:right w:val="none" w:sz="0" w:space="0" w:color="auto"/>
      </w:divBdr>
    </w:div>
    <w:div w:id="1089892091">
      <w:bodyDiv w:val="1"/>
      <w:marLeft w:val="0"/>
      <w:marRight w:val="0"/>
      <w:marTop w:val="0"/>
      <w:marBottom w:val="0"/>
      <w:divBdr>
        <w:top w:val="none" w:sz="0" w:space="0" w:color="auto"/>
        <w:left w:val="none" w:sz="0" w:space="0" w:color="auto"/>
        <w:bottom w:val="none" w:sz="0" w:space="0" w:color="auto"/>
        <w:right w:val="none" w:sz="0" w:space="0" w:color="auto"/>
      </w:divBdr>
    </w:div>
    <w:div w:id="1091047318">
      <w:bodyDiv w:val="1"/>
      <w:marLeft w:val="0"/>
      <w:marRight w:val="0"/>
      <w:marTop w:val="0"/>
      <w:marBottom w:val="0"/>
      <w:divBdr>
        <w:top w:val="none" w:sz="0" w:space="0" w:color="auto"/>
        <w:left w:val="none" w:sz="0" w:space="0" w:color="auto"/>
        <w:bottom w:val="none" w:sz="0" w:space="0" w:color="auto"/>
        <w:right w:val="none" w:sz="0" w:space="0" w:color="auto"/>
      </w:divBdr>
    </w:div>
    <w:div w:id="1091513845">
      <w:bodyDiv w:val="1"/>
      <w:marLeft w:val="0"/>
      <w:marRight w:val="0"/>
      <w:marTop w:val="0"/>
      <w:marBottom w:val="0"/>
      <w:divBdr>
        <w:top w:val="none" w:sz="0" w:space="0" w:color="auto"/>
        <w:left w:val="none" w:sz="0" w:space="0" w:color="auto"/>
        <w:bottom w:val="none" w:sz="0" w:space="0" w:color="auto"/>
        <w:right w:val="none" w:sz="0" w:space="0" w:color="auto"/>
      </w:divBdr>
    </w:div>
    <w:div w:id="1092896869">
      <w:bodyDiv w:val="1"/>
      <w:marLeft w:val="0"/>
      <w:marRight w:val="0"/>
      <w:marTop w:val="0"/>
      <w:marBottom w:val="0"/>
      <w:divBdr>
        <w:top w:val="none" w:sz="0" w:space="0" w:color="auto"/>
        <w:left w:val="none" w:sz="0" w:space="0" w:color="auto"/>
        <w:bottom w:val="none" w:sz="0" w:space="0" w:color="auto"/>
        <w:right w:val="none" w:sz="0" w:space="0" w:color="auto"/>
      </w:divBdr>
    </w:div>
    <w:div w:id="1093092210">
      <w:bodyDiv w:val="1"/>
      <w:marLeft w:val="0"/>
      <w:marRight w:val="0"/>
      <w:marTop w:val="0"/>
      <w:marBottom w:val="0"/>
      <w:divBdr>
        <w:top w:val="none" w:sz="0" w:space="0" w:color="auto"/>
        <w:left w:val="none" w:sz="0" w:space="0" w:color="auto"/>
        <w:bottom w:val="none" w:sz="0" w:space="0" w:color="auto"/>
        <w:right w:val="none" w:sz="0" w:space="0" w:color="auto"/>
      </w:divBdr>
    </w:div>
    <w:div w:id="1093624256">
      <w:bodyDiv w:val="1"/>
      <w:marLeft w:val="0"/>
      <w:marRight w:val="0"/>
      <w:marTop w:val="0"/>
      <w:marBottom w:val="0"/>
      <w:divBdr>
        <w:top w:val="none" w:sz="0" w:space="0" w:color="auto"/>
        <w:left w:val="none" w:sz="0" w:space="0" w:color="auto"/>
        <w:bottom w:val="none" w:sz="0" w:space="0" w:color="auto"/>
        <w:right w:val="none" w:sz="0" w:space="0" w:color="auto"/>
      </w:divBdr>
    </w:div>
    <w:div w:id="1094126455">
      <w:bodyDiv w:val="1"/>
      <w:marLeft w:val="0"/>
      <w:marRight w:val="0"/>
      <w:marTop w:val="0"/>
      <w:marBottom w:val="0"/>
      <w:divBdr>
        <w:top w:val="none" w:sz="0" w:space="0" w:color="auto"/>
        <w:left w:val="none" w:sz="0" w:space="0" w:color="auto"/>
        <w:bottom w:val="none" w:sz="0" w:space="0" w:color="auto"/>
        <w:right w:val="none" w:sz="0" w:space="0" w:color="auto"/>
      </w:divBdr>
    </w:div>
    <w:div w:id="1094208915">
      <w:bodyDiv w:val="1"/>
      <w:marLeft w:val="0"/>
      <w:marRight w:val="0"/>
      <w:marTop w:val="0"/>
      <w:marBottom w:val="0"/>
      <w:divBdr>
        <w:top w:val="none" w:sz="0" w:space="0" w:color="auto"/>
        <w:left w:val="none" w:sz="0" w:space="0" w:color="auto"/>
        <w:bottom w:val="none" w:sz="0" w:space="0" w:color="auto"/>
        <w:right w:val="none" w:sz="0" w:space="0" w:color="auto"/>
      </w:divBdr>
    </w:div>
    <w:div w:id="1095445750">
      <w:bodyDiv w:val="1"/>
      <w:marLeft w:val="0"/>
      <w:marRight w:val="0"/>
      <w:marTop w:val="0"/>
      <w:marBottom w:val="0"/>
      <w:divBdr>
        <w:top w:val="none" w:sz="0" w:space="0" w:color="auto"/>
        <w:left w:val="none" w:sz="0" w:space="0" w:color="auto"/>
        <w:bottom w:val="none" w:sz="0" w:space="0" w:color="auto"/>
        <w:right w:val="none" w:sz="0" w:space="0" w:color="auto"/>
      </w:divBdr>
    </w:div>
    <w:div w:id="1096633383">
      <w:bodyDiv w:val="1"/>
      <w:marLeft w:val="0"/>
      <w:marRight w:val="0"/>
      <w:marTop w:val="0"/>
      <w:marBottom w:val="0"/>
      <w:divBdr>
        <w:top w:val="none" w:sz="0" w:space="0" w:color="auto"/>
        <w:left w:val="none" w:sz="0" w:space="0" w:color="auto"/>
        <w:bottom w:val="none" w:sz="0" w:space="0" w:color="auto"/>
        <w:right w:val="none" w:sz="0" w:space="0" w:color="auto"/>
      </w:divBdr>
    </w:div>
    <w:div w:id="1097142873">
      <w:bodyDiv w:val="1"/>
      <w:marLeft w:val="0"/>
      <w:marRight w:val="0"/>
      <w:marTop w:val="0"/>
      <w:marBottom w:val="0"/>
      <w:divBdr>
        <w:top w:val="none" w:sz="0" w:space="0" w:color="auto"/>
        <w:left w:val="none" w:sz="0" w:space="0" w:color="auto"/>
        <w:bottom w:val="none" w:sz="0" w:space="0" w:color="auto"/>
        <w:right w:val="none" w:sz="0" w:space="0" w:color="auto"/>
      </w:divBdr>
    </w:div>
    <w:div w:id="1097865052">
      <w:bodyDiv w:val="1"/>
      <w:marLeft w:val="0"/>
      <w:marRight w:val="0"/>
      <w:marTop w:val="0"/>
      <w:marBottom w:val="0"/>
      <w:divBdr>
        <w:top w:val="none" w:sz="0" w:space="0" w:color="auto"/>
        <w:left w:val="none" w:sz="0" w:space="0" w:color="auto"/>
        <w:bottom w:val="none" w:sz="0" w:space="0" w:color="auto"/>
        <w:right w:val="none" w:sz="0" w:space="0" w:color="auto"/>
      </w:divBdr>
    </w:div>
    <w:div w:id="1097944538">
      <w:bodyDiv w:val="1"/>
      <w:marLeft w:val="0"/>
      <w:marRight w:val="0"/>
      <w:marTop w:val="0"/>
      <w:marBottom w:val="0"/>
      <w:divBdr>
        <w:top w:val="none" w:sz="0" w:space="0" w:color="auto"/>
        <w:left w:val="none" w:sz="0" w:space="0" w:color="auto"/>
        <w:bottom w:val="none" w:sz="0" w:space="0" w:color="auto"/>
        <w:right w:val="none" w:sz="0" w:space="0" w:color="auto"/>
      </w:divBdr>
    </w:div>
    <w:div w:id="1098527786">
      <w:bodyDiv w:val="1"/>
      <w:marLeft w:val="0"/>
      <w:marRight w:val="0"/>
      <w:marTop w:val="0"/>
      <w:marBottom w:val="0"/>
      <w:divBdr>
        <w:top w:val="none" w:sz="0" w:space="0" w:color="auto"/>
        <w:left w:val="none" w:sz="0" w:space="0" w:color="auto"/>
        <w:bottom w:val="none" w:sz="0" w:space="0" w:color="auto"/>
        <w:right w:val="none" w:sz="0" w:space="0" w:color="auto"/>
      </w:divBdr>
    </w:div>
    <w:div w:id="1099761675">
      <w:bodyDiv w:val="1"/>
      <w:marLeft w:val="0"/>
      <w:marRight w:val="0"/>
      <w:marTop w:val="0"/>
      <w:marBottom w:val="0"/>
      <w:divBdr>
        <w:top w:val="none" w:sz="0" w:space="0" w:color="auto"/>
        <w:left w:val="none" w:sz="0" w:space="0" w:color="auto"/>
        <w:bottom w:val="none" w:sz="0" w:space="0" w:color="auto"/>
        <w:right w:val="none" w:sz="0" w:space="0" w:color="auto"/>
      </w:divBdr>
    </w:div>
    <w:div w:id="1101098281">
      <w:bodyDiv w:val="1"/>
      <w:marLeft w:val="0"/>
      <w:marRight w:val="0"/>
      <w:marTop w:val="0"/>
      <w:marBottom w:val="0"/>
      <w:divBdr>
        <w:top w:val="none" w:sz="0" w:space="0" w:color="auto"/>
        <w:left w:val="none" w:sz="0" w:space="0" w:color="auto"/>
        <w:bottom w:val="none" w:sz="0" w:space="0" w:color="auto"/>
        <w:right w:val="none" w:sz="0" w:space="0" w:color="auto"/>
      </w:divBdr>
    </w:div>
    <w:div w:id="1101142274">
      <w:bodyDiv w:val="1"/>
      <w:marLeft w:val="0"/>
      <w:marRight w:val="0"/>
      <w:marTop w:val="0"/>
      <w:marBottom w:val="0"/>
      <w:divBdr>
        <w:top w:val="none" w:sz="0" w:space="0" w:color="auto"/>
        <w:left w:val="none" w:sz="0" w:space="0" w:color="auto"/>
        <w:bottom w:val="none" w:sz="0" w:space="0" w:color="auto"/>
        <w:right w:val="none" w:sz="0" w:space="0" w:color="auto"/>
      </w:divBdr>
    </w:div>
    <w:div w:id="1101487373">
      <w:bodyDiv w:val="1"/>
      <w:marLeft w:val="0"/>
      <w:marRight w:val="0"/>
      <w:marTop w:val="0"/>
      <w:marBottom w:val="0"/>
      <w:divBdr>
        <w:top w:val="none" w:sz="0" w:space="0" w:color="auto"/>
        <w:left w:val="none" w:sz="0" w:space="0" w:color="auto"/>
        <w:bottom w:val="none" w:sz="0" w:space="0" w:color="auto"/>
        <w:right w:val="none" w:sz="0" w:space="0" w:color="auto"/>
      </w:divBdr>
    </w:div>
    <w:div w:id="1101489659">
      <w:bodyDiv w:val="1"/>
      <w:marLeft w:val="0"/>
      <w:marRight w:val="0"/>
      <w:marTop w:val="0"/>
      <w:marBottom w:val="0"/>
      <w:divBdr>
        <w:top w:val="none" w:sz="0" w:space="0" w:color="auto"/>
        <w:left w:val="none" w:sz="0" w:space="0" w:color="auto"/>
        <w:bottom w:val="none" w:sz="0" w:space="0" w:color="auto"/>
        <w:right w:val="none" w:sz="0" w:space="0" w:color="auto"/>
      </w:divBdr>
    </w:div>
    <w:div w:id="1102602581">
      <w:bodyDiv w:val="1"/>
      <w:marLeft w:val="0"/>
      <w:marRight w:val="0"/>
      <w:marTop w:val="0"/>
      <w:marBottom w:val="0"/>
      <w:divBdr>
        <w:top w:val="none" w:sz="0" w:space="0" w:color="auto"/>
        <w:left w:val="none" w:sz="0" w:space="0" w:color="auto"/>
        <w:bottom w:val="none" w:sz="0" w:space="0" w:color="auto"/>
        <w:right w:val="none" w:sz="0" w:space="0" w:color="auto"/>
      </w:divBdr>
    </w:div>
    <w:div w:id="1102991089">
      <w:bodyDiv w:val="1"/>
      <w:marLeft w:val="0"/>
      <w:marRight w:val="0"/>
      <w:marTop w:val="0"/>
      <w:marBottom w:val="0"/>
      <w:divBdr>
        <w:top w:val="none" w:sz="0" w:space="0" w:color="auto"/>
        <w:left w:val="none" w:sz="0" w:space="0" w:color="auto"/>
        <w:bottom w:val="none" w:sz="0" w:space="0" w:color="auto"/>
        <w:right w:val="none" w:sz="0" w:space="0" w:color="auto"/>
      </w:divBdr>
    </w:div>
    <w:div w:id="1103037123">
      <w:bodyDiv w:val="1"/>
      <w:marLeft w:val="0"/>
      <w:marRight w:val="0"/>
      <w:marTop w:val="0"/>
      <w:marBottom w:val="0"/>
      <w:divBdr>
        <w:top w:val="none" w:sz="0" w:space="0" w:color="auto"/>
        <w:left w:val="none" w:sz="0" w:space="0" w:color="auto"/>
        <w:bottom w:val="none" w:sz="0" w:space="0" w:color="auto"/>
        <w:right w:val="none" w:sz="0" w:space="0" w:color="auto"/>
      </w:divBdr>
    </w:div>
    <w:div w:id="1103307115">
      <w:bodyDiv w:val="1"/>
      <w:marLeft w:val="0"/>
      <w:marRight w:val="0"/>
      <w:marTop w:val="0"/>
      <w:marBottom w:val="0"/>
      <w:divBdr>
        <w:top w:val="none" w:sz="0" w:space="0" w:color="auto"/>
        <w:left w:val="none" w:sz="0" w:space="0" w:color="auto"/>
        <w:bottom w:val="none" w:sz="0" w:space="0" w:color="auto"/>
        <w:right w:val="none" w:sz="0" w:space="0" w:color="auto"/>
      </w:divBdr>
    </w:div>
    <w:div w:id="1103719266">
      <w:bodyDiv w:val="1"/>
      <w:marLeft w:val="0"/>
      <w:marRight w:val="0"/>
      <w:marTop w:val="0"/>
      <w:marBottom w:val="0"/>
      <w:divBdr>
        <w:top w:val="none" w:sz="0" w:space="0" w:color="auto"/>
        <w:left w:val="none" w:sz="0" w:space="0" w:color="auto"/>
        <w:bottom w:val="none" w:sz="0" w:space="0" w:color="auto"/>
        <w:right w:val="none" w:sz="0" w:space="0" w:color="auto"/>
      </w:divBdr>
    </w:div>
    <w:div w:id="1104573226">
      <w:bodyDiv w:val="1"/>
      <w:marLeft w:val="0"/>
      <w:marRight w:val="0"/>
      <w:marTop w:val="0"/>
      <w:marBottom w:val="0"/>
      <w:divBdr>
        <w:top w:val="none" w:sz="0" w:space="0" w:color="auto"/>
        <w:left w:val="none" w:sz="0" w:space="0" w:color="auto"/>
        <w:bottom w:val="none" w:sz="0" w:space="0" w:color="auto"/>
        <w:right w:val="none" w:sz="0" w:space="0" w:color="auto"/>
      </w:divBdr>
    </w:div>
    <w:div w:id="1107777905">
      <w:bodyDiv w:val="1"/>
      <w:marLeft w:val="0"/>
      <w:marRight w:val="0"/>
      <w:marTop w:val="0"/>
      <w:marBottom w:val="0"/>
      <w:divBdr>
        <w:top w:val="none" w:sz="0" w:space="0" w:color="auto"/>
        <w:left w:val="none" w:sz="0" w:space="0" w:color="auto"/>
        <w:bottom w:val="none" w:sz="0" w:space="0" w:color="auto"/>
        <w:right w:val="none" w:sz="0" w:space="0" w:color="auto"/>
      </w:divBdr>
    </w:div>
    <w:div w:id="1108692671">
      <w:bodyDiv w:val="1"/>
      <w:marLeft w:val="0"/>
      <w:marRight w:val="0"/>
      <w:marTop w:val="0"/>
      <w:marBottom w:val="0"/>
      <w:divBdr>
        <w:top w:val="none" w:sz="0" w:space="0" w:color="auto"/>
        <w:left w:val="none" w:sz="0" w:space="0" w:color="auto"/>
        <w:bottom w:val="none" w:sz="0" w:space="0" w:color="auto"/>
        <w:right w:val="none" w:sz="0" w:space="0" w:color="auto"/>
      </w:divBdr>
    </w:div>
    <w:div w:id="1110391577">
      <w:bodyDiv w:val="1"/>
      <w:marLeft w:val="0"/>
      <w:marRight w:val="0"/>
      <w:marTop w:val="0"/>
      <w:marBottom w:val="0"/>
      <w:divBdr>
        <w:top w:val="none" w:sz="0" w:space="0" w:color="auto"/>
        <w:left w:val="none" w:sz="0" w:space="0" w:color="auto"/>
        <w:bottom w:val="none" w:sz="0" w:space="0" w:color="auto"/>
        <w:right w:val="none" w:sz="0" w:space="0" w:color="auto"/>
      </w:divBdr>
    </w:div>
    <w:div w:id="1111170285">
      <w:bodyDiv w:val="1"/>
      <w:marLeft w:val="0"/>
      <w:marRight w:val="0"/>
      <w:marTop w:val="0"/>
      <w:marBottom w:val="0"/>
      <w:divBdr>
        <w:top w:val="none" w:sz="0" w:space="0" w:color="auto"/>
        <w:left w:val="none" w:sz="0" w:space="0" w:color="auto"/>
        <w:bottom w:val="none" w:sz="0" w:space="0" w:color="auto"/>
        <w:right w:val="none" w:sz="0" w:space="0" w:color="auto"/>
      </w:divBdr>
    </w:div>
    <w:div w:id="1111900552">
      <w:bodyDiv w:val="1"/>
      <w:marLeft w:val="0"/>
      <w:marRight w:val="0"/>
      <w:marTop w:val="0"/>
      <w:marBottom w:val="0"/>
      <w:divBdr>
        <w:top w:val="none" w:sz="0" w:space="0" w:color="auto"/>
        <w:left w:val="none" w:sz="0" w:space="0" w:color="auto"/>
        <w:bottom w:val="none" w:sz="0" w:space="0" w:color="auto"/>
        <w:right w:val="none" w:sz="0" w:space="0" w:color="auto"/>
      </w:divBdr>
    </w:div>
    <w:div w:id="1114054531">
      <w:bodyDiv w:val="1"/>
      <w:marLeft w:val="0"/>
      <w:marRight w:val="0"/>
      <w:marTop w:val="0"/>
      <w:marBottom w:val="0"/>
      <w:divBdr>
        <w:top w:val="none" w:sz="0" w:space="0" w:color="auto"/>
        <w:left w:val="none" w:sz="0" w:space="0" w:color="auto"/>
        <w:bottom w:val="none" w:sz="0" w:space="0" w:color="auto"/>
        <w:right w:val="none" w:sz="0" w:space="0" w:color="auto"/>
      </w:divBdr>
    </w:div>
    <w:div w:id="1114132157">
      <w:bodyDiv w:val="1"/>
      <w:marLeft w:val="0"/>
      <w:marRight w:val="0"/>
      <w:marTop w:val="0"/>
      <w:marBottom w:val="0"/>
      <w:divBdr>
        <w:top w:val="none" w:sz="0" w:space="0" w:color="auto"/>
        <w:left w:val="none" w:sz="0" w:space="0" w:color="auto"/>
        <w:bottom w:val="none" w:sz="0" w:space="0" w:color="auto"/>
        <w:right w:val="none" w:sz="0" w:space="0" w:color="auto"/>
      </w:divBdr>
    </w:div>
    <w:div w:id="1114403293">
      <w:bodyDiv w:val="1"/>
      <w:marLeft w:val="0"/>
      <w:marRight w:val="0"/>
      <w:marTop w:val="0"/>
      <w:marBottom w:val="0"/>
      <w:divBdr>
        <w:top w:val="none" w:sz="0" w:space="0" w:color="auto"/>
        <w:left w:val="none" w:sz="0" w:space="0" w:color="auto"/>
        <w:bottom w:val="none" w:sz="0" w:space="0" w:color="auto"/>
        <w:right w:val="none" w:sz="0" w:space="0" w:color="auto"/>
      </w:divBdr>
    </w:div>
    <w:div w:id="1115178816">
      <w:bodyDiv w:val="1"/>
      <w:marLeft w:val="0"/>
      <w:marRight w:val="0"/>
      <w:marTop w:val="0"/>
      <w:marBottom w:val="0"/>
      <w:divBdr>
        <w:top w:val="none" w:sz="0" w:space="0" w:color="auto"/>
        <w:left w:val="none" w:sz="0" w:space="0" w:color="auto"/>
        <w:bottom w:val="none" w:sz="0" w:space="0" w:color="auto"/>
        <w:right w:val="none" w:sz="0" w:space="0" w:color="auto"/>
      </w:divBdr>
    </w:div>
    <w:div w:id="1115366628">
      <w:bodyDiv w:val="1"/>
      <w:marLeft w:val="0"/>
      <w:marRight w:val="0"/>
      <w:marTop w:val="0"/>
      <w:marBottom w:val="0"/>
      <w:divBdr>
        <w:top w:val="none" w:sz="0" w:space="0" w:color="auto"/>
        <w:left w:val="none" w:sz="0" w:space="0" w:color="auto"/>
        <w:bottom w:val="none" w:sz="0" w:space="0" w:color="auto"/>
        <w:right w:val="none" w:sz="0" w:space="0" w:color="auto"/>
      </w:divBdr>
    </w:div>
    <w:div w:id="1115441470">
      <w:bodyDiv w:val="1"/>
      <w:marLeft w:val="0"/>
      <w:marRight w:val="0"/>
      <w:marTop w:val="0"/>
      <w:marBottom w:val="0"/>
      <w:divBdr>
        <w:top w:val="none" w:sz="0" w:space="0" w:color="auto"/>
        <w:left w:val="none" w:sz="0" w:space="0" w:color="auto"/>
        <w:bottom w:val="none" w:sz="0" w:space="0" w:color="auto"/>
        <w:right w:val="none" w:sz="0" w:space="0" w:color="auto"/>
      </w:divBdr>
    </w:div>
    <w:div w:id="1116214692">
      <w:bodyDiv w:val="1"/>
      <w:marLeft w:val="0"/>
      <w:marRight w:val="0"/>
      <w:marTop w:val="0"/>
      <w:marBottom w:val="0"/>
      <w:divBdr>
        <w:top w:val="none" w:sz="0" w:space="0" w:color="auto"/>
        <w:left w:val="none" w:sz="0" w:space="0" w:color="auto"/>
        <w:bottom w:val="none" w:sz="0" w:space="0" w:color="auto"/>
        <w:right w:val="none" w:sz="0" w:space="0" w:color="auto"/>
      </w:divBdr>
    </w:div>
    <w:div w:id="1116561180">
      <w:bodyDiv w:val="1"/>
      <w:marLeft w:val="0"/>
      <w:marRight w:val="0"/>
      <w:marTop w:val="0"/>
      <w:marBottom w:val="0"/>
      <w:divBdr>
        <w:top w:val="none" w:sz="0" w:space="0" w:color="auto"/>
        <w:left w:val="none" w:sz="0" w:space="0" w:color="auto"/>
        <w:bottom w:val="none" w:sz="0" w:space="0" w:color="auto"/>
        <w:right w:val="none" w:sz="0" w:space="0" w:color="auto"/>
      </w:divBdr>
    </w:div>
    <w:div w:id="1117917395">
      <w:bodyDiv w:val="1"/>
      <w:marLeft w:val="0"/>
      <w:marRight w:val="0"/>
      <w:marTop w:val="0"/>
      <w:marBottom w:val="0"/>
      <w:divBdr>
        <w:top w:val="none" w:sz="0" w:space="0" w:color="auto"/>
        <w:left w:val="none" w:sz="0" w:space="0" w:color="auto"/>
        <w:bottom w:val="none" w:sz="0" w:space="0" w:color="auto"/>
        <w:right w:val="none" w:sz="0" w:space="0" w:color="auto"/>
      </w:divBdr>
    </w:div>
    <w:div w:id="1118451616">
      <w:bodyDiv w:val="1"/>
      <w:marLeft w:val="0"/>
      <w:marRight w:val="0"/>
      <w:marTop w:val="0"/>
      <w:marBottom w:val="0"/>
      <w:divBdr>
        <w:top w:val="none" w:sz="0" w:space="0" w:color="auto"/>
        <w:left w:val="none" w:sz="0" w:space="0" w:color="auto"/>
        <w:bottom w:val="none" w:sz="0" w:space="0" w:color="auto"/>
        <w:right w:val="none" w:sz="0" w:space="0" w:color="auto"/>
      </w:divBdr>
    </w:div>
    <w:div w:id="1118531139">
      <w:bodyDiv w:val="1"/>
      <w:marLeft w:val="0"/>
      <w:marRight w:val="0"/>
      <w:marTop w:val="0"/>
      <w:marBottom w:val="0"/>
      <w:divBdr>
        <w:top w:val="none" w:sz="0" w:space="0" w:color="auto"/>
        <w:left w:val="none" w:sz="0" w:space="0" w:color="auto"/>
        <w:bottom w:val="none" w:sz="0" w:space="0" w:color="auto"/>
        <w:right w:val="none" w:sz="0" w:space="0" w:color="auto"/>
      </w:divBdr>
    </w:div>
    <w:div w:id="1119255965">
      <w:bodyDiv w:val="1"/>
      <w:marLeft w:val="0"/>
      <w:marRight w:val="0"/>
      <w:marTop w:val="0"/>
      <w:marBottom w:val="0"/>
      <w:divBdr>
        <w:top w:val="none" w:sz="0" w:space="0" w:color="auto"/>
        <w:left w:val="none" w:sz="0" w:space="0" w:color="auto"/>
        <w:bottom w:val="none" w:sz="0" w:space="0" w:color="auto"/>
        <w:right w:val="none" w:sz="0" w:space="0" w:color="auto"/>
      </w:divBdr>
    </w:div>
    <w:div w:id="1119907838">
      <w:bodyDiv w:val="1"/>
      <w:marLeft w:val="0"/>
      <w:marRight w:val="0"/>
      <w:marTop w:val="0"/>
      <w:marBottom w:val="0"/>
      <w:divBdr>
        <w:top w:val="none" w:sz="0" w:space="0" w:color="auto"/>
        <w:left w:val="none" w:sz="0" w:space="0" w:color="auto"/>
        <w:bottom w:val="none" w:sz="0" w:space="0" w:color="auto"/>
        <w:right w:val="none" w:sz="0" w:space="0" w:color="auto"/>
      </w:divBdr>
    </w:div>
    <w:div w:id="1122189009">
      <w:bodyDiv w:val="1"/>
      <w:marLeft w:val="0"/>
      <w:marRight w:val="0"/>
      <w:marTop w:val="0"/>
      <w:marBottom w:val="0"/>
      <w:divBdr>
        <w:top w:val="none" w:sz="0" w:space="0" w:color="auto"/>
        <w:left w:val="none" w:sz="0" w:space="0" w:color="auto"/>
        <w:bottom w:val="none" w:sz="0" w:space="0" w:color="auto"/>
        <w:right w:val="none" w:sz="0" w:space="0" w:color="auto"/>
      </w:divBdr>
    </w:div>
    <w:div w:id="1123041669">
      <w:bodyDiv w:val="1"/>
      <w:marLeft w:val="0"/>
      <w:marRight w:val="0"/>
      <w:marTop w:val="0"/>
      <w:marBottom w:val="0"/>
      <w:divBdr>
        <w:top w:val="none" w:sz="0" w:space="0" w:color="auto"/>
        <w:left w:val="none" w:sz="0" w:space="0" w:color="auto"/>
        <w:bottom w:val="none" w:sz="0" w:space="0" w:color="auto"/>
        <w:right w:val="none" w:sz="0" w:space="0" w:color="auto"/>
      </w:divBdr>
    </w:div>
    <w:div w:id="1123839340">
      <w:bodyDiv w:val="1"/>
      <w:marLeft w:val="0"/>
      <w:marRight w:val="0"/>
      <w:marTop w:val="0"/>
      <w:marBottom w:val="0"/>
      <w:divBdr>
        <w:top w:val="none" w:sz="0" w:space="0" w:color="auto"/>
        <w:left w:val="none" w:sz="0" w:space="0" w:color="auto"/>
        <w:bottom w:val="none" w:sz="0" w:space="0" w:color="auto"/>
        <w:right w:val="none" w:sz="0" w:space="0" w:color="auto"/>
      </w:divBdr>
    </w:div>
    <w:div w:id="1123884748">
      <w:bodyDiv w:val="1"/>
      <w:marLeft w:val="0"/>
      <w:marRight w:val="0"/>
      <w:marTop w:val="0"/>
      <w:marBottom w:val="0"/>
      <w:divBdr>
        <w:top w:val="none" w:sz="0" w:space="0" w:color="auto"/>
        <w:left w:val="none" w:sz="0" w:space="0" w:color="auto"/>
        <w:bottom w:val="none" w:sz="0" w:space="0" w:color="auto"/>
        <w:right w:val="none" w:sz="0" w:space="0" w:color="auto"/>
      </w:divBdr>
    </w:div>
    <w:div w:id="1125654247">
      <w:bodyDiv w:val="1"/>
      <w:marLeft w:val="0"/>
      <w:marRight w:val="0"/>
      <w:marTop w:val="0"/>
      <w:marBottom w:val="0"/>
      <w:divBdr>
        <w:top w:val="none" w:sz="0" w:space="0" w:color="auto"/>
        <w:left w:val="none" w:sz="0" w:space="0" w:color="auto"/>
        <w:bottom w:val="none" w:sz="0" w:space="0" w:color="auto"/>
        <w:right w:val="none" w:sz="0" w:space="0" w:color="auto"/>
      </w:divBdr>
    </w:div>
    <w:div w:id="1125655484">
      <w:bodyDiv w:val="1"/>
      <w:marLeft w:val="0"/>
      <w:marRight w:val="0"/>
      <w:marTop w:val="0"/>
      <w:marBottom w:val="0"/>
      <w:divBdr>
        <w:top w:val="none" w:sz="0" w:space="0" w:color="auto"/>
        <w:left w:val="none" w:sz="0" w:space="0" w:color="auto"/>
        <w:bottom w:val="none" w:sz="0" w:space="0" w:color="auto"/>
        <w:right w:val="none" w:sz="0" w:space="0" w:color="auto"/>
      </w:divBdr>
    </w:div>
    <w:div w:id="1126508129">
      <w:bodyDiv w:val="1"/>
      <w:marLeft w:val="0"/>
      <w:marRight w:val="0"/>
      <w:marTop w:val="0"/>
      <w:marBottom w:val="0"/>
      <w:divBdr>
        <w:top w:val="none" w:sz="0" w:space="0" w:color="auto"/>
        <w:left w:val="none" w:sz="0" w:space="0" w:color="auto"/>
        <w:bottom w:val="none" w:sz="0" w:space="0" w:color="auto"/>
        <w:right w:val="none" w:sz="0" w:space="0" w:color="auto"/>
      </w:divBdr>
    </w:div>
    <w:div w:id="1126922299">
      <w:bodyDiv w:val="1"/>
      <w:marLeft w:val="0"/>
      <w:marRight w:val="0"/>
      <w:marTop w:val="0"/>
      <w:marBottom w:val="0"/>
      <w:divBdr>
        <w:top w:val="none" w:sz="0" w:space="0" w:color="auto"/>
        <w:left w:val="none" w:sz="0" w:space="0" w:color="auto"/>
        <w:bottom w:val="none" w:sz="0" w:space="0" w:color="auto"/>
        <w:right w:val="none" w:sz="0" w:space="0" w:color="auto"/>
      </w:divBdr>
    </w:div>
    <w:div w:id="1127359921">
      <w:bodyDiv w:val="1"/>
      <w:marLeft w:val="0"/>
      <w:marRight w:val="0"/>
      <w:marTop w:val="0"/>
      <w:marBottom w:val="0"/>
      <w:divBdr>
        <w:top w:val="none" w:sz="0" w:space="0" w:color="auto"/>
        <w:left w:val="none" w:sz="0" w:space="0" w:color="auto"/>
        <w:bottom w:val="none" w:sz="0" w:space="0" w:color="auto"/>
        <w:right w:val="none" w:sz="0" w:space="0" w:color="auto"/>
      </w:divBdr>
    </w:div>
    <w:div w:id="1128160715">
      <w:bodyDiv w:val="1"/>
      <w:marLeft w:val="0"/>
      <w:marRight w:val="0"/>
      <w:marTop w:val="0"/>
      <w:marBottom w:val="0"/>
      <w:divBdr>
        <w:top w:val="none" w:sz="0" w:space="0" w:color="auto"/>
        <w:left w:val="none" w:sz="0" w:space="0" w:color="auto"/>
        <w:bottom w:val="none" w:sz="0" w:space="0" w:color="auto"/>
        <w:right w:val="none" w:sz="0" w:space="0" w:color="auto"/>
      </w:divBdr>
    </w:div>
    <w:div w:id="1128233496">
      <w:bodyDiv w:val="1"/>
      <w:marLeft w:val="0"/>
      <w:marRight w:val="0"/>
      <w:marTop w:val="0"/>
      <w:marBottom w:val="0"/>
      <w:divBdr>
        <w:top w:val="none" w:sz="0" w:space="0" w:color="auto"/>
        <w:left w:val="none" w:sz="0" w:space="0" w:color="auto"/>
        <w:bottom w:val="none" w:sz="0" w:space="0" w:color="auto"/>
        <w:right w:val="none" w:sz="0" w:space="0" w:color="auto"/>
      </w:divBdr>
    </w:div>
    <w:div w:id="1128666787">
      <w:bodyDiv w:val="1"/>
      <w:marLeft w:val="0"/>
      <w:marRight w:val="0"/>
      <w:marTop w:val="0"/>
      <w:marBottom w:val="0"/>
      <w:divBdr>
        <w:top w:val="none" w:sz="0" w:space="0" w:color="auto"/>
        <w:left w:val="none" w:sz="0" w:space="0" w:color="auto"/>
        <w:bottom w:val="none" w:sz="0" w:space="0" w:color="auto"/>
        <w:right w:val="none" w:sz="0" w:space="0" w:color="auto"/>
      </w:divBdr>
    </w:div>
    <w:div w:id="1130711101">
      <w:bodyDiv w:val="1"/>
      <w:marLeft w:val="0"/>
      <w:marRight w:val="0"/>
      <w:marTop w:val="0"/>
      <w:marBottom w:val="0"/>
      <w:divBdr>
        <w:top w:val="none" w:sz="0" w:space="0" w:color="auto"/>
        <w:left w:val="none" w:sz="0" w:space="0" w:color="auto"/>
        <w:bottom w:val="none" w:sz="0" w:space="0" w:color="auto"/>
        <w:right w:val="none" w:sz="0" w:space="0" w:color="auto"/>
      </w:divBdr>
    </w:div>
    <w:div w:id="1130898900">
      <w:bodyDiv w:val="1"/>
      <w:marLeft w:val="0"/>
      <w:marRight w:val="0"/>
      <w:marTop w:val="0"/>
      <w:marBottom w:val="0"/>
      <w:divBdr>
        <w:top w:val="none" w:sz="0" w:space="0" w:color="auto"/>
        <w:left w:val="none" w:sz="0" w:space="0" w:color="auto"/>
        <w:bottom w:val="none" w:sz="0" w:space="0" w:color="auto"/>
        <w:right w:val="none" w:sz="0" w:space="0" w:color="auto"/>
      </w:divBdr>
    </w:div>
    <w:div w:id="1131897020">
      <w:bodyDiv w:val="1"/>
      <w:marLeft w:val="0"/>
      <w:marRight w:val="0"/>
      <w:marTop w:val="0"/>
      <w:marBottom w:val="0"/>
      <w:divBdr>
        <w:top w:val="none" w:sz="0" w:space="0" w:color="auto"/>
        <w:left w:val="none" w:sz="0" w:space="0" w:color="auto"/>
        <w:bottom w:val="none" w:sz="0" w:space="0" w:color="auto"/>
        <w:right w:val="none" w:sz="0" w:space="0" w:color="auto"/>
      </w:divBdr>
    </w:div>
    <w:div w:id="1132291074">
      <w:bodyDiv w:val="1"/>
      <w:marLeft w:val="0"/>
      <w:marRight w:val="0"/>
      <w:marTop w:val="0"/>
      <w:marBottom w:val="0"/>
      <w:divBdr>
        <w:top w:val="none" w:sz="0" w:space="0" w:color="auto"/>
        <w:left w:val="none" w:sz="0" w:space="0" w:color="auto"/>
        <w:bottom w:val="none" w:sz="0" w:space="0" w:color="auto"/>
        <w:right w:val="none" w:sz="0" w:space="0" w:color="auto"/>
      </w:divBdr>
    </w:div>
    <w:div w:id="1132359438">
      <w:bodyDiv w:val="1"/>
      <w:marLeft w:val="0"/>
      <w:marRight w:val="0"/>
      <w:marTop w:val="0"/>
      <w:marBottom w:val="0"/>
      <w:divBdr>
        <w:top w:val="none" w:sz="0" w:space="0" w:color="auto"/>
        <w:left w:val="none" w:sz="0" w:space="0" w:color="auto"/>
        <w:bottom w:val="none" w:sz="0" w:space="0" w:color="auto"/>
        <w:right w:val="none" w:sz="0" w:space="0" w:color="auto"/>
      </w:divBdr>
    </w:div>
    <w:div w:id="1132792863">
      <w:bodyDiv w:val="1"/>
      <w:marLeft w:val="0"/>
      <w:marRight w:val="0"/>
      <w:marTop w:val="0"/>
      <w:marBottom w:val="0"/>
      <w:divBdr>
        <w:top w:val="none" w:sz="0" w:space="0" w:color="auto"/>
        <w:left w:val="none" w:sz="0" w:space="0" w:color="auto"/>
        <w:bottom w:val="none" w:sz="0" w:space="0" w:color="auto"/>
        <w:right w:val="none" w:sz="0" w:space="0" w:color="auto"/>
      </w:divBdr>
    </w:div>
    <w:div w:id="1133913290">
      <w:bodyDiv w:val="1"/>
      <w:marLeft w:val="0"/>
      <w:marRight w:val="0"/>
      <w:marTop w:val="0"/>
      <w:marBottom w:val="0"/>
      <w:divBdr>
        <w:top w:val="none" w:sz="0" w:space="0" w:color="auto"/>
        <w:left w:val="none" w:sz="0" w:space="0" w:color="auto"/>
        <w:bottom w:val="none" w:sz="0" w:space="0" w:color="auto"/>
        <w:right w:val="none" w:sz="0" w:space="0" w:color="auto"/>
      </w:divBdr>
    </w:div>
    <w:div w:id="1134560116">
      <w:bodyDiv w:val="1"/>
      <w:marLeft w:val="0"/>
      <w:marRight w:val="0"/>
      <w:marTop w:val="0"/>
      <w:marBottom w:val="0"/>
      <w:divBdr>
        <w:top w:val="none" w:sz="0" w:space="0" w:color="auto"/>
        <w:left w:val="none" w:sz="0" w:space="0" w:color="auto"/>
        <w:bottom w:val="none" w:sz="0" w:space="0" w:color="auto"/>
        <w:right w:val="none" w:sz="0" w:space="0" w:color="auto"/>
      </w:divBdr>
    </w:div>
    <w:div w:id="1134832723">
      <w:bodyDiv w:val="1"/>
      <w:marLeft w:val="0"/>
      <w:marRight w:val="0"/>
      <w:marTop w:val="0"/>
      <w:marBottom w:val="0"/>
      <w:divBdr>
        <w:top w:val="none" w:sz="0" w:space="0" w:color="auto"/>
        <w:left w:val="none" w:sz="0" w:space="0" w:color="auto"/>
        <w:bottom w:val="none" w:sz="0" w:space="0" w:color="auto"/>
        <w:right w:val="none" w:sz="0" w:space="0" w:color="auto"/>
      </w:divBdr>
    </w:div>
    <w:div w:id="1135490564">
      <w:bodyDiv w:val="1"/>
      <w:marLeft w:val="0"/>
      <w:marRight w:val="0"/>
      <w:marTop w:val="0"/>
      <w:marBottom w:val="0"/>
      <w:divBdr>
        <w:top w:val="none" w:sz="0" w:space="0" w:color="auto"/>
        <w:left w:val="none" w:sz="0" w:space="0" w:color="auto"/>
        <w:bottom w:val="none" w:sz="0" w:space="0" w:color="auto"/>
        <w:right w:val="none" w:sz="0" w:space="0" w:color="auto"/>
      </w:divBdr>
    </w:div>
    <w:div w:id="1137066139">
      <w:bodyDiv w:val="1"/>
      <w:marLeft w:val="0"/>
      <w:marRight w:val="0"/>
      <w:marTop w:val="0"/>
      <w:marBottom w:val="0"/>
      <w:divBdr>
        <w:top w:val="none" w:sz="0" w:space="0" w:color="auto"/>
        <w:left w:val="none" w:sz="0" w:space="0" w:color="auto"/>
        <w:bottom w:val="none" w:sz="0" w:space="0" w:color="auto"/>
        <w:right w:val="none" w:sz="0" w:space="0" w:color="auto"/>
      </w:divBdr>
    </w:div>
    <w:div w:id="1138113096">
      <w:bodyDiv w:val="1"/>
      <w:marLeft w:val="0"/>
      <w:marRight w:val="0"/>
      <w:marTop w:val="0"/>
      <w:marBottom w:val="0"/>
      <w:divBdr>
        <w:top w:val="none" w:sz="0" w:space="0" w:color="auto"/>
        <w:left w:val="none" w:sz="0" w:space="0" w:color="auto"/>
        <w:bottom w:val="none" w:sz="0" w:space="0" w:color="auto"/>
        <w:right w:val="none" w:sz="0" w:space="0" w:color="auto"/>
      </w:divBdr>
    </w:div>
    <w:div w:id="1139155688">
      <w:bodyDiv w:val="1"/>
      <w:marLeft w:val="0"/>
      <w:marRight w:val="0"/>
      <w:marTop w:val="0"/>
      <w:marBottom w:val="0"/>
      <w:divBdr>
        <w:top w:val="none" w:sz="0" w:space="0" w:color="auto"/>
        <w:left w:val="none" w:sz="0" w:space="0" w:color="auto"/>
        <w:bottom w:val="none" w:sz="0" w:space="0" w:color="auto"/>
        <w:right w:val="none" w:sz="0" w:space="0" w:color="auto"/>
      </w:divBdr>
    </w:div>
    <w:div w:id="1139222898">
      <w:bodyDiv w:val="1"/>
      <w:marLeft w:val="0"/>
      <w:marRight w:val="0"/>
      <w:marTop w:val="0"/>
      <w:marBottom w:val="0"/>
      <w:divBdr>
        <w:top w:val="none" w:sz="0" w:space="0" w:color="auto"/>
        <w:left w:val="none" w:sz="0" w:space="0" w:color="auto"/>
        <w:bottom w:val="none" w:sz="0" w:space="0" w:color="auto"/>
        <w:right w:val="none" w:sz="0" w:space="0" w:color="auto"/>
      </w:divBdr>
    </w:div>
    <w:div w:id="1139495280">
      <w:bodyDiv w:val="1"/>
      <w:marLeft w:val="0"/>
      <w:marRight w:val="0"/>
      <w:marTop w:val="0"/>
      <w:marBottom w:val="0"/>
      <w:divBdr>
        <w:top w:val="none" w:sz="0" w:space="0" w:color="auto"/>
        <w:left w:val="none" w:sz="0" w:space="0" w:color="auto"/>
        <w:bottom w:val="none" w:sz="0" w:space="0" w:color="auto"/>
        <w:right w:val="none" w:sz="0" w:space="0" w:color="auto"/>
      </w:divBdr>
    </w:div>
    <w:div w:id="1141654083">
      <w:bodyDiv w:val="1"/>
      <w:marLeft w:val="0"/>
      <w:marRight w:val="0"/>
      <w:marTop w:val="0"/>
      <w:marBottom w:val="0"/>
      <w:divBdr>
        <w:top w:val="none" w:sz="0" w:space="0" w:color="auto"/>
        <w:left w:val="none" w:sz="0" w:space="0" w:color="auto"/>
        <w:bottom w:val="none" w:sz="0" w:space="0" w:color="auto"/>
        <w:right w:val="none" w:sz="0" w:space="0" w:color="auto"/>
      </w:divBdr>
    </w:div>
    <w:div w:id="1141922487">
      <w:bodyDiv w:val="1"/>
      <w:marLeft w:val="0"/>
      <w:marRight w:val="0"/>
      <w:marTop w:val="0"/>
      <w:marBottom w:val="0"/>
      <w:divBdr>
        <w:top w:val="none" w:sz="0" w:space="0" w:color="auto"/>
        <w:left w:val="none" w:sz="0" w:space="0" w:color="auto"/>
        <w:bottom w:val="none" w:sz="0" w:space="0" w:color="auto"/>
        <w:right w:val="none" w:sz="0" w:space="0" w:color="auto"/>
      </w:divBdr>
    </w:div>
    <w:div w:id="1142041526">
      <w:bodyDiv w:val="1"/>
      <w:marLeft w:val="0"/>
      <w:marRight w:val="0"/>
      <w:marTop w:val="0"/>
      <w:marBottom w:val="0"/>
      <w:divBdr>
        <w:top w:val="none" w:sz="0" w:space="0" w:color="auto"/>
        <w:left w:val="none" w:sz="0" w:space="0" w:color="auto"/>
        <w:bottom w:val="none" w:sz="0" w:space="0" w:color="auto"/>
        <w:right w:val="none" w:sz="0" w:space="0" w:color="auto"/>
      </w:divBdr>
    </w:div>
    <w:div w:id="1142308576">
      <w:bodyDiv w:val="1"/>
      <w:marLeft w:val="0"/>
      <w:marRight w:val="0"/>
      <w:marTop w:val="0"/>
      <w:marBottom w:val="0"/>
      <w:divBdr>
        <w:top w:val="none" w:sz="0" w:space="0" w:color="auto"/>
        <w:left w:val="none" w:sz="0" w:space="0" w:color="auto"/>
        <w:bottom w:val="none" w:sz="0" w:space="0" w:color="auto"/>
        <w:right w:val="none" w:sz="0" w:space="0" w:color="auto"/>
      </w:divBdr>
    </w:div>
    <w:div w:id="1143959927">
      <w:bodyDiv w:val="1"/>
      <w:marLeft w:val="0"/>
      <w:marRight w:val="0"/>
      <w:marTop w:val="0"/>
      <w:marBottom w:val="0"/>
      <w:divBdr>
        <w:top w:val="none" w:sz="0" w:space="0" w:color="auto"/>
        <w:left w:val="none" w:sz="0" w:space="0" w:color="auto"/>
        <w:bottom w:val="none" w:sz="0" w:space="0" w:color="auto"/>
        <w:right w:val="none" w:sz="0" w:space="0" w:color="auto"/>
      </w:divBdr>
    </w:div>
    <w:div w:id="1144347173">
      <w:bodyDiv w:val="1"/>
      <w:marLeft w:val="0"/>
      <w:marRight w:val="0"/>
      <w:marTop w:val="0"/>
      <w:marBottom w:val="0"/>
      <w:divBdr>
        <w:top w:val="none" w:sz="0" w:space="0" w:color="auto"/>
        <w:left w:val="none" w:sz="0" w:space="0" w:color="auto"/>
        <w:bottom w:val="none" w:sz="0" w:space="0" w:color="auto"/>
        <w:right w:val="none" w:sz="0" w:space="0" w:color="auto"/>
      </w:divBdr>
    </w:div>
    <w:div w:id="1144855066">
      <w:bodyDiv w:val="1"/>
      <w:marLeft w:val="0"/>
      <w:marRight w:val="0"/>
      <w:marTop w:val="0"/>
      <w:marBottom w:val="0"/>
      <w:divBdr>
        <w:top w:val="none" w:sz="0" w:space="0" w:color="auto"/>
        <w:left w:val="none" w:sz="0" w:space="0" w:color="auto"/>
        <w:bottom w:val="none" w:sz="0" w:space="0" w:color="auto"/>
        <w:right w:val="none" w:sz="0" w:space="0" w:color="auto"/>
      </w:divBdr>
    </w:div>
    <w:div w:id="1145856675">
      <w:bodyDiv w:val="1"/>
      <w:marLeft w:val="0"/>
      <w:marRight w:val="0"/>
      <w:marTop w:val="0"/>
      <w:marBottom w:val="0"/>
      <w:divBdr>
        <w:top w:val="none" w:sz="0" w:space="0" w:color="auto"/>
        <w:left w:val="none" w:sz="0" w:space="0" w:color="auto"/>
        <w:bottom w:val="none" w:sz="0" w:space="0" w:color="auto"/>
        <w:right w:val="none" w:sz="0" w:space="0" w:color="auto"/>
      </w:divBdr>
    </w:div>
    <w:div w:id="1145976446">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46776765">
      <w:bodyDiv w:val="1"/>
      <w:marLeft w:val="0"/>
      <w:marRight w:val="0"/>
      <w:marTop w:val="0"/>
      <w:marBottom w:val="0"/>
      <w:divBdr>
        <w:top w:val="none" w:sz="0" w:space="0" w:color="auto"/>
        <w:left w:val="none" w:sz="0" w:space="0" w:color="auto"/>
        <w:bottom w:val="none" w:sz="0" w:space="0" w:color="auto"/>
        <w:right w:val="none" w:sz="0" w:space="0" w:color="auto"/>
      </w:divBdr>
    </w:div>
    <w:div w:id="1148859124">
      <w:bodyDiv w:val="1"/>
      <w:marLeft w:val="0"/>
      <w:marRight w:val="0"/>
      <w:marTop w:val="0"/>
      <w:marBottom w:val="0"/>
      <w:divBdr>
        <w:top w:val="none" w:sz="0" w:space="0" w:color="auto"/>
        <w:left w:val="none" w:sz="0" w:space="0" w:color="auto"/>
        <w:bottom w:val="none" w:sz="0" w:space="0" w:color="auto"/>
        <w:right w:val="none" w:sz="0" w:space="0" w:color="auto"/>
      </w:divBdr>
    </w:div>
    <w:div w:id="1150051956">
      <w:bodyDiv w:val="1"/>
      <w:marLeft w:val="0"/>
      <w:marRight w:val="0"/>
      <w:marTop w:val="0"/>
      <w:marBottom w:val="0"/>
      <w:divBdr>
        <w:top w:val="none" w:sz="0" w:space="0" w:color="auto"/>
        <w:left w:val="none" w:sz="0" w:space="0" w:color="auto"/>
        <w:bottom w:val="none" w:sz="0" w:space="0" w:color="auto"/>
        <w:right w:val="none" w:sz="0" w:space="0" w:color="auto"/>
      </w:divBdr>
    </w:div>
    <w:div w:id="1150170400">
      <w:bodyDiv w:val="1"/>
      <w:marLeft w:val="0"/>
      <w:marRight w:val="0"/>
      <w:marTop w:val="0"/>
      <w:marBottom w:val="0"/>
      <w:divBdr>
        <w:top w:val="none" w:sz="0" w:space="0" w:color="auto"/>
        <w:left w:val="none" w:sz="0" w:space="0" w:color="auto"/>
        <w:bottom w:val="none" w:sz="0" w:space="0" w:color="auto"/>
        <w:right w:val="none" w:sz="0" w:space="0" w:color="auto"/>
      </w:divBdr>
    </w:div>
    <w:div w:id="1150712064">
      <w:bodyDiv w:val="1"/>
      <w:marLeft w:val="0"/>
      <w:marRight w:val="0"/>
      <w:marTop w:val="0"/>
      <w:marBottom w:val="0"/>
      <w:divBdr>
        <w:top w:val="none" w:sz="0" w:space="0" w:color="auto"/>
        <w:left w:val="none" w:sz="0" w:space="0" w:color="auto"/>
        <w:bottom w:val="none" w:sz="0" w:space="0" w:color="auto"/>
        <w:right w:val="none" w:sz="0" w:space="0" w:color="auto"/>
      </w:divBdr>
    </w:div>
    <w:div w:id="1151024845">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2720813">
      <w:bodyDiv w:val="1"/>
      <w:marLeft w:val="0"/>
      <w:marRight w:val="0"/>
      <w:marTop w:val="0"/>
      <w:marBottom w:val="0"/>
      <w:divBdr>
        <w:top w:val="none" w:sz="0" w:space="0" w:color="auto"/>
        <w:left w:val="none" w:sz="0" w:space="0" w:color="auto"/>
        <w:bottom w:val="none" w:sz="0" w:space="0" w:color="auto"/>
        <w:right w:val="none" w:sz="0" w:space="0" w:color="auto"/>
      </w:divBdr>
    </w:div>
    <w:div w:id="1153181809">
      <w:bodyDiv w:val="1"/>
      <w:marLeft w:val="0"/>
      <w:marRight w:val="0"/>
      <w:marTop w:val="0"/>
      <w:marBottom w:val="0"/>
      <w:divBdr>
        <w:top w:val="none" w:sz="0" w:space="0" w:color="auto"/>
        <w:left w:val="none" w:sz="0" w:space="0" w:color="auto"/>
        <w:bottom w:val="none" w:sz="0" w:space="0" w:color="auto"/>
        <w:right w:val="none" w:sz="0" w:space="0" w:color="auto"/>
      </w:divBdr>
    </w:div>
    <w:div w:id="1154494578">
      <w:bodyDiv w:val="1"/>
      <w:marLeft w:val="0"/>
      <w:marRight w:val="0"/>
      <w:marTop w:val="0"/>
      <w:marBottom w:val="0"/>
      <w:divBdr>
        <w:top w:val="none" w:sz="0" w:space="0" w:color="auto"/>
        <w:left w:val="none" w:sz="0" w:space="0" w:color="auto"/>
        <w:bottom w:val="none" w:sz="0" w:space="0" w:color="auto"/>
        <w:right w:val="none" w:sz="0" w:space="0" w:color="auto"/>
      </w:divBdr>
    </w:div>
    <w:div w:id="1154562354">
      <w:bodyDiv w:val="1"/>
      <w:marLeft w:val="0"/>
      <w:marRight w:val="0"/>
      <w:marTop w:val="0"/>
      <w:marBottom w:val="0"/>
      <w:divBdr>
        <w:top w:val="none" w:sz="0" w:space="0" w:color="auto"/>
        <w:left w:val="none" w:sz="0" w:space="0" w:color="auto"/>
        <w:bottom w:val="none" w:sz="0" w:space="0" w:color="auto"/>
        <w:right w:val="none" w:sz="0" w:space="0" w:color="auto"/>
      </w:divBdr>
    </w:div>
    <w:div w:id="1154641661">
      <w:bodyDiv w:val="1"/>
      <w:marLeft w:val="0"/>
      <w:marRight w:val="0"/>
      <w:marTop w:val="0"/>
      <w:marBottom w:val="0"/>
      <w:divBdr>
        <w:top w:val="none" w:sz="0" w:space="0" w:color="auto"/>
        <w:left w:val="none" w:sz="0" w:space="0" w:color="auto"/>
        <w:bottom w:val="none" w:sz="0" w:space="0" w:color="auto"/>
        <w:right w:val="none" w:sz="0" w:space="0" w:color="auto"/>
      </w:divBdr>
    </w:div>
    <w:div w:id="1155031108">
      <w:bodyDiv w:val="1"/>
      <w:marLeft w:val="0"/>
      <w:marRight w:val="0"/>
      <w:marTop w:val="0"/>
      <w:marBottom w:val="0"/>
      <w:divBdr>
        <w:top w:val="none" w:sz="0" w:space="0" w:color="auto"/>
        <w:left w:val="none" w:sz="0" w:space="0" w:color="auto"/>
        <w:bottom w:val="none" w:sz="0" w:space="0" w:color="auto"/>
        <w:right w:val="none" w:sz="0" w:space="0" w:color="auto"/>
      </w:divBdr>
    </w:div>
    <w:div w:id="1155072008">
      <w:bodyDiv w:val="1"/>
      <w:marLeft w:val="0"/>
      <w:marRight w:val="0"/>
      <w:marTop w:val="0"/>
      <w:marBottom w:val="0"/>
      <w:divBdr>
        <w:top w:val="none" w:sz="0" w:space="0" w:color="auto"/>
        <w:left w:val="none" w:sz="0" w:space="0" w:color="auto"/>
        <w:bottom w:val="none" w:sz="0" w:space="0" w:color="auto"/>
        <w:right w:val="none" w:sz="0" w:space="0" w:color="auto"/>
      </w:divBdr>
    </w:div>
    <w:div w:id="1155335180">
      <w:bodyDiv w:val="1"/>
      <w:marLeft w:val="0"/>
      <w:marRight w:val="0"/>
      <w:marTop w:val="0"/>
      <w:marBottom w:val="0"/>
      <w:divBdr>
        <w:top w:val="none" w:sz="0" w:space="0" w:color="auto"/>
        <w:left w:val="none" w:sz="0" w:space="0" w:color="auto"/>
        <w:bottom w:val="none" w:sz="0" w:space="0" w:color="auto"/>
        <w:right w:val="none" w:sz="0" w:space="0" w:color="auto"/>
      </w:divBdr>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5417767">
      <w:bodyDiv w:val="1"/>
      <w:marLeft w:val="0"/>
      <w:marRight w:val="0"/>
      <w:marTop w:val="0"/>
      <w:marBottom w:val="0"/>
      <w:divBdr>
        <w:top w:val="none" w:sz="0" w:space="0" w:color="auto"/>
        <w:left w:val="none" w:sz="0" w:space="0" w:color="auto"/>
        <w:bottom w:val="none" w:sz="0" w:space="0" w:color="auto"/>
        <w:right w:val="none" w:sz="0" w:space="0" w:color="auto"/>
      </w:divBdr>
    </w:div>
    <w:div w:id="1157380668">
      <w:bodyDiv w:val="1"/>
      <w:marLeft w:val="0"/>
      <w:marRight w:val="0"/>
      <w:marTop w:val="0"/>
      <w:marBottom w:val="0"/>
      <w:divBdr>
        <w:top w:val="none" w:sz="0" w:space="0" w:color="auto"/>
        <w:left w:val="none" w:sz="0" w:space="0" w:color="auto"/>
        <w:bottom w:val="none" w:sz="0" w:space="0" w:color="auto"/>
        <w:right w:val="none" w:sz="0" w:space="0" w:color="auto"/>
      </w:divBdr>
    </w:div>
    <w:div w:id="1159535669">
      <w:bodyDiv w:val="1"/>
      <w:marLeft w:val="0"/>
      <w:marRight w:val="0"/>
      <w:marTop w:val="0"/>
      <w:marBottom w:val="0"/>
      <w:divBdr>
        <w:top w:val="none" w:sz="0" w:space="0" w:color="auto"/>
        <w:left w:val="none" w:sz="0" w:space="0" w:color="auto"/>
        <w:bottom w:val="none" w:sz="0" w:space="0" w:color="auto"/>
        <w:right w:val="none" w:sz="0" w:space="0" w:color="auto"/>
      </w:divBdr>
    </w:div>
    <w:div w:id="1159736162">
      <w:bodyDiv w:val="1"/>
      <w:marLeft w:val="0"/>
      <w:marRight w:val="0"/>
      <w:marTop w:val="0"/>
      <w:marBottom w:val="0"/>
      <w:divBdr>
        <w:top w:val="none" w:sz="0" w:space="0" w:color="auto"/>
        <w:left w:val="none" w:sz="0" w:space="0" w:color="auto"/>
        <w:bottom w:val="none" w:sz="0" w:space="0" w:color="auto"/>
        <w:right w:val="none" w:sz="0" w:space="0" w:color="auto"/>
      </w:divBdr>
    </w:div>
    <w:div w:id="1160002018">
      <w:bodyDiv w:val="1"/>
      <w:marLeft w:val="0"/>
      <w:marRight w:val="0"/>
      <w:marTop w:val="0"/>
      <w:marBottom w:val="0"/>
      <w:divBdr>
        <w:top w:val="none" w:sz="0" w:space="0" w:color="auto"/>
        <w:left w:val="none" w:sz="0" w:space="0" w:color="auto"/>
        <w:bottom w:val="none" w:sz="0" w:space="0" w:color="auto"/>
        <w:right w:val="none" w:sz="0" w:space="0" w:color="auto"/>
      </w:divBdr>
    </w:div>
    <w:div w:id="1160921182">
      <w:bodyDiv w:val="1"/>
      <w:marLeft w:val="0"/>
      <w:marRight w:val="0"/>
      <w:marTop w:val="0"/>
      <w:marBottom w:val="0"/>
      <w:divBdr>
        <w:top w:val="none" w:sz="0" w:space="0" w:color="auto"/>
        <w:left w:val="none" w:sz="0" w:space="0" w:color="auto"/>
        <w:bottom w:val="none" w:sz="0" w:space="0" w:color="auto"/>
        <w:right w:val="none" w:sz="0" w:space="0" w:color="auto"/>
      </w:divBdr>
    </w:div>
    <w:div w:id="1161391137">
      <w:bodyDiv w:val="1"/>
      <w:marLeft w:val="0"/>
      <w:marRight w:val="0"/>
      <w:marTop w:val="0"/>
      <w:marBottom w:val="0"/>
      <w:divBdr>
        <w:top w:val="none" w:sz="0" w:space="0" w:color="auto"/>
        <w:left w:val="none" w:sz="0" w:space="0" w:color="auto"/>
        <w:bottom w:val="none" w:sz="0" w:space="0" w:color="auto"/>
        <w:right w:val="none" w:sz="0" w:space="0" w:color="auto"/>
      </w:divBdr>
    </w:div>
    <w:div w:id="1161576494">
      <w:bodyDiv w:val="1"/>
      <w:marLeft w:val="0"/>
      <w:marRight w:val="0"/>
      <w:marTop w:val="0"/>
      <w:marBottom w:val="0"/>
      <w:divBdr>
        <w:top w:val="none" w:sz="0" w:space="0" w:color="auto"/>
        <w:left w:val="none" w:sz="0" w:space="0" w:color="auto"/>
        <w:bottom w:val="none" w:sz="0" w:space="0" w:color="auto"/>
        <w:right w:val="none" w:sz="0" w:space="0" w:color="auto"/>
      </w:divBdr>
    </w:div>
    <w:div w:id="1162502849">
      <w:bodyDiv w:val="1"/>
      <w:marLeft w:val="0"/>
      <w:marRight w:val="0"/>
      <w:marTop w:val="0"/>
      <w:marBottom w:val="0"/>
      <w:divBdr>
        <w:top w:val="none" w:sz="0" w:space="0" w:color="auto"/>
        <w:left w:val="none" w:sz="0" w:space="0" w:color="auto"/>
        <w:bottom w:val="none" w:sz="0" w:space="0" w:color="auto"/>
        <w:right w:val="none" w:sz="0" w:space="0" w:color="auto"/>
      </w:divBdr>
    </w:div>
    <w:div w:id="1162619374">
      <w:bodyDiv w:val="1"/>
      <w:marLeft w:val="0"/>
      <w:marRight w:val="0"/>
      <w:marTop w:val="0"/>
      <w:marBottom w:val="0"/>
      <w:divBdr>
        <w:top w:val="none" w:sz="0" w:space="0" w:color="auto"/>
        <w:left w:val="none" w:sz="0" w:space="0" w:color="auto"/>
        <w:bottom w:val="none" w:sz="0" w:space="0" w:color="auto"/>
        <w:right w:val="none" w:sz="0" w:space="0" w:color="auto"/>
      </w:divBdr>
    </w:div>
    <w:div w:id="1162819984">
      <w:bodyDiv w:val="1"/>
      <w:marLeft w:val="0"/>
      <w:marRight w:val="0"/>
      <w:marTop w:val="0"/>
      <w:marBottom w:val="0"/>
      <w:divBdr>
        <w:top w:val="none" w:sz="0" w:space="0" w:color="auto"/>
        <w:left w:val="none" w:sz="0" w:space="0" w:color="auto"/>
        <w:bottom w:val="none" w:sz="0" w:space="0" w:color="auto"/>
        <w:right w:val="none" w:sz="0" w:space="0" w:color="auto"/>
      </w:divBdr>
    </w:div>
    <w:div w:id="1163350504">
      <w:bodyDiv w:val="1"/>
      <w:marLeft w:val="0"/>
      <w:marRight w:val="0"/>
      <w:marTop w:val="0"/>
      <w:marBottom w:val="0"/>
      <w:divBdr>
        <w:top w:val="none" w:sz="0" w:space="0" w:color="auto"/>
        <w:left w:val="none" w:sz="0" w:space="0" w:color="auto"/>
        <w:bottom w:val="none" w:sz="0" w:space="0" w:color="auto"/>
        <w:right w:val="none" w:sz="0" w:space="0" w:color="auto"/>
      </w:divBdr>
    </w:div>
    <w:div w:id="1163618007">
      <w:bodyDiv w:val="1"/>
      <w:marLeft w:val="0"/>
      <w:marRight w:val="0"/>
      <w:marTop w:val="0"/>
      <w:marBottom w:val="0"/>
      <w:divBdr>
        <w:top w:val="none" w:sz="0" w:space="0" w:color="auto"/>
        <w:left w:val="none" w:sz="0" w:space="0" w:color="auto"/>
        <w:bottom w:val="none" w:sz="0" w:space="0" w:color="auto"/>
        <w:right w:val="none" w:sz="0" w:space="0" w:color="auto"/>
      </w:divBdr>
    </w:div>
    <w:div w:id="1163619880">
      <w:bodyDiv w:val="1"/>
      <w:marLeft w:val="0"/>
      <w:marRight w:val="0"/>
      <w:marTop w:val="0"/>
      <w:marBottom w:val="0"/>
      <w:divBdr>
        <w:top w:val="none" w:sz="0" w:space="0" w:color="auto"/>
        <w:left w:val="none" w:sz="0" w:space="0" w:color="auto"/>
        <w:bottom w:val="none" w:sz="0" w:space="0" w:color="auto"/>
        <w:right w:val="none" w:sz="0" w:space="0" w:color="auto"/>
      </w:divBdr>
    </w:div>
    <w:div w:id="1163621462">
      <w:bodyDiv w:val="1"/>
      <w:marLeft w:val="0"/>
      <w:marRight w:val="0"/>
      <w:marTop w:val="0"/>
      <w:marBottom w:val="0"/>
      <w:divBdr>
        <w:top w:val="none" w:sz="0" w:space="0" w:color="auto"/>
        <w:left w:val="none" w:sz="0" w:space="0" w:color="auto"/>
        <w:bottom w:val="none" w:sz="0" w:space="0" w:color="auto"/>
        <w:right w:val="none" w:sz="0" w:space="0" w:color="auto"/>
      </w:divBdr>
    </w:div>
    <w:div w:id="1163929289">
      <w:bodyDiv w:val="1"/>
      <w:marLeft w:val="0"/>
      <w:marRight w:val="0"/>
      <w:marTop w:val="0"/>
      <w:marBottom w:val="0"/>
      <w:divBdr>
        <w:top w:val="none" w:sz="0" w:space="0" w:color="auto"/>
        <w:left w:val="none" w:sz="0" w:space="0" w:color="auto"/>
        <w:bottom w:val="none" w:sz="0" w:space="0" w:color="auto"/>
        <w:right w:val="none" w:sz="0" w:space="0" w:color="auto"/>
      </w:divBdr>
    </w:div>
    <w:div w:id="1164198294">
      <w:bodyDiv w:val="1"/>
      <w:marLeft w:val="0"/>
      <w:marRight w:val="0"/>
      <w:marTop w:val="0"/>
      <w:marBottom w:val="0"/>
      <w:divBdr>
        <w:top w:val="none" w:sz="0" w:space="0" w:color="auto"/>
        <w:left w:val="none" w:sz="0" w:space="0" w:color="auto"/>
        <w:bottom w:val="none" w:sz="0" w:space="0" w:color="auto"/>
        <w:right w:val="none" w:sz="0" w:space="0" w:color="auto"/>
      </w:divBdr>
    </w:div>
    <w:div w:id="1164204649">
      <w:bodyDiv w:val="1"/>
      <w:marLeft w:val="0"/>
      <w:marRight w:val="0"/>
      <w:marTop w:val="0"/>
      <w:marBottom w:val="0"/>
      <w:divBdr>
        <w:top w:val="none" w:sz="0" w:space="0" w:color="auto"/>
        <w:left w:val="none" w:sz="0" w:space="0" w:color="auto"/>
        <w:bottom w:val="none" w:sz="0" w:space="0" w:color="auto"/>
        <w:right w:val="none" w:sz="0" w:space="0" w:color="auto"/>
      </w:divBdr>
    </w:div>
    <w:div w:id="1164516902">
      <w:bodyDiv w:val="1"/>
      <w:marLeft w:val="0"/>
      <w:marRight w:val="0"/>
      <w:marTop w:val="0"/>
      <w:marBottom w:val="0"/>
      <w:divBdr>
        <w:top w:val="none" w:sz="0" w:space="0" w:color="auto"/>
        <w:left w:val="none" w:sz="0" w:space="0" w:color="auto"/>
        <w:bottom w:val="none" w:sz="0" w:space="0" w:color="auto"/>
        <w:right w:val="none" w:sz="0" w:space="0" w:color="auto"/>
      </w:divBdr>
    </w:div>
    <w:div w:id="1164778942">
      <w:bodyDiv w:val="1"/>
      <w:marLeft w:val="0"/>
      <w:marRight w:val="0"/>
      <w:marTop w:val="0"/>
      <w:marBottom w:val="0"/>
      <w:divBdr>
        <w:top w:val="none" w:sz="0" w:space="0" w:color="auto"/>
        <w:left w:val="none" w:sz="0" w:space="0" w:color="auto"/>
        <w:bottom w:val="none" w:sz="0" w:space="0" w:color="auto"/>
        <w:right w:val="none" w:sz="0" w:space="0" w:color="auto"/>
      </w:divBdr>
    </w:div>
    <w:div w:id="1164928689">
      <w:bodyDiv w:val="1"/>
      <w:marLeft w:val="0"/>
      <w:marRight w:val="0"/>
      <w:marTop w:val="0"/>
      <w:marBottom w:val="0"/>
      <w:divBdr>
        <w:top w:val="none" w:sz="0" w:space="0" w:color="auto"/>
        <w:left w:val="none" w:sz="0" w:space="0" w:color="auto"/>
        <w:bottom w:val="none" w:sz="0" w:space="0" w:color="auto"/>
        <w:right w:val="none" w:sz="0" w:space="0" w:color="auto"/>
      </w:divBdr>
    </w:div>
    <w:div w:id="1165166148">
      <w:bodyDiv w:val="1"/>
      <w:marLeft w:val="0"/>
      <w:marRight w:val="0"/>
      <w:marTop w:val="0"/>
      <w:marBottom w:val="0"/>
      <w:divBdr>
        <w:top w:val="none" w:sz="0" w:space="0" w:color="auto"/>
        <w:left w:val="none" w:sz="0" w:space="0" w:color="auto"/>
        <w:bottom w:val="none" w:sz="0" w:space="0" w:color="auto"/>
        <w:right w:val="none" w:sz="0" w:space="0" w:color="auto"/>
      </w:divBdr>
    </w:div>
    <w:div w:id="1165393295">
      <w:bodyDiv w:val="1"/>
      <w:marLeft w:val="0"/>
      <w:marRight w:val="0"/>
      <w:marTop w:val="0"/>
      <w:marBottom w:val="0"/>
      <w:divBdr>
        <w:top w:val="none" w:sz="0" w:space="0" w:color="auto"/>
        <w:left w:val="none" w:sz="0" w:space="0" w:color="auto"/>
        <w:bottom w:val="none" w:sz="0" w:space="0" w:color="auto"/>
        <w:right w:val="none" w:sz="0" w:space="0" w:color="auto"/>
      </w:divBdr>
    </w:div>
    <w:div w:id="1166628310">
      <w:bodyDiv w:val="1"/>
      <w:marLeft w:val="0"/>
      <w:marRight w:val="0"/>
      <w:marTop w:val="0"/>
      <w:marBottom w:val="0"/>
      <w:divBdr>
        <w:top w:val="none" w:sz="0" w:space="0" w:color="auto"/>
        <w:left w:val="none" w:sz="0" w:space="0" w:color="auto"/>
        <w:bottom w:val="none" w:sz="0" w:space="0" w:color="auto"/>
        <w:right w:val="none" w:sz="0" w:space="0" w:color="auto"/>
      </w:divBdr>
    </w:div>
    <w:div w:id="1166703294">
      <w:bodyDiv w:val="1"/>
      <w:marLeft w:val="0"/>
      <w:marRight w:val="0"/>
      <w:marTop w:val="0"/>
      <w:marBottom w:val="0"/>
      <w:divBdr>
        <w:top w:val="none" w:sz="0" w:space="0" w:color="auto"/>
        <w:left w:val="none" w:sz="0" w:space="0" w:color="auto"/>
        <w:bottom w:val="none" w:sz="0" w:space="0" w:color="auto"/>
        <w:right w:val="none" w:sz="0" w:space="0" w:color="auto"/>
      </w:divBdr>
    </w:div>
    <w:div w:id="1167475816">
      <w:bodyDiv w:val="1"/>
      <w:marLeft w:val="0"/>
      <w:marRight w:val="0"/>
      <w:marTop w:val="0"/>
      <w:marBottom w:val="0"/>
      <w:divBdr>
        <w:top w:val="none" w:sz="0" w:space="0" w:color="auto"/>
        <w:left w:val="none" w:sz="0" w:space="0" w:color="auto"/>
        <w:bottom w:val="none" w:sz="0" w:space="0" w:color="auto"/>
        <w:right w:val="none" w:sz="0" w:space="0" w:color="auto"/>
      </w:divBdr>
    </w:div>
    <w:div w:id="1167525610">
      <w:bodyDiv w:val="1"/>
      <w:marLeft w:val="0"/>
      <w:marRight w:val="0"/>
      <w:marTop w:val="0"/>
      <w:marBottom w:val="0"/>
      <w:divBdr>
        <w:top w:val="none" w:sz="0" w:space="0" w:color="auto"/>
        <w:left w:val="none" w:sz="0" w:space="0" w:color="auto"/>
        <w:bottom w:val="none" w:sz="0" w:space="0" w:color="auto"/>
        <w:right w:val="none" w:sz="0" w:space="0" w:color="auto"/>
      </w:divBdr>
    </w:div>
    <w:div w:id="1168131561">
      <w:bodyDiv w:val="1"/>
      <w:marLeft w:val="0"/>
      <w:marRight w:val="0"/>
      <w:marTop w:val="0"/>
      <w:marBottom w:val="0"/>
      <w:divBdr>
        <w:top w:val="none" w:sz="0" w:space="0" w:color="auto"/>
        <w:left w:val="none" w:sz="0" w:space="0" w:color="auto"/>
        <w:bottom w:val="none" w:sz="0" w:space="0" w:color="auto"/>
        <w:right w:val="none" w:sz="0" w:space="0" w:color="auto"/>
      </w:divBdr>
    </w:div>
    <w:div w:id="1168211847">
      <w:bodyDiv w:val="1"/>
      <w:marLeft w:val="0"/>
      <w:marRight w:val="0"/>
      <w:marTop w:val="0"/>
      <w:marBottom w:val="0"/>
      <w:divBdr>
        <w:top w:val="none" w:sz="0" w:space="0" w:color="auto"/>
        <w:left w:val="none" w:sz="0" w:space="0" w:color="auto"/>
        <w:bottom w:val="none" w:sz="0" w:space="0" w:color="auto"/>
        <w:right w:val="none" w:sz="0" w:space="0" w:color="auto"/>
      </w:divBdr>
    </w:div>
    <w:div w:id="1168448708">
      <w:bodyDiv w:val="1"/>
      <w:marLeft w:val="0"/>
      <w:marRight w:val="0"/>
      <w:marTop w:val="0"/>
      <w:marBottom w:val="0"/>
      <w:divBdr>
        <w:top w:val="none" w:sz="0" w:space="0" w:color="auto"/>
        <w:left w:val="none" w:sz="0" w:space="0" w:color="auto"/>
        <w:bottom w:val="none" w:sz="0" w:space="0" w:color="auto"/>
        <w:right w:val="none" w:sz="0" w:space="0" w:color="auto"/>
      </w:divBdr>
    </w:div>
    <w:div w:id="1169953213">
      <w:bodyDiv w:val="1"/>
      <w:marLeft w:val="0"/>
      <w:marRight w:val="0"/>
      <w:marTop w:val="0"/>
      <w:marBottom w:val="0"/>
      <w:divBdr>
        <w:top w:val="none" w:sz="0" w:space="0" w:color="auto"/>
        <w:left w:val="none" w:sz="0" w:space="0" w:color="auto"/>
        <w:bottom w:val="none" w:sz="0" w:space="0" w:color="auto"/>
        <w:right w:val="none" w:sz="0" w:space="0" w:color="auto"/>
      </w:divBdr>
    </w:div>
    <w:div w:id="1169981109">
      <w:bodyDiv w:val="1"/>
      <w:marLeft w:val="0"/>
      <w:marRight w:val="0"/>
      <w:marTop w:val="0"/>
      <w:marBottom w:val="0"/>
      <w:divBdr>
        <w:top w:val="none" w:sz="0" w:space="0" w:color="auto"/>
        <w:left w:val="none" w:sz="0" w:space="0" w:color="auto"/>
        <w:bottom w:val="none" w:sz="0" w:space="0" w:color="auto"/>
        <w:right w:val="none" w:sz="0" w:space="0" w:color="auto"/>
      </w:divBdr>
    </w:div>
    <w:div w:id="1171526846">
      <w:bodyDiv w:val="1"/>
      <w:marLeft w:val="0"/>
      <w:marRight w:val="0"/>
      <w:marTop w:val="0"/>
      <w:marBottom w:val="0"/>
      <w:divBdr>
        <w:top w:val="none" w:sz="0" w:space="0" w:color="auto"/>
        <w:left w:val="none" w:sz="0" w:space="0" w:color="auto"/>
        <w:bottom w:val="none" w:sz="0" w:space="0" w:color="auto"/>
        <w:right w:val="none" w:sz="0" w:space="0" w:color="auto"/>
      </w:divBdr>
    </w:div>
    <w:div w:id="1171601044">
      <w:bodyDiv w:val="1"/>
      <w:marLeft w:val="0"/>
      <w:marRight w:val="0"/>
      <w:marTop w:val="0"/>
      <w:marBottom w:val="0"/>
      <w:divBdr>
        <w:top w:val="none" w:sz="0" w:space="0" w:color="auto"/>
        <w:left w:val="none" w:sz="0" w:space="0" w:color="auto"/>
        <w:bottom w:val="none" w:sz="0" w:space="0" w:color="auto"/>
        <w:right w:val="none" w:sz="0" w:space="0" w:color="auto"/>
      </w:divBdr>
    </w:div>
    <w:div w:id="1172379667">
      <w:bodyDiv w:val="1"/>
      <w:marLeft w:val="0"/>
      <w:marRight w:val="0"/>
      <w:marTop w:val="0"/>
      <w:marBottom w:val="0"/>
      <w:divBdr>
        <w:top w:val="none" w:sz="0" w:space="0" w:color="auto"/>
        <w:left w:val="none" w:sz="0" w:space="0" w:color="auto"/>
        <w:bottom w:val="none" w:sz="0" w:space="0" w:color="auto"/>
        <w:right w:val="none" w:sz="0" w:space="0" w:color="auto"/>
      </w:divBdr>
    </w:div>
    <w:div w:id="1172722321">
      <w:bodyDiv w:val="1"/>
      <w:marLeft w:val="0"/>
      <w:marRight w:val="0"/>
      <w:marTop w:val="0"/>
      <w:marBottom w:val="0"/>
      <w:divBdr>
        <w:top w:val="none" w:sz="0" w:space="0" w:color="auto"/>
        <w:left w:val="none" w:sz="0" w:space="0" w:color="auto"/>
        <w:bottom w:val="none" w:sz="0" w:space="0" w:color="auto"/>
        <w:right w:val="none" w:sz="0" w:space="0" w:color="auto"/>
      </w:divBdr>
    </w:div>
    <w:div w:id="1174418278">
      <w:bodyDiv w:val="1"/>
      <w:marLeft w:val="0"/>
      <w:marRight w:val="0"/>
      <w:marTop w:val="0"/>
      <w:marBottom w:val="0"/>
      <w:divBdr>
        <w:top w:val="none" w:sz="0" w:space="0" w:color="auto"/>
        <w:left w:val="none" w:sz="0" w:space="0" w:color="auto"/>
        <w:bottom w:val="none" w:sz="0" w:space="0" w:color="auto"/>
        <w:right w:val="none" w:sz="0" w:space="0" w:color="auto"/>
      </w:divBdr>
    </w:div>
    <w:div w:id="1176847050">
      <w:bodyDiv w:val="1"/>
      <w:marLeft w:val="0"/>
      <w:marRight w:val="0"/>
      <w:marTop w:val="0"/>
      <w:marBottom w:val="0"/>
      <w:divBdr>
        <w:top w:val="none" w:sz="0" w:space="0" w:color="auto"/>
        <w:left w:val="none" w:sz="0" w:space="0" w:color="auto"/>
        <w:bottom w:val="none" w:sz="0" w:space="0" w:color="auto"/>
        <w:right w:val="none" w:sz="0" w:space="0" w:color="auto"/>
      </w:divBdr>
    </w:div>
    <w:div w:id="1177428828">
      <w:bodyDiv w:val="1"/>
      <w:marLeft w:val="0"/>
      <w:marRight w:val="0"/>
      <w:marTop w:val="0"/>
      <w:marBottom w:val="0"/>
      <w:divBdr>
        <w:top w:val="none" w:sz="0" w:space="0" w:color="auto"/>
        <w:left w:val="none" w:sz="0" w:space="0" w:color="auto"/>
        <w:bottom w:val="none" w:sz="0" w:space="0" w:color="auto"/>
        <w:right w:val="none" w:sz="0" w:space="0" w:color="auto"/>
      </w:divBdr>
    </w:div>
    <w:div w:id="1178036903">
      <w:bodyDiv w:val="1"/>
      <w:marLeft w:val="0"/>
      <w:marRight w:val="0"/>
      <w:marTop w:val="0"/>
      <w:marBottom w:val="0"/>
      <w:divBdr>
        <w:top w:val="none" w:sz="0" w:space="0" w:color="auto"/>
        <w:left w:val="none" w:sz="0" w:space="0" w:color="auto"/>
        <w:bottom w:val="none" w:sz="0" w:space="0" w:color="auto"/>
        <w:right w:val="none" w:sz="0" w:space="0" w:color="auto"/>
      </w:divBdr>
    </w:div>
    <w:div w:id="1179008829">
      <w:bodyDiv w:val="1"/>
      <w:marLeft w:val="0"/>
      <w:marRight w:val="0"/>
      <w:marTop w:val="0"/>
      <w:marBottom w:val="0"/>
      <w:divBdr>
        <w:top w:val="none" w:sz="0" w:space="0" w:color="auto"/>
        <w:left w:val="none" w:sz="0" w:space="0" w:color="auto"/>
        <w:bottom w:val="none" w:sz="0" w:space="0" w:color="auto"/>
        <w:right w:val="none" w:sz="0" w:space="0" w:color="auto"/>
      </w:divBdr>
    </w:div>
    <w:div w:id="1180044138">
      <w:bodyDiv w:val="1"/>
      <w:marLeft w:val="0"/>
      <w:marRight w:val="0"/>
      <w:marTop w:val="0"/>
      <w:marBottom w:val="0"/>
      <w:divBdr>
        <w:top w:val="none" w:sz="0" w:space="0" w:color="auto"/>
        <w:left w:val="none" w:sz="0" w:space="0" w:color="auto"/>
        <w:bottom w:val="none" w:sz="0" w:space="0" w:color="auto"/>
        <w:right w:val="none" w:sz="0" w:space="0" w:color="auto"/>
      </w:divBdr>
    </w:div>
    <w:div w:id="1180047772">
      <w:bodyDiv w:val="1"/>
      <w:marLeft w:val="0"/>
      <w:marRight w:val="0"/>
      <w:marTop w:val="0"/>
      <w:marBottom w:val="0"/>
      <w:divBdr>
        <w:top w:val="none" w:sz="0" w:space="0" w:color="auto"/>
        <w:left w:val="none" w:sz="0" w:space="0" w:color="auto"/>
        <w:bottom w:val="none" w:sz="0" w:space="0" w:color="auto"/>
        <w:right w:val="none" w:sz="0" w:space="0" w:color="auto"/>
      </w:divBdr>
    </w:div>
    <w:div w:id="1180316164">
      <w:bodyDiv w:val="1"/>
      <w:marLeft w:val="0"/>
      <w:marRight w:val="0"/>
      <w:marTop w:val="0"/>
      <w:marBottom w:val="0"/>
      <w:divBdr>
        <w:top w:val="none" w:sz="0" w:space="0" w:color="auto"/>
        <w:left w:val="none" w:sz="0" w:space="0" w:color="auto"/>
        <w:bottom w:val="none" w:sz="0" w:space="0" w:color="auto"/>
        <w:right w:val="none" w:sz="0" w:space="0" w:color="auto"/>
      </w:divBdr>
    </w:div>
    <w:div w:id="1180461853">
      <w:bodyDiv w:val="1"/>
      <w:marLeft w:val="0"/>
      <w:marRight w:val="0"/>
      <w:marTop w:val="0"/>
      <w:marBottom w:val="0"/>
      <w:divBdr>
        <w:top w:val="none" w:sz="0" w:space="0" w:color="auto"/>
        <w:left w:val="none" w:sz="0" w:space="0" w:color="auto"/>
        <w:bottom w:val="none" w:sz="0" w:space="0" w:color="auto"/>
        <w:right w:val="none" w:sz="0" w:space="0" w:color="auto"/>
      </w:divBdr>
    </w:div>
    <w:div w:id="1180510997">
      <w:bodyDiv w:val="1"/>
      <w:marLeft w:val="0"/>
      <w:marRight w:val="0"/>
      <w:marTop w:val="0"/>
      <w:marBottom w:val="0"/>
      <w:divBdr>
        <w:top w:val="none" w:sz="0" w:space="0" w:color="auto"/>
        <w:left w:val="none" w:sz="0" w:space="0" w:color="auto"/>
        <w:bottom w:val="none" w:sz="0" w:space="0" w:color="auto"/>
        <w:right w:val="none" w:sz="0" w:space="0" w:color="auto"/>
      </w:divBdr>
    </w:div>
    <w:div w:id="1181119774">
      <w:bodyDiv w:val="1"/>
      <w:marLeft w:val="0"/>
      <w:marRight w:val="0"/>
      <w:marTop w:val="0"/>
      <w:marBottom w:val="0"/>
      <w:divBdr>
        <w:top w:val="none" w:sz="0" w:space="0" w:color="auto"/>
        <w:left w:val="none" w:sz="0" w:space="0" w:color="auto"/>
        <w:bottom w:val="none" w:sz="0" w:space="0" w:color="auto"/>
        <w:right w:val="none" w:sz="0" w:space="0" w:color="auto"/>
      </w:divBdr>
    </w:div>
    <w:div w:id="1181312467">
      <w:bodyDiv w:val="1"/>
      <w:marLeft w:val="0"/>
      <w:marRight w:val="0"/>
      <w:marTop w:val="0"/>
      <w:marBottom w:val="0"/>
      <w:divBdr>
        <w:top w:val="none" w:sz="0" w:space="0" w:color="auto"/>
        <w:left w:val="none" w:sz="0" w:space="0" w:color="auto"/>
        <w:bottom w:val="none" w:sz="0" w:space="0" w:color="auto"/>
        <w:right w:val="none" w:sz="0" w:space="0" w:color="auto"/>
      </w:divBdr>
    </w:div>
    <w:div w:id="1181703696">
      <w:bodyDiv w:val="1"/>
      <w:marLeft w:val="0"/>
      <w:marRight w:val="0"/>
      <w:marTop w:val="0"/>
      <w:marBottom w:val="0"/>
      <w:divBdr>
        <w:top w:val="none" w:sz="0" w:space="0" w:color="auto"/>
        <w:left w:val="none" w:sz="0" w:space="0" w:color="auto"/>
        <w:bottom w:val="none" w:sz="0" w:space="0" w:color="auto"/>
        <w:right w:val="none" w:sz="0" w:space="0" w:color="auto"/>
      </w:divBdr>
    </w:div>
    <w:div w:id="1182084960">
      <w:bodyDiv w:val="1"/>
      <w:marLeft w:val="0"/>
      <w:marRight w:val="0"/>
      <w:marTop w:val="0"/>
      <w:marBottom w:val="0"/>
      <w:divBdr>
        <w:top w:val="none" w:sz="0" w:space="0" w:color="auto"/>
        <w:left w:val="none" w:sz="0" w:space="0" w:color="auto"/>
        <w:bottom w:val="none" w:sz="0" w:space="0" w:color="auto"/>
        <w:right w:val="none" w:sz="0" w:space="0" w:color="auto"/>
      </w:divBdr>
    </w:div>
    <w:div w:id="1182547995">
      <w:bodyDiv w:val="1"/>
      <w:marLeft w:val="0"/>
      <w:marRight w:val="0"/>
      <w:marTop w:val="0"/>
      <w:marBottom w:val="0"/>
      <w:divBdr>
        <w:top w:val="none" w:sz="0" w:space="0" w:color="auto"/>
        <w:left w:val="none" w:sz="0" w:space="0" w:color="auto"/>
        <w:bottom w:val="none" w:sz="0" w:space="0" w:color="auto"/>
        <w:right w:val="none" w:sz="0" w:space="0" w:color="auto"/>
      </w:divBdr>
    </w:div>
    <w:div w:id="1182891477">
      <w:bodyDiv w:val="1"/>
      <w:marLeft w:val="0"/>
      <w:marRight w:val="0"/>
      <w:marTop w:val="0"/>
      <w:marBottom w:val="0"/>
      <w:divBdr>
        <w:top w:val="none" w:sz="0" w:space="0" w:color="auto"/>
        <w:left w:val="none" w:sz="0" w:space="0" w:color="auto"/>
        <w:bottom w:val="none" w:sz="0" w:space="0" w:color="auto"/>
        <w:right w:val="none" w:sz="0" w:space="0" w:color="auto"/>
      </w:divBdr>
    </w:div>
    <w:div w:id="1184904569">
      <w:bodyDiv w:val="1"/>
      <w:marLeft w:val="0"/>
      <w:marRight w:val="0"/>
      <w:marTop w:val="0"/>
      <w:marBottom w:val="0"/>
      <w:divBdr>
        <w:top w:val="none" w:sz="0" w:space="0" w:color="auto"/>
        <w:left w:val="none" w:sz="0" w:space="0" w:color="auto"/>
        <w:bottom w:val="none" w:sz="0" w:space="0" w:color="auto"/>
        <w:right w:val="none" w:sz="0" w:space="0" w:color="auto"/>
      </w:divBdr>
    </w:div>
    <w:div w:id="1185244326">
      <w:bodyDiv w:val="1"/>
      <w:marLeft w:val="0"/>
      <w:marRight w:val="0"/>
      <w:marTop w:val="0"/>
      <w:marBottom w:val="0"/>
      <w:divBdr>
        <w:top w:val="none" w:sz="0" w:space="0" w:color="auto"/>
        <w:left w:val="none" w:sz="0" w:space="0" w:color="auto"/>
        <w:bottom w:val="none" w:sz="0" w:space="0" w:color="auto"/>
        <w:right w:val="none" w:sz="0" w:space="0" w:color="auto"/>
      </w:divBdr>
    </w:div>
    <w:div w:id="1185292318">
      <w:bodyDiv w:val="1"/>
      <w:marLeft w:val="0"/>
      <w:marRight w:val="0"/>
      <w:marTop w:val="0"/>
      <w:marBottom w:val="0"/>
      <w:divBdr>
        <w:top w:val="none" w:sz="0" w:space="0" w:color="auto"/>
        <w:left w:val="none" w:sz="0" w:space="0" w:color="auto"/>
        <w:bottom w:val="none" w:sz="0" w:space="0" w:color="auto"/>
        <w:right w:val="none" w:sz="0" w:space="0" w:color="auto"/>
      </w:divBdr>
    </w:div>
    <w:div w:id="1187525951">
      <w:bodyDiv w:val="1"/>
      <w:marLeft w:val="0"/>
      <w:marRight w:val="0"/>
      <w:marTop w:val="0"/>
      <w:marBottom w:val="0"/>
      <w:divBdr>
        <w:top w:val="none" w:sz="0" w:space="0" w:color="auto"/>
        <w:left w:val="none" w:sz="0" w:space="0" w:color="auto"/>
        <w:bottom w:val="none" w:sz="0" w:space="0" w:color="auto"/>
        <w:right w:val="none" w:sz="0" w:space="0" w:color="auto"/>
      </w:divBdr>
    </w:div>
    <w:div w:id="1187793994">
      <w:bodyDiv w:val="1"/>
      <w:marLeft w:val="0"/>
      <w:marRight w:val="0"/>
      <w:marTop w:val="0"/>
      <w:marBottom w:val="0"/>
      <w:divBdr>
        <w:top w:val="none" w:sz="0" w:space="0" w:color="auto"/>
        <w:left w:val="none" w:sz="0" w:space="0" w:color="auto"/>
        <w:bottom w:val="none" w:sz="0" w:space="0" w:color="auto"/>
        <w:right w:val="none" w:sz="0" w:space="0" w:color="auto"/>
      </w:divBdr>
    </w:div>
    <w:div w:id="1187987899">
      <w:bodyDiv w:val="1"/>
      <w:marLeft w:val="0"/>
      <w:marRight w:val="0"/>
      <w:marTop w:val="0"/>
      <w:marBottom w:val="0"/>
      <w:divBdr>
        <w:top w:val="none" w:sz="0" w:space="0" w:color="auto"/>
        <w:left w:val="none" w:sz="0" w:space="0" w:color="auto"/>
        <w:bottom w:val="none" w:sz="0" w:space="0" w:color="auto"/>
        <w:right w:val="none" w:sz="0" w:space="0" w:color="auto"/>
      </w:divBdr>
    </w:div>
    <w:div w:id="1188059714">
      <w:bodyDiv w:val="1"/>
      <w:marLeft w:val="0"/>
      <w:marRight w:val="0"/>
      <w:marTop w:val="0"/>
      <w:marBottom w:val="0"/>
      <w:divBdr>
        <w:top w:val="none" w:sz="0" w:space="0" w:color="auto"/>
        <w:left w:val="none" w:sz="0" w:space="0" w:color="auto"/>
        <w:bottom w:val="none" w:sz="0" w:space="0" w:color="auto"/>
        <w:right w:val="none" w:sz="0" w:space="0" w:color="auto"/>
      </w:divBdr>
    </w:div>
    <w:div w:id="1188062724">
      <w:bodyDiv w:val="1"/>
      <w:marLeft w:val="0"/>
      <w:marRight w:val="0"/>
      <w:marTop w:val="0"/>
      <w:marBottom w:val="0"/>
      <w:divBdr>
        <w:top w:val="none" w:sz="0" w:space="0" w:color="auto"/>
        <w:left w:val="none" w:sz="0" w:space="0" w:color="auto"/>
        <w:bottom w:val="none" w:sz="0" w:space="0" w:color="auto"/>
        <w:right w:val="none" w:sz="0" w:space="0" w:color="auto"/>
      </w:divBdr>
    </w:div>
    <w:div w:id="1188451385">
      <w:bodyDiv w:val="1"/>
      <w:marLeft w:val="0"/>
      <w:marRight w:val="0"/>
      <w:marTop w:val="0"/>
      <w:marBottom w:val="0"/>
      <w:divBdr>
        <w:top w:val="none" w:sz="0" w:space="0" w:color="auto"/>
        <w:left w:val="none" w:sz="0" w:space="0" w:color="auto"/>
        <w:bottom w:val="none" w:sz="0" w:space="0" w:color="auto"/>
        <w:right w:val="none" w:sz="0" w:space="0" w:color="auto"/>
      </w:divBdr>
    </w:div>
    <w:div w:id="1188635803">
      <w:bodyDiv w:val="1"/>
      <w:marLeft w:val="0"/>
      <w:marRight w:val="0"/>
      <w:marTop w:val="0"/>
      <w:marBottom w:val="0"/>
      <w:divBdr>
        <w:top w:val="none" w:sz="0" w:space="0" w:color="auto"/>
        <w:left w:val="none" w:sz="0" w:space="0" w:color="auto"/>
        <w:bottom w:val="none" w:sz="0" w:space="0" w:color="auto"/>
        <w:right w:val="none" w:sz="0" w:space="0" w:color="auto"/>
      </w:divBdr>
    </w:div>
    <w:div w:id="1188713424">
      <w:bodyDiv w:val="1"/>
      <w:marLeft w:val="0"/>
      <w:marRight w:val="0"/>
      <w:marTop w:val="0"/>
      <w:marBottom w:val="0"/>
      <w:divBdr>
        <w:top w:val="none" w:sz="0" w:space="0" w:color="auto"/>
        <w:left w:val="none" w:sz="0" w:space="0" w:color="auto"/>
        <w:bottom w:val="none" w:sz="0" w:space="0" w:color="auto"/>
        <w:right w:val="none" w:sz="0" w:space="0" w:color="auto"/>
      </w:divBdr>
    </w:div>
    <w:div w:id="1189298972">
      <w:bodyDiv w:val="1"/>
      <w:marLeft w:val="0"/>
      <w:marRight w:val="0"/>
      <w:marTop w:val="0"/>
      <w:marBottom w:val="0"/>
      <w:divBdr>
        <w:top w:val="none" w:sz="0" w:space="0" w:color="auto"/>
        <w:left w:val="none" w:sz="0" w:space="0" w:color="auto"/>
        <w:bottom w:val="none" w:sz="0" w:space="0" w:color="auto"/>
        <w:right w:val="none" w:sz="0" w:space="0" w:color="auto"/>
      </w:divBdr>
    </w:div>
    <w:div w:id="1189834788">
      <w:bodyDiv w:val="1"/>
      <w:marLeft w:val="0"/>
      <w:marRight w:val="0"/>
      <w:marTop w:val="0"/>
      <w:marBottom w:val="0"/>
      <w:divBdr>
        <w:top w:val="none" w:sz="0" w:space="0" w:color="auto"/>
        <w:left w:val="none" w:sz="0" w:space="0" w:color="auto"/>
        <w:bottom w:val="none" w:sz="0" w:space="0" w:color="auto"/>
        <w:right w:val="none" w:sz="0" w:space="0" w:color="auto"/>
      </w:divBdr>
    </w:div>
    <w:div w:id="1190754830">
      <w:bodyDiv w:val="1"/>
      <w:marLeft w:val="0"/>
      <w:marRight w:val="0"/>
      <w:marTop w:val="0"/>
      <w:marBottom w:val="0"/>
      <w:divBdr>
        <w:top w:val="none" w:sz="0" w:space="0" w:color="auto"/>
        <w:left w:val="none" w:sz="0" w:space="0" w:color="auto"/>
        <w:bottom w:val="none" w:sz="0" w:space="0" w:color="auto"/>
        <w:right w:val="none" w:sz="0" w:space="0" w:color="auto"/>
      </w:divBdr>
    </w:div>
    <w:div w:id="1191643544">
      <w:bodyDiv w:val="1"/>
      <w:marLeft w:val="0"/>
      <w:marRight w:val="0"/>
      <w:marTop w:val="0"/>
      <w:marBottom w:val="0"/>
      <w:divBdr>
        <w:top w:val="none" w:sz="0" w:space="0" w:color="auto"/>
        <w:left w:val="none" w:sz="0" w:space="0" w:color="auto"/>
        <w:bottom w:val="none" w:sz="0" w:space="0" w:color="auto"/>
        <w:right w:val="none" w:sz="0" w:space="0" w:color="auto"/>
      </w:divBdr>
    </w:div>
    <w:div w:id="1191643585">
      <w:bodyDiv w:val="1"/>
      <w:marLeft w:val="0"/>
      <w:marRight w:val="0"/>
      <w:marTop w:val="0"/>
      <w:marBottom w:val="0"/>
      <w:divBdr>
        <w:top w:val="none" w:sz="0" w:space="0" w:color="auto"/>
        <w:left w:val="none" w:sz="0" w:space="0" w:color="auto"/>
        <w:bottom w:val="none" w:sz="0" w:space="0" w:color="auto"/>
        <w:right w:val="none" w:sz="0" w:space="0" w:color="auto"/>
      </w:divBdr>
    </w:div>
    <w:div w:id="1193152257">
      <w:bodyDiv w:val="1"/>
      <w:marLeft w:val="0"/>
      <w:marRight w:val="0"/>
      <w:marTop w:val="0"/>
      <w:marBottom w:val="0"/>
      <w:divBdr>
        <w:top w:val="none" w:sz="0" w:space="0" w:color="auto"/>
        <w:left w:val="none" w:sz="0" w:space="0" w:color="auto"/>
        <w:bottom w:val="none" w:sz="0" w:space="0" w:color="auto"/>
        <w:right w:val="none" w:sz="0" w:space="0" w:color="auto"/>
      </w:divBdr>
    </w:div>
    <w:div w:id="1193494865">
      <w:bodyDiv w:val="1"/>
      <w:marLeft w:val="0"/>
      <w:marRight w:val="0"/>
      <w:marTop w:val="0"/>
      <w:marBottom w:val="0"/>
      <w:divBdr>
        <w:top w:val="none" w:sz="0" w:space="0" w:color="auto"/>
        <w:left w:val="none" w:sz="0" w:space="0" w:color="auto"/>
        <w:bottom w:val="none" w:sz="0" w:space="0" w:color="auto"/>
        <w:right w:val="none" w:sz="0" w:space="0" w:color="auto"/>
      </w:divBdr>
    </w:div>
    <w:div w:id="1194146871">
      <w:bodyDiv w:val="1"/>
      <w:marLeft w:val="0"/>
      <w:marRight w:val="0"/>
      <w:marTop w:val="0"/>
      <w:marBottom w:val="0"/>
      <w:divBdr>
        <w:top w:val="none" w:sz="0" w:space="0" w:color="auto"/>
        <w:left w:val="none" w:sz="0" w:space="0" w:color="auto"/>
        <w:bottom w:val="none" w:sz="0" w:space="0" w:color="auto"/>
        <w:right w:val="none" w:sz="0" w:space="0" w:color="auto"/>
      </w:divBdr>
    </w:div>
    <w:div w:id="1194999125">
      <w:bodyDiv w:val="1"/>
      <w:marLeft w:val="0"/>
      <w:marRight w:val="0"/>
      <w:marTop w:val="0"/>
      <w:marBottom w:val="0"/>
      <w:divBdr>
        <w:top w:val="none" w:sz="0" w:space="0" w:color="auto"/>
        <w:left w:val="none" w:sz="0" w:space="0" w:color="auto"/>
        <w:bottom w:val="none" w:sz="0" w:space="0" w:color="auto"/>
        <w:right w:val="none" w:sz="0" w:space="0" w:color="auto"/>
      </w:divBdr>
    </w:div>
    <w:div w:id="1195464019">
      <w:bodyDiv w:val="1"/>
      <w:marLeft w:val="0"/>
      <w:marRight w:val="0"/>
      <w:marTop w:val="0"/>
      <w:marBottom w:val="0"/>
      <w:divBdr>
        <w:top w:val="none" w:sz="0" w:space="0" w:color="auto"/>
        <w:left w:val="none" w:sz="0" w:space="0" w:color="auto"/>
        <w:bottom w:val="none" w:sz="0" w:space="0" w:color="auto"/>
        <w:right w:val="none" w:sz="0" w:space="0" w:color="auto"/>
      </w:divBdr>
    </w:div>
    <w:div w:id="1195850138">
      <w:bodyDiv w:val="1"/>
      <w:marLeft w:val="0"/>
      <w:marRight w:val="0"/>
      <w:marTop w:val="0"/>
      <w:marBottom w:val="0"/>
      <w:divBdr>
        <w:top w:val="none" w:sz="0" w:space="0" w:color="auto"/>
        <w:left w:val="none" w:sz="0" w:space="0" w:color="auto"/>
        <w:bottom w:val="none" w:sz="0" w:space="0" w:color="auto"/>
        <w:right w:val="none" w:sz="0" w:space="0" w:color="auto"/>
      </w:divBdr>
    </w:div>
    <w:div w:id="1195852615">
      <w:bodyDiv w:val="1"/>
      <w:marLeft w:val="0"/>
      <w:marRight w:val="0"/>
      <w:marTop w:val="0"/>
      <w:marBottom w:val="0"/>
      <w:divBdr>
        <w:top w:val="none" w:sz="0" w:space="0" w:color="auto"/>
        <w:left w:val="none" w:sz="0" w:space="0" w:color="auto"/>
        <w:bottom w:val="none" w:sz="0" w:space="0" w:color="auto"/>
        <w:right w:val="none" w:sz="0" w:space="0" w:color="auto"/>
      </w:divBdr>
    </w:div>
    <w:div w:id="1197694640">
      <w:bodyDiv w:val="1"/>
      <w:marLeft w:val="0"/>
      <w:marRight w:val="0"/>
      <w:marTop w:val="0"/>
      <w:marBottom w:val="0"/>
      <w:divBdr>
        <w:top w:val="none" w:sz="0" w:space="0" w:color="auto"/>
        <w:left w:val="none" w:sz="0" w:space="0" w:color="auto"/>
        <w:bottom w:val="none" w:sz="0" w:space="0" w:color="auto"/>
        <w:right w:val="none" w:sz="0" w:space="0" w:color="auto"/>
      </w:divBdr>
    </w:div>
    <w:div w:id="1198084090">
      <w:bodyDiv w:val="1"/>
      <w:marLeft w:val="0"/>
      <w:marRight w:val="0"/>
      <w:marTop w:val="0"/>
      <w:marBottom w:val="0"/>
      <w:divBdr>
        <w:top w:val="none" w:sz="0" w:space="0" w:color="auto"/>
        <w:left w:val="none" w:sz="0" w:space="0" w:color="auto"/>
        <w:bottom w:val="none" w:sz="0" w:space="0" w:color="auto"/>
        <w:right w:val="none" w:sz="0" w:space="0" w:color="auto"/>
      </w:divBdr>
    </w:div>
    <w:div w:id="1199002326">
      <w:bodyDiv w:val="1"/>
      <w:marLeft w:val="0"/>
      <w:marRight w:val="0"/>
      <w:marTop w:val="0"/>
      <w:marBottom w:val="0"/>
      <w:divBdr>
        <w:top w:val="none" w:sz="0" w:space="0" w:color="auto"/>
        <w:left w:val="none" w:sz="0" w:space="0" w:color="auto"/>
        <w:bottom w:val="none" w:sz="0" w:space="0" w:color="auto"/>
        <w:right w:val="none" w:sz="0" w:space="0" w:color="auto"/>
      </w:divBdr>
    </w:div>
    <w:div w:id="1200630694">
      <w:bodyDiv w:val="1"/>
      <w:marLeft w:val="0"/>
      <w:marRight w:val="0"/>
      <w:marTop w:val="0"/>
      <w:marBottom w:val="0"/>
      <w:divBdr>
        <w:top w:val="none" w:sz="0" w:space="0" w:color="auto"/>
        <w:left w:val="none" w:sz="0" w:space="0" w:color="auto"/>
        <w:bottom w:val="none" w:sz="0" w:space="0" w:color="auto"/>
        <w:right w:val="none" w:sz="0" w:space="0" w:color="auto"/>
      </w:divBdr>
    </w:div>
    <w:div w:id="1201436670">
      <w:bodyDiv w:val="1"/>
      <w:marLeft w:val="0"/>
      <w:marRight w:val="0"/>
      <w:marTop w:val="0"/>
      <w:marBottom w:val="0"/>
      <w:divBdr>
        <w:top w:val="none" w:sz="0" w:space="0" w:color="auto"/>
        <w:left w:val="none" w:sz="0" w:space="0" w:color="auto"/>
        <w:bottom w:val="none" w:sz="0" w:space="0" w:color="auto"/>
        <w:right w:val="none" w:sz="0" w:space="0" w:color="auto"/>
      </w:divBdr>
    </w:div>
    <w:div w:id="1201481841">
      <w:bodyDiv w:val="1"/>
      <w:marLeft w:val="0"/>
      <w:marRight w:val="0"/>
      <w:marTop w:val="0"/>
      <w:marBottom w:val="0"/>
      <w:divBdr>
        <w:top w:val="none" w:sz="0" w:space="0" w:color="auto"/>
        <w:left w:val="none" w:sz="0" w:space="0" w:color="auto"/>
        <w:bottom w:val="none" w:sz="0" w:space="0" w:color="auto"/>
        <w:right w:val="none" w:sz="0" w:space="0" w:color="auto"/>
      </w:divBdr>
    </w:div>
    <w:div w:id="1202745373">
      <w:bodyDiv w:val="1"/>
      <w:marLeft w:val="0"/>
      <w:marRight w:val="0"/>
      <w:marTop w:val="0"/>
      <w:marBottom w:val="0"/>
      <w:divBdr>
        <w:top w:val="none" w:sz="0" w:space="0" w:color="auto"/>
        <w:left w:val="none" w:sz="0" w:space="0" w:color="auto"/>
        <w:bottom w:val="none" w:sz="0" w:space="0" w:color="auto"/>
        <w:right w:val="none" w:sz="0" w:space="0" w:color="auto"/>
      </w:divBdr>
    </w:div>
    <w:div w:id="1203248194">
      <w:bodyDiv w:val="1"/>
      <w:marLeft w:val="0"/>
      <w:marRight w:val="0"/>
      <w:marTop w:val="0"/>
      <w:marBottom w:val="0"/>
      <w:divBdr>
        <w:top w:val="none" w:sz="0" w:space="0" w:color="auto"/>
        <w:left w:val="none" w:sz="0" w:space="0" w:color="auto"/>
        <w:bottom w:val="none" w:sz="0" w:space="0" w:color="auto"/>
        <w:right w:val="none" w:sz="0" w:space="0" w:color="auto"/>
      </w:divBdr>
    </w:div>
    <w:div w:id="1204051527">
      <w:bodyDiv w:val="1"/>
      <w:marLeft w:val="0"/>
      <w:marRight w:val="0"/>
      <w:marTop w:val="0"/>
      <w:marBottom w:val="0"/>
      <w:divBdr>
        <w:top w:val="none" w:sz="0" w:space="0" w:color="auto"/>
        <w:left w:val="none" w:sz="0" w:space="0" w:color="auto"/>
        <w:bottom w:val="none" w:sz="0" w:space="0" w:color="auto"/>
        <w:right w:val="none" w:sz="0" w:space="0" w:color="auto"/>
      </w:divBdr>
    </w:div>
    <w:div w:id="1204102842">
      <w:bodyDiv w:val="1"/>
      <w:marLeft w:val="0"/>
      <w:marRight w:val="0"/>
      <w:marTop w:val="0"/>
      <w:marBottom w:val="0"/>
      <w:divBdr>
        <w:top w:val="none" w:sz="0" w:space="0" w:color="auto"/>
        <w:left w:val="none" w:sz="0" w:space="0" w:color="auto"/>
        <w:bottom w:val="none" w:sz="0" w:space="0" w:color="auto"/>
        <w:right w:val="none" w:sz="0" w:space="0" w:color="auto"/>
      </w:divBdr>
    </w:div>
    <w:div w:id="1204908684">
      <w:bodyDiv w:val="1"/>
      <w:marLeft w:val="0"/>
      <w:marRight w:val="0"/>
      <w:marTop w:val="0"/>
      <w:marBottom w:val="0"/>
      <w:divBdr>
        <w:top w:val="none" w:sz="0" w:space="0" w:color="auto"/>
        <w:left w:val="none" w:sz="0" w:space="0" w:color="auto"/>
        <w:bottom w:val="none" w:sz="0" w:space="0" w:color="auto"/>
        <w:right w:val="none" w:sz="0" w:space="0" w:color="auto"/>
      </w:divBdr>
    </w:div>
    <w:div w:id="1205144204">
      <w:bodyDiv w:val="1"/>
      <w:marLeft w:val="0"/>
      <w:marRight w:val="0"/>
      <w:marTop w:val="0"/>
      <w:marBottom w:val="0"/>
      <w:divBdr>
        <w:top w:val="none" w:sz="0" w:space="0" w:color="auto"/>
        <w:left w:val="none" w:sz="0" w:space="0" w:color="auto"/>
        <w:bottom w:val="none" w:sz="0" w:space="0" w:color="auto"/>
        <w:right w:val="none" w:sz="0" w:space="0" w:color="auto"/>
      </w:divBdr>
    </w:div>
    <w:div w:id="1205945144">
      <w:bodyDiv w:val="1"/>
      <w:marLeft w:val="0"/>
      <w:marRight w:val="0"/>
      <w:marTop w:val="0"/>
      <w:marBottom w:val="0"/>
      <w:divBdr>
        <w:top w:val="none" w:sz="0" w:space="0" w:color="auto"/>
        <w:left w:val="none" w:sz="0" w:space="0" w:color="auto"/>
        <w:bottom w:val="none" w:sz="0" w:space="0" w:color="auto"/>
        <w:right w:val="none" w:sz="0" w:space="0" w:color="auto"/>
      </w:divBdr>
    </w:div>
    <w:div w:id="1206064557">
      <w:bodyDiv w:val="1"/>
      <w:marLeft w:val="0"/>
      <w:marRight w:val="0"/>
      <w:marTop w:val="0"/>
      <w:marBottom w:val="0"/>
      <w:divBdr>
        <w:top w:val="none" w:sz="0" w:space="0" w:color="auto"/>
        <w:left w:val="none" w:sz="0" w:space="0" w:color="auto"/>
        <w:bottom w:val="none" w:sz="0" w:space="0" w:color="auto"/>
        <w:right w:val="none" w:sz="0" w:space="0" w:color="auto"/>
      </w:divBdr>
    </w:div>
    <w:div w:id="1206210519">
      <w:bodyDiv w:val="1"/>
      <w:marLeft w:val="0"/>
      <w:marRight w:val="0"/>
      <w:marTop w:val="0"/>
      <w:marBottom w:val="0"/>
      <w:divBdr>
        <w:top w:val="none" w:sz="0" w:space="0" w:color="auto"/>
        <w:left w:val="none" w:sz="0" w:space="0" w:color="auto"/>
        <w:bottom w:val="none" w:sz="0" w:space="0" w:color="auto"/>
        <w:right w:val="none" w:sz="0" w:space="0" w:color="auto"/>
      </w:divBdr>
    </w:div>
    <w:div w:id="1206335742">
      <w:bodyDiv w:val="1"/>
      <w:marLeft w:val="0"/>
      <w:marRight w:val="0"/>
      <w:marTop w:val="0"/>
      <w:marBottom w:val="0"/>
      <w:divBdr>
        <w:top w:val="none" w:sz="0" w:space="0" w:color="auto"/>
        <w:left w:val="none" w:sz="0" w:space="0" w:color="auto"/>
        <w:bottom w:val="none" w:sz="0" w:space="0" w:color="auto"/>
        <w:right w:val="none" w:sz="0" w:space="0" w:color="auto"/>
      </w:divBdr>
    </w:div>
    <w:div w:id="1208566424">
      <w:bodyDiv w:val="1"/>
      <w:marLeft w:val="0"/>
      <w:marRight w:val="0"/>
      <w:marTop w:val="0"/>
      <w:marBottom w:val="0"/>
      <w:divBdr>
        <w:top w:val="none" w:sz="0" w:space="0" w:color="auto"/>
        <w:left w:val="none" w:sz="0" w:space="0" w:color="auto"/>
        <w:bottom w:val="none" w:sz="0" w:space="0" w:color="auto"/>
        <w:right w:val="none" w:sz="0" w:space="0" w:color="auto"/>
      </w:divBdr>
    </w:div>
    <w:div w:id="1208681861">
      <w:bodyDiv w:val="1"/>
      <w:marLeft w:val="0"/>
      <w:marRight w:val="0"/>
      <w:marTop w:val="0"/>
      <w:marBottom w:val="0"/>
      <w:divBdr>
        <w:top w:val="none" w:sz="0" w:space="0" w:color="auto"/>
        <w:left w:val="none" w:sz="0" w:space="0" w:color="auto"/>
        <w:bottom w:val="none" w:sz="0" w:space="0" w:color="auto"/>
        <w:right w:val="none" w:sz="0" w:space="0" w:color="auto"/>
      </w:divBdr>
    </w:div>
    <w:div w:id="1208839362">
      <w:bodyDiv w:val="1"/>
      <w:marLeft w:val="0"/>
      <w:marRight w:val="0"/>
      <w:marTop w:val="0"/>
      <w:marBottom w:val="0"/>
      <w:divBdr>
        <w:top w:val="none" w:sz="0" w:space="0" w:color="auto"/>
        <w:left w:val="none" w:sz="0" w:space="0" w:color="auto"/>
        <w:bottom w:val="none" w:sz="0" w:space="0" w:color="auto"/>
        <w:right w:val="none" w:sz="0" w:space="0" w:color="auto"/>
      </w:divBdr>
    </w:div>
    <w:div w:id="1209873190">
      <w:bodyDiv w:val="1"/>
      <w:marLeft w:val="0"/>
      <w:marRight w:val="0"/>
      <w:marTop w:val="0"/>
      <w:marBottom w:val="0"/>
      <w:divBdr>
        <w:top w:val="none" w:sz="0" w:space="0" w:color="auto"/>
        <w:left w:val="none" w:sz="0" w:space="0" w:color="auto"/>
        <w:bottom w:val="none" w:sz="0" w:space="0" w:color="auto"/>
        <w:right w:val="none" w:sz="0" w:space="0" w:color="auto"/>
      </w:divBdr>
    </w:div>
    <w:div w:id="1210536594">
      <w:bodyDiv w:val="1"/>
      <w:marLeft w:val="0"/>
      <w:marRight w:val="0"/>
      <w:marTop w:val="0"/>
      <w:marBottom w:val="0"/>
      <w:divBdr>
        <w:top w:val="none" w:sz="0" w:space="0" w:color="auto"/>
        <w:left w:val="none" w:sz="0" w:space="0" w:color="auto"/>
        <w:bottom w:val="none" w:sz="0" w:space="0" w:color="auto"/>
        <w:right w:val="none" w:sz="0" w:space="0" w:color="auto"/>
      </w:divBdr>
    </w:div>
    <w:div w:id="1211188958">
      <w:bodyDiv w:val="1"/>
      <w:marLeft w:val="0"/>
      <w:marRight w:val="0"/>
      <w:marTop w:val="0"/>
      <w:marBottom w:val="0"/>
      <w:divBdr>
        <w:top w:val="none" w:sz="0" w:space="0" w:color="auto"/>
        <w:left w:val="none" w:sz="0" w:space="0" w:color="auto"/>
        <w:bottom w:val="none" w:sz="0" w:space="0" w:color="auto"/>
        <w:right w:val="none" w:sz="0" w:space="0" w:color="auto"/>
      </w:divBdr>
    </w:div>
    <w:div w:id="1211529978">
      <w:bodyDiv w:val="1"/>
      <w:marLeft w:val="0"/>
      <w:marRight w:val="0"/>
      <w:marTop w:val="0"/>
      <w:marBottom w:val="0"/>
      <w:divBdr>
        <w:top w:val="none" w:sz="0" w:space="0" w:color="auto"/>
        <w:left w:val="none" w:sz="0" w:space="0" w:color="auto"/>
        <w:bottom w:val="none" w:sz="0" w:space="0" w:color="auto"/>
        <w:right w:val="none" w:sz="0" w:space="0" w:color="auto"/>
      </w:divBdr>
    </w:div>
    <w:div w:id="1211914675">
      <w:bodyDiv w:val="1"/>
      <w:marLeft w:val="0"/>
      <w:marRight w:val="0"/>
      <w:marTop w:val="0"/>
      <w:marBottom w:val="0"/>
      <w:divBdr>
        <w:top w:val="none" w:sz="0" w:space="0" w:color="auto"/>
        <w:left w:val="none" w:sz="0" w:space="0" w:color="auto"/>
        <w:bottom w:val="none" w:sz="0" w:space="0" w:color="auto"/>
        <w:right w:val="none" w:sz="0" w:space="0" w:color="auto"/>
      </w:divBdr>
    </w:div>
    <w:div w:id="1212228460">
      <w:bodyDiv w:val="1"/>
      <w:marLeft w:val="0"/>
      <w:marRight w:val="0"/>
      <w:marTop w:val="0"/>
      <w:marBottom w:val="0"/>
      <w:divBdr>
        <w:top w:val="none" w:sz="0" w:space="0" w:color="auto"/>
        <w:left w:val="none" w:sz="0" w:space="0" w:color="auto"/>
        <w:bottom w:val="none" w:sz="0" w:space="0" w:color="auto"/>
        <w:right w:val="none" w:sz="0" w:space="0" w:color="auto"/>
      </w:divBdr>
    </w:div>
    <w:div w:id="1212768594">
      <w:bodyDiv w:val="1"/>
      <w:marLeft w:val="0"/>
      <w:marRight w:val="0"/>
      <w:marTop w:val="0"/>
      <w:marBottom w:val="0"/>
      <w:divBdr>
        <w:top w:val="none" w:sz="0" w:space="0" w:color="auto"/>
        <w:left w:val="none" w:sz="0" w:space="0" w:color="auto"/>
        <w:bottom w:val="none" w:sz="0" w:space="0" w:color="auto"/>
        <w:right w:val="none" w:sz="0" w:space="0" w:color="auto"/>
      </w:divBdr>
    </w:div>
    <w:div w:id="1213083461">
      <w:bodyDiv w:val="1"/>
      <w:marLeft w:val="0"/>
      <w:marRight w:val="0"/>
      <w:marTop w:val="0"/>
      <w:marBottom w:val="0"/>
      <w:divBdr>
        <w:top w:val="none" w:sz="0" w:space="0" w:color="auto"/>
        <w:left w:val="none" w:sz="0" w:space="0" w:color="auto"/>
        <w:bottom w:val="none" w:sz="0" w:space="0" w:color="auto"/>
        <w:right w:val="none" w:sz="0" w:space="0" w:color="auto"/>
      </w:divBdr>
    </w:div>
    <w:div w:id="1214194003">
      <w:bodyDiv w:val="1"/>
      <w:marLeft w:val="0"/>
      <w:marRight w:val="0"/>
      <w:marTop w:val="0"/>
      <w:marBottom w:val="0"/>
      <w:divBdr>
        <w:top w:val="none" w:sz="0" w:space="0" w:color="auto"/>
        <w:left w:val="none" w:sz="0" w:space="0" w:color="auto"/>
        <w:bottom w:val="none" w:sz="0" w:space="0" w:color="auto"/>
        <w:right w:val="none" w:sz="0" w:space="0" w:color="auto"/>
      </w:divBdr>
    </w:div>
    <w:div w:id="1214267455">
      <w:bodyDiv w:val="1"/>
      <w:marLeft w:val="0"/>
      <w:marRight w:val="0"/>
      <w:marTop w:val="0"/>
      <w:marBottom w:val="0"/>
      <w:divBdr>
        <w:top w:val="none" w:sz="0" w:space="0" w:color="auto"/>
        <w:left w:val="none" w:sz="0" w:space="0" w:color="auto"/>
        <w:bottom w:val="none" w:sz="0" w:space="0" w:color="auto"/>
        <w:right w:val="none" w:sz="0" w:space="0" w:color="auto"/>
      </w:divBdr>
    </w:div>
    <w:div w:id="1214660220">
      <w:bodyDiv w:val="1"/>
      <w:marLeft w:val="0"/>
      <w:marRight w:val="0"/>
      <w:marTop w:val="0"/>
      <w:marBottom w:val="0"/>
      <w:divBdr>
        <w:top w:val="none" w:sz="0" w:space="0" w:color="auto"/>
        <w:left w:val="none" w:sz="0" w:space="0" w:color="auto"/>
        <w:bottom w:val="none" w:sz="0" w:space="0" w:color="auto"/>
        <w:right w:val="none" w:sz="0" w:space="0" w:color="auto"/>
      </w:divBdr>
    </w:div>
    <w:div w:id="1216502522">
      <w:bodyDiv w:val="1"/>
      <w:marLeft w:val="0"/>
      <w:marRight w:val="0"/>
      <w:marTop w:val="0"/>
      <w:marBottom w:val="0"/>
      <w:divBdr>
        <w:top w:val="none" w:sz="0" w:space="0" w:color="auto"/>
        <w:left w:val="none" w:sz="0" w:space="0" w:color="auto"/>
        <w:bottom w:val="none" w:sz="0" w:space="0" w:color="auto"/>
        <w:right w:val="none" w:sz="0" w:space="0" w:color="auto"/>
      </w:divBdr>
    </w:div>
    <w:div w:id="1218542156">
      <w:bodyDiv w:val="1"/>
      <w:marLeft w:val="0"/>
      <w:marRight w:val="0"/>
      <w:marTop w:val="0"/>
      <w:marBottom w:val="0"/>
      <w:divBdr>
        <w:top w:val="none" w:sz="0" w:space="0" w:color="auto"/>
        <w:left w:val="none" w:sz="0" w:space="0" w:color="auto"/>
        <w:bottom w:val="none" w:sz="0" w:space="0" w:color="auto"/>
        <w:right w:val="none" w:sz="0" w:space="0" w:color="auto"/>
      </w:divBdr>
    </w:div>
    <w:div w:id="1218663792">
      <w:bodyDiv w:val="1"/>
      <w:marLeft w:val="0"/>
      <w:marRight w:val="0"/>
      <w:marTop w:val="0"/>
      <w:marBottom w:val="0"/>
      <w:divBdr>
        <w:top w:val="none" w:sz="0" w:space="0" w:color="auto"/>
        <w:left w:val="none" w:sz="0" w:space="0" w:color="auto"/>
        <w:bottom w:val="none" w:sz="0" w:space="0" w:color="auto"/>
        <w:right w:val="none" w:sz="0" w:space="0" w:color="auto"/>
      </w:divBdr>
    </w:div>
    <w:div w:id="1218784033">
      <w:bodyDiv w:val="1"/>
      <w:marLeft w:val="0"/>
      <w:marRight w:val="0"/>
      <w:marTop w:val="0"/>
      <w:marBottom w:val="0"/>
      <w:divBdr>
        <w:top w:val="none" w:sz="0" w:space="0" w:color="auto"/>
        <w:left w:val="none" w:sz="0" w:space="0" w:color="auto"/>
        <w:bottom w:val="none" w:sz="0" w:space="0" w:color="auto"/>
        <w:right w:val="none" w:sz="0" w:space="0" w:color="auto"/>
      </w:divBdr>
    </w:div>
    <w:div w:id="1219703054">
      <w:bodyDiv w:val="1"/>
      <w:marLeft w:val="0"/>
      <w:marRight w:val="0"/>
      <w:marTop w:val="0"/>
      <w:marBottom w:val="0"/>
      <w:divBdr>
        <w:top w:val="none" w:sz="0" w:space="0" w:color="auto"/>
        <w:left w:val="none" w:sz="0" w:space="0" w:color="auto"/>
        <w:bottom w:val="none" w:sz="0" w:space="0" w:color="auto"/>
        <w:right w:val="none" w:sz="0" w:space="0" w:color="auto"/>
      </w:divBdr>
    </w:div>
    <w:div w:id="1220021295">
      <w:bodyDiv w:val="1"/>
      <w:marLeft w:val="0"/>
      <w:marRight w:val="0"/>
      <w:marTop w:val="0"/>
      <w:marBottom w:val="0"/>
      <w:divBdr>
        <w:top w:val="none" w:sz="0" w:space="0" w:color="auto"/>
        <w:left w:val="none" w:sz="0" w:space="0" w:color="auto"/>
        <w:bottom w:val="none" w:sz="0" w:space="0" w:color="auto"/>
        <w:right w:val="none" w:sz="0" w:space="0" w:color="auto"/>
      </w:divBdr>
    </w:div>
    <w:div w:id="1220047404">
      <w:bodyDiv w:val="1"/>
      <w:marLeft w:val="0"/>
      <w:marRight w:val="0"/>
      <w:marTop w:val="0"/>
      <w:marBottom w:val="0"/>
      <w:divBdr>
        <w:top w:val="none" w:sz="0" w:space="0" w:color="auto"/>
        <w:left w:val="none" w:sz="0" w:space="0" w:color="auto"/>
        <w:bottom w:val="none" w:sz="0" w:space="0" w:color="auto"/>
        <w:right w:val="none" w:sz="0" w:space="0" w:color="auto"/>
      </w:divBdr>
    </w:div>
    <w:div w:id="1221164235">
      <w:bodyDiv w:val="1"/>
      <w:marLeft w:val="0"/>
      <w:marRight w:val="0"/>
      <w:marTop w:val="0"/>
      <w:marBottom w:val="0"/>
      <w:divBdr>
        <w:top w:val="none" w:sz="0" w:space="0" w:color="auto"/>
        <w:left w:val="none" w:sz="0" w:space="0" w:color="auto"/>
        <w:bottom w:val="none" w:sz="0" w:space="0" w:color="auto"/>
        <w:right w:val="none" w:sz="0" w:space="0" w:color="auto"/>
      </w:divBdr>
    </w:div>
    <w:div w:id="1221477098">
      <w:bodyDiv w:val="1"/>
      <w:marLeft w:val="0"/>
      <w:marRight w:val="0"/>
      <w:marTop w:val="0"/>
      <w:marBottom w:val="0"/>
      <w:divBdr>
        <w:top w:val="none" w:sz="0" w:space="0" w:color="auto"/>
        <w:left w:val="none" w:sz="0" w:space="0" w:color="auto"/>
        <w:bottom w:val="none" w:sz="0" w:space="0" w:color="auto"/>
        <w:right w:val="none" w:sz="0" w:space="0" w:color="auto"/>
      </w:divBdr>
    </w:div>
    <w:div w:id="1222205401">
      <w:bodyDiv w:val="1"/>
      <w:marLeft w:val="0"/>
      <w:marRight w:val="0"/>
      <w:marTop w:val="0"/>
      <w:marBottom w:val="0"/>
      <w:divBdr>
        <w:top w:val="none" w:sz="0" w:space="0" w:color="auto"/>
        <w:left w:val="none" w:sz="0" w:space="0" w:color="auto"/>
        <w:bottom w:val="none" w:sz="0" w:space="0" w:color="auto"/>
        <w:right w:val="none" w:sz="0" w:space="0" w:color="auto"/>
      </w:divBdr>
    </w:div>
    <w:div w:id="1223100638">
      <w:bodyDiv w:val="1"/>
      <w:marLeft w:val="0"/>
      <w:marRight w:val="0"/>
      <w:marTop w:val="0"/>
      <w:marBottom w:val="0"/>
      <w:divBdr>
        <w:top w:val="none" w:sz="0" w:space="0" w:color="auto"/>
        <w:left w:val="none" w:sz="0" w:space="0" w:color="auto"/>
        <w:bottom w:val="none" w:sz="0" w:space="0" w:color="auto"/>
        <w:right w:val="none" w:sz="0" w:space="0" w:color="auto"/>
      </w:divBdr>
    </w:div>
    <w:div w:id="1223904247">
      <w:bodyDiv w:val="1"/>
      <w:marLeft w:val="0"/>
      <w:marRight w:val="0"/>
      <w:marTop w:val="0"/>
      <w:marBottom w:val="0"/>
      <w:divBdr>
        <w:top w:val="none" w:sz="0" w:space="0" w:color="auto"/>
        <w:left w:val="none" w:sz="0" w:space="0" w:color="auto"/>
        <w:bottom w:val="none" w:sz="0" w:space="0" w:color="auto"/>
        <w:right w:val="none" w:sz="0" w:space="0" w:color="auto"/>
      </w:divBdr>
    </w:div>
    <w:div w:id="1224441405">
      <w:bodyDiv w:val="1"/>
      <w:marLeft w:val="0"/>
      <w:marRight w:val="0"/>
      <w:marTop w:val="0"/>
      <w:marBottom w:val="0"/>
      <w:divBdr>
        <w:top w:val="none" w:sz="0" w:space="0" w:color="auto"/>
        <w:left w:val="none" w:sz="0" w:space="0" w:color="auto"/>
        <w:bottom w:val="none" w:sz="0" w:space="0" w:color="auto"/>
        <w:right w:val="none" w:sz="0" w:space="0" w:color="auto"/>
      </w:divBdr>
    </w:div>
    <w:div w:id="1224609676">
      <w:bodyDiv w:val="1"/>
      <w:marLeft w:val="0"/>
      <w:marRight w:val="0"/>
      <w:marTop w:val="0"/>
      <w:marBottom w:val="0"/>
      <w:divBdr>
        <w:top w:val="none" w:sz="0" w:space="0" w:color="auto"/>
        <w:left w:val="none" w:sz="0" w:space="0" w:color="auto"/>
        <w:bottom w:val="none" w:sz="0" w:space="0" w:color="auto"/>
        <w:right w:val="none" w:sz="0" w:space="0" w:color="auto"/>
      </w:divBdr>
    </w:div>
    <w:div w:id="1225600861">
      <w:bodyDiv w:val="1"/>
      <w:marLeft w:val="0"/>
      <w:marRight w:val="0"/>
      <w:marTop w:val="0"/>
      <w:marBottom w:val="0"/>
      <w:divBdr>
        <w:top w:val="none" w:sz="0" w:space="0" w:color="auto"/>
        <w:left w:val="none" w:sz="0" w:space="0" w:color="auto"/>
        <w:bottom w:val="none" w:sz="0" w:space="0" w:color="auto"/>
        <w:right w:val="none" w:sz="0" w:space="0" w:color="auto"/>
      </w:divBdr>
    </w:div>
    <w:div w:id="1226452353">
      <w:bodyDiv w:val="1"/>
      <w:marLeft w:val="0"/>
      <w:marRight w:val="0"/>
      <w:marTop w:val="0"/>
      <w:marBottom w:val="0"/>
      <w:divBdr>
        <w:top w:val="none" w:sz="0" w:space="0" w:color="auto"/>
        <w:left w:val="none" w:sz="0" w:space="0" w:color="auto"/>
        <w:bottom w:val="none" w:sz="0" w:space="0" w:color="auto"/>
        <w:right w:val="none" w:sz="0" w:space="0" w:color="auto"/>
      </w:divBdr>
    </w:div>
    <w:div w:id="1226646926">
      <w:bodyDiv w:val="1"/>
      <w:marLeft w:val="0"/>
      <w:marRight w:val="0"/>
      <w:marTop w:val="0"/>
      <w:marBottom w:val="0"/>
      <w:divBdr>
        <w:top w:val="none" w:sz="0" w:space="0" w:color="auto"/>
        <w:left w:val="none" w:sz="0" w:space="0" w:color="auto"/>
        <w:bottom w:val="none" w:sz="0" w:space="0" w:color="auto"/>
        <w:right w:val="none" w:sz="0" w:space="0" w:color="auto"/>
      </w:divBdr>
    </w:div>
    <w:div w:id="1226724194">
      <w:bodyDiv w:val="1"/>
      <w:marLeft w:val="0"/>
      <w:marRight w:val="0"/>
      <w:marTop w:val="0"/>
      <w:marBottom w:val="0"/>
      <w:divBdr>
        <w:top w:val="none" w:sz="0" w:space="0" w:color="auto"/>
        <w:left w:val="none" w:sz="0" w:space="0" w:color="auto"/>
        <w:bottom w:val="none" w:sz="0" w:space="0" w:color="auto"/>
        <w:right w:val="none" w:sz="0" w:space="0" w:color="auto"/>
      </w:divBdr>
    </w:div>
    <w:div w:id="1227570057">
      <w:bodyDiv w:val="1"/>
      <w:marLeft w:val="0"/>
      <w:marRight w:val="0"/>
      <w:marTop w:val="0"/>
      <w:marBottom w:val="0"/>
      <w:divBdr>
        <w:top w:val="none" w:sz="0" w:space="0" w:color="auto"/>
        <w:left w:val="none" w:sz="0" w:space="0" w:color="auto"/>
        <w:bottom w:val="none" w:sz="0" w:space="0" w:color="auto"/>
        <w:right w:val="none" w:sz="0" w:space="0" w:color="auto"/>
      </w:divBdr>
    </w:div>
    <w:div w:id="1228372150">
      <w:bodyDiv w:val="1"/>
      <w:marLeft w:val="0"/>
      <w:marRight w:val="0"/>
      <w:marTop w:val="0"/>
      <w:marBottom w:val="0"/>
      <w:divBdr>
        <w:top w:val="none" w:sz="0" w:space="0" w:color="auto"/>
        <w:left w:val="none" w:sz="0" w:space="0" w:color="auto"/>
        <w:bottom w:val="none" w:sz="0" w:space="0" w:color="auto"/>
        <w:right w:val="none" w:sz="0" w:space="0" w:color="auto"/>
      </w:divBdr>
    </w:div>
    <w:div w:id="1228420947">
      <w:bodyDiv w:val="1"/>
      <w:marLeft w:val="0"/>
      <w:marRight w:val="0"/>
      <w:marTop w:val="0"/>
      <w:marBottom w:val="0"/>
      <w:divBdr>
        <w:top w:val="none" w:sz="0" w:space="0" w:color="auto"/>
        <w:left w:val="none" w:sz="0" w:space="0" w:color="auto"/>
        <w:bottom w:val="none" w:sz="0" w:space="0" w:color="auto"/>
        <w:right w:val="none" w:sz="0" w:space="0" w:color="auto"/>
      </w:divBdr>
    </w:div>
    <w:div w:id="1229337825">
      <w:bodyDiv w:val="1"/>
      <w:marLeft w:val="0"/>
      <w:marRight w:val="0"/>
      <w:marTop w:val="0"/>
      <w:marBottom w:val="0"/>
      <w:divBdr>
        <w:top w:val="none" w:sz="0" w:space="0" w:color="auto"/>
        <w:left w:val="none" w:sz="0" w:space="0" w:color="auto"/>
        <w:bottom w:val="none" w:sz="0" w:space="0" w:color="auto"/>
        <w:right w:val="none" w:sz="0" w:space="0" w:color="auto"/>
      </w:divBdr>
    </w:div>
    <w:div w:id="1229731994">
      <w:bodyDiv w:val="1"/>
      <w:marLeft w:val="0"/>
      <w:marRight w:val="0"/>
      <w:marTop w:val="0"/>
      <w:marBottom w:val="0"/>
      <w:divBdr>
        <w:top w:val="none" w:sz="0" w:space="0" w:color="auto"/>
        <w:left w:val="none" w:sz="0" w:space="0" w:color="auto"/>
        <w:bottom w:val="none" w:sz="0" w:space="0" w:color="auto"/>
        <w:right w:val="none" w:sz="0" w:space="0" w:color="auto"/>
      </w:divBdr>
    </w:div>
    <w:div w:id="1229800830">
      <w:bodyDiv w:val="1"/>
      <w:marLeft w:val="0"/>
      <w:marRight w:val="0"/>
      <w:marTop w:val="0"/>
      <w:marBottom w:val="0"/>
      <w:divBdr>
        <w:top w:val="none" w:sz="0" w:space="0" w:color="auto"/>
        <w:left w:val="none" w:sz="0" w:space="0" w:color="auto"/>
        <w:bottom w:val="none" w:sz="0" w:space="0" w:color="auto"/>
        <w:right w:val="none" w:sz="0" w:space="0" w:color="auto"/>
      </w:divBdr>
    </w:div>
    <w:div w:id="1230650469">
      <w:bodyDiv w:val="1"/>
      <w:marLeft w:val="0"/>
      <w:marRight w:val="0"/>
      <w:marTop w:val="0"/>
      <w:marBottom w:val="0"/>
      <w:divBdr>
        <w:top w:val="none" w:sz="0" w:space="0" w:color="auto"/>
        <w:left w:val="none" w:sz="0" w:space="0" w:color="auto"/>
        <w:bottom w:val="none" w:sz="0" w:space="0" w:color="auto"/>
        <w:right w:val="none" w:sz="0" w:space="0" w:color="auto"/>
      </w:divBdr>
    </w:div>
    <w:div w:id="1231696103">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3271420">
      <w:bodyDiv w:val="1"/>
      <w:marLeft w:val="0"/>
      <w:marRight w:val="0"/>
      <w:marTop w:val="0"/>
      <w:marBottom w:val="0"/>
      <w:divBdr>
        <w:top w:val="none" w:sz="0" w:space="0" w:color="auto"/>
        <w:left w:val="none" w:sz="0" w:space="0" w:color="auto"/>
        <w:bottom w:val="none" w:sz="0" w:space="0" w:color="auto"/>
        <w:right w:val="none" w:sz="0" w:space="0" w:color="auto"/>
      </w:divBdr>
    </w:div>
    <w:div w:id="1233345555">
      <w:bodyDiv w:val="1"/>
      <w:marLeft w:val="0"/>
      <w:marRight w:val="0"/>
      <w:marTop w:val="0"/>
      <w:marBottom w:val="0"/>
      <w:divBdr>
        <w:top w:val="none" w:sz="0" w:space="0" w:color="auto"/>
        <w:left w:val="none" w:sz="0" w:space="0" w:color="auto"/>
        <w:bottom w:val="none" w:sz="0" w:space="0" w:color="auto"/>
        <w:right w:val="none" w:sz="0" w:space="0" w:color="auto"/>
      </w:divBdr>
    </w:div>
    <w:div w:id="1234588290">
      <w:bodyDiv w:val="1"/>
      <w:marLeft w:val="0"/>
      <w:marRight w:val="0"/>
      <w:marTop w:val="0"/>
      <w:marBottom w:val="0"/>
      <w:divBdr>
        <w:top w:val="none" w:sz="0" w:space="0" w:color="auto"/>
        <w:left w:val="none" w:sz="0" w:space="0" w:color="auto"/>
        <w:bottom w:val="none" w:sz="0" w:space="0" w:color="auto"/>
        <w:right w:val="none" w:sz="0" w:space="0" w:color="auto"/>
      </w:divBdr>
    </w:div>
    <w:div w:id="1234926952">
      <w:bodyDiv w:val="1"/>
      <w:marLeft w:val="0"/>
      <w:marRight w:val="0"/>
      <w:marTop w:val="0"/>
      <w:marBottom w:val="0"/>
      <w:divBdr>
        <w:top w:val="none" w:sz="0" w:space="0" w:color="auto"/>
        <w:left w:val="none" w:sz="0" w:space="0" w:color="auto"/>
        <w:bottom w:val="none" w:sz="0" w:space="0" w:color="auto"/>
        <w:right w:val="none" w:sz="0" w:space="0" w:color="auto"/>
      </w:divBdr>
    </w:div>
    <w:div w:id="1235047672">
      <w:bodyDiv w:val="1"/>
      <w:marLeft w:val="0"/>
      <w:marRight w:val="0"/>
      <w:marTop w:val="0"/>
      <w:marBottom w:val="0"/>
      <w:divBdr>
        <w:top w:val="none" w:sz="0" w:space="0" w:color="auto"/>
        <w:left w:val="none" w:sz="0" w:space="0" w:color="auto"/>
        <w:bottom w:val="none" w:sz="0" w:space="0" w:color="auto"/>
        <w:right w:val="none" w:sz="0" w:space="0" w:color="auto"/>
      </w:divBdr>
    </w:div>
    <w:div w:id="1235051384">
      <w:bodyDiv w:val="1"/>
      <w:marLeft w:val="0"/>
      <w:marRight w:val="0"/>
      <w:marTop w:val="0"/>
      <w:marBottom w:val="0"/>
      <w:divBdr>
        <w:top w:val="none" w:sz="0" w:space="0" w:color="auto"/>
        <w:left w:val="none" w:sz="0" w:space="0" w:color="auto"/>
        <w:bottom w:val="none" w:sz="0" w:space="0" w:color="auto"/>
        <w:right w:val="none" w:sz="0" w:space="0" w:color="auto"/>
      </w:divBdr>
    </w:div>
    <w:div w:id="1235118238">
      <w:bodyDiv w:val="1"/>
      <w:marLeft w:val="0"/>
      <w:marRight w:val="0"/>
      <w:marTop w:val="0"/>
      <w:marBottom w:val="0"/>
      <w:divBdr>
        <w:top w:val="none" w:sz="0" w:space="0" w:color="auto"/>
        <w:left w:val="none" w:sz="0" w:space="0" w:color="auto"/>
        <w:bottom w:val="none" w:sz="0" w:space="0" w:color="auto"/>
        <w:right w:val="none" w:sz="0" w:space="0" w:color="auto"/>
      </w:divBdr>
    </w:div>
    <w:div w:id="1235700164">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37860676">
      <w:bodyDiv w:val="1"/>
      <w:marLeft w:val="0"/>
      <w:marRight w:val="0"/>
      <w:marTop w:val="0"/>
      <w:marBottom w:val="0"/>
      <w:divBdr>
        <w:top w:val="none" w:sz="0" w:space="0" w:color="auto"/>
        <w:left w:val="none" w:sz="0" w:space="0" w:color="auto"/>
        <w:bottom w:val="none" w:sz="0" w:space="0" w:color="auto"/>
        <w:right w:val="none" w:sz="0" w:space="0" w:color="auto"/>
      </w:divBdr>
    </w:div>
    <w:div w:id="1239049774">
      <w:bodyDiv w:val="1"/>
      <w:marLeft w:val="0"/>
      <w:marRight w:val="0"/>
      <w:marTop w:val="0"/>
      <w:marBottom w:val="0"/>
      <w:divBdr>
        <w:top w:val="none" w:sz="0" w:space="0" w:color="auto"/>
        <w:left w:val="none" w:sz="0" w:space="0" w:color="auto"/>
        <w:bottom w:val="none" w:sz="0" w:space="0" w:color="auto"/>
        <w:right w:val="none" w:sz="0" w:space="0" w:color="auto"/>
      </w:divBdr>
    </w:div>
    <w:div w:id="1239245539">
      <w:bodyDiv w:val="1"/>
      <w:marLeft w:val="0"/>
      <w:marRight w:val="0"/>
      <w:marTop w:val="0"/>
      <w:marBottom w:val="0"/>
      <w:divBdr>
        <w:top w:val="none" w:sz="0" w:space="0" w:color="auto"/>
        <w:left w:val="none" w:sz="0" w:space="0" w:color="auto"/>
        <w:bottom w:val="none" w:sz="0" w:space="0" w:color="auto"/>
        <w:right w:val="none" w:sz="0" w:space="0" w:color="auto"/>
      </w:divBdr>
    </w:div>
    <w:div w:id="1239824212">
      <w:bodyDiv w:val="1"/>
      <w:marLeft w:val="0"/>
      <w:marRight w:val="0"/>
      <w:marTop w:val="0"/>
      <w:marBottom w:val="0"/>
      <w:divBdr>
        <w:top w:val="none" w:sz="0" w:space="0" w:color="auto"/>
        <w:left w:val="none" w:sz="0" w:space="0" w:color="auto"/>
        <w:bottom w:val="none" w:sz="0" w:space="0" w:color="auto"/>
        <w:right w:val="none" w:sz="0" w:space="0" w:color="auto"/>
      </w:divBdr>
    </w:div>
    <w:div w:id="1240561309">
      <w:bodyDiv w:val="1"/>
      <w:marLeft w:val="0"/>
      <w:marRight w:val="0"/>
      <w:marTop w:val="0"/>
      <w:marBottom w:val="0"/>
      <w:divBdr>
        <w:top w:val="none" w:sz="0" w:space="0" w:color="auto"/>
        <w:left w:val="none" w:sz="0" w:space="0" w:color="auto"/>
        <w:bottom w:val="none" w:sz="0" w:space="0" w:color="auto"/>
        <w:right w:val="none" w:sz="0" w:space="0" w:color="auto"/>
      </w:divBdr>
    </w:div>
    <w:div w:id="1240671087">
      <w:bodyDiv w:val="1"/>
      <w:marLeft w:val="0"/>
      <w:marRight w:val="0"/>
      <w:marTop w:val="0"/>
      <w:marBottom w:val="0"/>
      <w:divBdr>
        <w:top w:val="none" w:sz="0" w:space="0" w:color="auto"/>
        <w:left w:val="none" w:sz="0" w:space="0" w:color="auto"/>
        <w:bottom w:val="none" w:sz="0" w:space="0" w:color="auto"/>
        <w:right w:val="none" w:sz="0" w:space="0" w:color="auto"/>
      </w:divBdr>
    </w:div>
    <w:div w:id="1241521924">
      <w:bodyDiv w:val="1"/>
      <w:marLeft w:val="0"/>
      <w:marRight w:val="0"/>
      <w:marTop w:val="0"/>
      <w:marBottom w:val="0"/>
      <w:divBdr>
        <w:top w:val="none" w:sz="0" w:space="0" w:color="auto"/>
        <w:left w:val="none" w:sz="0" w:space="0" w:color="auto"/>
        <w:bottom w:val="none" w:sz="0" w:space="0" w:color="auto"/>
        <w:right w:val="none" w:sz="0" w:space="0" w:color="auto"/>
      </w:divBdr>
    </w:div>
    <w:div w:id="1242133606">
      <w:bodyDiv w:val="1"/>
      <w:marLeft w:val="0"/>
      <w:marRight w:val="0"/>
      <w:marTop w:val="0"/>
      <w:marBottom w:val="0"/>
      <w:divBdr>
        <w:top w:val="none" w:sz="0" w:space="0" w:color="auto"/>
        <w:left w:val="none" w:sz="0" w:space="0" w:color="auto"/>
        <w:bottom w:val="none" w:sz="0" w:space="0" w:color="auto"/>
        <w:right w:val="none" w:sz="0" w:space="0" w:color="auto"/>
      </w:divBdr>
    </w:div>
    <w:div w:id="1242300702">
      <w:bodyDiv w:val="1"/>
      <w:marLeft w:val="0"/>
      <w:marRight w:val="0"/>
      <w:marTop w:val="0"/>
      <w:marBottom w:val="0"/>
      <w:divBdr>
        <w:top w:val="none" w:sz="0" w:space="0" w:color="auto"/>
        <w:left w:val="none" w:sz="0" w:space="0" w:color="auto"/>
        <w:bottom w:val="none" w:sz="0" w:space="0" w:color="auto"/>
        <w:right w:val="none" w:sz="0" w:space="0" w:color="auto"/>
      </w:divBdr>
    </w:div>
    <w:div w:id="1242371620">
      <w:bodyDiv w:val="1"/>
      <w:marLeft w:val="0"/>
      <w:marRight w:val="0"/>
      <w:marTop w:val="0"/>
      <w:marBottom w:val="0"/>
      <w:divBdr>
        <w:top w:val="none" w:sz="0" w:space="0" w:color="auto"/>
        <w:left w:val="none" w:sz="0" w:space="0" w:color="auto"/>
        <w:bottom w:val="none" w:sz="0" w:space="0" w:color="auto"/>
        <w:right w:val="none" w:sz="0" w:space="0" w:color="auto"/>
      </w:divBdr>
    </w:div>
    <w:div w:id="1242525368">
      <w:bodyDiv w:val="1"/>
      <w:marLeft w:val="0"/>
      <w:marRight w:val="0"/>
      <w:marTop w:val="0"/>
      <w:marBottom w:val="0"/>
      <w:divBdr>
        <w:top w:val="none" w:sz="0" w:space="0" w:color="auto"/>
        <w:left w:val="none" w:sz="0" w:space="0" w:color="auto"/>
        <w:bottom w:val="none" w:sz="0" w:space="0" w:color="auto"/>
        <w:right w:val="none" w:sz="0" w:space="0" w:color="auto"/>
      </w:divBdr>
    </w:div>
    <w:div w:id="1242788409">
      <w:bodyDiv w:val="1"/>
      <w:marLeft w:val="0"/>
      <w:marRight w:val="0"/>
      <w:marTop w:val="0"/>
      <w:marBottom w:val="0"/>
      <w:divBdr>
        <w:top w:val="none" w:sz="0" w:space="0" w:color="auto"/>
        <w:left w:val="none" w:sz="0" w:space="0" w:color="auto"/>
        <w:bottom w:val="none" w:sz="0" w:space="0" w:color="auto"/>
        <w:right w:val="none" w:sz="0" w:space="0" w:color="auto"/>
      </w:divBdr>
    </w:div>
    <w:div w:id="1243754592">
      <w:bodyDiv w:val="1"/>
      <w:marLeft w:val="0"/>
      <w:marRight w:val="0"/>
      <w:marTop w:val="0"/>
      <w:marBottom w:val="0"/>
      <w:divBdr>
        <w:top w:val="none" w:sz="0" w:space="0" w:color="auto"/>
        <w:left w:val="none" w:sz="0" w:space="0" w:color="auto"/>
        <w:bottom w:val="none" w:sz="0" w:space="0" w:color="auto"/>
        <w:right w:val="none" w:sz="0" w:space="0" w:color="auto"/>
      </w:divBdr>
    </w:div>
    <w:div w:id="1245453570">
      <w:bodyDiv w:val="1"/>
      <w:marLeft w:val="0"/>
      <w:marRight w:val="0"/>
      <w:marTop w:val="0"/>
      <w:marBottom w:val="0"/>
      <w:divBdr>
        <w:top w:val="none" w:sz="0" w:space="0" w:color="auto"/>
        <w:left w:val="none" w:sz="0" w:space="0" w:color="auto"/>
        <w:bottom w:val="none" w:sz="0" w:space="0" w:color="auto"/>
        <w:right w:val="none" w:sz="0" w:space="0" w:color="auto"/>
      </w:divBdr>
    </w:div>
    <w:div w:id="1246186450">
      <w:bodyDiv w:val="1"/>
      <w:marLeft w:val="0"/>
      <w:marRight w:val="0"/>
      <w:marTop w:val="0"/>
      <w:marBottom w:val="0"/>
      <w:divBdr>
        <w:top w:val="none" w:sz="0" w:space="0" w:color="auto"/>
        <w:left w:val="none" w:sz="0" w:space="0" w:color="auto"/>
        <w:bottom w:val="none" w:sz="0" w:space="0" w:color="auto"/>
        <w:right w:val="none" w:sz="0" w:space="0" w:color="auto"/>
      </w:divBdr>
    </w:div>
    <w:div w:id="1246957928">
      <w:bodyDiv w:val="1"/>
      <w:marLeft w:val="0"/>
      <w:marRight w:val="0"/>
      <w:marTop w:val="0"/>
      <w:marBottom w:val="0"/>
      <w:divBdr>
        <w:top w:val="none" w:sz="0" w:space="0" w:color="auto"/>
        <w:left w:val="none" w:sz="0" w:space="0" w:color="auto"/>
        <w:bottom w:val="none" w:sz="0" w:space="0" w:color="auto"/>
        <w:right w:val="none" w:sz="0" w:space="0" w:color="auto"/>
      </w:divBdr>
    </w:div>
    <w:div w:id="1247299420">
      <w:bodyDiv w:val="1"/>
      <w:marLeft w:val="0"/>
      <w:marRight w:val="0"/>
      <w:marTop w:val="0"/>
      <w:marBottom w:val="0"/>
      <w:divBdr>
        <w:top w:val="none" w:sz="0" w:space="0" w:color="auto"/>
        <w:left w:val="none" w:sz="0" w:space="0" w:color="auto"/>
        <w:bottom w:val="none" w:sz="0" w:space="0" w:color="auto"/>
        <w:right w:val="none" w:sz="0" w:space="0" w:color="auto"/>
      </w:divBdr>
    </w:div>
    <w:div w:id="1247807128">
      <w:bodyDiv w:val="1"/>
      <w:marLeft w:val="0"/>
      <w:marRight w:val="0"/>
      <w:marTop w:val="0"/>
      <w:marBottom w:val="0"/>
      <w:divBdr>
        <w:top w:val="none" w:sz="0" w:space="0" w:color="auto"/>
        <w:left w:val="none" w:sz="0" w:space="0" w:color="auto"/>
        <w:bottom w:val="none" w:sz="0" w:space="0" w:color="auto"/>
        <w:right w:val="none" w:sz="0" w:space="0" w:color="auto"/>
      </w:divBdr>
    </w:div>
    <w:div w:id="1247883262">
      <w:bodyDiv w:val="1"/>
      <w:marLeft w:val="0"/>
      <w:marRight w:val="0"/>
      <w:marTop w:val="0"/>
      <w:marBottom w:val="0"/>
      <w:divBdr>
        <w:top w:val="none" w:sz="0" w:space="0" w:color="auto"/>
        <w:left w:val="none" w:sz="0" w:space="0" w:color="auto"/>
        <w:bottom w:val="none" w:sz="0" w:space="0" w:color="auto"/>
        <w:right w:val="none" w:sz="0" w:space="0" w:color="auto"/>
      </w:divBdr>
    </w:div>
    <w:div w:id="1247883998">
      <w:bodyDiv w:val="1"/>
      <w:marLeft w:val="0"/>
      <w:marRight w:val="0"/>
      <w:marTop w:val="0"/>
      <w:marBottom w:val="0"/>
      <w:divBdr>
        <w:top w:val="none" w:sz="0" w:space="0" w:color="auto"/>
        <w:left w:val="none" w:sz="0" w:space="0" w:color="auto"/>
        <w:bottom w:val="none" w:sz="0" w:space="0" w:color="auto"/>
        <w:right w:val="none" w:sz="0" w:space="0" w:color="auto"/>
      </w:divBdr>
    </w:div>
    <w:div w:id="1249971460">
      <w:bodyDiv w:val="1"/>
      <w:marLeft w:val="0"/>
      <w:marRight w:val="0"/>
      <w:marTop w:val="0"/>
      <w:marBottom w:val="0"/>
      <w:divBdr>
        <w:top w:val="none" w:sz="0" w:space="0" w:color="auto"/>
        <w:left w:val="none" w:sz="0" w:space="0" w:color="auto"/>
        <w:bottom w:val="none" w:sz="0" w:space="0" w:color="auto"/>
        <w:right w:val="none" w:sz="0" w:space="0" w:color="auto"/>
      </w:divBdr>
    </w:div>
    <w:div w:id="1250041602">
      <w:bodyDiv w:val="1"/>
      <w:marLeft w:val="0"/>
      <w:marRight w:val="0"/>
      <w:marTop w:val="0"/>
      <w:marBottom w:val="0"/>
      <w:divBdr>
        <w:top w:val="none" w:sz="0" w:space="0" w:color="auto"/>
        <w:left w:val="none" w:sz="0" w:space="0" w:color="auto"/>
        <w:bottom w:val="none" w:sz="0" w:space="0" w:color="auto"/>
        <w:right w:val="none" w:sz="0" w:space="0" w:color="auto"/>
      </w:divBdr>
    </w:div>
    <w:div w:id="1250307401">
      <w:bodyDiv w:val="1"/>
      <w:marLeft w:val="0"/>
      <w:marRight w:val="0"/>
      <w:marTop w:val="0"/>
      <w:marBottom w:val="0"/>
      <w:divBdr>
        <w:top w:val="none" w:sz="0" w:space="0" w:color="auto"/>
        <w:left w:val="none" w:sz="0" w:space="0" w:color="auto"/>
        <w:bottom w:val="none" w:sz="0" w:space="0" w:color="auto"/>
        <w:right w:val="none" w:sz="0" w:space="0" w:color="auto"/>
      </w:divBdr>
    </w:div>
    <w:div w:id="1250626372">
      <w:bodyDiv w:val="1"/>
      <w:marLeft w:val="0"/>
      <w:marRight w:val="0"/>
      <w:marTop w:val="0"/>
      <w:marBottom w:val="0"/>
      <w:divBdr>
        <w:top w:val="none" w:sz="0" w:space="0" w:color="auto"/>
        <w:left w:val="none" w:sz="0" w:space="0" w:color="auto"/>
        <w:bottom w:val="none" w:sz="0" w:space="0" w:color="auto"/>
        <w:right w:val="none" w:sz="0" w:space="0" w:color="auto"/>
      </w:divBdr>
    </w:div>
    <w:div w:id="1250776900">
      <w:bodyDiv w:val="1"/>
      <w:marLeft w:val="0"/>
      <w:marRight w:val="0"/>
      <w:marTop w:val="0"/>
      <w:marBottom w:val="0"/>
      <w:divBdr>
        <w:top w:val="none" w:sz="0" w:space="0" w:color="auto"/>
        <w:left w:val="none" w:sz="0" w:space="0" w:color="auto"/>
        <w:bottom w:val="none" w:sz="0" w:space="0" w:color="auto"/>
        <w:right w:val="none" w:sz="0" w:space="0" w:color="auto"/>
      </w:divBdr>
    </w:div>
    <w:div w:id="1250849000">
      <w:bodyDiv w:val="1"/>
      <w:marLeft w:val="0"/>
      <w:marRight w:val="0"/>
      <w:marTop w:val="0"/>
      <w:marBottom w:val="0"/>
      <w:divBdr>
        <w:top w:val="none" w:sz="0" w:space="0" w:color="auto"/>
        <w:left w:val="none" w:sz="0" w:space="0" w:color="auto"/>
        <w:bottom w:val="none" w:sz="0" w:space="0" w:color="auto"/>
        <w:right w:val="none" w:sz="0" w:space="0" w:color="auto"/>
      </w:divBdr>
    </w:div>
    <w:div w:id="1251623301">
      <w:bodyDiv w:val="1"/>
      <w:marLeft w:val="0"/>
      <w:marRight w:val="0"/>
      <w:marTop w:val="0"/>
      <w:marBottom w:val="0"/>
      <w:divBdr>
        <w:top w:val="none" w:sz="0" w:space="0" w:color="auto"/>
        <w:left w:val="none" w:sz="0" w:space="0" w:color="auto"/>
        <w:bottom w:val="none" w:sz="0" w:space="0" w:color="auto"/>
        <w:right w:val="none" w:sz="0" w:space="0" w:color="auto"/>
      </w:divBdr>
    </w:div>
    <w:div w:id="1252202078">
      <w:bodyDiv w:val="1"/>
      <w:marLeft w:val="0"/>
      <w:marRight w:val="0"/>
      <w:marTop w:val="0"/>
      <w:marBottom w:val="0"/>
      <w:divBdr>
        <w:top w:val="none" w:sz="0" w:space="0" w:color="auto"/>
        <w:left w:val="none" w:sz="0" w:space="0" w:color="auto"/>
        <w:bottom w:val="none" w:sz="0" w:space="0" w:color="auto"/>
        <w:right w:val="none" w:sz="0" w:space="0" w:color="auto"/>
      </w:divBdr>
    </w:div>
    <w:div w:id="1252472981">
      <w:bodyDiv w:val="1"/>
      <w:marLeft w:val="0"/>
      <w:marRight w:val="0"/>
      <w:marTop w:val="0"/>
      <w:marBottom w:val="0"/>
      <w:divBdr>
        <w:top w:val="none" w:sz="0" w:space="0" w:color="auto"/>
        <w:left w:val="none" w:sz="0" w:space="0" w:color="auto"/>
        <w:bottom w:val="none" w:sz="0" w:space="0" w:color="auto"/>
        <w:right w:val="none" w:sz="0" w:space="0" w:color="auto"/>
      </w:divBdr>
    </w:div>
    <w:div w:id="1252616181">
      <w:bodyDiv w:val="1"/>
      <w:marLeft w:val="0"/>
      <w:marRight w:val="0"/>
      <w:marTop w:val="0"/>
      <w:marBottom w:val="0"/>
      <w:divBdr>
        <w:top w:val="none" w:sz="0" w:space="0" w:color="auto"/>
        <w:left w:val="none" w:sz="0" w:space="0" w:color="auto"/>
        <w:bottom w:val="none" w:sz="0" w:space="0" w:color="auto"/>
        <w:right w:val="none" w:sz="0" w:space="0" w:color="auto"/>
      </w:divBdr>
    </w:div>
    <w:div w:id="1253049599">
      <w:bodyDiv w:val="1"/>
      <w:marLeft w:val="0"/>
      <w:marRight w:val="0"/>
      <w:marTop w:val="0"/>
      <w:marBottom w:val="0"/>
      <w:divBdr>
        <w:top w:val="none" w:sz="0" w:space="0" w:color="auto"/>
        <w:left w:val="none" w:sz="0" w:space="0" w:color="auto"/>
        <w:bottom w:val="none" w:sz="0" w:space="0" w:color="auto"/>
        <w:right w:val="none" w:sz="0" w:space="0" w:color="auto"/>
      </w:divBdr>
    </w:div>
    <w:div w:id="1253782225">
      <w:bodyDiv w:val="1"/>
      <w:marLeft w:val="0"/>
      <w:marRight w:val="0"/>
      <w:marTop w:val="0"/>
      <w:marBottom w:val="0"/>
      <w:divBdr>
        <w:top w:val="none" w:sz="0" w:space="0" w:color="auto"/>
        <w:left w:val="none" w:sz="0" w:space="0" w:color="auto"/>
        <w:bottom w:val="none" w:sz="0" w:space="0" w:color="auto"/>
        <w:right w:val="none" w:sz="0" w:space="0" w:color="auto"/>
      </w:divBdr>
    </w:div>
    <w:div w:id="1253975251">
      <w:bodyDiv w:val="1"/>
      <w:marLeft w:val="0"/>
      <w:marRight w:val="0"/>
      <w:marTop w:val="0"/>
      <w:marBottom w:val="0"/>
      <w:divBdr>
        <w:top w:val="none" w:sz="0" w:space="0" w:color="auto"/>
        <w:left w:val="none" w:sz="0" w:space="0" w:color="auto"/>
        <w:bottom w:val="none" w:sz="0" w:space="0" w:color="auto"/>
        <w:right w:val="none" w:sz="0" w:space="0" w:color="auto"/>
      </w:divBdr>
    </w:div>
    <w:div w:id="1254053799">
      <w:bodyDiv w:val="1"/>
      <w:marLeft w:val="0"/>
      <w:marRight w:val="0"/>
      <w:marTop w:val="0"/>
      <w:marBottom w:val="0"/>
      <w:divBdr>
        <w:top w:val="none" w:sz="0" w:space="0" w:color="auto"/>
        <w:left w:val="none" w:sz="0" w:space="0" w:color="auto"/>
        <w:bottom w:val="none" w:sz="0" w:space="0" w:color="auto"/>
        <w:right w:val="none" w:sz="0" w:space="0" w:color="auto"/>
      </w:divBdr>
    </w:div>
    <w:div w:id="1254973835">
      <w:bodyDiv w:val="1"/>
      <w:marLeft w:val="0"/>
      <w:marRight w:val="0"/>
      <w:marTop w:val="0"/>
      <w:marBottom w:val="0"/>
      <w:divBdr>
        <w:top w:val="none" w:sz="0" w:space="0" w:color="auto"/>
        <w:left w:val="none" w:sz="0" w:space="0" w:color="auto"/>
        <w:bottom w:val="none" w:sz="0" w:space="0" w:color="auto"/>
        <w:right w:val="none" w:sz="0" w:space="0" w:color="auto"/>
      </w:divBdr>
    </w:div>
    <w:div w:id="1255238109">
      <w:bodyDiv w:val="1"/>
      <w:marLeft w:val="0"/>
      <w:marRight w:val="0"/>
      <w:marTop w:val="0"/>
      <w:marBottom w:val="0"/>
      <w:divBdr>
        <w:top w:val="none" w:sz="0" w:space="0" w:color="auto"/>
        <w:left w:val="none" w:sz="0" w:space="0" w:color="auto"/>
        <w:bottom w:val="none" w:sz="0" w:space="0" w:color="auto"/>
        <w:right w:val="none" w:sz="0" w:space="0" w:color="auto"/>
      </w:divBdr>
    </w:div>
    <w:div w:id="1255936464">
      <w:bodyDiv w:val="1"/>
      <w:marLeft w:val="0"/>
      <w:marRight w:val="0"/>
      <w:marTop w:val="0"/>
      <w:marBottom w:val="0"/>
      <w:divBdr>
        <w:top w:val="none" w:sz="0" w:space="0" w:color="auto"/>
        <w:left w:val="none" w:sz="0" w:space="0" w:color="auto"/>
        <w:bottom w:val="none" w:sz="0" w:space="0" w:color="auto"/>
        <w:right w:val="none" w:sz="0" w:space="0" w:color="auto"/>
      </w:divBdr>
    </w:div>
    <w:div w:id="1256281535">
      <w:bodyDiv w:val="1"/>
      <w:marLeft w:val="0"/>
      <w:marRight w:val="0"/>
      <w:marTop w:val="0"/>
      <w:marBottom w:val="0"/>
      <w:divBdr>
        <w:top w:val="none" w:sz="0" w:space="0" w:color="auto"/>
        <w:left w:val="none" w:sz="0" w:space="0" w:color="auto"/>
        <w:bottom w:val="none" w:sz="0" w:space="0" w:color="auto"/>
        <w:right w:val="none" w:sz="0" w:space="0" w:color="auto"/>
      </w:divBdr>
    </w:div>
    <w:div w:id="1257129726">
      <w:bodyDiv w:val="1"/>
      <w:marLeft w:val="0"/>
      <w:marRight w:val="0"/>
      <w:marTop w:val="0"/>
      <w:marBottom w:val="0"/>
      <w:divBdr>
        <w:top w:val="none" w:sz="0" w:space="0" w:color="auto"/>
        <w:left w:val="none" w:sz="0" w:space="0" w:color="auto"/>
        <w:bottom w:val="none" w:sz="0" w:space="0" w:color="auto"/>
        <w:right w:val="none" w:sz="0" w:space="0" w:color="auto"/>
      </w:divBdr>
    </w:div>
    <w:div w:id="1257130700">
      <w:bodyDiv w:val="1"/>
      <w:marLeft w:val="0"/>
      <w:marRight w:val="0"/>
      <w:marTop w:val="0"/>
      <w:marBottom w:val="0"/>
      <w:divBdr>
        <w:top w:val="none" w:sz="0" w:space="0" w:color="auto"/>
        <w:left w:val="none" w:sz="0" w:space="0" w:color="auto"/>
        <w:bottom w:val="none" w:sz="0" w:space="0" w:color="auto"/>
        <w:right w:val="none" w:sz="0" w:space="0" w:color="auto"/>
      </w:divBdr>
    </w:div>
    <w:div w:id="1257716197">
      <w:bodyDiv w:val="1"/>
      <w:marLeft w:val="0"/>
      <w:marRight w:val="0"/>
      <w:marTop w:val="0"/>
      <w:marBottom w:val="0"/>
      <w:divBdr>
        <w:top w:val="none" w:sz="0" w:space="0" w:color="auto"/>
        <w:left w:val="none" w:sz="0" w:space="0" w:color="auto"/>
        <w:bottom w:val="none" w:sz="0" w:space="0" w:color="auto"/>
        <w:right w:val="none" w:sz="0" w:space="0" w:color="auto"/>
      </w:divBdr>
    </w:div>
    <w:div w:id="1258830462">
      <w:bodyDiv w:val="1"/>
      <w:marLeft w:val="0"/>
      <w:marRight w:val="0"/>
      <w:marTop w:val="0"/>
      <w:marBottom w:val="0"/>
      <w:divBdr>
        <w:top w:val="none" w:sz="0" w:space="0" w:color="auto"/>
        <w:left w:val="none" w:sz="0" w:space="0" w:color="auto"/>
        <w:bottom w:val="none" w:sz="0" w:space="0" w:color="auto"/>
        <w:right w:val="none" w:sz="0" w:space="0" w:color="auto"/>
      </w:divBdr>
    </w:div>
    <w:div w:id="1258948168">
      <w:bodyDiv w:val="1"/>
      <w:marLeft w:val="0"/>
      <w:marRight w:val="0"/>
      <w:marTop w:val="0"/>
      <w:marBottom w:val="0"/>
      <w:divBdr>
        <w:top w:val="none" w:sz="0" w:space="0" w:color="auto"/>
        <w:left w:val="none" w:sz="0" w:space="0" w:color="auto"/>
        <w:bottom w:val="none" w:sz="0" w:space="0" w:color="auto"/>
        <w:right w:val="none" w:sz="0" w:space="0" w:color="auto"/>
      </w:divBdr>
    </w:div>
    <w:div w:id="1260136227">
      <w:bodyDiv w:val="1"/>
      <w:marLeft w:val="0"/>
      <w:marRight w:val="0"/>
      <w:marTop w:val="0"/>
      <w:marBottom w:val="0"/>
      <w:divBdr>
        <w:top w:val="none" w:sz="0" w:space="0" w:color="auto"/>
        <w:left w:val="none" w:sz="0" w:space="0" w:color="auto"/>
        <w:bottom w:val="none" w:sz="0" w:space="0" w:color="auto"/>
        <w:right w:val="none" w:sz="0" w:space="0" w:color="auto"/>
      </w:divBdr>
    </w:div>
    <w:div w:id="1260287930">
      <w:bodyDiv w:val="1"/>
      <w:marLeft w:val="0"/>
      <w:marRight w:val="0"/>
      <w:marTop w:val="0"/>
      <w:marBottom w:val="0"/>
      <w:divBdr>
        <w:top w:val="none" w:sz="0" w:space="0" w:color="auto"/>
        <w:left w:val="none" w:sz="0" w:space="0" w:color="auto"/>
        <w:bottom w:val="none" w:sz="0" w:space="0" w:color="auto"/>
        <w:right w:val="none" w:sz="0" w:space="0" w:color="auto"/>
      </w:divBdr>
    </w:div>
    <w:div w:id="1262757183">
      <w:bodyDiv w:val="1"/>
      <w:marLeft w:val="0"/>
      <w:marRight w:val="0"/>
      <w:marTop w:val="0"/>
      <w:marBottom w:val="0"/>
      <w:divBdr>
        <w:top w:val="none" w:sz="0" w:space="0" w:color="auto"/>
        <w:left w:val="none" w:sz="0" w:space="0" w:color="auto"/>
        <w:bottom w:val="none" w:sz="0" w:space="0" w:color="auto"/>
        <w:right w:val="none" w:sz="0" w:space="0" w:color="auto"/>
      </w:divBdr>
    </w:div>
    <w:div w:id="1263294248">
      <w:bodyDiv w:val="1"/>
      <w:marLeft w:val="0"/>
      <w:marRight w:val="0"/>
      <w:marTop w:val="0"/>
      <w:marBottom w:val="0"/>
      <w:divBdr>
        <w:top w:val="none" w:sz="0" w:space="0" w:color="auto"/>
        <w:left w:val="none" w:sz="0" w:space="0" w:color="auto"/>
        <w:bottom w:val="none" w:sz="0" w:space="0" w:color="auto"/>
        <w:right w:val="none" w:sz="0" w:space="0" w:color="auto"/>
      </w:divBdr>
    </w:div>
    <w:div w:id="1263951005">
      <w:bodyDiv w:val="1"/>
      <w:marLeft w:val="0"/>
      <w:marRight w:val="0"/>
      <w:marTop w:val="0"/>
      <w:marBottom w:val="0"/>
      <w:divBdr>
        <w:top w:val="none" w:sz="0" w:space="0" w:color="auto"/>
        <w:left w:val="none" w:sz="0" w:space="0" w:color="auto"/>
        <w:bottom w:val="none" w:sz="0" w:space="0" w:color="auto"/>
        <w:right w:val="none" w:sz="0" w:space="0" w:color="auto"/>
      </w:divBdr>
    </w:div>
    <w:div w:id="1264343137">
      <w:bodyDiv w:val="1"/>
      <w:marLeft w:val="0"/>
      <w:marRight w:val="0"/>
      <w:marTop w:val="0"/>
      <w:marBottom w:val="0"/>
      <w:divBdr>
        <w:top w:val="none" w:sz="0" w:space="0" w:color="auto"/>
        <w:left w:val="none" w:sz="0" w:space="0" w:color="auto"/>
        <w:bottom w:val="none" w:sz="0" w:space="0" w:color="auto"/>
        <w:right w:val="none" w:sz="0" w:space="0" w:color="auto"/>
      </w:divBdr>
    </w:div>
    <w:div w:id="1264650599">
      <w:bodyDiv w:val="1"/>
      <w:marLeft w:val="0"/>
      <w:marRight w:val="0"/>
      <w:marTop w:val="0"/>
      <w:marBottom w:val="0"/>
      <w:divBdr>
        <w:top w:val="none" w:sz="0" w:space="0" w:color="auto"/>
        <w:left w:val="none" w:sz="0" w:space="0" w:color="auto"/>
        <w:bottom w:val="none" w:sz="0" w:space="0" w:color="auto"/>
        <w:right w:val="none" w:sz="0" w:space="0" w:color="auto"/>
      </w:divBdr>
    </w:div>
    <w:div w:id="1265454342">
      <w:bodyDiv w:val="1"/>
      <w:marLeft w:val="0"/>
      <w:marRight w:val="0"/>
      <w:marTop w:val="0"/>
      <w:marBottom w:val="0"/>
      <w:divBdr>
        <w:top w:val="none" w:sz="0" w:space="0" w:color="auto"/>
        <w:left w:val="none" w:sz="0" w:space="0" w:color="auto"/>
        <w:bottom w:val="none" w:sz="0" w:space="0" w:color="auto"/>
        <w:right w:val="none" w:sz="0" w:space="0" w:color="auto"/>
      </w:divBdr>
    </w:div>
    <w:div w:id="1265460826">
      <w:bodyDiv w:val="1"/>
      <w:marLeft w:val="0"/>
      <w:marRight w:val="0"/>
      <w:marTop w:val="0"/>
      <w:marBottom w:val="0"/>
      <w:divBdr>
        <w:top w:val="none" w:sz="0" w:space="0" w:color="auto"/>
        <w:left w:val="none" w:sz="0" w:space="0" w:color="auto"/>
        <w:bottom w:val="none" w:sz="0" w:space="0" w:color="auto"/>
        <w:right w:val="none" w:sz="0" w:space="0" w:color="auto"/>
      </w:divBdr>
    </w:div>
    <w:div w:id="1265961061">
      <w:bodyDiv w:val="1"/>
      <w:marLeft w:val="0"/>
      <w:marRight w:val="0"/>
      <w:marTop w:val="0"/>
      <w:marBottom w:val="0"/>
      <w:divBdr>
        <w:top w:val="none" w:sz="0" w:space="0" w:color="auto"/>
        <w:left w:val="none" w:sz="0" w:space="0" w:color="auto"/>
        <w:bottom w:val="none" w:sz="0" w:space="0" w:color="auto"/>
        <w:right w:val="none" w:sz="0" w:space="0" w:color="auto"/>
      </w:divBdr>
    </w:div>
    <w:div w:id="1267083007">
      <w:bodyDiv w:val="1"/>
      <w:marLeft w:val="0"/>
      <w:marRight w:val="0"/>
      <w:marTop w:val="0"/>
      <w:marBottom w:val="0"/>
      <w:divBdr>
        <w:top w:val="none" w:sz="0" w:space="0" w:color="auto"/>
        <w:left w:val="none" w:sz="0" w:space="0" w:color="auto"/>
        <w:bottom w:val="none" w:sz="0" w:space="0" w:color="auto"/>
        <w:right w:val="none" w:sz="0" w:space="0" w:color="auto"/>
      </w:divBdr>
    </w:div>
    <w:div w:id="1268125503">
      <w:bodyDiv w:val="1"/>
      <w:marLeft w:val="0"/>
      <w:marRight w:val="0"/>
      <w:marTop w:val="0"/>
      <w:marBottom w:val="0"/>
      <w:divBdr>
        <w:top w:val="none" w:sz="0" w:space="0" w:color="auto"/>
        <w:left w:val="none" w:sz="0" w:space="0" w:color="auto"/>
        <w:bottom w:val="none" w:sz="0" w:space="0" w:color="auto"/>
        <w:right w:val="none" w:sz="0" w:space="0" w:color="auto"/>
      </w:divBdr>
    </w:div>
    <w:div w:id="1268152335">
      <w:bodyDiv w:val="1"/>
      <w:marLeft w:val="0"/>
      <w:marRight w:val="0"/>
      <w:marTop w:val="0"/>
      <w:marBottom w:val="0"/>
      <w:divBdr>
        <w:top w:val="none" w:sz="0" w:space="0" w:color="auto"/>
        <w:left w:val="none" w:sz="0" w:space="0" w:color="auto"/>
        <w:bottom w:val="none" w:sz="0" w:space="0" w:color="auto"/>
        <w:right w:val="none" w:sz="0" w:space="0" w:color="auto"/>
      </w:divBdr>
    </w:div>
    <w:div w:id="1268319303">
      <w:bodyDiv w:val="1"/>
      <w:marLeft w:val="0"/>
      <w:marRight w:val="0"/>
      <w:marTop w:val="0"/>
      <w:marBottom w:val="0"/>
      <w:divBdr>
        <w:top w:val="none" w:sz="0" w:space="0" w:color="auto"/>
        <w:left w:val="none" w:sz="0" w:space="0" w:color="auto"/>
        <w:bottom w:val="none" w:sz="0" w:space="0" w:color="auto"/>
        <w:right w:val="none" w:sz="0" w:space="0" w:color="auto"/>
      </w:divBdr>
    </w:div>
    <w:div w:id="1268584985">
      <w:bodyDiv w:val="1"/>
      <w:marLeft w:val="0"/>
      <w:marRight w:val="0"/>
      <w:marTop w:val="0"/>
      <w:marBottom w:val="0"/>
      <w:divBdr>
        <w:top w:val="none" w:sz="0" w:space="0" w:color="auto"/>
        <w:left w:val="none" w:sz="0" w:space="0" w:color="auto"/>
        <w:bottom w:val="none" w:sz="0" w:space="0" w:color="auto"/>
        <w:right w:val="none" w:sz="0" w:space="0" w:color="auto"/>
      </w:divBdr>
    </w:div>
    <w:div w:id="1270817815">
      <w:bodyDiv w:val="1"/>
      <w:marLeft w:val="0"/>
      <w:marRight w:val="0"/>
      <w:marTop w:val="0"/>
      <w:marBottom w:val="0"/>
      <w:divBdr>
        <w:top w:val="none" w:sz="0" w:space="0" w:color="auto"/>
        <w:left w:val="none" w:sz="0" w:space="0" w:color="auto"/>
        <w:bottom w:val="none" w:sz="0" w:space="0" w:color="auto"/>
        <w:right w:val="none" w:sz="0" w:space="0" w:color="auto"/>
      </w:divBdr>
    </w:div>
    <w:div w:id="1270892821">
      <w:bodyDiv w:val="1"/>
      <w:marLeft w:val="0"/>
      <w:marRight w:val="0"/>
      <w:marTop w:val="0"/>
      <w:marBottom w:val="0"/>
      <w:divBdr>
        <w:top w:val="none" w:sz="0" w:space="0" w:color="auto"/>
        <w:left w:val="none" w:sz="0" w:space="0" w:color="auto"/>
        <w:bottom w:val="none" w:sz="0" w:space="0" w:color="auto"/>
        <w:right w:val="none" w:sz="0" w:space="0" w:color="auto"/>
      </w:divBdr>
    </w:div>
    <w:div w:id="1271088037">
      <w:bodyDiv w:val="1"/>
      <w:marLeft w:val="0"/>
      <w:marRight w:val="0"/>
      <w:marTop w:val="0"/>
      <w:marBottom w:val="0"/>
      <w:divBdr>
        <w:top w:val="none" w:sz="0" w:space="0" w:color="auto"/>
        <w:left w:val="none" w:sz="0" w:space="0" w:color="auto"/>
        <w:bottom w:val="none" w:sz="0" w:space="0" w:color="auto"/>
        <w:right w:val="none" w:sz="0" w:space="0" w:color="auto"/>
      </w:divBdr>
    </w:div>
    <w:div w:id="1271402351">
      <w:bodyDiv w:val="1"/>
      <w:marLeft w:val="0"/>
      <w:marRight w:val="0"/>
      <w:marTop w:val="0"/>
      <w:marBottom w:val="0"/>
      <w:divBdr>
        <w:top w:val="none" w:sz="0" w:space="0" w:color="auto"/>
        <w:left w:val="none" w:sz="0" w:space="0" w:color="auto"/>
        <w:bottom w:val="none" w:sz="0" w:space="0" w:color="auto"/>
        <w:right w:val="none" w:sz="0" w:space="0" w:color="auto"/>
      </w:divBdr>
    </w:div>
    <w:div w:id="1271475851">
      <w:bodyDiv w:val="1"/>
      <w:marLeft w:val="0"/>
      <w:marRight w:val="0"/>
      <w:marTop w:val="0"/>
      <w:marBottom w:val="0"/>
      <w:divBdr>
        <w:top w:val="none" w:sz="0" w:space="0" w:color="auto"/>
        <w:left w:val="none" w:sz="0" w:space="0" w:color="auto"/>
        <w:bottom w:val="none" w:sz="0" w:space="0" w:color="auto"/>
        <w:right w:val="none" w:sz="0" w:space="0" w:color="auto"/>
      </w:divBdr>
    </w:div>
    <w:div w:id="1271595703">
      <w:bodyDiv w:val="1"/>
      <w:marLeft w:val="0"/>
      <w:marRight w:val="0"/>
      <w:marTop w:val="0"/>
      <w:marBottom w:val="0"/>
      <w:divBdr>
        <w:top w:val="none" w:sz="0" w:space="0" w:color="auto"/>
        <w:left w:val="none" w:sz="0" w:space="0" w:color="auto"/>
        <w:bottom w:val="none" w:sz="0" w:space="0" w:color="auto"/>
        <w:right w:val="none" w:sz="0" w:space="0" w:color="auto"/>
      </w:divBdr>
    </w:div>
    <w:div w:id="1272399431">
      <w:bodyDiv w:val="1"/>
      <w:marLeft w:val="0"/>
      <w:marRight w:val="0"/>
      <w:marTop w:val="0"/>
      <w:marBottom w:val="0"/>
      <w:divBdr>
        <w:top w:val="none" w:sz="0" w:space="0" w:color="auto"/>
        <w:left w:val="none" w:sz="0" w:space="0" w:color="auto"/>
        <w:bottom w:val="none" w:sz="0" w:space="0" w:color="auto"/>
        <w:right w:val="none" w:sz="0" w:space="0" w:color="auto"/>
      </w:divBdr>
    </w:div>
    <w:div w:id="1274049267">
      <w:bodyDiv w:val="1"/>
      <w:marLeft w:val="0"/>
      <w:marRight w:val="0"/>
      <w:marTop w:val="0"/>
      <w:marBottom w:val="0"/>
      <w:divBdr>
        <w:top w:val="none" w:sz="0" w:space="0" w:color="auto"/>
        <w:left w:val="none" w:sz="0" w:space="0" w:color="auto"/>
        <w:bottom w:val="none" w:sz="0" w:space="0" w:color="auto"/>
        <w:right w:val="none" w:sz="0" w:space="0" w:color="auto"/>
      </w:divBdr>
    </w:div>
    <w:div w:id="1274676674">
      <w:bodyDiv w:val="1"/>
      <w:marLeft w:val="0"/>
      <w:marRight w:val="0"/>
      <w:marTop w:val="0"/>
      <w:marBottom w:val="0"/>
      <w:divBdr>
        <w:top w:val="none" w:sz="0" w:space="0" w:color="auto"/>
        <w:left w:val="none" w:sz="0" w:space="0" w:color="auto"/>
        <w:bottom w:val="none" w:sz="0" w:space="0" w:color="auto"/>
        <w:right w:val="none" w:sz="0" w:space="0" w:color="auto"/>
      </w:divBdr>
    </w:div>
    <w:div w:id="1275013011">
      <w:bodyDiv w:val="1"/>
      <w:marLeft w:val="0"/>
      <w:marRight w:val="0"/>
      <w:marTop w:val="0"/>
      <w:marBottom w:val="0"/>
      <w:divBdr>
        <w:top w:val="none" w:sz="0" w:space="0" w:color="auto"/>
        <w:left w:val="none" w:sz="0" w:space="0" w:color="auto"/>
        <w:bottom w:val="none" w:sz="0" w:space="0" w:color="auto"/>
        <w:right w:val="none" w:sz="0" w:space="0" w:color="auto"/>
      </w:divBdr>
    </w:div>
    <w:div w:id="1275207347">
      <w:bodyDiv w:val="1"/>
      <w:marLeft w:val="0"/>
      <w:marRight w:val="0"/>
      <w:marTop w:val="0"/>
      <w:marBottom w:val="0"/>
      <w:divBdr>
        <w:top w:val="none" w:sz="0" w:space="0" w:color="auto"/>
        <w:left w:val="none" w:sz="0" w:space="0" w:color="auto"/>
        <w:bottom w:val="none" w:sz="0" w:space="0" w:color="auto"/>
        <w:right w:val="none" w:sz="0" w:space="0" w:color="auto"/>
      </w:divBdr>
    </w:div>
    <w:div w:id="1275940881">
      <w:bodyDiv w:val="1"/>
      <w:marLeft w:val="0"/>
      <w:marRight w:val="0"/>
      <w:marTop w:val="0"/>
      <w:marBottom w:val="0"/>
      <w:divBdr>
        <w:top w:val="none" w:sz="0" w:space="0" w:color="auto"/>
        <w:left w:val="none" w:sz="0" w:space="0" w:color="auto"/>
        <w:bottom w:val="none" w:sz="0" w:space="0" w:color="auto"/>
        <w:right w:val="none" w:sz="0" w:space="0" w:color="auto"/>
      </w:divBdr>
    </w:div>
    <w:div w:id="1276249941">
      <w:bodyDiv w:val="1"/>
      <w:marLeft w:val="0"/>
      <w:marRight w:val="0"/>
      <w:marTop w:val="0"/>
      <w:marBottom w:val="0"/>
      <w:divBdr>
        <w:top w:val="none" w:sz="0" w:space="0" w:color="auto"/>
        <w:left w:val="none" w:sz="0" w:space="0" w:color="auto"/>
        <w:bottom w:val="none" w:sz="0" w:space="0" w:color="auto"/>
        <w:right w:val="none" w:sz="0" w:space="0" w:color="auto"/>
      </w:divBdr>
    </w:div>
    <w:div w:id="1276644304">
      <w:bodyDiv w:val="1"/>
      <w:marLeft w:val="0"/>
      <w:marRight w:val="0"/>
      <w:marTop w:val="0"/>
      <w:marBottom w:val="0"/>
      <w:divBdr>
        <w:top w:val="none" w:sz="0" w:space="0" w:color="auto"/>
        <w:left w:val="none" w:sz="0" w:space="0" w:color="auto"/>
        <w:bottom w:val="none" w:sz="0" w:space="0" w:color="auto"/>
        <w:right w:val="none" w:sz="0" w:space="0" w:color="auto"/>
      </w:divBdr>
    </w:div>
    <w:div w:id="1277172606">
      <w:bodyDiv w:val="1"/>
      <w:marLeft w:val="0"/>
      <w:marRight w:val="0"/>
      <w:marTop w:val="0"/>
      <w:marBottom w:val="0"/>
      <w:divBdr>
        <w:top w:val="none" w:sz="0" w:space="0" w:color="auto"/>
        <w:left w:val="none" w:sz="0" w:space="0" w:color="auto"/>
        <w:bottom w:val="none" w:sz="0" w:space="0" w:color="auto"/>
        <w:right w:val="none" w:sz="0" w:space="0" w:color="auto"/>
      </w:divBdr>
    </w:div>
    <w:div w:id="1277175902">
      <w:bodyDiv w:val="1"/>
      <w:marLeft w:val="0"/>
      <w:marRight w:val="0"/>
      <w:marTop w:val="0"/>
      <w:marBottom w:val="0"/>
      <w:divBdr>
        <w:top w:val="none" w:sz="0" w:space="0" w:color="auto"/>
        <w:left w:val="none" w:sz="0" w:space="0" w:color="auto"/>
        <w:bottom w:val="none" w:sz="0" w:space="0" w:color="auto"/>
        <w:right w:val="none" w:sz="0" w:space="0" w:color="auto"/>
      </w:divBdr>
    </w:div>
    <w:div w:id="1278101582">
      <w:bodyDiv w:val="1"/>
      <w:marLeft w:val="0"/>
      <w:marRight w:val="0"/>
      <w:marTop w:val="0"/>
      <w:marBottom w:val="0"/>
      <w:divBdr>
        <w:top w:val="none" w:sz="0" w:space="0" w:color="auto"/>
        <w:left w:val="none" w:sz="0" w:space="0" w:color="auto"/>
        <w:bottom w:val="none" w:sz="0" w:space="0" w:color="auto"/>
        <w:right w:val="none" w:sz="0" w:space="0" w:color="auto"/>
      </w:divBdr>
    </w:div>
    <w:div w:id="1278753707">
      <w:bodyDiv w:val="1"/>
      <w:marLeft w:val="0"/>
      <w:marRight w:val="0"/>
      <w:marTop w:val="0"/>
      <w:marBottom w:val="0"/>
      <w:divBdr>
        <w:top w:val="none" w:sz="0" w:space="0" w:color="auto"/>
        <w:left w:val="none" w:sz="0" w:space="0" w:color="auto"/>
        <w:bottom w:val="none" w:sz="0" w:space="0" w:color="auto"/>
        <w:right w:val="none" w:sz="0" w:space="0" w:color="auto"/>
      </w:divBdr>
    </w:div>
    <w:div w:id="1280407804">
      <w:bodyDiv w:val="1"/>
      <w:marLeft w:val="0"/>
      <w:marRight w:val="0"/>
      <w:marTop w:val="0"/>
      <w:marBottom w:val="0"/>
      <w:divBdr>
        <w:top w:val="none" w:sz="0" w:space="0" w:color="auto"/>
        <w:left w:val="none" w:sz="0" w:space="0" w:color="auto"/>
        <w:bottom w:val="none" w:sz="0" w:space="0" w:color="auto"/>
        <w:right w:val="none" w:sz="0" w:space="0" w:color="auto"/>
      </w:divBdr>
    </w:div>
    <w:div w:id="1282999339">
      <w:bodyDiv w:val="1"/>
      <w:marLeft w:val="0"/>
      <w:marRight w:val="0"/>
      <w:marTop w:val="0"/>
      <w:marBottom w:val="0"/>
      <w:divBdr>
        <w:top w:val="none" w:sz="0" w:space="0" w:color="auto"/>
        <w:left w:val="none" w:sz="0" w:space="0" w:color="auto"/>
        <w:bottom w:val="none" w:sz="0" w:space="0" w:color="auto"/>
        <w:right w:val="none" w:sz="0" w:space="0" w:color="auto"/>
      </w:divBdr>
    </w:div>
    <w:div w:id="1283147788">
      <w:bodyDiv w:val="1"/>
      <w:marLeft w:val="0"/>
      <w:marRight w:val="0"/>
      <w:marTop w:val="0"/>
      <w:marBottom w:val="0"/>
      <w:divBdr>
        <w:top w:val="none" w:sz="0" w:space="0" w:color="auto"/>
        <w:left w:val="none" w:sz="0" w:space="0" w:color="auto"/>
        <w:bottom w:val="none" w:sz="0" w:space="0" w:color="auto"/>
        <w:right w:val="none" w:sz="0" w:space="0" w:color="auto"/>
      </w:divBdr>
    </w:div>
    <w:div w:id="1283414389">
      <w:bodyDiv w:val="1"/>
      <w:marLeft w:val="0"/>
      <w:marRight w:val="0"/>
      <w:marTop w:val="0"/>
      <w:marBottom w:val="0"/>
      <w:divBdr>
        <w:top w:val="none" w:sz="0" w:space="0" w:color="auto"/>
        <w:left w:val="none" w:sz="0" w:space="0" w:color="auto"/>
        <w:bottom w:val="none" w:sz="0" w:space="0" w:color="auto"/>
        <w:right w:val="none" w:sz="0" w:space="0" w:color="auto"/>
      </w:divBdr>
    </w:div>
    <w:div w:id="1284074514">
      <w:bodyDiv w:val="1"/>
      <w:marLeft w:val="0"/>
      <w:marRight w:val="0"/>
      <w:marTop w:val="0"/>
      <w:marBottom w:val="0"/>
      <w:divBdr>
        <w:top w:val="none" w:sz="0" w:space="0" w:color="auto"/>
        <w:left w:val="none" w:sz="0" w:space="0" w:color="auto"/>
        <w:bottom w:val="none" w:sz="0" w:space="0" w:color="auto"/>
        <w:right w:val="none" w:sz="0" w:space="0" w:color="auto"/>
      </w:divBdr>
    </w:div>
    <w:div w:id="1284077200">
      <w:bodyDiv w:val="1"/>
      <w:marLeft w:val="0"/>
      <w:marRight w:val="0"/>
      <w:marTop w:val="0"/>
      <w:marBottom w:val="0"/>
      <w:divBdr>
        <w:top w:val="none" w:sz="0" w:space="0" w:color="auto"/>
        <w:left w:val="none" w:sz="0" w:space="0" w:color="auto"/>
        <w:bottom w:val="none" w:sz="0" w:space="0" w:color="auto"/>
        <w:right w:val="none" w:sz="0" w:space="0" w:color="auto"/>
      </w:divBdr>
    </w:div>
    <w:div w:id="1285234651">
      <w:bodyDiv w:val="1"/>
      <w:marLeft w:val="0"/>
      <w:marRight w:val="0"/>
      <w:marTop w:val="0"/>
      <w:marBottom w:val="0"/>
      <w:divBdr>
        <w:top w:val="none" w:sz="0" w:space="0" w:color="auto"/>
        <w:left w:val="none" w:sz="0" w:space="0" w:color="auto"/>
        <w:bottom w:val="none" w:sz="0" w:space="0" w:color="auto"/>
        <w:right w:val="none" w:sz="0" w:space="0" w:color="auto"/>
      </w:divBdr>
    </w:div>
    <w:div w:id="1286886773">
      <w:bodyDiv w:val="1"/>
      <w:marLeft w:val="0"/>
      <w:marRight w:val="0"/>
      <w:marTop w:val="0"/>
      <w:marBottom w:val="0"/>
      <w:divBdr>
        <w:top w:val="none" w:sz="0" w:space="0" w:color="auto"/>
        <w:left w:val="none" w:sz="0" w:space="0" w:color="auto"/>
        <w:bottom w:val="none" w:sz="0" w:space="0" w:color="auto"/>
        <w:right w:val="none" w:sz="0" w:space="0" w:color="auto"/>
      </w:divBdr>
    </w:div>
    <w:div w:id="1287157370">
      <w:bodyDiv w:val="1"/>
      <w:marLeft w:val="0"/>
      <w:marRight w:val="0"/>
      <w:marTop w:val="0"/>
      <w:marBottom w:val="0"/>
      <w:divBdr>
        <w:top w:val="none" w:sz="0" w:space="0" w:color="auto"/>
        <w:left w:val="none" w:sz="0" w:space="0" w:color="auto"/>
        <w:bottom w:val="none" w:sz="0" w:space="0" w:color="auto"/>
        <w:right w:val="none" w:sz="0" w:space="0" w:color="auto"/>
      </w:divBdr>
    </w:div>
    <w:div w:id="1288510402">
      <w:bodyDiv w:val="1"/>
      <w:marLeft w:val="0"/>
      <w:marRight w:val="0"/>
      <w:marTop w:val="0"/>
      <w:marBottom w:val="0"/>
      <w:divBdr>
        <w:top w:val="none" w:sz="0" w:space="0" w:color="auto"/>
        <w:left w:val="none" w:sz="0" w:space="0" w:color="auto"/>
        <w:bottom w:val="none" w:sz="0" w:space="0" w:color="auto"/>
        <w:right w:val="none" w:sz="0" w:space="0" w:color="auto"/>
      </w:divBdr>
    </w:div>
    <w:div w:id="1288975335">
      <w:bodyDiv w:val="1"/>
      <w:marLeft w:val="0"/>
      <w:marRight w:val="0"/>
      <w:marTop w:val="0"/>
      <w:marBottom w:val="0"/>
      <w:divBdr>
        <w:top w:val="none" w:sz="0" w:space="0" w:color="auto"/>
        <w:left w:val="none" w:sz="0" w:space="0" w:color="auto"/>
        <w:bottom w:val="none" w:sz="0" w:space="0" w:color="auto"/>
        <w:right w:val="none" w:sz="0" w:space="0" w:color="auto"/>
      </w:divBdr>
    </w:div>
    <w:div w:id="1289749515">
      <w:bodyDiv w:val="1"/>
      <w:marLeft w:val="0"/>
      <w:marRight w:val="0"/>
      <w:marTop w:val="0"/>
      <w:marBottom w:val="0"/>
      <w:divBdr>
        <w:top w:val="none" w:sz="0" w:space="0" w:color="auto"/>
        <w:left w:val="none" w:sz="0" w:space="0" w:color="auto"/>
        <w:bottom w:val="none" w:sz="0" w:space="0" w:color="auto"/>
        <w:right w:val="none" w:sz="0" w:space="0" w:color="auto"/>
      </w:divBdr>
    </w:div>
    <w:div w:id="1289816330">
      <w:bodyDiv w:val="1"/>
      <w:marLeft w:val="0"/>
      <w:marRight w:val="0"/>
      <w:marTop w:val="0"/>
      <w:marBottom w:val="0"/>
      <w:divBdr>
        <w:top w:val="none" w:sz="0" w:space="0" w:color="auto"/>
        <w:left w:val="none" w:sz="0" w:space="0" w:color="auto"/>
        <w:bottom w:val="none" w:sz="0" w:space="0" w:color="auto"/>
        <w:right w:val="none" w:sz="0" w:space="0" w:color="auto"/>
      </w:divBdr>
    </w:div>
    <w:div w:id="1290236376">
      <w:bodyDiv w:val="1"/>
      <w:marLeft w:val="0"/>
      <w:marRight w:val="0"/>
      <w:marTop w:val="0"/>
      <w:marBottom w:val="0"/>
      <w:divBdr>
        <w:top w:val="none" w:sz="0" w:space="0" w:color="auto"/>
        <w:left w:val="none" w:sz="0" w:space="0" w:color="auto"/>
        <w:bottom w:val="none" w:sz="0" w:space="0" w:color="auto"/>
        <w:right w:val="none" w:sz="0" w:space="0" w:color="auto"/>
      </w:divBdr>
    </w:div>
    <w:div w:id="1290476802">
      <w:bodyDiv w:val="1"/>
      <w:marLeft w:val="0"/>
      <w:marRight w:val="0"/>
      <w:marTop w:val="0"/>
      <w:marBottom w:val="0"/>
      <w:divBdr>
        <w:top w:val="none" w:sz="0" w:space="0" w:color="auto"/>
        <w:left w:val="none" w:sz="0" w:space="0" w:color="auto"/>
        <w:bottom w:val="none" w:sz="0" w:space="0" w:color="auto"/>
        <w:right w:val="none" w:sz="0" w:space="0" w:color="auto"/>
      </w:divBdr>
    </w:div>
    <w:div w:id="1291402808">
      <w:bodyDiv w:val="1"/>
      <w:marLeft w:val="0"/>
      <w:marRight w:val="0"/>
      <w:marTop w:val="0"/>
      <w:marBottom w:val="0"/>
      <w:divBdr>
        <w:top w:val="none" w:sz="0" w:space="0" w:color="auto"/>
        <w:left w:val="none" w:sz="0" w:space="0" w:color="auto"/>
        <w:bottom w:val="none" w:sz="0" w:space="0" w:color="auto"/>
        <w:right w:val="none" w:sz="0" w:space="0" w:color="auto"/>
      </w:divBdr>
    </w:div>
    <w:div w:id="1292319132">
      <w:bodyDiv w:val="1"/>
      <w:marLeft w:val="0"/>
      <w:marRight w:val="0"/>
      <w:marTop w:val="0"/>
      <w:marBottom w:val="0"/>
      <w:divBdr>
        <w:top w:val="none" w:sz="0" w:space="0" w:color="auto"/>
        <w:left w:val="none" w:sz="0" w:space="0" w:color="auto"/>
        <w:bottom w:val="none" w:sz="0" w:space="0" w:color="auto"/>
        <w:right w:val="none" w:sz="0" w:space="0" w:color="auto"/>
      </w:divBdr>
    </w:div>
    <w:div w:id="1292325908">
      <w:bodyDiv w:val="1"/>
      <w:marLeft w:val="0"/>
      <w:marRight w:val="0"/>
      <w:marTop w:val="0"/>
      <w:marBottom w:val="0"/>
      <w:divBdr>
        <w:top w:val="none" w:sz="0" w:space="0" w:color="auto"/>
        <w:left w:val="none" w:sz="0" w:space="0" w:color="auto"/>
        <w:bottom w:val="none" w:sz="0" w:space="0" w:color="auto"/>
        <w:right w:val="none" w:sz="0" w:space="0" w:color="auto"/>
      </w:divBdr>
    </w:div>
    <w:div w:id="1292394163">
      <w:bodyDiv w:val="1"/>
      <w:marLeft w:val="0"/>
      <w:marRight w:val="0"/>
      <w:marTop w:val="0"/>
      <w:marBottom w:val="0"/>
      <w:divBdr>
        <w:top w:val="none" w:sz="0" w:space="0" w:color="auto"/>
        <w:left w:val="none" w:sz="0" w:space="0" w:color="auto"/>
        <w:bottom w:val="none" w:sz="0" w:space="0" w:color="auto"/>
        <w:right w:val="none" w:sz="0" w:space="0" w:color="auto"/>
      </w:divBdr>
    </w:div>
    <w:div w:id="1292437643">
      <w:bodyDiv w:val="1"/>
      <w:marLeft w:val="0"/>
      <w:marRight w:val="0"/>
      <w:marTop w:val="0"/>
      <w:marBottom w:val="0"/>
      <w:divBdr>
        <w:top w:val="none" w:sz="0" w:space="0" w:color="auto"/>
        <w:left w:val="none" w:sz="0" w:space="0" w:color="auto"/>
        <w:bottom w:val="none" w:sz="0" w:space="0" w:color="auto"/>
        <w:right w:val="none" w:sz="0" w:space="0" w:color="auto"/>
      </w:divBdr>
    </w:div>
    <w:div w:id="1292906442">
      <w:bodyDiv w:val="1"/>
      <w:marLeft w:val="0"/>
      <w:marRight w:val="0"/>
      <w:marTop w:val="0"/>
      <w:marBottom w:val="0"/>
      <w:divBdr>
        <w:top w:val="none" w:sz="0" w:space="0" w:color="auto"/>
        <w:left w:val="none" w:sz="0" w:space="0" w:color="auto"/>
        <w:bottom w:val="none" w:sz="0" w:space="0" w:color="auto"/>
        <w:right w:val="none" w:sz="0" w:space="0" w:color="auto"/>
      </w:divBdr>
    </w:div>
    <w:div w:id="1292978032">
      <w:bodyDiv w:val="1"/>
      <w:marLeft w:val="0"/>
      <w:marRight w:val="0"/>
      <w:marTop w:val="0"/>
      <w:marBottom w:val="0"/>
      <w:divBdr>
        <w:top w:val="none" w:sz="0" w:space="0" w:color="auto"/>
        <w:left w:val="none" w:sz="0" w:space="0" w:color="auto"/>
        <w:bottom w:val="none" w:sz="0" w:space="0" w:color="auto"/>
        <w:right w:val="none" w:sz="0" w:space="0" w:color="auto"/>
      </w:divBdr>
    </w:div>
    <w:div w:id="1294558675">
      <w:bodyDiv w:val="1"/>
      <w:marLeft w:val="0"/>
      <w:marRight w:val="0"/>
      <w:marTop w:val="0"/>
      <w:marBottom w:val="0"/>
      <w:divBdr>
        <w:top w:val="none" w:sz="0" w:space="0" w:color="auto"/>
        <w:left w:val="none" w:sz="0" w:space="0" w:color="auto"/>
        <w:bottom w:val="none" w:sz="0" w:space="0" w:color="auto"/>
        <w:right w:val="none" w:sz="0" w:space="0" w:color="auto"/>
      </w:divBdr>
    </w:div>
    <w:div w:id="1294560137">
      <w:bodyDiv w:val="1"/>
      <w:marLeft w:val="0"/>
      <w:marRight w:val="0"/>
      <w:marTop w:val="0"/>
      <w:marBottom w:val="0"/>
      <w:divBdr>
        <w:top w:val="none" w:sz="0" w:space="0" w:color="auto"/>
        <w:left w:val="none" w:sz="0" w:space="0" w:color="auto"/>
        <w:bottom w:val="none" w:sz="0" w:space="0" w:color="auto"/>
        <w:right w:val="none" w:sz="0" w:space="0" w:color="auto"/>
      </w:divBdr>
    </w:div>
    <w:div w:id="1294940777">
      <w:bodyDiv w:val="1"/>
      <w:marLeft w:val="0"/>
      <w:marRight w:val="0"/>
      <w:marTop w:val="0"/>
      <w:marBottom w:val="0"/>
      <w:divBdr>
        <w:top w:val="none" w:sz="0" w:space="0" w:color="auto"/>
        <w:left w:val="none" w:sz="0" w:space="0" w:color="auto"/>
        <w:bottom w:val="none" w:sz="0" w:space="0" w:color="auto"/>
        <w:right w:val="none" w:sz="0" w:space="0" w:color="auto"/>
      </w:divBdr>
    </w:div>
    <w:div w:id="1296912624">
      <w:bodyDiv w:val="1"/>
      <w:marLeft w:val="0"/>
      <w:marRight w:val="0"/>
      <w:marTop w:val="0"/>
      <w:marBottom w:val="0"/>
      <w:divBdr>
        <w:top w:val="none" w:sz="0" w:space="0" w:color="auto"/>
        <w:left w:val="none" w:sz="0" w:space="0" w:color="auto"/>
        <w:bottom w:val="none" w:sz="0" w:space="0" w:color="auto"/>
        <w:right w:val="none" w:sz="0" w:space="0" w:color="auto"/>
      </w:divBdr>
    </w:div>
    <w:div w:id="1297025686">
      <w:bodyDiv w:val="1"/>
      <w:marLeft w:val="0"/>
      <w:marRight w:val="0"/>
      <w:marTop w:val="0"/>
      <w:marBottom w:val="0"/>
      <w:divBdr>
        <w:top w:val="none" w:sz="0" w:space="0" w:color="auto"/>
        <w:left w:val="none" w:sz="0" w:space="0" w:color="auto"/>
        <w:bottom w:val="none" w:sz="0" w:space="0" w:color="auto"/>
        <w:right w:val="none" w:sz="0" w:space="0" w:color="auto"/>
      </w:divBdr>
    </w:div>
    <w:div w:id="1298225411">
      <w:bodyDiv w:val="1"/>
      <w:marLeft w:val="0"/>
      <w:marRight w:val="0"/>
      <w:marTop w:val="0"/>
      <w:marBottom w:val="0"/>
      <w:divBdr>
        <w:top w:val="none" w:sz="0" w:space="0" w:color="auto"/>
        <w:left w:val="none" w:sz="0" w:space="0" w:color="auto"/>
        <w:bottom w:val="none" w:sz="0" w:space="0" w:color="auto"/>
        <w:right w:val="none" w:sz="0" w:space="0" w:color="auto"/>
      </w:divBdr>
    </w:div>
    <w:div w:id="1298297824">
      <w:bodyDiv w:val="1"/>
      <w:marLeft w:val="0"/>
      <w:marRight w:val="0"/>
      <w:marTop w:val="0"/>
      <w:marBottom w:val="0"/>
      <w:divBdr>
        <w:top w:val="none" w:sz="0" w:space="0" w:color="auto"/>
        <w:left w:val="none" w:sz="0" w:space="0" w:color="auto"/>
        <w:bottom w:val="none" w:sz="0" w:space="0" w:color="auto"/>
        <w:right w:val="none" w:sz="0" w:space="0" w:color="auto"/>
      </w:divBdr>
    </w:div>
    <w:div w:id="1299336605">
      <w:bodyDiv w:val="1"/>
      <w:marLeft w:val="0"/>
      <w:marRight w:val="0"/>
      <w:marTop w:val="0"/>
      <w:marBottom w:val="0"/>
      <w:divBdr>
        <w:top w:val="none" w:sz="0" w:space="0" w:color="auto"/>
        <w:left w:val="none" w:sz="0" w:space="0" w:color="auto"/>
        <w:bottom w:val="none" w:sz="0" w:space="0" w:color="auto"/>
        <w:right w:val="none" w:sz="0" w:space="0" w:color="auto"/>
      </w:divBdr>
    </w:div>
    <w:div w:id="1299341667">
      <w:bodyDiv w:val="1"/>
      <w:marLeft w:val="0"/>
      <w:marRight w:val="0"/>
      <w:marTop w:val="0"/>
      <w:marBottom w:val="0"/>
      <w:divBdr>
        <w:top w:val="none" w:sz="0" w:space="0" w:color="auto"/>
        <w:left w:val="none" w:sz="0" w:space="0" w:color="auto"/>
        <w:bottom w:val="none" w:sz="0" w:space="0" w:color="auto"/>
        <w:right w:val="none" w:sz="0" w:space="0" w:color="auto"/>
      </w:divBdr>
    </w:div>
    <w:div w:id="1299844100">
      <w:bodyDiv w:val="1"/>
      <w:marLeft w:val="0"/>
      <w:marRight w:val="0"/>
      <w:marTop w:val="0"/>
      <w:marBottom w:val="0"/>
      <w:divBdr>
        <w:top w:val="none" w:sz="0" w:space="0" w:color="auto"/>
        <w:left w:val="none" w:sz="0" w:space="0" w:color="auto"/>
        <w:bottom w:val="none" w:sz="0" w:space="0" w:color="auto"/>
        <w:right w:val="none" w:sz="0" w:space="0" w:color="auto"/>
      </w:divBdr>
    </w:div>
    <w:div w:id="1300695908">
      <w:bodyDiv w:val="1"/>
      <w:marLeft w:val="0"/>
      <w:marRight w:val="0"/>
      <w:marTop w:val="0"/>
      <w:marBottom w:val="0"/>
      <w:divBdr>
        <w:top w:val="none" w:sz="0" w:space="0" w:color="auto"/>
        <w:left w:val="none" w:sz="0" w:space="0" w:color="auto"/>
        <w:bottom w:val="none" w:sz="0" w:space="0" w:color="auto"/>
        <w:right w:val="none" w:sz="0" w:space="0" w:color="auto"/>
      </w:divBdr>
    </w:div>
    <w:div w:id="1302542126">
      <w:bodyDiv w:val="1"/>
      <w:marLeft w:val="0"/>
      <w:marRight w:val="0"/>
      <w:marTop w:val="0"/>
      <w:marBottom w:val="0"/>
      <w:divBdr>
        <w:top w:val="none" w:sz="0" w:space="0" w:color="auto"/>
        <w:left w:val="none" w:sz="0" w:space="0" w:color="auto"/>
        <w:bottom w:val="none" w:sz="0" w:space="0" w:color="auto"/>
        <w:right w:val="none" w:sz="0" w:space="0" w:color="auto"/>
      </w:divBdr>
    </w:div>
    <w:div w:id="1303079810">
      <w:bodyDiv w:val="1"/>
      <w:marLeft w:val="0"/>
      <w:marRight w:val="0"/>
      <w:marTop w:val="0"/>
      <w:marBottom w:val="0"/>
      <w:divBdr>
        <w:top w:val="none" w:sz="0" w:space="0" w:color="auto"/>
        <w:left w:val="none" w:sz="0" w:space="0" w:color="auto"/>
        <w:bottom w:val="none" w:sz="0" w:space="0" w:color="auto"/>
        <w:right w:val="none" w:sz="0" w:space="0" w:color="auto"/>
      </w:divBdr>
    </w:div>
    <w:div w:id="1303192660">
      <w:bodyDiv w:val="1"/>
      <w:marLeft w:val="0"/>
      <w:marRight w:val="0"/>
      <w:marTop w:val="0"/>
      <w:marBottom w:val="0"/>
      <w:divBdr>
        <w:top w:val="none" w:sz="0" w:space="0" w:color="auto"/>
        <w:left w:val="none" w:sz="0" w:space="0" w:color="auto"/>
        <w:bottom w:val="none" w:sz="0" w:space="0" w:color="auto"/>
        <w:right w:val="none" w:sz="0" w:space="0" w:color="auto"/>
      </w:divBdr>
    </w:div>
    <w:div w:id="1303925315">
      <w:bodyDiv w:val="1"/>
      <w:marLeft w:val="0"/>
      <w:marRight w:val="0"/>
      <w:marTop w:val="0"/>
      <w:marBottom w:val="0"/>
      <w:divBdr>
        <w:top w:val="none" w:sz="0" w:space="0" w:color="auto"/>
        <w:left w:val="none" w:sz="0" w:space="0" w:color="auto"/>
        <w:bottom w:val="none" w:sz="0" w:space="0" w:color="auto"/>
        <w:right w:val="none" w:sz="0" w:space="0" w:color="auto"/>
      </w:divBdr>
    </w:div>
    <w:div w:id="1304311828">
      <w:bodyDiv w:val="1"/>
      <w:marLeft w:val="0"/>
      <w:marRight w:val="0"/>
      <w:marTop w:val="0"/>
      <w:marBottom w:val="0"/>
      <w:divBdr>
        <w:top w:val="none" w:sz="0" w:space="0" w:color="auto"/>
        <w:left w:val="none" w:sz="0" w:space="0" w:color="auto"/>
        <w:bottom w:val="none" w:sz="0" w:space="0" w:color="auto"/>
        <w:right w:val="none" w:sz="0" w:space="0" w:color="auto"/>
      </w:divBdr>
    </w:div>
    <w:div w:id="1304509156">
      <w:bodyDiv w:val="1"/>
      <w:marLeft w:val="0"/>
      <w:marRight w:val="0"/>
      <w:marTop w:val="0"/>
      <w:marBottom w:val="0"/>
      <w:divBdr>
        <w:top w:val="none" w:sz="0" w:space="0" w:color="auto"/>
        <w:left w:val="none" w:sz="0" w:space="0" w:color="auto"/>
        <w:bottom w:val="none" w:sz="0" w:space="0" w:color="auto"/>
        <w:right w:val="none" w:sz="0" w:space="0" w:color="auto"/>
      </w:divBdr>
    </w:div>
    <w:div w:id="1304962472">
      <w:bodyDiv w:val="1"/>
      <w:marLeft w:val="0"/>
      <w:marRight w:val="0"/>
      <w:marTop w:val="0"/>
      <w:marBottom w:val="0"/>
      <w:divBdr>
        <w:top w:val="none" w:sz="0" w:space="0" w:color="auto"/>
        <w:left w:val="none" w:sz="0" w:space="0" w:color="auto"/>
        <w:bottom w:val="none" w:sz="0" w:space="0" w:color="auto"/>
        <w:right w:val="none" w:sz="0" w:space="0" w:color="auto"/>
      </w:divBdr>
    </w:div>
    <w:div w:id="1305087090">
      <w:bodyDiv w:val="1"/>
      <w:marLeft w:val="0"/>
      <w:marRight w:val="0"/>
      <w:marTop w:val="0"/>
      <w:marBottom w:val="0"/>
      <w:divBdr>
        <w:top w:val="none" w:sz="0" w:space="0" w:color="auto"/>
        <w:left w:val="none" w:sz="0" w:space="0" w:color="auto"/>
        <w:bottom w:val="none" w:sz="0" w:space="0" w:color="auto"/>
        <w:right w:val="none" w:sz="0" w:space="0" w:color="auto"/>
      </w:divBdr>
    </w:div>
    <w:div w:id="1306203843">
      <w:bodyDiv w:val="1"/>
      <w:marLeft w:val="0"/>
      <w:marRight w:val="0"/>
      <w:marTop w:val="0"/>
      <w:marBottom w:val="0"/>
      <w:divBdr>
        <w:top w:val="none" w:sz="0" w:space="0" w:color="auto"/>
        <w:left w:val="none" w:sz="0" w:space="0" w:color="auto"/>
        <w:bottom w:val="none" w:sz="0" w:space="0" w:color="auto"/>
        <w:right w:val="none" w:sz="0" w:space="0" w:color="auto"/>
      </w:divBdr>
    </w:div>
    <w:div w:id="1307399031">
      <w:bodyDiv w:val="1"/>
      <w:marLeft w:val="0"/>
      <w:marRight w:val="0"/>
      <w:marTop w:val="0"/>
      <w:marBottom w:val="0"/>
      <w:divBdr>
        <w:top w:val="none" w:sz="0" w:space="0" w:color="auto"/>
        <w:left w:val="none" w:sz="0" w:space="0" w:color="auto"/>
        <w:bottom w:val="none" w:sz="0" w:space="0" w:color="auto"/>
        <w:right w:val="none" w:sz="0" w:space="0" w:color="auto"/>
      </w:divBdr>
    </w:div>
    <w:div w:id="1309432268">
      <w:bodyDiv w:val="1"/>
      <w:marLeft w:val="0"/>
      <w:marRight w:val="0"/>
      <w:marTop w:val="0"/>
      <w:marBottom w:val="0"/>
      <w:divBdr>
        <w:top w:val="none" w:sz="0" w:space="0" w:color="auto"/>
        <w:left w:val="none" w:sz="0" w:space="0" w:color="auto"/>
        <w:bottom w:val="none" w:sz="0" w:space="0" w:color="auto"/>
        <w:right w:val="none" w:sz="0" w:space="0" w:color="auto"/>
      </w:divBdr>
    </w:div>
    <w:div w:id="1310743490">
      <w:bodyDiv w:val="1"/>
      <w:marLeft w:val="0"/>
      <w:marRight w:val="0"/>
      <w:marTop w:val="0"/>
      <w:marBottom w:val="0"/>
      <w:divBdr>
        <w:top w:val="none" w:sz="0" w:space="0" w:color="auto"/>
        <w:left w:val="none" w:sz="0" w:space="0" w:color="auto"/>
        <w:bottom w:val="none" w:sz="0" w:space="0" w:color="auto"/>
        <w:right w:val="none" w:sz="0" w:space="0" w:color="auto"/>
      </w:divBdr>
    </w:div>
    <w:div w:id="1311206042">
      <w:bodyDiv w:val="1"/>
      <w:marLeft w:val="0"/>
      <w:marRight w:val="0"/>
      <w:marTop w:val="0"/>
      <w:marBottom w:val="0"/>
      <w:divBdr>
        <w:top w:val="none" w:sz="0" w:space="0" w:color="auto"/>
        <w:left w:val="none" w:sz="0" w:space="0" w:color="auto"/>
        <w:bottom w:val="none" w:sz="0" w:space="0" w:color="auto"/>
        <w:right w:val="none" w:sz="0" w:space="0" w:color="auto"/>
      </w:divBdr>
    </w:div>
    <w:div w:id="1311666125">
      <w:bodyDiv w:val="1"/>
      <w:marLeft w:val="0"/>
      <w:marRight w:val="0"/>
      <w:marTop w:val="0"/>
      <w:marBottom w:val="0"/>
      <w:divBdr>
        <w:top w:val="none" w:sz="0" w:space="0" w:color="auto"/>
        <w:left w:val="none" w:sz="0" w:space="0" w:color="auto"/>
        <w:bottom w:val="none" w:sz="0" w:space="0" w:color="auto"/>
        <w:right w:val="none" w:sz="0" w:space="0" w:color="auto"/>
      </w:divBdr>
    </w:div>
    <w:div w:id="1313213332">
      <w:bodyDiv w:val="1"/>
      <w:marLeft w:val="0"/>
      <w:marRight w:val="0"/>
      <w:marTop w:val="0"/>
      <w:marBottom w:val="0"/>
      <w:divBdr>
        <w:top w:val="none" w:sz="0" w:space="0" w:color="auto"/>
        <w:left w:val="none" w:sz="0" w:space="0" w:color="auto"/>
        <w:bottom w:val="none" w:sz="0" w:space="0" w:color="auto"/>
        <w:right w:val="none" w:sz="0" w:space="0" w:color="auto"/>
      </w:divBdr>
    </w:div>
    <w:div w:id="1314140789">
      <w:bodyDiv w:val="1"/>
      <w:marLeft w:val="0"/>
      <w:marRight w:val="0"/>
      <w:marTop w:val="0"/>
      <w:marBottom w:val="0"/>
      <w:divBdr>
        <w:top w:val="none" w:sz="0" w:space="0" w:color="auto"/>
        <w:left w:val="none" w:sz="0" w:space="0" w:color="auto"/>
        <w:bottom w:val="none" w:sz="0" w:space="0" w:color="auto"/>
        <w:right w:val="none" w:sz="0" w:space="0" w:color="auto"/>
      </w:divBdr>
    </w:div>
    <w:div w:id="1314218112">
      <w:bodyDiv w:val="1"/>
      <w:marLeft w:val="0"/>
      <w:marRight w:val="0"/>
      <w:marTop w:val="0"/>
      <w:marBottom w:val="0"/>
      <w:divBdr>
        <w:top w:val="none" w:sz="0" w:space="0" w:color="auto"/>
        <w:left w:val="none" w:sz="0" w:space="0" w:color="auto"/>
        <w:bottom w:val="none" w:sz="0" w:space="0" w:color="auto"/>
        <w:right w:val="none" w:sz="0" w:space="0" w:color="auto"/>
      </w:divBdr>
    </w:div>
    <w:div w:id="1315135623">
      <w:bodyDiv w:val="1"/>
      <w:marLeft w:val="0"/>
      <w:marRight w:val="0"/>
      <w:marTop w:val="0"/>
      <w:marBottom w:val="0"/>
      <w:divBdr>
        <w:top w:val="none" w:sz="0" w:space="0" w:color="auto"/>
        <w:left w:val="none" w:sz="0" w:space="0" w:color="auto"/>
        <w:bottom w:val="none" w:sz="0" w:space="0" w:color="auto"/>
        <w:right w:val="none" w:sz="0" w:space="0" w:color="auto"/>
      </w:divBdr>
    </w:div>
    <w:div w:id="1315643645">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033508">
      <w:bodyDiv w:val="1"/>
      <w:marLeft w:val="0"/>
      <w:marRight w:val="0"/>
      <w:marTop w:val="0"/>
      <w:marBottom w:val="0"/>
      <w:divBdr>
        <w:top w:val="none" w:sz="0" w:space="0" w:color="auto"/>
        <w:left w:val="none" w:sz="0" w:space="0" w:color="auto"/>
        <w:bottom w:val="none" w:sz="0" w:space="0" w:color="auto"/>
        <w:right w:val="none" w:sz="0" w:space="0" w:color="auto"/>
      </w:divBdr>
    </w:div>
    <w:div w:id="1316034780">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17759224">
      <w:bodyDiv w:val="1"/>
      <w:marLeft w:val="0"/>
      <w:marRight w:val="0"/>
      <w:marTop w:val="0"/>
      <w:marBottom w:val="0"/>
      <w:divBdr>
        <w:top w:val="none" w:sz="0" w:space="0" w:color="auto"/>
        <w:left w:val="none" w:sz="0" w:space="0" w:color="auto"/>
        <w:bottom w:val="none" w:sz="0" w:space="0" w:color="auto"/>
        <w:right w:val="none" w:sz="0" w:space="0" w:color="auto"/>
      </w:divBdr>
    </w:div>
    <w:div w:id="1318340725">
      <w:bodyDiv w:val="1"/>
      <w:marLeft w:val="0"/>
      <w:marRight w:val="0"/>
      <w:marTop w:val="0"/>
      <w:marBottom w:val="0"/>
      <w:divBdr>
        <w:top w:val="none" w:sz="0" w:space="0" w:color="auto"/>
        <w:left w:val="none" w:sz="0" w:space="0" w:color="auto"/>
        <w:bottom w:val="none" w:sz="0" w:space="0" w:color="auto"/>
        <w:right w:val="none" w:sz="0" w:space="0" w:color="auto"/>
      </w:divBdr>
    </w:div>
    <w:div w:id="1318457471">
      <w:bodyDiv w:val="1"/>
      <w:marLeft w:val="0"/>
      <w:marRight w:val="0"/>
      <w:marTop w:val="0"/>
      <w:marBottom w:val="0"/>
      <w:divBdr>
        <w:top w:val="none" w:sz="0" w:space="0" w:color="auto"/>
        <w:left w:val="none" w:sz="0" w:space="0" w:color="auto"/>
        <w:bottom w:val="none" w:sz="0" w:space="0" w:color="auto"/>
        <w:right w:val="none" w:sz="0" w:space="0" w:color="auto"/>
      </w:divBdr>
    </w:div>
    <w:div w:id="1318726103">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20160610">
      <w:bodyDiv w:val="1"/>
      <w:marLeft w:val="0"/>
      <w:marRight w:val="0"/>
      <w:marTop w:val="0"/>
      <w:marBottom w:val="0"/>
      <w:divBdr>
        <w:top w:val="none" w:sz="0" w:space="0" w:color="auto"/>
        <w:left w:val="none" w:sz="0" w:space="0" w:color="auto"/>
        <w:bottom w:val="none" w:sz="0" w:space="0" w:color="auto"/>
        <w:right w:val="none" w:sz="0" w:space="0" w:color="auto"/>
      </w:divBdr>
    </w:div>
    <w:div w:id="1320498962">
      <w:bodyDiv w:val="1"/>
      <w:marLeft w:val="0"/>
      <w:marRight w:val="0"/>
      <w:marTop w:val="0"/>
      <w:marBottom w:val="0"/>
      <w:divBdr>
        <w:top w:val="none" w:sz="0" w:space="0" w:color="auto"/>
        <w:left w:val="none" w:sz="0" w:space="0" w:color="auto"/>
        <w:bottom w:val="none" w:sz="0" w:space="0" w:color="auto"/>
        <w:right w:val="none" w:sz="0" w:space="0" w:color="auto"/>
      </w:divBdr>
    </w:div>
    <w:div w:id="1320885143">
      <w:bodyDiv w:val="1"/>
      <w:marLeft w:val="0"/>
      <w:marRight w:val="0"/>
      <w:marTop w:val="0"/>
      <w:marBottom w:val="0"/>
      <w:divBdr>
        <w:top w:val="none" w:sz="0" w:space="0" w:color="auto"/>
        <w:left w:val="none" w:sz="0" w:space="0" w:color="auto"/>
        <w:bottom w:val="none" w:sz="0" w:space="0" w:color="auto"/>
        <w:right w:val="none" w:sz="0" w:space="0" w:color="auto"/>
      </w:divBdr>
    </w:div>
    <w:div w:id="1322352493">
      <w:bodyDiv w:val="1"/>
      <w:marLeft w:val="0"/>
      <w:marRight w:val="0"/>
      <w:marTop w:val="0"/>
      <w:marBottom w:val="0"/>
      <w:divBdr>
        <w:top w:val="none" w:sz="0" w:space="0" w:color="auto"/>
        <w:left w:val="none" w:sz="0" w:space="0" w:color="auto"/>
        <w:bottom w:val="none" w:sz="0" w:space="0" w:color="auto"/>
        <w:right w:val="none" w:sz="0" w:space="0" w:color="auto"/>
      </w:divBdr>
    </w:div>
    <w:div w:id="1322587305">
      <w:bodyDiv w:val="1"/>
      <w:marLeft w:val="0"/>
      <w:marRight w:val="0"/>
      <w:marTop w:val="0"/>
      <w:marBottom w:val="0"/>
      <w:divBdr>
        <w:top w:val="none" w:sz="0" w:space="0" w:color="auto"/>
        <w:left w:val="none" w:sz="0" w:space="0" w:color="auto"/>
        <w:bottom w:val="none" w:sz="0" w:space="0" w:color="auto"/>
        <w:right w:val="none" w:sz="0" w:space="0" w:color="auto"/>
      </w:divBdr>
    </w:div>
    <w:div w:id="1322655153">
      <w:bodyDiv w:val="1"/>
      <w:marLeft w:val="0"/>
      <w:marRight w:val="0"/>
      <w:marTop w:val="0"/>
      <w:marBottom w:val="0"/>
      <w:divBdr>
        <w:top w:val="none" w:sz="0" w:space="0" w:color="auto"/>
        <w:left w:val="none" w:sz="0" w:space="0" w:color="auto"/>
        <w:bottom w:val="none" w:sz="0" w:space="0" w:color="auto"/>
        <w:right w:val="none" w:sz="0" w:space="0" w:color="auto"/>
      </w:divBdr>
    </w:div>
    <w:div w:id="1322660175">
      <w:bodyDiv w:val="1"/>
      <w:marLeft w:val="0"/>
      <w:marRight w:val="0"/>
      <w:marTop w:val="0"/>
      <w:marBottom w:val="0"/>
      <w:divBdr>
        <w:top w:val="none" w:sz="0" w:space="0" w:color="auto"/>
        <w:left w:val="none" w:sz="0" w:space="0" w:color="auto"/>
        <w:bottom w:val="none" w:sz="0" w:space="0" w:color="auto"/>
        <w:right w:val="none" w:sz="0" w:space="0" w:color="auto"/>
      </w:divBdr>
    </w:div>
    <w:div w:id="1323505701">
      <w:bodyDiv w:val="1"/>
      <w:marLeft w:val="0"/>
      <w:marRight w:val="0"/>
      <w:marTop w:val="0"/>
      <w:marBottom w:val="0"/>
      <w:divBdr>
        <w:top w:val="none" w:sz="0" w:space="0" w:color="auto"/>
        <w:left w:val="none" w:sz="0" w:space="0" w:color="auto"/>
        <w:bottom w:val="none" w:sz="0" w:space="0" w:color="auto"/>
        <w:right w:val="none" w:sz="0" w:space="0" w:color="auto"/>
      </w:divBdr>
    </w:div>
    <w:div w:id="1323511811">
      <w:bodyDiv w:val="1"/>
      <w:marLeft w:val="0"/>
      <w:marRight w:val="0"/>
      <w:marTop w:val="0"/>
      <w:marBottom w:val="0"/>
      <w:divBdr>
        <w:top w:val="none" w:sz="0" w:space="0" w:color="auto"/>
        <w:left w:val="none" w:sz="0" w:space="0" w:color="auto"/>
        <w:bottom w:val="none" w:sz="0" w:space="0" w:color="auto"/>
        <w:right w:val="none" w:sz="0" w:space="0" w:color="auto"/>
      </w:divBdr>
    </w:div>
    <w:div w:id="1324046923">
      <w:bodyDiv w:val="1"/>
      <w:marLeft w:val="0"/>
      <w:marRight w:val="0"/>
      <w:marTop w:val="0"/>
      <w:marBottom w:val="0"/>
      <w:divBdr>
        <w:top w:val="none" w:sz="0" w:space="0" w:color="auto"/>
        <w:left w:val="none" w:sz="0" w:space="0" w:color="auto"/>
        <w:bottom w:val="none" w:sz="0" w:space="0" w:color="auto"/>
        <w:right w:val="none" w:sz="0" w:space="0" w:color="auto"/>
      </w:divBdr>
    </w:div>
    <w:div w:id="1324121996">
      <w:bodyDiv w:val="1"/>
      <w:marLeft w:val="0"/>
      <w:marRight w:val="0"/>
      <w:marTop w:val="0"/>
      <w:marBottom w:val="0"/>
      <w:divBdr>
        <w:top w:val="none" w:sz="0" w:space="0" w:color="auto"/>
        <w:left w:val="none" w:sz="0" w:space="0" w:color="auto"/>
        <w:bottom w:val="none" w:sz="0" w:space="0" w:color="auto"/>
        <w:right w:val="none" w:sz="0" w:space="0" w:color="auto"/>
      </w:divBdr>
    </w:div>
    <w:div w:id="1324696955">
      <w:bodyDiv w:val="1"/>
      <w:marLeft w:val="0"/>
      <w:marRight w:val="0"/>
      <w:marTop w:val="0"/>
      <w:marBottom w:val="0"/>
      <w:divBdr>
        <w:top w:val="none" w:sz="0" w:space="0" w:color="auto"/>
        <w:left w:val="none" w:sz="0" w:space="0" w:color="auto"/>
        <w:bottom w:val="none" w:sz="0" w:space="0" w:color="auto"/>
        <w:right w:val="none" w:sz="0" w:space="0" w:color="auto"/>
      </w:divBdr>
    </w:div>
    <w:div w:id="1325276700">
      <w:bodyDiv w:val="1"/>
      <w:marLeft w:val="0"/>
      <w:marRight w:val="0"/>
      <w:marTop w:val="0"/>
      <w:marBottom w:val="0"/>
      <w:divBdr>
        <w:top w:val="none" w:sz="0" w:space="0" w:color="auto"/>
        <w:left w:val="none" w:sz="0" w:space="0" w:color="auto"/>
        <w:bottom w:val="none" w:sz="0" w:space="0" w:color="auto"/>
        <w:right w:val="none" w:sz="0" w:space="0" w:color="auto"/>
      </w:divBdr>
    </w:div>
    <w:div w:id="1325277170">
      <w:bodyDiv w:val="1"/>
      <w:marLeft w:val="0"/>
      <w:marRight w:val="0"/>
      <w:marTop w:val="0"/>
      <w:marBottom w:val="0"/>
      <w:divBdr>
        <w:top w:val="none" w:sz="0" w:space="0" w:color="auto"/>
        <w:left w:val="none" w:sz="0" w:space="0" w:color="auto"/>
        <w:bottom w:val="none" w:sz="0" w:space="0" w:color="auto"/>
        <w:right w:val="none" w:sz="0" w:space="0" w:color="auto"/>
      </w:divBdr>
    </w:div>
    <w:div w:id="1326011375">
      <w:bodyDiv w:val="1"/>
      <w:marLeft w:val="0"/>
      <w:marRight w:val="0"/>
      <w:marTop w:val="0"/>
      <w:marBottom w:val="0"/>
      <w:divBdr>
        <w:top w:val="none" w:sz="0" w:space="0" w:color="auto"/>
        <w:left w:val="none" w:sz="0" w:space="0" w:color="auto"/>
        <w:bottom w:val="none" w:sz="0" w:space="0" w:color="auto"/>
        <w:right w:val="none" w:sz="0" w:space="0" w:color="auto"/>
      </w:divBdr>
    </w:div>
    <w:div w:id="1328829085">
      <w:bodyDiv w:val="1"/>
      <w:marLeft w:val="0"/>
      <w:marRight w:val="0"/>
      <w:marTop w:val="0"/>
      <w:marBottom w:val="0"/>
      <w:divBdr>
        <w:top w:val="none" w:sz="0" w:space="0" w:color="auto"/>
        <w:left w:val="none" w:sz="0" w:space="0" w:color="auto"/>
        <w:bottom w:val="none" w:sz="0" w:space="0" w:color="auto"/>
        <w:right w:val="none" w:sz="0" w:space="0" w:color="auto"/>
      </w:divBdr>
    </w:div>
    <w:div w:id="1329092968">
      <w:bodyDiv w:val="1"/>
      <w:marLeft w:val="0"/>
      <w:marRight w:val="0"/>
      <w:marTop w:val="0"/>
      <w:marBottom w:val="0"/>
      <w:divBdr>
        <w:top w:val="none" w:sz="0" w:space="0" w:color="auto"/>
        <w:left w:val="none" w:sz="0" w:space="0" w:color="auto"/>
        <w:bottom w:val="none" w:sz="0" w:space="0" w:color="auto"/>
        <w:right w:val="none" w:sz="0" w:space="0" w:color="auto"/>
      </w:divBdr>
    </w:div>
    <w:div w:id="1329332417">
      <w:bodyDiv w:val="1"/>
      <w:marLeft w:val="0"/>
      <w:marRight w:val="0"/>
      <w:marTop w:val="0"/>
      <w:marBottom w:val="0"/>
      <w:divBdr>
        <w:top w:val="none" w:sz="0" w:space="0" w:color="auto"/>
        <w:left w:val="none" w:sz="0" w:space="0" w:color="auto"/>
        <w:bottom w:val="none" w:sz="0" w:space="0" w:color="auto"/>
        <w:right w:val="none" w:sz="0" w:space="0" w:color="auto"/>
      </w:divBdr>
    </w:div>
    <w:div w:id="1329794537">
      <w:bodyDiv w:val="1"/>
      <w:marLeft w:val="0"/>
      <w:marRight w:val="0"/>
      <w:marTop w:val="0"/>
      <w:marBottom w:val="0"/>
      <w:divBdr>
        <w:top w:val="none" w:sz="0" w:space="0" w:color="auto"/>
        <w:left w:val="none" w:sz="0" w:space="0" w:color="auto"/>
        <w:bottom w:val="none" w:sz="0" w:space="0" w:color="auto"/>
        <w:right w:val="none" w:sz="0" w:space="0" w:color="auto"/>
      </w:divBdr>
    </w:div>
    <w:div w:id="1330055829">
      <w:bodyDiv w:val="1"/>
      <w:marLeft w:val="0"/>
      <w:marRight w:val="0"/>
      <w:marTop w:val="0"/>
      <w:marBottom w:val="0"/>
      <w:divBdr>
        <w:top w:val="none" w:sz="0" w:space="0" w:color="auto"/>
        <w:left w:val="none" w:sz="0" w:space="0" w:color="auto"/>
        <w:bottom w:val="none" w:sz="0" w:space="0" w:color="auto"/>
        <w:right w:val="none" w:sz="0" w:space="0" w:color="auto"/>
      </w:divBdr>
    </w:div>
    <w:div w:id="1330059800">
      <w:bodyDiv w:val="1"/>
      <w:marLeft w:val="0"/>
      <w:marRight w:val="0"/>
      <w:marTop w:val="0"/>
      <w:marBottom w:val="0"/>
      <w:divBdr>
        <w:top w:val="none" w:sz="0" w:space="0" w:color="auto"/>
        <w:left w:val="none" w:sz="0" w:space="0" w:color="auto"/>
        <w:bottom w:val="none" w:sz="0" w:space="0" w:color="auto"/>
        <w:right w:val="none" w:sz="0" w:space="0" w:color="auto"/>
      </w:divBdr>
    </w:div>
    <w:div w:id="1330063801">
      <w:bodyDiv w:val="1"/>
      <w:marLeft w:val="0"/>
      <w:marRight w:val="0"/>
      <w:marTop w:val="0"/>
      <w:marBottom w:val="0"/>
      <w:divBdr>
        <w:top w:val="none" w:sz="0" w:space="0" w:color="auto"/>
        <w:left w:val="none" w:sz="0" w:space="0" w:color="auto"/>
        <w:bottom w:val="none" w:sz="0" w:space="0" w:color="auto"/>
        <w:right w:val="none" w:sz="0" w:space="0" w:color="auto"/>
      </w:divBdr>
    </w:div>
    <w:div w:id="1330140406">
      <w:bodyDiv w:val="1"/>
      <w:marLeft w:val="0"/>
      <w:marRight w:val="0"/>
      <w:marTop w:val="0"/>
      <w:marBottom w:val="0"/>
      <w:divBdr>
        <w:top w:val="none" w:sz="0" w:space="0" w:color="auto"/>
        <w:left w:val="none" w:sz="0" w:space="0" w:color="auto"/>
        <w:bottom w:val="none" w:sz="0" w:space="0" w:color="auto"/>
        <w:right w:val="none" w:sz="0" w:space="0" w:color="auto"/>
      </w:divBdr>
    </w:div>
    <w:div w:id="1330715524">
      <w:bodyDiv w:val="1"/>
      <w:marLeft w:val="0"/>
      <w:marRight w:val="0"/>
      <w:marTop w:val="0"/>
      <w:marBottom w:val="0"/>
      <w:divBdr>
        <w:top w:val="none" w:sz="0" w:space="0" w:color="auto"/>
        <w:left w:val="none" w:sz="0" w:space="0" w:color="auto"/>
        <w:bottom w:val="none" w:sz="0" w:space="0" w:color="auto"/>
        <w:right w:val="none" w:sz="0" w:space="0" w:color="auto"/>
      </w:divBdr>
    </w:div>
    <w:div w:id="1331368557">
      <w:bodyDiv w:val="1"/>
      <w:marLeft w:val="0"/>
      <w:marRight w:val="0"/>
      <w:marTop w:val="0"/>
      <w:marBottom w:val="0"/>
      <w:divBdr>
        <w:top w:val="none" w:sz="0" w:space="0" w:color="auto"/>
        <w:left w:val="none" w:sz="0" w:space="0" w:color="auto"/>
        <w:bottom w:val="none" w:sz="0" w:space="0" w:color="auto"/>
        <w:right w:val="none" w:sz="0" w:space="0" w:color="auto"/>
      </w:divBdr>
    </w:div>
    <w:div w:id="1332021399">
      <w:bodyDiv w:val="1"/>
      <w:marLeft w:val="0"/>
      <w:marRight w:val="0"/>
      <w:marTop w:val="0"/>
      <w:marBottom w:val="0"/>
      <w:divBdr>
        <w:top w:val="none" w:sz="0" w:space="0" w:color="auto"/>
        <w:left w:val="none" w:sz="0" w:space="0" w:color="auto"/>
        <w:bottom w:val="none" w:sz="0" w:space="0" w:color="auto"/>
        <w:right w:val="none" w:sz="0" w:space="0" w:color="auto"/>
      </w:divBdr>
    </w:div>
    <w:div w:id="1332290686">
      <w:bodyDiv w:val="1"/>
      <w:marLeft w:val="0"/>
      <w:marRight w:val="0"/>
      <w:marTop w:val="0"/>
      <w:marBottom w:val="0"/>
      <w:divBdr>
        <w:top w:val="none" w:sz="0" w:space="0" w:color="auto"/>
        <w:left w:val="none" w:sz="0" w:space="0" w:color="auto"/>
        <w:bottom w:val="none" w:sz="0" w:space="0" w:color="auto"/>
        <w:right w:val="none" w:sz="0" w:space="0" w:color="auto"/>
      </w:divBdr>
    </w:div>
    <w:div w:id="1332563912">
      <w:bodyDiv w:val="1"/>
      <w:marLeft w:val="0"/>
      <w:marRight w:val="0"/>
      <w:marTop w:val="0"/>
      <w:marBottom w:val="0"/>
      <w:divBdr>
        <w:top w:val="none" w:sz="0" w:space="0" w:color="auto"/>
        <w:left w:val="none" w:sz="0" w:space="0" w:color="auto"/>
        <w:bottom w:val="none" w:sz="0" w:space="0" w:color="auto"/>
        <w:right w:val="none" w:sz="0" w:space="0" w:color="auto"/>
      </w:divBdr>
    </w:div>
    <w:div w:id="1332679816">
      <w:bodyDiv w:val="1"/>
      <w:marLeft w:val="0"/>
      <w:marRight w:val="0"/>
      <w:marTop w:val="0"/>
      <w:marBottom w:val="0"/>
      <w:divBdr>
        <w:top w:val="none" w:sz="0" w:space="0" w:color="auto"/>
        <w:left w:val="none" w:sz="0" w:space="0" w:color="auto"/>
        <w:bottom w:val="none" w:sz="0" w:space="0" w:color="auto"/>
        <w:right w:val="none" w:sz="0" w:space="0" w:color="auto"/>
      </w:divBdr>
    </w:div>
    <w:div w:id="1332759400">
      <w:bodyDiv w:val="1"/>
      <w:marLeft w:val="0"/>
      <w:marRight w:val="0"/>
      <w:marTop w:val="0"/>
      <w:marBottom w:val="0"/>
      <w:divBdr>
        <w:top w:val="none" w:sz="0" w:space="0" w:color="auto"/>
        <w:left w:val="none" w:sz="0" w:space="0" w:color="auto"/>
        <w:bottom w:val="none" w:sz="0" w:space="0" w:color="auto"/>
        <w:right w:val="none" w:sz="0" w:space="0" w:color="auto"/>
      </w:divBdr>
    </w:div>
    <w:div w:id="1334065636">
      <w:bodyDiv w:val="1"/>
      <w:marLeft w:val="0"/>
      <w:marRight w:val="0"/>
      <w:marTop w:val="0"/>
      <w:marBottom w:val="0"/>
      <w:divBdr>
        <w:top w:val="none" w:sz="0" w:space="0" w:color="auto"/>
        <w:left w:val="none" w:sz="0" w:space="0" w:color="auto"/>
        <w:bottom w:val="none" w:sz="0" w:space="0" w:color="auto"/>
        <w:right w:val="none" w:sz="0" w:space="0" w:color="auto"/>
      </w:divBdr>
    </w:div>
    <w:div w:id="1334838787">
      <w:bodyDiv w:val="1"/>
      <w:marLeft w:val="0"/>
      <w:marRight w:val="0"/>
      <w:marTop w:val="0"/>
      <w:marBottom w:val="0"/>
      <w:divBdr>
        <w:top w:val="none" w:sz="0" w:space="0" w:color="auto"/>
        <w:left w:val="none" w:sz="0" w:space="0" w:color="auto"/>
        <w:bottom w:val="none" w:sz="0" w:space="0" w:color="auto"/>
        <w:right w:val="none" w:sz="0" w:space="0" w:color="auto"/>
      </w:divBdr>
    </w:div>
    <w:div w:id="1335575228">
      <w:bodyDiv w:val="1"/>
      <w:marLeft w:val="0"/>
      <w:marRight w:val="0"/>
      <w:marTop w:val="0"/>
      <w:marBottom w:val="0"/>
      <w:divBdr>
        <w:top w:val="none" w:sz="0" w:space="0" w:color="auto"/>
        <w:left w:val="none" w:sz="0" w:space="0" w:color="auto"/>
        <w:bottom w:val="none" w:sz="0" w:space="0" w:color="auto"/>
        <w:right w:val="none" w:sz="0" w:space="0" w:color="auto"/>
      </w:divBdr>
    </w:div>
    <w:div w:id="1335648396">
      <w:bodyDiv w:val="1"/>
      <w:marLeft w:val="0"/>
      <w:marRight w:val="0"/>
      <w:marTop w:val="0"/>
      <w:marBottom w:val="0"/>
      <w:divBdr>
        <w:top w:val="none" w:sz="0" w:space="0" w:color="auto"/>
        <w:left w:val="none" w:sz="0" w:space="0" w:color="auto"/>
        <w:bottom w:val="none" w:sz="0" w:space="0" w:color="auto"/>
        <w:right w:val="none" w:sz="0" w:space="0" w:color="auto"/>
      </w:divBdr>
    </w:div>
    <w:div w:id="1336570396">
      <w:bodyDiv w:val="1"/>
      <w:marLeft w:val="0"/>
      <w:marRight w:val="0"/>
      <w:marTop w:val="0"/>
      <w:marBottom w:val="0"/>
      <w:divBdr>
        <w:top w:val="none" w:sz="0" w:space="0" w:color="auto"/>
        <w:left w:val="none" w:sz="0" w:space="0" w:color="auto"/>
        <w:bottom w:val="none" w:sz="0" w:space="0" w:color="auto"/>
        <w:right w:val="none" w:sz="0" w:space="0" w:color="auto"/>
      </w:divBdr>
    </w:div>
    <w:div w:id="1337077231">
      <w:bodyDiv w:val="1"/>
      <w:marLeft w:val="0"/>
      <w:marRight w:val="0"/>
      <w:marTop w:val="0"/>
      <w:marBottom w:val="0"/>
      <w:divBdr>
        <w:top w:val="none" w:sz="0" w:space="0" w:color="auto"/>
        <w:left w:val="none" w:sz="0" w:space="0" w:color="auto"/>
        <w:bottom w:val="none" w:sz="0" w:space="0" w:color="auto"/>
        <w:right w:val="none" w:sz="0" w:space="0" w:color="auto"/>
      </w:divBdr>
    </w:div>
    <w:div w:id="1338536816">
      <w:bodyDiv w:val="1"/>
      <w:marLeft w:val="0"/>
      <w:marRight w:val="0"/>
      <w:marTop w:val="0"/>
      <w:marBottom w:val="0"/>
      <w:divBdr>
        <w:top w:val="none" w:sz="0" w:space="0" w:color="auto"/>
        <w:left w:val="none" w:sz="0" w:space="0" w:color="auto"/>
        <w:bottom w:val="none" w:sz="0" w:space="0" w:color="auto"/>
        <w:right w:val="none" w:sz="0" w:space="0" w:color="auto"/>
      </w:divBdr>
    </w:div>
    <w:div w:id="1339042442">
      <w:bodyDiv w:val="1"/>
      <w:marLeft w:val="0"/>
      <w:marRight w:val="0"/>
      <w:marTop w:val="0"/>
      <w:marBottom w:val="0"/>
      <w:divBdr>
        <w:top w:val="none" w:sz="0" w:space="0" w:color="auto"/>
        <w:left w:val="none" w:sz="0" w:space="0" w:color="auto"/>
        <w:bottom w:val="none" w:sz="0" w:space="0" w:color="auto"/>
        <w:right w:val="none" w:sz="0" w:space="0" w:color="auto"/>
      </w:divBdr>
    </w:div>
    <w:div w:id="1339579591">
      <w:bodyDiv w:val="1"/>
      <w:marLeft w:val="0"/>
      <w:marRight w:val="0"/>
      <w:marTop w:val="0"/>
      <w:marBottom w:val="0"/>
      <w:divBdr>
        <w:top w:val="none" w:sz="0" w:space="0" w:color="auto"/>
        <w:left w:val="none" w:sz="0" w:space="0" w:color="auto"/>
        <w:bottom w:val="none" w:sz="0" w:space="0" w:color="auto"/>
        <w:right w:val="none" w:sz="0" w:space="0" w:color="auto"/>
      </w:divBdr>
    </w:div>
    <w:div w:id="1339845548">
      <w:bodyDiv w:val="1"/>
      <w:marLeft w:val="0"/>
      <w:marRight w:val="0"/>
      <w:marTop w:val="0"/>
      <w:marBottom w:val="0"/>
      <w:divBdr>
        <w:top w:val="none" w:sz="0" w:space="0" w:color="auto"/>
        <w:left w:val="none" w:sz="0" w:space="0" w:color="auto"/>
        <w:bottom w:val="none" w:sz="0" w:space="0" w:color="auto"/>
        <w:right w:val="none" w:sz="0" w:space="0" w:color="auto"/>
      </w:divBdr>
    </w:div>
    <w:div w:id="1340503144">
      <w:bodyDiv w:val="1"/>
      <w:marLeft w:val="0"/>
      <w:marRight w:val="0"/>
      <w:marTop w:val="0"/>
      <w:marBottom w:val="0"/>
      <w:divBdr>
        <w:top w:val="none" w:sz="0" w:space="0" w:color="auto"/>
        <w:left w:val="none" w:sz="0" w:space="0" w:color="auto"/>
        <w:bottom w:val="none" w:sz="0" w:space="0" w:color="auto"/>
        <w:right w:val="none" w:sz="0" w:space="0" w:color="auto"/>
      </w:divBdr>
    </w:div>
    <w:div w:id="1342046886">
      <w:bodyDiv w:val="1"/>
      <w:marLeft w:val="0"/>
      <w:marRight w:val="0"/>
      <w:marTop w:val="0"/>
      <w:marBottom w:val="0"/>
      <w:divBdr>
        <w:top w:val="none" w:sz="0" w:space="0" w:color="auto"/>
        <w:left w:val="none" w:sz="0" w:space="0" w:color="auto"/>
        <w:bottom w:val="none" w:sz="0" w:space="0" w:color="auto"/>
        <w:right w:val="none" w:sz="0" w:space="0" w:color="auto"/>
      </w:divBdr>
    </w:div>
    <w:div w:id="1343360177">
      <w:bodyDiv w:val="1"/>
      <w:marLeft w:val="0"/>
      <w:marRight w:val="0"/>
      <w:marTop w:val="0"/>
      <w:marBottom w:val="0"/>
      <w:divBdr>
        <w:top w:val="none" w:sz="0" w:space="0" w:color="auto"/>
        <w:left w:val="none" w:sz="0" w:space="0" w:color="auto"/>
        <w:bottom w:val="none" w:sz="0" w:space="0" w:color="auto"/>
        <w:right w:val="none" w:sz="0" w:space="0" w:color="auto"/>
      </w:divBdr>
    </w:div>
    <w:div w:id="1344866733">
      <w:bodyDiv w:val="1"/>
      <w:marLeft w:val="0"/>
      <w:marRight w:val="0"/>
      <w:marTop w:val="0"/>
      <w:marBottom w:val="0"/>
      <w:divBdr>
        <w:top w:val="none" w:sz="0" w:space="0" w:color="auto"/>
        <w:left w:val="none" w:sz="0" w:space="0" w:color="auto"/>
        <w:bottom w:val="none" w:sz="0" w:space="0" w:color="auto"/>
        <w:right w:val="none" w:sz="0" w:space="0" w:color="auto"/>
      </w:divBdr>
    </w:div>
    <w:div w:id="1345596520">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47292438">
      <w:bodyDiv w:val="1"/>
      <w:marLeft w:val="0"/>
      <w:marRight w:val="0"/>
      <w:marTop w:val="0"/>
      <w:marBottom w:val="0"/>
      <w:divBdr>
        <w:top w:val="none" w:sz="0" w:space="0" w:color="auto"/>
        <w:left w:val="none" w:sz="0" w:space="0" w:color="auto"/>
        <w:bottom w:val="none" w:sz="0" w:space="0" w:color="auto"/>
        <w:right w:val="none" w:sz="0" w:space="0" w:color="auto"/>
      </w:divBdr>
    </w:div>
    <w:div w:id="1349022070">
      <w:bodyDiv w:val="1"/>
      <w:marLeft w:val="0"/>
      <w:marRight w:val="0"/>
      <w:marTop w:val="0"/>
      <w:marBottom w:val="0"/>
      <w:divBdr>
        <w:top w:val="none" w:sz="0" w:space="0" w:color="auto"/>
        <w:left w:val="none" w:sz="0" w:space="0" w:color="auto"/>
        <w:bottom w:val="none" w:sz="0" w:space="0" w:color="auto"/>
        <w:right w:val="none" w:sz="0" w:space="0" w:color="auto"/>
      </w:divBdr>
    </w:div>
    <w:div w:id="1349067839">
      <w:bodyDiv w:val="1"/>
      <w:marLeft w:val="0"/>
      <w:marRight w:val="0"/>
      <w:marTop w:val="0"/>
      <w:marBottom w:val="0"/>
      <w:divBdr>
        <w:top w:val="none" w:sz="0" w:space="0" w:color="auto"/>
        <w:left w:val="none" w:sz="0" w:space="0" w:color="auto"/>
        <w:bottom w:val="none" w:sz="0" w:space="0" w:color="auto"/>
        <w:right w:val="none" w:sz="0" w:space="0" w:color="auto"/>
      </w:divBdr>
    </w:div>
    <w:div w:id="1349529578">
      <w:bodyDiv w:val="1"/>
      <w:marLeft w:val="0"/>
      <w:marRight w:val="0"/>
      <w:marTop w:val="0"/>
      <w:marBottom w:val="0"/>
      <w:divBdr>
        <w:top w:val="none" w:sz="0" w:space="0" w:color="auto"/>
        <w:left w:val="none" w:sz="0" w:space="0" w:color="auto"/>
        <w:bottom w:val="none" w:sz="0" w:space="0" w:color="auto"/>
        <w:right w:val="none" w:sz="0" w:space="0" w:color="auto"/>
      </w:divBdr>
    </w:div>
    <w:div w:id="1350258614">
      <w:bodyDiv w:val="1"/>
      <w:marLeft w:val="0"/>
      <w:marRight w:val="0"/>
      <w:marTop w:val="0"/>
      <w:marBottom w:val="0"/>
      <w:divBdr>
        <w:top w:val="none" w:sz="0" w:space="0" w:color="auto"/>
        <w:left w:val="none" w:sz="0" w:space="0" w:color="auto"/>
        <w:bottom w:val="none" w:sz="0" w:space="0" w:color="auto"/>
        <w:right w:val="none" w:sz="0" w:space="0" w:color="auto"/>
      </w:divBdr>
    </w:div>
    <w:div w:id="1351374546">
      <w:bodyDiv w:val="1"/>
      <w:marLeft w:val="0"/>
      <w:marRight w:val="0"/>
      <w:marTop w:val="0"/>
      <w:marBottom w:val="0"/>
      <w:divBdr>
        <w:top w:val="none" w:sz="0" w:space="0" w:color="auto"/>
        <w:left w:val="none" w:sz="0" w:space="0" w:color="auto"/>
        <w:bottom w:val="none" w:sz="0" w:space="0" w:color="auto"/>
        <w:right w:val="none" w:sz="0" w:space="0" w:color="auto"/>
      </w:divBdr>
    </w:div>
    <w:div w:id="1352536424">
      <w:bodyDiv w:val="1"/>
      <w:marLeft w:val="0"/>
      <w:marRight w:val="0"/>
      <w:marTop w:val="0"/>
      <w:marBottom w:val="0"/>
      <w:divBdr>
        <w:top w:val="none" w:sz="0" w:space="0" w:color="auto"/>
        <w:left w:val="none" w:sz="0" w:space="0" w:color="auto"/>
        <w:bottom w:val="none" w:sz="0" w:space="0" w:color="auto"/>
        <w:right w:val="none" w:sz="0" w:space="0" w:color="auto"/>
      </w:divBdr>
    </w:div>
    <w:div w:id="1352881568">
      <w:bodyDiv w:val="1"/>
      <w:marLeft w:val="0"/>
      <w:marRight w:val="0"/>
      <w:marTop w:val="0"/>
      <w:marBottom w:val="0"/>
      <w:divBdr>
        <w:top w:val="none" w:sz="0" w:space="0" w:color="auto"/>
        <w:left w:val="none" w:sz="0" w:space="0" w:color="auto"/>
        <w:bottom w:val="none" w:sz="0" w:space="0" w:color="auto"/>
        <w:right w:val="none" w:sz="0" w:space="0" w:color="auto"/>
      </w:divBdr>
    </w:div>
    <w:div w:id="1354070301">
      <w:bodyDiv w:val="1"/>
      <w:marLeft w:val="0"/>
      <w:marRight w:val="0"/>
      <w:marTop w:val="0"/>
      <w:marBottom w:val="0"/>
      <w:divBdr>
        <w:top w:val="none" w:sz="0" w:space="0" w:color="auto"/>
        <w:left w:val="none" w:sz="0" w:space="0" w:color="auto"/>
        <w:bottom w:val="none" w:sz="0" w:space="0" w:color="auto"/>
        <w:right w:val="none" w:sz="0" w:space="0" w:color="auto"/>
      </w:divBdr>
    </w:div>
    <w:div w:id="1355032320">
      <w:bodyDiv w:val="1"/>
      <w:marLeft w:val="0"/>
      <w:marRight w:val="0"/>
      <w:marTop w:val="0"/>
      <w:marBottom w:val="0"/>
      <w:divBdr>
        <w:top w:val="none" w:sz="0" w:space="0" w:color="auto"/>
        <w:left w:val="none" w:sz="0" w:space="0" w:color="auto"/>
        <w:bottom w:val="none" w:sz="0" w:space="0" w:color="auto"/>
        <w:right w:val="none" w:sz="0" w:space="0" w:color="auto"/>
      </w:divBdr>
    </w:div>
    <w:div w:id="1355300544">
      <w:bodyDiv w:val="1"/>
      <w:marLeft w:val="0"/>
      <w:marRight w:val="0"/>
      <w:marTop w:val="0"/>
      <w:marBottom w:val="0"/>
      <w:divBdr>
        <w:top w:val="none" w:sz="0" w:space="0" w:color="auto"/>
        <w:left w:val="none" w:sz="0" w:space="0" w:color="auto"/>
        <w:bottom w:val="none" w:sz="0" w:space="0" w:color="auto"/>
        <w:right w:val="none" w:sz="0" w:space="0" w:color="auto"/>
      </w:divBdr>
    </w:div>
    <w:div w:id="1355616137">
      <w:bodyDiv w:val="1"/>
      <w:marLeft w:val="0"/>
      <w:marRight w:val="0"/>
      <w:marTop w:val="0"/>
      <w:marBottom w:val="0"/>
      <w:divBdr>
        <w:top w:val="none" w:sz="0" w:space="0" w:color="auto"/>
        <w:left w:val="none" w:sz="0" w:space="0" w:color="auto"/>
        <w:bottom w:val="none" w:sz="0" w:space="0" w:color="auto"/>
        <w:right w:val="none" w:sz="0" w:space="0" w:color="auto"/>
      </w:divBdr>
    </w:div>
    <w:div w:id="1356495613">
      <w:bodyDiv w:val="1"/>
      <w:marLeft w:val="0"/>
      <w:marRight w:val="0"/>
      <w:marTop w:val="0"/>
      <w:marBottom w:val="0"/>
      <w:divBdr>
        <w:top w:val="none" w:sz="0" w:space="0" w:color="auto"/>
        <w:left w:val="none" w:sz="0" w:space="0" w:color="auto"/>
        <w:bottom w:val="none" w:sz="0" w:space="0" w:color="auto"/>
        <w:right w:val="none" w:sz="0" w:space="0" w:color="auto"/>
      </w:divBdr>
    </w:div>
    <w:div w:id="1356620011">
      <w:bodyDiv w:val="1"/>
      <w:marLeft w:val="0"/>
      <w:marRight w:val="0"/>
      <w:marTop w:val="0"/>
      <w:marBottom w:val="0"/>
      <w:divBdr>
        <w:top w:val="none" w:sz="0" w:space="0" w:color="auto"/>
        <w:left w:val="none" w:sz="0" w:space="0" w:color="auto"/>
        <w:bottom w:val="none" w:sz="0" w:space="0" w:color="auto"/>
        <w:right w:val="none" w:sz="0" w:space="0" w:color="auto"/>
      </w:divBdr>
    </w:div>
    <w:div w:id="1356997177">
      <w:bodyDiv w:val="1"/>
      <w:marLeft w:val="0"/>
      <w:marRight w:val="0"/>
      <w:marTop w:val="0"/>
      <w:marBottom w:val="0"/>
      <w:divBdr>
        <w:top w:val="none" w:sz="0" w:space="0" w:color="auto"/>
        <w:left w:val="none" w:sz="0" w:space="0" w:color="auto"/>
        <w:bottom w:val="none" w:sz="0" w:space="0" w:color="auto"/>
        <w:right w:val="none" w:sz="0" w:space="0" w:color="auto"/>
      </w:divBdr>
    </w:div>
    <w:div w:id="1359118190">
      <w:bodyDiv w:val="1"/>
      <w:marLeft w:val="0"/>
      <w:marRight w:val="0"/>
      <w:marTop w:val="0"/>
      <w:marBottom w:val="0"/>
      <w:divBdr>
        <w:top w:val="none" w:sz="0" w:space="0" w:color="auto"/>
        <w:left w:val="none" w:sz="0" w:space="0" w:color="auto"/>
        <w:bottom w:val="none" w:sz="0" w:space="0" w:color="auto"/>
        <w:right w:val="none" w:sz="0" w:space="0" w:color="auto"/>
      </w:divBdr>
    </w:div>
    <w:div w:id="1359164491">
      <w:bodyDiv w:val="1"/>
      <w:marLeft w:val="0"/>
      <w:marRight w:val="0"/>
      <w:marTop w:val="0"/>
      <w:marBottom w:val="0"/>
      <w:divBdr>
        <w:top w:val="none" w:sz="0" w:space="0" w:color="auto"/>
        <w:left w:val="none" w:sz="0" w:space="0" w:color="auto"/>
        <w:bottom w:val="none" w:sz="0" w:space="0" w:color="auto"/>
        <w:right w:val="none" w:sz="0" w:space="0" w:color="auto"/>
      </w:divBdr>
    </w:div>
    <w:div w:id="1359699976">
      <w:bodyDiv w:val="1"/>
      <w:marLeft w:val="0"/>
      <w:marRight w:val="0"/>
      <w:marTop w:val="0"/>
      <w:marBottom w:val="0"/>
      <w:divBdr>
        <w:top w:val="none" w:sz="0" w:space="0" w:color="auto"/>
        <w:left w:val="none" w:sz="0" w:space="0" w:color="auto"/>
        <w:bottom w:val="none" w:sz="0" w:space="0" w:color="auto"/>
        <w:right w:val="none" w:sz="0" w:space="0" w:color="auto"/>
      </w:divBdr>
    </w:div>
    <w:div w:id="1359772368">
      <w:bodyDiv w:val="1"/>
      <w:marLeft w:val="0"/>
      <w:marRight w:val="0"/>
      <w:marTop w:val="0"/>
      <w:marBottom w:val="0"/>
      <w:divBdr>
        <w:top w:val="none" w:sz="0" w:space="0" w:color="auto"/>
        <w:left w:val="none" w:sz="0" w:space="0" w:color="auto"/>
        <w:bottom w:val="none" w:sz="0" w:space="0" w:color="auto"/>
        <w:right w:val="none" w:sz="0" w:space="0" w:color="auto"/>
      </w:divBdr>
    </w:div>
    <w:div w:id="1360744267">
      <w:bodyDiv w:val="1"/>
      <w:marLeft w:val="0"/>
      <w:marRight w:val="0"/>
      <w:marTop w:val="0"/>
      <w:marBottom w:val="0"/>
      <w:divBdr>
        <w:top w:val="none" w:sz="0" w:space="0" w:color="auto"/>
        <w:left w:val="none" w:sz="0" w:space="0" w:color="auto"/>
        <w:bottom w:val="none" w:sz="0" w:space="0" w:color="auto"/>
        <w:right w:val="none" w:sz="0" w:space="0" w:color="auto"/>
      </w:divBdr>
    </w:div>
    <w:div w:id="1361935223">
      <w:bodyDiv w:val="1"/>
      <w:marLeft w:val="0"/>
      <w:marRight w:val="0"/>
      <w:marTop w:val="0"/>
      <w:marBottom w:val="0"/>
      <w:divBdr>
        <w:top w:val="none" w:sz="0" w:space="0" w:color="auto"/>
        <w:left w:val="none" w:sz="0" w:space="0" w:color="auto"/>
        <w:bottom w:val="none" w:sz="0" w:space="0" w:color="auto"/>
        <w:right w:val="none" w:sz="0" w:space="0" w:color="auto"/>
      </w:divBdr>
    </w:div>
    <w:div w:id="1361970995">
      <w:bodyDiv w:val="1"/>
      <w:marLeft w:val="0"/>
      <w:marRight w:val="0"/>
      <w:marTop w:val="0"/>
      <w:marBottom w:val="0"/>
      <w:divBdr>
        <w:top w:val="none" w:sz="0" w:space="0" w:color="auto"/>
        <w:left w:val="none" w:sz="0" w:space="0" w:color="auto"/>
        <w:bottom w:val="none" w:sz="0" w:space="0" w:color="auto"/>
        <w:right w:val="none" w:sz="0" w:space="0" w:color="auto"/>
      </w:divBdr>
    </w:div>
    <w:div w:id="1362701873">
      <w:bodyDiv w:val="1"/>
      <w:marLeft w:val="0"/>
      <w:marRight w:val="0"/>
      <w:marTop w:val="0"/>
      <w:marBottom w:val="0"/>
      <w:divBdr>
        <w:top w:val="none" w:sz="0" w:space="0" w:color="auto"/>
        <w:left w:val="none" w:sz="0" w:space="0" w:color="auto"/>
        <w:bottom w:val="none" w:sz="0" w:space="0" w:color="auto"/>
        <w:right w:val="none" w:sz="0" w:space="0" w:color="auto"/>
      </w:divBdr>
    </w:div>
    <w:div w:id="1364211198">
      <w:bodyDiv w:val="1"/>
      <w:marLeft w:val="0"/>
      <w:marRight w:val="0"/>
      <w:marTop w:val="0"/>
      <w:marBottom w:val="0"/>
      <w:divBdr>
        <w:top w:val="none" w:sz="0" w:space="0" w:color="auto"/>
        <w:left w:val="none" w:sz="0" w:space="0" w:color="auto"/>
        <w:bottom w:val="none" w:sz="0" w:space="0" w:color="auto"/>
        <w:right w:val="none" w:sz="0" w:space="0" w:color="auto"/>
      </w:divBdr>
    </w:div>
    <w:div w:id="1367366330">
      <w:bodyDiv w:val="1"/>
      <w:marLeft w:val="0"/>
      <w:marRight w:val="0"/>
      <w:marTop w:val="0"/>
      <w:marBottom w:val="0"/>
      <w:divBdr>
        <w:top w:val="none" w:sz="0" w:space="0" w:color="auto"/>
        <w:left w:val="none" w:sz="0" w:space="0" w:color="auto"/>
        <w:bottom w:val="none" w:sz="0" w:space="0" w:color="auto"/>
        <w:right w:val="none" w:sz="0" w:space="0" w:color="auto"/>
      </w:divBdr>
    </w:div>
    <w:div w:id="1368720851">
      <w:bodyDiv w:val="1"/>
      <w:marLeft w:val="0"/>
      <w:marRight w:val="0"/>
      <w:marTop w:val="0"/>
      <w:marBottom w:val="0"/>
      <w:divBdr>
        <w:top w:val="none" w:sz="0" w:space="0" w:color="auto"/>
        <w:left w:val="none" w:sz="0" w:space="0" w:color="auto"/>
        <w:bottom w:val="none" w:sz="0" w:space="0" w:color="auto"/>
        <w:right w:val="none" w:sz="0" w:space="0" w:color="auto"/>
      </w:divBdr>
    </w:div>
    <w:div w:id="1369335782">
      <w:bodyDiv w:val="1"/>
      <w:marLeft w:val="0"/>
      <w:marRight w:val="0"/>
      <w:marTop w:val="0"/>
      <w:marBottom w:val="0"/>
      <w:divBdr>
        <w:top w:val="none" w:sz="0" w:space="0" w:color="auto"/>
        <w:left w:val="none" w:sz="0" w:space="0" w:color="auto"/>
        <w:bottom w:val="none" w:sz="0" w:space="0" w:color="auto"/>
        <w:right w:val="none" w:sz="0" w:space="0" w:color="auto"/>
      </w:divBdr>
    </w:div>
    <w:div w:id="1369455679">
      <w:bodyDiv w:val="1"/>
      <w:marLeft w:val="0"/>
      <w:marRight w:val="0"/>
      <w:marTop w:val="0"/>
      <w:marBottom w:val="0"/>
      <w:divBdr>
        <w:top w:val="none" w:sz="0" w:space="0" w:color="auto"/>
        <w:left w:val="none" w:sz="0" w:space="0" w:color="auto"/>
        <w:bottom w:val="none" w:sz="0" w:space="0" w:color="auto"/>
        <w:right w:val="none" w:sz="0" w:space="0" w:color="auto"/>
      </w:divBdr>
    </w:div>
    <w:div w:id="1369571610">
      <w:bodyDiv w:val="1"/>
      <w:marLeft w:val="0"/>
      <w:marRight w:val="0"/>
      <w:marTop w:val="0"/>
      <w:marBottom w:val="0"/>
      <w:divBdr>
        <w:top w:val="none" w:sz="0" w:space="0" w:color="auto"/>
        <w:left w:val="none" w:sz="0" w:space="0" w:color="auto"/>
        <w:bottom w:val="none" w:sz="0" w:space="0" w:color="auto"/>
        <w:right w:val="none" w:sz="0" w:space="0" w:color="auto"/>
      </w:divBdr>
    </w:div>
    <w:div w:id="1369800239">
      <w:bodyDiv w:val="1"/>
      <w:marLeft w:val="0"/>
      <w:marRight w:val="0"/>
      <w:marTop w:val="0"/>
      <w:marBottom w:val="0"/>
      <w:divBdr>
        <w:top w:val="none" w:sz="0" w:space="0" w:color="auto"/>
        <w:left w:val="none" w:sz="0" w:space="0" w:color="auto"/>
        <w:bottom w:val="none" w:sz="0" w:space="0" w:color="auto"/>
        <w:right w:val="none" w:sz="0" w:space="0" w:color="auto"/>
      </w:divBdr>
    </w:div>
    <w:div w:id="1370107023">
      <w:bodyDiv w:val="1"/>
      <w:marLeft w:val="0"/>
      <w:marRight w:val="0"/>
      <w:marTop w:val="0"/>
      <w:marBottom w:val="0"/>
      <w:divBdr>
        <w:top w:val="none" w:sz="0" w:space="0" w:color="auto"/>
        <w:left w:val="none" w:sz="0" w:space="0" w:color="auto"/>
        <w:bottom w:val="none" w:sz="0" w:space="0" w:color="auto"/>
        <w:right w:val="none" w:sz="0" w:space="0" w:color="auto"/>
      </w:divBdr>
    </w:div>
    <w:div w:id="1371297517">
      <w:bodyDiv w:val="1"/>
      <w:marLeft w:val="0"/>
      <w:marRight w:val="0"/>
      <w:marTop w:val="0"/>
      <w:marBottom w:val="0"/>
      <w:divBdr>
        <w:top w:val="none" w:sz="0" w:space="0" w:color="auto"/>
        <w:left w:val="none" w:sz="0" w:space="0" w:color="auto"/>
        <w:bottom w:val="none" w:sz="0" w:space="0" w:color="auto"/>
        <w:right w:val="none" w:sz="0" w:space="0" w:color="auto"/>
      </w:divBdr>
    </w:div>
    <w:div w:id="1373505313">
      <w:bodyDiv w:val="1"/>
      <w:marLeft w:val="0"/>
      <w:marRight w:val="0"/>
      <w:marTop w:val="0"/>
      <w:marBottom w:val="0"/>
      <w:divBdr>
        <w:top w:val="none" w:sz="0" w:space="0" w:color="auto"/>
        <w:left w:val="none" w:sz="0" w:space="0" w:color="auto"/>
        <w:bottom w:val="none" w:sz="0" w:space="0" w:color="auto"/>
        <w:right w:val="none" w:sz="0" w:space="0" w:color="auto"/>
      </w:divBdr>
    </w:div>
    <w:div w:id="1374118012">
      <w:bodyDiv w:val="1"/>
      <w:marLeft w:val="0"/>
      <w:marRight w:val="0"/>
      <w:marTop w:val="0"/>
      <w:marBottom w:val="0"/>
      <w:divBdr>
        <w:top w:val="none" w:sz="0" w:space="0" w:color="auto"/>
        <w:left w:val="none" w:sz="0" w:space="0" w:color="auto"/>
        <w:bottom w:val="none" w:sz="0" w:space="0" w:color="auto"/>
        <w:right w:val="none" w:sz="0" w:space="0" w:color="auto"/>
      </w:divBdr>
    </w:div>
    <w:div w:id="1376007610">
      <w:bodyDiv w:val="1"/>
      <w:marLeft w:val="0"/>
      <w:marRight w:val="0"/>
      <w:marTop w:val="0"/>
      <w:marBottom w:val="0"/>
      <w:divBdr>
        <w:top w:val="none" w:sz="0" w:space="0" w:color="auto"/>
        <w:left w:val="none" w:sz="0" w:space="0" w:color="auto"/>
        <w:bottom w:val="none" w:sz="0" w:space="0" w:color="auto"/>
        <w:right w:val="none" w:sz="0" w:space="0" w:color="auto"/>
      </w:divBdr>
    </w:div>
    <w:div w:id="1376396097">
      <w:bodyDiv w:val="1"/>
      <w:marLeft w:val="0"/>
      <w:marRight w:val="0"/>
      <w:marTop w:val="0"/>
      <w:marBottom w:val="0"/>
      <w:divBdr>
        <w:top w:val="none" w:sz="0" w:space="0" w:color="auto"/>
        <w:left w:val="none" w:sz="0" w:space="0" w:color="auto"/>
        <w:bottom w:val="none" w:sz="0" w:space="0" w:color="auto"/>
        <w:right w:val="none" w:sz="0" w:space="0" w:color="auto"/>
      </w:divBdr>
    </w:div>
    <w:div w:id="1376542191">
      <w:bodyDiv w:val="1"/>
      <w:marLeft w:val="0"/>
      <w:marRight w:val="0"/>
      <w:marTop w:val="0"/>
      <w:marBottom w:val="0"/>
      <w:divBdr>
        <w:top w:val="none" w:sz="0" w:space="0" w:color="auto"/>
        <w:left w:val="none" w:sz="0" w:space="0" w:color="auto"/>
        <w:bottom w:val="none" w:sz="0" w:space="0" w:color="auto"/>
        <w:right w:val="none" w:sz="0" w:space="0" w:color="auto"/>
      </w:divBdr>
    </w:div>
    <w:div w:id="1376660089">
      <w:bodyDiv w:val="1"/>
      <w:marLeft w:val="0"/>
      <w:marRight w:val="0"/>
      <w:marTop w:val="0"/>
      <w:marBottom w:val="0"/>
      <w:divBdr>
        <w:top w:val="none" w:sz="0" w:space="0" w:color="auto"/>
        <w:left w:val="none" w:sz="0" w:space="0" w:color="auto"/>
        <w:bottom w:val="none" w:sz="0" w:space="0" w:color="auto"/>
        <w:right w:val="none" w:sz="0" w:space="0" w:color="auto"/>
      </w:divBdr>
    </w:div>
    <w:div w:id="1378164948">
      <w:bodyDiv w:val="1"/>
      <w:marLeft w:val="0"/>
      <w:marRight w:val="0"/>
      <w:marTop w:val="0"/>
      <w:marBottom w:val="0"/>
      <w:divBdr>
        <w:top w:val="none" w:sz="0" w:space="0" w:color="auto"/>
        <w:left w:val="none" w:sz="0" w:space="0" w:color="auto"/>
        <w:bottom w:val="none" w:sz="0" w:space="0" w:color="auto"/>
        <w:right w:val="none" w:sz="0" w:space="0" w:color="auto"/>
      </w:divBdr>
    </w:div>
    <w:div w:id="1379015069">
      <w:bodyDiv w:val="1"/>
      <w:marLeft w:val="0"/>
      <w:marRight w:val="0"/>
      <w:marTop w:val="0"/>
      <w:marBottom w:val="0"/>
      <w:divBdr>
        <w:top w:val="none" w:sz="0" w:space="0" w:color="auto"/>
        <w:left w:val="none" w:sz="0" w:space="0" w:color="auto"/>
        <w:bottom w:val="none" w:sz="0" w:space="0" w:color="auto"/>
        <w:right w:val="none" w:sz="0" w:space="0" w:color="auto"/>
      </w:divBdr>
    </w:div>
    <w:div w:id="1379938836">
      <w:bodyDiv w:val="1"/>
      <w:marLeft w:val="0"/>
      <w:marRight w:val="0"/>
      <w:marTop w:val="0"/>
      <w:marBottom w:val="0"/>
      <w:divBdr>
        <w:top w:val="none" w:sz="0" w:space="0" w:color="auto"/>
        <w:left w:val="none" w:sz="0" w:space="0" w:color="auto"/>
        <w:bottom w:val="none" w:sz="0" w:space="0" w:color="auto"/>
        <w:right w:val="none" w:sz="0" w:space="0" w:color="auto"/>
      </w:divBdr>
    </w:div>
    <w:div w:id="1380319629">
      <w:bodyDiv w:val="1"/>
      <w:marLeft w:val="0"/>
      <w:marRight w:val="0"/>
      <w:marTop w:val="0"/>
      <w:marBottom w:val="0"/>
      <w:divBdr>
        <w:top w:val="none" w:sz="0" w:space="0" w:color="auto"/>
        <w:left w:val="none" w:sz="0" w:space="0" w:color="auto"/>
        <w:bottom w:val="none" w:sz="0" w:space="0" w:color="auto"/>
        <w:right w:val="none" w:sz="0" w:space="0" w:color="auto"/>
      </w:divBdr>
    </w:div>
    <w:div w:id="1380474307">
      <w:bodyDiv w:val="1"/>
      <w:marLeft w:val="0"/>
      <w:marRight w:val="0"/>
      <w:marTop w:val="0"/>
      <w:marBottom w:val="0"/>
      <w:divBdr>
        <w:top w:val="none" w:sz="0" w:space="0" w:color="auto"/>
        <w:left w:val="none" w:sz="0" w:space="0" w:color="auto"/>
        <w:bottom w:val="none" w:sz="0" w:space="0" w:color="auto"/>
        <w:right w:val="none" w:sz="0" w:space="0" w:color="auto"/>
      </w:divBdr>
    </w:div>
    <w:div w:id="1382747146">
      <w:bodyDiv w:val="1"/>
      <w:marLeft w:val="0"/>
      <w:marRight w:val="0"/>
      <w:marTop w:val="0"/>
      <w:marBottom w:val="0"/>
      <w:divBdr>
        <w:top w:val="none" w:sz="0" w:space="0" w:color="auto"/>
        <w:left w:val="none" w:sz="0" w:space="0" w:color="auto"/>
        <w:bottom w:val="none" w:sz="0" w:space="0" w:color="auto"/>
        <w:right w:val="none" w:sz="0" w:space="0" w:color="auto"/>
      </w:divBdr>
    </w:div>
    <w:div w:id="1383405734">
      <w:bodyDiv w:val="1"/>
      <w:marLeft w:val="0"/>
      <w:marRight w:val="0"/>
      <w:marTop w:val="0"/>
      <w:marBottom w:val="0"/>
      <w:divBdr>
        <w:top w:val="none" w:sz="0" w:space="0" w:color="auto"/>
        <w:left w:val="none" w:sz="0" w:space="0" w:color="auto"/>
        <w:bottom w:val="none" w:sz="0" w:space="0" w:color="auto"/>
        <w:right w:val="none" w:sz="0" w:space="0" w:color="auto"/>
      </w:divBdr>
    </w:div>
    <w:div w:id="1383871616">
      <w:bodyDiv w:val="1"/>
      <w:marLeft w:val="0"/>
      <w:marRight w:val="0"/>
      <w:marTop w:val="0"/>
      <w:marBottom w:val="0"/>
      <w:divBdr>
        <w:top w:val="none" w:sz="0" w:space="0" w:color="auto"/>
        <w:left w:val="none" w:sz="0" w:space="0" w:color="auto"/>
        <w:bottom w:val="none" w:sz="0" w:space="0" w:color="auto"/>
        <w:right w:val="none" w:sz="0" w:space="0" w:color="auto"/>
      </w:divBdr>
    </w:div>
    <w:div w:id="1384017431">
      <w:bodyDiv w:val="1"/>
      <w:marLeft w:val="0"/>
      <w:marRight w:val="0"/>
      <w:marTop w:val="0"/>
      <w:marBottom w:val="0"/>
      <w:divBdr>
        <w:top w:val="none" w:sz="0" w:space="0" w:color="auto"/>
        <w:left w:val="none" w:sz="0" w:space="0" w:color="auto"/>
        <w:bottom w:val="none" w:sz="0" w:space="0" w:color="auto"/>
        <w:right w:val="none" w:sz="0" w:space="0" w:color="auto"/>
      </w:divBdr>
    </w:div>
    <w:div w:id="1384717777">
      <w:bodyDiv w:val="1"/>
      <w:marLeft w:val="0"/>
      <w:marRight w:val="0"/>
      <w:marTop w:val="0"/>
      <w:marBottom w:val="0"/>
      <w:divBdr>
        <w:top w:val="none" w:sz="0" w:space="0" w:color="auto"/>
        <w:left w:val="none" w:sz="0" w:space="0" w:color="auto"/>
        <w:bottom w:val="none" w:sz="0" w:space="0" w:color="auto"/>
        <w:right w:val="none" w:sz="0" w:space="0" w:color="auto"/>
      </w:divBdr>
    </w:div>
    <w:div w:id="1385641161">
      <w:bodyDiv w:val="1"/>
      <w:marLeft w:val="0"/>
      <w:marRight w:val="0"/>
      <w:marTop w:val="0"/>
      <w:marBottom w:val="0"/>
      <w:divBdr>
        <w:top w:val="none" w:sz="0" w:space="0" w:color="auto"/>
        <w:left w:val="none" w:sz="0" w:space="0" w:color="auto"/>
        <w:bottom w:val="none" w:sz="0" w:space="0" w:color="auto"/>
        <w:right w:val="none" w:sz="0" w:space="0" w:color="auto"/>
      </w:divBdr>
    </w:div>
    <w:div w:id="1386951318">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389650796">
      <w:bodyDiv w:val="1"/>
      <w:marLeft w:val="0"/>
      <w:marRight w:val="0"/>
      <w:marTop w:val="0"/>
      <w:marBottom w:val="0"/>
      <w:divBdr>
        <w:top w:val="none" w:sz="0" w:space="0" w:color="auto"/>
        <w:left w:val="none" w:sz="0" w:space="0" w:color="auto"/>
        <w:bottom w:val="none" w:sz="0" w:space="0" w:color="auto"/>
        <w:right w:val="none" w:sz="0" w:space="0" w:color="auto"/>
      </w:divBdr>
    </w:div>
    <w:div w:id="1389768442">
      <w:bodyDiv w:val="1"/>
      <w:marLeft w:val="0"/>
      <w:marRight w:val="0"/>
      <w:marTop w:val="0"/>
      <w:marBottom w:val="0"/>
      <w:divBdr>
        <w:top w:val="none" w:sz="0" w:space="0" w:color="auto"/>
        <w:left w:val="none" w:sz="0" w:space="0" w:color="auto"/>
        <w:bottom w:val="none" w:sz="0" w:space="0" w:color="auto"/>
        <w:right w:val="none" w:sz="0" w:space="0" w:color="auto"/>
      </w:divBdr>
    </w:div>
    <w:div w:id="1390767556">
      <w:bodyDiv w:val="1"/>
      <w:marLeft w:val="0"/>
      <w:marRight w:val="0"/>
      <w:marTop w:val="0"/>
      <w:marBottom w:val="0"/>
      <w:divBdr>
        <w:top w:val="none" w:sz="0" w:space="0" w:color="auto"/>
        <w:left w:val="none" w:sz="0" w:space="0" w:color="auto"/>
        <w:bottom w:val="none" w:sz="0" w:space="0" w:color="auto"/>
        <w:right w:val="none" w:sz="0" w:space="0" w:color="auto"/>
      </w:divBdr>
    </w:div>
    <w:div w:id="1391227089">
      <w:bodyDiv w:val="1"/>
      <w:marLeft w:val="0"/>
      <w:marRight w:val="0"/>
      <w:marTop w:val="0"/>
      <w:marBottom w:val="0"/>
      <w:divBdr>
        <w:top w:val="none" w:sz="0" w:space="0" w:color="auto"/>
        <w:left w:val="none" w:sz="0" w:space="0" w:color="auto"/>
        <w:bottom w:val="none" w:sz="0" w:space="0" w:color="auto"/>
        <w:right w:val="none" w:sz="0" w:space="0" w:color="auto"/>
      </w:divBdr>
    </w:div>
    <w:div w:id="1391415486">
      <w:bodyDiv w:val="1"/>
      <w:marLeft w:val="0"/>
      <w:marRight w:val="0"/>
      <w:marTop w:val="0"/>
      <w:marBottom w:val="0"/>
      <w:divBdr>
        <w:top w:val="none" w:sz="0" w:space="0" w:color="auto"/>
        <w:left w:val="none" w:sz="0" w:space="0" w:color="auto"/>
        <w:bottom w:val="none" w:sz="0" w:space="0" w:color="auto"/>
        <w:right w:val="none" w:sz="0" w:space="0" w:color="auto"/>
      </w:divBdr>
    </w:div>
    <w:div w:id="1392148181">
      <w:bodyDiv w:val="1"/>
      <w:marLeft w:val="0"/>
      <w:marRight w:val="0"/>
      <w:marTop w:val="0"/>
      <w:marBottom w:val="0"/>
      <w:divBdr>
        <w:top w:val="none" w:sz="0" w:space="0" w:color="auto"/>
        <w:left w:val="none" w:sz="0" w:space="0" w:color="auto"/>
        <w:bottom w:val="none" w:sz="0" w:space="0" w:color="auto"/>
        <w:right w:val="none" w:sz="0" w:space="0" w:color="auto"/>
      </w:divBdr>
    </w:div>
    <w:div w:id="1392267121">
      <w:bodyDiv w:val="1"/>
      <w:marLeft w:val="0"/>
      <w:marRight w:val="0"/>
      <w:marTop w:val="0"/>
      <w:marBottom w:val="0"/>
      <w:divBdr>
        <w:top w:val="none" w:sz="0" w:space="0" w:color="auto"/>
        <w:left w:val="none" w:sz="0" w:space="0" w:color="auto"/>
        <w:bottom w:val="none" w:sz="0" w:space="0" w:color="auto"/>
        <w:right w:val="none" w:sz="0" w:space="0" w:color="auto"/>
      </w:divBdr>
    </w:div>
    <w:div w:id="1392268586">
      <w:bodyDiv w:val="1"/>
      <w:marLeft w:val="0"/>
      <w:marRight w:val="0"/>
      <w:marTop w:val="0"/>
      <w:marBottom w:val="0"/>
      <w:divBdr>
        <w:top w:val="none" w:sz="0" w:space="0" w:color="auto"/>
        <w:left w:val="none" w:sz="0" w:space="0" w:color="auto"/>
        <w:bottom w:val="none" w:sz="0" w:space="0" w:color="auto"/>
        <w:right w:val="none" w:sz="0" w:space="0" w:color="auto"/>
      </w:divBdr>
    </w:div>
    <w:div w:id="1393387436">
      <w:bodyDiv w:val="1"/>
      <w:marLeft w:val="0"/>
      <w:marRight w:val="0"/>
      <w:marTop w:val="0"/>
      <w:marBottom w:val="0"/>
      <w:divBdr>
        <w:top w:val="none" w:sz="0" w:space="0" w:color="auto"/>
        <w:left w:val="none" w:sz="0" w:space="0" w:color="auto"/>
        <w:bottom w:val="none" w:sz="0" w:space="0" w:color="auto"/>
        <w:right w:val="none" w:sz="0" w:space="0" w:color="auto"/>
      </w:divBdr>
    </w:div>
    <w:div w:id="1393500608">
      <w:bodyDiv w:val="1"/>
      <w:marLeft w:val="0"/>
      <w:marRight w:val="0"/>
      <w:marTop w:val="0"/>
      <w:marBottom w:val="0"/>
      <w:divBdr>
        <w:top w:val="none" w:sz="0" w:space="0" w:color="auto"/>
        <w:left w:val="none" w:sz="0" w:space="0" w:color="auto"/>
        <w:bottom w:val="none" w:sz="0" w:space="0" w:color="auto"/>
        <w:right w:val="none" w:sz="0" w:space="0" w:color="auto"/>
      </w:divBdr>
    </w:div>
    <w:div w:id="1394233269">
      <w:bodyDiv w:val="1"/>
      <w:marLeft w:val="0"/>
      <w:marRight w:val="0"/>
      <w:marTop w:val="0"/>
      <w:marBottom w:val="0"/>
      <w:divBdr>
        <w:top w:val="none" w:sz="0" w:space="0" w:color="auto"/>
        <w:left w:val="none" w:sz="0" w:space="0" w:color="auto"/>
        <w:bottom w:val="none" w:sz="0" w:space="0" w:color="auto"/>
        <w:right w:val="none" w:sz="0" w:space="0" w:color="auto"/>
      </w:divBdr>
    </w:div>
    <w:div w:id="1394743725">
      <w:bodyDiv w:val="1"/>
      <w:marLeft w:val="0"/>
      <w:marRight w:val="0"/>
      <w:marTop w:val="0"/>
      <w:marBottom w:val="0"/>
      <w:divBdr>
        <w:top w:val="none" w:sz="0" w:space="0" w:color="auto"/>
        <w:left w:val="none" w:sz="0" w:space="0" w:color="auto"/>
        <w:bottom w:val="none" w:sz="0" w:space="0" w:color="auto"/>
        <w:right w:val="none" w:sz="0" w:space="0" w:color="auto"/>
      </w:divBdr>
    </w:div>
    <w:div w:id="1395155235">
      <w:bodyDiv w:val="1"/>
      <w:marLeft w:val="0"/>
      <w:marRight w:val="0"/>
      <w:marTop w:val="0"/>
      <w:marBottom w:val="0"/>
      <w:divBdr>
        <w:top w:val="none" w:sz="0" w:space="0" w:color="auto"/>
        <w:left w:val="none" w:sz="0" w:space="0" w:color="auto"/>
        <w:bottom w:val="none" w:sz="0" w:space="0" w:color="auto"/>
        <w:right w:val="none" w:sz="0" w:space="0" w:color="auto"/>
      </w:divBdr>
    </w:div>
    <w:div w:id="1399674124">
      <w:bodyDiv w:val="1"/>
      <w:marLeft w:val="0"/>
      <w:marRight w:val="0"/>
      <w:marTop w:val="0"/>
      <w:marBottom w:val="0"/>
      <w:divBdr>
        <w:top w:val="none" w:sz="0" w:space="0" w:color="auto"/>
        <w:left w:val="none" w:sz="0" w:space="0" w:color="auto"/>
        <w:bottom w:val="none" w:sz="0" w:space="0" w:color="auto"/>
        <w:right w:val="none" w:sz="0" w:space="0" w:color="auto"/>
      </w:divBdr>
    </w:div>
    <w:div w:id="1400324746">
      <w:bodyDiv w:val="1"/>
      <w:marLeft w:val="0"/>
      <w:marRight w:val="0"/>
      <w:marTop w:val="0"/>
      <w:marBottom w:val="0"/>
      <w:divBdr>
        <w:top w:val="none" w:sz="0" w:space="0" w:color="auto"/>
        <w:left w:val="none" w:sz="0" w:space="0" w:color="auto"/>
        <w:bottom w:val="none" w:sz="0" w:space="0" w:color="auto"/>
        <w:right w:val="none" w:sz="0" w:space="0" w:color="auto"/>
      </w:divBdr>
    </w:div>
    <w:div w:id="1400638144">
      <w:bodyDiv w:val="1"/>
      <w:marLeft w:val="0"/>
      <w:marRight w:val="0"/>
      <w:marTop w:val="0"/>
      <w:marBottom w:val="0"/>
      <w:divBdr>
        <w:top w:val="none" w:sz="0" w:space="0" w:color="auto"/>
        <w:left w:val="none" w:sz="0" w:space="0" w:color="auto"/>
        <w:bottom w:val="none" w:sz="0" w:space="0" w:color="auto"/>
        <w:right w:val="none" w:sz="0" w:space="0" w:color="auto"/>
      </w:divBdr>
    </w:div>
    <w:div w:id="1400900631">
      <w:bodyDiv w:val="1"/>
      <w:marLeft w:val="0"/>
      <w:marRight w:val="0"/>
      <w:marTop w:val="0"/>
      <w:marBottom w:val="0"/>
      <w:divBdr>
        <w:top w:val="none" w:sz="0" w:space="0" w:color="auto"/>
        <w:left w:val="none" w:sz="0" w:space="0" w:color="auto"/>
        <w:bottom w:val="none" w:sz="0" w:space="0" w:color="auto"/>
        <w:right w:val="none" w:sz="0" w:space="0" w:color="auto"/>
      </w:divBdr>
    </w:div>
    <w:div w:id="1402750058">
      <w:bodyDiv w:val="1"/>
      <w:marLeft w:val="0"/>
      <w:marRight w:val="0"/>
      <w:marTop w:val="0"/>
      <w:marBottom w:val="0"/>
      <w:divBdr>
        <w:top w:val="none" w:sz="0" w:space="0" w:color="auto"/>
        <w:left w:val="none" w:sz="0" w:space="0" w:color="auto"/>
        <w:bottom w:val="none" w:sz="0" w:space="0" w:color="auto"/>
        <w:right w:val="none" w:sz="0" w:space="0" w:color="auto"/>
      </w:divBdr>
    </w:div>
    <w:div w:id="1402827579">
      <w:bodyDiv w:val="1"/>
      <w:marLeft w:val="0"/>
      <w:marRight w:val="0"/>
      <w:marTop w:val="0"/>
      <w:marBottom w:val="0"/>
      <w:divBdr>
        <w:top w:val="none" w:sz="0" w:space="0" w:color="auto"/>
        <w:left w:val="none" w:sz="0" w:space="0" w:color="auto"/>
        <w:bottom w:val="none" w:sz="0" w:space="0" w:color="auto"/>
        <w:right w:val="none" w:sz="0" w:space="0" w:color="auto"/>
      </w:divBdr>
    </w:div>
    <w:div w:id="1403409075">
      <w:bodyDiv w:val="1"/>
      <w:marLeft w:val="0"/>
      <w:marRight w:val="0"/>
      <w:marTop w:val="0"/>
      <w:marBottom w:val="0"/>
      <w:divBdr>
        <w:top w:val="none" w:sz="0" w:space="0" w:color="auto"/>
        <w:left w:val="none" w:sz="0" w:space="0" w:color="auto"/>
        <w:bottom w:val="none" w:sz="0" w:space="0" w:color="auto"/>
        <w:right w:val="none" w:sz="0" w:space="0" w:color="auto"/>
      </w:divBdr>
    </w:div>
    <w:div w:id="1404067416">
      <w:bodyDiv w:val="1"/>
      <w:marLeft w:val="0"/>
      <w:marRight w:val="0"/>
      <w:marTop w:val="0"/>
      <w:marBottom w:val="0"/>
      <w:divBdr>
        <w:top w:val="none" w:sz="0" w:space="0" w:color="auto"/>
        <w:left w:val="none" w:sz="0" w:space="0" w:color="auto"/>
        <w:bottom w:val="none" w:sz="0" w:space="0" w:color="auto"/>
        <w:right w:val="none" w:sz="0" w:space="0" w:color="auto"/>
      </w:divBdr>
    </w:div>
    <w:div w:id="1404572036">
      <w:bodyDiv w:val="1"/>
      <w:marLeft w:val="0"/>
      <w:marRight w:val="0"/>
      <w:marTop w:val="0"/>
      <w:marBottom w:val="0"/>
      <w:divBdr>
        <w:top w:val="none" w:sz="0" w:space="0" w:color="auto"/>
        <w:left w:val="none" w:sz="0" w:space="0" w:color="auto"/>
        <w:bottom w:val="none" w:sz="0" w:space="0" w:color="auto"/>
        <w:right w:val="none" w:sz="0" w:space="0" w:color="auto"/>
      </w:divBdr>
    </w:div>
    <w:div w:id="1406492704">
      <w:bodyDiv w:val="1"/>
      <w:marLeft w:val="0"/>
      <w:marRight w:val="0"/>
      <w:marTop w:val="0"/>
      <w:marBottom w:val="0"/>
      <w:divBdr>
        <w:top w:val="none" w:sz="0" w:space="0" w:color="auto"/>
        <w:left w:val="none" w:sz="0" w:space="0" w:color="auto"/>
        <w:bottom w:val="none" w:sz="0" w:space="0" w:color="auto"/>
        <w:right w:val="none" w:sz="0" w:space="0" w:color="auto"/>
      </w:divBdr>
    </w:div>
    <w:div w:id="1406533994">
      <w:bodyDiv w:val="1"/>
      <w:marLeft w:val="0"/>
      <w:marRight w:val="0"/>
      <w:marTop w:val="0"/>
      <w:marBottom w:val="0"/>
      <w:divBdr>
        <w:top w:val="none" w:sz="0" w:space="0" w:color="auto"/>
        <w:left w:val="none" w:sz="0" w:space="0" w:color="auto"/>
        <w:bottom w:val="none" w:sz="0" w:space="0" w:color="auto"/>
        <w:right w:val="none" w:sz="0" w:space="0" w:color="auto"/>
      </w:divBdr>
    </w:div>
    <w:div w:id="1408261336">
      <w:bodyDiv w:val="1"/>
      <w:marLeft w:val="0"/>
      <w:marRight w:val="0"/>
      <w:marTop w:val="0"/>
      <w:marBottom w:val="0"/>
      <w:divBdr>
        <w:top w:val="none" w:sz="0" w:space="0" w:color="auto"/>
        <w:left w:val="none" w:sz="0" w:space="0" w:color="auto"/>
        <w:bottom w:val="none" w:sz="0" w:space="0" w:color="auto"/>
        <w:right w:val="none" w:sz="0" w:space="0" w:color="auto"/>
      </w:divBdr>
    </w:div>
    <w:div w:id="1408386095">
      <w:bodyDiv w:val="1"/>
      <w:marLeft w:val="0"/>
      <w:marRight w:val="0"/>
      <w:marTop w:val="0"/>
      <w:marBottom w:val="0"/>
      <w:divBdr>
        <w:top w:val="none" w:sz="0" w:space="0" w:color="auto"/>
        <w:left w:val="none" w:sz="0" w:space="0" w:color="auto"/>
        <w:bottom w:val="none" w:sz="0" w:space="0" w:color="auto"/>
        <w:right w:val="none" w:sz="0" w:space="0" w:color="auto"/>
      </w:divBdr>
    </w:div>
    <w:div w:id="1408959587">
      <w:bodyDiv w:val="1"/>
      <w:marLeft w:val="0"/>
      <w:marRight w:val="0"/>
      <w:marTop w:val="0"/>
      <w:marBottom w:val="0"/>
      <w:divBdr>
        <w:top w:val="none" w:sz="0" w:space="0" w:color="auto"/>
        <w:left w:val="none" w:sz="0" w:space="0" w:color="auto"/>
        <w:bottom w:val="none" w:sz="0" w:space="0" w:color="auto"/>
        <w:right w:val="none" w:sz="0" w:space="0" w:color="auto"/>
      </w:divBdr>
    </w:div>
    <w:div w:id="1409113148">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09764664">
      <w:bodyDiv w:val="1"/>
      <w:marLeft w:val="0"/>
      <w:marRight w:val="0"/>
      <w:marTop w:val="0"/>
      <w:marBottom w:val="0"/>
      <w:divBdr>
        <w:top w:val="none" w:sz="0" w:space="0" w:color="auto"/>
        <w:left w:val="none" w:sz="0" w:space="0" w:color="auto"/>
        <w:bottom w:val="none" w:sz="0" w:space="0" w:color="auto"/>
        <w:right w:val="none" w:sz="0" w:space="0" w:color="auto"/>
      </w:divBdr>
    </w:div>
    <w:div w:id="1410271267">
      <w:bodyDiv w:val="1"/>
      <w:marLeft w:val="0"/>
      <w:marRight w:val="0"/>
      <w:marTop w:val="0"/>
      <w:marBottom w:val="0"/>
      <w:divBdr>
        <w:top w:val="none" w:sz="0" w:space="0" w:color="auto"/>
        <w:left w:val="none" w:sz="0" w:space="0" w:color="auto"/>
        <w:bottom w:val="none" w:sz="0" w:space="0" w:color="auto"/>
        <w:right w:val="none" w:sz="0" w:space="0" w:color="auto"/>
      </w:divBdr>
    </w:div>
    <w:div w:id="1411848976">
      <w:bodyDiv w:val="1"/>
      <w:marLeft w:val="0"/>
      <w:marRight w:val="0"/>
      <w:marTop w:val="0"/>
      <w:marBottom w:val="0"/>
      <w:divBdr>
        <w:top w:val="none" w:sz="0" w:space="0" w:color="auto"/>
        <w:left w:val="none" w:sz="0" w:space="0" w:color="auto"/>
        <w:bottom w:val="none" w:sz="0" w:space="0" w:color="auto"/>
        <w:right w:val="none" w:sz="0" w:space="0" w:color="auto"/>
      </w:divBdr>
    </w:div>
    <w:div w:id="1412772488">
      <w:bodyDiv w:val="1"/>
      <w:marLeft w:val="0"/>
      <w:marRight w:val="0"/>
      <w:marTop w:val="0"/>
      <w:marBottom w:val="0"/>
      <w:divBdr>
        <w:top w:val="none" w:sz="0" w:space="0" w:color="auto"/>
        <w:left w:val="none" w:sz="0" w:space="0" w:color="auto"/>
        <w:bottom w:val="none" w:sz="0" w:space="0" w:color="auto"/>
        <w:right w:val="none" w:sz="0" w:space="0" w:color="auto"/>
      </w:divBdr>
    </w:div>
    <w:div w:id="1414207484">
      <w:bodyDiv w:val="1"/>
      <w:marLeft w:val="0"/>
      <w:marRight w:val="0"/>
      <w:marTop w:val="0"/>
      <w:marBottom w:val="0"/>
      <w:divBdr>
        <w:top w:val="none" w:sz="0" w:space="0" w:color="auto"/>
        <w:left w:val="none" w:sz="0" w:space="0" w:color="auto"/>
        <w:bottom w:val="none" w:sz="0" w:space="0" w:color="auto"/>
        <w:right w:val="none" w:sz="0" w:space="0" w:color="auto"/>
      </w:divBdr>
    </w:div>
    <w:div w:id="1415274258">
      <w:bodyDiv w:val="1"/>
      <w:marLeft w:val="0"/>
      <w:marRight w:val="0"/>
      <w:marTop w:val="0"/>
      <w:marBottom w:val="0"/>
      <w:divBdr>
        <w:top w:val="none" w:sz="0" w:space="0" w:color="auto"/>
        <w:left w:val="none" w:sz="0" w:space="0" w:color="auto"/>
        <w:bottom w:val="none" w:sz="0" w:space="0" w:color="auto"/>
        <w:right w:val="none" w:sz="0" w:space="0" w:color="auto"/>
      </w:divBdr>
    </w:div>
    <w:div w:id="1415588243">
      <w:bodyDiv w:val="1"/>
      <w:marLeft w:val="0"/>
      <w:marRight w:val="0"/>
      <w:marTop w:val="0"/>
      <w:marBottom w:val="0"/>
      <w:divBdr>
        <w:top w:val="none" w:sz="0" w:space="0" w:color="auto"/>
        <w:left w:val="none" w:sz="0" w:space="0" w:color="auto"/>
        <w:bottom w:val="none" w:sz="0" w:space="0" w:color="auto"/>
        <w:right w:val="none" w:sz="0" w:space="0" w:color="auto"/>
      </w:divBdr>
    </w:div>
    <w:div w:id="1416511820">
      <w:bodyDiv w:val="1"/>
      <w:marLeft w:val="0"/>
      <w:marRight w:val="0"/>
      <w:marTop w:val="0"/>
      <w:marBottom w:val="0"/>
      <w:divBdr>
        <w:top w:val="none" w:sz="0" w:space="0" w:color="auto"/>
        <w:left w:val="none" w:sz="0" w:space="0" w:color="auto"/>
        <w:bottom w:val="none" w:sz="0" w:space="0" w:color="auto"/>
        <w:right w:val="none" w:sz="0" w:space="0" w:color="auto"/>
      </w:divBdr>
    </w:div>
    <w:div w:id="1416634161">
      <w:bodyDiv w:val="1"/>
      <w:marLeft w:val="0"/>
      <w:marRight w:val="0"/>
      <w:marTop w:val="0"/>
      <w:marBottom w:val="0"/>
      <w:divBdr>
        <w:top w:val="none" w:sz="0" w:space="0" w:color="auto"/>
        <w:left w:val="none" w:sz="0" w:space="0" w:color="auto"/>
        <w:bottom w:val="none" w:sz="0" w:space="0" w:color="auto"/>
        <w:right w:val="none" w:sz="0" w:space="0" w:color="auto"/>
      </w:divBdr>
    </w:div>
    <w:div w:id="1417022799">
      <w:bodyDiv w:val="1"/>
      <w:marLeft w:val="0"/>
      <w:marRight w:val="0"/>
      <w:marTop w:val="0"/>
      <w:marBottom w:val="0"/>
      <w:divBdr>
        <w:top w:val="none" w:sz="0" w:space="0" w:color="auto"/>
        <w:left w:val="none" w:sz="0" w:space="0" w:color="auto"/>
        <w:bottom w:val="none" w:sz="0" w:space="0" w:color="auto"/>
        <w:right w:val="none" w:sz="0" w:space="0" w:color="auto"/>
      </w:divBdr>
    </w:div>
    <w:div w:id="1417289883">
      <w:bodyDiv w:val="1"/>
      <w:marLeft w:val="0"/>
      <w:marRight w:val="0"/>
      <w:marTop w:val="0"/>
      <w:marBottom w:val="0"/>
      <w:divBdr>
        <w:top w:val="none" w:sz="0" w:space="0" w:color="auto"/>
        <w:left w:val="none" w:sz="0" w:space="0" w:color="auto"/>
        <w:bottom w:val="none" w:sz="0" w:space="0" w:color="auto"/>
        <w:right w:val="none" w:sz="0" w:space="0" w:color="auto"/>
      </w:divBdr>
    </w:div>
    <w:div w:id="1417510827">
      <w:bodyDiv w:val="1"/>
      <w:marLeft w:val="0"/>
      <w:marRight w:val="0"/>
      <w:marTop w:val="0"/>
      <w:marBottom w:val="0"/>
      <w:divBdr>
        <w:top w:val="none" w:sz="0" w:space="0" w:color="auto"/>
        <w:left w:val="none" w:sz="0" w:space="0" w:color="auto"/>
        <w:bottom w:val="none" w:sz="0" w:space="0" w:color="auto"/>
        <w:right w:val="none" w:sz="0" w:space="0" w:color="auto"/>
      </w:divBdr>
    </w:div>
    <w:div w:id="1417747143">
      <w:bodyDiv w:val="1"/>
      <w:marLeft w:val="0"/>
      <w:marRight w:val="0"/>
      <w:marTop w:val="0"/>
      <w:marBottom w:val="0"/>
      <w:divBdr>
        <w:top w:val="none" w:sz="0" w:space="0" w:color="auto"/>
        <w:left w:val="none" w:sz="0" w:space="0" w:color="auto"/>
        <w:bottom w:val="none" w:sz="0" w:space="0" w:color="auto"/>
        <w:right w:val="none" w:sz="0" w:space="0" w:color="auto"/>
      </w:divBdr>
    </w:div>
    <w:div w:id="1418552415">
      <w:bodyDiv w:val="1"/>
      <w:marLeft w:val="0"/>
      <w:marRight w:val="0"/>
      <w:marTop w:val="0"/>
      <w:marBottom w:val="0"/>
      <w:divBdr>
        <w:top w:val="none" w:sz="0" w:space="0" w:color="auto"/>
        <w:left w:val="none" w:sz="0" w:space="0" w:color="auto"/>
        <w:bottom w:val="none" w:sz="0" w:space="0" w:color="auto"/>
        <w:right w:val="none" w:sz="0" w:space="0" w:color="auto"/>
      </w:divBdr>
    </w:div>
    <w:div w:id="1420516457">
      <w:bodyDiv w:val="1"/>
      <w:marLeft w:val="0"/>
      <w:marRight w:val="0"/>
      <w:marTop w:val="0"/>
      <w:marBottom w:val="0"/>
      <w:divBdr>
        <w:top w:val="none" w:sz="0" w:space="0" w:color="auto"/>
        <w:left w:val="none" w:sz="0" w:space="0" w:color="auto"/>
        <w:bottom w:val="none" w:sz="0" w:space="0" w:color="auto"/>
        <w:right w:val="none" w:sz="0" w:space="0" w:color="auto"/>
      </w:divBdr>
    </w:div>
    <w:div w:id="1420784622">
      <w:bodyDiv w:val="1"/>
      <w:marLeft w:val="0"/>
      <w:marRight w:val="0"/>
      <w:marTop w:val="0"/>
      <w:marBottom w:val="0"/>
      <w:divBdr>
        <w:top w:val="none" w:sz="0" w:space="0" w:color="auto"/>
        <w:left w:val="none" w:sz="0" w:space="0" w:color="auto"/>
        <w:bottom w:val="none" w:sz="0" w:space="0" w:color="auto"/>
        <w:right w:val="none" w:sz="0" w:space="0" w:color="auto"/>
      </w:divBdr>
    </w:div>
    <w:div w:id="1421099399">
      <w:bodyDiv w:val="1"/>
      <w:marLeft w:val="0"/>
      <w:marRight w:val="0"/>
      <w:marTop w:val="0"/>
      <w:marBottom w:val="0"/>
      <w:divBdr>
        <w:top w:val="none" w:sz="0" w:space="0" w:color="auto"/>
        <w:left w:val="none" w:sz="0" w:space="0" w:color="auto"/>
        <w:bottom w:val="none" w:sz="0" w:space="0" w:color="auto"/>
        <w:right w:val="none" w:sz="0" w:space="0" w:color="auto"/>
      </w:divBdr>
    </w:div>
    <w:div w:id="1421367620">
      <w:bodyDiv w:val="1"/>
      <w:marLeft w:val="0"/>
      <w:marRight w:val="0"/>
      <w:marTop w:val="0"/>
      <w:marBottom w:val="0"/>
      <w:divBdr>
        <w:top w:val="none" w:sz="0" w:space="0" w:color="auto"/>
        <w:left w:val="none" w:sz="0" w:space="0" w:color="auto"/>
        <w:bottom w:val="none" w:sz="0" w:space="0" w:color="auto"/>
        <w:right w:val="none" w:sz="0" w:space="0" w:color="auto"/>
      </w:divBdr>
    </w:div>
    <w:div w:id="1422333870">
      <w:bodyDiv w:val="1"/>
      <w:marLeft w:val="0"/>
      <w:marRight w:val="0"/>
      <w:marTop w:val="0"/>
      <w:marBottom w:val="0"/>
      <w:divBdr>
        <w:top w:val="none" w:sz="0" w:space="0" w:color="auto"/>
        <w:left w:val="none" w:sz="0" w:space="0" w:color="auto"/>
        <w:bottom w:val="none" w:sz="0" w:space="0" w:color="auto"/>
        <w:right w:val="none" w:sz="0" w:space="0" w:color="auto"/>
      </w:divBdr>
    </w:div>
    <w:div w:id="1422412175">
      <w:bodyDiv w:val="1"/>
      <w:marLeft w:val="0"/>
      <w:marRight w:val="0"/>
      <w:marTop w:val="0"/>
      <w:marBottom w:val="0"/>
      <w:divBdr>
        <w:top w:val="none" w:sz="0" w:space="0" w:color="auto"/>
        <w:left w:val="none" w:sz="0" w:space="0" w:color="auto"/>
        <w:bottom w:val="none" w:sz="0" w:space="0" w:color="auto"/>
        <w:right w:val="none" w:sz="0" w:space="0" w:color="auto"/>
      </w:divBdr>
    </w:div>
    <w:div w:id="1424259923">
      <w:bodyDiv w:val="1"/>
      <w:marLeft w:val="0"/>
      <w:marRight w:val="0"/>
      <w:marTop w:val="0"/>
      <w:marBottom w:val="0"/>
      <w:divBdr>
        <w:top w:val="none" w:sz="0" w:space="0" w:color="auto"/>
        <w:left w:val="none" w:sz="0" w:space="0" w:color="auto"/>
        <w:bottom w:val="none" w:sz="0" w:space="0" w:color="auto"/>
        <w:right w:val="none" w:sz="0" w:space="0" w:color="auto"/>
      </w:divBdr>
    </w:div>
    <w:div w:id="1425414995">
      <w:bodyDiv w:val="1"/>
      <w:marLeft w:val="0"/>
      <w:marRight w:val="0"/>
      <w:marTop w:val="0"/>
      <w:marBottom w:val="0"/>
      <w:divBdr>
        <w:top w:val="none" w:sz="0" w:space="0" w:color="auto"/>
        <w:left w:val="none" w:sz="0" w:space="0" w:color="auto"/>
        <w:bottom w:val="none" w:sz="0" w:space="0" w:color="auto"/>
        <w:right w:val="none" w:sz="0" w:space="0" w:color="auto"/>
      </w:divBdr>
    </w:div>
    <w:div w:id="1425764722">
      <w:bodyDiv w:val="1"/>
      <w:marLeft w:val="0"/>
      <w:marRight w:val="0"/>
      <w:marTop w:val="0"/>
      <w:marBottom w:val="0"/>
      <w:divBdr>
        <w:top w:val="none" w:sz="0" w:space="0" w:color="auto"/>
        <w:left w:val="none" w:sz="0" w:space="0" w:color="auto"/>
        <w:bottom w:val="none" w:sz="0" w:space="0" w:color="auto"/>
        <w:right w:val="none" w:sz="0" w:space="0" w:color="auto"/>
      </w:divBdr>
    </w:div>
    <w:div w:id="1425766497">
      <w:bodyDiv w:val="1"/>
      <w:marLeft w:val="0"/>
      <w:marRight w:val="0"/>
      <w:marTop w:val="0"/>
      <w:marBottom w:val="0"/>
      <w:divBdr>
        <w:top w:val="none" w:sz="0" w:space="0" w:color="auto"/>
        <w:left w:val="none" w:sz="0" w:space="0" w:color="auto"/>
        <w:bottom w:val="none" w:sz="0" w:space="0" w:color="auto"/>
        <w:right w:val="none" w:sz="0" w:space="0" w:color="auto"/>
      </w:divBdr>
    </w:div>
    <w:div w:id="1426732878">
      <w:bodyDiv w:val="1"/>
      <w:marLeft w:val="0"/>
      <w:marRight w:val="0"/>
      <w:marTop w:val="0"/>
      <w:marBottom w:val="0"/>
      <w:divBdr>
        <w:top w:val="none" w:sz="0" w:space="0" w:color="auto"/>
        <w:left w:val="none" w:sz="0" w:space="0" w:color="auto"/>
        <w:bottom w:val="none" w:sz="0" w:space="0" w:color="auto"/>
        <w:right w:val="none" w:sz="0" w:space="0" w:color="auto"/>
      </w:divBdr>
    </w:div>
    <w:div w:id="1427731754">
      <w:bodyDiv w:val="1"/>
      <w:marLeft w:val="0"/>
      <w:marRight w:val="0"/>
      <w:marTop w:val="0"/>
      <w:marBottom w:val="0"/>
      <w:divBdr>
        <w:top w:val="none" w:sz="0" w:space="0" w:color="auto"/>
        <w:left w:val="none" w:sz="0" w:space="0" w:color="auto"/>
        <w:bottom w:val="none" w:sz="0" w:space="0" w:color="auto"/>
        <w:right w:val="none" w:sz="0" w:space="0" w:color="auto"/>
      </w:divBdr>
    </w:div>
    <w:div w:id="1428580188">
      <w:bodyDiv w:val="1"/>
      <w:marLeft w:val="0"/>
      <w:marRight w:val="0"/>
      <w:marTop w:val="0"/>
      <w:marBottom w:val="0"/>
      <w:divBdr>
        <w:top w:val="none" w:sz="0" w:space="0" w:color="auto"/>
        <w:left w:val="none" w:sz="0" w:space="0" w:color="auto"/>
        <w:bottom w:val="none" w:sz="0" w:space="0" w:color="auto"/>
        <w:right w:val="none" w:sz="0" w:space="0" w:color="auto"/>
      </w:divBdr>
    </w:div>
    <w:div w:id="1428621599">
      <w:bodyDiv w:val="1"/>
      <w:marLeft w:val="0"/>
      <w:marRight w:val="0"/>
      <w:marTop w:val="0"/>
      <w:marBottom w:val="0"/>
      <w:divBdr>
        <w:top w:val="none" w:sz="0" w:space="0" w:color="auto"/>
        <w:left w:val="none" w:sz="0" w:space="0" w:color="auto"/>
        <w:bottom w:val="none" w:sz="0" w:space="0" w:color="auto"/>
        <w:right w:val="none" w:sz="0" w:space="0" w:color="auto"/>
      </w:divBdr>
    </w:div>
    <w:div w:id="1429233419">
      <w:bodyDiv w:val="1"/>
      <w:marLeft w:val="0"/>
      <w:marRight w:val="0"/>
      <w:marTop w:val="0"/>
      <w:marBottom w:val="0"/>
      <w:divBdr>
        <w:top w:val="none" w:sz="0" w:space="0" w:color="auto"/>
        <w:left w:val="none" w:sz="0" w:space="0" w:color="auto"/>
        <w:bottom w:val="none" w:sz="0" w:space="0" w:color="auto"/>
        <w:right w:val="none" w:sz="0" w:space="0" w:color="auto"/>
      </w:divBdr>
    </w:div>
    <w:div w:id="1430587696">
      <w:bodyDiv w:val="1"/>
      <w:marLeft w:val="0"/>
      <w:marRight w:val="0"/>
      <w:marTop w:val="0"/>
      <w:marBottom w:val="0"/>
      <w:divBdr>
        <w:top w:val="none" w:sz="0" w:space="0" w:color="auto"/>
        <w:left w:val="none" w:sz="0" w:space="0" w:color="auto"/>
        <w:bottom w:val="none" w:sz="0" w:space="0" w:color="auto"/>
        <w:right w:val="none" w:sz="0" w:space="0" w:color="auto"/>
      </w:divBdr>
    </w:div>
    <w:div w:id="1430851166">
      <w:bodyDiv w:val="1"/>
      <w:marLeft w:val="0"/>
      <w:marRight w:val="0"/>
      <w:marTop w:val="0"/>
      <w:marBottom w:val="0"/>
      <w:divBdr>
        <w:top w:val="none" w:sz="0" w:space="0" w:color="auto"/>
        <w:left w:val="none" w:sz="0" w:space="0" w:color="auto"/>
        <w:bottom w:val="none" w:sz="0" w:space="0" w:color="auto"/>
        <w:right w:val="none" w:sz="0" w:space="0" w:color="auto"/>
      </w:divBdr>
    </w:div>
    <w:div w:id="1430931725">
      <w:bodyDiv w:val="1"/>
      <w:marLeft w:val="0"/>
      <w:marRight w:val="0"/>
      <w:marTop w:val="0"/>
      <w:marBottom w:val="0"/>
      <w:divBdr>
        <w:top w:val="none" w:sz="0" w:space="0" w:color="auto"/>
        <w:left w:val="none" w:sz="0" w:space="0" w:color="auto"/>
        <w:bottom w:val="none" w:sz="0" w:space="0" w:color="auto"/>
        <w:right w:val="none" w:sz="0" w:space="0" w:color="auto"/>
      </w:divBdr>
    </w:div>
    <w:div w:id="1430933240">
      <w:bodyDiv w:val="1"/>
      <w:marLeft w:val="0"/>
      <w:marRight w:val="0"/>
      <w:marTop w:val="0"/>
      <w:marBottom w:val="0"/>
      <w:divBdr>
        <w:top w:val="none" w:sz="0" w:space="0" w:color="auto"/>
        <w:left w:val="none" w:sz="0" w:space="0" w:color="auto"/>
        <w:bottom w:val="none" w:sz="0" w:space="0" w:color="auto"/>
        <w:right w:val="none" w:sz="0" w:space="0" w:color="auto"/>
      </w:divBdr>
    </w:div>
    <w:div w:id="1431241328">
      <w:bodyDiv w:val="1"/>
      <w:marLeft w:val="0"/>
      <w:marRight w:val="0"/>
      <w:marTop w:val="0"/>
      <w:marBottom w:val="0"/>
      <w:divBdr>
        <w:top w:val="none" w:sz="0" w:space="0" w:color="auto"/>
        <w:left w:val="none" w:sz="0" w:space="0" w:color="auto"/>
        <w:bottom w:val="none" w:sz="0" w:space="0" w:color="auto"/>
        <w:right w:val="none" w:sz="0" w:space="0" w:color="auto"/>
      </w:divBdr>
    </w:div>
    <w:div w:id="1431699474">
      <w:bodyDiv w:val="1"/>
      <w:marLeft w:val="0"/>
      <w:marRight w:val="0"/>
      <w:marTop w:val="0"/>
      <w:marBottom w:val="0"/>
      <w:divBdr>
        <w:top w:val="none" w:sz="0" w:space="0" w:color="auto"/>
        <w:left w:val="none" w:sz="0" w:space="0" w:color="auto"/>
        <w:bottom w:val="none" w:sz="0" w:space="0" w:color="auto"/>
        <w:right w:val="none" w:sz="0" w:space="0" w:color="auto"/>
      </w:divBdr>
    </w:div>
    <w:div w:id="1432168292">
      <w:bodyDiv w:val="1"/>
      <w:marLeft w:val="0"/>
      <w:marRight w:val="0"/>
      <w:marTop w:val="0"/>
      <w:marBottom w:val="0"/>
      <w:divBdr>
        <w:top w:val="none" w:sz="0" w:space="0" w:color="auto"/>
        <w:left w:val="none" w:sz="0" w:space="0" w:color="auto"/>
        <w:bottom w:val="none" w:sz="0" w:space="0" w:color="auto"/>
        <w:right w:val="none" w:sz="0" w:space="0" w:color="auto"/>
      </w:divBdr>
    </w:div>
    <w:div w:id="1432315523">
      <w:bodyDiv w:val="1"/>
      <w:marLeft w:val="0"/>
      <w:marRight w:val="0"/>
      <w:marTop w:val="0"/>
      <w:marBottom w:val="0"/>
      <w:divBdr>
        <w:top w:val="none" w:sz="0" w:space="0" w:color="auto"/>
        <w:left w:val="none" w:sz="0" w:space="0" w:color="auto"/>
        <w:bottom w:val="none" w:sz="0" w:space="0" w:color="auto"/>
        <w:right w:val="none" w:sz="0" w:space="0" w:color="auto"/>
      </w:divBdr>
    </w:div>
    <w:div w:id="1432971788">
      <w:bodyDiv w:val="1"/>
      <w:marLeft w:val="0"/>
      <w:marRight w:val="0"/>
      <w:marTop w:val="0"/>
      <w:marBottom w:val="0"/>
      <w:divBdr>
        <w:top w:val="none" w:sz="0" w:space="0" w:color="auto"/>
        <w:left w:val="none" w:sz="0" w:space="0" w:color="auto"/>
        <w:bottom w:val="none" w:sz="0" w:space="0" w:color="auto"/>
        <w:right w:val="none" w:sz="0" w:space="0" w:color="auto"/>
      </w:divBdr>
    </w:div>
    <w:div w:id="1433624720">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35859583">
      <w:bodyDiv w:val="1"/>
      <w:marLeft w:val="0"/>
      <w:marRight w:val="0"/>
      <w:marTop w:val="0"/>
      <w:marBottom w:val="0"/>
      <w:divBdr>
        <w:top w:val="none" w:sz="0" w:space="0" w:color="auto"/>
        <w:left w:val="none" w:sz="0" w:space="0" w:color="auto"/>
        <w:bottom w:val="none" w:sz="0" w:space="0" w:color="auto"/>
        <w:right w:val="none" w:sz="0" w:space="0" w:color="auto"/>
      </w:divBdr>
    </w:div>
    <w:div w:id="1436025239">
      <w:bodyDiv w:val="1"/>
      <w:marLeft w:val="0"/>
      <w:marRight w:val="0"/>
      <w:marTop w:val="0"/>
      <w:marBottom w:val="0"/>
      <w:divBdr>
        <w:top w:val="none" w:sz="0" w:space="0" w:color="auto"/>
        <w:left w:val="none" w:sz="0" w:space="0" w:color="auto"/>
        <w:bottom w:val="none" w:sz="0" w:space="0" w:color="auto"/>
        <w:right w:val="none" w:sz="0" w:space="0" w:color="auto"/>
      </w:divBdr>
    </w:div>
    <w:div w:id="1436368180">
      <w:bodyDiv w:val="1"/>
      <w:marLeft w:val="0"/>
      <w:marRight w:val="0"/>
      <w:marTop w:val="0"/>
      <w:marBottom w:val="0"/>
      <w:divBdr>
        <w:top w:val="none" w:sz="0" w:space="0" w:color="auto"/>
        <w:left w:val="none" w:sz="0" w:space="0" w:color="auto"/>
        <w:bottom w:val="none" w:sz="0" w:space="0" w:color="auto"/>
        <w:right w:val="none" w:sz="0" w:space="0" w:color="auto"/>
      </w:divBdr>
    </w:div>
    <w:div w:id="1436712507">
      <w:bodyDiv w:val="1"/>
      <w:marLeft w:val="0"/>
      <w:marRight w:val="0"/>
      <w:marTop w:val="0"/>
      <w:marBottom w:val="0"/>
      <w:divBdr>
        <w:top w:val="none" w:sz="0" w:space="0" w:color="auto"/>
        <w:left w:val="none" w:sz="0" w:space="0" w:color="auto"/>
        <w:bottom w:val="none" w:sz="0" w:space="0" w:color="auto"/>
        <w:right w:val="none" w:sz="0" w:space="0" w:color="auto"/>
      </w:divBdr>
    </w:div>
    <w:div w:id="1437600427">
      <w:bodyDiv w:val="1"/>
      <w:marLeft w:val="0"/>
      <w:marRight w:val="0"/>
      <w:marTop w:val="0"/>
      <w:marBottom w:val="0"/>
      <w:divBdr>
        <w:top w:val="none" w:sz="0" w:space="0" w:color="auto"/>
        <w:left w:val="none" w:sz="0" w:space="0" w:color="auto"/>
        <w:bottom w:val="none" w:sz="0" w:space="0" w:color="auto"/>
        <w:right w:val="none" w:sz="0" w:space="0" w:color="auto"/>
      </w:divBdr>
    </w:div>
    <w:div w:id="1438675740">
      <w:bodyDiv w:val="1"/>
      <w:marLeft w:val="0"/>
      <w:marRight w:val="0"/>
      <w:marTop w:val="0"/>
      <w:marBottom w:val="0"/>
      <w:divBdr>
        <w:top w:val="none" w:sz="0" w:space="0" w:color="auto"/>
        <w:left w:val="none" w:sz="0" w:space="0" w:color="auto"/>
        <w:bottom w:val="none" w:sz="0" w:space="0" w:color="auto"/>
        <w:right w:val="none" w:sz="0" w:space="0" w:color="auto"/>
      </w:divBdr>
    </w:div>
    <w:div w:id="1438863393">
      <w:bodyDiv w:val="1"/>
      <w:marLeft w:val="0"/>
      <w:marRight w:val="0"/>
      <w:marTop w:val="0"/>
      <w:marBottom w:val="0"/>
      <w:divBdr>
        <w:top w:val="none" w:sz="0" w:space="0" w:color="auto"/>
        <w:left w:val="none" w:sz="0" w:space="0" w:color="auto"/>
        <w:bottom w:val="none" w:sz="0" w:space="0" w:color="auto"/>
        <w:right w:val="none" w:sz="0" w:space="0" w:color="auto"/>
      </w:divBdr>
    </w:div>
    <w:div w:id="1439058739">
      <w:bodyDiv w:val="1"/>
      <w:marLeft w:val="0"/>
      <w:marRight w:val="0"/>
      <w:marTop w:val="0"/>
      <w:marBottom w:val="0"/>
      <w:divBdr>
        <w:top w:val="none" w:sz="0" w:space="0" w:color="auto"/>
        <w:left w:val="none" w:sz="0" w:space="0" w:color="auto"/>
        <w:bottom w:val="none" w:sz="0" w:space="0" w:color="auto"/>
        <w:right w:val="none" w:sz="0" w:space="0" w:color="auto"/>
      </w:divBdr>
    </w:div>
    <w:div w:id="1439131845">
      <w:bodyDiv w:val="1"/>
      <w:marLeft w:val="0"/>
      <w:marRight w:val="0"/>
      <w:marTop w:val="0"/>
      <w:marBottom w:val="0"/>
      <w:divBdr>
        <w:top w:val="none" w:sz="0" w:space="0" w:color="auto"/>
        <w:left w:val="none" w:sz="0" w:space="0" w:color="auto"/>
        <w:bottom w:val="none" w:sz="0" w:space="0" w:color="auto"/>
        <w:right w:val="none" w:sz="0" w:space="0" w:color="auto"/>
      </w:divBdr>
    </w:div>
    <w:div w:id="1439527342">
      <w:bodyDiv w:val="1"/>
      <w:marLeft w:val="0"/>
      <w:marRight w:val="0"/>
      <w:marTop w:val="0"/>
      <w:marBottom w:val="0"/>
      <w:divBdr>
        <w:top w:val="none" w:sz="0" w:space="0" w:color="auto"/>
        <w:left w:val="none" w:sz="0" w:space="0" w:color="auto"/>
        <w:bottom w:val="none" w:sz="0" w:space="0" w:color="auto"/>
        <w:right w:val="none" w:sz="0" w:space="0" w:color="auto"/>
      </w:divBdr>
    </w:div>
    <w:div w:id="1439642579">
      <w:bodyDiv w:val="1"/>
      <w:marLeft w:val="0"/>
      <w:marRight w:val="0"/>
      <w:marTop w:val="0"/>
      <w:marBottom w:val="0"/>
      <w:divBdr>
        <w:top w:val="none" w:sz="0" w:space="0" w:color="auto"/>
        <w:left w:val="none" w:sz="0" w:space="0" w:color="auto"/>
        <w:bottom w:val="none" w:sz="0" w:space="0" w:color="auto"/>
        <w:right w:val="none" w:sz="0" w:space="0" w:color="auto"/>
      </w:divBdr>
    </w:div>
    <w:div w:id="1441408724">
      <w:bodyDiv w:val="1"/>
      <w:marLeft w:val="0"/>
      <w:marRight w:val="0"/>
      <w:marTop w:val="0"/>
      <w:marBottom w:val="0"/>
      <w:divBdr>
        <w:top w:val="none" w:sz="0" w:space="0" w:color="auto"/>
        <w:left w:val="none" w:sz="0" w:space="0" w:color="auto"/>
        <w:bottom w:val="none" w:sz="0" w:space="0" w:color="auto"/>
        <w:right w:val="none" w:sz="0" w:space="0" w:color="auto"/>
      </w:divBdr>
    </w:div>
    <w:div w:id="1441953574">
      <w:bodyDiv w:val="1"/>
      <w:marLeft w:val="0"/>
      <w:marRight w:val="0"/>
      <w:marTop w:val="0"/>
      <w:marBottom w:val="0"/>
      <w:divBdr>
        <w:top w:val="none" w:sz="0" w:space="0" w:color="auto"/>
        <w:left w:val="none" w:sz="0" w:space="0" w:color="auto"/>
        <w:bottom w:val="none" w:sz="0" w:space="0" w:color="auto"/>
        <w:right w:val="none" w:sz="0" w:space="0" w:color="auto"/>
      </w:divBdr>
    </w:div>
    <w:div w:id="1442144363">
      <w:bodyDiv w:val="1"/>
      <w:marLeft w:val="0"/>
      <w:marRight w:val="0"/>
      <w:marTop w:val="0"/>
      <w:marBottom w:val="0"/>
      <w:divBdr>
        <w:top w:val="none" w:sz="0" w:space="0" w:color="auto"/>
        <w:left w:val="none" w:sz="0" w:space="0" w:color="auto"/>
        <w:bottom w:val="none" w:sz="0" w:space="0" w:color="auto"/>
        <w:right w:val="none" w:sz="0" w:space="0" w:color="auto"/>
      </w:divBdr>
    </w:div>
    <w:div w:id="1442609487">
      <w:bodyDiv w:val="1"/>
      <w:marLeft w:val="0"/>
      <w:marRight w:val="0"/>
      <w:marTop w:val="0"/>
      <w:marBottom w:val="0"/>
      <w:divBdr>
        <w:top w:val="none" w:sz="0" w:space="0" w:color="auto"/>
        <w:left w:val="none" w:sz="0" w:space="0" w:color="auto"/>
        <w:bottom w:val="none" w:sz="0" w:space="0" w:color="auto"/>
        <w:right w:val="none" w:sz="0" w:space="0" w:color="auto"/>
      </w:divBdr>
    </w:div>
    <w:div w:id="1442649374">
      <w:bodyDiv w:val="1"/>
      <w:marLeft w:val="0"/>
      <w:marRight w:val="0"/>
      <w:marTop w:val="0"/>
      <w:marBottom w:val="0"/>
      <w:divBdr>
        <w:top w:val="none" w:sz="0" w:space="0" w:color="auto"/>
        <w:left w:val="none" w:sz="0" w:space="0" w:color="auto"/>
        <w:bottom w:val="none" w:sz="0" w:space="0" w:color="auto"/>
        <w:right w:val="none" w:sz="0" w:space="0" w:color="auto"/>
      </w:divBdr>
    </w:div>
    <w:div w:id="1442841801">
      <w:bodyDiv w:val="1"/>
      <w:marLeft w:val="0"/>
      <w:marRight w:val="0"/>
      <w:marTop w:val="0"/>
      <w:marBottom w:val="0"/>
      <w:divBdr>
        <w:top w:val="none" w:sz="0" w:space="0" w:color="auto"/>
        <w:left w:val="none" w:sz="0" w:space="0" w:color="auto"/>
        <w:bottom w:val="none" w:sz="0" w:space="0" w:color="auto"/>
        <w:right w:val="none" w:sz="0" w:space="0" w:color="auto"/>
      </w:divBdr>
    </w:div>
    <w:div w:id="1442920165">
      <w:bodyDiv w:val="1"/>
      <w:marLeft w:val="0"/>
      <w:marRight w:val="0"/>
      <w:marTop w:val="0"/>
      <w:marBottom w:val="0"/>
      <w:divBdr>
        <w:top w:val="none" w:sz="0" w:space="0" w:color="auto"/>
        <w:left w:val="none" w:sz="0" w:space="0" w:color="auto"/>
        <w:bottom w:val="none" w:sz="0" w:space="0" w:color="auto"/>
        <w:right w:val="none" w:sz="0" w:space="0" w:color="auto"/>
      </w:divBdr>
    </w:div>
    <w:div w:id="1443526778">
      <w:bodyDiv w:val="1"/>
      <w:marLeft w:val="0"/>
      <w:marRight w:val="0"/>
      <w:marTop w:val="0"/>
      <w:marBottom w:val="0"/>
      <w:divBdr>
        <w:top w:val="none" w:sz="0" w:space="0" w:color="auto"/>
        <w:left w:val="none" w:sz="0" w:space="0" w:color="auto"/>
        <w:bottom w:val="none" w:sz="0" w:space="0" w:color="auto"/>
        <w:right w:val="none" w:sz="0" w:space="0" w:color="auto"/>
      </w:divBdr>
    </w:div>
    <w:div w:id="1444107429">
      <w:bodyDiv w:val="1"/>
      <w:marLeft w:val="0"/>
      <w:marRight w:val="0"/>
      <w:marTop w:val="0"/>
      <w:marBottom w:val="0"/>
      <w:divBdr>
        <w:top w:val="none" w:sz="0" w:space="0" w:color="auto"/>
        <w:left w:val="none" w:sz="0" w:space="0" w:color="auto"/>
        <w:bottom w:val="none" w:sz="0" w:space="0" w:color="auto"/>
        <w:right w:val="none" w:sz="0" w:space="0" w:color="auto"/>
      </w:divBdr>
    </w:div>
    <w:div w:id="1444300127">
      <w:bodyDiv w:val="1"/>
      <w:marLeft w:val="0"/>
      <w:marRight w:val="0"/>
      <w:marTop w:val="0"/>
      <w:marBottom w:val="0"/>
      <w:divBdr>
        <w:top w:val="none" w:sz="0" w:space="0" w:color="auto"/>
        <w:left w:val="none" w:sz="0" w:space="0" w:color="auto"/>
        <w:bottom w:val="none" w:sz="0" w:space="0" w:color="auto"/>
        <w:right w:val="none" w:sz="0" w:space="0" w:color="auto"/>
      </w:divBdr>
    </w:div>
    <w:div w:id="1445031050">
      <w:bodyDiv w:val="1"/>
      <w:marLeft w:val="0"/>
      <w:marRight w:val="0"/>
      <w:marTop w:val="0"/>
      <w:marBottom w:val="0"/>
      <w:divBdr>
        <w:top w:val="none" w:sz="0" w:space="0" w:color="auto"/>
        <w:left w:val="none" w:sz="0" w:space="0" w:color="auto"/>
        <w:bottom w:val="none" w:sz="0" w:space="0" w:color="auto"/>
        <w:right w:val="none" w:sz="0" w:space="0" w:color="auto"/>
      </w:divBdr>
    </w:div>
    <w:div w:id="1445419397">
      <w:bodyDiv w:val="1"/>
      <w:marLeft w:val="0"/>
      <w:marRight w:val="0"/>
      <w:marTop w:val="0"/>
      <w:marBottom w:val="0"/>
      <w:divBdr>
        <w:top w:val="none" w:sz="0" w:space="0" w:color="auto"/>
        <w:left w:val="none" w:sz="0" w:space="0" w:color="auto"/>
        <w:bottom w:val="none" w:sz="0" w:space="0" w:color="auto"/>
        <w:right w:val="none" w:sz="0" w:space="0" w:color="auto"/>
      </w:divBdr>
    </w:div>
    <w:div w:id="1446345202">
      <w:bodyDiv w:val="1"/>
      <w:marLeft w:val="0"/>
      <w:marRight w:val="0"/>
      <w:marTop w:val="0"/>
      <w:marBottom w:val="0"/>
      <w:divBdr>
        <w:top w:val="none" w:sz="0" w:space="0" w:color="auto"/>
        <w:left w:val="none" w:sz="0" w:space="0" w:color="auto"/>
        <w:bottom w:val="none" w:sz="0" w:space="0" w:color="auto"/>
        <w:right w:val="none" w:sz="0" w:space="0" w:color="auto"/>
      </w:divBdr>
    </w:div>
    <w:div w:id="1446536482">
      <w:bodyDiv w:val="1"/>
      <w:marLeft w:val="0"/>
      <w:marRight w:val="0"/>
      <w:marTop w:val="0"/>
      <w:marBottom w:val="0"/>
      <w:divBdr>
        <w:top w:val="none" w:sz="0" w:space="0" w:color="auto"/>
        <w:left w:val="none" w:sz="0" w:space="0" w:color="auto"/>
        <w:bottom w:val="none" w:sz="0" w:space="0" w:color="auto"/>
        <w:right w:val="none" w:sz="0" w:space="0" w:color="auto"/>
      </w:divBdr>
    </w:div>
    <w:div w:id="1446542376">
      <w:bodyDiv w:val="1"/>
      <w:marLeft w:val="0"/>
      <w:marRight w:val="0"/>
      <w:marTop w:val="0"/>
      <w:marBottom w:val="0"/>
      <w:divBdr>
        <w:top w:val="none" w:sz="0" w:space="0" w:color="auto"/>
        <w:left w:val="none" w:sz="0" w:space="0" w:color="auto"/>
        <w:bottom w:val="none" w:sz="0" w:space="0" w:color="auto"/>
        <w:right w:val="none" w:sz="0" w:space="0" w:color="auto"/>
      </w:divBdr>
    </w:div>
    <w:div w:id="1446777421">
      <w:bodyDiv w:val="1"/>
      <w:marLeft w:val="0"/>
      <w:marRight w:val="0"/>
      <w:marTop w:val="0"/>
      <w:marBottom w:val="0"/>
      <w:divBdr>
        <w:top w:val="none" w:sz="0" w:space="0" w:color="auto"/>
        <w:left w:val="none" w:sz="0" w:space="0" w:color="auto"/>
        <w:bottom w:val="none" w:sz="0" w:space="0" w:color="auto"/>
        <w:right w:val="none" w:sz="0" w:space="0" w:color="auto"/>
      </w:divBdr>
    </w:div>
    <w:div w:id="1447888706">
      <w:bodyDiv w:val="1"/>
      <w:marLeft w:val="0"/>
      <w:marRight w:val="0"/>
      <w:marTop w:val="0"/>
      <w:marBottom w:val="0"/>
      <w:divBdr>
        <w:top w:val="none" w:sz="0" w:space="0" w:color="auto"/>
        <w:left w:val="none" w:sz="0" w:space="0" w:color="auto"/>
        <w:bottom w:val="none" w:sz="0" w:space="0" w:color="auto"/>
        <w:right w:val="none" w:sz="0" w:space="0" w:color="auto"/>
      </w:divBdr>
    </w:div>
    <w:div w:id="1447965926">
      <w:bodyDiv w:val="1"/>
      <w:marLeft w:val="0"/>
      <w:marRight w:val="0"/>
      <w:marTop w:val="0"/>
      <w:marBottom w:val="0"/>
      <w:divBdr>
        <w:top w:val="none" w:sz="0" w:space="0" w:color="auto"/>
        <w:left w:val="none" w:sz="0" w:space="0" w:color="auto"/>
        <w:bottom w:val="none" w:sz="0" w:space="0" w:color="auto"/>
        <w:right w:val="none" w:sz="0" w:space="0" w:color="auto"/>
      </w:divBdr>
    </w:div>
    <w:div w:id="1449546645">
      <w:bodyDiv w:val="1"/>
      <w:marLeft w:val="0"/>
      <w:marRight w:val="0"/>
      <w:marTop w:val="0"/>
      <w:marBottom w:val="0"/>
      <w:divBdr>
        <w:top w:val="none" w:sz="0" w:space="0" w:color="auto"/>
        <w:left w:val="none" w:sz="0" w:space="0" w:color="auto"/>
        <w:bottom w:val="none" w:sz="0" w:space="0" w:color="auto"/>
        <w:right w:val="none" w:sz="0" w:space="0" w:color="auto"/>
      </w:divBdr>
    </w:div>
    <w:div w:id="1450470655">
      <w:bodyDiv w:val="1"/>
      <w:marLeft w:val="0"/>
      <w:marRight w:val="0"/>
      <w:marTop w:val="0"/>
      <w:marBottom w:val="0"/>
      <w:divBdr>
        <w:top w:val="none" w:sz="0" w:space="0" w:color="auto"/>
        <w:left w:val="none" w:sz="0" w:space="0" w:color="auto"/>
        <w:bottom w:val="none" w:sz="0" w:space="0" w:color="auto"/>
        <w:right w:val="none" w:sz="0" w:space="0" w:color="auto"/>
      </w:divBdr>
    </w:div>
    <w:div w:id="1450776463">
      <w:bodyDiv w:val="1"/>
      <w:marLeft w:val="0"/>
      <w:marRight w:val="0"/>
      <w:marTop w:val="0"/>
      <w:marBottom w:val="0"/>
      <w:divBdr>
        <w:top w:val="none" w:sz="0" w:space="0" w:color="auto"/>
        <w:left w:val="none" w:sz="0" w:space="0" w:color="auto"/>
        <w:bottom w:val="none" w:sz="0" w:space="0" w:color="auto"/>
        <w:right w:val="none" w:sz="0" w:space="0" w:color="auto"/>
      </w:divBdr>
    </w:div>
    <w:div w:id="1451052715">
      <w:bodyDiv w:val="1"/>
      <w:marLeft w:val="0"/>
      <w:marRight w:val="0"/>
      <w:marTop w:val="0"/>
      <w:marBottom w:val="0"/>
      <w:divBdr>
        <w:top w:val="none" w:sz="0" w:space="0" w:color="auto"/>
        <w:left w:val="none" w:sz="0" w:space="0" w:color="auto"/>
        <w:bottom w:val="none" w:sz="0" w:space="0" w:color="auto"/>
        <w:right w:val="none" w:sz="0" w:space="0" w:color="auto"/>
      </w:divBdr>
    </w:div>
    <w:div w:id="1451124253">
      <w:bodyDiv w:val="1"/>
      <w:marLeft w:val="0"/>
      <w:marRight w:val="0"/>
      <w:marTop w:val="0"/>
      <w:marBottom w:val="0"/>
      <w:divBdr>
        <w:top w:val="none" w:sz="0" w:space="0" w:color="auto"/>
        <w:left w:val="none" w:sz="0" w:space="0" w:color="auto"/>
        <w:bottom w:val="none" w:sz="0" w:space="0" w:color="auto"/>
        <w:right w:val="none" w:sz="0" w:space="0" w:color="auto"/>
      </w:divBdr>
    </w:div>
    <w:div w:id="1451364432">
      <w:bodyDiv w:val="1"/>
      <w:marLeft w:val="0"/>
      <w:marRight w:val="0"/>
      <w:marTop w:val="0"/>
      <w:marBottom w:val="0"/>
      <w:divBdr>
        <w:top w:val="none" w:sz="0" w:space="0" w:color="auto"/>
        <w:left w:val="none" w:sz="0" w:space="0" w:color="auto"/>
        <w:bottom w:val="none" w:sz="0" w:space="0" w:color="auto"/>
        <w:right w:val="none" w:sz="0" w:space="0" w:color="auto"/>
      </w:divBdr>
    </w:div>
    <w:div w:id="1453745838">
      <w:bodyDiv w:val="1"/>
      <w:marLeft w:val="0"/>
      <w:marRight w:val="0"/>
      <w:marTop w:val="0"/>
      <w:marBottom w:val="0"/>
      <w:divBdr>
        <w:top w:val="none" w:sz="0" w:space="0" w:color="auto"/>
        <w:left w:val="none" w:sz="0" w:space="0" w:color="auto"/>
        <w:bottom w:val="none" w:sz="0" w:space="0" w:color="auto"/>
        <w:right w:val="none" w:sz="0" w:space="0" w:color="auto"/>
      </w:divBdr>
    </w:div>
    <w:div w:id="1453937769">
      <w:bodyDiv w:val="1"/>
      <w:marLeft w:val="0"/>
      <w:marRight w:val="0"/>
      <w:marTop w:val="0"/>
      <w:marBottom w:val="0"/>
      <w:divBdr>
        <w:top w:val="none" w:sz="0" w:space="0" w:color="auto"/>
        <w:left w:val="none" w:sz="0" w:space="0" w:color="auto"/>
        <w:bottom w:val="none" w:sz="0" w:space="0" w:color="auto"/>
        <w:right w:val="none" w:sz="0" w:space="0" w:color="auto"/>
      </w:divBdr>
    </w:div>
    <w:div w:id="1454330101">
      <w:bodyDiv w:val="1"/>
      <w:marLeft w:val="0"/>
      <w:marRight w:val="0"/>
      <w:marTop w:val="0"/>
      <w:marBottom w:val="0"/>
      <w:divBdr>
        <w:top w:val="none" w:sz="0" w:space="0" w:color="auto"/>
        <w:left w:val="none" w:sz="0" w:space="0" w:color="auto"/>
        <w:bottom w:val="none" w:sz="0" w:space="0" w:color="auto"/>
        <w:right w:val="none" w:sz="0" w:space="0" w:color="auto"/>
      </w:divBdr>
    </w:div>
    <w:div w:id="1455321718">
      <w:bodyDiv w:val="1"/>
      <w:marLeft w:val="0"/>
      <w:marRight w:val="0"/>
      <w:marTop w:val="0"/>
      <w:marBottom w:val="0"/>
      <w:divBdr>
        <w:top w:val="none" w:sz="0" w:space="0" w:color="auto"/>
        <w:left w:val="none" w:sz="0" w:space="0" w:color="auto"/>
        <w:bottom w:val="none" w:sz="0" w:space="0" w:color="auto"/>
        <w:right w:val="none" w:sz="0" w:space="0" w:color="auto"/>
      </w:divBdr>
    </w:div>
    <w:div w:id="1455632982">
      <w:bodyDiv w:val="1"/>
      <w:marLeft w:val="0"/>
      <w:marRight w:val="0"/>
      <w:marTop w:val="0"/>
      <w:marBottom w:val="0"/>
      <w:divBdr>
        <w:top w:val="none" w:sz="0" w:space="0" w:color="auto"/>
        <w:left w:val="none" w:sz="0" w:space="0" w:color="auto"/>
        <w:bottom w:val="none" w:sz="0" w:space="0" w:color="auto"/>
        <w:right w:val="none" w:sz="0" w:space="0" w:color="auto"/>
      </w:divBdr>
    </w:div>
    <w:div w:id="1456868286">
      <w:bodyDiv w:val="1"/>
      <w:marLeft w:val="0"/>
      <w:marRight w:val="0"/>
      <w:marTop w:val="0"/>
      <w:marBottom w:val="0"/>
      <w:divBdr>
        <w:top w:val="none" w:sz="0" w:space="0" w:color="auto"/>
        <w:left w:val="none" w:sz="0" w:space="0" w:color="auto"/>
        <w:bottom w:val="none" w:sz="0" w:space="0" w:color="auto"/>
        <w:right w:val="none" w:sz="0" w:space="0" w:color="auto"/>
      </w:divBdr>
    </w:div>
    <w:div w:id="1456949312">
      <w:bodyDiv w:val="1"/>
      <w:marLeft w:val="0"/>
      <w:marRight w:val="0"/>
      <w:marTop w:val="0"/>
      <w:marBottom w:val="0"/>
      <w:divBdr>
        <w:top w:val="none" w:sz="0" w:space="0" w:color="auto"/>
        <w:left w:val="none" w:sz="0" w:space="0" w:color="auto"/>
        <w:bottom w:val="none" w:sz="0" w:space="0" w:color="auto"/>
        <w:right w:val="none" w:sz="0" w:space="0" w:color="auto"/>
      </w:divBdr>
    </w:div>
    <w:div w:id="1457748996">
      <w:bodyDiv w:val="1"/>
      <w:marLeft w:val="0"/>
      <w:marRight w:val="0"/>
      <w:marTop w:val="0"/>
      <w:marBottom w:val="0"/>
      <w:divBdr>
        <w:top w:val="none" w:sz="0" w:space="0" w:color="auto"/>
        <w:left w:val="none" w:sz="0" w:space="0" w:color="auto"/>
        <w:bottom w:val="none" w:sz="0" w:space="0" w:color="auto"/>
        <w:right w:val="none" w:sz="0" w:space="0" w:color="auto"/>
      </w:divBdr>
    </w:div>
    <w:div w:id="1458254335">
      <w:bodyDiv w:val="1"/>
      <w:marLeft w:val="0"/>
      <w:marRight w:val="0"/>
      <w:marTop w:val="0"/>
      <w:marBottom w:val="0"/>
      <w:divBdr>
        <w:top w:val="none" w:sz="0" w:space="0" w:color="auto"/>
        <w:left w:val="none" w:sz="0" w:space="0" w:color="auto"/>
        <w:bottom w:val="none" w:sz="0" w:space="0" w:color="auto"/>
        <w:right w:val="none" w:sz="0" w:space="0" w:color="auto"/>
      </w:divBdr>
    </w:div>
    <w:div w:id="1459029099">
      <w:bodyDiv w:val="1"/>
      <w:marLeft w:val="0"/>
      <w:marRight w:val="0"/>
      <w:marTop w:val="0"/>
      <w:marBottom w:val="0"/>
      <w:divBdr>
        <w:top w:val="none" w:sz="0" w:space="0" w:color="auto"/>
        <w:left w:val="none" w:sz="0" w:space="0" w:color="auto"/>
        <w:bottom w:val="none" w:sz="0" w:space="0" w:color="auto"/>
        <w:right w:val="none" w:sz="0" w:space="0" w:color="auto"/>
      </w:divBdr>
    </w:div>
    <w:div w:id="1459182744">
      <w:bodyDiv w:val="1"/>
      <w:marLeft w:val="0"/>
      <w:marRight w:val="0"/>
      <w:marTop w:val="0"/>
      <w:marBottom w:val="0"/>
      <w:divBdr>
        <w:top w:val="none" w:sz="0" w:space="0" w:color="auto"/>
        <w:left w:val="none" w:sz="0" w:space="0" w:color="auto"/>
        <w:bottom w:val="none" w:sz="0" w:space="0" w:color="auto"/>
        <w:right w:val="none" w:sz="0" w:space="0" w:color="auto"/>
      </w:divBdr>
    </w:div>
    <w:div w:id="1459490617">
      <w:bodyDiv w:val="1"/>
      <w:marLeft w:val="0"/>
      <w:marRight w:val="0"/>
      <w:marTop w:val="0"/>
      <w:marBottom w:val="0"/>
      <w:divBdr>
        <w:top w:val="none" w:sz="0" w:space="0" w:color="auto"/>
        <w:left w:val="none" w:sz="0" w:space="0" w:color="auto"/>
        <w:bottom w:val="none" w:sz="0" w:space="0" w:color="auto"/>
        <w:right w:val="none" w:sz="0" w:space="0" w:color="auto"/>
      </w:divBdr>
    </w:div>
    <w:div w:id="1460488228">
      <w:bodyDiv w:val="1"/>
      <w:marLeft w:val="0"/>
      <w:marRight w:val="0"/>
      <w:marTop w:val="0"/>
      <w:marBottom w:val="0"/>
      <w:divBdr>
        <w:top w:val="none" w:sz="0" w:space="0" w:color="auto"/>
        <w:left w:val="none" w:sz="0" w:space="0" w:color="auto"/>
        <w:bottom w:val="none" w:sz="0" w:space="0" w:color="auto"/>
        <w:right w:val="none" w:sz="0" w:space="0" w:color="auto"/>
      </w:divBdr>
    </w:div>
    <w:div w:id="1460880665">
      <w:bodyDiv w:val="1"/>
      <w:marLeft w:val="0"/>
      <w:marRight w:val="0"/>
      <w:marTop w:val="0"/>
      <w:marBottom w:val="0"/>
      <w:divBdr>
        <w:top w:val="none" w:sz="0" w:space="0" w:color="auto"/>
        <w:left w:val="none" w:sz="0" w:space="0" w:color="auto"/>
        <w:bottom w:val="none" w:sz="0" w:space="0" w:color="auto"/>
        <w:right w:val="none" w:sz="0" w:space="0" w:color="auto"/>
      </w:divBdr>
    </w:div>
    <w:div w:id="1461338691">
      <w:bodyDiv w:val="1"/>
      <w:marLeft w:val="0"/>
      <w:marRight w:val="0"/>
      <w:marTop w:val="0"/>
      <w:marBottom w:val="0"/>
      <w:divBdr>
        <w:top w:val="none" w:sz="0" w:space="0" w:color="auto"/>
        <w:left w:val="none" w:sz="0" w:space="0" w:color="auto"/>
        <w:bottom w:val="none" w:sz="0" w:space="0" w:color="auto"/>
        <w:right w:val="none" w:sz="0" w:space="0" w:color="auto"/>
      </w:divBdr>
    </w:div>
    <w:div w:id="1461652340">
      <w:bodyDiv w:val="1"/>
      <w:marLeft w:val="0"/>
      <w:marRight w:val="0"/>
      <w:marTop w:val="0"/>
      <w:marBottom w:val="0"/>
      <w:divBdr>
        <w:top w:val="none" w:sz="0" w:space="0" w:color="auto"/>
        <w:left w:val="none" w:sz="0" w:space="0" w:color="auto"/>
        <w:bottom w:val="none" w:sz="0" w:space="0" w:color="auto"/>
        <w:right w:val="none" w:sz="0" w:space="0" w:color="auto"/>
      </w:divBdr>
    </w:div>
    <w:div w:id="1462724954">
      <w:bodyDiv w:val="1"/>
      <w:marLeft w:val="0"/>
      <w:marRight w:val="0"/>
      <w:marTop w:val="0"/>
      <w:marBottom w:val="0"/>
      <w:divBdr>
        <w:top w:val="none" w:sz="0" w:space="0" w:color="auto"/>
        <w:left w:val="none" w:sz="0" w:space="0" w:color="auto"/>
        <w:bottom w:val="none" w:sz="0" w:space="0" w:color="auto"/>
        <w:right w:val="none" w:sz="0" w:space="0" w:color="auto"/>
      </w:divBdr>
    </w:div>
    <w:div w:id="1462767794">
      <w:bodyDiv w:val="1"/>
      <w:marLeft w:val="0"/>
      <w:marRight w:val="0"/>
      <w:marTop w:val="0"/>
      <w:marBottom w:val="0"/>
      <w:divBdr>
        <w:top w:val="none" w:sz="0" w:space="0" w:color="auto"/>
        <w:left w:val="none" w:sz="0" w:space="0" w:color="auto"/>
        <w:bottom w:val="none" w:sz="0" w:space="0" w:color="auto"/>
        <w:right w:val="none" w:sz="0" w:space="0" w:color="auto"/>
      </w:divBdr>
    </w:div>
    <w:div w:id="1463232140">
      <w:bodyDiv w:val="1"/>
      <w:marLeft w:val="0"/>
      <w:marRight w:val="0"/>
      <w:marTop w:val="0"/>
      <w:marBottom w:val="0"/>
      <w:divBdr>
        <w:top w:val="none" w:sz="0" w:space="0" w:color="auto"/>
        <w:left w:val="none" w:sz="0" w:space="0" w:color="auto"/>
        <w:bottom w:val="none" w:sz="0" w:space="0" w:color="auto"/>
        <w:right w:val="none" w:sz="0" w:space="0" w:color="auto"/>
      </w:divBdr>
    </w:div>
    <w:div w:id="1464499659">
      <w:bodyDiv w:val="1"/>
      <w:marLeft w:val="0"/>
      <w:marRight w:val="0"/>
      <w:marTop w:val="0"/>
      <w:marBottom w:val="0"/>
      <w:divBdr>
        <w:top w:val="none" w:sz="0" w:space="0" w:color="auto"/>
        <w:left w:val="none" w:sz="0" w:space="0" w:color="auto"/>
        <w:bottom w:val="none" w:sz="0" w:space="0" w:color="auto"/>
        <w:right w:val="none" w:sz="0" w:space="0" w:color="auto"/>
      </w:divBdr>
    </w:div>
    <w:div w:id="1464615091">
      <w:bodyDiv w:val="1"/>
      <w:marLeft w:val="0"/>
      <w:marRight w:val="0"/>
      <w:marTop w:val="0"/>
      <w:marBottom w:val="0"/>
      <w:divBdr>
        <w:top w:val="none" w:sz="0" w:space="0" w:color="auto"/>
        <w:left w:val="none" w:sz="0" w:space="0" w:color="auto"/>
        <w:bottom w:val="none" w:sz="0" w:space="0" w:color="auto"/>
        <w:right w:val="none" w:sz="0" w:space="0" w:color="auto"/>
      </w:divBdr>
    </w:div>
    <w:div w:id="1464738245">
      <w:bodyDiv w:val="1"/>
      <w:marLeft w:val="0"/>
      <w:marRight w:val="0"/>
      <w:marTop w:val="0"/>
      <w:marBottom w:val="0"/>
      <w:divBdr>
        <w:top w:val="none" w:sz="0" w:space="0" w:color="auto"/>
        <w:left w:val="none" w:sz="0" w:space="0" w:color="auto"/>
        <w:bottom w:val="none" w:sz="0" w:space="0" w:color="auto"/>
        <w:right w:val="none" w:sz="0" w:space="0" w:color="auto"/>
      </w:divBdr>
    </w:div>
    <w:div w:id="1465847049">
      <w:bodyDiv w:val="1"/>
      <w:marLeft w:val="0"/>
      <w:marRight w:val="0"/>
      <w:marTop w:val="0"/>
      <w:marBottom w:val="0"/>
      <w:divBdr>
        <w:top w:val="none" w:sz="0" w:space="0" w:color="auto"/>
        <w:left w:val="none" w:sz="0" w:space="0" w:color="auto"/>
        <w:bottom w:val="none" w:sz="0" w:space="0" w:color="auto"/>
        <w:right w:val="none" w:sz="0" w:space="0" w:color="auto"/>
      </w:divBdr>
    </w:div>
    <w:div w:id="1466196967">
      <w:bodyDiv w:val="1"/>
      <w:marLeft w:val="0"/>
      <w:marRight w:val="0"/>
      <w:marTop w:val="0"/>
      <w:marBottom w:val="0"/>
      <w:divBdr>
        <w:top w:val="none" w:sz="0" w:space="0" w:color="auto"/>
        <w:left w:val="none" w:sz="0" w:space="0" w:color="auto"/>
        <w:bottom w:val="none" w:sz="0" w:space="0" w:color="auto"/>
        <w:right w:val="none" w:sz="0" w:space="0" w:color="auto"/>
      </w:divBdr>
    </w:div>
    <w:div w:id="1466503479">
      <w:bodyDiv w:val="1"/>
      <w:marLeft w:val="0"/>
      <w:marRight w:val="0"/>
      <w:marTop w:val="0"/>
      <w:marBottom w:val="0"/>
      <w:divBdr>
        <w:top w:val="none" w:sz="0" w:space="0" w:color="auto"/>
        <w:left w:val="none" w:sz="0" w:space="0" w:color="auto"/>
        <w:bottom w:val="none" w:sz="0" w:space="0" w:color="auto"/>
        <w:right w:val="none" w:sz="0" w:space="0" w:color="auto"/>
      </w:divBdr>
    </w:div>
    <w:div w:id="1466852029">
      <w:bodyDiv w:val="1"/>
      <w:marLeft w:val="0"/>
      <w:marRight w:val="0"/>
      <w:marTop w:val="0"/>
      <w:marBottom w:val="0"/>
      <w:divBdr>
        <w:top w:val="none" w:sz="0" w:space="0" w:color="auto"/>
        <w:left w:val="none" w:sz="0" w:space="0" w:color="auto"/>
        <w:bottom w:val="none" w:sz="0" w:space="0" w:color="auto"/>
        <w:right w:val="none" w:sz="0" w:space="0" w:color="auto"/>
      </w:divBdr>
    </w:div>
    <w:div w:id="1467431264">
      <w:bodyDiv w:val="1"/>
      <w:marLeft w:val="0"/>
      <w:marRight w:val="0"/>
      <w:marTop w:val="0"/>
      <w:marBottom w:val="0"/>
      <w:divBdr>
        <w:top w:val="none" w:sz="0" w:space="0" w:color="auto"/>
        <w:left w:val="none" w:sz="0" w:space="0" w:color="auto"/>
        <w:bottom w:val="none" w:sz="0" w:space="0" w:color="auto"/>
        <w:right w:val="none" w:sz="0" w:space="0" w:color="auto"/>
      </w:divBdr>
    </w:div>
    <w:div w:id="1468281322">
      <w:bodyDiv w:val="1"/>
      <w:marLeft w:val="0"/>
      <w:marRight w:val="0"/>
      <w:marTop w:val="0"/>
      <w:marBottom w:val="0"/>
      <w:divBdr>
        <w:top w:val="none" w:sz="0" w:space="0" w:color="auto"/>
        <w:left w:val="none" w:sz="0" w:space="0" w:color="auto"/>
        <w:bottom w:val="none" w:sz="0" w:space="0" w:color="auto"/>
        <w:right w:val="none" w:sz="0" w:space="0" w:color="auto"/>
      </w:divBdr>
    </w:div>
    <w:div w:id="1471285541">
      <w:bodyDiv w:val="1"/>
      <w:marLeft w:val="0"/>
      <w:marRight w:val="0"/>
      <w:marTop w:val="0"/>
      <w:marBottom w:val="0"/>
      <w:divBdr>
        <w:top w:val="none" w:sz="0" w:space="0" w:color="auto"/>
        <w:left w:val="none" w:sz="0" w:space="0" w:color="auto"/>
        <w:bottom w:val="none" w:sz="0" w:space="0" w:color="auto"/>
        <w:right w:val="none" w:sz="0" w:space="0" w:color="auto"/>
      </w:divBdr>
    </w:div>
    <w:div w:id="1471358244">
      <w:bodyDiv w:val="1"/>
      <w:marLeft w:val="0"/>
      <w:marRight w:val="0"/>
      <w:marTop w:val="0"/>
      <w:marBottom w:val="0"/>
      <w:divBdr>
        <w:top w:val="none" w:sz="0" w:space="0" w:color="auto"/>
        <w:left w:val="none" w:sz="0" w:space="0" w:color="auto"/>
        <w:bottom w:val="none" w:sz="0" w:space="0" w:color="auto"/>
        <w:right w:val="none" w:sz="0" w:space="0" w:color="auto"/>
      </w:divBdr>
    </w:div>
    <w:div w:id="1472939755">
      <w:bodyDiv w:val="1"/>
      <w:marLeft w:val="0"/>
      <w:marRight w:val="0"/>
      <w:marTop w:val="0"/>
      <w:marBottom w:val="0"/>
      <w:divBdr>
        <w:top w:val="none" w:sz="0" w:space="0" w:color="auto"/>
        <w:left w:val="none" w:sz="0" w:space="0" w:color="auto"/>
        <w:bottom w:val="none" w:sz="0" w:space="0" w:color="auto"/>
        <w:right w:val="none" w:sz="0" w:space="0" w:color="auto"/>
      </w:divBdr>
    </w:div>
    <w:div w:id="1473055159">
      <w:bodyDiv w:val="1"/>
      <w:marLeft w:val="0"/>
      <w:marRight w:val="0"/>
      <w:marTop w:val="0"/>
      <w:marBottom w:val="0"/>
      <w:divBdr>
        <w:top w:val="none" w:sz="0" w:space="0" w:color="auto"/>
        <w:left w:val="none" w:sz="0" w:space="0" w:color="auto"/>
        <w:bottom w:val="none" w:sz="0" w:space="0" w:color="auto"/>
        <w:right w:val="none" w:sz="0" w:space="0" w:color="auto"/>
      </w:divBdr>
    </w:div>
    <w:div w:id="1473214703">
      <w:bodyDiv w:val="1"/>
      <w:marLeft w:val="0"/>
      <w:marRight w:val="0"/>
      <w:marTop w:val="0"/>
      <w:marBottom w:val="0"/>
      <w:divBdr>
        <w:top w:val="none" w:sz="0" w:space="0" w:color="auto"/>
        <w:left w:val="none" w:sz="0" w:space="0" w:color="auto"/>
        <w:bottom w:val="none" w:sz="0" w:space="0" w:color="auto"/>
        <w:right w:val="none" w:sz="0" w:space="0" w:color="auto"/>
      </w:divBdr>
    </w:div>
    <w:div w:id="1473325116">
      <w:bodyDiv w:val="1"/>
      <w:marLeft w:val="0"/>
      <w:marRight w:val="0"/>
      <w:marTop w:val="0"/>
      <w:marBottom w:val="0"/>
      <w:divBdr>
        <w:top w:val="none" w:sz="0" w:space="0" w:color="auto"/>
        <w:left w:val="none" w:sz="0" w:space="0" w:color="auto"/>
        <w:bottom w:val="none" w:sz="0" w:space="0" w:color="auto"/>
        <w:right w:val="none" w:sz="0" w:space="0" w:color="auto"/>
      </w:divBdr>
    </w:div>
    <w:div w:id="1473401535">
      <w:bodyDiv w:val="1"/>
      <w:marLeft w:val="0"/>
      <w:marRight w:val="0"/>
      <w:marTop w:val="0"/>
      <w:marBottom w:val="0"/>
      <w:divBdr>
        <w:top w:val="none" w:sz="0" w:space="0" w:color="auto"/>
        <w:left w:val="none" w:sz="0" w:space="0" w:color="auto"/>
        <w:bottom w:val="none" w:sz="0" w:space="0" w:color="auto"/>
        <w:right w:val="none" w:sz="0" w:space="0" w:color="auto"/>
      </w:divBdr>
    </w:div>
    <w:div w:id="1473517002">
      <w:bodyDiv w:val="1"/>
      <w:marLeft w:val="0"/>
      <w:marRight w:val="0"/>
      <w:marTop w:val="0"/>
      <w:marBottom w:val="0"/>
      <w:divBdr>
        <w:top w:val="none" w:sz="0" w:space="0" w:color="auto"/>
        <w:left w:val="none" w:sz="0" w:space="0" w:color="auto"/>
        <w:bottom w:val="none" w:sz="0" w:space="0" w:color="auto"/>
        <w:right w:val="none" w:sz="0" w:space="0" w:color="auto"/>
      </w:divBdr>
    </w:div>
    <w:div w:id="1473600407">
      <w:bodyDiv w:val="1"/>
      <w:marLeft w:val="0"/>
      <w:marRight w:val="0"/>
      <w:marTop w:val="0"/>
      <w:marBottom w:val="0"/>
      <w:divBdr>
        <w:top w:val="none" w:sz="0" w:space="0" w:color="auto"/>
        <w:left w:val="none" w:sz="0" w:space="0" w:color="auto"/>
        <w:bottom w:val="none" w:sz="0" w:space="0" w:color="auto"/>
        <w:right w:val="none" w:sz="0" w:space="0" w:color="auto"/>
      </w:divBdr>
    </w:div>
    <w:div w:id="1473790046">
      <w:bodyDiv w:val="1"/>
      <w:marLeft w:val="0"/>
      <w:marRight w:val="0"/>
      <w:marTop w:val="0"/>
      <w:marBottom w:val="0"/>
      <w:divBdr>
        <w:top w:val="none" w:sz="0" w:space="0" w:color="auto"/>
        <w:left w:val="none" w:sz="0" w:space="0" w:color="auto"/>
        <w:bottom w:val="none" w:sz="0" w:space="0" w:color="auto"/>
        <w:right w:val="none" w:sz="0" w:space="0" w:color="auto"/>
      </w:divBdr>
    </w:div>
    <w:div w:id="1474638696">
      <w:bodyDiv w:val="1"/>
      <w:marLeft w:val="0"/>
      <w:marRight w:val="0"/>
      <w:marTop w:val="0"/>
      <w:marBottom w:val="0"/>
      <w:divBdr>
        <w:top w:val="none" w:sz="0" w:space="0" w:color="auto"/>
        <w:left w:val="none" w:sz="0" w:space="0" w:color="auto"/>
        <w:bottom w:val="none" w:sz="0" w:space="0" w:color="auto"/>
        <w:right w:val="none" w:sz="0" w:space="0" w:color="auto"/>
      </w:divBdr>
    </w:div>
    <w:div w:id="1475222540">
      <w:bodyDiv w:val="1"/>
      <w:marLeft w:val="0"/>
      <w:marRight w:val="0"/>
      <w:marTop w:val="0"/>
      <w:marBottom w:val="0"/>
      <w:divBdr>
        <w:top w:val="none" w:sz="0" w:space="0" w:color="auto"/>
        <w:left w:val="none" w:sz="0" w:space="0" w:color="auto"/>
        <w:bottom w:val="none" w:sz="0" w:space="0" w:color="auto"/>
        <w:right w:val="none" w:sz="0" w:space="0" w:color="auto"/>
      </w:divBdr>
    </w:div>
    <w:div w:id="1475295319">
      <w:bodyDiv w:val="1"/>
      <w:marLeft w:val="0"/>
      <w:marRight w:val="0"/>
      <w:marTop w:val="0"/>
      <w:marBottom w:val="0"/>
      <w:divBdr>
        <w:top w:val="none" w:sz="0" w:space="0" w:color="auto"/>
        <w:left w:val="none" w:sz="0" w:space="0" w:color="auto"/>
        <w:bottom w:val="none" w:sz="0" w:space="0" w:color="auto"/>
        <w:right w:val="none" w:sz="0" w:space="0" w:color="auto"/>
      </w:divBdr>
    </w:div>
    <w:div w:id="1475832104">
      <w:bodyDiv w:val="1"/>
      <w:marLeft w:val="0"/>
      <w:marRight w:val="0"/>
      <w:marTop w:val="0"/>
      <w:marBottom w:val="0"/>
      <w:divBdr>
        <w:top w:val="none" w:sz="0" w:space="0" w:color="auto"/>
        <w:left w:val="none" w:sz="0" w:space="0" w:color="auto"/>
        <w:bottom w:val="none" w:sz="0" w:space="0" w:color="auto"/>
        <w:right w:val="none" w:sz="0" w:space="0" w:color="auto"/>
      </w:divBdr>
    </w:div>
    <w:div w:id="1476604258">
      <w:bodyDiv w:val="1"/>
      <w:marLeft w:val="0"/>
      <w:marRight w:val="0"/>
      <w:marTop w:val="0"/>
      <w:marBottom w:val="0"/>
      <w:divBdr>
        <w:top w:val="none" w:sz="0" w:space="0" w:color="auto"/>
        <w:left w:val="none" w:sz="0" w:space="0" w:color="auto"/>
        <w:bottom w:val="none" w:sz="0" w:space="0" w:color="auto"/>
        <w:right w:val="none" w:sz="0" w:space="0" w:color="auto"/>
      </w:divBdr>
    </w:div>
    <w:div w:id="1476991633">
      <w:bodyDiv w:val="1"/>
      <w:marLeft w:val="0"/>
      <w:marRight w:val="0"/>
      <w:marTop w:val="0"/>
      <w:marBottom w:val="0"/>
      <w:divBdr>
        <w:top w:val="none" w:sz="0" w:space="0" w:color="auto"/>
        <w:left w:val="none" w:sz="0" w:space="0" w:color="auto"/>
        <w:bottom w:val="none" w:sz="0" w:space="0" w:color="auto"/>
        <w:right w:val="none" w:sz="0" w:space="0" w:color="auto"/>
      </w:divBdr>
    </w:div>
    <w:div w:id="1477181796">
      <w:bodyDiv w:val="1"/>
      <w:marLeft w:val="0"/>
      <w:marRight w:val="0"/>
      <w:marTop w:val="0"/>
      <w:marBottom w:val="0"/>
      <w:divBdr>
        <w:top w:val="none" w:sz="0" w:space="0" w:color="auto"/>
        <w:left w:val="none" w:sz="0" w:space="0" w:color="auto"/>
        <w:bottom w:val="none" w:sz="0" w:space="0" w:color="auto"/>
        <w:right w:val="none" w:sz="0" w:space="0" w:color="auto"/>
      </w:divBdr>
    </w:div>
    <w:div w:id="1478108557">
      <w:bodyDiv w:val="1"/>
      <w:marLeft w:val="0"/>
      <w:marRight w:val="0"/>
      <w:marTop w:val="0"/>
      <w:marBottom w:val="0"/>
      <w:divBdr>
        <w:top w:val="none" w:sz="0" w:space="0" w:color="auto"/>
        <w:left w:val="none" w:sz="0" w:space="0" w:color="auto"/>
        <w:bottom w:val="none" w:sz="0" w:space="0" w:color="auto"/>
        <w:right w:val="none" w:sz="0" w:space="0" w:color="auto"/>
      </w:divBdr>
    </w:div>
    <w:div w:id="1478457069">
      <w:bodyDiv w:val="1"/>
      <w:marLeft w:val="0"/>
      <w:marRight w:val="0"/>
      <w:marTop w:val="0"/>
      <w:marBottom w:val="0"/>
      <w:divBdr>
        <w:top w:val="none" w:sz="0" w:space="0" w:color="auto"/>
        <w:left w:val="none" w:sz="0" w:space="0" w:color="auto"/>
        <w:bottom w:val="none" w:sz="0" w:space="0" w:color="auto"/>
        <w:right w:val="none" w:sz="0" w:space="0" w:color="auto"/>
      </w:divBdr>
    </w:div>
    <w:div w:id="1478643798">
      <w:bodyDiv w:val="1"/>
      <w:marLeft w:val="0"/>
      <w:marRight w:val="0"/>
      <w:marTop w:val="0"/>
      <w:marBottom w:val="0"/>
      <w:divBdr>
        <w:top w:val="none" w:sz="0" w:space="0" w:color="auto"/>
        <w:left w:val="none" w:sz="0" w:space="0" w:color="auto"/>
        <w:bottom w:val="none" w:sz="0" w:space="0" w:color="auto"/>
        <w:right w:val="none" w:sz="0" w:space="0" w:color="auto"/>
      </w:divBdr>
    </w:div>
    <w:div w:id="1478954762">
      <w:bodyDiv w:val="1"/>
      <w:marLeft w:val="0"/>
      <w:marRight w:val="0"/>
      <w:marTop w:val="0"/>
      <w:marBottom w:val="0"/>
      <w:divBdr>
        <w:top w:val="none" w:sz="0" w:space="0" w:color="auto"/>
        <w:left w:val="none" w:sz="0" w:space="0" w:color="auto"/>
        <w:bottom w:val="none" w:sz="0" w:space="0" w:color="auto"/>
        <w:right w:val="none" w:sz="0" w:space="0" w:color="auto"/>
      </w:divBdr>
    </w:div>
    <w:div w:id="1480003313">
      <w:bodyDiv w:val="1"/>
      <w:marLeft w:val="0"/>
      <w:marRight w:val="0"/>
      <w:marTop w:val="0"/>
      <w:marBottom w:val="0"/>
      <w:divBdr>
        <w:top w:val="none" w:sz="0" w:space="0" w:color="auto"/>
        <w:left w:val="none" w:sz="0" w:space="0" w:color="auto"/>
        <w:bottom w:val="none" w:sz="0" w:space="0" w:color="auto"/>
        <w:right w:val="none" w:sz="0" w:space="0" w:color="auto"/>
      </w:divBdr>
    </w:div>
    <w:div w:id="1481851047">
      <w:bodyDiv w:val="1"/>
      <w:marLeft w:val="0"/>
      <w:marRight w:val="0"/>
      <w:marTop w:val="0"/>
      <w:marBottom w:val="0"/>
      <w:divBdr>
        <w:top w:val="none" w:sz="0" w:space="0" w:color="auto"/>
        <w:left w:val="none" w:sz="0" w:space="0" w:color="auto"/>
        <w:bottom w:val="none" w:sz="0" w:space="0" w:color="auto"/>
        <w:right w:val="none" w:sz="0" w:space="0" w:color="auto"/>
      </w:divBdr>
    </w:div>
    <w:div w:id="1481967845">
      <w:bodyDiv w:val="1"/>
      <w:marLeft w:val="0"/>
      <w:marRight w:val="0"/>
      <w:marTop w:val="0"/>
      <w:marBottom w:val="0"/>
      <w:divBdr>
        <w:top w:val="none" w:sz="0" w:space="0" w:color="auto"/>
        <w:left w:val="none" w:sz="0" w:space="0" w:color="auto"/>
        <w:bottom w:val="none" w:sz="0" w:space="0" w:color="auto"/>
        <w:right w:val="none" w:sz="0" w:space="0" w:color="auto"/>
      </w:divBdr>
    </w:div>
    <w:div w:id="1482041661">
      <w:bodyDiv w:val="1"/>
      <w:marLeft w:val="0"/>
      <w:marRight w:val="0"/>
      <w:marTop w:val="0"/>
      <w:marBottom w:val="0"/>
      <w:divBdr>
        <w:top w:val="none" w:sz="0" w:space="0" w:color="auto"/>
        <w:left w:val="none" w:sz="0" w:space="0" w:color="auto"/>
        <w:bottom w:val="none" w:sz="0" w:space="0" w:color="auto"/>
        <w:right w:val="none" w:sz="0" w:space="0" w:color="auto"/>
      </w:divBdr>
    </w:div>
    <w:div w:id="1482119902">
      <w:bodyDiv w:val="1"/>
      <w:marLeft w:val="0"/>
      <w:marRight w:val="0"/>
      <w:marTop w:val="0"/>
      <w:marBottom w:val="0"/>
      <w:divBdr>
        <w:top w:val="none" w:sz="0" w:space="0" w:color="auto"/>
        <w:left w:val="none" w:sz="0" w:space="0" w:color="auto"/>
        <w:bottom w:val="none" w:sz="0" w:space="0" w:color="auto"/>
        <w:right w:val="none" w:sz="0" w:space="0" w:color="auto"/>
      </w:divBdr>
    </w:div>
    <w:div w:id="1483278501">
      <w:bodyDiv w:val="1"/>
      <w:marLeft w:val="0"/>
      <w:marRight w:val="0"/>
      <w:marTop w:val="0"/>
      <w:marBottom w:val="0"/>
      <w:divBdr>
        <w:top w:val="none" w:sz="0" w:space="0" w:color="auto"/>
        <w:left w:val="none" w:sz="0" w:space="0" w:color="auto"/>
        <w:bottom w:val="none" w:sz="0" w:space="0" w:color="auto"/>
        <w:right w:val="none" w:sz="0" w:space="0" w:color="auto"/>
      </w:divBdr>
    </w:div>
    <w:div w:id="1484077088">
      <w:bodyDiv w:val="1"/>
      <w:marLeft w:val="0"/>
      <w:marRight w:val="0"/>
      <w:marTop w:val="0"/>
      <w:marBottom w:val="0"/>
      <w:divBdr>
        <w:top w:val="none" w:sz="0" w:space="0" w:color="auto"/>
        <w:left w:val="none" w:sz="0" w:space="0" w:color="auto"/>
        <w:bottom w:val="none" w:sz="0" w:space="0" w:color="auto"/>
        <w:right w:val="none" w:sz="0" w:space="0" w:color="auto"/>
      </w:divBdr>
    </w:div>
    <w:div w:id="1484152763">
      <w:bodyDiv w:val="1"/>
      <w:marLeft w:val="0"/>
      <w:marRight w:val="0"/>
      <w:marTop w:val="0"/>
      <w:marBottom w:val="0"/>
      <w:divBdr>
        <w:top w:val="none" w:sz="0" w:space="0" w:color="auto"/>
        <w:left w:val="none" w:sz="0" w:space="0" w:color="auto"/>
        <w:bottom w:val="none" w:sz="0" w:space="0" w:color="auto"/>
        <w:right w:val="none" w:sz="0" w:space="0" w:color="auto"/>
      </w:divBdr>
    </w:div>
    <w:div w:id="1486240823">
      <w:bodyDiv w:val="1"/>
      <w:marLeft w:val="0"/>
      <w:marRight w:val="0"/>
      <w:marTop w:val="0"/>
      <w:marBottom w:val="0"/>
      <w:divBdr>
        <w:top w:val="none" w:sz="0" w:space="0" w:color="auto"/>
        <w:left w:val="none" w:sz="0" w:space="0" w:color="auto"/>
        <w:bottom w:val="none" w:sz="0" w:space="0" w:color="auto"/>
        <w:right w:val="none" w:sz="0" w:space="0" w:color="auto"/>
      </w:divBdr>
    </w:div>
    <w:div w:id="1486893528">
      <w:bodyDiv w:val="1"/>
      <w:marLeft w:val="0"/>
      <w:marRight w:val="0"/>
      <w:marTop w:val="0"/>
      <w:marBottom w:val="0"/>
      <w:divBdr>
        <w:top w:val="none" w:sz="0" w:space="0" w:color="auto"/>
        <w:left w:val="none" w:sz="0" w:space="0" w:color="auto"/>
        <w:bottom w:val="none" w:sz="0" w:space="0" w:color="auto"/>
        <w:right w:val="none" w:sz="0" w:space="0" w:color="auto"/>
      </w:divBdr>
    </w:div>
    <w:div w:id="1487933759">
      <w:bodyDiv w:val="1"/>
      <w:marLeft w:val="0"/>
      <w:marRight w:val="0"/>
      <w:marTop w:val="0"/>
      <w:marBottom w:val="0"/>
      <w:divBdr>
        <w:top w:val="none" w:sz="0" w:space="0" w:color="auto"/>
        <w:left w:val="none" w:sz="0" w:space="0" w:color="auto"/>
        <w:bottom w:val="none" w:sz="0" w:space="0" w:color="auto"/>
        <w:right w:val="none" w:sz="0" w:space="0" w:color="auto"/>
      </w:divBdr>
    </w:div>
    <w:div w:id="1488127081">
      <w:bodyDiv w:val="1"/>
      <w:marLeft w:val="0"/>
      <w:marRight w:val="0"/>
      <w:marTop w:val="0"/>
      <w:marBottom w:val="0"/>
      <w:divBdr>
        <w:top w:val="none" w:sz="0" w:space="0" w:color="auto"/>
        <w:left w:val="none" w:sz="0" w:space="0" w:color="auto"/>
        <w:bottom w:val="none" w:sz="0" w:space="0" w:color="auto"/>
        <w:right w:val="none" w:sz="0" w:space="0" w:color="auto"/>
      </w:divBdr>
    </w:div>
    <w:div w:id="1488283916">
      <w:bodyDiv w:val="1"/>
      <w:marLeft w:val="0"/>
      <w:marRight w:val="0"/>
      <w:marTop w:val="0"/>
      <w:marBottom w:val="0"/>
      <w:divBdr>
        <w:top w:val="none" w:sz="0" w:space="0" w:color="auto"/>
        <w:left w:val="none" w:sz="0" w:space="0" w:color="auto"/>
        <w:bottom w:val="none" w:sz="0" w:space="0" w:color="auto"/>
        <w:right w:val="none" w:sz="0" w:space="0" w:color="auto"/>
      </w:divBdr>
    </w:div>
    <w:div w:id="1489051149">
      <w:bodyDiv w:val="1"/>
      <w:marLeft w:val="0"/>
      <w:marRight w:val="0"/>
      <w:marTop w:val="0"/>
      <w:marBottom w:val="0"/>
      <w:divBdr>
        <w:top w:val="none" w:sz="0" w:space="0" w:color="auto"/>
        <w:left w:val="none" w:sz="0" w:space="0" w:color="auto"/>
        <w:bottom w:val="none" w:sz="0" w:space="0" w:color="auto"/>
        <w:right w:val="none" w:sz="0" w:space="0" w:color="auto"/>
      </w:divBdr>
    </w:div>
    <w:div w:id="1489709492">
      <w:bodyDiv w:val="1"/>
      <w:marLeft w:val="0"/>
      <w:marRight w:val="0"/>
      <w:marTop w:val="0"/>
      <w:marBottom w:val="0"/>
      <w:divBdr>
        <w:top w:val="none" w:sz="0" w:space="0" w:color="auto"/>
        <w:left w:val="none" w:sz="0" w:space="0" w:color="auto"/>
        <w:bottom w:val="none" w:sz="0" w:space="0" w:color="auto"/>
        <w:right w:val="none" w:sz="0" w:space="0" w:color="auto"/>
      </w:divBdr>
    </w:div>
    <w:div w:id="1489979672">
      <w:bodyDiv w:val="1"/>
      <w:marLeft w:val="0"/>
      <w:marRight w:val="0"/>
      <w:marTop w:val="0"/>
      <w:marBottom w:val="0"/>
      <w:divBdr>
        <w:top w:val="none" w:sz="0" w:space="0" w:color="auto"/>
        <w:left w:val="none" w:sz="0" w:space="0" w:color="auto"/>
        <w:bottom w:val="none" w:sz="0" w:space="0" w:color="auto"/>
        <w:right w:val="none" w:sz="0" w:space="0" w:color="auto"/>
      </w:divBdr>
    </w:div>
    <w:div w:id="1491674345">
      <w:bodyDiv w:val="1"/>
      <w:marLeft w:val="0"/>
      <w:marRight w:val="0"/>
      <w:marTop w:val="0"/>
      <w:marBottom w:val="0"/>
      <w:divBdr>
        <w:top w:val="none" w:sz="0" w:space="0" w:color="auto"/>
        <w:left w:val="none" w:sz="0" w:space="0" w:color="auto"/>
        <w:bottom w:val="none" w:sz="0" w:space="0" w:color="auto"/>
        <w:right w:val="none" w:sz="0" w:space="0" w:color="auto"/>
      </w:divBdr>
    </w:div>
    <w:div w:id="1491865730">
      <w:bodyDiv w:val="1"/>
      <w:marLeft w:val="0"/>
      <w:marRight w:val="0"/>
      <w:marTop w:val="0"/>
      <w:marBottom w:val="0"/>
      <w:divBdr>
        <w:top w:val="none" w:sz="0" w:space="0" w:color="auto"/>
        <w:left w:val="none" w:sz="0" w:space="0" w:color="auto"/>
        <w:bottom w:val="none" w:sz="0" w:space="0" w:color="auto"/>
        <w:right w:val="none" w:sz="0" w:space="0" w:color="auto"/>
      </w:divBdr>
    </w:div>
    <w:div w:id="1492066461">
      <w:bodyDiv w:val="1"/>
      <w:marLeft w:val="0"/>
      <w:marRight w:val="0"/>
      <w:marTop w:val="0"/>
      <w:marBottom w:val="0"/>
      <w:divBdr>
        <w:top w:val="none" w:sz="0" w:space="0" w:color="auto"/>
        <w:left w:val="none" w:sz="0" w:space="0" w:color="auto"/>
        <w:bottom w:val="none" w:sz="0" w:space="0" w:color="auto"/>
        <w:right w:val="none" w:sz="0" w:space="0" w:color="auto"/>
      </w:divBdr>
    </w:div>
    <w:div w:id="1492136150">
      <w:bodyDiv w:val="1"/>
      <w:marLeft w:val="0"/>
      <w:marRight w:val="0"/>
      <w:marTop w:val="0"/>
      <w:marBottom w:val="0"/>
      <w:divBdr>
        <w:top w:val="none" w:sz="0" w:space="0" w:color="auto"/>
        <w:left w:val="none" w:sz="0" w:space="0" w:color="auto"/>
        <w:bottom w:val="none" w:sz="0" w:space="0" w:color="auto"/>
        <w:right w:val="none" w:sz="0" w:space="0" w:color="auto"/>
      </w:divBdr>
    </w:div>
    <w:div w:id="1492327291">
      <w:bodyDiv w:val="1"/>
      <w:marLeft w:val="0"/>
      <w:marRight w:val="0"/>
      <w:marTop w:val="0"/>
      <w:marBottom w:val="0"/>
      <w:divBdr>
        <w:top w:val="none" w:sz="0" w:space="0" w:color="auto"/>
        <w:left w:val="none" w:sz="0" w:space="0" w:color="auto"/>
        <w:bottom w:val="none" w:sz="0" w:space="0" w:color="auto"/>
        <w:right w:val="none" w:sz="0" w:space="0" w:color="auto"/>
      </w:divBdr>
    </w:div>
    <w:div w:id="1492452775">
      <w:bodyDiv w:val="1"/>
      <w:marLeft w:val="0"/>
      <w:marRight w:val="0"/>
      <w:marTop w:val="0"/>
      <w:marBottom w:val="0"/>
      <w:divBdr>
        <w:top w:val="none" w:sz="0" w:space="0" w:color="auto"/>
        <w:left w:val="none" w:sz="0" w:space="0" w:color="auto"/>
        <w:bottom w:val="none" w:sz="0" w:space="0" w:color="auto"/>
        <w:right w:val="none" w:sz="0" w:space="0" w:color="auto"/>
      </w:divBdr>
    </w:div>
    <w:div w:id="1493712652">
      <w:bodyDiv w:val="1"/>
      <w:marLeft w:val="0"/>
      <w:marRight w:val="0"/>
      <w:marTop w:val="0"/>
      <w:marBottom w:val="0"/>
      <w:divBdr>
        <w:top w:val="none" w:sz="0" w:space="0" w:color="auto"/>
        <w:left w:val="none" w:sz="0" w:space="0" w:color="auto"/>
        <w:bottom w:val="none" w:sz="0" w:space="0" w:color="auto"/>
        <w:right w:val="none" w:sz="0" w:space="0" w:color="auto"/>
      </w:divBdr>
    </w:div>
    <w:div w:id="1493793461">
      <w:bodyDiv w:val="1"/>
      <w:marLeft w:val="0"/>
      <w:marRight w:val="0"/>
      <w:marTop w:val="0"/>
      <w:marBottom w:val="0"/>
      <w:divBdr>
        <w:top w:val="none" w:sz="0" w:space="0" w:color="auto"/>
        <w:left w:val="none" w:sz="0" w:space="0" w:color="auto"/>
        <w:bottom w:val="none" w:sz="0" w:space="0" w:color="auto"/>
        <w:right w:val="none" w:sz="0" w:space="0" w:color="auto"/>
      </w:divBdr>
    </w:div>
    <w:div w:id="1494292898">
      <w:bodyDiv w:val="1"/>
      <w:marLeft w:val="0"/>
      <w:marRight w:val="0"/>
      <w:marTop w:val="0"/>
      <w:marBottom w:val="0"/>
      <w:divBdr>
        <w:top w:val="none" w:sz="0" w:space="0" w:color="auto"/>
        <w:left w:val="none" w:sz="0" w:space="0" w:color="auto"/>
        <w:bottom w:val="none" w:sz="0" w:space="0" w:color="auto"/>
        <w:right w:val="none" w:sz="0" w:space="0" w:color="auto"/>
      </w:divBdr>
    </w:div>
    <w:div w:id="1494449499">
      <w:bodyDiv w:val="1"/>
      <w:marLeft w:val="0"/>
      <w:marRight w:val="0"/>
      <w:marTop w:val="0"/>
      <w:marBottom w:val="0"/>
      <w:divBdr>
        <w:top w:val="none" w:sz="0" w:space="0" w:color="auto"/>
        <w:left w:val="none" w:sz="0" w:space="0" w:color="auto"/>
        <w:bottom w:val="none" w:sz="0" w:space="0" w:color="auto"/>
        <w:right w:val="none" w:sz="0" w:space="0" w:color="auto"/>
      </w:divBdr>
    </w:div>
    <w:div w:id="1495487937">
      <w:bodyDiv w:val="1"/>
      <w:marLeft w:val="0"/>
      <w:marRight w:val="0"/>
      <w:marTop w:val="0"/>
      <w:marBottom w:val="0"/>
      <w:divBdr>
        <w:top w:val="none" w:sz="0" w:space="0" w:color="auto"/>
        <w:left w:val="none" w:sz="0" w:space="0" w:color="auto"/>
        <w:bottom w:val="none" w:sz="0" w:space="0" w:color="auto"/>
        <w:right w:val="none" w:sz="0" w:space="0" w:color="auto"/>
      </w:divBdr>
    </w:div>
    <w:div w:id="1497257949">
      <w:bodyDiv w:val="1"/>
      <w:marLeft w:val="0"/>
      <w:marRight w:val="0"/>
      <w:marTop w:val="0"/>
      <w:marBottom w:val="0"/>
      <w:divBdr>
        <w:top w:val="none" w:sz="0" w:space="0" w:color="auto"/>
        <w:left w:val="none" w:sz="0" w:space="0" w:color="auto"/>
        <w:bottom w:val="none" w:sz="0" w:space="0" w:color="auto"/>
        <w:right w:val="none" w:sz="0" w:space="0" w:color="auto"/>
      </w:divBdr>
    </w:div>
    <w:div w:id="1498495769">
      <w:bodyDiv w:val="1"/>
      <w:marLeft w:val="0"/>
      <w:marRight w:val="0"/>
      <w:marTop w:val="0"/>
      <w:marBottom w:val="0"/>
      <w:divBdr>
        <w:top w:val="none" w:sz="0" w:space="0" w:color="auto"/>
        <w:left w:val="none" w:sz="0" w:space="0" w:color="auto"/>
        <w:bottom w:val="none" w:sz="0" w:space="0" w:color="auto"/>
        <w:right w:val="none" w:sz="0" w:space="0" w:color="auto"/>
      </w:divBdr>
    </w:div>
    <w:div w:id="1498883434">
      <w:bodyDiv w:val="1"/>
      <w:marLeft w:val="0"/>
      <w:marRight w:val="0"/>
      <w:marTop w:val="0"/>
      <w:marBottom w:val="0"/>
      <w:divBdr>
        <w:top w:val="none" w:sz="0" w:space="0" w:color="auto"/>
        <w:left w:val="none" w:sz="0" w:space="0" w:color="auto"/>
        <w:bottom w:val="none" w:sz="0" w:space="0" w:color="auto"/>
        <w:right w:val="none" w:sz="0" w:space="0" w:color="auto"/>
      </w:divBdr>
    </w:div>
    <w:div w:id="1499998843">
      <w:bodyDiv w:val="1"/>
      <w:marLeft w:val="0"/>
      <w:marRight w:val="0"/>
      <w:marTop w:val="0"/>
      <w:marBottom w:val="0"/>
      <w:divBdr>
        <w:top w:val="none" w:sz="0" w:space="0" w:color="auto"/>
        <w:left w:val="none" w:sz="0" w:space="0" w:color="auto"/>
        <w:bottom w:val="none" w:sz="0" w:space="0" w:color="auto"/>
        <w:right w:val="none" w:sz="0" w:space="0" w:color="auto"/>
      </w:divBdr>
    </w:div>
    <w:div w:id="1500002975">
      <w:bodyDiv w:val="1"/>
      <w:marLeft w:val="0"/>
      <w:marRight w:val="0"/>
      <w:marTop w:val="0"/>
      <w:marBottom w:val="0"/>
      <w:divBdr>
        <w:top w:val="none" w:sz="0" w:space="0" w:color="auto"/>
        <w:left w:val="none" w:sz="0" w:space="0" w:color="auto"/>
        <w:bottom w:val="none" w:sz="0" w:space="0" w:color="auto"/>
        <w:right w:val="none" w:sz="0" w:space="0" w:color="auto"/>
      </w:divBdr>
    </w:div>
    <w:div w:id="1500198688">
      <w:bodyDiv w:val="1"/>
      <w:marLeft w:val="0"/>
      <w:marRight w:val="0"/>
      <w:marTop w:val="0"/>
      <w:marBottom w:val="0"/>
      <w:divBdr>
        <w:top w:val="none" w:sz="0" w:space="0" w:color="auto"/>
        <w:left w:val="none" w:sz="0" w:space="0" w:color="auto"/>
        <w:bottom w:val="none" w:sz="0" w:space="0" w:color="auto"/>
        <w:right w:val="none" w:sz="0" w:space="0" w:color="auto"/>
      </w:divBdr>
    </w:div>
    <w:div w:id="1500384140">
      <w:bodyDiv w:val="1"/>
      <w:marLeft w:val="0"/>
      <w:marRight w:val="0"/>
      <w:marTop w:val="0"/>
      <w:marBottom w:val="0"/>
      <w:divBdr>
        <w:top w:val="none" w:sz="0" w:space="0" w:color="auto"/>
        <w:left w:val="none" w:sz="0" w:space="0" w:color="auto"/>
        <w:bottom w:val="none" w:sz="0" w:space="0" w:color="auto"/>
        <w:right w:val="none" w:sz="0" w:space="0" w:color="auto"/>
      </w:divBdr>
    </w:div>
    <w:div w:id="1500386221">
      <w:bodyDiv w:val="1"/>
      <w:marLeft w:val="0"/>
      <w:marRight w:val="0"/>
      <w:marTop w:val="0"/>
      <w:marBottom w:val="0"/>
      <w:divBdr>
        <w:top w:val="none" w:sz="0" w:space="0" w:color="auto"/>
        <w:left w:val="none" w:sz="0" w:space="0" w:color="auto"/>
        <w:bottom w:val="none" w:sz="0" w:space="0" w:color="auto"/>
        <w:right w:val="none" w:sz="0" w:space="0" w:color="auto"/>
      </w:divBdr>
    </w:div>
    <w:div w:id="1501194967">
      <w:bodyDiv w:val="1"/>
      <w:marLeft w:val="0"/>
      <w:marRight w:val="0"/>
      <w:marTop w:val="0"/>
      <w:marBottom w:val="0"/>
      <w:divBdr>
        <w:top w:val="none" w:sz="0" w:space="0" w:color="auto"/>
        <w:left w:val="none" w:sz="0" w:space="0" w:color="auto"/>
        <w:bottom w:val="none" w:sz="0" w:space="0" w:color="auto"/>
        <w:right w:val="none" w:sz="0" w:space="0" w:color="auto"/>
      </w:divBdr>
    </w:div>
    <w:div w:id="1501309752">
      <w:bodyDiv w:val="1"/>
      <w:marLeft w:val="0"/>
      <w:marRight w:val="0"/>
      <w:marTop w:val="0"/>
      <w:marBottom w:val="0"/>
      <w:divBdr>
        <w:top w:val="none" w:sz="0" w:space="0" w:color="auto"/>
        <w:left w:val="none" w:sz="0" w:space="0" w:color="auto"/>
        <w:bottom w:val="none" w:sz="0" w:space="0" w:color="auto"/>
        <w:right w:val="none" w:sz="0" w:space="0" w:color="auto"/>
      </w:divBdr>
    </w:div>
    <w:div w:id="1502239088">
      <w:bodyDiv w:val="1"/>
      <w:marLeft w:val="0"/>
      <w:marRight w:val="0"/>
      <w:marTop w:val="0"/>
      <w:marBottom w:val="0"/>
      <w:divBdr>
        <w:top w:val="none" w:sz="0" w:space="0" w:color="auto"/>
        <w:left w:val="none" w:sz="0" w:space="0" w:color="auto"/>
        <w:bottom w:val="none" w:sz="0" w:space="0" w:color="auto"/>
        <w:right w:val="none" w:sz="0" w:space="0" w:color="auto"/>
      </w:divBdr>
    </w:div>
    <w:div w:id="1502428370">
      <w:bodyDiv w:val="1"/>
      <w:marLeft w:val="0"/>
      <w:marRight w:val="0"/>
      <w:marTop w:val="0"/>
      <w:marBottom w:val="0"/>
      <w:divBdr>
        <w:top w:val="none" w:sz="0" w:space="0" w:color="auto"/>
        <w:left w:val="none" w:sz="0" w:space="0" w:color="auto"/>
        <w:bottom w:val="none" w:sz="0" w:space="0" w:color="auto"/>
        <w:right w:val="none" w:sz="0" w:space="0" w:color="auto"/>
      </w:divBdr>
    </w:div>
    <w:div w:id="1504929012">
      <w:bodyDiv w:val="1"/>
      <w:marLeft w:val="0"/>
      <w:marRight w:val="0"/>
      <w:marTop w:val="0"/>
      <w:marBottom w:val="0"/>
      <w:divBdr>
        <w:top w:val="none" w:sz="0" w:space="0" w:color="auto"/>
        <w:left w:val="none" w:sz="0" w:space="0" w:color="auto"/>
        <w:bottom w:val="none" w:sz="0" w:space="0" w:color="auto"/>
        <w:right w:val="none" w:sz="0" w:space="0" w:color="auto"/>
      </w:divBdr>
    </w:div>
    <w:div w:id="1505046923">
      <w:bodyDiv w:val="1"/>
      <w:marLeft w:val="0"/>
      <w:marRight w:val="0"/>
      <w:marTop w:val="0"/>
      <w:marBottom w:val="0"/>
      <w:divBdr>
        <w:top w:val="none" w:sz="0" w:space="0" w:color="auto"/>
        <w:left w:val="none" w:sz="0" w:space="0" w:color="auto"/>
        <w:bottom w:val="none" w:sz="0" w:space="0" w:color="auto"/>
        <w:right w:val="none" w:sz="0" w:space="0" w:color="auto"/>
      </w:divBdr>
    </w:div>
    <w:div w:id="1505121179">
      <w:bodyDiv w:val="1"/>
      <w:marLeft w:val="0"/>
      <w:marRight w:val="0"/>
      <w:marTop w:val="0"/>
      <w:marBottom w:val="0"/>
      <w:divBdr>
        <w:top w:val="none" w:sz="0" w:space="0" w:color="auto"/>
        <w:left w:val="none" w:sz="0" w:space="0" w:color="auto"/>
        <w:bottom w:val="none" w:sz="0" w:space="0" w:color="auto"/>
        <w:right w:val="none" w:sz="0" w:space="0" w:color="auto"/>
      </w:divBdr>
    </w:div>
    <w:div w:id="1505439693">
      <w:bodyDiv w:val="1"/>
      <w:marLeft w:val="0"/>
      <w:marRight w:val="0"/>
      <w:marTop w:val="0"/>
      <w:marBottom w:val="0"/>
      <w:divBdr>
        <w:top w:val="none" w:sz="0" w:space="0" w:color="auto"/>
        <w:left w:val="none" w:sz="0" w:space="0" w:color="auto"/>
        <w:bottom w:val="none" w:sz="0" w:space="0" w:color="auto"/>
        <w:right w:val="none" w:sz="0" w:space="0" w:color="auto"/>
      </w:divBdr>
    </w:div>
    <w:div w:id="1507211709">
      <w:bodyDiv w:val="1"/>
      <w:marLeft w:val="0"/>
      <w:marRight w:val="0"/>
      <w:marTop w:val="0"/>
      <w:marBottom w:val="0"/>
      <w:divBdr>
        <w:top w:val="none" w:sz="0" w:space="0" w:color="auto"/>
        <w:left w:val="none" w:sz="0" w:space="0" w:color="auto"/>
        <w:bottom w:val="none" w:sz="0" w:space="0" w:color="auto"/>
        <w:right w:val="none" w:sz="0" w:space="0" w:color="auto"/>
      </w:divBdr>
    </w:div>
    <w:div w:id="1507357599">
      <w:bodyDiv w:val="1"/>
      <w:marLeft w:val="0"/>
      <w:marRight w:val="0"/>
      <w:marTop w:val="0"/>
      <w:marBottom w:val="0"/>
      <w:divBdr>
        <w:top w:val="none" w:sz="0" w:space="0" w:color="auto"/>
        <w:left w:val="none" w:sz="0" w:space="0" w:color="auto"/>
        <w:bottom w:val="none" w:sz="0" w:space="0" w:color="auto"/>
        <w:right w:val="none" w:sz="0" w:space="0" w:color="auto"/>
      </w:divBdr>
    </w:div>
    <w:div w:id="1508212163">
      <w:bodyDiv w:val="1"/>
      <w:marLeft w:val="0"/>
      <w:marRight w:val="0"/>
      <w:marTop w:val="0"/>
      <w:marBottom w:val="0"/>
      <w:divBdr>
        <w:top w:val="none" w:sz="0" w:space="0" w:color="auto"/>
        <w:left w:val="none" w:sz="0" w:space="0" w:color="auto"/>
        <w:bottom w:val="none" w:sz="0" w:space="0" w:color="auto"/>
        <w:right w:val="none" w:sz="0" w:space="0" w:color="auto"/>
      </w:divBdr>
    </w:div>
    <w:div w:id="1509712064">
      <w:bodyDiv w:val="1"/>
      <w:marLeft w:val="0"/>
      <w:marRight w:val="0"/>
      <w:marTop w:val="0"/>
      <w:marBottom w:val="0"/>
      <w:divBdr>
        <w:top w:val="none" w:sz="0" w:space="0" w:color="auto"/>
        <w:left w:val="none" w:sz="0" w:space="0" w:color="auto"/>
        <w:bottom w:val="none" w:sz="0" w:space="0" w:color="auto"/>
        <w:right w:val="none" w:sz="0" w:space="0" w:color="auto"/>
      </w:divBdr>
    </w:div>
    <w:div w:id="1509755571">
      <w:bodyDiv w:val="1"/>
      <w:marLeft w:val="0"/>
      <w:marRight w:val="0"/>
      <w:marTop w:val="0"/>
      <w:marBottom w:val="0"/>
      <w:divBdr>
        <w:top w:val="none" w:sz="0" w:space="0" w:color="auto"/>
        <w:left w:val="none" w:sz="0" w:space="0" w:color="auto"/>
        <w:bottom w:val="none" w:sz="0" w:space="0" w:color="auto"/>
        <w:right w:val="none" w:sz="0" w:space="0" w:color="auto"/>
      </w:divBdr>
    </w:div>
    <w:div w:id="1509909642">
      <w:bodyDiv w:val="1"/>
      <w:marLeft w:val="0"/>
      <w:marRight w:val="0"/>
      <w:marTop w:val="0"/>
      <w:marBottom w:val="0"/>
      <w:divBdr>
        <w:top w:val="none" w:sz="0" w:space="0" w:color="auto"/>
        <w:left w:val="none" w:sz="0" w:space="0" w:color="auto"/>
        <w:bottom w:val="none" w:sz="0" w:space="0" w:color="auto"/>
        <w:right w:val="none" w:sz="0" w:space="0" w:color="auto"/>
      </w:divBdr>
    </w:div>
    <w:div w:id="1510559789">
      <w:bodyDiv w:val="1"/>
      <w:marLeft w:val="0"/>
      <w:marRight w:val="0"/>
      <w:marTop w:val="0"/>
      <w:marBottom w:val="0"/>
      <w:divBdr>
        <w:top w:val="none" w:sz="0" w:space="0" w:color="auto"/>
        <w:left w:val="none" w:sz="0" w:space="0" w:color="auto"/>
        <w:bottom w:val="none" w:sz="0" w:space="0" w:color="auto"/>
        <w:right w:val="none" w:sz="0" w:space="0" w:color="auto"/>
      </w:divBdr>
    </w:div>
    <w:div w:id="1510872970">
      <w:bodyDiv w:val="1"/>
      <w:marLeft w:val="0"/>
      <w:marRight w:val="0"/>
      <w:marTop w:val="0"/>
      <w:marBottom w:val="0"/>
      <w:divBdr>
        <w:top w:val="none" w:sz="0" w:space="0" w:color="auto"/>
        <w:left w:val="none" w:sz="0" w:space="0" w:color="auto"/>
        <w:bottom w:val="none" w:sz="0" w:space="0" w:color="auto"/>
        <w:right w:val="none" w:sz="0" w:space="0" w:color="auto"/>
      </w:divBdr>
    </w:div>
    <w:div w:id="1511144381">
      <w:bodyDiv w:val="1"/>
      <w:marLeft w:val="0"/>
      <w:marRight w:val="0"/>
      <w:marTop w:val="0"/>
      <w:marBottom w:val="0"/>
      <w:divBdr>
        <w:top w:val="none" w:sz="0" w:space="0" w:color="auto"/>
        <w:left w:val="none" w:sz="0" w:space="0" w:color="auto"/>
        <w:bottom w:val="none" w:sz="0" w:space="0" w:color="auto"/>
        <w:right w:val="none" w:sz="0" w:space="0" w:color="auto"/>
      </w:divBdr>
    </w:div>
    <w:div w:id="1511481370">
      <w:bodyDiv w:val="1"/>
      <w:marLeft w:val="0"/>
      <w:marRight w:val="0"/>
      <w:marTop w:val="0"/>
      <w:marBottom w:val="0"/>
      <w:divBdr>
        <w:top w:val="none" w:sz="0" w:space="0" w:color="auto"/>
        <w:left w:val="none" w:sz="0" w:space="0" w:color="auto"/>
        <w:bottom w:val="none" w:sz="0" w:space="0" w:color="auto"/>
        <w:right w:val="none" w:sz="0" w:space="0" w:color="auto"/>
      </w:divBdr>
    </w:div>
    <w:div w:id="1512181235">
      <w:bodyDiv w:val="1"/>
      <w:marLeft w:val="0"/>
      <w:marRight w:val="0"/>
      <w:marTop w:val="0"/>
      <w:marBottom w:val="0"/>
      <w:divBdr>
        <w:top w:val="none" w:sz="0" w:space="0" w:color="auto"/>
        <w:left w:val="none" w:sz="0" w:space="0" w:color="auto"/>
        <w:bottom w:val="none" w:sz="0" w:space="0" w:color="auto"/>
        <w:right w:val="none" w:sz="0" w:space="0" w:color="auto"/>
      </w:divBdr>
    </w:div>
    <w:div w:id="1512258390">
      <w:bodyDiv w:val="1"/>
      <w:marLeft w:val="0"/>
      <w:marRight w:val="0"/>
      <w:marTop w:val="0"/>
      <w:marBottom w:val="0"/>
      <w:divBdr>
        <w:top w:val="none" w:sz="0" w:space="0" w:color="auto"/>
        <w:left w:val="none" w:sz="0" w:space="0" w:color="auto"/>
        <w:bottom w:val="none" w:sz="0" w:space="0" w:color="auto"/>
        <w:right w:val="none" w:sz="0" w:space="0" w:color="auto"/>
      </w:divBdr>
    </w:div>
    <w:div w:id="1512913895">
      <w:bodyDiv w:val="1"/>
      <w:marLeft w:val="0"/>
      <w:marRight w:val="0"/>
      <w:marTop w:val="0"/>
      <w:marBottom w:val="0"/>
      <w:divBdr>
        <w:top w:val="none" w:sz="0" w:space="0" w:color="auto"/>
        <w:left w:val="none" w:sz="0" w:space="0" w:color="auto"/>
        <w:bottom w:val="none" w:sz="0" w:space="0" w:color="auto"/>
        <w:right w:val="none" w:sz="0" w:space="0" w:color="auto"/>
      </w:divBdr>
    </w:div>
    <w:div w:id="1513452536">
      <w:bodyDiv w:val="1"/>
      <w:marLeft w:val="0"/>
      <w:marRight w:val="0"/>
      <w:marTop w:val="0"/>
      <w:marBottom w:val="0"/>
      <w:divBdr>
        <w:top w:val="none" w:sz="0" w:space="0" w:color="auto"/>
        <w:left w:val="none" w:sz="0" w:space="0" w:color="auto"/>
        <w:bottom w:val="none" w:sz="0" w:space="0" w:color="auto"/>
        <w:right w:val="none" w:sz="0" w:space="0" w:color="auto"/>
      </w:divBdr>
    </w:div>
    <w:div w:id="1514566818">
      <w:bodyDiv w:val="1"/>
      <w:marLeft w:val="0"/>
      <w:marRight w:val="0"/>
      <w:marTop w:val="0"/>
      <w:marBottom w:val="0"/>
      <w:divBdr>
        <w:top w:val="none" w:sz="0" w:space="0" w:color="auto"/>
        <w:left w:val="none" w:sz="0" w:space="0" w:color="auto"/>
        <w:bottom w:val="none" w:sz="0" w:space="0" w:color="auto"/>
        <w:right w:val="none" w:sz="0" w:space="0" w:color="auto"/>
      </w:divBdr>
    </w:div>
    <w:div w:id="1515145255">
      <w:bodyDiv w:val="1"/>
      <w:marLeft w:val="0"/>
      <w:marRight w:val="0"/>
      <w:marTop w:val="0"/>
      <w:marBottom w:val="0"/>
      <w:divBdr>
        <w:top w:val="none" w:sz="0" w:space="0" w:color="auto"/>
        <w:left w:val="none" w:sz="0" w:space="0" w:color="auto"/>
        <w:bottom w:val="none" w:sz="0" w:space="0" w:color="auto"/>
        <w:right w:val="none" w:sz="0" w:space="0" w:color="auto"/>
      </w:divBdr>
    </w:div>
    <w:div w:id="1515419907">
      <w:bodyDiv w:val="1"/>
      <w:marLeft w:val="0"/>
      <w:marRight w:val="0"/>
      <w:marTop w:val="0"/>
      <w:marBottom w:val="0"/>
      <w:divBdr>
        <w:top w:val="none" w:sz="0" w:space="0" w:color="auto"/>
        <w:left w:val="none" w:sz="0" w:space="0" w:color="auto"/>
        <w:bottom w:val="none" w:sz="0" w:space="0" w:color="auto"/>
        <w:right w:val="none" w:sz="0" w:space="0" w:color="auto"/>
      </w:divBdr>
    </w:div>
    <w:div w:id="1516337892">
      <w:bodyDiv w:val="1"/>
      <w:marLeft w:val="0"/>
      <w:marRight w:val="0"/>
      <w:marTop w:val="0"/>
      <w:marBottom w:val="0"/>
      <w:divBdr>
        <w:top w:val="none" w:sz="0" w:space="0" w:color="auto"/>
        <w:left w:val="none" w:sz="0" w:space="0" w:color="auto"/>
        <w:bottom w:val="none" w:sz="0" w:space="0" w:color="auto"/>
        <w:right w:val="none" w:sz="0" w:space="0" w:color="auto"/>
      </w:divBdr>
    </w:div>
    <w:div w:id="1516381646">
      <w:bodyDiv w:val="1"/>
      <w:marLeft w:val="0"/>
      <w:marRight w:val="0"/>
      <w:marTop w:val="0"/>
      <w:marBottom w:val="0"/>
      <w:divBdr>
        <w:top w:val="none" w:sz="0" w:space="0" w:color="auto"/>
        <w:left w:val="none" w:sz="0" w:space="0" w:color="auto"/>
        <w:bottom w:val="none" w:sz="0" w:space="0" w:color="auto"/>
        <w:right w:val="none" w:sz="0" w:space="0" w:color="auto"/>
      </w:divBdr>
    </w:div>
    <w:div w:id="1516580014">
      <w:bodyDiv w:val="1"/>
      <w:marLeft w:val="0"/>
      <w:marRight w:val="0"/>
      <w:marTop w:val="0"/>
      <w:marBottom w:val="0"/>
      <w:divBdr>
        <w:top w:val="none" w:sz="0" w:space="0" w:color="auto"/>
        <w:left w:val="none" w:sz="0" w:space="0" w:color="auto"/>
        <w:bottom w:val="none" w:sz="0" w:space="0" w:color="auto"/>
        <w:right w:val="none" w:sz="0" w:space="0" w:color="auto"/>
      </w:divBdr>
    </w:div>
    <w:div w:id="1518304225">
      <w:bodyDiv w:val="1"/>
      <w:marLeft w:val="0"/>
      <w:marRight w:val="0"/>
      <w:marTop w:val="0"/>
      <w:marBottom w:val="0"/>
      <w:divBdr>
        <w:top w:val="none" w:sz="0" w:space="0" w:color="auto"/>
        <w:left w:val="none" w:sz="0" w:space="0" w:color="auto"/>
        <w:bottom w:val="none" w:sz="0" w:space="0" w:color="auto"/>
        <w:right w:val="none" w:sz="0" w:space="0" w:color="auto"/>
      </w:divBdr>
    </w:div>
    <w:div w:id="1518621707">
      <w:bodyDiv w:val="1"/>
      <w:marLeft w:val="0"/>
      <w:marRight w:val="0"/>
      <w:marTop w:val="0"/>
      <w:marBottom w:val="0"/>
      <w:divBdr>
        <w:top w:val="none" w:sz="0" w:space="0" w:color="auto"/>
        <w:left w:val="none" w:sz="0" w:space="0" w:color="auto"/>
        <w:bottom w:val="none" w:sz="0" w:space="0" w:color="auto"/>
        <w:right w:val="none" w:sz="0" w:space="0" w:color="auto"/>
      </w:divBdr>
    </w:div>
    <w:div w:id="1520198939">
      <w:bodyDiv w:val="1"/>
      <w:marLeft w:val="0"/>
      <w:marRight w:val="0"/>
      <w:marTop w:val="0"/>
      <w:marBottom w:val="0"/>
      <w:divBdr>
        <w:top w:val="none" w:sz="0" w:space="0" w:color="auto"/>
        <w:left w:val="none" w:sz="0" w:space="0" w:color="auto"/>
        <w:bottom w:val="none" w:sz="0" w:space="0" w:color="auto"/>
        <w:right w:val="none" w:sz="0" w:space="0" w:color="auto"/>
      </w:divBdr>
    </w:div>
    <w:div w:id="1521047072">
      <w:bodyDiv w:val="1"/>
      <w:marLeft w:val="0"/>
      <w:marRight w:val="0"/>
      <w:marTop w:val="0"/>
      <w:marBottom w:val="0"/>
      <w:divBdr>
        <w:top w:val="none" w:sz="0" w:space="0" w:color="auto"/>
        <w:left w:val="none" w:sz="0" w:space="0" w:color="auto"/>
        <w:bottom w:val="none" w:sz="0" w:space="0" w:color="auto"/>
        <w:right w:val="none" w:sz="0" w:space="0" w:color="auto"/>
      </w:divBdr>
    </w:div>
    <w:div w:id="1521163356">
      <w:bodyDiv w:val="1"/>
      <w:marLeft w:val="0"/>
      <w:marRight w:val="0"/>
      <w:marTop w:val="0"/>
      <w:marBottom w:val="0"/>
      <w:divBdr>
        <w:top w:val="none" w:sz="0" w:space="0" w:color="auto"/>
        <w:left w:val="none" w:sz="0" w:space="0" w:color="auto"/>
        <w:bottom w:val="none" w:sz="0" w:space="0" w:color="auto"/>
        <w:right w:val="none" w:sz="0" w:space="0" w:color="auto"/>
      </w:divBdr>
    </w:div>
    <w:div w:id="1521579653">
      <w:bodyDiv w:val="1"/>
      <w:marLeft w:val="0"/>
      <w:marRight w:val="0"/>
      <w:marTop w:val="0"/>
      <w:marBottom w:val="0"/>
      <w:divBdr>
        <w:top w:val="none" w:sz="0" w:space="0" w:color="auto"/>
        <w:left w:val="none" w:sz="0" w:space="0" w:color="auto"/>
        <w:bottom w:val="none" w:sz="0" w:space="0" w:color="auto"/>
        <w:right w:val="none" w:sz="0" w:space="0" w:color="auto"/>
      </w:divBdr>
    </w:div>
    <w:div w:id="1521775385">
      <w:bodyDiv w:val="1"/>
      <w:marLeft w:val="0"/>
      <w:marRight w:val="0"/>
      <w:marTop w:val="0"/>
      <w:marBottom w:val="0"/>
      <w:divBdr>
        <w:top w:val="none" w:sz="0" w:space="0" w:color="auto"/>
        <w:left w:val="none" w:sz="0" w:space="0" w:color="auto"/>
        <w:bottom w:val="none" w:sz="0" w:space="0" w:color="auto"/>
        <w:right w:val="none" w:sz="0" w:space="0" w:color="auto"/>
      </w:divBdr>
    </w:div>
    <w:div w:id="1523011621">
      <w:bodyDiv w:val="1"/>
      <w:marLeft w:val="0"/>
      <w:marRight w:val="0"/>
      <w:marTop w:val="0"/>
      <w:marBottom w:val="0"/>
      <w:divBdr>
        <w:top w:val="none" w:sz="0" w:space="0" w:color="auto"/>
        <w:left w:val="none" w:sz="0" w:space="0" w:color="auto"/>
        <w:bottom w:val="none" w:sz="0" w:space="0" w:color="auto"/>
        <w:right w:val="none" w:sz="0" w:space="0" w:color="auto"/>
      </w:divBdr>
    </w:div>
    <w:div w:id="1523666095">
      <w:bodyDiv w:val="1"/>
      <w:marLeft w:val="0"/>
      <w:marRight w:val="0"/>
      <w:marTop w:val="0"/>
      <w:marBottom w:val="0"/>
      <w:divBdr>
        <w:top w:val="none" w:sz="0" w:space="0" w:color="auto"/>
        <w:left w:val="none" w:sz="0" w:space="0" w:color="auto"/>
        <w:bottom w:val="none" w:sz="0" w:space="0" w:color="auto"/>
        <w:right w:val="none" w:sz="0" w:space="0" w:color="auto"/>
      </w:divBdr>
    </w:div>
    <w:div w:id="1523779387">
      <w:bodyDiv w:val="1"/>
      <w:marLeft w:val="0"/>
      <w:marRight w:val="0"/>
      <w:marTop w:val="0"/>
      <w:marBottom w:val="0"/>
      <w:divBdr>
        <w:top w:val="none" w:sz="0" w:space="0" w:color="auto"/>
        <w:left w:val="none" w:sz="0" w:space="0" w:color="auto"/>
        <w:bottom w:val="none" w:sz="0" w:space="0" w:color="auto"/>
        <w:right w:val="none" w:sz="0" w:space="0" w:color="auto"/>
      </w:divBdr>
    </w:div>
    <w:div w:id="1524711348">
      <w:bodyDiv w:val="1"/>
      <w:marLeft w:val="0"/>
      <w:marRight w:val="0"/>
      <w:marTop w:val="0"/>
      <w:marBottom w:val="0"/>
      <w:divBdr>
        <w:top w:val="none" w:sz="0" w:space="0" w:color="auto"/>
        <w:left w:val="none" w:sz="0" w:space="0" w:color="auto"/>
        <w:bottom w:val="none" w:sz="0" w:space="0" w:color="auto"/>
        <w:right w:val="none" w:sz="0" w:space="0" w:color="auto"/>
      </w:divBdr>
    </w:div>
    <w:div w:id="1525903210">
      <w:bodyDiv w:val="1"/>
      <w:marLeft w:val="0"/>
      <w:marRight w:val="0"/>
      <w:marTop w:val="0"/>
      <w:marBottom w:val="0"/>
      <w:divBdr>
        <w:top w:val="none" w:sz="0" w:space="0" w:color="auto"/>
        <w:left w:val="none" w:sz="0" w:space="0" w:color="auto"/>
        <w:bottom w:val="none" w:sz="0" w:space="0" w:color="auto"/>
        <w:right w:val="none" w:sz="0" w:space="0" w:color="auto"/>
      </w:divBdr>
    </w:div>
    <w:div w:id="1526090639">
      <w:bodyDiv w:val="1"/>
      <w:marLeft w:val="0"/>
      <w:marRight w:val="0"/>
      <w:marTop w:val="0"/>
      <w:marBottom w:val="0"/>
      <w:divBdr>
        <w:top w:val="none" w:sz="0" w:space="0" w:color="auto"/>
        <w:left w:val="none" w:sz="0" w:space="0" w:color="auto"/>
        <w:bottom w:val="none" w:sz="0" w:space="0" w:color="auto"/>
        <w:right w:val="none" w:sz="0" w:space="0" w:color="auto"/>
      </w:divBdr>
    </w:div>
    <w:div w:id="1527598031">
      <w:bodyDiv w:val="1"/>
      <w:marLeft w:val="0"/>
      <w:marRight w:val="0"/>
      <w:marTop w:val="0"/>
      <w:marBottom w:val="0"/>
      <w:divBdr>
        <w:top w:val="none" w:sz="0" w:space="0" w:color="auto"/>
        <w:left w:val="none" w:sz="0" w:space="0" w:color="auto"/>
        <w:bottom w:val="none" w:sz="0" w:space="0" w:color="auto"/>
        <w:right w:val="none" w:sz="0" w:space="0" w:color="auto"/>
      </w:divBdr>
    </w:div>
    <w:div w:id="1527912642">
      <w:bodyDiv w:val="1"/>
      <w:marLeft w:val="0"/>
      <w:marRight w:val="0"/>
      <w:marTop w:val="0"/>
      <w:marBottom w:val="0"/>
      <w:divBdr>
        <w:top w:val="none" w:sz="0" w:space="0" w:color="auto"/>
        <w:left w:val="none" w:sz="0" w:space="0" w:color="auto"/>
        <w:bottom w:val="none" w:sz="0" w:space="0" w:color="auto"/>
        <w:right w:val="none" w:sz="0" w:space="0" w:color="auto"/>
      </w:divBdr>
    </w:div>
    <w:div w:id="1528367106">
      <w:bodyDiv w:val="1"/>
      <w:marLeft w:val="0"/>
      <w:marRight w:val="0"/>
      <w:marTop w:val="0"/>
      <w:marBottom w:val="0"/>
      <w:divBdr>
        <w:top w:val="none" w:sz="0" w:space="0" w:color="auto"/>
        <w:left w:val="none" w:sz="0" w:space="0" w:color="auto"/>
        <w:bottom w:val="none" w:sz="0" w:space="0" w:color="auto"/>
        <w:right w:val="none" w:sz="0" w:space="0" w:color="auto"/>
      </w:divBdr>
    </w:div>
    <w:div w:id="1529105174">
      <w:bodyDiv w:val="1"/>
      <w:marLeft w:val="0"/>
      <w:marRight w:val="0"/>
      <w:marTop w:val="0"/>
      <w:marBottom w:val="0"/>
      <w:divBdr>
        <w:top w:val="none" w:sz="0" w:space="0" w:color="auto"/>
        <w:left w:val="none" w:sz="0" w:space="0" w:color="auto"/>
        <w:bottom w:val="none" w:sz="0" w:space="0" w:color="auto"/>
        <w:right w:val="none" w:sz="0" w:space="0" w:color="auto"/>
      </w:divBdr>
    </w:div>
    <w:div w:id="1529753978">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0993808">
      <w:bodyDiv w:val="1"/>
      <w:marLeft w:val="0"/>
      <w:marRight w:val="0"/>
      <w:marTop w:val="0"/>
      <w:marBottom w:val="0"/>
      <w:divBdr>
        <w:top w:val="none" w:sz="0" w:space="0" w:color="auto"/>
        <w:left w:val="none" w:sz="0" w:space="0" w:color="auto"/>
        <w:bottom w:val="none" w:sz="0" w:space="0" w:color="auto"/>
        <w:right w:val="none" w:sz="0" w:space="0" w:color="auto"/>
      </w:divBdr>
    </w:div>
    <w:div w:id="1531184132">
      <w:bodyDiv w:val="1"/>
      <w:marLeft w:val="0"/>
      <w:marRight w:val="0"/>
      <w:marTop w:val="0"/>
      <w:marBottom w:val="0"/>
      <w:divBdr>
        <w:top w:val="none" w:sz="0" w:space="0" w:color="auto"/>
        <w:left w:val="none" w:sz="0" w:space="0" w:color="auto"/>
        <w:bottom w:val="none" w:sz="0" w:space="0" w:color="auto"/>
        <w:right w:val="none" w:sz="0" w:space="0" w:color="auto"/>
      </w:divBdr>
    </w:div>
    <w:div w:id="1531918966">
      <w:bodyDiv w:val="1"/>
      <w:marLeft w:val="0"/>
      <w:marRight w:val="0"/>
      <w:marTop w:val="0"/>
      <w:marBottom w:val="0"/>
      <w:divBdr>
        <w:top w:val="none" w:sz="0" w:space="0" w:color="auto"/>
        <w:left w:val="none" w:sz="0" w:space="0" w:color="auto"/>
        <w:bottom w:val="none" w:sz="0" w:space="0" w:color="auto"/>
        <w:right w:val="none" w:sz="0" w:space="0" w:color="auto"/>
      </w:divBdr>
    </w:div>
    <w:div w:id="1532111808">
      <w:bodyDiv w:val="1"/>
      <w:marLeft w:val="0"/>
      <w:marRight w:val="0"/>
      <w:marTop w:val="0"/>
      <w:marBottom w:val="0"/>
      <w:divBdr>
        <w:top w:val="none" w:sz="0" w:space="0" w:color="auto"/>
        <w:left w:val="none" w:sz="0" w:space="0" w:color="auto"/>
        <w:bottom w:val="none" w:sz="0" w:space="0" w:color="auto"/>
        <w:right w:val="none" w:sz="0" w:space="0" w:color="auto"/>
      </w:divBdr>
    </w:div>
    <w:div w:id="1532498330">
      <w:bodyDiv w:val="1"/>
      <w:marLeft w:val="0"/>
      <w:marRight w:val="0"/>
      <w:marTop w:val="0"/>
      <w:marBottom w:val="0"/>
      <w:divBdr>
        <w:top w:val="none" w:sz="0" w:space="0" w:color="auto"/>
        <w:left w:val="none" w:sz="0" w:space="0" w:color="auto"/>
        <w:bottom w:val="none" w:sz="0" w:space="0" w:color="auto"/>
        <w:right w:val="none" w:sz="0" w:space="0" w:color="auto"/>
      </w:divBdr>
    </w:div>
    <w:div w:id="1533031935">
      <w:bodyDiv w:val="1"/>
      <w:marLeft w:val="0"/>
      <w:marRight w:val="0"/>
      <w:marTop w:val="0"/>
      <w:marBottom w:val="0"/>
      <w:divBdr>
        <w:top w:val="none" w:sz="0" w:space="0" w:color="auto"/>
        <w:left w:val="none" w:sz="0" w:space="0" w:color="auto"/>
        <w:bottom w:val="none" w:sz="0" w:space="0" w:color="auto"/>
        <w:right w:val="none" w:sz="0" w:space="0" w:color="auto"/>
      </w:divBdr>
    </w:div>
    <w:div w:id="1533105664">
      <w:bodyDiv w:val="1"/>
      <w:marLeft w:val="0"/>
      <w:marRight w:val="0"/>
      <w:marTop w:val="0"/>
      <w:marBottom w:val="0"/>
      <w:divBdr>
        <w:top w:val="none" w:sz="0" w:space="0" w:color="auto"/>
        <w:left w:val="none" w:sz="0" w:space="0" w:color="auto"/>
        <w:bottom w:val="none" w:sz="0" w:space="0" w:color="auto"/>
        <w:right w:val="none" w:sz="0" w:space="0" w:color="auto"/>
      </w:divBdr>
    </w:div>
    <w:div w:id="1535314514">
      <w:bodyDiv w:val="1"/>
      <w:marLeft w:val="0"/>
      <w:marRight w:val="0"/>
      <w:marTop w:val="0"/>
      <w:marBottom w:val="0"/>
      <w:divBdr>
        <w:top w:val="none" w:sz="0" w:space="0" w:color="auto"/>
        <w:left w:val="none" w:sz="0" w:space="0" w:color="auto"/>
        <w:bottom w:val="none" w:sz="0" w:space="0" w:color="auto"/>
        <w:right w:val="none" w:sz="0" w:space="0" w:color="auto"/>
      </w:divBdr>
    </w:div>
    <w:div w:id="1535460360">
      <w:bodyDiv w:val="1"/>
      <w:marLeft w:val="0"/>
      <w:marRight w:val="0"/>
      <w:marTop w:val="0"/>
      <w:marBottom w:val="0"/>
      <w:divBdr>
        <w:top w:val="none" w:sz="0" w:space="0" w:color="auto"/>
        <w:left w:val="none" w:sz="0" w:space="0" w:color="auto"/>
        <w:bottom w:val="none" w:sz="0" w:space="0" w:color="auto"/>
        <w:right w:val="none" w:sz="0" w:space="0" w:color="auto"/>
      </w:divBdr>
    </w:div>
    <w:div w:id="1536036846">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36191572">
      <w:bodyDiv w:val="1"/>
      <w:marLeft w:val="0"/>
      <w:marRight w:val="0"/>
      <w:marTop w:val="0"/>
      <w:marBottom w:val="0"/>
      <w:divBdr>
        <w:top w:val="none" w:sz="0" w:space="0" w:color="auto"/>
        <w:left w:val="none" w:sz="0" w:space="0" w:color="auto"/>
        <w:bottom w:val="none" w:sz="0" w:space="0" w:color="auto"/>
        <w:right w:val="none" w:sz="0" w:space="0" w:color="auto"/>
      </w:divBdr>
    </w:div>
    <w:div w:id="1536581222">
      <w:bodyDiv w:val="1"/>
      <w:marLeft w:val="0"/>
      <w:marRight w:val="0"/>
      <w:marTop w:val="0"/>
      <w:marBottom w:val="0"/>
      <w:divBdr>
        <w:top w:val="none" w:sz="0" w:space="0" w:color="auto"/>
        <w:left w:val="none" w:sz="0" w:space="0" w:color="auto"/>
        <w:bottom w:val="none" w:sz="0" w:space="0" w:color="auto"/>
        <w:right w:val="none" w:sz="0" w:space="0" w:color="auto"/>
      </w:divBdr>
    </w:div>
    <w:div w:id="1536773805">
      <w:bodyDiv w:val="1"/>
      <w:marLeft w:val="0"/>
      <w:marRight w:val="0"/>
      <w:marTop w:val="0"/>
      <w:marBottom w:val="0"/>
      <w:divBdr>
        <w:top w:val="none" w:sz="0" w:space="0" w:color="auto"/>
        <w:left w:val="none" w:sz="0" w:space="0" w:color="auto"/>
        <w:bottom w:val="none" w:sz="0" w:space="0" w:color="auto"/>
        <w:right w:val="none" w:sz="0" w:space="0" w:color="auto"/>
      </w:divBdr>
    </w:div>
    <w:div w:id="1536847217">
      <w:bodyDiv w:val="1"/>
      <w:marLeft w:val="0"/>
      <w:marRight w:val="0"/>
      <w:marTop w:val="0"/>
      <w:marBottom w:val="0"/>
      <w:divBdr>
        <w:top w:val="none" w:sz="0" w:space="0" w:color="auto"/>
        <w:left w:val="none" w:sz="0" w:space="0" w:color="auto"/>
        <w:bottom w:val="none" w:sz="0" w:space="0" w:color="auto"/>
        <w:right w:val="none" w:sz="0" w:space="0" w:color="auto"/>
      </w:divBdr>
    </w:div>
    <w:div w:id="1537430783">
      <w:bodyDiv w:val="1"/>
      <w:marLeft w:val="0"/>
      <w:marRight w:val="0"/>
      <w:marTop w:val="0"/>
      <w:marBottom w:val="0"/>
      <w:divBdr>
        <w:top w:val="none" w:sz="0" w:space="0" w:color="auto"/>
        <w:left w:val="none" w:sz="0" w:space="0" w:color="auto"/>
        <w:bottom w:val="none" w:sz="0" w:space="0" w:color="auto"/>
        <w:right w:val="none" w:sz="0" w:space="0" w:color="auto"/>
      </w:divBdr>
    </w:div>
    <w:div w:id="1537503727">
      <w:bodyDiv w:val="1"/>
      <w:marLeft w:val="0"/>
      <w:marRight w:val="0"/>
      <w:marTop w:val="0"/>
      <w:marBottom w:val="0"/>
      <w:divBdr>
        <w:top w:val="none" w:sz="0" w:space="0" w:color="auto"/>
        <w:left w:val="none" w:sz="0" w:space="0" w:color="auto"/>
        <w:bottom w:val="none" w:sz="0" w:space="0" w:color="auto"/>
        <w:right w:val="none" w:sz="0" w:space="0" w:color="auto"/>
      </w:divBdr>
    </w:div>
    <w:div w:id="1539010223">
      <w:bodyDiv w:val="1"/>
      <w:marLeft w:val="0"/>
      <w:marRight w:val="0"/>
      <w:marTop w:val="0"/>
      <w:marBottom w:val="0"/>
      <w:divBdr>
        <w:top w:val="none" w:sz="0" w:space="0" w:color="auto"/>
        <w:left w:val="none" w:sz="0" w:space="0" w:color="auto"/>
        <w:bottom w:val="none" w:sz="0" w:space="0" w:color="auto"/>
        <w:right w:val="none" w:sz="0" w:space="0" w:color="auto"/>
      </w:divBdr>
      <w:divsChild>
        <w:div w:id="1461807003">
          <w:marLeft w:val="0"/>
          <w:marRight w:val="0"/>
          <w:marTop w:val="0"/>
          <w:marBottom w:val="0"/>
          <w:divBdr>
            <w:top w:val="none" w:sz="0" w:space="0" w:color="auto"/>
            <w:left w:val="none" w:sz="0" w:space="0" w:color="auto"/>
            <w:bottom w:val="none" w:sz="0" w:space="0" w:color="auto"/>
            <w:right w:val="none" w:sz="0" w:space="0" w:color="auto"/>
          </w:divBdr>
          <w:divsChild>
            <w:div w:id="2121799784">
              <w:marLeft w:val="0"/>
              <w:marRight w:val="0"/>
              <w:marTop w:val="0"/>
              <w:marBottom w:val="0"/>
              <w:divBdr>
                <w:top w:val="none" w:sz="0" w:space="0" w:color="auto"/>
                <w:left w:val="none" w:sz="0" w:space="0" w:color="auto"/>
                <w:bottom w:val="none" w:sz="0" w:space="0" w:color="auto"/>
                <w:right w:val="none" w:sz="0" w:space="0" w:color="auto"/>
              </w:divBdr>
              <w:divsChild>
                <w:div w:id="520513019">
                  <w:marLeft w:val="0"/>
                  <w:marRight w:val="0"/>
                  <w:marTop w:val="0"/>
                  <w:marBottom w:val="0"/>
                  <w:divBdr>
                    <w:top w:val="none" w:sz="0" w:space="0" w:color="auto"/>
                    <w:left w:val="none" w:sz="0" w:space="0" w:color="auto"/>
                    <w:bottom w:val="none" w:sz="0" w:space="0" w:color="auto"/>
                    <w:right w:val="none" w:sz="0" w:space="0" w:color="auto"/>
                  </w:divBdr>
                  <w:divsChild>
                    <w:div w:id="15087400">
                      <w:marLeft w:val="0"/>
                      <w:marRight w:val="0"/>
                      <w:marTop w:val="0"/>
                      <w:marBottom w:val="0"/>
                      <w:divBdr>
                        <w:top w:val="none" w:sz="0" w:space="0" w:color="auto"/>
                        <w:left w:val="none" w:sz="0" w:space="0" w:color="auto"/>
                        <w:bottom w:val="none" w:sz="0" w:space="0" w:color="auto"/>
                        <w:right w:val="none" w:sz="0" w:space="0" w:color="auto"/>
                      </w:divBdr>
                      <w:divsChild>
                        <w:div w:id="319239478">
                          <w:marLeft w:val="0"/>
                          <w:marRight w:val="0"/>
                          <w:marTop w:val="0"/>
                          <w:marBottom w:val="0"/>
                          <w:divBdr>
                            <w:top w:val="none" w:sz="0" w:space="0" w:color="auto"/>
                            <w:left w:val="none" w:sz="0" w:space="0" w:color="auto"/>
                            <w:bottom w:val="none" w:sz="0" w:space="0" w:color="auto"/>
                            <w:right w:val="none" w:sz="0" w:space="0" w:color="auto"/>
                          </w:divBdr>
                          <w:divsChild>
                            <w:div w:id="208956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9314235">
      <w:bodyDiv w:val="1"/>
      <w:marLeft w:val="0"/>
      <w:marRight w:val="0"/>
      <w:marTop w:val="0"/>
      <w:marBottom w:val="0"/>
      <w:divBdr>
        <w:top w:val="none" w:sz="0" w:space="0" w:color="auto"/>
        <w:left w:val="none" w:sz="0" w:space="0" w:color="auto"/>
        <w:bottom w:val="none" w:sz="0" w:space="0" w:color="auto"/>
        <w:right w:val="none" w:sz="0" w:space="0" w:color="auto"/>
      </w:divBdr>
    </w:div>
    <w:div w:id="1539464015">
      <w:bodyDiv w:val="1"/>
      <w:marLeft w:val="0"/>
      <w:marRight w:val="0"/>
      <w:marTop w:val="0"/>
      <w:marBottom w:val="0"/>
      <w:divBdr>
        <w:top w:val="none" w:sz="0" w:space="0" w:color="auto"/>
        <w:left w:val="none" w:sz="0" w:space="0" w:color="auto"/>
        <w:bottom w:val="none" w:sz="0" w:space="0" w:color="auto"/>
        <w:right w:val="none" w:sz="0" w:space="0" w:color="auto"/>
      </w:divBdr>
    </w:div>
    <w:div w:id="1540627272">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4169362">
      <w:bodyDiv w:val="1"/>
      <w:marLeft w:val="0"/>
      <w:marRight w:val="0"/>
      <w:marTop w:val="0"/>
      <w:marBottom w:val="0"/>
      <w:divBdr>
        <w:top w:val="none" w:sz="0" w:space="0" w:color="auto"/>
        <w:left w:val="none" w:sz="0" w:space="0" w:color="auto"/>
        <w:bottom w:val="none" w:sz="0" w:space="0" w:color="auto"/>
        <w:right w:val="none" w:sz="0" w:space="0" w:color="auto"/>
      </w:divBdr>
    </w:div>
    <w:div w:id="1544295660">
      <w:bodyDiv w:val="1"/>
      <w:marLeft w:val="0"/>
      <w:marRight w:val="0"/>
      <w:marTop w:val="0"/>
      <w:marBottom w:val="0"/>
      <w:divBdr>
        <w:top w:val="none" w:sz="0" w:space="0" w:color="auto"/>
        <w:left w:val="none" w:sz="0" w:space="0" w:color="auto"/>
        <w:bottom w:val="none" w:sz="0" w:space="0" w:color="auto"/>
        <w:right w:val="none" w:sz="0" w:space="0" w:color="auto"/>
      </w:divBdr>
    </w:div>
    <w:div w:id="1546017928">
      <w:bodyDiv w:val="1"/>
      <w:marLeft w:val="0"/>
      <w:marRight w:val="0"/>
      <w:marTop w:val="0"/>
      <w:marBottom w:val="0"/>
      <w:divBdr>
        <w:top w:val="none" w:sz="0" w:space="0" w:color="auto"/>
        <w:left w:val="none" w:sz="0" w:space="0" w:color="auto"/>
        <w:bottom w:val="none" w:sz="0" w:space="0" w:color="auto"/>
        <w:right w:val="none" w:sz="0" w:space="0" w:color="auto"/>
      </w:divBdr>
    </w:div>
    <w:div w:id="1546213679">
      <w:bodyDiv w:val="1"/>
      <w:marLeft w:val="0"/>
      <w:marRight w:val="0"/>
      <w:marTop w:val="0"/>
      <w:marBottom w:val="0"/>
      <w:divBdr>
        <w:top w:val="none" w:sz="0" w:space="0" w:color="auto"/>
        <w:left w:val="none" w:sz="0" w:space="0" w:color="auto"/>
        <w:bottom w:val="none" w:sz="0" w:space="0" w:color="auto"/>
        <w:right w:val="none" w:sz="0" w:space="0" w:color="auto"/>
      </w:divBdr>
    </w:div>
    <w:div w:id="1546479759">
      <w:bodyDiv w:val="1"/>
      <w:marLeft w:val="0"/>
      <w:marRight w:val="0"/>
      <w:marTop w:val="0"/>
      <w:marBottom w:val="0"/>
      <w:divBdr>
        <w:top w:val="none" w:sz="0" w:space="0" w:color="auto"/>
        <w:left w:val="none" w:sz="0" w:space="0" w:color="auto"/>
        <w:bottom w:val="none" w:sz="0" w:space="0" w:color="auto"/>
        <w:right w:val="none" w:sz="0" w:space="0" w:color="auto"/>
      </w:divBdr>
    </w:div>
    <w:div w:id="1546747090">
      <w:bodyDiv w:val="1"/>
      <w:marLeft w:val="0"/>
      <w:marRight w:val="0"/>
      <w:marTop w:val="0"/>
      <w:marBottom w:val="0"/>
      <w:divBdr>
        <w:top w:val="none" w:sz="0" w:space="0" w:color="auto"/>
        <w:left w:val="none" w:sz="0" w:space="0" w:color="auto"/>
        <w:bottom w:val="none" w:sz="0" w:space="0" w:color="auto"/>
        <w:right w:val="none" w:sz="0" w:space="0" w:color="auto"/>
      </w:divBdr>
    </w:div>
    <w:div w:id="1547520171">
      <w:bodyDiv w:val="1"/>
      <w:marLeft w:val="0"/>
      <w:marRight w:val="0"/>
      <w:marTop w:val="0"/>
      <w:marBottom w:val="0"/>
      <w:divBdr>
        <w:top w:val="none" w:sz="0" w:space="0" w:color="auto"/>
        <w:left w:val="none" w:sz="0" w:space="0" w:color="auto"/>
        <w:bottom w:val="none" w:sz="0" w:space="0" w:color="auto"/>
        <w:right w:val="none" w:sz="0" w:space="0" w:color="auto"/>
      </w:divBdr>
    </w:div>
    <w:div w:id="1547571014">
      <w:bodyDiv w:val="1"/>
      <w:marLeft w:val="0"/>
      <w:marRight w:val="0"/>
      <w:marTop w:val="0"/>
      <w:marBottom w:val="0"/>
      <w:divBdr>
        <w:top w:val="none" w:sz="0" w:space="0" w:color="auto"/>
        <w:left w:val="none" w:sz="0" w:space="0" w:color="auto"/>
        <w:bottom w:val="none" w:sz="0" w:space="0" w:color="auto"/>
        <w:right w:val="none" w:sz="0" w:space="0" w:color="auto"/>
      </w:divBdr>
    </w:div>
    <w:div w:id="1547599287">
      <w:bodyDiv w:val="1"/>
      <w:marLeft w:val="0"/>
      <w:marRight w:val="0"/>
      <w:marTop w:val="0"/>
      <w:marBottom w:val="0"/>
      <w:divBdr>
        <w:top w:val="none" w:sz="0" w:space="0" w:color="auto"/>
        <w:left w:val="none" w:sz="0" w:space="0" w:color="auto"/>
        <w:bottom w:val="none" w:sz="0" w:space="0" w:color="auto"/>
        <w:right w:val="none" w:sz="0" w:space="0" w:color="auto"/>
      </w:divBdr>
    </w:div>
    <w:div w:id="1548681859">
      <w:bodyDiv w:val="1"/>
      <w:marLeft w:val="0"/>
      <w:marRight w:val="0"/>
      <w:marTop w:val="0"/>
      <w:marBottom w:val="0"/>
      <w:divBdr>
        <w:top w:val="none" w:sz="0" w:space="0" w:color="auto"/>
        <w:left w:val="none" w:sz="0" w:space="0" w:color="auto"/>
        <w:bottom w:val="none" w:sz="0" w:space="0" w:color="auto"/>
        <w:right w:val="none" w:sz="0" w:space="0" w:color="auto"/>
      </w:divBdr>
    </w:div>
    <w:div w:id="1548832336">
      <w:bodyDiv w:val="1"/>
      <w:marLeft w:val="0"/>
      <w:marRight w:val="0"/>
      <w:marTop w:val="0"/>
      <w:marBottom w:val="0"/>
      <w:divBdr>
        <w:top w:val="none" w:sz="0" w:space="0" w:color="auto"/>
        <w:left w:val="none" w:sz="0" w:space="0" w:color="auto"/>
        <w:bottom w:val="none" w:sz="0" w:space="0" w:color="auto"/>
        <w:right w:val="none" w:sz="0" w:space="0" w:color="auto"/>
      </w:divBdr>
    </w:div>
    <w:div w:id="1549292613">
      <w:bodyDiv w:val="1"/>
      <w:marLeft w:val="0"/>
      <w:marRight w:val="0"/>
      <w:marTop w:val="0"/>
      <w:marBottom w:val="0"/>
      <w:divBdr>
        <w:top w:val="none" w:sz="0" w:space="0" w:color="auto"/>
        <w:left w:val="none" w:sz="0" w:space="0" w:color="auto"/>
        <w:bottom w:val="none" w:sz="0" w:space="0" w:color="auto"/>
        <w:right w:val="none" w:sz="0" w:space="0" w:color="auto"/>
      </w:divBdr>
    </w:div>
    <w:div w:id="1549337876">
      <w:bodyDiv w:val="1"/>
      <w:marLeft w:val="0"/>
      <w:marRight w:val="0"/>
      <w:marTop w:val="0"/>
      <w:marBottom w:val="0"/>
      <w:divBdr>
        <w:top w:val="none" w:sz="0" w:space="0" w:color="auto"/>
        <w:left w:val="none" w:sz="0" w:space="0" w:color="auto"/>
        <w:bottom w:val="none" w:sz="0" w:space="0" w:color="auto"/>
        <w:right w:val="none" w:sz="0" w:space="0" w:color="auto"/>
      </w:divBdr>
    </w:div>
    <w:div w:id="1549562806">
      <w:bodyDiv w:val="1"/>
      <w:marLeft w:val="0"/>
      <w:marRight w:val="0"/>
      <w:marTop w:val="0"/>
      <w:marBottom w:val="0"/>
      <w:divBdr>
        <w:top w:val="none" w:sz="0" w:space="0" w:color="auto"/>
        <w:left w:val="none" w:sz="0" w:space="0" w:color="auto"/>
        <w:bottom w:val="none" w:sz="0" w:space="0" w:color="auto"/>
        <w:right w:val="none" w:sz="0" w:space="0" w:color="auto"/>
      </w:divBdr>
    </w:div>
    <w:div w:id="1550990974">
      <w:bodyDiv w:val="1"/>
      <w:marLeft w:val="0"/>
      <w:marRight w:val="0"/>
      <w:marTop w:val="0"/>
      <w:marBottom w:val="0"/>
      <w:divBdr>
        <w:top w:val="none" w:sz="0" w:space="0" w:color="auto"/>
        <w:left w:val="none" w:sz="0" w:space="0" w:color="auto"/>
        <w:bottom w:val="none" w:sz="0" w:space="0" w:color="auto"/>
        <w:right w:val="none" w:sz="0" w:space="0" w:color="auto"/>
      </w:divBdr>
    </w:div>
    <w:div w:id="1552887760">
      <w:bodyDiv w:val="1"/>
      <w:marLeft w:val="0"/>
      <w:marRight w:val="0"/>
      <w:marTop w:val="0"/>
      <w:marBottom w:val="0"/>
      <w:divBdr>
        <w:top w:val="none" w:sz="0" w:space="0" w:color="auto"/>
        <w:left w:val="none" w:sz="0" w:space="0" w:color="auto"/>
        <w:bottom w:val="none" w:sz="0" w:space="0" w:color="auto"/>
        <w:right w:val="none" w:sz="0" w:space="0" w:color="auto"/>
      </w:divBdr>
    </w:div>
    <w:div w:id="1553342846">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54654106">
      <w:bodyDiv w:val="1"/>
      <w:marLeft w:val="0"/>
      <w:marRight w:val="0"/>
      <w:marTop w:val="0"/>
      <w:marBottom w:val="0"/>
      <w:divBdr>
        <w:top w:val="none" w:sz="0" w:space="0" w:color="auto"/>
        <w:left w:val="none" w:sz="0" w:space="0" w:color="auto"/>
        <w:bottom w:val="none" w:sz="0" w:space="0" w:color="auto"/>
        <w:right w:val="none" w:sz="0" w:space="0" w:color="auto"/>
      </w:divBdr>
    </w:div>
    <w:div w:id="1555239232">
      <w:bodyDiv w:val="1"/>
      <w:marLeft w:val="0"/>
      <w:marRight w:val="0"/>
      <w:marTop w:val="0"/>
      <w:marBottom w:val="0"/>
      <w:divBdr>
        <w:top w:val="none" w:sz="0" w:space="0" w:color="auto"/>
        <w:left w:val="none" w:sz="0" w:space="0" w:color="auto"/>
        <w:bottom w:val="none" w:sz="0" w:space="0" w:color="auto"/>
        <w:right w:val="none" w:sz="0" w:space="0" w:color="auto"/>
      </w:divBdr>
    </w:div>
    <w:div w:id="1556315109">
      <w:bodyDiv w:val="1"/>
      <w:marLeft w:val="0"/>
      <w:marRight w:val="0"/>
      <w:marTop w:val="0"/>
      <w:marBottom w:val="0"/>
      <w:divBdr>
        <w:top w:val="none" w:sz="0" w:space="0" w:color="auto"/>
        <w:left w:val="none" w:sz="0" w:space="0" w:color="auto"/>
        <w:bottom w:val="none" w:sz="0" w:space="0" w:color="auto"/>
        <w:right w:val="none" w:sz="0" w:space="0" w:color="auto"/>
      </w:divBdr>
    </w:div>
    <w:div w:id="1556547581">
      <w:bodyDiv w:val="1"/>
      <w:marLeft w:val="0"/>
      <w:marRight w:val="0"/>
      <w:marTop w:val="0"/>
      <w:marBottom w:val="0"/>
      <w:divBdr>
        <w:top w:val="none" w:sz="0" w:space="0" w:color="auto"/>
        <w:left w:val="none" w:sz="0" w:space="0" w:color="auto"/>
        <w:bottom w:val="none" w:sz="0" w:space="0" w:color="auto"/>
        <w:right w:val="none" w:sz="0" w:space="0" w:color="auto"/>
      </w:divBdr>
    </w:div>
    <w:div w:id="1557014282">
      <w:bodyDiv w:val="1"/>
      <w:marLeft w:val="0"/>
      <w:marRight w:val="0"/>
      <w:marTop w:val="0"/>
      <w:marBottom w:val="0"/>
      <w:divBdr>
        <w:top w:val="none" w:sz="0" w:space="0" w:color="auto"/>
        <w:left w:val="none" w:sz="0" w:space="0" w:color="auto"/>
        <w:bottom w:val="none" w:sz="0" w:space="0" w:color="auto"/>
        <w:right w:val="none" w:sz="0" w:space="0" w:color="auto"/>
      </w:divBdr>
    </w:div>
    <w:div w:id="1558474062">
      <w:bodyDiv w:val="1"/>
      <w:marLeft w:val="0"/>
      <w:marRight w:val="0"/>
      <w:marTop w:val="0"/>
      <w:marBottom w:val="0"/>
      <w:divBdr>
        <w:top w:val="none" w:sz="0" w:space="0" w:color="auto"/>
        <w:left w:val="none" w:sz="0" w:space="0" w:color="auto"/>
        <w:bottom w:val="none" w:sz="0" w:space="0" w:color="auto"/>
        <w:right w:val="none" w:sz="0" w:space="0" w:color="auto"/>
      </w:divBdr>
    </w:div>
    <w:div w:id="1559702882">
      <w:bodyDiv w:val="1"/>
      <w:marLeft w:val="0"/>
      <w:marRight w:val="0"/>
      <w:marTop w:val="0"/>
      <w:marBottom w:val="0"/>
      <w:divBdr>
        <w:top w:val="none" w:sz="0" w:space="0" w:color="auto"/>
        <w:left w:val="none" w:sz="0" w:space="0" w:color="auto"/>
        <w:bottom w:val="none" w:sz="0" w:space="0" w:color="auto"/>
        <w:right w:val="none" w:sz="0" w:space="0" w:color="auto"/>
      </w:divBdr>
    </w:div>
    <w:div w:id="1560242021">
      <w:bodyDiv w:val="1"/>
      <w:marLeft w:val="0"/>
      <w:marRight w:val="0"/>
      <w:marTop w:val="0"/>
      <w:marBottom w:val="0"/>
      <w:divBdr>
        <w:top w:val="none" w:sz="0" w:space="0" w:color="auto"/>
        <w:left w:val="none" w:sz="0" w:space="0" w:color="auto"/>
        <w:bottom w:val="none" w:sz="0" w:space="0" w:color="auto"/>
        <w:right w:val="none" w:sz="0" w:space="0" w:color="auto"/>
      </w:divBdr>
    </w:div>
    <w:div w:id="1560434746">
      <w:bodyDiv w:val="1"/>
      <w:marLeft w:val="0"/>
      <w:marRight w:val="0"/>
      <w:marTop w:val="0"/>
      <w:marBottom w:val="0"/>
      <w:divBdr>
        <w:top w:val="none" w:sz="0" w:space="0" w:color="auto"/>
        <w:left w:val="none" w:sz="0" w:space="0" w:color="auto"/>
        <w:bottom w:val="none" w:sz="0" w:space="0" w:color="auto"/>
        <w:right w:val="none" w:sz="0" w:space="0" w:color="auto"/>
      </w:divBdr>
    </w:div>
    <w:div w:id="1561165291">
      <w:bodyDiv w:val="1"/>
      <w:marLeft w:val="0"/>
      <w:marRight w:val="0"/>
      <w:marTop w:val="0"/>
      <w:marBottom w:val="0"/>
      <w:divBdr>
        <w:top w:val="none" w:sz="0" w:space="0" w:color="auto"/>
        <w:left w:val="none" w:sz="0" w:space="0" w:color="auto"/>
        <w:bottom w:val="none" w:sz="0" w:space="0" w:color="auto"/>
        <w:right w:val="none" w:sz="0" w:space="0" w:color="auto"/>
      </w:divBdr>
    </w:div>
    <w:div w:id="1561283721">
      <w:bodyDiv w:val="1"/>
      <w:marLeft w:val="0"/>
      <w:marRight w:val="0"/>
      <w:marTop w:val="0"/>
      <w:marBottom w:val="0"/>
      <w:divBdr>
        <w:top w:val="none" w:sz="0" w:space="0" w:color="auto"/>
        <w:left w:val="none" w:sz="0" w:space="0" w:color="auto"/>
        <w:bottom w:val="none" w:sz="0" w:space="0" w:color="auto"/>
        <w:right w:val="none" w:sz="0" w:space="0" w:color="auto"/>
      </w:divBdr>
    </w:div>
    <w:div w:id="1561861577">
      <w:bodyDiv w:val="1"/>
      <w:marLeft w:val="0"/>
      <w:marRight w:val="0"/>
      <w:marTop w:val="0"/>
      <w:marBottom w:val="0"/>
      <w:divBdr>
        <w:top w:val="none" w:sz="0" w:space="0" w:color="auto"/>
        <w:left w:val="none" w:sz="0" w:space="0" w:color="auto"/>
        <w:bottom w:val="none" w:sz="0" w:space="0" w:color="auto"/>
        <w:right w:val="none" w:sz="0" w:space="0" w:color="auto"/>
      </w:divBdr>
    </w:div>
    <w:div w:id="1562862902">
      <w:bodyDiv w:val="1"/>
      <w:marLeft w:val="0"/>
      <w:marRight w:val="0"/>
      <w:marTop w:val="0"/>
      <w:marBottom w:val="0"/>
      <w:divBdr>
        <w:top w:val="none" w:sz="0" w:space="0" w:color="auto"/>
        <w:left w:val="none" w:sz="0" w:space="0" w:color="auto"/>
        <w:bottom w:val="none" w:sz="0" w:space="0" w:color="auto"/>
        <w:right w:val="none" w:sz="0" w:space="0" w:color="auto"/>
      </w:divBdr>
    </w:div>
    <w:div w:id="1562980607">
      <w:bodyDiv w:val="1"/>
      <w:marLeft w:val="0"/>
      <w:marRight w:val="0"/>
      <w:marTop w:val="0"/>
      <w:marBottom w:val="0"/>
      <w:divBdr>
        <w:top w:val="none" w:sz="0" w:space="0" w:color="auto"/>
        <w:left w:val="none" w:sz="0" w:space="0" w:color="auto"/>
        <w:bottom w:val="none" w:sz="0" w:space="0" w:color="auto"/>
        <w:right w:val="none" w:sz="0" w:space="0" w:color="auto"/>
      </w:divBdr>
    </w:div>
    <w:div w:id="1562985008">
      <w:bodyDiv w:val="1"/>
      <w:marLeft w:val="0"/>
      <w:marRight w:val="0"/>
      <w:marTop w:val="0"/>
      <w:marBottom w:val="0"/>
      <w:divBdr>
        <w:top w:val="none" w:sz="0" w:space="0" w:color="auto"/>
        <w:left w:val="none" w:sz="0" w:space="0" w:color="auto"/>
        <w:bottom w:val="none" w:sz="0" w:space="0" w:color="auto"/>
        <w:right w:val="none" w:sz="0" w:space="0" w:color="auto"/>
      </w:divBdr>
    </w:div>
    <w:div w:id="1563367238">
      <w:bodyDiv w:val="1"/>
      <w:marLeft w:val="0"/>
      <w:marRight w:val="0"/>
      <w:marTop w:val="0"/>
      <w:marBottom w:val="0"/>
      <w:divBdr>
        <w:top w:val="none" w:sz="0" w:space="0" w:color="auto"/>
        <w:left w:val="none" w:sz="0" w:space="0" w:color="auto"/>
        <w:bottom w:val="none" w:sz="0" w:space="0" w:color="auto"/>
        <w:right w:val="none" w:sz="0" w:space="0" w:color="auto"/>
      </w:divBdr>
    </w:div>
    <w:div w:id="1564946846">
      <w:bodyDiv w:val="1"/>
      <w:marLeft w:val="0"/>
      <w:marRight w:val="0"/>
      <w:marTop w:val="0"/>
      <w:marBottom w:val="0"/>
      <w:divBdr>
        <w:top w:val="none" w:sz="0" w:space="0" w:color="auto"/>
        <w:left w:val="none" w:sz="0" w:space="0" w:color="auto"/>
        <w:bottom w:val="none" w:sz="0" w:space="0" w:color="auto"/>
        <w:right w:val="none" w:sz="0" w:space="0" w:color="auto"/>
      </w:divBdr>
    </w:div>
    <w:div w:id="1566333733">
      <w:bodyDiv w:val="1"/>
      <w:marLeft w:val="0"/>
      <w:marRight w:val="0"/>
      <w:marTop w:val="0"/>
      <w:marBottom w:val="0"/>
      <w:divBdr>
        <w:top w:val="none" w:sz="0" w:space="0" w:color="auto"/>
        <w:left w:val="none" w:sz="0" w:space="0" w:color="auto"/>
        <w:bottom w:val="none" w:sz="0" w:space="0" w:color="auto"/>
        <w:right w:val="none" w:sz="0" w:space="0" w:color="auto"/>
      </w:divBdr>
    </w:div>
    <w:div w:id="1566528027">
      <w:bodyDiv w:val="1"/>
      <w:marLeft w:val="0"/>
      <w:marRight w:val="0"/>
      <w:marTop w:val="0"/>
      <w:marBottom w:val="0"/>
      <w:divBdr>
        <w:top w:val="none" w:sz="0" w:space="0" w:color="auto"/>
        <w:left w:val="none" w:sz="0" w:space="0" w:color="auto"/>
        <w:bottom w:val="none" w:sz="0" w:space="0" w:color="auto"/>
        <w:right w:val="none" w:sz="0" w:space="0" w:color="auto"/>
      </w:divBdr>
    </w:div>
    <w:div w:id="1566599506">
      <w:bodyDiv w:val="1"/>
      <w:marLeft w:val="0"/>
      <w:marRight w:val="0"/>
      <w:marTop w:val="0"/>
      <w:marBottom w:val="0"/>
      <w:divBdr>
        <w:top w:val="none" w:sz="0" w:space="0" w:color="auto"/>
        <w:left w:val="none" w:sz="0" w:space="0" w:color="auto"/>
        <w:bottom w:val="none" w:sz="0" w:space="0" w:color="auto"/>
        <w:right w:val="none" w:sz="0" w:space="0" w:color="auto"/>
      </w:divBdr>
    </w:div>
    <w:div w:id="1567103073">
      <w:bodyDiv w:val="1"/>
      <w:marLeft w:val="0"/>
      <w:marRight w:val="0"/>
      <w:marTop w:val="0"/>
      <w:marBottom w:val="0"/>
      <w:divBdr>
        <w:top w:val="none" w:sz="0" w:space="0" w:color="auto"/>
        <w:left w:val="none" w:sz="0" w:space="0" w:color="auto"/>
        <w:bottom w:val="none" w:sz="0" w:space="0" w:color="auto"/>
        <w:right w:val="none" w:sz="0" w:space="0" w:color="auto"/>
      </w:divBdr>
    </w:div>
    <w:div w:id="1568373961">
      <w:bodyDiv w:val="1"/>
      <w:marLeft w:val="0"/>
      <w:marRight w:val="0"/>
      <w:marTop w:val="0"/>
      <w:marBottom w:val="0"/>
      <w:divBdr>
        <w:top w:val="none" w:sz="0" w:space="0" w:color="auto"/>
        <w:left w:val="none" w:sz="0" w:space="0" w:color="auto"/>
        <w:bottom w:val="none" w:sz="0" w:space="0" w:color="auto"/>
        <w:right w:val="none" w:sz="0" w:space="0" w:color="auto"/>
      </w:divBdr>
    </w:div>
    <w:div w:id="1569925770">
      <w:bodyDiv w:val="1"/>
      <w:marLeft w:val="0"/>
      <w:marRight w:val="0"/>
      <w:marTop w:val="0"/>
      <w:marBottom w:val="0"/>
      <w:divBdr>
        <w:top w:val="none" w:sz="0" w:space="0" w:color="auto"/>
        <w:left w:val="none" w:sz="0" w:space="0" w:color="auto"/>
        <w:bottom w:val="none" w:sz="0" w:space="0" w:color="auto"/>
        <w:right w:val="none" w:sz="0" w:space="0" w:color="auto"/>
      </w:divBdr>
    </w:div>
    <w:div w:id="1570580900">
      <w:bodyDiv w:val="1"/>
      <w:marLeft w:val="0"/>
      <w:marRight w:val="0"/>
      <w:marTop w:val="0"/>
      <w:marBottom w:val="0"/>
      <w:divBdr>
        <w:top w:val="none" w:sz="0" w:space="0" w:color="auto"/>
        <w:left w:val="none" w:sz="0" w:space="0" w:color="auto"/>
        <w:bottom w:val="none" w:sz="0" w:space="0" w:color="auto"/>
        <w:right w:val="none" w:sz="0" w:space="0" w:color="auto"/>
      </w:divBdr>
    </w:div>
    <w:div w:id="1570921932">
      <w:bodyDiv w:val="1"/>
      <w:marLeft w:val="0"/>
      <w:marRight w:val="0"/>
      <w:marTop w:val="0"/>
      <w:marBottom w:val="0"/>
      <w:divBdr>
        <w:top w:val="none" w:sz="0" w:space="0" w:color="auto"/>
        <w:left w:val="none" w:sz="0" w:space="0" w:color="auto"/>
        <w:bottom w:val="none" w:sz="0" w:space="0" w:color="auto"/>
        <w:right w:val="none" w:sz="0" w:space="0" w:color="auto"/>
      </w:divBdr>
    </w:div>
    <w:div w:id="1571036308">
      <w:bodyDiv w:val="1"/>
      <w:marLeft w:val="0"/>
      <w:marRight w:val="0"/>
      <w:marTop w:val="0"/>
      <w:marBottom w:val="0"/>
      <w:divBdr>
        <w:top w:val="none" w:sz="0" w:space="0" w:color="auto"/>
        <w:left w:val="none" w:sz="0" w:space="0" w:color="auto"/>
        <w:bottom w:val="none" w:sz="0" w:space="0" w:color="auto"/>
        <w:right w:val="none" w:sz="0" w:space="0" w:color="auto"/>
      </w:divBdr>
    </w:div>
    <w:div w:id="1571578334">
      <w:bodyDiv w:val="1"/>
      <w:marLeft w:val="0"/>
      <w:marRight w:val="0"/>
      <w:marTop w:val="0"/>
      <w:marBottom w:val="0"/>
      <w:divBdr>
        <w:top w:val="none" w:sz="0" w:space="0" w:color="auto"/>
        <w:left w:val="none" w:sz="0" w:space="0" w:color="auto"/>
        <w:bottom w:val="none" w:sz="0" w:space="0" w:color="auto"/>
        <w:right w:val="none" w:sz="0" w:space="0" w:color="auto"/>
      </w:divBdr>
    </w:div>
    <w:div w:id="1572275036">
      <w:bodyDiv w:val="1"/>
      <w:marLeft w:val="0"/>
      <w:marRight w:val="0"/>
      <w:marTop w:val="0"/>
      <w:marBottom w:val="0"/>
      <w:divBdr>
        <w:top w:val="none" w:sz="0" w:space="0" w:color="auto"/>
        <w:left w:val="none" w:sz="0" w:space="0" w:color="auto"/>
        <w:bottom w:val="none" w:sz="0" w:space="0" w:color="auto"/>
        <w:right w:val="none" w:sz="0" w:space="0" w:color="auto"/>
      </w:divBdr>
    </w:div>
    <w:div w:id="1572346004">
      <w:bodyDiv w:val="1"/>
      <w:marLeft w:val="0"/>
      <w:marRight w:val="0"/>
      <w:marTop w:val="0"/>
      <w:marBottom w:val="0"/>
      <w:divBdr>
        <w:top w:val="none" w:sz="0" w:space="0" w:color="auto"/>
        <w:left w:val="none" w:sz="0" w:space="0" w:color="auto"/>
        <w:bottom w:val="none" w:sz="0" w:space="0" w:color="auto"/>
        <w:right w:val="none" w:sz="0" w:space="0" w:color="auto"/>
      </w:divBdr>
    </w:div>
    <w:div w:id="1575583655">
      <w:bodyDiv w:val="1"/>
      <w:marLeft w:val="0"/>
      <w:marRight w:val="0"/>
      <w:marTop w:val="0"/>
      <w:marBottom w:val="0"/>
      <w:divBdr>
        <w:top w:val="none" w:sz="0" w:space="0" w:color="auto"/>
        <w:left w:val="none" w:sz="0" w:space="0" w:color="auto"/>
        <w:bottom w:val="none" w:sz="0" w:space="0" w:color="auto"/>
        <w:right w:val="none" w:sz="0" w:space="0" w:color="auto"/>
      </w:divBdr>
    </w:div>
    <w:div w:id="1576355755">
      <w:bodyDiv w:val="1"/>
      <w:marLeft w:val="0"/>
      <w:marRight w:val="0"/>
      <w:marTop w:val="0"/>
      <w:marBottom w:val="0"/>
      <w:divBdr>
        <w:top w:val="none" w:sz="0" w:space="0" w:color="auto"/>
        <w:left w:val="none" w:sz="0" w:space="0" w:color="auto"/>
        <w:bottom w:val="none" w:sz="0" w:space="0" w:color="auto"/>
        <w:right w:val="none" w:sz="0" w:space="0" w:color="auto"/>
      </w:divBdr>
    </w:div>
    <w:div w:id="1576552794">
      <w:bodyDiv w:val="1"/>
      <w:marLeft w:val="0"/>
      <w:marRight w:val="0"/>
      <w:marTop w:val="0"/>
      <w:marBottom w:val="0"/>
      <w:divBdr>
        <w:top w:val="none" w:sz="0" w:space="0" w:color="auto"/>
        <w:left w:val="none" w:sz="0" w:space="0" w:color="auto"/>
        <w:bottom w:val="none" w:sz="0" w:space="0" w:color="auto"/>
        <w:right w:val="none" w:sz="0" w:space="0" w:color="auto"/>
      </w:divBdr>
    </w:div>
    <w:div w:id="1578903266">
      <w:bodyDiv w:val="1"/>
      <w:marLeft w:val="0"/>
      <w:marRight w:val="0"/>
      <w:marTop w:val="0"/>
      <w:marBottom w:val="0"/>
      <w:divBdr>
        <w:top w:val="none" w:sz="0" w:space="0" w:color="auto"/>
        <w:left w:val="none" w:sz="0" w:space="0" w:color="auto"/>
        <w:bottom w:val="none" w:sz="0" w:space="0" w:color="auto"/>
        <w:right w:val="none" w:sz="0" w:space="0" w:color="auto"/>
      </w:divBdr>
    </w:div>
    <w:div w:id="1579361584">
      <w:bodyDiv w:val="1"/>
      <w:marLeft w:val="0"/>
      <w:marRight w:val="0"/>
      <w:marTop w:val="0"/>
      <w:marBottom w:val="0"/>
      <w:divBdr>
        <w:top w:val="none" w:sz="0" w:space="0" w:color="auto"/>
        <w:left w:val="none" w:sz="0" w:space="0" w:color="auto"/>
        <w:bottom w:val="none" w:sz="0" w:space="0" w:color="auto"/>
        <w:right w:val="none" w:sz="0" w:space="0" w:color="auto"/>
      </w:divBdr>
    </w:div>
    <w:div w:id="1579362096">
      <w:bodyDiv w:val="1"/>
      <w:marLeft w:val="0"/>
      <w:marRight w:val="0"/>
      <w:marTop w:val="0"/>
      <w:marBottom w:val="0"/>
      <w:divBdr>
        <w:top w:val="none" w:sz="0" w:space="0" w:color="auto"/>
        <w:left w:val="none" w:sz="0" w:space="0" w:color="auto"/>
        <w:bottom w:val="none" w:sz="0" w:space="0" w:color="auto"/>
        <w:right w:val="none" w:sz="0" w:space="0" w:color="auto"/>
      </w:divBdr>
    </w:div>
    <w:div w:id="1579367955">
      <w:bodyDiv w:val="1"/>
      <w:marLeft w:val="0"/>
      <w:marRight w:val="0"/>
      <w:marTop w:val="0"/>
      <w:marBottom w:val="0"/>
      <w:divBdr>
        <w:top w:val="none" w:sz="0" w:space="0" w:color="auto"/>
        <w:left w:val="none" w:sz="0" w:space="0" w:color="auto"/>
        <w:bottom w:val="none" w:sz="0" w:space="0" w:color="auto"/>
        <w:right w:val="none" w:sz="0" w:space="0" w:color="auto"/>
      </w:divBdr>
    </w:div>
    <w:div w:id="1582328222">
      <w:bodyDiv w:val="1"/>
      <w:marLeft w:val="0"/>
      <w:marRight w:val="0"/>
      <w:marTop w:val="0"/>
      <w:marBottom w:val="0"/>
      <w:divBdr>
        <w:top w:val="none" w:sz="0" w:space="0" w:color="auto"/>
        <w:left w:val="none" w:sz="0" w:space="0" w:color="auto"/>
        <w:bottom w:val="none" w:sz="0" w:space="0" w:color="auto"/>
        <w:right w:val="none" w:sz="0" w:space="0" w:color="auto"/>
      </w:divBdr>
    </w:div>
    <w:div w:id="1583103940">
      <w:bodyDiv w:val="1"/>
      <w:marLeft w:val="0"/>
      <w:marRight w:val="0"/>
      <w:marTop w:val="0"/>
      <w:marBottom w:val="0"/>
      <w:divBdr>
        <w:top w:val="none" w:sz="0" w:space="0" w:color="auto"/>
        <w:left w:val="none" w:sz="0" w:space="0" w:color="auto"/>
        <w:bottom w:val="none" w:sz="0" w:space="0" w:color="auto"/>
        <w:right w:val="none" w:sz="0" w:space="0" w:color="auto"/>
      </w:divBdr>
    </w:div>
    <w:div w:id="1584335171">
      <w:bodyDiv w:val="1"/>
      <w:marLeft w:val="0"/>
      <w:marRight w:val="0"/>
      <w:marTop w:val="0"/>
      <w:marBottom w:val="0"/>
      <w:divBdr>
        <w:top w:val="none" w:sz="0" w:space="0" w:color="auto"/>
        <w:left w:val="none" w:sz="0" w:space="0" w:color="auto"/>
        <w:bottom w:val="none" w:sz="0" w:space="0" w:color="auto"/>
        <w:right w:val="none" w:sz="0" w:space="0" w:color="auto"/>
      </w:divBdr>
    </w:div>
    <w:div w:id="1584802131">
      <w:bodyDiv w:val="1"/>
      <w:marLeft w:val="0"/>
      <w:marRight w:val="0"/>
      <w:marTop w:val="0"/>
      <w:marBottom w:val="0"/>
      <w:divBdr>
        <w:top w:val="none" w:sz="0" w:space="0" w:color="auto"/>
        <w:left w:val="none" w:sz="0" w:space="0" w:color="auto"/>
        <w:bottom w:val="none" w:sz="0" w:space="0" w:color="auto"/>
        <w:right w:val="none" w:sz="0" w:space="0" w:color="auto"/>
      </w:divBdr>
    </w:div>
    <w:div w:id="1584993829">
      <w:bodyDiv w:val="1"/>
      <w:marLeft w:val="0"/>
      <w:marRight w:val="0"/>
      <w:marTop w:val="0"/>
      <w:marBottom w:val="0"/>
      <w:divBdr>
        <w:top w:val="none" w:sz="0" w:space="0" w:color="auto"/>
        <w:left w:val="none" w:sz="0" w:space="0" w:color="auto"/>
        <w:bottom w:val="none" w:sz="0" w:space="0" w:color="auto"/>
        <w:right w:val="none" w:sz="0" w:space="0" w:color="auto"/>
      </w:divBdr>
    </w:div>
    <w:div w:id="1585185812">
      <w:bodyDiv w:val="1"/>
      <w:marLeft w:val="0"/>
      <w:marRight w:val="0"/>
      <w:marTop w:val="0"/>
      <w:marBottom w:val="0"/>
      <w:divBdr>
        <w:top w:val="none" w:sz="0" w:space="0" w:color="auto"/>
        <w:left w:val="none" w:sz="0" w:space="0" w:color="auto"/>
        <w:bottom w:val="none" w:sz="0" w:space="0" w:color="auto"/>
        <w:right w:val="none" w:sz="0" w:space="0" w:color="auto"/>
      </w:divBdr>
    </w:div>
    <w:div w:id="1585794248">
      <w:bodyDiv w:val="1"/>
      <w:marLeft w:val="0"/>
      <w:marRight w:val="0"/>
      <w:marTop w:val="0"/>
      <w:marBottom w:val="0"/>
      <w:divBdr>
        <w:top w:val="none" w:sz="0" w:space="0" w:color="auto"/>
        <w:left w:val="none" w:sz="0" w:space="0" w:color="auto"/>
        <w:bottom w:val="none" w:sz="0" w:space="0" w:color="auto"/>
        <w:right w:val="none" w:sz="0" w:space="0" w:color="auto"/>
      </w:divBdr>
    </w:div>
    <w:div w:id="1586038020">
      <w:bodyDiv w:val="1"/>
      <w:marLeft w:val="0"/>
      <w:marRight w:val="0"/>
      <w:marTop w:val="0"/>
      <w:marBottom w:val="0"/>
      <w:divBdr>
        <w:top w:val="none" w:sz="0" w:space="0" w:color="auto"/>
        <w:left w:val="none" w:sz="0" w:space="0" w:color="auto"/>
        <w:bottom w:val="none" w:sz="0" w:space="0" w:color="auto"/>
        <w:right w:val="none" w:sz="0" w:space="0" w:color="auto"/>
      </w:divBdr>
    </w:div>
    <w:div w:id="1586376791">
      <w:bodyDiv w:val="1"/>
      <w:marLeft w:val="0"/>
      <w:marRight w:val="0"/>
      <w:marTop w:val="0"/>
      <w:marBottom w:val="0"/>
      <w:divBdr>
        <w:top w:val="none" w:sz="0" w:space="0" w:color="auto"/>
        <w:left w:val="none" w:sz="0" w:space="0" w:color="auto"/>
        <w:bottom w:val="none" w:sz="0" w:space="0" w:color="auto"/>
        <w:right w:val="none" w:sz="0" w:space="0" w:color="auto"/>
      </w:divBdr>
    </w:div>
    <w:div w:id="1587305846">
      <w:bodyDiv w:val="1"/>
      <w:marLeft w:val="0"/>
      <w:marRight w:val="0"/>
      <w:marTop w:val="0"/>
      <w:marBottom w:val="0"/>
      <w:divBdr>
        <w:top w:val="none" w:sz="0" w:space="0" w:color="auto"/>
        <w:left w:val="none" w:sz="0" w:space="0" w:color="auto"/>
        <w:bottom w:val="none" w:sz="0" w:space="0" w:color="auto"/>
        <w:right w:val="none" w:sz="0" w:space="0" w:color="auto"/>
      </w:divBdr>
    </w:div>
    <w:div w:id="1587491844">
      <w:bodyDiv w:val="1"/>
      <w:marLeft w:val="0"/>
      <w:marRight w:val="0"/>
      <w:marTop w:val="0"/>
      <w:marBottom w:val="0"/>
      <w:divBdr>
        <w:top w:val="none" w:sz="0" w:space="0" w:color="auto"/>
        <w:left w:val="none" w:sz="0" w:space="0" w:color="auto"/>
        <w:bottom w:val="none" w:sz="0" w:space="0" w:color="auto"/>
        <w:right w:val="none" w:sz="0" w:space="0" w:color="auto"/>
      </w:divBdr>
    </w:div>
    <w:div w:id="1588268320">
      <w:bodyDiv w:val="1"/>
      <w:marLeft w:val="0"/>
      <w:marRight w:val="0"/>
      <w:marTop w:val="0"/>
      <w:marBottom w:val="0"/>
      <w:divBdr>
        <w:top w:val="none" w:sz="0" w:space="0" w:color="auto"/>
        <w:left w:val="none" w:sz="0" w:space="0" w:color="auto"/>
        <w:bottom w:val="none" w:sz="0" w:space="0" w:color="auto"/>
        <w:right w:val="none" w:sz="0" w:space="0" w:color="auto"/>
      </w:divBdr>
    </w:div>
    <w:div w:id="1588883439">
      <w:bodyDiv w:val="1"/>
      <w:marLeft w:val="0"/>
      <w:marRight w:val="0"/>
      <w:marTop w:val="0"/>
      <w:marBottom w:val="0"/>
      <w:divBdr>
        <w:top w:val="none" w:sz="0" w:space="0" w:color="auto"/>
        <w:left w:val="none" w:sz="0" w:space="0" w:color="auto"/>
        <w:bottom w:val="none" w:sz="0" w:space="0" w:color="auto"/>
        <w:right w:val="none" w:sz="0" w:space="0" w:color="auto"/>
      </w:divBdr>
    </w:div>
    <w:div w:id="1590192050">
      <w:bodyDiv w:val="1"/>
      <w:marLeft w:val="0"/>
      <w:marRight w:val="0"/>
      <w:marTop w:val="0"/>
      <w:marBottom w:val="0"/>
      <w:divBdr>
        <w:top w:val="none" w:sz="0" w:space="0" w:color="auto"/>
        <w:left w:val="none" w:sz="0" w:space="0" w:color="auto"/>
        <w:bottom w:val="none" w:sz="0" w:space="0" w:color="auto"/>
        <w:right w:val="none" w:sz="0" w:space="0" w:color="auto"/>
      </w:divBdr>
    </w:div>
    <w:div w:id="1590238139">
      <w:bodyDiv w:val="1"/>
      <w:marLeft w:val="0"/>
      <w:marRight w:val="0"/>
      <w:marTop w:val="0"/>
      <w:marBottom w:val="0"/>
      <w:divBdr>
        <w:top w:val="none" w:sz="0" w:space="0" w:color="auto"/>
        <w:left w:val="none" w:sz="0" w:space="0" w:color="auto"/>
        <w:bottom w:val="none" w:sz="0" w:space="0" w:color="auto"/>
        <w:right w:val="none" w:sz="0" w:space="0" w:color="auto"/>
      </w:divBdr>
    </w:div>
    <w:div w:id="1590577714">
      <w:bodyDiv w:val="1"/>
      <w:marLeft w:val="0"/>
      <w:marRight w:val="0"/>
      <w:marTop w:val="0"/>
      <w:marBottom w:val="0"/>
      <w:divBdr>
        <w:top w:val="none" w:sz="0" w:space="0" w:color="auto"/>
        <w:left w:val="none" w:sz="0" w:space="0" w:color="auto"/>
        <w:bottom w:val="none" w:sz="0" w:space="0" w:color="auto"/>
        <w:right w:val="none" w:sz="0" w:space="0" w:color="auto"/>
      </w:divBdr>
    </w:div>
    <w:div w:id="1592271800">
      <w:bodyDiv w:val="1"/>
      <w:marLeft w:val="0"/>
      <w:marRight w:val="0"/>
      <w:marTop w:val="0"/>
      <w:marBottom w:val="0"/>
      <w:divBdr>
        <w:top w:val="none" w:sz="0" w:space="0" w:color="auto"/>
        <w:left w:val="none" w:sz="0" w:space="0" w:color="auto"/>
        <w:bottom w:val="none" w:sz="0" w:space="0" w:color="auto"/>
        <w:right w:val="none" w:sz="0" w:space="0" w:color="auto"/>
      </w:divBdr>
    </w:div>
    <w:div w:id="1592356164">
      <w:bodyDiv w:val="1"/>
      <w:marLeft w:val="0"/>
      <w:marRight w:val="0"/>
      <w:marTop w:val="0"/>
      <w:marBottom w:val="0"/>
      <w:divBdr>
        <w:top w:val="none" w:sz="0" w:space="0" w:color="auto"/>
        <w:left w:val="none" w:sz="0" w:space="0" w:color="auto"/>
        <w:bottom w:val="none" w:sz="0" w:space="0" w:color="auto"/>
        <w:right w:val="none" w:sz="0" w:space="0" w:color="auto"/>
      </w:divBdr>
    </w:div>
    <w:div w:id="1592543041">
      <w:bodyDiv w:val="1"/>
      <w:marLeft w:val="0"/>
      <w:marRight w:val="0"/>
      <w:marTop w:val="0"/>
      <w:marBottom w:val="0"/>
      <w:divBdr>
        <w:top w:val="none" w:sz="0" w:space="0" w:color="auto"/>
        <w:left w:val="none" w:sz="0" w:space="0" w:color="auto"/>
        <w:bottom w:val="none" w:sz="0" w:space="0" w:color="auto"/>
        <w:right w:val="none" w:sz="0" w:space="0" w:color="auto"/>
      </w:divBdr>
    </w:div>
    <w:div w:id="1593271042">
      <w:bodyDiv w:val="1"/>
      <w:marLeft w:val="0"/>
      <w:marRight w:val="0"/>
      <w:marTop w:val="0"/>
      <w:marBottom w:val="0"/>
      <w:divBdr>
        <w:top w:val="none" w:sz="0" w:space="0" w:color="auto"/>
        <w:left w:val="none" w:sz="0" w:space="0" w:color="auto"/>
        <w:bottom w:val="none" w:sz="0" w:space="0" w:color="auto"/>
        <w:right w:val="none" w:sz="0" w:space="0" w:color="auto"/>
      </w:divBdr>
    </w:div>
    <w:div w:id="1593584447">
      <w:bodyDiv w:val="1"/>
      <w:marLeft w:val="0"/>
      <w:marRight w:val="0"/>
      <w:marTop w:val="0"/>
      <w:marBottom w:val="0"/>
      <w:divBdr>
        <w:top w:val="none" w:sz="0" w:space="0" w:color="auto"/>
        <w:left w:val="none" w:sz="0" w:space="0" w:color="auto"/>
        <w:bottom w:val="none" w:sz="0" w:space="0" w:color="auto"/>
        <w:right w:val="none" w:sz="0" w:space="0" w:color="auto"/>
      </w:divBdr>
    </w:div>
    <w:div w:id="1593732840">
      <w:bodyDiv w:val="1"/>
      <w:marLeft w:val="0"/>
      <w:marRight w:val="0"/>
      <w:marTop w:val="0"/>
      <w:marBottom w:val="0"/>
      <w:divBdr>
        <w:top w:val="none" w:sz="0" w:space="0" w:color="auto"/>
        <w:left w:val="none" w:sz="0" w:space="0" w:color="auto"/>
        <w:bottom w:val="none" w:sz="0" w:space="0" w:color="auto"/>
        <w:right w:val="none" w:sz="0" w:space="0" w:color="auto"/>
      </w:divBdr>
    </w:div>
    <w:div w:id="1595240777">
      <w:bodyDiv w:val="1"/>
      <w:marLeft w:val="0"/>
      <w:marRight w:val="0"/>
      <w:marTop w:val="0"/>
      <w:marBottom w:val="0"/>
      <w:divBdr>
        <w:top w:val="none" w:sz="0" w:space="0" w:color="auto"/>
        <w:left w:val="none" w:sz="0" w:space="0" w:color="auto"/>
        <w:bottom w:val="none" w:sz="0" w:space="0" w:color="auto"/>
        <w:right w:val="none" w:sz="0" w:space="0" w:color="auto"/>
      </w:divBdr>
    </w:div>
    <w:div w:id="1595359993">
      <w:bodyDiv w:val="1"/>
      <w:marLeft w:val="0"/>
      <w:marRight w:val="0"/>
      <w:marTop w:val="0"/>
      <w:marBottom w:val="0"/>
      <w:divBdr>
        <w:top w:val="none" w:sz="0" w:space="0" w:color="auto"/>
        <w:left w:val="none" w:sz="0" w:space="0" w:color="auto"/>
        <w:bottom w:val="none" w:sz="0" w:space="0" w:color="auto"/>
        <w:right w:val="none" w:sz="0" w:space="0" w:color="auto"/>
      </w:divBdr>
    </w:div>
    <w:div w:id="1596404200">
      <w:bodyDiv w:val="1"/>
      <w:marLeft w:val="0"/>
      <w:marRight w:val="0"/>
      <w:marTop w:val="0"/>
      <w:marBottom w:val="0"/>
      <w:divBdr>
        <w:top w:val="none" w:sz="0" w:space="0" w:color="auto"/>
        <w:left w:val="none" w:sz="0" w:space="0" w:color="auto"/>
        <w:bottom w:val="none" w:sz="0" w:space="0" w:color="auto"/>
        <w:right w:val="none" w:sz="0" w:space="0" w:color="auto"/>
      </w:divBdr>
    </w:div>
    <w:div w:id="1596480676">
      <w:bodyDiv w:val="1"/>
      <w:marLeft w:val="0"/>
      <w:marRight w:val="0"/>
      <w:marTop w:val="0"/>
      <w:marBottom w:val="0"/>
      <w:divBdr>
        <w:top w:val="none" w:sz="0" w:space="0" w:color="auto"/>
        <w:left w:val="none" w:sz="0" w:space="0" w:color="auto"/>
        <w:bottom w:val="none" w:sz="0" w:space="0" w:color="auto"/>
        <w:right w:val="none" w:sz="0" w:space="0" w:color="auto"/>
      </w:divBdr>
    </w:div>
    <w:div w:id="1597060036">
      <w:bodyDiv w:val="1"/>
      <w:marLeft w:val="0"/>
      <w:marRight w:val="0"/>
      <w:marTop w:val="0"/>
      <w:marBottom w:val="0"/>
      <w:divBdr>
        <w:top w:val="none" w:sz="0" w:space="0" w:color="auto"/>
        <w:left w:val="none" w:sz="0" w:space="0" w:color="auto"/>
        <w:bottom w:val="none" w:sz="0" w:space="0" w:color="auto"/>
        <w:right w:val="none" w:sz="0" w:space="0" w:color="auto"/>
      </w:divBdr>
    </w:div>
    <w:div w:id="1597135740">
      <w:bodyDiv w:val="1"/>
      <w:marLeft w:val="0"/>
      <w:marRight w:val="0"/>
      <w:marTop w:val="0"/>
      <w:marBottom w:val="0"/>
      <w:divBdr>
        <w:top w:val="none" w:sz="0" w:space="0" w:color="auto"/>
        <w:left w:val="none" w:sz="0" w:space="0" w:color="auto"/>
        <w:bottom w:val="none" w:sz="0" w:space="0" w:color="auto"/>
        <w:right w:val="none" w:sz="0" w:space="0" w:color="auto"/>
      </w:divBdr>
    </w:div>
    <w:div w:id="1598563657">
      <w:bodyDiv w:val="1"/>
      <w:marLeft w:val="0"/>
      <w:marRight w:val="0"/>
      <w:marTop w:val="0"/>
      <w:marBottom w:val="0"/>
      <w:divBdr>
        <w:top w:val="none" w:sz="0" w:space="0" w:color="auto"/>
        <w:left w:val="none" w:sz="0" w:space="0" w:color="auto"/>
        <w:bottom w:val="none" w:sz="0" w:space="0" w:color="auto"/>
        <w:right w:val="none" w:sz="0" w:space="0" w:color="auto"/>
      </w:divBdr>
    </w:div>
    <w:div w:id="1599101981">
      <w:bodyDiv w:val="1"/>
      <w:marLeft w:val="0"/>
      <w:marRight w:val="0"/>
      <w:marTop w:val="0"/>
      <w:marBottom w:val="0"/>
      <w:divBdr>
        <w:top w:val="none" w:sz="0" w:space="0" w:color="auto"/>
        <w:left w:val="none" w:sz="0" w:space="0" w:color="auto"/>
        <w:bottom w:val="none" w:sz="0" w:space="0" w:color="auto"/>
        <w:right w:val="none" w:sz="0" w:space="0" w:color="auto"/>
      </w:divBdr>
    </w:div>
    <w:div w:id="1599211495">
      <w:bodyDiv w:val="1"/>
      <w:marLeft w:val="0"/>
      <w:marRight w:val="0"/>
      <w:marTop w:val="0"/>
      <w:marBottom w:val="0"/>
      <w:divBdr>
        <w:top w:val="none" w:sz="0" w:space="0" w:color="auto"/>
        <w:left w:val="none" w:sz="0" w:space="0" w:color="auto"/>
        <w:bottom w:val="none" w:sz="0" w:space="0" w:color="auto"/>
        <w:right w:val="none" w:sz="0" w:space="0" w:color="auto"/>
      </w:divBdr>
    </w:div>
    <w:div w:id="1599562157">
      <w:bodyDiv w:val="1"/>
      <w:marLeft w:val="0"/>
      <w:marRight w:val="0"/>
      <w:marTop w:val="0"/>
      <w:marBottom w:val="0"/>
      <w:divBdr>
        <w:top w:val="none" w:sz="0" w:space="0" w:color="auto"/>
        <w:left w:val="none" w:sz="0" w:space="0" w:color="auto"/>
        <w:bottom w:val="none" w:sz="0" w:space="0" w:color="auto"/>
        <w:right w:val="none" w:sz="0" w:space="0" w:color="auto"/>
      </w:divBdr>
    </w:div>
    <w:div w:id="1599631774">
      <w:bodyDiv w:val="1"/>
      <w:marLeft w:val="0"/>
      <w:marRight w:val="0"/>
      <w:marTop w:val="0"/>
      <w:marBottom w:val="0"/>
      <w:divBdr>
        <w:top w:val="none" w:sz="0" w:space="0" w:color="auto"/>
        <w:left w:val="none" w:sz="0" w:space="0" w:color="auto"/>
        <w:bottom w:val="none" w:sz="0" w:space="0" w:color="auto"/>
        <w:right w:val="none" w:sz="0" w:space="0" w:color="auto"/>
      </w:divBdr>
    </w:div>
    <w:div w:id="1599875229">
      <w:bodyDiv w:val="1"/>
      <w:marLeft w:val="0"/>
      <w:marRight w:val="0"/>
      <w:marTop w:val="0"/>
      <w:marBottom w:val="0"/>
      <w:divBdr>
        <w:top w:val="none" w:sz="0" w:space="0" w:color="auto"/>
        <w:left w:val="none" w:sz="0" w:space="0" w:color="auto"/>
        <w:bottom w:val="none" w:sz="0" w:space="0" w:color="auto"/>
        <w:right w:val="none" w:sz="0" w:space="0" w:color="auto"/>
      </w:divBdr>
    </w:div>
    <w:div w:id="1600092286">
      <w:bodyDiv w:val="1"/>
      <w:marLeft w:val="0"/>
      <w:marRight w:val="0"/>
      <w:marTop w:val="0"/>
      <w:marBottom w:val="0"/>
      <w:divBdr>
        <w:top w:val="none" w:sz="0" w:space="0" w:color="auto"/>
        <w:left w:val="none" w:sz="0" w:space="0" w:color="auto"/>
        <w:bottom w:val="none" w:sz="0" w:space="0" w:color="auto"/>
        <w:right w:val="none" w:sz="0" w:space="0" w:color="auto"/>
      </w:divBdr>
    </w:div>
    <w:div w:id="1600142496">
      <w:bodyDiv w:val="1"/>
      <w:marLeft w:val="0"/>
      <w:marRight w:val="0"/>
      <w:marTop w:val="0"/>
      <w:marBottom w:val="0"/>
      <w:divBdr>
        <w:top w:val="none" w:sz="0" w:space="0" w:color="auto"/>
        <w:left w:val="none" w:sz="0" w:space="0" w:color="auto"/>
        <w:bottom w:val="none" w:sz="0" w:space="0" w:color="auto"/>
        <w:right w:val="none" w:sz="0" w:space="0" w:color="auto"/>
      </w:divBdr>
    </w:div>
    <w:div w:id="1601062465">
      <w:bodyDiv w:val="1"/>
      <w:marLeft w:val="0"/>
      <w:marRight w:val="0"/>
      <w:marTop w:val="0"/>
      <w:marBottom w:val="0"/>
      <w:divBdr>
        <w:top w:val="none" w:sz="0" w:space="0" w:color="auto"/>
        <w:left w:val="none" w:sz="0" w:space="0" w:color="auto"/>
        <w:bottom w:val="none" w:sz="0" w:space="0" w:color="auto"/>
        <w:right w:val="none" w:sz="0" w:space="0" w:color="auto"/>
      </w:divBdr>
    </w:div>
    <w:div w:id="1601915480">
      <w:bodyDiv w:val="1"/>
      <w:marLeft w:val="0"/>
      <w:marRight w:val="0"/>
      <w:marTop w:val="0"/>
      <w:marBottom w:val="0"/>
      <w:divBdr>
        <w:top w:val="none" w:sz="0" w:space="0" w:color="auto"/>
        <w:left w:val="none" w:sz="0" w:space="0" w:color="auto"/>
        <w:bottom w:val="none" w:sz="0" w:space="0" w:color="auto"/>
        <w:right w:val="none" w:sz="0" w:space="0" w:color="auto"/>
      </w:divBdr>
    </w:div>
    <w:div w:id="1603537955">
      <w:bodyDiv w:val="1"/>
      <w:marLeft w:val="0"/>
      <w:marRight w:val="0"/>
      <w:marTop w:val="0"/>
      <w:marBottom w:val="0"/>
      <w:divBdr>
        <w:top w:val="none" w:sz="0" w:space="0" w:color="auto"/>
        <w:left w:val="none" w:sz="0" w:space="0" w:color="auto"/>
        <w:bottom w:val="none" w:sz="0" w:space="0" w:color="auto"/>
        <w:right w:val="none" w:sz="0" w:space="0" w:color="auto"/>
      </w:divBdr>
    </w:div>
    <w:div w:id="1603611109">
      <w:bodyDiv w:val="1"/>
      <w:marLeft w:val="0"/>
      <w:marRight w:val="0"/>
      <w:marTop w:val="0"/>
      <w:marBottom w:val="0"/>
      <w:divBdr>
        <w:top w:val="none" w:sz="0" w:space="0" w:color="auto"/>
        <w:left w:val="none" w:sz="0" w:space="0" w:color="auto"/>
        <w:bottom w:val="none" w:sz="0" w:space="0" w:color="auto"/>
        <w:right w:val="none" w:sz="0" w:space="0" w:color="auto"/>
      </w:divBdr>
    </w:div>
    <w:div w:id="1604268489">
      <w:bodyDiv w:val="1"/>
      <w:marLeft w:val="0"/>
      <w:marRight w:val="0"/>
      <w:marTop w:val="0"/>
      <w:marBottom w:val="0"/>
      <w:divBdr>
        <w:top w:val="none" w:sz="0" w:space="0" w:color="auto"/>
        <w:left w:val="none" w:sz="0" w:space="0" w:color="auto"/>
        <w:bottom w:val="none" w:sz="0" w:space="0" w:color="auto"/>
        <w:right w:val="none" w:sz="0" w:space="0" w:color="auto"/>
      </w:divBdr>
    </w:div>
    <w:div w:id="1604800643">
      <w:bodyDiv w:val="1"/>
      <w:marLeft w:val="0"/>
      <w:marRight w:val="0"/>
      <w:marTop w:val="0"/>
      <w:marBottom w:val="0"/>
      <w:divBdr>
        <w:top w:val="none" w:sz="0" w:space="0" w:color="auto"/>
        <w:left w:val="none" w:sz="0" w:space="0" w:color="auto"/>
        <w:bottom w:val="none" w:sz="0" w:space="0" w:color="auto"/>
        <w:right w:val="none" w:sz="0" w:space="0" w:color="auto"/>
      </w:divBdr>
    </w:div>
    <w:div w:id="1604914949">
      <w:bodyDiv w:val="1"/>
      <w:marLeft w:val="0"/>
      <w:marRight w:val="0"/>
      <w:marTop w:val="0"/>
      <w:marBottom w:val="0"/>
      <w:divBdr>
        <w:top w:val="none" w:sz="0" w:space="0" w:color="auto"/>
        <w:left w:val="none" w:sz="0" w:space="0" w:color="auto"/>
        <w:bottom w:val="none" w:sz="0" w:space="0" w:color="auto"/>
        <w:right w:val="none" w:sz="0" w:space="0" w:color="auto"/>
      </w:divBdr>
    </w:div>
    <w:div w:id="1605109119">
      <w:bodyDiv w:val="1"/>
      <w:marLeft w:val="0"/>
      <w:marRight w:val="0"/>
      <w:marTop w:val="0"/>
      <w:marBottom w:val="0"/>
      <w:divBdr>
        <w:top w:val="none" w:sz="0" w:space="0" w:color="auto"/>
        <w:left w:val="none" w:sz="0" w:space="0" w:color="auto"/>
        <w:bottom w:val="none" w:sz="0" w:space="0" w:color="auto"/>
        <w:right w:val="none" w:sz="0" w:space="0" w:color="auto"/>
      </w:divBdr>
    </w:div>
    <w:div w:id="1605645569">
      <w:bodyDiv w:val="1"/>
      <w:marLeft w:val="0"/>
      <w:marRight w:val="0"/>
      <w:marTop w:val="0"/>
      <w:marBottom w:val="0"/>
      <w:divBdr>
        <w:top w:val="none" w:sz="0" w:space="0" w:color="auto"/>
        <w:left w:val="none" w:sz="0" w:space="0" w:color="auto"/>
        <w:bottom w:val="none" w:sz="0" w:space="0" w:color="auto"/>
        <w:right w:val="none" w:sz="0" w:space="0" w:color="auto"/>
      </w:divBdr>
    </w:div>
    <w:div w:id="1607078910">
      <w:bodyDiv w:val="1"/>
      <w:marLeft w:val="0"/>
      <w:marRight w:val="0"/>
      <w:marTop w:val="0"/>
      <w:marBottom w:val="0"/>
      <w:divBdr>
        <w:top w:val="none" w:sz="0" w:space="0" w:color="auto"/>
        <w:left w:val="none" w:sz="0" w:space="0" w:color="auto"/>
        <w:bottom w:val="none" w:sz="0" w:space="0" w:color="auto"/>
        <w:right w:val="none" w:sz="0" w:space="0" w:color="auto"/>
      </w:divBdr>
    </w:div>
    <w:div w:id="1607735095">
      <w:bodyDiv w:val="1"/>
      <w:marLeft w:val="0"/>
      <w:marRight w:val="0"/>
      <w:marTop w:val="0"/>
      <w:marBottom w:val="0"/>
      <w:divBdr>
        <w:top w:val="none" w:sz="0" w:space="0" w:color="auto"/>
        <w:left w:val="none" w:sz="0" w:space="0" w:color="auto"/>
        <w:bottom w:val="none" w:sz="0" w:space="0" w:color="auto"/>
        <w:right w:val="none" w:sz="0" w:space="0" w:color="auto"/>
      </w:divBdr>
    </w:div>
    <w:div w:id="1607932176">
      <w:bodyDiv w:val="1"/>
      <w:marLeft w:val="0"/>
      <w:marRight w:val="0"/>
      <w:marTop w:val="0"/>
      <w:marBottom w:val="0"/>
      <w:divBdr>
        <w:top w:val="none" w:sz="0" w:space="0" w:color="auto"/>
        <w:left w:val="none" w:sz="0" w:space="0" w:color="auto"/>
        <w:bottom w:val="none" w:sz="0" w:space="0" w:color="auto"/>
        <w:right w:val="none" w:sz="0" w:space="0" w:color="auto"/>
      </w:divBdr>
    </w:div>
    <w:div w:id="1609049081">
      <w:bodyDiv w:val="1"/>
      <w:marLeft w:val="0"/>
      <w:marRight w:val="0"/>
      <w:marTop w:val="0"/>
      <w:marBottom w:val="0"/>
      <w:divBdr>
        <w:top w:val="none" w:sz="0" w:space="0" w:color="auto"/>
        <w:left w:val="none" w:sz="0" w:space="0" w:color="auto"/>
        <w:bottom w:val="none" w:sz="0" w:space="0" w:color="auto"/>
        <w:right w:val="none" w:sz="0" w:space="0" w:color="auto"/>
      </w:divBdr>
    </w:div>
    <w:div w:id="1610311009">
      <w:bodyDiv w:val="1"/>
      <w:marLeft w:val="0"/>
      <w:marRight w:val="0"/>
      <w:marTop w:val="0"/>
      <w:marBottom w:val="0"/>
      <w:divBdr>
        <w:top w:val="none" w:sz="0" w:space="0" w:color="auto"/>
        <w:left w:val="none" w:sz="0" w:space="0" w:color="auto"/>
        <w:bottom w:val="none" w:sz="0" w:space="0" w:color="auto"/>
        <w:right w:val="none" w:sz="0" w:space="0" w:color="auto"/>
      </w:divBdr>
    </w:div>
    <w:div w:id="1610501438">
      <w:bodyDiv w:val="1"/>
      <w:marLeft w:val="0"/>
      <w:marRight w:val="0"/>
      <w:marTop w:val="0"/>
      <w:marBottom w:val="0"/>
      <w:divBdr>
        <w:top w:val="none" w:sz="0" w:space="0" w:color="auto"/>
        <w:left w:val="none" w:sz="0" w:space="0" w:color="auto"/>
        <w:bottom w:val="none" w:sz="0" w:space="0" w:color="auto"/>
        <w:right w:val="none" w:sz="0" w:space="0" w:color="auto"/>
      </w:divBdr>
    </w:div>
    <w:div w:id="1610698226">
      <w:bodyDiv w:val="1"/>
      <w:marLeft w:val="0"/>
      <w:marRight w:val="0"/>
      <w:marTop w:val="0"/>
      <w:marBottom w:val="0"/>
      <w:divBdr>
        <w:top w:val="none" w:sz="0" w:space="0" w:color="auto"/>
        <w:left w:val="none" w:sz="0" w:space="0" w:color="auto"/>
        <w:bottom w:val="none" w:sz="0" w:space="0" w:color="auto"/>
        <w:right w:val="none" w:sz="0" w:space="0" w:color="auto"/>
      </w:divBdr>
    </w:div>
    <w:div w:id="1610772618">
      <w:bodyDiv w:val="1"/>
      <w:marLeft w:val="0"/>
      <w:marRight w:val="0"/>
      <w:marTop w:val="0"/>
      <w:marBottom w:val="0"/>
      <w:divBdr>
        <w:top w:val="none" w:sz="0" w:space="0" w:color="auto"/>
        <w:left w:val="none" w:sz="0" w:space="0" w:color="auto"/>
        <w:bottom w:val="none" w:sz="0" w:space="0" w:color="auto"/>
        <w:right w:val="none" w:sz="0" w:space="0" w:color="auto"/>
      </w:divBdr>
    </w:div>
    <w:div w:id="1611160788">
      <w:bodyDiv w:val="1"/>
      <w:marLeft w:val="0"/>
      <w:marRight w:val="0"/>
      <w:marTop w:val="0"/>
      <w:marBottom w:val="0"/>
      <w:divBdr>
        <w:top w:val="none" w:sz="0" w:space="0" w:color="auto"/>
        <w:left w:val="none" w:sz="0" w:space="0" w:color="auto"/>
        <w:bottom w:val="none" w:sz="0" w:space="0" w:color="auto"/>
        <w:right w:val="none" w:sz="0" w:space="0" w:color="auto"/>
      </w:divBdr>
    </w:div>
    <w:div w:id="1611627124">
      <w:bodyDiv w:val="1"/>
      <w:marLeft w:val="0"/>
      <w:marRight w:val="0"/>
      <w:marTop w:val="0"/>
      <w:marBottom w:val="0"/>
      <w:divBdr>
        <w:top w:val="none" w:sz="0" w:space="0" w:color="auto"/>
        <w:left w:val="none" w:sz="0" w:space="0" w:color="auto"/>
        <w:bottom w:val="none" w:sz="0" w:space="0" w:color="auto"/>
        <w:right w:val="none" w:sz="0" w:space="0" w:color="auto"/>
      </w:divBdr>
    </w:div>
    <w:div w:id="1611859972">
      <w:bodyDiv w:val="1"/>
      <w:marLeft w:val="0"/>
      <w:marRight w:val="0"/>
      <w:marTop w:val="0"/>
      <w:marBottom w:val="0"/>
      <w:divBdr>
        <w:top w:val="none" w:sz="0" w:space="0" w:color="auto"/>
        <w:left w:val="none" w:sz="0" w:space="0" w:color="auto"/>
        <w:bottom w:val="none" w:sz="0" w:space="0" w:color="auto"/>
        <w:right w:val="none" w:sz="0" w:space="0" w:color="auto"/>
      </w:divBdr>
    </w:div>
    <w:div w:id="1612977091">
      <w:bodyDiv w:val="1"/>
      <w:marLeft w:val="0"/>
      <w:marRight w:val="0"/>
      <w:marTop w:val="0"/>
      <w:marBottom w:val="0"/>
      <w:divBdr>
        <w:top w:val="none" w:sz="0" w:space="0" w:color="auto"/>
        <w:left w:val="none" w:sz="0" w:space="0" w:color="auto"/>
        <w:bottom w:val="none" w:sz="0" w:space="0" w:color="auto"/>
        <w:right w:val="none" w:sz="0" w:space="0" w:color="auto"/>
      </w:divBdr>
    </w:div>
    <w:div w:id="1613711330">
      <w:bodyDiv w:val="1"/>
      <w:marLeft w:val="0"/>
      <w:marRight w:val="0"/>
      <w:marTop w:val="0"/>
      <w:marBottom w:val="0"/>
      <w:divBdr>
        <w:top w:val="none" w:sz="0" w:space="0" w:color="auto"/>
        <w:left w:val="none" w:sz="0" w:space="0" w:color="auto"/>
        <w:bottom w:val="none" w:sz="0" w:space="0" w:color="auto"/>
        <w:right w:val="none" w:sz="0" w:space="0" w:color="auto"/>
      </w:divBdr>
    </w:div>
    <w:div w:id="1614558065">
      <w:bodyDiv w:val="1"/>
      <w:marLeft w:val="0"/>
      <w:marRight w:val="0"/>
      <w:marTop w:val="0"/>
      <w:marBottom w:val="0"/>
      <w:divBdr>
        <w:top w:val="none" w:sz="0" w:space="0" w:color="auto"/>
        <w:left w:val="none" w:sz="0" w:space="0" w:color="auto"/>
        <w:bottom w:val="none" w:sz="0" w:space="0" w:color="auto"/>
        <w:right w:val="none" w:sz="0" w:space="0" w:color="auto"/>
      </w:divBdr>
    </w:div>
    <w:div w:id="1614634331">
      <w:bodyDiv w:val="1"/>
      <w:marLeft w:val="0"/>
      <w:marRight w:val="0"/>
      <w:marTop w:val="0"/>
      <w:marBottom w:val="0"/>
      <w:divBdr>
        <w:top w:val="none" w:sz="0" w:space="0" w:color="auto"/>
        <w:left w:val="none" w:sz="0" w:space="0" w:color="auto"/>
        <w:bottom w:val="none" w:sz="0" w:space="0" w:color="auto"/>
        <w:right w:val="none" w:sz="0" w:space="0" w:color="auto"/>
      </w:divBdr>
    </w:div>
    <w:div w:id="1617063228">
      <w:bodyDiv w:val="1"/>
      <w:marLeft w:val="0"/>
      <w:marRight w:val="0"/>
      <w:marTop w:val="0"/>
      <w:marBottom w:val="0"/>
      <w:divBdr>
        <w:top w:val="none" w:sz="0" w:space="0" w:color="auto"/>
        <w:left w:val="none" w:sz="0" w:space="0" w:color="auto"/>
        <w:bottom w:val="none" w:sz="0" w:space="0" w:color="auto"/>
        <w:right w:val="none" w:sz="0" w:space="0" w:color="auto"/>
      </w:divBdr>
    </w:div>
    <w:div w:id="1617520385">
      <w:bodyDiv w:val="1"/>
      <w:marLeft w:val="0"/>
      <w:marRight w:val="0"/>
      <w:marTop w:val="0"/>
      <w:marBottom w:val="0"/>
      <w:divBdr>
        <w:top w:val="none" w:sz="0" w:space="0" w:color="auto"/>
        <w:left w:val="none" w:sz="0" w:space="0" w:color="auto"/>
        <w:bottom w:val="none" w:sz="0" w:space="0" w:color="auto"/>
        <w:right w:val="none" w:sz="0" w:space="0" w:color="auto"/>
      </w:divBdr>
    </w:div>
    <w:div w:id="1617525238">
      <w:bodyDiv w:val="1"/>
      <w:marLeft w:val="0"/>
      <w:marRight w:val="0"/>
      <w:marTop w:val="0"/>
      <w:marBottom w:val="0"/>
      <w:divBdr>
        <w:top w:val="none" w:sz="0" w:space="0" w:color="auto"/>
        <w:left w:val="none" w:sz="0" w:space="0" w:color="auto"/>
        <w:bottom w:val="none" w:sz="0" w:space="0" w:color="auto"/>
        <w:right w:val="none" w:sz="0" w:space="0" w:color="auto"/>
      </w:divBdr>
    </w:div>
    <w:div w:id="1617830252">
      <w:bodyDiv w:val="1"/>
      <w:marLeft w:val="0"/>
      <w:marRight w:val="0"/>
      <w:marTop w:val="0"/>
      <w:marBottom w:val="0"/>
      <w:divBdr>
        <w:top w:val="none" w:sz="0" w:space="0" w:color="auto"/>
        <w:left w:val="none" w:sz="0" w:space="0" w:color="auto"/>
        <w:bottom w:val="none" w:sz="0" w:space="0" w:color="auto"/>
        <w:right w:val="none" w:sz="0" w:space="0" w:color="auto"/>
      </w:divBdr>
    </w:div>
    <w:div w:id="1617832959">
      <w:bodyDiv w:val="1"/>
      <w:marLeft w:val="0"/>
      <w:marRight w:val="0"/>
      <w:marTop w:val="0"/>
      <w:marBottom w:val="0"/>
      <w:divBdr>
        <w:top w:val="none" w:sz="0" w:space="0" w:color="auto"/>
        <w:left w:val="none" w:sz="0" w:space="0" w:color="auto"/>
        <w:bottom w:val="none" w:sz="0" w:space="0" w:color="auto"/>
        <w:right w:val="none" w:sz="0" w:space="0" w:color="auto"/>
      </w:divBdr>
    </w:div>
    <w:div w:id="1618020238">
      <w:bodyDiv w:val="1"/>
      <w:marLeft w:val="0"/>
      <w:marRight w:val="0"/>
      <w:marTop w:val="0"/>
      <w:marBottom w:val="0"/>
      <w:divBdr>
        <w:top w:val="none" w:sz="0" w:space="0" w:color="auto"/>
        <w:left w:val="none" w:sz="0" w:space="0" w:color="auto"/>
        <w:bottom w:val="none" w:sz="0" w:space="0" w:color="auto"/>
        <w:right w:val="none" w:sz="0" w:space="0" w:color="auto"/>
      </w:divBdr>
    </w:div>
    <w:div w:id="1618751880">
      <w:bodyDiv w:val="1"/>
      <w:marLeft w:val="0"/>
      <w:marRight w:val="0"/>
      <w:marTop w:val="0"/>
      <w:marBottom w:val="0"/>
      <w:divBdr>
        <w:top w:val="none" w:sz="0" w:space="0" w:color="auto"/>
        <w:left w:val="none" w:sz="0" w:space="0" w:color="auto"/>
        <w:bottom w:val="none" w:sz="0" w:space="0" w:color="auto"/>
        <w:right w:val="none" w:sz="0" w:space="0" w:color="auto"/>
      </w:divBdr>
    </w:div>
    <w:div w:id="1619407804">
      <w:bodyDiv w:val="1"/>
      <w:marLeft w:val="0"/>
      <w:marRight w:val="0"/>
      <w:marTop w:val="0"/>
      <w:marBottom w:val="0"/>
      <w:divBdr>
        <w:top w:val="none" w:sz="0" w:space="0" w:color="auto"/>
        <w:left w:val="none" w:sz="0" w:space="0" w:color="auto"/>
        <w:bottom w:val="none" w:sz="0" w:space="0" w:color="auto"/>
        <w:right w:val="none" w:sz="0" w:space="0" w:color="auto"/>
      </w:divBdr>
    </w:div>
    <w:div w:id="1620915830">
      <w:bodyDiv w:val="1"/>
      <w:marLeft w:val="0"/>
      <w:marRight w:val="0"/>
      <w:marTop w:val="0"/>
      <w:marBottom w:val="0"/>
      <w:divBdr>
        <w:top w:val="none" w:sz="0" w:space="0" w:color="auto"/>
        <w:left w:val="none" w:sz="0" w:space="0" w:color="auto"/>
        <w:bottom w:val="none" w:sz="0" w:space="0" w:color="auto"/>
        <w:right w:val="none" w:sz="0" w:space="0" w:color="auto"/>
      </w:divBdr>
    </w:div>
    <w:div w:id="1621034569">
      <w:bodyDiv w:val="1"/>
      <w:marLeft w:val="0"/>
      <w:marRight w:val="0"/>
      <w:marTop w:val="0"/>
      <w:marBottom w:val="0"/>
      <w:divBdr>
        <w:top w:val="none" w:sz="0" w:space="0" w:color="auto"/>
        <w:left w:val="none" w:sz="0" w:space="0" w:color="auto"/>
        <w:bottom w:val="none" w:sz="0" w:space="0" w:color="auto"/>
        <w:right w:val="none" w:sz="0" w:space="0" w:color="auto"/>
      </w:divBdr>
    </w:div>
    <w:div w:id="1621916788">
      <w:bodyDiv w:val="1"/>
      <w:marLeft w:val="0"/>
      <w:marRight w:val="0"/>
      <w:marTop w:val="0"/>
      <w:marBottom w:val="0"/>
      <w:divBdr>
        <w:top w:val="none" w:sz="0" w:space="0" w:color="auto"/>
        <w:left w:val="none" w:sz="0" w:space="0" w:color="auto"/>
        <w:bottom w:val="none" w:sz="0" w:space="0" w:color="auto"/>
        <w:right w:val="none" w:sz="0" w:space="0" w:color="auto"/>
      </w:divBdr>
    </w:div>
    <w:div w:id="1623075626">
      <w:bodyDiv w:val="1"/>
      <w:marLeft w:val="0"/>
      <w:marRight w:val="0"/>
      <w:marTop w:val="0"/>
      <w:marBottom w:val="0"/>
      <w:divBdr>
        <w:top w:val="none" w:sz="0" w:space="0" w:color="auto"/>
        <w:left w:val="none" w:sz="0" w:space="0" w:color="auto"/>
        <w:bottom w:val="none" w:sz="0" w:space="0" w:color="auto"/>
        <w:right w:val="none" w:sz="0" w:space="0" w:color="auto"/>
      </w:divBdr>
    </w:div>
    <w:div w:id="1625841295">
      <w:bodyDiv w:val="1"/>
      <w:marLeft w:val="0"/>
      <w:marRight w:val="0"/>
      <w:marTop w:val="0"/>
      <w:marBottom w:val="0"/>
      <w:divBdr>
        <w:top w:val="none" w:sz="0" w:space="0" w:color="auto"/>
        <w:left w:val="none" w:sz="0" w:space="0" w:color="auto"/>
        <w:bottom w:val="none" w:sz="0" w:space="0" w:color="auto"/>
        <w:right w:val="none" w:sz="0" w:space="0" w:color="auto"/>
      </w:divBdr>
    </w:div>
    <w:div w:id="1626111180">
      <w:bodyDiv w:val="1"/>
      <w:marLeft w:val="0"/>
      <w:marRight w:val="0"/>
      <w:marTop w:val="0"/>
      <w:marBottom w:val="0"/>
      <w:divBdr>
        <w:top w:val="none" w:sz="0" w:space="0" w:color="auto"/>
        <w:left w:val="none" w:sz="0" w:space="0" w:color="auto"/>
        <w:bottom w:val="none" w:sz="0" w:space="0" w:color="auto"/>
        <w:right w:val="none" w:sz="0" w:space="0" w:color="auto"/>
      </w:divBdr>
    </w:div>
    <w:div w:id="1628313994">
      <w:bodyDiv w:val="1"/>
      <w:marLeft w:val="0"/>
      <w:marRight w:val="0"/>
      <w:marTop w:val="0"/>
      <w:marBottom w:val="0"/>
      <w:divBdr>
        <w:top w:val="none" w:sz="0" w:space="0" w:color="auto"/>
        <w:left w:val="none" w:sz="0" w:space="0" w:color="auto"/>
        <w:bottom w:val="none" w:sz="0" w:space="0" w:color="auto"/>
        <w:right w:val="none" w:sz="0" w:space="0" w:color="auto"/>
      </w:divBdr>
    </w:div>
    <w:div w:id="1628580302">
      <w:bodyDiv w:val="1"/>
      <w:marLeft w:val="0"/>
      <w:marRight w:val="0"/>
      <w:marTop w:val="0"/>
      <w:marBottom w:val="0"/>
      <w:divBdr>
        <w:top w:val="none" w:sz="0" w:space="0" w:color="auto"/>
        <w:left w:val="none" w:sz="0" w:space="0" w:color="auto"/>
        <w:bottom w:val="none" w:sz="0" w:space="0" w:color="auto"/>
        <w:right w:val="none" w:sz="0" w:space="0" w:color="auto"/>
      </w:divBdr>
    </w:div>
    <w:div w:id="1628925735">
      <w:bodyDiv w:val="1"/>
      <w:marLeft w:val="0"/>
      <w:marRight w:val="0"/>
      <w:marTop w:val="0"/>
      <w:marBottom w:val="0"/>
      <w:divBdr>
        <w:top w:val="none" w:sz="0" w:space="0" w:color="auto"/>
        <w:left w:val="none" w:sz="0" w:space="0" w:color="auto"/>
        <w:bottom w:val="none" w:sz="0" w:space="0" w:color="auto"/>
        <w:right w:val="none" w:sz="0" w:space="0" w:color="auto"/>
      </w:divBdr>
    </w:div>
    <w:div w:id="1629125402">
      <w:bodyDiv w:val="1"/>
      <w:marLeft w:val="0"/>
      <w:marRight w:val="0"/>
      <w:marTop w:val="0"/>
      <w:marBottom w:val="0"/>
      <w:divBdr>
        <w:top w:val="none" w:sz="0" w:space="0" w:color="auto"/>
        <w:left w:val="none" w:sz="0" w:space="0" w:color="auto"/>
        <w:bottom w:val="none" w:sz="0" w:space="0" w:color="auto"/>
        <w:right w:val="none" w:sz="0" w:space="0" w:color="auto"/>
      </w:divBdr>
    </w:div>
    <w:div w:id="1629705821">
      <w:bodyDiv w:val="1"/>
      <w:marLeft w:val="0"/>
      <w:marRight w:val="0"/>
      <w:marTop w:val="0"/>
      <w:marBottom w:val="0"/>
      <w:divBdr>
        <w:top w:val="none" w:sz="0" w:space="0" w:color="auto"/>
        <w:left w:val="none" w:sz="0" w:space="0" w:color="auto"/>
        <w:bottom w:val="none" w:sz="0" w:space="0" w:color="auto"/>
        <w:right w:val="none" w:sz="0" w:space="0" w:color="auto"/>
      </w:divBdr>
    </w:div>
    <w:div w:id="1630821809">
      <w:bodyDiv w:val="1"/>
      <w:marLeft w:val="0"/>
      <w:marRight w:val="0"/>
      <w:marTop w:val="0"/>
      <w:marBottom w:val="0"/>
      <w:divBdr>
        <w:top w:val="none" w:sz="0" w:space="0" w:color="auto"/>
        <w:left w:val="none" w:sz="0" w:space="0" w:color="auto"/>
        <w:bottom w:val="none" w:sz="0" w:space="0" w:color="auto"/>
        <w:right w:val="none" w:sz="0" w:space="0" w:color="auto"/>
      </w:divBdr>
    </w:div>
    <w:div w:id="1630822552">
      <w:bodyDiv w:val="1"/>
      <w:marLeft w:val="0"/>
      <w:marRight w:val="0"/>
      <w:marTop w:val="0"/>
      <w:marBottom w:val="0"/>
      <w:divBdr>
        <w:top w:val="none" w:sz="0" w:space="0" w:color="auto"/>
        <w:left w:val="none" w:sz="0" w:space="0" w:color="auto"/>
        <w:bottom w:val="none" w:sz="0" w:space="0" w:color="auto"/>
        <w:right w:val="none" w:sz="0" w:space="0" w:color="auto"/>
      </w:divBdr>
    </w:div>
    <w:div w:id="1630892139">
      <w:bodyDiv w:val="1"/>
      <w:marLeft w:val="0"/>
      <w:marRight w:val="0"/>
      <w:marTop w:val="0"/>
      <w:marBottom w:val="0"/>
      <w:divBdr>
        <w:top w:val="none" w:sz="0" w:space="0" w:color="auto"/>
        <w:left w:val="none" w:sz="0" w:space="0" w:color="auto"/>
        <w:bottom w:val="none" w:sz="0" w:space="0" w:color="auto"/>
        <w:right w:val="none" w:sz="0" w:space="0" w:color="auto"/>
      </w:divBdr>
    </w:div>
    <w:div w:id="1631126563">
      <w:bodyDiv w:val="1"/>
      <w:marLeft w:val="0"/>
      <w:marRight w:val="0"/>
      <w:marTop w:val="0"/>
      <w:marBottom w:val="0"/>
      <w:divBdr>
        <w:top w:val="none" w:sz="0" w:space="0" w:color="auto"/>
        <w:left w:val="none" w:sz="0" w:space="0" w:color="auto"/>
        <w:bottom w:val="none" w:sz="0" w:space="0" w:color="auto"/>
        <w:right w:val="none" w:sz="0" w:space="0" w:color="auto"/>
      </w:divBdr>
    </w:div>
    <w:div w:id="1632129203">
      <w:bodyDiv w:val="1"/>
      <w:marLeft w:val="0"/>
      <w:marRight w:val="0"/>
      <w:marTop w:val="0"/>
      <w:marBottom w:val="0"/>
      <w:divBdr>
        <w:top w:val="none" w:sz="0" w:space="0" w:color="auto"/>
        <w:left w:val="none" w:sz="0" w:space="0" w:color="auto"/>
        <w:bottom w:val="none" w:sz="0" w:space="0" w:color="auto"/>
        <w:right w:val="none" w:sz="0" w:space="0" w:color="auto"/>
      </w:divBdr>
    </w:div>
    <w:div w:id="1632901934">
      <w:bodyDiv w:val="1"/>
      <w:marLeft w:val="0"/>
      <w:marRight w:val="0"/>
      <w:marTop w:val="0"/>
      <w:marBottom w:val="0"/>
      <w:divBdr>
        <w:top w:val="none" w:sz="0" w:space="0" w:color="auto"/>
        <w:left w:val="none" w:sz="0" w:space="0" w:color="auto"/>
        <w:bottom w:val="none" w:sz="0" w:space="0" w:color="auto"/>
        <w:right w:val="none" w:sz="0" w:space="0" w:color="auto"/>
      </w:divBdr>
    </w:div>
    <w:div w:id="1633713125">
      <w:bodyDiv w:val="1"/>
      <w:marLeft w:val="0"/>
      <w:marRight w:val="0"/>
      <w:marTop w:val="0"/>
      <w:marBottom w:val="0"/>
      <w:divBdr>
        <w:top w:val="none" w:sz="0" w:space="0" w:color="auto"/>
        <w:left w:val="none" w:sz="0" w:space="0" w:color="auto"/>
        <w:bottom w:val="none" w:sz="0" w:space="0" w:color="auto"/>
        <w:right w:val="none" w:sz="0" w:space="0" w:color="auto"/>
      </w:divBdr>
    </w:div>
    <w:div w:id="1634092022">
      <w:bodyDiv w:val="1"/>
      <w:marLeft w:val="0"/>
      <w:marRight w:val="0"/>
      <w:marTop w:val="0"/>
      <w:marBottom w:val="0"/>
      <w:divBdr>
        <w:top w:val="none" w:sz="0" w:space="0" w:color="auto"/>
        <w:left w:val="none" w:sz="0" w:space="0" w:color="auto"/>
        <w:bottom w:val="none" w:sz="0" w:space="0" w:color="auto"/>
        <w:right w:val="none" w:sz="0" w:space="0" w:color="auto"/>
      </w:divBdr>
    </w:div>
    <w:div w:id="1634365792">
      <w:bodyDiv w:val="1"/>
      <w:marLeft w:val="0"/>
      <w:marRight w:val="0"/>
      <w:marTop w:val="0"/>
      <w:marBottom w:val="0"/>
      <w:divBdr>
        <w:top w:val="none" w:sz="0" w:space="0" w:color="auto"/>
        <w:left w:val="none" w:sz="0" w:space="0" w:color="auto"/>
        <w:bottom w:val="none" w:sz="0" w:space="0" w:color="auto"/>
        <w:right w:val="none" w:sz="0" w:space="0" w:color="auto"/>
      </w:divBdr>
    </w:div>
    <w:div w:id="1634406403">
      <w:bodyDiv w:val="1"/>
      <w:marLeft w:val="0"/>
      <w:marRight w:val="0"/>
      <w:marTop w:val="0"/>
      <w:marBottom w:val="0"/>
      <w:divBdr>
        <w:top w:val="none" w:sz="0" w:space="0" w:color="auto"/>
        <w:left w:val="none" w:sz="0" w:space="0" w:color="auto"/>
        <w:bottom w:val="none" w:sz="0" w:space="0" w:color="auto"/>
        <w:right w:val="none" w:sz="0" w:space="0" w:color="auto"/>
      </w:divBdr>
    </w:div>
    <w:div w:id="1635335103">
      <w:bodyDiv w:val="1"/>
      <w:marLeft w:val="0"/>
      <w:marRight w:val="0"/>
      <w:marTop w:val="0"/>
      <w:marBottom w:val="0"/>
      <w:divBdr>
        <w:top w:val="none" w:sz="0" w:space="0" w:color="auto"/>
        <w:left w:val="none" w:sz="0" w:space="0" w:color="auto"/>
        <w:bottom w:val="none" w:sz="0" w:space="0" w:color="auto"/>
        <w:right w:val="none" w:sz="0" w:space="0" w:color="auto"/>
      </w:divBdr>
    </w:div>
    <w:div w:id="1635595125">
      <w:bodyDiv w:val="1"/>
      <w:marLeft w:val="0"/>
      <w:marRight w:val="0"/>
      <w:marTop w:val="0"/>
      <w:marBottom w:val="0"/>
      <w:divBdr>
        <w:top w:val="none" w:sz="0" w:space="0" w:color="auto"/>
        <w:left w:val="none" w:sz="0" w:space="0" w:color="auto"/>
        <w:bottom w:val="none" w:sz="0" w:space="0" w:color="auto"/>
        <w:right w:val="none" w:sz="0" w:space="0" w:color="auto"/>
      </w:divBdr>
    </w:div>
    <w:div w:id="1636912012">
      <w:bodyDiv w:val="1"/>
      <w:marLeft w:val="0"/>
      <w:marRight w:val="0"/>
      <w:marTop w:val="0"/>
      <w:marBottom w:val="0"/>
      <w:divBdr>
        <w:top w:val="none" w:sz="0" w:space="0" w:color="auto"/>
        <w:left w:val="none" w:sz="0" w:space="0" w:color="auto"/>
        <w:bottom w:val="none" w:sz="0" w:space="0" w:color="auto"/>
        <w:right w:val="none" w:sz="0" w:space="0" w:color="auto"/>
      </w:divBdr>
    </w:div>
    <w:div w:id="1637292409">
      <w:bodyDiv w:val="1"/>
      <w:marLeft w:val="0"/>
      <w:marRight w:val="0"/>
      <w:marTop w:val="0"/>
      <w:marBottom w:val="0"/>
      <w:divBdr>
        <w:top w:val="none" w:sz="0" w:space="0" w:color="auto"/>
        <w:left w:val="none" w:sz="0" w:space="0" w:color="auto"/>
        <w:bottom w:val="none" w:sz="0" w:space="0" w:color="auto"/>
        <w:right w:val="none" w:sz="0" w:space="0" w:color="auto"/>
      </w:divBdr>
    </w:div>
    <w:div w:id="1638493841">
      <w:bodyDiv w:val="1"/>
      <w:marLeft w:val="0"/>
      <w:marRight w:val="0"/>
      <w:marTop w:val="0"/>
      <w:marBottom w:val="0"/>
      <w:divBdr>
        <w:top w:val="none" w:sz="0" w:space="0" w:color="auto"/>
        <w:left w:val="none" w:sz="0" w:space="0" w:color="auto"/>
        <w:bottom w:val="none" w:sz="0" w:space="0" w:color="auto"/>
        <w:right w:val="none" w:sz="0" w:space="0" w:color="auto"/>
      </w:divBdr>
    </w:div>
    <w:div w:id="1638758861">
      <w:bodyDiv w:val="1"/>
      <w:marLeft w:val="0"/>
      <w:marRight w:val="0"/>
      <w:marTop w:val="0"/>
      <w:marBottom w:val="0"/>
      <w:divBdr>
        <w:top w:val="none" w:sz="0" w:space="0" w:color="auto"/>
        <w:left w:val="none" w:sz="0" w:space="0" w:color="auto"/>
        <w:bottom w:val="none" w:sz="0" w:space="0" w:color="auto"/>
        <w:right w:val="none" w:sz="0" w:space="0" w:color="auto"/>
      </w:divBdr>
    </w:div>
    <w:div w:id="1639799104">
      <w:bodyDiv w:val="1"/>
      <w:marLeft w:val="0"/>
      <w:marRight w:val="0"/>
      <w:marTop w:val="0"/>
      <w:marBottom w:val="0"/>
      <w:divBdr>
        <w:top w:val="none" w:sz="0" w:space="0" w:color="auto"/>
        <w:left w:val="none" w:sz="0" w:space="0" w:color="auto"/>
        <w:bottom w:val="none" w:sz="0" w:space="0" w:color="auto"/>
        <w:right w:val="none" w:sz="0" w:space="0" w:color="auto"/>
      </w:divBdr>
    </w:div>
    <w:div w:id="1640762474">
      <w:bodyDiv w:val="1"/>
      <w:marLeft w:val="0"/>
      <w:marRight w:val="0"/>
      <w:marTop w:val="0"/>
      <w:marBottom w:val="0"/>
      <w:divBdr>
        <w:top w:val="none" w:sz="0" w:space="0" w:color="auto"/>
        <w:left w:val="none" w:sz="0" w:space="0" w:color="auto"/>
        <w:bottom w:val="none" w:sz="0" w:space="0" w:color="auto"/>
        <w:right w:val="none" w:sz="0" w:space="0" w:color="auto"/>
      </w:divBdr>
    </w:div>
    <w:div w:id="1640919037">
      <w:bodyDiv w:val="1"/>
      <w:marLeft w:val="0"/>
      <w:marRight w:val="0"/>
      <w:marTop w:val="0"/>
      <w:marBottom w:val="0"/>
      <w:divBdr>
        <w:top w:val="none" w:sz="0" w:space="0" w:color="auto"/>
        <w:left w:val="none" w:sz="0" w:space="0" w:color="auto"/>
        <w:bottom w:val="none" w:sz="0" w:space="0" w:color="auto"/>
        <w:right w:val="none" w:sz="0" w:space="0" w:color="auto"/>
      </w:divBdr>
    </w:div>
    <w:div w:id="1641423336">
      <w:bodyDiv w:val="1"/>
      <w:marLeft w:val="0"/>
      <w:marRight w:val="0"/>
      <w:marTop w:val="0"/>
      <w:marBottom w:val="0"/>
      <w:divBdr>
        <w:top w:val="none" w:sz="0" w:space="0" w:color="auto"/>
        <w:left w:val="none" w:sz="0" w:space="0" w:color="auto"/>
        <w:bottom w:val="none" w:sz="0" w:space="0" w:color="auto"/>
        <w:right w:val="none" w:sz="0" w:space="0" w:color="auto"/>
      </w:divBdr>
    </w:div>
    <w:div w:id="1641572723">
      <w:bodyDiv w:val="1"/>
      <w:marLeft w:val="0"/>
      <w:marRight w:val="0"/>
      <w:marTop w:val="0"/>
      <w:marBottom w:val="0"/>
      <w:divBdr>
        <w:top w:val="none" w:sz="0" w:space="0" w:color="auto"/>
        <w:left w:val="none" w:sz="0" w:space="0" w:color="auto"/>
        <w:bottom w:val="none" w:sz="0" w:space="0" w:color="auto"/>
        <w:right w:val="none" w:sz="0" w:space="0" w:color="auto"/>
      </w:divBdr>
    </w:div>
    <w:div w:id="1642005351">
      <w:bodyDiv w:val="1"/>
      <w:marLeft w:val="0"/>
      <w:marRight w:val="0"/>
      <w:marTop w:val="0"/>
      <w:marBottom w:val="0"/>
      <w:divBdr>
        <w:top w:val="none" w:sz="0" w:space="0" w:color="auto"/>
        <w:left w:val="none" w:sz="0" w:space="0" w:color="auto"/>
        <w:bottom w:val="none" w:sz="0" w:space="0" w:color="auto"/>
        <w:right w:val="none" w:sz="0" w:space="0" w:color="auto"/>
      </w:divBdr>
    </w:div>
    <w:div w:id="1642033884">
      <w:bodyDiv w:val="1"/>
      <w:marLeft w:val="0"/>
      <w:marRight w:val="0"/>
      <w:marTop w:val="0"/>
      <w:marBottom w:val="0"/>
      <w:divBdr>
        <w:top w:val="none" w:sz="0" w:space="0" w:color="auto"/>
        <w:left w:val="none" w:sz="0" w:space="0" w:color="auto"/>
        <w:bottom w:val="none" w:sz="0" w:space="0" w:color="auto"/>
        <w:right w:val="none" w:sz="0" w:space="0" w:color="auto"/>
      </w:divBdr>
    </w:div>
    <w:div w:id="1645354187">
      <w:bodyDiv w:val="1"/>
      <w:marLeft w:val="0"/>
      <w:marRight w:val="0"/>
      <w:marTop w:val="0"/>
      <w:marBottom w:val="0"/>
      <w:divBdr>
        <w:top w:val="none" w:sz="0" w:space="0" w:color="auto"/>
        <w:left w:val="none" w:sz="0" w:space="0" w:color="auto"/>
        <w:bottom w:val="none" w:sz="0" w:space="0" w:color="auto"/>
        <w:right w:val="none" w:sz="0" w:space="0" w:color="auto"/>
      </w:divBdr>
    </w:div>
    <w:div w:id="1646084239">
      <w:bodyDiv w:val="1"/>
      <w:marLeft w:val="0"/>
      <w:marRight w:val="0"/>
      <w:marTop w:val="0"/>
      <w:marBottom w:val="0"/>
      <w:divBdr>
        <w:top w:val="none" w:sz="0" w:space="0" w:color="auto"/>
        <w:left w:val="none" w:sz="0" w:space="0" w:color="auto"/>
        <w:bottom w:val="none" w:sz="0" w:space="0" w:color="auto"/>
        <w:right w:val="none" w:sz="0" w:space="0" w:color="auto"/>
      </w:divBdr>
    </w:div>
    <w:div w:id="1646355730">
      <w:bodyDiv w:val="1"/>
      <w:marLeft w:val="0"/>
      <w:marRight w:val="0"/>
      <w:marTop w:val="0"/>
      <w:marBottom w:val="0"/>
      <w:divBdr>
        <w:top w:val="none" w:sz="0" w:space="0" w:color="auto"/>
        <w:left w:val="none" w:sz="0" w:space="0" w:color="auto"/>
        <w:bottom w:val="none" w:sz="0" w:space="0" w:color="auto"/>
        <w:right w:val="none" w:sz="0" w:space="0" w:color="auto"/>
      </w:divBdr>
    </w:div>
    <w:div w:id="1646663745">
      <w:bodyDiv w:val="1"/>
      <w:marLeft w:val="0"/>
      <w:marRight w:val="0"/>
      <w:marTop w:val="0"/>
      <w:marBottom w:val="0"/>
      <w:divBdr>
        <w:top w:val="none" w:sz="0" w:space="0" w:color="auto"/>
        <w:left w:val="none" w:sz="0" w:space="0" w:color="auto"/>
        <w:bottom w:val="none" w:sz="0" w:space="0" w:color="auto"/>
        <w:right w:val="none" w:sz="0" w:space="0" w:color="auto"/>
      </w:divBdr>
    </w:div>
    <w:div w:id="1647391454">
      <w:bodyDiv w:val="1"/>
      <w:marLeft w:val="0"/>
      <w:marRight w:val="0"/>
      <w:marTop w:val="0"/>
      <w:marBottom w:val="0"/>
      <w:divBdr>
        <w:top w:val="none" w:sz="0" w:space="0" w:color="auto"/>
        <w:left w:val="none" w:sz="0" w:space="0" w:color="auto"/>
        <w:bottom w:val="none" w:sz="0" w:space="0" w:color="auto"/>
        <w:right w:val="none" w:sz="0" w:space="0" w:color="auto"/>
      </w:divBdr>
    </w:div>
    <w:div w:id="1648239156">
      <w:bodyDiv w:val="1"/>
      <w:marLeft w:val="0"/>
      <w:marRight w:val="0"/>
      <w:marTop w:val="0"/>
      <w:marBottom w:val="0"/>
      <w:divBdr>
        <w:top w:val="none" w:sz="0" w:space="0" w:color="auto"/>
        <w:left w:val="none" w:sz="0" w:space="0" w:color="auto"/>
        <w:bottom w:val="none" w:sz="0" w:space="0" w:color="auto"/>
        <w:right w:val="none" w:sz="0" w:space="0" w:color="auto"/>
      </w:divBdr>
    </w:div>
    <w:div w:id="1650357414">
      <w:bodyDiv w:val="1"/>
      <w:marLeft w:val="0"/>
      <w:marRight w:val="0"/>
      <w:marTop w:val="0"/>
      <w:marBottom w:val="0"/>
      <w:divBdr>
        <w:top w:val="none" w:sz="0" w:space="0" w:color="auto"/>
        <w:left w:val="none" w:sz="0" w:space="0" w:color="auto"/>
        <w:bottom w:val="none" w:sz="0" w:space="0" w:color="auto"/>
        <w:right w:val="none" w:sz="0" w:space="0" w:color="auto"/>
      </w:divBdr>
    </w:div>
    <w:div w:id="1650667893">
      <w:bodyDiv w:val="1"/>
      <w:marLeft w:val="0"/>
      <w:marRight w:val="0"/>
      <w:marTop w:val="0"/>
      <w:marBottom w:val="0"/>
      <w:divBdr>
        <w:top w:val="none" w:sz="0" w:space="0" w:color="auto"/>
        <w:left w:val="none" w:sz="0" w:space="0" w:color="auto"/>
        <w:bottom w:val="none" w:sz="0" w:space="0" w:color="auto"/>
        <w:right w:val="none" w:sz="0" w:space="0" w:color="auto"/>
      </w:divBdr>
    </w:div>
    <w:div w:id="1650936695">
      <w:bodyDiv w:val="1"/>
      <w:marLeft w:val="0"/>
      <w:marRight w:val="0"/>
      <w:marTop w:val="0"/>
      <w:marBottom w:val="0"/>
      <w:divBdr>
        <w:top w:val="none" w:sz="0" w:space="0" w:color="auto"/>
        <w:left w:val="none" w:sz="0" w:space="0" w:color="auto"/>
        <w:bottom w:val="none" w:sz="0" w:space="0" w:color="auto"/>
        <w:right w:val="none" w:sz="0" w:space="0" w:color="auto"/>
      </w:divBdr>
    </w:div>
    <w:div w:id="1651983912">
      <w:bodyDiv w:val="1"/>
      <w:marLeft w:val="0"/>
      <w:marRight w:val="0"/>
      <w:marTop w:val="0"/>
      <w:marBottom w:val="0"/>
      <w:divBdr>
        <w:top w:val="none" w:sz="0" w:space="0" w:color="auto"/>
        <w:left w:val="none" w:sz="0" w:space="0" w:color="auto"/>
        <w:bottom w:val="none" w:sz="0" w:space="0" w:color="auto"/>
        <w:right w:val="none" w:sz="0" w:space="0" w:color="auto"/>
      </w:divBdr>
    </w:div>
    <w:div w:id="1652632438">
      <w:bodyDiv w:val="1"/>
      <w:marLeft w:val="0"/>
      <w:marRight w:val="0"/>
      <w:marTop w:val="0"/>
      <w:marBottom w:val="0"/>
      <w:divBdr>
        <w:top w:val="none" w:sz="0" w:space="0" w:color="auto"/>
        <w:left w:val="none" w:sz="0" w:space="0" w:color="auto"/>
        <w:bottom w:val="none" w:sz="0" w:space="0" w:color="auto"/>
        <w:right w:val="none" w:sz="0" w:space="0" w:color="auto"/>
      </w:divBdr>
    </w:div>
    <w:div w:id="1653481505">
      <w:bodyDiv w:val="1"/>
      <w:marLeft w:val="0"/>
      <w:marRight w:val="0"/>
      <w:marTop w:val="0"/>
      <w:marBottom w:val="0"/>
      <w:divBdr>
        <w:top w:val="none" w:sz="0" w:space="0" w:color="auto"/>
        <w:left w:val="none" w:sz="0" w:space="0" w:color="auto"/>
        <w:bottom w:val="none" w:sz="0" w:space="0" w:color="auto"/>
        <w:right w:val="none" w:sz="0" w:space="0" w:color="auto"/>
      </w:divBdr>
    </w:div>
    <w:div w:id="1653752613">
      <w:bodyDiv w:val="1"/>
      <w:marLeft w:val="0"/>
      <w:marRight w:val="0"/>
      <w:marTop w:val="0"/>
      <w:marBottom w:val="0"/>
      <w:divBdr>
        <w:top w:val="none" w:sz="0" w:space="0" w:color="auto"/>
        <w:left w:val="none" w:sz="0" w:space="0" w:color="auto"/>
        <w:bottom w:val="none" w:sz="0" w:space="0" w:color="auto"/>
        <w:right w:val="none" w:sz="0" w:space="0" w:color="auto"/>
      </w:divBdr>
    </w:div>
    <w:div w:id="1654676416">
      <w:bodyDiv w:val="1"/>
      <w:marLeft w:val="0"/>
      <w:marRight w:val="0"/>
      <w:marTop w:val="0"/>
      <w:marBottom w:val="0"/>
      <w:divBdr>
        <w:top w:val="none" w:sz="0" w:space="0" w:color="auto"/>
        <w:left w:val="none" w:sz="0" w:space="0" w:color="auto"/>
        <w:bottom w:val="none" w:sz="0" w:space="0" w:color="auto"/>
        <w:right w:val="none" w:sz="0" w:space="0" w:color="auto"/>
      </w:divBdr>
    </w:div>
    <w:div w:id="1655179564">
      <w:bodyDiv w:val="1"/>
      <w:marLeft w:val="0"/>
      <w:marRight w:val="0"/>
      <w:marTop w:val="0"/>
      <w:marBottom w:val="0"/>
      <w:divBdr>
        <w:top w:val="none" w:sz="0" w:space="0" w:color="auto"/>
        <w:left w:val="none" w:sz="0" w:space="0" w:color="auto"/>
        <w:bottom w:val="none" w:sz="0" w:space="0" w:color="auto"/>
        <w:right w:val="none" w:sz="0" w:space="0" w:color="auto"/>
      </w:divBdr>
    </w:div>
    <w:div w:id="1655644604">
      <w:bodyDiv w:val="1"/>
      <w:marLeft w:val="0"/>
      <w:marRight w:val="0"/>
      <w:marTop w:val="0"/>
      <w:marBottom w:val="0"/>
      <w:divBdr>
        <w:top w:val="none" w:sz="0" w:space="0" w:color="auto"/>
        <w:left w:val="none" w:sz="0" w:space="0" w:color="auto"/>
        <w:bottom w:val="none" w:sz="0" w:space="0" w:color="auto"/>
        <w:right w:val="none" w:sz="0" w:space="0" w:color="auto"/>
      </w:divBdr>
    </w:div>
    <w:div w:id="1655838832">
      <w:bodyDiv w:val="1"/>
      <w:marLeft w:val="0"/>
      <w:marRight w:val="0"/>
      <w:marTop w:val="0"/>
      <w:marBottom w:val="0"/>
      <w:divBdr>
        <w:top w:val="none" w:sz="0" w:space="0" w:color="auto"/>
        <w:left w:val="none" w:sz="0" w:space="0" w:color="auto"/>
        <w:bottom w:val="none" w:sz="0" w:space="0" w:color="auto"/>
        <w:right w:val="none" w:sz="0" w:space="0" w:color="auto"/>
      </w:divBdr>
    </w:div>
    <w:div w:id="1655841170">
      <w:bodyDiv w:val="1"/>
      <w:marLeft w:val="0"/>
      <w:marRight w:val="0"/>
      <w:marTop w:val="0"/>
      <w:marBottom w:val="0"/>
      <w:divBdr>
        <w:top w:val="none" w:sz="0" w:space="0" w:color="auto"/>
        <w:left w:val="none" w:sz="0" w:space="0" w:color="auto"/>
        <w:bottom w:val="none" w:sz="0" w:space="0" w:color="auto"/>
        <w:right w:val="none" w:sz="0" w:space="0" w:color="auto"/>
      </w:divBdr>
    </w:div>
    <w:div w:id="1656299928">
      <w:bodyDiv w:val="1"/>
      <w:marLeft w:val="0"/>
      <w:marRight w:val="0"/>
      <w:marTop w:val="0"/>
      <w:marBottom w:val="0"/>
      <w:divBdr>
        <w:top w:val="none" w:sz="0" w:space="0" w:color="auto"/>
        <w:left w:val="none" w:sz="0" w:space="0" w:color="auto"/>
        <w:bottom w:val="none" w:sz="0" w:space="0" w:color="auto"/>
        <w:right w:val="none" w:sz="0" w:space="0" w:color="auto"/>
      </w:divBdr>
    </w:div>
    <w:div w:id="1656570712">
      <w:bodyDiv w:val="1"/>
      <w:marLeft w:val="0"/>
      <w:marRight w:val="0"/>
      <w:marTop w:val="0"/>
      <w:marBottom w:val="0"/>
      <w:divBdr>
        <w:top w:val="none" w:sz="0" w:space="0" w:color="auto"/>
        <w:left w:val="none" w:sz="0" w:space="0" w:color="auto"/>
        <w:bottom w:val="none" w:sz="0" w:space="0" w:color="auto"/>
        <w:right w:val="none" w:sz="0" w:space="0" w:color="auto"/>
      </w:divBdr>
    </w:div>
    <w:div w:id="1657755711">
      <w:bodyDiv w:val="1"/>
      <w:marLeft w:val="0"/>
      <w:marRight w:val="0"/>
      <w:marTop w:val="0"/>
      <w:marBottom w:val="0"/>
      <w:divBdr>
        <w:top w:val="none" w:sz="0" w:space="0" w:color="auto"/>
        <w:left w:val="none" w:sz="0" w:space="0" w:color="auto"/>
        <w:bottom w:val="none" w:sz="0" w:space="0" w:color="auto"/>
        <w:right w:val="none" w:sz="0" w:space="0" w:color="auto"/>
      </w:divBdr>
    </w:div>
    <w:div w:id="1658148777">
      <w:bodyDiv w:val="1"/>
      <w:marLeft w:val="0"/>
      <w:marRight w:val="0"/>
      <w:marTop w:val="0"/>
      <w:marBottom w:val="0"/>
      <w:divBdr>
        <w:top w:val="none" w:sz="0" w:space="0" w:color="auto"/>
        <w:left w:val="none" w:sz="0" w:space="0" w:color="auto"/>
        <w:bottom w:val="none" w:sz="0" w:space="0" w:color="auto"/>
        <w:right w:val="none" w:sz="0" w:space="0" w:color="auto"/>
      </w:divBdr>
    </w:div>
    <w:div w:id="1658604619">
      <w:bodyDiv w:val="1"/>
      <w:marLeft w:val="0"/>
      <w:marRight w:val="0"/>
      <w:marTop w:val="0"/>
      <w:marBottom w:val="0"/>
      <w:divBdr>
        <w:top w:val="none" w:sz="0" w:space="0" w:color="auto"/>
        <w:left w:val="none" w:sz="0" w:space="0" w:color="auto"/>
        <w:bottom w:val="none" w:sz="0" w:space="0" w:color="auto"/>
        <w:right w:val="none" w:sz="0" w:space="0" w:color="auto"/>
      </w:divBdr>
    </w:div>
    <w:div w:id="1658924531">
      <w:bodyDiv w:val="1"/>
      <w:marLeft w:val="0"/>
      <w:marRight w:val="0"/>
      <w:marTop w:val="0"/>
      <w:marBottom w:val="0"/>
      <w:divBdr>
        <w:top w:val="none" w:sz="0" w:space="0" w:color="auto"/>
        <w:left w:val="none" w:sz="0" w:space="0" w:color="auto"/>
        <w:bottom w:val="none" w:sz="0" w:space="0" w:color="auto"/>
        <w:right w:val="none" w:sz="0" w:space="0" w:color="auto"/>
      </w:divBdr>
    </w:div>
    <w:div w:id="1660420981">
      <w:bodyDiv w:val="1"/>
      <w:marLeft w:val="0"/>
      <w:marRight w:val="0"/>
      <w:marTop w:val="0"/>
      <w:marBottom w:val="0"/>
      <w:divBdr>
        <w:top w:val="none" w:sz="0" w:space="0" w:color="auto"/>
        <w:left w:val="none" w:sz="0" w:space="0" w:color="auto"/>
        <w:bottom w:val="none" w:sz="0" w:space="0" w:color="auto"/>
        <w:right w:val="none" w:sz="0" w:space="0" w:color="auto"/>
      </w:divBdr>
    </w:div>
    <w:div w:id="1662655003">
      <w:bodyDiv w:val="1"/>
      <w:marLeft w:val="0"/>
      <w:marRight w:val="0"/>
      <w:marTop w:val="0"/>
      <w:marBottom w:val="0"/>
      <w:divBdr>
        <w:top w:val="none" w:sz="0" w:space="0" w:color="auto"/>
        <w:left w:val="none" w:sz="0" w:space="0" w:color="auto"/>
        <w:bottom w:val="none" w:sz="0" w:space="0" w:color="auto"/>
        <w:right w:val="none" w:sz="0" w:space="0" w:color="auto"/>
      </w:divBdr>
    </w:div>
    <w:div w:id="1665012448">
      <w:bodyDiv w:val="1"/>
      <w:marLeft w:val="0"/>
      <w:marRight w:val="0"/>
      <w:marTop w:val="0"/>
      <w:marBottom w:val="0"/>
      <w:divBdr>
        <w:top w:val="none" w:sz="0" w:space="0" w:color="auto"/>
        <w:left w:val="none" w:sz="0" w:space="0" w:color="auto"/>
        <w:bottom w:val="none" w:sz="0" w:space="0" w:color="auto"/>
        <w:right w:val="none" w:sz="0" w:space="0" w:color="auto"/>
      </w:divBdr>
    </w:div>
    <w:div w:id="1666515637">
      <w:bodyDiv w:val="1"/>
      <w:marLeft w:val="0"/>
      <w:marRight w:val="0"/>
      <w:marTop w:val="0"/>
      <w:marBottom w:val="0"/>
      <w:divBdr>
        <w:top w:val="none" w:sz="0" w:space="0" w:color="auto"/>
        <w:left w:val="none" w:sz="0" w:space="0" w:color="auto"/>
        <w:bottom w:val="none" w:sz="0" w:space="0" w:color="auto"/>
        <w:right w:val="none" w:sz="0" w:space="0" w:color="auto"/>
      </w:divBdr>
    </w:div>
    <w:div w:id="1667589379">
      <w:bodyDiv w:val="1"/>
      <w:marLeft w:val="0"/>
      <w:marRight w:val="0"/>
      <w:marTop w:val="0"/>
      <w:marBottom w:val="0"/>
      <w:divBdr>
        <w:top w:val="none" w:sz="0" w:space="0" w:color="auto"/>
        <w:left w:val="none" w:sz="0" w:space="0" w:color="auto"/>
        <w:bottom w:val="none" w:sz="0" w:space="0" w:color="auto"/>
        <w:right w:val="none" w:sz="0" w:space="0" w:color="auto"/>
      </w:divBdr>
    </w:div>
    <w:div w:id="1668753111">
      <w:bodyDiv w:val="1"/>
      <w:marLeft w:val="0"/>
      <w:marRight w:val="0"/>
      <w:marTop w:val="0"/>
      <w:marBottom w:val="0"/>
      <w:divBdr>
        <w:top w:val="none" w:sz="0" w:space="0" w:color="auto"/>
        <w:left w:val="none" w:sz="0" w:space="0" w:color="auto"/>
        <w:bottom w:val="none" w:sz="0" w:space="0" w:color="auto"/>
        <w:right w:val="none" w:sz="0" w:space="0" w:color="auto"/>
      </w:divBdr>
    </w:div>
    <w:div w:id="1669013474">
      <w:bodyDiv w:val="1"/>
      <w:marLeft w:val="0"/>
      <w:marRight w:val="0"/>
      <w:marTop w:val="0"/>
      <w:marBottom w:val="0"/>
      <w:divBdr>
        <w:top w:val="none" w:sz="0" w:space="0" w:color="auto"/>
        <w:left w:val="none" w:sz="0" w:space="0" w:color="auto"/>
        <w:bottom w:val="none" w:sz="0" w:space="0" w:color="auto"/>
        <w:right w:val="none" w:sz="0" w:space="0" w:color="auto"/>
      </w:divBdr>
    </w:div>
    <w:div w:id="1669167947">
      <w:bodyDiv w:val="1"/>
      <w:marLeft w:val="0"/>
      <w:marRight w:val="0"/>
      <w:marTop w:val="0"/>
      <w:marBottom w:val="0"/>
      <w:divBdr>
        <w:top w:val="none" w:sz="0" w:space="0" w:color="auto"/>
        <w:left w:val="none" w:sz="0" w:space="0" w:color="auto"/>
        <w:bottom w:val="none" w:sz="0" w:space="0" w:color="auto"/>
        <w:right w:val="none" w:sz="0" w:space="0" w:color="auto"/>
      </w:divBdr>
    </w:div>
    <w:div w:id="1669937717">
      <w:bodyDiv w:val="1"/>
      <w:marLeft w:val="0"/>
      <w:marRight w:val="0"/>
      <w:marTop w:val="0"/>
      <w:marBottom w:val="0"/>
      <w:divBdr>
        <w:top w:val="none" w:sz="0" w:space="0" w:color="auto"/>
        <w:left w:val="none" w:sz="0" w:space="0" w:color="auto"/>
        <w:bottom w:val="none" w:sz="0" w:space="0" w:color="auto"/>
        <w:right w:val="none" w:sz="0" w:space="0" w:color="auto"/>
      </w:divBdr>
    </w:div>
    <w:div w:id="1670214051">
      <w:bodyDiv w:val="1"/>
      <w:marLeft w:val="0"/>
      <w:marRight w:val="0"/>
      <w:marTop w:val="0"/>
      <w:marBottom w:val="0"/>
      <w:divBdr>
        <w:top w:val="none" w:sz="0" w:space="0" w:color="auto"/>
        <w:left w:val="none" w:sz="0" w:space="0" w:color="auto"/>
        <w:bottom w:val="none" w:sz="0" w:space="0" w:color="auto"/>
        <w:right w:val="none" w:sz="0" w:space="0" w:color="auto"/>
      </w:divBdr>
    </w:div>
    <w:div w:id="1671368142">
      <w:bodyDiv w:val="1"/>
      <w:marLeft w:val="0"/>
      <w:marRight w:val="0"/>
      <w:marTop w:val="0"/>
      <w:marBottom w:val="0"/>
      <w:divBdr>
        <w:top w:val="none" w:sz="0" w:space="0" w:color="auto"/>
        <w:left w:val="none" w:sz="0" w:space="0" w:color="auto"/>
        <w:bottom w:val="none" w:sz="0" w:space="0" w:color="auto"/>
        <w:right w:val="none" w:sz="0" w:space="0" w:color="auto"/>
      </w:divBdr>
    </w:div>
    <w:div w:id="1672096960">
      <w:bodyDiv w:val="1"/>
      <w:marLeft w:val="0"/>
      <w:marRight w:val="0"/>
      <w:marTop w:val="0"/>
      <w:marBottom w:val="0"/>
      <w:divBdr>
        <w:top w:val="none" w:sz="0" w:space="0" w:color="auto"/>
        <w:left w:val="none" w:sz="0" w:space="0" w:color="auto"/>
        <w:bottom w:val="none" w:sz="0" w:space="0" w:color="auto"/>
        <w:right w:val="none" w:sz="0" w:space="0" w:color="auto"/>
      </w:divBdr>
    </w:div>
    <w:div w:id="1672760749">
      <w:bodyDiv w:val="1"/>
      <w:marLeft w:val="0"/>
      <w:marRight w:val="0"/>
      <w:marTop w:val="0"/>
      <w:marBottom w:val="0"/>
      <w:divBdr>
        <w:top w:val="none" w:sz="0" w:space="0" w:color="auto"/>
        <w:left w:val="none" w:sz="0" w:space="0" w:color="auto"/>
        <w:bottom w:val="none" w:sz="0" w:space="0" w:color="auto"/>
        <w:right w:val="none" w:sz="0" w:space="0" w:color="auto"/>
      </w:divBdr>
    </w:div>
    <w:div w:id="1673877287">
      <w:bodyDiv w:val="1"/>
      <w:marLeft w:val="0"/>
      <w:marRight w:val="0"/>
      <w:marTop w:val="0"/>
      <w:marBottom w:val="0"/>
      <w:divBdr>
        <w:top w:val="none" w:sz="0" w:space="0" w:color="auto"/>
        <w:left w:val="none" w:sz="0" w:space="0" w:color="auto"/>
        <w:bottom w:val="none" w:sz="0" w:space="0" w:color="auto"/>
        <w:right w:val="none" w:sz="0" w:space="0" w:color="auto"/>
      </w:divBdr>
    </w:div>
    <w:div w:id="1676221580">
      <w:bodyDiv w:val="1"/>
      <w:marLeft w:val="0"/>
      <w:marRight w:val="0"/>
      <w:marTop w:val="0"/>
      <w:marBottom w:val="0"/>
      <w:divBdr>
        <w:top w:val="none" w:sz="0" w:space="0" w:color="auto"/>
        <w:left w:val="none" w:sz="0" w:space="0" w:color="auto"/>
        <w:bottom w:val="none" w:sz="0" w:space="0" w:color="auto"/>
        <w:right w:val="none" w:sz="0" w:space="0" w:color="auto"/>
      </w:divBdr>
    </w:div>
    <w:div w:id="1677028172">
      <w:bodyDiv w:val="1"/>
      <w:marLeft w:val="0"/>
      <w:marRight w:val="0"/>
      <w:marTop w:val="0"/>
      <w:marBottom w:val="0"/>
      <w:divBdr>
        <w:top w:val="none" w:sz="0" w:space="0" w:color="auto"/>
        <w:left w:val="none" w:sz="0" w:space="0" w:color="auto"/>
        <w:bottom w:val="none" w:sz="0" w:space="0" w:color="auto"/>
        <w:right w:val="none" w:sz="0" w:space="0" w:color="auto"/>
      </w:divBdr>
    </w:div>
    <w:div w:id="1677032731">
      <w:bodyDiv w:val="1"/>
      <w:marLeft w:val="0"/>
      <w:marRight w:val="0"/>
      <w:marTop w:val="0"/>
      <w:marBottom w:val="0"/>
      <w:divBdr>
        <w:top w:val="none" w:sz="0" w:space="0" w:color="auto"/>
        <w:left w:val="none" w:sz="0" w:space="0" w:color="auto"/>
        <w:bottom w:val="none" w:sz="0" w:space="0" w:color="auto"/>
        <w:right w:val="none" w:sz="0" w:space="0" w:color="auto"/>
      </w:divBdr>
    </w:div>
    <w:div w:id="1677343587">
      <w:bodyDiv w:val="1"/>
      <w:marLeft w:val="0"/>
      <w:marRight w:val="0"/>
      <w:marTop w:val="0"/>
      <w:marBottom w:val="0"/>
      <w:divBdr>
        <w:top w:val="none" w:sz="0" w:space="0" w:color="auto"/>
        <w:left w:val="none" w:sz="0" w:space="0" w:color="auto"/>
        <w:bottom w:val="none" w:sz="0" w:space="0" w:color="auto"/>
        <w:right w:val="none" w:sz="0" w:space="0" w:color="auto"/>
      </w:divBdr>
    </w:div>
    <w:div w:id="1677464679">
      <w:bodyDiv w:val="1"/>
      <w:marLeft w:val="0"/>
      <w:marRight w:val="0"/>
      <w:marTop w:val="0"/>
      <w:marBottom w:val="0"/>
      <w:divBdr>
        <w:top w:val="none" w:sz="0" w:space="0" w:color="auto"/>
        <w:left w:val="none" w:sz="0" w:space="0" w:color="auto"/>
        <w:bottom w:val="none" w:sz="0" w:space="0" w:color="auto"/>
        <w:right w:val="none" w:sz="0" w:space="0" w:color="auto"/>
      </w:divBdr>
    </w:div>
    <w:div w:id="1678194954">
      <w:bodyDiv w:val="1"/>
      <w:marLeft w:val="0"/>
      <w:marRight w:val="0"/>
      <w:marTop w:val="0"/>
      <w:marBottom w:val="0"/>
      <w:divBdr>
        <w:top w:val="none" w:sz="0" w:space="0" w:color="auto"/>
        <w:left w:val="none" w:sz="0" w:space="0" w:color="auto"/>
        <w:bottom w:val="none" w:sz="0" w:space="0" w:color="auto"/>
        <w:right w:val="none" w:sz="0" w:space="0" w:color="auto"/>
      </w:divBdr>
    </w:div>
    <w:div w:id="1678850258">
      <w:bodyDiv w:val="1"/>
      <w:marLeft w:val="0"/>
      <w:marRight w:val="0"/>
      <w:marTop w:val="0"/>
      <w:marBottom w:val="0"/>
      <w:divBdr>
        <w:top w:val="none" w:sz="0" w:space="0" w:color="auto"/>
        <w:left w:val="none" w:sz="0" w:space="0" w:color="auto"/>
        <w:bottom w:val="none" w:sz="0" w:space="0" w:color="auto"/>
        <w:right w:val="none" w:sz="0" w:space="0" w:color="auto"/>
      </w:divBdr>
    </w:div>
    <w:div w:id="1679963186">
      <w:bodyDiv w:val="1"/>
      <w:marLeft w:val="0"/>
      <w:marRight w:val="0"/>
      <w:marTop w:val="0"/>
      <w:marBottom w:val="0"/>
      <w:divBdr>
        <w:top w:val="none" w:sz="0" w:space="0" w:color="auto"/>
        <w:left w:val="none" w:sz="0" w:space="0" w:color="auto"/>
        <w:bottom w:val="none" w:sz="0" w:space="0" w:color="auto"/>
        <w:right w:val="none" w:sz="0" w:space="0" w:color="auto"/>
      </w:divBdr>
    </w:div>
    <w:div w:id="1680039161">
      <w:bodyDiv w:val="1"/>
      <w:marLeft w:val="0"/>
      <w:marRight w:val="0"/>
      <w:marTop w:val="0"/>
      <w:marBottom w:val="0"/>
      <w:divBdr>
        <w:top w:val="none" w:sz="0" w:space="0" w:color="auto"/>
        <w:left w:val="none" w:sz="0" w:space="0" w:color="auto"/>
        <w:bottom w:val="none" w:sz="0" w:space="0" w:color="auto"/>
        <w:right w:val="none" w:sz="0" w:space="0" w:color="auto"/>
      </w:divBdr>
    </w:div>
    <w:div w:id="1681010857">
      <w:bodyDiv w:val="1"/>
      <w:marLeft w:val="0"/>
      <w:marRight w:val="0"/>
      <w:marTop w:val="0"/>
      <w:marBottom w:val="0"/>
      <w:divBdr>
        <w:top w:val="none" w:sz="0" w:space="0" w:color="auto"/>
        <w:left w:val="none" w:sz="0" w:space="0" w:color="auto"/>
        <w:bottom w:val="none" w:sz="0" w:space="0" w:color="auto"/>
        <w:right w:val="none" w:sz="0" w:space="0" w:color="auto"/>
      </w:divBdr>
    </w:div>
    <w:div w:id="1682318785">
      <w:bodyDiv w:val="1"/>
      <w:marLeft w:val="0"/>
      <w:marRight w:val="0"/>
      <w:marTop w:val="0"/>
      <w:marBottom w:val="0"/>
      <w:divBdr>
        <w:top w:val="none" w:sz="0" w:space="0" w:color="auto"/>
        <w:left w:val="none" w:sz="0" w:space="0" w:color="auto"/>
        <w:bottom w:val="none" w:sz="0" w:space="0" w:color="auto"/>
        <w:right w:val="none" w:sz="0" w:space="0" w:color="auto"/>
      </w:divBdr>
    </w:div>
    <w:div w:id="1684428932">
      <w:bodyDiv w:val="1"/>
      <w:marLeft w:val="0"/>
      <w:marRight w:val="0"/>
      <w:marTop w:val="0"/>
      <w:marBottom w:val="0"/>
      <w:divBdr>
        <w:top w:val="none" w:sz="0" w:space="0" w:color="auto"/>
        <w:left w:val="none" w:sz="0" w:space="0" w:color="auto"/>
        <w:bottom w:val="none" w:sz="0" w:space="0" w:color="auto"/>
        <w:right w:val="none" w:sz="0" w:space="0" w:color="auto"/>
      </w:divBdr>
    </w:div>
    <w:div w:id="1685327260">
      <w:bodyDiv w:val="1"/>
      <w:marLeft w:val="0"/>
      <w:marRight w:val="0"/>
      <w:marTop w:val="0"/>
      <w:marBottom w:val="0"/>
      <w:divBdr>
        <w:top w:val="none" w:sz="0" w:space="0" w:color="auto"/>
        <w:left w:val="none" w:sz="0" w:space="0" w:color="auto"/>
        <w:bottom w:val="none" w:sz="0" w:space="0" w:color="auto"/>
        <w:right w:val="none" w:sz="0" w:space="0" w:color="auto"/>
      </w:divBdr>
    </w:div>
    <w:div w:id="1685940048">
      <w:bodyDiv w:val="1"/>
      <w:marLeft w:val="0"/>
      <w:marRight w:val="0"/>
      <w:marTop w:val="0"/>
      <w:marBottom w:val="0"/>
      <w:divBdr>
        <w:top w:val="none" w:sz="0" w:space="0" w:color="auto"/>
        <w:left w:val="none" w:sz="0" w:space="0" w:color="auto"/>
        <w:bottom w:val="none" w:sz="0" w:space="0" w:color="auto"/>
        <w:right w:val="none" w:sz="0" w:space="0" w:color="auto"/>
      </w:divBdr>
    </w:div>
    <w:div w:id="1686133222">
      <w:bodyDiv w:val="1"/>
      <w:marLeft w:val="0"/>
      <w:marRight w:val="0"/>
      <w:marTop w:val="0"/>
      <w:marBottom w:val="0"/>
      <w:divBdr>
        <w:top w:val="none" w:sz="0" w:space="0" w:color="auto"/>
        <w:left w:val="none" w:sz="0" w:space="0" w:color="auto"/>
        <w:bottom w:val="none" w:sz="0" w:space="0" w:color="auto"/>
        <w:right w:val="none" w:sz="0" w:space="0" w:color="auto"/>
      </w:divBdr>
    </w:div>
    <w:div w:id="1686516846">
      <w:bodyDiv w:val="1"/>
      <w:marLeft w:val="0"/>
      <w:marRight w:val="0"/>
      <w:marTop w:val="0"/>
      <w:marBottom w:val="0"/>
      <w:divBdr>
        <w:top w:val="none" w:sz="0" w:space="0" w:color="auto"/>
        <w:left w:val="none" w:sz="0" w:space="0" w:color="auto"/>
        <w:bottom w:val="none" w:sz="0" w:space="0" w:color="auto"/>
        <w:right w:val="none" w:sz="0" w:space="0" w:color="auto"/>
      </w:divBdr>
    </w:div>
    <w:div w:id="1688215367">
      <w:bodyDiv w:val="1"/>
      <w:marLeft w:val="0"/>
      <w:marRight w:val="0"/>
      <w:marTop w:val="0"/>
      <w:marBottom w:val="0"/>
      <w:divBdr>
        <w:top w:val="none" w:sz="0" w:space="0" w:color="auto"/>
        <w:left w:val="none" w:sz="0" w:space="0" w:color="auto"/>
        <w:bottom w:val="none" w:sz="0" w:space="0" w:color="auto"/>
        <w:right w:val="none" w:sz="0" w:space="0" w:color="auto"/>
      </w:divBdr>
    </w:div>
    <w:div w:id="1688216101">
      <w:bodyDiv w:val="1"/>
      <w:marLeft w:val="0"/>
      <w:marRight w:val="0"/>
      <w:marTop w:val="0"/>
      <w:marBottom w:val="0"/>
      <w:divBdr>
        <w:top w:val="none" w:sz="0" w:space="0" w:color="auto"/>
        <w:left w:val="none" w:sz="0" w:space="0" w:color="auto"/>
        <w:bottom w:val="none" w:sz="0" w:space="0" w:color="auto"/>
        <w:right w:val="none" w:sz="0" w:space="0" w:color="auto"/>
      </w:divBdr>
    </w:div>
    <w:div w:id="1688218064">
      <w:bodyDiv w:val="1"/>
      <w:marLeft w:val="0"/>
      <w:marRight w:val="0"/>
      <w:marTop w:val="0"/>
      <w:marBottom w:val="0"/>
      <w:divBdr>
        <w:top w:val="none" w:sz="0" w:space="0" w:color="auto"/>
        <w:left w:val="none" w:sz="0" w:space="0" w:color="auto"/>
        <w:bottom w:val="none" w:sz="0" w:space="0" w:color="auto"/>
        <w:right w:val="none" w:sz="0" w:space="0" w:color="auto"/>
      </w:divBdr>
    </w:div>
    <w:div w:id="1688409593">
      <w:bodyDiv w:val="1"/>
      <w:marLeft w:val="0"/>
      <w:marRight w:val="0"/>
      <w:marTop w:val="0"/>
      <w:marBottom w:val="0"/>
      <w:divBdr>
        <w:top w:val="none" w:sz="0" w:space="0" w:color="auto"/>
        <w:left w:val="none" w:sz="0" w:space="0" w:color="auto"/>
        <w:bottom w:val="none" w:sz="0" w:space="0" w:color="auto"/>
        <w:right w:val="none" w:sz="0" w:space="0" w:color="auto"/>
      </w:divBdr>
    </w:div>
    <w:div w:id="1689018147">
      <w:bodyDiv w:val="1"/>
      <w:marLeft w:val="0"/>
      <w:marRight w:val="0"/>
      <w:marTop w:val="0"/>
      <w:marBottom w:val="0"/>
      <w:divBdr>
        <w:top w:val="none" w:sz="0" w:space="0" w:color="auto"/>
        <w:left w:val="none" w:sz="0" w:space="0" w:color="auto"/>
        <w:bottom w:val="none" w:sz="0" w:space="0" w:color="auto"/>
        <w:right w:val="none" w:sz="0" w:space="0" w:color="auto"/>
      </w:divBdr>
    </w:div>
    <w:div w:id="1691252642">
      <w:bodyDiv w:val="1"/>
      <w:marLeft w:val="0"/>
      <w:marRight w:val="0"/>
      <w:marTop w:val="0"/>
      <w:marBottom w:val="0"/>
      <w:divBdr>
        <w:top w:val="none" w:sz="0" w:space="0" w:color="auto"/>
        <w:left w:val="none" w:sz="0" w:space="0" w:color="auto"/>
        <w:bottom w:val="none" w:sz="0" w:space="0" w:color="auto"/>
        <w:right w:val="none" w:sz="0" w:space="0" w:color="auto"/>
      </w:divBdr>
    </w:div>
    <w:div w:id="1691681925">
      <w:bodyDiv w:val="1"/>
      <w:marLeft w:val="0"/>
      <w:marRight w:val="0"/>
      <w:marTop w:val="0"/>
      <w:marBottom w:val="0"/>
      <w:divBdr>
        <w:top w:val="none" w:sz="0" w:space="0" w:color="auto"/>
        <w:left w:val="none" w:sz="0" w:space="0" w:color="auto"/>
        <w:bottom w:val="none" w:sz="0" w:space="0" w:color="auto"/>
        <w:right w:val="none" w:sz="0" w:space="0" w:color="auto"/>
      </w:divBdr>
    </w:div>
    <w:div w:id="1691834255">
      <w:bodyDiv w:val="1"/>
      <w:marLeft w:val="0"/>
      <w:marRight w:val="0"/>
      <w:marTop w:val="0"/>
      <w:marBottom w:val="0"/>
      <w:divBdr>
        <w:top w:val="none" w:sz="0" w:space="0" w:color="auto"/>
        <w:left w:val="none" w:sz="0" w:space="0" w:color="auto"/>
        <w:bottom w:val="none" w:sz="0" w:space="0" w:color="auto"/>
        <w:right w:val="none" w:sz="0" w:space="0" w:color="auto"/>
      </w:divBdr>
    </w:div>
    <w:div w:id="1692220917">
      <w:bodyDiv w:val="1"/>
      <w:marLeft w:val="0"/>
      <w:marRight w:val="0"/>
      <w:marTop w:val="0"/>
      <w:marBottom w:val="0"/>
      <w:divBdr>
        <w:top w:val="none" w:sz="0" w:space="0" w:color="auto"/>
        <w:left w:val="none" w:sz="0" w:space="0" w:color="auto"/>
        <w:bottom w:val="none" w:sz="0" w:space="0" w:color="auto"/>
        <w:right w:val="none" w:sz="0" w:space="0" w:color="auto"/>
      </w:divBdr>
    </w:div>
    <w:div w:id="1693453637">
      <w:bodyDiv w:val="1"/>
      <w:marLeft w:val="0"/>
      <w:marRight w:val="0"/>
      <w:marTop w:val="0"/>
      <w:marBottom w:val="0"/>
      <w:divBdr>
        <w:top w:val="none" w:sz="0" w:space="0" w:color="auto"/>
        <w:left w:val="none" w:sz="0" w:space="0" w:color="auto"/>
        <w:bottom w:val="none" w:sz="0" w:space="0" w:color="auto"/>
        <w:right w:val="none" w:sz="0" w:space="0" w:color="auto"/>
      </w:divBdr>
    </w:div>
    <w:div w:id="1695184035">
      <w:bodyDiv w:val="1"/>
      <w:marLeft w:val="0"/>
      <w:marRight w:val="0"/>
      <w:marTop w:val="0"/>
      <w:marBottom w:val="0"/>
      <w:divBdr>
        <w:top w:val="none" w:sz="0" w:space="0" w:color="auto"/>
        <w:left w:val="none" w:sz="0" w:space="0" w:color="auto"/>
        <w:bottom w:val="none" w:sz="0" w:space="0" w:color="auto"/>
        <w:right w:val="none" w:sz="0" w:space="0" w:color="auto"/>
      </w:divBdr>
    </w:div>
    <w:div w:id="1695378467">
      <w:bodyDiv w:val="1"/>
      <w:marLeft w:val="0"/>
      <w:marRight w:val="0"/>
      <w:marTop w:val="0"/>
      <w:marBottom w:val="0"/>
      <w:divBdr>
        <w:top w:val="none" w:sz="0" w:space="0" w:color="auto"/>
        <w:left w:val="none" w:sz="0" w:space="0" w:color="auto"/>
        <w:bottom w:val="none" w:sz="0" w:space="0" w:color="auto"/>
        <w:right w:val="none" w:sz="0" w:space="0" w:color="auto"/>
      </w:divBdr>
    </w:div>
    <w:div w:id="1695574090">
      <w:bodyDiv w:val="1"/>
      <w:marLeft w:val="0"/>
      <w:marRight w:val="0"/>
      <w:marTop w:val="0"/>
      <w:marBottom w:val="0"/>
      <w:divBdr>
        <w:top w:val="none" w:sz="0" w:space="0" w:color="auto"/>
        <w:left w:val="none" w:sz="0" w:space="0" w:color="auto"/>
        <w:bottom w:val="none" w:sz="0" w:space="0" w:color="auto"/>
        <w:right w:val="none" w:sz="0" w:space="0" w:color="auto"/>
      </w:divBdr>
    </w:div>
    <w:div w:id="1695961301">
      <w:bodyDiv w:val="1"/>
      <w:marLeft w:val="0"/>
      <w:marRight w:val="0"/>
      <w:marTop w:val="0"/>
      <w:marBottom w:val="0"/>
      <w:divBdr>
        <w:top w:val="none" w:sz="0" w:space="0" w:color="auto"/>
        <w:left w:val="none" w:sz="0" w:space="0" w:color="auto"/>
        <w:bottom w:val="none" w:sz="0" w:space="0" w:color="auto"/>
        <w:right w:val="none" w:sz="0" w:space="0" w:color="auto"/>
      </w:divBdr>
    </w:div>
    <w:div w:id="1696273929">
      <w:bodyDiv w:val="1"/>
      <w:marLeft w:val="0"/>
      <w:marRight w:val="0"/>
      <w:marTop w:val="0"/>
      <w:marBottom w:val="0"/>
      <w:divBdr>
        <w:top w:val="none" w:sz="0" w:space="0" w:color="auto"/>
        <w:left w:val="none" w:sz="0" w:space="0" w:color="auto"/>
        <w:bottom w:val="none" w:sz="0" w:space="0" w:color="auto"/>
        <w:right w:val="none" w:sz="0" w:space="0" w:color="auto"/>
      </w:divBdr>
    </w:div>
    <w:div w:id="1696348275">
      <w:bodyDiv w:val="1"/>
      <w:marLeft w:val="0"/>
      <w:marRight w:val="0"/>
      <w:marTop w:val="0"/>
      <w:marBottom w:val="0"/>
      <w:divBdr>
        <w:top w:val="none" w:sz="0" w:space="0" w:color="auto"/>
        <w:left w:val="none" w:sz="0" w:space="0" w:color="auto"/>
        <w:bottom w:val="none" w:sz="0" w:space="0" w:color="auto"/>
        <w:right w:val="none" w:sz="0" w:space="0" w:color="auto"/>
      </w:divBdr>
    </w:div>
    <w:div w:id="1696693442">
      <w:bodyDiv w:val="1"/>
      <w:marLeft w:val="0"/>
      <w:marRight w:val="0"/>
      <w:marTop w:val="0"/>
      <w:marBottom w:val="0"/>
      <w:divBdr>
        <w:top w:val="none" w:sz="0" w:space="0" w:color="auto"/>
        <w:left w:val="none" w:sz="0" w:space="0" w:color="auto"/>
        <w:bottom w:val="none" w:sz="0" w:space="0" w:color="auto"/>
        <w:right w:val="none" w:sz="0" w:space="0" w:color="auto"/>
      </w:divBdr>
    </w:div>
    <w:div w:id="1696805418">
      <w:bodyDiv w:val="1"/>
      <w:marLeft w:val="0"/>
      <w:marRight w:val="0"/>
      <w:marTop w:val="0"/>
      <w:marBottom w:val="0"/>
      <w:divBdr>
        <w:top w:val="none" w:sz="0" w:space="0" w:color="auto"/>
        <w:left w:val="none" w:sz="0" w:space="0" w:color="auto"/>
        <w:bottom w:val="none" w:sz="0" w:space="0" w:color="auto"/>
        <w:right w:val="none" w:sz="0" w:space="0" w:color="auto"/>
      </w:divBdr>
    </w:div>
    <w:div w:id="1697849056">
      <w:bodyDiv w:val="1"/>
      <w:marLeft w:val="0"/>
      <w:marRight w:val="0"/>
      <w:marTop w:val="0"/>
      <w:marBottom w:val="0"/>
      <w:divBdr>
        <w:top w:val="none" w:sz="0" w:space="0" w:color="auto"/>
        <w:left w:val="none" w:sz="0" w:space="0" w:color="auto"/>
        <w:bottom w:val="none" w:sz="0" w:space="0" w:color="auto"/>
        <w:right w:val="none" w:sz="0" w:space="0" w:color="auto"/>
      </w:divBdr>
    </w:div>
    <w:div w:id="1698509022">
      <w:bodyDiv w:val="1"/>
      <w:marLeft w:val="0"/>
      <w:marRight w:val="0"/>
      <w:marTop w:val="0"/>
      <w:marBottom w:val="0"/>
      <w:divBdr>
        <w:top w:val="none" w:sz="0" w:space="0" w:color="auto"/>
        <w:left w:val="none" w:sz="0" w:space="0" w:color="auto"/>
        <w:bottom w:val="none" w:sz="0" w:space="0" w:color="auto"/>
        <w:right w:val="none" w:sz="0" w:space="0" w:color="auto"/>
      </w:divBdr>
    </w:div>
    <w:div w:id="1698701031">
      <w:bodyDiv w:val="1"/>
      <w:marLeft w:val="0"/>
      <w:marRight w:val="0"/>
      <w:marTop w:val="0"/>
      <w:marBottom w:val="0"/>
      <w:divBdr>
        <w:top w:val="none" w:sz="0" w:space="0" w:color="auto"/>
        <w:left w:val="none" w:sz="0" w:space="0" w:color="auto"/>
        <w:bottom w:val="none" w:sz="0" w:space="0" w:color="auto"/>
        <w:right w:val="none" w:sz="0" w:space="0" w:color="auto"/>
      </w:divBdr>
    </w:div>
    <w:div w:id="1700204970">
      <w:bodyDiv w:val="1"/>
      <w:marLeft w:val="0"/>
      <w:marRight w:val="0"/>
      <w:marTop w:val="0"/>
      <w:marBottom w:val="0"/>
      <w:divBdr>
        <w:top w:val="none" w:sz="0" w:space="0" w:color="auto"/>
        <w:left w:val="none" w:sz="0" w:space="0" w:color="auto"/>
        <w:bottom w:val="none" w:sz="0" w:space="0" w:color="auto"/>
        <w:right w:val="none" w:sz="0" w:space="0" w:color="auto"/>
      </w:divBdr>
    </w:div>
    <w:div w:id="1700232702">
      <w:bodyDiv w:val="1"/>
      <w:marLeft w:val="0"/>
      <w:marRight w:val="0"/>
      <w:marTop w:val="0"/>
      <w:marBottom w:val="0"/>
      <w:divBdr>
        <w:top w:val="none" w:sz="0" w:space="0" w:color="auto"/>
        <w:left w:val="none" w:sz="0" w:space="0" w:color="auto"/>
        <w:bottom w:val="none" w:sz="0" w:space="0" w:color="auto"/>
        <w:right w:val="none" w:sz="0" w:space="0" w:color="auto"/>
      </w:divBdr>
    </w:div>
    <w:div w:id="1701084389">
      <w:bodyDiv w:val="1"/>
      <w:marLeft w:val="0"/>
      <w:marRight w:val="0"/>
      <w:marTop w:val="0"/>
      <w:marBottom w:val="0"/>
      <w:divBdr>
        <w:top w:val="none" w:sz="0" w:space="0" w:color="auto"/>
        <w:left w:val="none" w:sz="0" w:space="0" w:color="auto"/>
        <w:bottom w:val="none" w:sz="0" w:space="0" w:color="auto"/>
        <w:right w:val="none" w:sz="0" w:space="0" w:color="auto"/>
      </w:divBdr>
    </w:div>
    <w:div w:id="1701198669">
      <w:bodyDiv w:val="1"/>
      <w:marLeft w:val="0"/>
      <w:marRight w:val="0"/>
      <w:marTop w:val="0"/>
      <w:marBottom w:val="0"/>
      <w:divBdr>
        <w:top w:val="none" w:sz="0" w:space="0" w:color="auto"/>
        <w:left w:val="none" w:sz="0" w:space="0" w:color="auto"/>
        <w:bottom w:val="none" w:sz="0" w:space="0" w:color="auto"/>
        <w:right w:val="none" w:sz="0" w:space="0" w:color="auto"/>
      </w:divBdr>
    </w:div>
    <w:div w:id="1702196362">
      <w:bodyDiv w:val="1"/>
      <w:marLeft w:val="0"/>
      <w:marRight w:val="0"/>
      <w:marTop w:val="0"/>
      <w:marBottom w:val="0"/>
      <w:divBdr>
        <w:top w:val="none" w:sz="0" w:space="0" w:color="auto"/>
        <w:left w:val="none" w:sz="0" w:space="0" w:color="auto"/>
        <w:bottom w:val="none" w:sz="0" w:space="0" w:color="auto"/>
        <w:right w:val="none" w:sz="0" w:space="0" w:color="auto"/>
      </w:divBdr>
    </w:div>
    <w:div w:id="1702900188">
      <w:bodyDiv w:val="1"/>
      <w:marLeft w:val="0"/>
      <w:marRight w:val="0"/>
      <w:marTop w:val="0"/>
      <w:marBottom w:val="0"/>
      <w:divBdr>
        <w:top w:val="none" w:sz="0" w:space="0" w:color="auto"/>
        <w:left w:val="none" w:sz="0" w:space="0" w:color="auto"/>
        <w:bottom w:val="none" w:sz="0" w:space="0" w:color="auto"/>
        <w:right w:val="none" w:sz="0" w:space="0" w:color="auto"/>
      </w:divBdr>
    </w:div>
    <w:div w:id="1704596080">
      <w:bodyDiv w:val="1"/>
      <w:marLeft w:val="0"/>
      <w:marRight w:val="0"/>
      <w:marTop w:val="0"/>
      <w:marBottom w:val="0"/>
      <w:divBdr>
        <w:top w:val="none" w:sz="0" w:space="0" w:color="auto"/>
        <w:left w:val="none" w:sz="0" w:space="0" w:color="auto"/>
        <w:bottom w:val="none" w:sz="0" w:space="0" w:color="auto"/>
        <w:right w:val="none" w:sz="0" w:space="0" w:color="auto"/>
      </w:divBdr>
    </w:div>
    <w:div w:id="1705054581">
      <w:bodyDiv w:val="1"/>
      <w:marLeft w:val="0"/>
      <w:marRight w:val="0"/>
      <w:marTop w:val="0"/>
      <w:marBottom w:val="0"/>
      <w:divBdr>
        <w:top w:val="none" w:sz="0" w:space="0" w:color="auto"/>
        <w:left w:val="none" w:sz="0" w:space="0" w:color="auto"/>
        <w:bottom w:val="none" w:sz="0" w:space="0" w:color="auto"/>
        <w:right w:val="none" w:sz="0" w:space="0" w:color="auto"/>
      </w:divBdr>
    </w:div>
    <w:div w:id="1706058054">
      <w:bodyDiv w:val="1"/>
      <w:marLeft w:val="0"/>
      <w:marRight w:val="0"/>
      <w:marTop w:val="0"/>
      <w:marBottom w:val="0"/>
      <w:divBdr>
        <w:top w:val="none" w:sz="0" w:space="0" w:color="auto"/>
        <w:left w:val="none" w:sz="0" w:space="0" w:color="auto"/>
        <w:bottom w:val="none" w:sz="0" w:space="0" w:color="auto"/>
        <w:right w:val="none" w:sz="0" w:space="0" w:color="auto"/>
      </w:divBdr>
    </w:div>
    <w:div w:id="1706447318">
      <w:bodyDiv w:val="1"/>
      <w:marLeft w:val="0"/>
      <w:marRight w:val="0"/>
      <w:marTop w:val="0"/>
      <w:marBottom w:val="0"/>
      <w:divBdr>
        <w:top w:val="none" w:sz="0" w:space="0" w:color="auto"/>
        <w:left w:val="none" w:sz="0" w:space="0" w:color="auto"/>
        <w:bottom w:val="none" w:sz="0" w:space="0" w:color="auto"/>
        <w:right w:val="none" w:sz="0" w:space="0" w:color="auto"/>
      </w:divBdr>
    </w:div>
    <w:div w:id="1706447797">
      <w:bodyDiv w:val="1"/>
      <w:marLeft w:val="0"/>
      <w:marRight w:val="0"/>
      <w:marTop w:val="0"/>
      <w:marBottom w:val="0"/>
      <w:divBdr>
        <w:top w:val="none" w:sz="0" w:space="0" w:color="auto"/>
        <w:left w:val="none" w:sz="0" w:space="0" w:color="auto"/>
        <w:bottom w:val="none" w:sz="0" w:space="0" w:color="auto"/>
        <w:right w:val="none" w:sz="0" w:space="0" w:color="auto"/>
      </w:divBdr>
    </w:div>
    <w:div w:id="1707176426">
      <w:bodyDiv w:val="1"/>
      <w:marLeft w:val="0"/>
      <w:marRight w:val="0"/>
      <w:marTop w:val="0"/>
      <w:marBottom w:val="0"/>
      <w:divBdr>
        <w:top w:val="none" w:sz="0" w:space="0" w:color="auto"/>
        <w:left w:val="none" w:sz="0" w:space="0" w:color="auto"/>
        <w:bottom w:val="none" w:sz="0" w:space="0" w:color="auto"/>
        <w:right w:val="none" w:sz="0" w:space="0" w:color="auto"/>
      </w:divBdr>
    </w:div>
    <w:div w:id="1707565436">
      <w:bodyDiv w:val="1"/>
      <w:marLeft w:val="0"/>
      <w:marRight w:val="0"/>
      <w:marTop w:val="0"/>
      <w:marBottom w:val="0"/>
      <w:divBdr>
        <w:top w:val="none" w:sz="0" w:space="0" w:color="auto"/>
        <w:left w:val="none" w:sz="0" w:space="0" w:color="auto"/>
        <w:bottom w:val="none" w:sz="0" w:space="0" w:color="auto"/>
        <w:right w:val="none" w:sz="0" w:space="0" w:color="auto"/>
      </w:divBdr>
    </w:div>
    <w:div w:id="1707758487">
      <w:bodyDiv w:val="1"/>
      <w:marLeft w:val="0"/>
      <w:marRight w:val="0"/>
      <w:marTop w:val="0"/>
      <w:marBottom w:val="0"/>
      <w:divBdr>
        <w:top w:val="none" w:sz="0" w:space="0" w:color="auto"/>
        <w:left w:val="none" w:sz="0" w:space="0" w:color="auto"/>
        <w:bottom w:val="none" w:sz="0" w:space="0" w:color="auto"/>
        <w:right w:val="none" w:sz="0" w:space="0" w:color="auto"/>
      </w:divBdr>
    </w:div>
    <w:div w:id="1708145450">
      <w:bodyDiv w:val="1"/>
      <w:marLeft w:val="0"/>
      <w:marRight w:val="0"/>
      <w:marTop w:val="0"/>
      <w:marBottom w:val="0"/>
      <w:divBdr>
        <w:top w:val="none" w:sz="0" w:space="0" w:color="auto"/>
        <w:left w:val="none" w:sz="0" w:space="0" w:color="auto"/>
        <w:bottom w:val="none" w:sz="0" w:space="0" w:color="auto"/>
        <w:right w:val="none" w:sz="0" w:space="0" w:color="auto"/>
      </w:divBdr>
    </w:div>
    <w:div w:id="1708488863">
      <w:bodyDiv w:val="1"/>
      <w:marLeft w:val="0"/>
      <w:marRight w:val="0"/>
      <w:marTop w:val="0"/>
      <w:marBottom w:val="0"/>
      <w:divBdr>
        <w:top w:val="none" w:sz="0" w:space="0" w:color="auto"/>
        <w:left w:val="none" w:sz="0" w:space="0" w:color="auto"/>
        <w:bottom w:val="none" w:sz="0" w:space="0" w:color="auto"/>
        <w:right w:val="none" w:sz="0" w:space="0" w:color="auto"/>
      </w:divBdr>
    </w:div>
    <w:div w:id="1708798710">
      <w:bodyDiv w:val="1"/>
      <w:marLeft w:val="0"/>
      <w:marRight w:val="0"/>
      <w:marTop w:val="0"/>
      <w:marBottom w:val="0"/>
      <w:divBdr>
        <w:top w:val="none" w:sz="0" w:space="0" w:color="auto"/>
        <w:left w:val="none" w:sz="0" w:space="0" w:color="auto"/>
        <w:bottom w:val="none" w:sz="0" w:space="0" w:color="auto"/>
        <w:right w:val="none" w:sz="0" w:space="0" w:color="auto"/>
      </w:divBdr>
    </w:div>
    <w:div w:id="1710565194">
      <w:bodyDiv w:val="1"/>
      <w:marLeft w:val="0"/>
      <w:marRight w:val="0"/>
      <w:marTop w:val="0"/>
      <w:marBottom w:val="0"/>
      <w:divBdr>
        <w:top w:val="none" w:sz="0" w:space="0" w:color="auto"/>
        <w:left w:val="none" w:sz="0" w:space="0" w:color="auto"/>
        <w:bottom w:val="none" w:sz="0" w:space="0" w:color="auto"/>
        <w:right w:val="none" w:sz="0" w:space="0" w:color="auto"/>
      </w:divBdr>
    </w:div>
    <w:div w:id="1710914399">
      <w:bodyDiv w:val="1"/>
      <w:marLeft w:val="0"/>
      <w:marRight w:val="0"/>
      <w:marTop w:val="0"/>
      <w:marBottom w:val="0"/>
      <w:divBdr>
        <w:top w:val="none" w:sz="0" w:space="0" w:color="auto"/>
        <w:left w:val="none" w:sz="0" w:space="0" w:color="auto"/>
        <w:bottom w:val="none" w:sz="0" w:space="0" w:color="auto"/>
        <w:right w:val="none" w:sz="0" w:space="0" w:color="auto"/>
      </w:divBdr>
    </w:div>
    <w:div w:id="1711608621">
      <w:bodyDiv w:val="1"/>
      <w:marLeft w:val="0"/>
      <w:marRight w:val="0"/>
      <w:marTop w:val="0"/>
      <w:marBottom w:val="0"/>
      <w:divBdr>
        <w:top w:val="none" w:sz="0" w:space="0" w:color="auto"/>
        <w:left w:val="none" w:sz="0" w:space="0" w:color="auto"/>
        <w:bottom w:val="none" w:sz="0" w:space="0" w:color="auto"/>
        <w:right w:val="none" w:sz="0" w:space="0" w:color="auto"/>
      </w:divBdr>
    </w:div>
    <w:div w:id="1711997651">
      <w:bodyDiv w:val="1"/>
      <w:marLeft w:val="0"/>
      <w:marRight w:val="0"/>
      <w:marTop w:val="0"/>
      <w:marBottom w:val="0"/>
      <w:divBdr>
        <w:top w:val="none" w:sz="0" w:space="0" w:color="auto"/>
        <w:left w:val="none" w:sz="0" w:space="0" w:color="auto"/>
        <w:bottom w:val="none" w:sz="0" w:space="0" w:color="auto"/>
        <w:right w:val="none" w:sz="0" w:space="0" w:color="auto"/>
      </w:divBdr>
    </w:div>
    <w:div w:id="1713770593">
      <w:bodyDiv w:val="1"/>
      <w:marLeft w:val="0"/>
      <w:marRight w:val="0"/>
      <w:marTop w:val="0"/>
      <w:marBottom w:val="0"/>
      <w:divBdr>
        <w:top w:val="none" w:sz="0" w:space="0" w:color="auto"/>
        <w:left w:val="none" w:sz="0" w:space="0" w:color="auto"/>
        <w:bottom w:val="none" w:sz="0" w:space="0" w:color="auto"/>
        <w:right w:val="none" w:sz="0" w:space="0" w:color="auto"/>
      </w:divBdr>
    </w:div>
    <w:div w:id="1714574986">
      <w:bodyDiv w:val="1"/>
      <w:marLeft w:val="0"/>
      <w:marRight w:val="0"/>
      <w:marTop w:val="0"/>
      <w:marBottom w:val="0"/>
      <w:divBdr>
        <w:top w:val="none" w:sz="0" w:space="0" w:color="auto"/>
        <w:left w:val="none" w:sz="0" w:space="0" w:color="auto"/>
        <w:bottom w:val="none" w:sz="0" w:space="0" w:color="auto"/>
        <w:right w:val="none" w:sz="0" w:space="0" w:color="auto"/>
      </w:divBdr>
    </w:div>
    <w:div w:id="1715080247">
      <w:bodyDiv w:val="1"/>
      <w:marLeft w:val="0"/>
      <w:marRight w:val="0"/>
      <w:marTop w:val="0"/>
      <w:marBottom w:val="0"/>
      <w:divBdr>
        <w:top w:val="none" w:sz="0" w:space="0" w:color="auto"/>
        <w:left w:val="none" w:sz="0" w:space="0" w:color="auto"/>
        <w:bottom w:val="none" w:sz="0" w:space="0" w:color="auto"/>
        <w:right w:val="none" w:sz="0" w:space="0" w:color="auto"/>
      </w:divBdr>
    </w:div>
    <w:div w:id="1715690328">
      <w:bodyDiv w:val="1"/>
      <w:marLeft w:val="0"/>
      <w:marRight w:val="0"/>
      <w:marTop w:val="0"/>
      <w:marBottom w:val="0"/>
      <w:divBdr>
        <w:top w:val="none" w:sz="0" w:space="0" w:color="auto"/>
        <w:left w:val="none" w:sz="0" w:space="0" w:color="auto"/>
        <w:bottom w:val="none" w:sz="0" w:space="0" w:color="auto"/>
        <w:right w:val="none" w:sz="0" w:space="0" w:color="auto"/>
      </w:divBdr>
      <w:divsChild>
        <w:div w:id="1563978115">
          <w:marLeft w:val="0"/>
          <w:marRight w:val="0"/>
          <w:marTop w:val="0"/>
          <w:marBottom w:val="0"/>
          <w:divBdr>
            <w:top w:val="none" w:sz="0" w:space="0" w:color="auto"/>
            <w:left w:val="none" w:sz="0" w:space="0" w:color="auto"/>
            <w:bottom w:val="none" w:sz="0" w:space="0" w:color="auto"/>
            <w:right w:val="none" w:sz="0" w:space="0" w:color="auto"/>
          </w:divBdr>
          <w:divsChild>
            <w:div w:id="858854927">
              <w:marLeft w:val="0"/>
              <w:marRight w:val="0"/>
              <w:marTop w:val="0"/>
              <w:marBottom w:val="0"/>
              <w:divBdr>
                <w:top w:val="none" w:sz="0" w:space="0" w:color="auto"/>
                <w:left w:val="none" w:sz="0" w:space="0" w:color="auto"/>
                <w:bottom w:val="none" w:sz="0" w:space="0" w:color="auto"/>
                <w:right w:val="none" w:sz="0" w:space="0" w:color="auto"/>
              </w:divBdr>
              <w:divsChild>
                <w:div w:id="1659770716">
                  <w:marLeft w:val="0"/>
                  <w:marRight w:val="0"/>
                  <w:marTop w:val="0"/>
                  <w:marBottom w:val="0"/>
                  <w:divBdr>
                    <w:top w:val="none" w:sz="0" w:space="0" w:color="auto"/>
                    <w:left w:val="none" w:sz="0" w:space="0" w:color="auto"/>
                    <w:bottom w:val="none" w:sz="0" w:space="0" w:color="auto"/>
                    <w:right w:val="none" w:sz="0" w:space="0" w:color="auto"/>
                  </w:divBdr>
                  <w:divsChild>
                    <w:div w:id="1941716208">
                      <w:marLeft w:val="0"/>
                      <w:marRight w:val="0"/>
                      <w:marTop w:val="0"/>
                      <w:marBottom w:val="0"/>
                      <w:divBdr>
                        <w:top w:val="none" w:sz="0" w:space="0" w:color="auto"/>
                        <w:left w:val="none" w:sz="0" w:space="0" w:color="auto"/>
                        <w:bottom w:val="none" w:sz="0" w:space="0" w:color="auto"/>
                        <w:right w:val="none" w:sz="0" w:space="0" w:color="auto"/>
                      </w:divBdr>
                      <w:divsChild>
                        <w:div w:id="1266231812">
                          <w:marLeft w:val="0"/>
                          <w:marRight w:val="0"/>
                          <w:marTop w:val="0"/>
                          <w:marBottom w:val="0"/>
                          <w:divBdr>
                            <w:top w:val="none" w:sz="0" w:space="0" w:color="auto"/>
                            <w:left w:val="none" w:sz="0" w:space="0" w:color="auto"/>
                            <w:bottom w:val="none" w:sz="0" w:space="0" w:color="auto"/>
                            <w:right w:val="none" w:sz="0" w:space="0" w:color="auto"/>
                          </w:divBdr>
                          <w:divsChild>
                            <w:div w:id="104479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5886856">
      <w:bodyDiv w:val="1"/>
      <w:marLeft w:val="0"/>
      <w:marRight w:val="0"/>
      <w:marTop w:val="0"/>
      <w:marBottom w:val="0"/>
      <w:divBdr>
        <w:top w:val="none" w:sz="0" w:space="0" w:color="auto"/>
        <w:left w:val="none" w:sz="0" w:space="0" w:color="auto"/>
        <w:bottom w:val="none" w:sz="0" w:space="0" w:color="auto"/>
        <w:right w:val="none" w:sz="0" w:space="0" w:color="auto"/>
      </w:divBdr>
    </w:div>
    <w:div w:id="1716154802">
      <w:bodyDiv w:val="1"/>
      <w:marLeft w:val="0"/>
      <w:marRight w:val="0"/>
      <w:marTop w:val="0"/>
      <w:marBottom w:val="0"/>
      <w:divBdr>
        <w:top w:val="none" w:sz="0" w:space="0" w:color="auto"/>
        <w:left w:val="none" w:sz="0" w:space="0" w:color="auto"/>
        <w:bottom w:val="none" w:sz="0" w:space="0" w:color="auto"/>
        <w:right w:val="none" w:sz="0" w:space="0" w:color="auto"/>
      </w:divBdr>
    </w:div>
    <w:div w:id="1716462216">
      <w:bodyDiv w:val="1"/>
      <w:marLeft w:val="0"/>
      <w:marRight w:val="0"/>
      <w:marTop w:val="0"/>
      <w:marBottom w:val="0"/>
      <w:divBdr>
        <w:top w:val="none" w:sz="0" w:space="0" w:color="auto"/>
        <w:left w:val="none" w:sz="0" w:space="0" w:color="auto"/>
        <w:bottom w:val="none" w:sz="0" w:space="0" w:color="auto"/>
        <w:right w:val="none" w:sz="0" w:space="0" w:color="auto"/>
      </w:divBdr>
    </w:div>
    <w:div w:id="1716661238">
      <w:bodyDiv w:val="1"/>
      <w:marLeft w:val="0"/>
      <w:marRight w:val="0"/>
      <w:marTop w:val="0"/>
      <w:marBottom w:val="0"/>
      <w:divBdr>
        <w:top w:val="none" w:sz="0" w:space="0" w:color="auto"/>
        <w:left w:val="none" w:sz="0" w:space="0" w:color="auto"/>
        <w:bottom w:val="none" w:sz="0" w:space="0" w:color="auto"/>
        <w:right w:val="none" w:sz="0" w:space="0" w:color="auto"/>
      </w:divBdr>
    </w:div>
    <w:div w:id="1717922577">
      <w:bodyDiv w:val="1"/>
      <w:marLeft w:val="0"/>
      <w:marRight w:val="0"/>
      <w:marTop w:val="0"/>
      <w:marBottom w:val="0"/>
      <w:divBdr>
        <w:top w:val="none" w:sz="0" w:space="0" w:color="auto"/>
        <w:left w:val="none" w:sz="0" w:space="0" w:color="auto"/>
        <w:bottom w:val="none" w:sz="0" w:space="0" w:color="auto"/>
        <w:right w:val="none" w:sz="0" w:space="0" w:color="auto"/>
      </w:divBdr>
    </w:div>
    <w:div w:id="1717972337">
      <w:bodyDiv w:val="1"/>
      <w:marLeft w:val="0"/>
      <w:marRight w:val="0"/>
      <w:marTop w:val="0"/>
      <w:marBottom w:val="0"/>
      <w:divBdr>
        <w:top w:val="none" w:sz="0" w:space="0" w:color="auto"/>
        <w:left w:val="none" w:sz="0" w:space="0" w:color="auto"/>
        <w:bottom w:val="none" w:sz="0" w:space="0" w:color="auto"/>
        <w:right w:val="none" w:sz="0" w:space="0" w:color="auto"/>
      </w:divBdr>
    </w:div>
    <w:div w:id="1718818852">
      <w:bodyDiv w:val="1"/>
      <w:marLeft w:val="0"/>
      <w:marRight w:val="0"/>
      <w:marTop w:val="0"/>
      <w:marBottom w:val="0"/>
      <w:divBdr>
        <w:top w:val="none" w:sz="0" w:space="0" w:color="auto"/>
        <w:left w:val="none" w:sz="0" w:space="0" w:color="auto"/>
        <w:bottom w:val="none" w:sz="0" w:space="0" w:color="auto"/>
        <w:right w:val="none" w:sz="0" w:space="0" w:color="auto"/>
      </w:divBdr>
    </w:div>
    <w:div w:id="1722710132">
      <w:bodyDiv w:val="1"/>
      <w:marLeft w:val="0"/>
      <w:marRight w:val="0"/>
      <w:marTop w:val="0"/>
      <w:marBottom w:val="0"/>
      <w:divBdr>
        <w:top w:val="none" w:sz="0" w:space="0" w:color="auto"/>
        <w:left w:val="none" w:sz="0" w:space="0" w:color="auto"/>
        <w:bottom w:val="none" w:sz="0" w:space="0" w:color="auto"/>
        <w:right w:val="none" w:sz="0" w:space="0" w:color="auto"/>
      </w:divBdr>
    </w:div>
    <w:div w:id="1723626737">
      <w:bodyDiv w:val="1"/>
      <w:marLeft w:val="0"/>
      <w:marRight w:val="0"/>
      <w:marTop w:val="0"/>
      <w:marBottom w:val="0"/>
      <w:divBdr>
        <w:top w:val="none" w:sz="0" w:space="0" w:color="auto"/>
        <w:left w:val="none" w:sz="0" w:space="0" w:color="auto"/>
        <w:bottom w:val="none" w:sz="0" w:space="0" w:color="auto"/>
        <w:right w:val="none" w:sz="0" w:space="0" w:color="auto"/>
      </w:divBdr>
    </w:div>
    <w:div w:id="1725635324">
      <w:bodyDiv w:val="1"/>
      <w:marLeft w:val="0"/>
      <w:marRight w:val="0"/>
      <w:marTop w:val="0"/>
      <w:marBottom w:val="0"/>
      <w:divBdr>
        <w:top w:val="none" w:sz="0" w:space="0" w:color="auto"/>
        <w:left w:val="none" w:sz="0" w:space="0" w:color="auto"/>
        <w:bottom w:val="none" w:sz="0" w:space="0" w:color="auto"/>
        <w:right w:val="none" w:sz="0" w:space="0" w:color="auto"/>
      </w:divBdr>
    </w:div>
    <w:div w:id="1726223984">
      <w:bodyDiv w:val="1"/>
      <w:marLeft w:val="0"/>
      <w:marRight w:val="0"/>
      <w:marTop w:val="0"/>
      <w:marBottom w:val="0"/>
      <w:divBdr>
        <w:top w:val="none" w:sz="0" w:space="0" w:color="auto"/>
        <w:left w:val="none" w:sz="0" w:space="0" w:color="auto"/>
        <w:bottom w:val="none" w:sz="0" w:space="0" w:color="auto"/>
        <w:right w:val="none" w:sz="0" w:space="0" w:color="auto"/>
      </w:divBdr>
    </w:div>
    <w:div w:id="1726487482">
      <w:bodyDiv w:val="1"/>
      <w:marLeft w:val="0"/>
      <w:marRight w:val="0"/>
      <w:marTop w:val="0"/>
      <w:marBottom w:val="0"/>
      <w:divBdr>
        <w:top w:val="none" w:sz="0" w:space="0" w:color="auto"/>
        <w:left w:val="none" w:sz="0" w:space="0" w:color="auto"/>
        <w:bottom w:val="none" w:sz="0" w:space="0" w:color="auto"/>
        <w:right w:val="none" w:sz="0" w:space="0" w:color="auto"/>
      </w:divBdr>
    </w:div>
    <w:div w:id="1726905390">
      <w:bodyDiv w:val="1"/>
      <w:marLeft w:val="0"/>
      <w:marRight w:val="0"/>
      <w:marTop w:val="0"/>
      <w:marBottom w:val="0"/>
      <w:divBdr>
        <w:top w:val="none" w:sz="0" w:space="0" w:color="auto"/>
        <w:left w:val="none" w:sz="0" w:space="0" w:color="auto"/>
        <w:bottom w:val="none" w:sz="0" w:space="0" w:color="auto"/>
        <w:right w:val="none" w:sz="0" w:space="0" w:color="auto"/>
      </w:divBdr>
    </w:div>
    <w:div w:id="1727685725">
      <w:bodyDiv w:val="1"/>
      <w:marLeft w:val="0"/>
      <w:marRight w:val="0"/>
      <w:marTop w:val="0"/>
      <w:marBottom w:val="0"/>
      <w:divBdr>
        <w:top w:val="none" w:sz="0" w:space="0" w:color="auto"/>
        <w:left w:val="none" w:sz="0" w:space="0" w:color="auto"/>
        <w:bottom w:val="none" w:sz="0" w:space="0" w:color="auto"/>
        <w:right w:val="none" w:sz="0" w:space="0" w:color="auto"/>
      </w:divBdr>
    </w:div>
    <w:div w:id="1727989257">
      <w:bodyDiv w:val="1"/>
      <w:marLeft w:val="0"/>
      <w:marRight w:val="0"/>
      <w:marTop w:val="0"/>
      <w:marBottom w:val="0"/>
      <w:divBdr>
        <w:top w:val="none" w:sz="0" w:space="0" w:color="auto"/>
        <w:left w:val="none" w:sz="0" w:space="0" w:color="auto"/>
        <w:bottom w:val="none" w:sz="0" w:space="0" w:color="auto"/>
        <w:right w:val="none" w:sz="0" w:space="0" w:color="auto"/>
      </w:divBdr>
    </w:div>
    <w:div w:id="1729765666">
      <w:bodyDiv w:val="1"/>
      <w:marLeft w:val="0"/>
      <w:marRight w:val="0"/>
      <w:marTop w:val="0"/>
      <w:marBottom w:val="0"/>
      <w:divBdr>
        <w:top w:val="none" w:sz="0" w:space="0" w:color="auto"/>
        <w:left w:val="none" w:sz="0" w:space="0" w:color="auto"/>
        <w:bottom w:val="none" w:sz="0" w:space="0" w:color="auto"/>
        <w:right w:val="none" w:sz="0" w:space="0" w:color="auto"/>
      </w:divBdr>
    </w:div>
    <w:div w:id="1729842555">
      <w:bodyDiv w:val="1"/>
      <w:marLeft w:val="0"/>
      <w:marRight w:val="0"/>
      <w:marTop w:val="0"/>
      <w:marBottom w:val="0"/>
      <w:divBdr>
        <w:top w:val="none" w:sz="0" w:space="0" w:color="auto"/>
        <w:left w:val="none" w:sz="0" w:space="0" w:color="auto"/>
        <w:bottom w:val="none" w:sz="0" w:space="0" w:color="auto"/>
        <w:right w:val="none" w:sz="0" w:space="0" w:color="auto"/>
      </w:divBdr>
    </w:div>
    <w:div w:id="1730572929">
      <w:bodyDiv w:val="1"/>
      <w:marLeft w:val="0"/>
      <w:marRight w:val="0"/>
      <w:marTop w:val="0"/>
      <w:marBottom w:val="0"/>
      <w:divBdr>
        <w:top w:val="none" w:sz="0" w:space="0" w:color="auto"/>
        <w:left w:val="none" w:sz="0" w:space="0" w:color="auto"/>
        <w:bottom w:val="none" w:sz="0" w:space="0" w:color="auto"/>
        <w:right w:val="none" w:sz="0" w:space="0" w:color="auto"/>
      </w:divBdr>
    </w:div>
    <w:div w:id="1730836992">
      <w:bodyDiv w:val="1"/>
      <w:marLeft w:val="0"/>
      <w:marRight w:val="0"/>
      <w:marTop w:val="0"/>
      <w:marBottom w:val="0"/>
      <w:divBdr>
        <w:top w:val="none" w:sz="0" w:space="0" w:color="auto"/>
        <w:left w:val="none" w:sz="0" w:space="0" w:color="auto"/>
        <w:bottom w:val="none" w:sz="0" w:space="0" w:color="auto"/>
        <w:right w:val="none" w:sz="0" w:space="0" w:color="auto"/>
      </w:divBdr>
    </w:div>
    <w:div w:id="1730957789">
      <w:bodyDiv w:val="1"/>
      <w:marLeft w:val="0"/>
      <w:marRight w:val="0"/>
      <w:marTop w:val="0"/>
      <w:marBottom w:val="0"/>
      <w:divBdr>
        <w:top w:val="none" w:sz="0" w:space="0" w:color="auto"/>
        <w:left w:val="none" w:sz="0" w:space="0" w:color="auto"/>
        <w:bottom w:val="none" w:sz="0" w:space="0" w:color="auto"/>
        <w:right w:val="none" w:sz="0" w:space="0" w:color="auto"/>
      </w:divBdr>
    </w:div>
    <w:div w:id="1731880077">
      <w:bodyDiv w:val="1"/>
      <w:marLeft w:val="0"/>
      <w:marRight w:val="0"/>
      <w:marTop w:val="0"/>
      <w:marBottom w:val="0"/>
      <w:divBdr>
        <w:top w:val="none" w:sz="0" w:space="0" w:color="auto"/>
        <w:left w:val="none" w:sz="0" w:space="0" w:color="auto"/>
        <w:bottom w:val="none" w:sz="0" w:space="0" w:color="auto"/>
        <w:right w:val="none" w:sz="0" w:space="0" w:color="auto"/>
      </w:divBdr>
    </w:div>
    <w:div w:id="1732461801">
      <w:bodyDiv w:val="1"/>
      <w:marLeft w:val="0"/>
      <w:marRight w:val="0"/>
      <w:marTop w:val="0"/>
      <w:marBottom w:val="0"/>
      <w:divBdr>
        <w:top w:val="none" w:sz="0" w:space="0" w:color="auto"/>
        <w:left w:val="none" w:sz="0" w:space="0" w:color="auto"/>
        <w:bottom w:val="none" w:sz="0" w:space="0" w:color="auto"/>
        <w:right w:val="none" w:sz="0" w:space="0" w:color="auto"/>
      </w:divBdr>
    </w:div>
    <w:div w:id="1732531772">
      <w:bodyDiv w:val="1"/>
      <w:marLeft w:val="0"/>
      <w:marRight w:val="0"/>
      <w:marTop w:val="0"/>
      <w:marBottom w:val="0"/>
      <w:divBdr>
        <w:top w:val="none" w:sz="0" w:space="0" w:color="auto"/>
        <w:left w:val="none" w:sz="0" w:space="0" w:color="auto"/>
        <w:bottom w:val="none" w:sz="0" w:space="0" w:color="auto"/>
        <w:right w:val="none" w:sz="0" w:space="0" w:color="auto"/>
      </w:divBdr>
    </w:div>
    <w:div w:id="1732654052">
      <w:bodyDiv w:val="1"/>
      <w:marLeft w:val="0"/>
      <w:marRight w:val="0"/>
      <w:marTop w:val="0"/>
      <w:marBottom w:val="0"/>
      <w:divBdr>
        <w:top w:val="none" w:sz="0" w:space="0" w:color="auto"/>
        <w:left w:val="none" w:sz="0" w:space="0" w:color="auto"/>
        <w:bottom w:val="none" w:sz="0" w:space="0" w:color="auto"/>
        <w:right w:val="none" w:sz="0" w:space="0" w:color="auto"/>
      </w:divBdr>
    </w:div>
    <w:div w:id="1733692673">
      <w:bodyDiv w:val="1"/>
      <w:marLeft w:val="0"/>
      <w:marRight w:val="0"/>
      <w:marTop w:val="0"/>
      <w:marBottom w:val="0"/>
      <w:divBdr>
        <w:top w:val="none" w:sz="0" w:space="0" w:color="auto"/>
        <w:left w:val="none" w:sz="0" w:space="0" w:color="auto"/>
        <w:bottom w:val="none" w:sz="0" w:space="0" w:color="auto"/>
        <w:right w:val="none" w:sz="0" w:space="0" w:color="auto"/>
      </w:divBdr>
    </w:div>
    <w:div w:id="1735277046">
      <w:bodyDiv w:val="1"/>
      <w:marLeft w:val="0"/>
      <w:marRight w:val="0"/>
      <w:marTop w:val="0"/>
      <w:marBottom w:val="0"/>
      <w:divBdr>
        <w:top w:val="none" w:sz="0" w:space="0" w:color="auto"/>
        <w:left w:val="none" w:sz="0" w:space="0" w:color="auto"/>
        <w:bottom w:val="none" w:sz="0" w:space="0" w:color="auto"/>
        <w:right w:val="none" w:sz="0" w:space="0" w:color="auto"/>
      </w:divBdr>
    </w:div>
    <w:div w:id="1736470984">
      <w:bodyDiv w:val="1"/>
      <w:marLeft w:val="0"/>
      <w:marRight w:val="0"/>
      <w:marTop w:val="0"/>
      <w:marBottom w:val="0"/>
      <w:divBdr>
        <w:top w:val="none" w:sz="0" w:space="0" w:color="auto"/>
        <w:left w:val="none" w:sz="0" w:space="0" w:color="auto"/>
        <w:bottom w:val="none" w:sz="0" w:space="0" w:color="auto"/>
        <w:right w:val="none" w:sz="0" w:space="0" w:color="auto"/>
      </w:divBdr>
    </w:div>
    <w:div w:id="1736859538">
      <w:bodyDiv w:val="1"/>
      <w:marLeft w:val="0"/>
      <w:marRight w:val="0"/>
      <w:marTop w:val="0"/>
      <w:marBottom w:val="0"/>
      <w:divBdr>
        <w:top w:val="none" w:sz="0" w:space="0" w:color="auto"/>
        <w:left w:val="none" w:sz="0" w:space="0" w:color="auto"/>
        <w:bottom w:val="none" w:sz="0" w:space="0" w:color="auto"/>
        <w:right w:val="none" w:sz="0" w:space="0" w:color="auto"/>
      </w:divBdr>
    </w:div>
    <w:div w:id="1737505574">
      <w:bodyDiv w:val="1"/>
      <w:marLeft w:val="0"/>
      <w:marRight w:val="0"/>
      <w:marTop w:val="0"/>
      <w:marBottom w:val="0"/>
      <w:divBdr>
        <w:top w:val="none" w:sz="0" w:space="0" w:color="auto"/>
        <w:left w:val="none" w:sz="0" w:space="0" w:color="auto"/>
        <w:bottom w:val="none" w:sz="0" w:space="0" w:color="auto"/>
        <w:right w:val="none" w:sz="0" w:space="0" w:color="auto"/>
      </w:divBdr>
    </w:div>
    <w:div w:id="1738284853">
      <w:bodyDiv w:val="1"/>
      <w:marLeft w:val="0"/>
      <w:marRight w:val="0"/>
      <w:marTop w:val="0"/>
      <w:marBottom w:val="0"/>
      <w:divBdr>
        <w:top w:val="none" w:sz="0" w:space="0" w:color="auto"/>
        <w:left w:val="none" w:sz="0" w:space="0" w:color="auto"/>
        <w:bottom w:val="none" w:sz="0" w:space="0" w:color="auto"/>
        <w:right w:val="none" w:sz="0" w:space="0" w:color="auto"/>
      </w:divBdr>
    </w:div>
    <w:div w:id="1738631445">
      <w:bodyDiv w:val="1"/>
      <w:marLeft w:val="0"/>
      <w:marRight w:val="0"/>
      <w:marTop w:val="0"/>
      <w:marBottom w:val="0"/>
      <w:divBdr>
        <w:top w:val="none" w:sz="0" w:space="0" w:color="auto"/>
        <w:left w:val="none" w:sz="0" w:space="0" w:color="auto"/>
        <w:bottom w:val="none" w:sz="0" w:space="0" w:color="auto"/>
        <w:right w:val="none" w:sz="0" w:space="0" w:color="auto"/>
      </w:divBdr>
    </w:div>
    <w:div w:id="1739474961">
      <w:bodyDiv w:val="1"/>
      <w:marLeft w:val="0"/>
      <w:marRight w:val="0"/>
      <w:marTop w:val="0"/>
      <w:marBottom w:val="0"/>
      <w:divBdr>
        <w:top w:val="none" w:sz="0" w:space="0" w:color="auto"/>
        <w:left w:val="none" w:sz="0" w:space="0" w:color="auto"/>
        <w:bottom w:val="none" w:sz="0" w:space="0" w:color="auto"/>
        <w:right w:val="none" w:sz="0" w:space="0" w:color="auto"/>
      </w:divBdr>
    </w:div>
    <w:div w:id="1739549771">
      <w:bodyDiv w:val="1"/>
      <w:marLeft w:val="0"/>
      <w:marRight w:val="0"/>
      <w:marTop w:val="0"/>
      <w:marBottom w:val="0"/>
      <w:divBdr>
        <w:top w:val="none" w:sz="0" w:space="0" w:color="auto"/>
        <w:left w:val="none" w:sz="0" w:space="0" w:color="auto"/>
        <w:bottom w:val="none" w:sz="0" w:space="0" w:color="auto"/>
        <w:right w:val="none" w:sz="0" w:space="0" w:color="auto"/>
      </w:divBdr>
    </w:div>
    <w:div w:id="1740208582">
      <w:bodyDiv w:val="1"/>
      <w:marLeft w:val="0"/>
      <w:marRight w:val="0"/>
      <w:marTop w:val="0"/>
      <w:marBottom w:val="0"/>
      <w:divBdr>
        <w:top w:val="none" w:sz="0" w:space="0" w:color="auto"/>
        <w:left w:val="none" w:sz="0" w:space="0" w:color="auto"/>
        <w:bottom w:val="none" w:sz="0" w:space="0" w:color="auto"/>
        <w:right w:val="none" w:sz="0" w:space="0" w:color="auto"/>
      </w:divBdr>
    </w:div>
    <w:div w:id="1740909123">
      <w:bodyDiv w:val="1"/>
      <w:marLeft w:val="0"/>
      <w:marRight w:val="0"/>
      <w:marTop w:val="0"/>
      <w:marBottom w:val="0"/>
      <w:divBdr>
        <w:top w:val="none" w:sz="0" w:space="0" w:color="auto"/>
        <w:left w:val="none" w:sz="0" w:space="0" w:color="auto"/>
        <w:bottom w:val="none" w:sz="0" w:space="0" w:color="auto"/>
        <w:right w:val="none" w:sz="0" w:space="0" w:color="auto"/>
      </w:divBdr>
    </w:div>
    <w:div w:id="1741437350">
      <w:bodyDiv w:val="1"/>
      <w:marLeft w:val="0"/>
      <w:marRight w:val="0"/>
      <w:marTop w:val="0"/>
      <w:marBottom w:val="0"/>
      <w:divBdr>
        <w:top w:val="none" w:sz="0" w:space="0" w:color="auto"/>
        <w:left w:val="none" w:sz="0" w:space="0" w:color="auto"/>
        <w:bottom w:val="none" w:sz="0" w:space="0" w:color="auto"/>
        <w:right w:val="none" w:sz="0" w:space="0" w:color="auto"/>
      </w:divBdr>
    </w:div>
    <w:div w:id="1742604933">
      <w:bodyDiv w:val="1"/>
      <w:marLeft w:val="0"/>
      <w:marRight w:val="0"/>
      <w:marTop w:val="0"/>
      <w:marBottom w:val="0"/>
      <w:divBdr>
        <w:top w:val="none" w:sz="0" w:space="0" w:color="auto"/>
        <w:left w:val="none" w:sz="0" w:space="0" w:color="auto"/>
        <w:bottom w:val="none" w:sz="0" w:space="0" w:color="auto"/>
        <w:right w:val="none" w:sz="0" w:space="0" w:color="auto"/>
      </w:divBdr>
    </w:div>
    <w:div w:id="1742675812">
      <w:bodyDiv w:val="1"/>
      <w:marLeft w:val="0"/>
      <w:marRight w:val="0"/>
      <w:marTop w:val="0"/>
      <w:marBottom w:val="0"/>
      <w:divBdr>
        <w:top w:val="none" w:sz="0" w:space="0" w:color="auto"/>
        <w:left w:val="none" w:sz="0" w:space="0" w:color="auto"/>
        <w:bottom w:val="none" w:sz="0" w:space="0" w:color="auto"/>
        <w:right w:val="none" w:sz="0" w:space="0" w:color="auto"/>
      </w:divBdr>
    </w:div>
    <w:div w:id="1745109317">
      <w:bodyDiv w:val="1"/>
      <w:marLeft w:val="0"/>
      <w:marRight w:val="0"/>
      <w:marTop w:val="0"/>
      <w:marBottom w:val="0"/>
      <w:divBdr>
        <w:top w:val="none" w:sz="0" w:space="0" w:color="auto"/>
        <w:left w:val="none" w:sz="0" w:space="0" w:color="auto"/>
        <w:bottom w:val="none" w:sz="0" w:space="0" w:color="auto"/>
        <w:right w:val="none" w:sz="0" w:space="0" w:color="auto"/>
      </w:divBdr>
    </w:div>
    <w:div w:id="1745178019">
      <w:bodyDiv w:val="1"/>
      <w:marLeft w:val="0"/>
      <w:marRight w:val="0"/>
      <w:marTop w:val="0"/>
      <w:marBottom w:val="0"/>
      <w:divBdr>
        <w:top w:val="none" w:sz="0" w:space="0" w:color="auto"/>
        <w:left w:val="none" w:sz="0" w:space="0" w:color="auto"/>
        <w:bottom w:val="none" w:sz="0" w:space="0" w:color="auto"/>
        <w:right w:val="none" w:sz="0" w:space="0" w:color="auto"/>
      </w:divBdr>
    </w:div>
    <w:div w:id="1745295805">
      <w:bodyDiv w:val="1"/>
      <w:marLeft w:val="0"/>
      <w:marRight w:val="0"/>
      <w:marTop w:val="0"/>
      <w:marBottom w:val="0"/>
      <w:divBdr>
        <w:top w:val="none" w:sz="0" w:space="0" w:color="auto"/>
        <w:left w:val="none" w:sz="0" w:space="0" w:color="auto"/>
        <w:bottom w:val="none" w:sz="0" w:space="0" w:color="auto"/>
        <w:right w:val="none" w:sz="0" w:space="0" w:color="auto"/>
      </w:divBdr>
    </w:div>
    <w:div w:id="1746535672">
      <w:bodyDiv w:val="1"/>
      <w:marLeft w:val="0"/>
      <w:marRight w:val="0"/>
      <w:marTop w:val="0"/>
      <w:marBottom w:val="0"/>
      <w:divBdr>
        <w:top w:val="none" w:sz="0" w:space="0" w:color="auto"/>
        <w:left w:val="none" w:sz="0" w:space="0" w:color="auto"/>
        <w:bottom w:val="none" w:sz="0" w:space="0" w:color="auto"/>
        <w:right w:val="none" w:sz="0" w:space="0" w:color="auto"/>
      </w:divBdr>
    </w:div>
    <w:div w:id="1746953674">
      <w:bodyDiv w:val="1"/>
      <w:marLeft w:val="0"/>
      <w:marRight w:val="0"/>
      <w:marTop w:val="0"/>
      <w:marBottom w:val="0"/>
      <w:divBdr>
        <w:top w:val="none" w:sz="0" w:space="0" w:color="auto"/>
        <w:left w:val="none" w:sz="0" w:space="0" w:color="auto"/>
        <w:bottom w:val="none" w:sz="0" w:space="0" w:color="auto"/>
        <w:right w:val="none" w:sz="0" w:space="0" w:color="auto"/>
      </w:divBdr>
    </w:div>
    <w:div w:id="1747678368">
      <w:bodyDiv w:val="1"/>
      <w:marLeft w:val="0"/>
      <w:marRight w:val="0"/>
      <w:marTop w:val="0"/>
      <w:marBottom w:val="0"/>
      <w:divBdr>
        <w:top w:val="none" w:sz="0" w:space="0" w:color="auto"/>
        <w:left w:val="none" w:sz="0" w:space="0" w:color="auto"/>
        <w:bottom w:val="none" w:sz="0" w:space="0" w:color="auto"/>
        <w:right w:val="none" w:sz="0" w:space="0" w:color="auto"/>
      </w:divBdr>
    </w:div>
    <w:div w:id="1747799320">
      <w:bodyDiv w:val="1"/>
      <w:marLeft w:val="0"/>
      <w:marRight w:val="0"/>
      <w:marTop w:val="0"/>
      <w:marBottom w:val="0"/>
      <w:divBdr>
        <w:top w:val="none" w:sz="0" w:space="0" w:color="auto"/>
        <w:left w:val="none" w:sz="0" w:space="0" w:color="auto"/>
        <w:bottom w:val="none" w:sz="0" w:space="0" w:color="auto"/>
        <w:right w:val="none" w:sz="0" w:space="0" w:color="auto"/>
      </w:divBdr>
    </w:div>
    <w:div w:id="1748117110">
      <w:bodyDiv w:val="1"/>
      <w:marLeft w:val="0"/>
      <w:marRight w:val="0"/>
      <w:marTop w:val="0"/>
      <w:marBottom w:val="0"/>
      <w:divBdr>
        <w:top w:val="none" w:sz="0" w:space="0" w:color="auto"/>
        <w:left w:val="none" w:sz="0" w:space="0" w:color="auto"/>
        <w:bottom w:val="none" w:sz="0" w:space="0" w:color="auto"/>
        <w:right w:val="none" w:sz="0" w:space="0" w:color="auto"/>
      </w:divBdr>
    </w:div>
    <w:div w:id="1748377855">
      <w:bodyDiv w:val="1"/>
      <w:marLeft w:val="0"/>
      <w:marRight w:val="0"/>
      <w:marTop w:val="0"/>
      <w:marBottom w:val="0"/>
      <w:divBdr>
        <w:top w:val="none" w:sz="0" w:space="0" w:color="auto"/>
        <w:left w:val="none" w:sz="0" w:space="0" w:color="auto"/>
        <w:bottom w:val="none" w:sz="0" w:space="0" w:color="auto"/>
        <w:right w:val="none" w:sz="0" w:space="0" w:color="auto"/>
      </w:divBdr>
    </w:div>
    <w:div w:id="1750886108">
      <w:bodyDiv w:val="1"/>
      <w:marLeft w:val="0"/>
      <w:marRight w:val="0"/>
      <w:marTop w:val="0"/>
      <w:marBottom w:val="0"/>
      <w:divBdr>
        <w:top w:val="none" w:sz="0" w:space="0" w:color="auto"/>
        <w:left w:val="none" w:sz="0" w:space="0" w:color="auto"/>
        <w:bottom w:val="none" w:sz="0" w:space="0" w:color="auto"/>
        <w:right w:val="none" w:sz="0" w:space="0" w:color="auto"/>
      </w:divBdr>
    </w:div>
    <w:div w:id="1752897329">
      <w:bodyDiv w:val="1"/>
      <w:marLeft w:val="0"/>
      <w:marRight w:val="0"/>
      <w:marTop w:val="0"/>
      <w:marBottom w:val="0"/>
      <w:divBdr>
        <w:top w:val="none" w:sz="0" w:space="0" w:color="auto"/>
        <w:left w:val="none" w:sz="0" w:space="0" w:color="auto"/>
        <w:bottom w:val="none" w:sz="0" w:space="0" w:color="auto"/>
        <w:right w:val="none" w:sz="0" w:space="0" w:color="auto"/>
      </w:divBdr>
    </w:div>
    <w:div w:id="1753314538">
      <w:bodyDiv w:val="1"/>
      <w:marLeft w:val="0"/>
      <w:marRight w:val="0"/>
      <w:marTop w:val="0"/>
      <w:marBottom w:val="0"/>
      <w:divBdr>
        <w:top w:val="none" w:sz="0" w:space="0" w:color="auto"/>
        <w:left w:val="none" w:sz="0" w:space="0" w:color="auto"/>
        <w:bottom w:val="none" w:sz="0" w:space="0" w:color="auto"/>
        <w:right w:val="none" w:sz="0" w:space="0" w:color="auto"/>
      </w:divBdr>
    </w:div>
    <w:div w:id="1754623637">
      <w:bodyDiv w:val="1"/>
      <w:marLeft w:val="0"/>
      <w:marRight w:val="0"/>
      <w:marTop w:val="0"/>
      <w:marBottom w:val="0"/>
      <w:divBdr>
        <w:top w:val="none" w:sz="0" w:space="0" w:color="auto"/>
        <w:left w:val="none" w:sz="0" w:space="0" w:color="auto"/>
        <w:bottom w:val="none" w:sz="0" w:space="0" w:color="auto"/>
        <w:right w:val="none" w:sz="0" w:space="0" w:color="auto"/>
      </w:divBdr>
    </w:div>
    <w:div w:id="1754737854">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55206859">
      <w:bodyDiv w:val="1"/>
      <w:marLeft w:val="0"/>
      <w:marRight w:val="0"/>
      <w:marTop w:val="0"/>
      <w:marBottom w:val="0"/>
      <w:divBdr>
        <w:top w:val="none" w:sz="0" w:space="0" w:color="auto"/>
        <w:left w:val="none" w:sz="0" w:space="0" w:color="auto"/>
        <w:bottom w:val="none" w:sz="0" w:space="0" w:color="auto"/>
        <w:right w:val="none" w:sz="0" w:space="0" w:color="auto"/>
      </w:divBdr>
    </w:div>
    <w:div w:id="1755325076">
      <w:bodyDiv w:val="1"/>
      <w:marLeft w:val="0"/>
      <w:marRight w:val="0"/>
      <w:marTop w:val="0"/>
      <w:marBottom w:val="0"/>
      <w:divBdr>
        <w:top w:val="none" w:sz="0" w:space="0" w:color="auto"/>
        <w:left w:val="none" w:sz="0" w:space="0" w:color="auto"/>
        <w:bottom w:val="none" w:sz="0" w:space="0" w:color="auto"/>
        <w:right w:val="none" w:sz="0" w:space="0" w:color="auto"/>
      </w:divBdr>
    </w:div>
    <w:div w:id="1756047991">
      <w:bodyDiv w:val="1"/>
      <w:marLeft w:val="0"/>
      <w:marRight w:val="0"/>
      <w:marTop w:val="0"/>
      <w:marBottom w:val="0"/>
      <w:divBdr>
        <w:top w:val="none" w:sz="0" w:space="0" w:color="auto"/>
        <w:left w:val="none" w:sz="0" w:space="0" w:color="auto"/>
        <w:bottom w:val="none" w:sz="0" w:space="0" w:color="auto"/>
        <w:right w:val="none" w:sz="0" w:space="0" w:color="auto"/>
      </w:divBdr>
    </w:div>
    <w:div w:id="1757021179">
      <w:bodyDiv w:val="1"/>
      <w:marLeft w:val="0"/>
      <w:marRight w:val="0"/>
      <w:marTop w:val="0"/>
      <w:marBottom w:val="0"/>
      <w:divBdr>
        <w:top w:val="none" w:sz="0" w:space="0" w:color="auto"/>
        <w:left w:val="none" w:sz="0" w:space="0" w:color="auto"/>
        <w:bottom w:val="none" w:sz="0" w:space="0" w:color="auto"/>
        <w:right w:val="none" w:sz="0" w:space="0" w:color="auto"/>
      </w:divBdr>
    </w:div>
    <w:div w:id="1757163795">
      <w:bodyDiv w:val="1"/>
      <w:marLeft w:val="0"/>
      <w:marRight w:val="0"/>
      <w:marTop w:val="0"/>
      <w:marBottom w:val="0"/>
      <w:divBdr>
        <w:top w:val="none" w:sz="0" w:space="0" w:color="auto"/>
        <w:left w:val="none" w:sz="0" w:space="0" w:color="auto"/>
        <w:bottom w:val="none" w:sz="0" w:space="0" w:color="auto"/>
        <w:right w:val="none" w:sz="0" w:space="0" w:color="auto"/>
      </w:divBdr>
    </w:div>
    <w:div w:id="1759400073">
      <w:bodyDiv w:val="1"/>
      <w:marLeft w:val="0"/>
      <w:marRight w:val="0"/>
      <w:marTop w:val="0"/>
      <w:marBottom w:val="0"/>
      <w:divBdr>
        <w:top w:val="none" w:sz="0" w:space="0" w:color="auto"/>
        <w:left w:val="none" w:sz="0" w:space="0" w:color="auto"/>
        <w:bottom w:val="none" w:sz="0" w:space="0" w:color="auto"/>
        <w:right w:val="none" w:sz="0" w:space="0" w:color="auto"/>
      </w:divBdr>
    </w:div>
    <w:div w:id="1760715149">
      <w:bodyDiv w:val="1"/>
      <w:marLeft w:val="0"/>
      <w:marRight w:val="0"/>
      <w:marTop w:val="0"/>
      <w:marBottom w:val="0"/>
      <w:divBdr>
        <w:top w:val="none" w:sz="0" w:space="0" w:color="auto"/>
        <w:left w:val="none" w:sz="0" w:space="0" w:color="auto"/>
        <w:bottom w:val="none" w:sz="0" w:space="0" w:color="auto"/>
        <w:right w:val="none" w:sz="0" w:space="0" w:color="auto"/>
      </w:divBdr>
    </w:div>
    <w:div w:id="1761297340">
      <w:bodyDiv w:val="1"/>
      <w:marLeft w:val="0"/>
      <w:marRight w:val="0"/>
      <w:marTop w:val="0"/>
      <w:marBottom w:val="0"/>
      <w:divBdr>
        <w:top w:val="none" w:sz="0" w:space="0" w:color="auto"/>
        <w:left w:val="none" w:sz="0" w:space="0" w:color="auto"/>
        <w:bottom w:val="none" w:sz="0" w:space="0" w:color="auto"/>
        <w:right w:val="none" w:sz="0" w:space="0" w:color="auto"/>
      </w:divBdr>
    </w:div>
    <w:div w:id="1761371402">
      <w:bodyDiv w:val="1"/>
      <w:marLeft w:val="0"/>
      <w:marRight w:val="0"/>
      <w:marTop w:val="0"/>
      <w:marBottom w:val="0"/>
      <w:divBdr>
        <w:top w:val="none" w:sz="0" w:space="0" w:color="auto"/>
        <w:left w:val="none" w:sz="0" w:space="0" w:color="auto"/>
        <w:bottom w:val="none" w:sz="0" w:space="0" w:color="auto"/>
        <w:right w:val="none" w:sz="0" w:space="0" w:color="auto"/>
      </w:divBdr>
    </w:div>
    <w:div w:id="1761835228">
      <w:bodyDiv w:val="1"/>
      <w:marLeft w:val="0"/>
      <w:marRight w:val="0"/>
      <w:marTop w:val="0"/>
      <w:marBottom w:val="0"/>
      <w:divBdr>
        <w:top w:val="none" w:sz="0" w:space="0" w:color="auto"/>
        <w:left w:val="none" w:sz="0" w:space="0" w:color="auto"/>
        <w:bottom w:val="none" w:sz="0" w:space="0" w:color="auto"/>
        <w:right w:val="none" w:sz="0" w:space="0" w:color="auto"/>
      </w:divBdr>
    </w:div>
    <w:div w:id="1762869149">
      <w:bodyDiv w:val="1"/>
      <w:marLeft w:val="0"/>
      <w:marRight w:val="0"/>
      <w:marTop w:val="0"/>
      <w:marBottom w:val="0"/>
      <w:divBdr>
        <w:top w:val="none" w:sz="0" w:space="0" w:color="auto"/>
        <w:left w:val="none" w:sz="0" w:space="0" w:color="auto"/>
        <w:bottom w:val="none" w:sz="0" w:space="0" w:color="auto"/>
        <w:right w:val="none" w:sz="0" w:space="0" w:color="auto"/>
      </w:divBdr>
    </w:div>
    <w:div w:id="1763263331">
      <w:bodyDiv w:val="1"/>
      <w:marLeft w:val="0"/>
      <w:marRight w:val="0"/>
      <w:marTop w:val="0"/>
      <w:marBottom w:val="0"/>
      <w:divBdr>
        <w:top w:val="none" w:sz="0" w:space="0" w:color="auto"/>
        <w:left w:val="none" w:sz="0" w:space="0" w:color="auto"/>
        <w:bottom w:val="none" w:sz="0" w:space="0" w:color="auto"/>
        <w:right w:val="none" w:sz="0" w:space="0" w:color="auto"/>
      </w:divBdr>
    </w:div>
    <w:div w:id="1764447188">
      <w:bodyDiv w:val="1"/>
      <w:marLeft w:val="0"/>
      <w:marRight w:val="0"/>
      <w:marTop w:val="0"/>
      <w:marBottom w:val="0"/>
      <w:divBdr>
        <w:top w:val="none" w:sz="0" w:space="0" w:color="auto"/>
        <w:left w:val="none" w:sz="0" w:space="0" w:color="auto"/>
        <w:bottom w:val="none" w:sz="0" w:space="0" w:color="auto"/>
        <w:right w:val="none" w:sz="0" w:space="0" w:color="auto"/>
      </w:divBdr>
    </w:div>
    <w:div w:id="1764496973">
      <w:bodyDiv w:val="1"/>
      <w:marLeft w:val="0"/>
      <w:marRight w:val="0"/>
      <w:marTop w:val="0"/>
      <w:marBottom w:val="0"/>
      <w:divBdr>
        <w:top w:val="none" w:sz="0" w:space="0" w:color="auto"/>
        <w:left w:val="none" w:sz="0" w:space="0" w:color="auto"/>
        <w:bottom w:val="none" w:sz="0" w:space="0" w:color="auto"/>
        <w:right w:val="none" w:sz="0" w:space="0" w:color="auto"/>
      </w:divBdr>
    </w:div>
    <w:div w:id="1764955155">
      <w:bodyDiv w:val="1"/>
      <w:marLeft w:val="0"/>
      <w:marRight w:val="0"/>
      <w:marTop w:val="0"/>
      <w:marBottom w:val="0"/>
      <w:divBdr>
        <w:top w:val="none" w:sz="0" w:space="0" w:color="auto"/>
        <w:left w:val="none" w:sz="0" w:space="0" w:color="auto"/>
        <w:bottom w:val="none" w:sz="0" w:space="0" w:color="auto"/>
        <w:right w:val="none" w:sz="0" w:space="0" w:color="auto"/>
      </w:divBdr>
    </w:div>
    <w:div w:id="1765028180">
      <w:bodyDiv w:val="1"/>
      <w:marLeft w:val="0"/>
      <w:marRight w:val="0"/>
      <w:marTop w:val="0"/>
      <w:marBottom w:val="0"/>
      <w:divBdr>
        <w:top w:val="none" w:sz="0" w:space="0" w:color="auto"/>
        <w:left w:val="none" w:sz="0" w:space="0" w:color="auto"/>
        <w:bottom w:val="none" w:sz="0" w:space="0" w:color="auto"/>
        <w:right w:val="none" w:sz="0" w:space="0" w:color="auto"/>
      </w:divBdr>
    </w:div>
    <w:div w:id="1765420790">
      <w:bodyDiv w:val="1"/>
      <w:marLeft w:val="0"/>
      <w:marRight w:val="0"/>
      <w:marTop w:val="0"/>
      <w:marBottom w:val="0"/>
      <w:divBdr>
        <w:top w:val="none" w:sz="0" w:space="0" w:color="auto"/>
        <w:left w:val="none" w:sz="0" w:space="0" w:color="auto"/>
        <w:bottom w:val="none" w:sz="0" w:space="0" w:color="auto"/>
        <w:right w:val="none" w:sz="0" w:space="0" w:color="auto"/>
      </w:divBdr>
    </w:div>
    <w:div w:id="1765494890">
      <w:bodyDiv w:val="1"/>
      <w:marLeft w:val="0"/>
      <w:marRight w:val="0"/>
      <w:marTop w:val="0"/>
      <w:marBottom w:val="0"/>
      <w:divBdr>
        <w:top w:val="none" w:sz="0" w:space="0" w:color="auto"/>
        <w:left w:val="none" w:sz="0" w:space="0" w:color="auto"/>
        <w:bottom w:val="none" w:sz="0" w:space="0" w:color="auto"/>
        <w:right w:val="none" w:sz="0" w:space="0" w:color="auto"/>
      </w:divBdr>
    </w:div>
    <w:div w:id="1765684418">
      <w:bodyDiv w:val="1"/>
      <w:marLeft w:val="0"/>
      <w:marRight w:val="0"/>
      <w:marTop w:val="0"/>
      <w:marBottom w:val="0"/>
      <w:divBdr>
        <w:top w:val="none" w:sz="0" w:space="0" w:color="auto"/>
        <w:left w:val="none" w:sz="0" w:space="0" w:color="auto"/>
        <w:bottom w:val="none" w:sz="0" w:space="0" w:color="auto"/>
        <w:right w:val="none" w:sz="0" w:space="0" w:color="auto"/>
      </w:divBdr>
    </w:div>
    <w:div w:id="1766420365">
      <w:bodyDiv w:val="1"/>
      <w:marLeft w:val="0"/>
      <w:marRight w:val="0"/>
      <w:marTop w:val="0"/>
      <w:marBottom w:val="0"/>
      <w:divBdr>
        <w:top w:val="none" w:sz="0" w:space="0" w:color="auto"/>
        <w:left w:val="none" w:sz="0" w:space="0" w:color="auto"/>
        <w:bottom w:val="none" w:sz="0" w:space="0" w:color="auto"/>
        <w:right w:val="none" w:sz="0" w:space="0" w:color="auto"/>
      </w:divBdr>
    </w:div>
    <w:div w:id="1767579849">
      <w:bodyDiv w:val="1"/>
      <w:marLeft w:val="0"/>
      <w:marRight w:val="0"/>
      <w:marTop w:val="0"/>
      <w:marBottom w:val="0"/>
      <w:divBdr>
        <w:top w:val="none" w:sz="0" w:space="0" w:color="auto"/>
        <w:left w:val="none" w:sz="0" w:space="0" w:color="auto"/>
        <w:bottom w:val="none" w:sz="0" w:space="0" w:color="auto"/>
        <w:right w:val="none" w:sz="0" w:space="0" w:color="auto"/>
      </w:divBdr>
    </w:div>
    <w:div w:id="1767730162">
      <w:bodyDiv w:val="1"/>
      <w:marLeft w:val="0"/>
      <w:marRight w:val="0"/>
      <w:marTop w:val="0"/>
      <w:marBottom w:val="0"/>
      <w:divBdr>
        <w:top w:val="none" w:sz="0" w:space="0" w:color="auto"/>
        <w:left w:val="none" w:sz="0" w:space="0" w:color="auto"/>
        <w:bottom w:val="none" w:sz="0" w:space="0" w:color="auto"/>
        <w:right w:val="none" w:sz="0" w:space="0" w:color="auto"/>
      </w:divBdr>
    </w:div>
    <w:div w:id="1769891437">
      <w:bodyDiv w:val="1"/>
      <w:marLeft w:val="0"/>
      <w:marRight w:val="0"/>
      <w:marTop w:val="0"/>
      <w:marBottom w:val="0"/>
      <w:divBdr>
        <w:top w:val="none" w:sz="0" w:space="0" w:color="auto"/>
        <w:left w:val="none" w:sz="0" w:space="0" w:color="auto"/>
        <w:bottom w:val="none" w:sz="0" w:space="0" w:color="auto"/>
        <w:right w:val="none" w:sz="0" w:space="0" w:color="auto"/>
      </w:divBdr>
    </w:div>
    <w:div w:id="1770616399">
      <w:bodyDiv w:val="1"/>
      <w:marLeft w:val="0"/>
      <w:marRight w:val="0"/>
      <w:marTop w:val="0"/>
      <w:marBottom w:val="0"/>
      <w:divBdr>
        <w:top w:val="none" w:sz="0" w:space="0" w:color="auto"/>
        <w:left w:val="none" w:sz="0" w:space="0" w:color="auto"/>
        <w:bottom w:val="none" w:sz="0" w:space="0" w:color="auto"/>
        <w:right w:val="none" w:sz="0" w:space="0" w:color="auto"/>
      </w:divBdr>
    </w:div>
    <w:div w:id="1770854842">
      <w:bodyDiv w:val="1"/>
      <w:marLeft w:val="0"/>
      <w:marRight w:val="0"/>
      <w:marTop w:val="0"/>
      <w:marBottom w:val="0"/>
      <w:divBdr>
        <w:top w:val="none" w:sz="0" w:space="0" w:color="auto"/>
        <w:left w:val="none" w:sz="0" w:space="0" w:color="auto"/>
        <w:bottom w:val="none" w:sz="0" w:space="0" w:color="auto"/>
        <w:right w:val="none" w:sz="0" w:space="0" w:color="auto"/>
      </w:divBdr>
    </w:div>
    <w:div w:id="1771122201">
      <w:bodyDiv w:val="1"/>
      <w:marLeft w:val="0"/>
      <w:marRight w:val="0"/>
      <w:marTop w:val="0"/>
      <w:marBottom w:val="0"/>
      <w:divBdr>
        <w:top w:val="none" w:sz="0" w:space="0" w:color="auto"/>
        <w:left w:val="none" w:sz="0" w:space="0" w:color="auto"/>
        <w:bottom w:val="none" w:sz="0" w:space="0" w:color="auto"/>
        <w:right w:val="none" w:sz="0" w:space="0" w:color="auto"/>
      </w:divBdr>
    </w:div>
    <w:div w:id="1771924095">
      <w:bodyDiv w:val="1"/>
      <w:marLeft w:val="0"/>
      <w:marRight w:val="0"/>
      <w:marTop w:val="0"/>
      <w:marBottom w:val="0"/>
      <w:divBdr>
        <w:top w:val="none" w:sz="0" w:space="0" w:color="auto"/>
        <w:left w:val="none" w:sz="0" w:space="0" w:color="auto"/>
        <w:bottom w:val="none" w:sz="0" w:space="0" w:color="auto"/>
        <w:right w:val="none" w:sz="0" w:space="0" w:color="auto"/>
      </w:divBdr>
    </w:div>
    <w:div w:id="1772125956">
      <w:bodyDiv w:val="1"/>
      <w:marLeft w:val="0"/>
      <w:marRight w:val="0"/>
      <w:marTop w:val="0"/>
      <w:marBottom w:val="0"/>
      <w:divBdr>
        <w:top w:val="none" w:sz="0" w:space="0" w:color="auto"/>
        <w:left w:val="none" w:sz="0" w:space="0" w:color="auto"/>
        <w:bottom w:val="none" w:sz="0" w:space="0" w:color="auto"/>
        <w:right w:val="none" w:sz="0" w:space="0" w:color="auto"/>
      </w:divBdr>
    </w:div>
    <w:div w:id="1772310675">
      <w:bodyDiv w:val="1"/>
      <w:marLeft w:val="0"/>
      <w:marRight w:val="0"/>
      <w:marTop w:val="0"/>
      <w:marBottom w:val="0"/>
      <w:divBdr>
        <w:top w:val="none" w:sz="0" w:space="0" w:color="auto"/>
        <w:left w:val="none" w:sz="0" w:space="0" w:color="auto"/>
        <w:bottom w:val="none" w:sz="0" w:space="0" w:color="auto"/>
        <w:right w:val="none" w:sz="0" w:space="0" w:color="auto"/>
      </w:divBdr>
    </w:div>
    <w:div w:id="1772622195">
      <w:bodyDiv w:val="1"/>
      <w:marLeft w:val="0"/>
      <w:marRight w:val="0"/>
      <w:marTop w:val="0"/>
      <w:marBottom w:val="0"/>
      <w:divBdr>
        <w:top w:val="none" w:sz="0" w:space="0" w:color="auto"/>
        <w:left w:val="none" w:sz="0" w:space="0" w:color="auto"/>
        <w:bottom w:val="none" w:sz="0" w:space="0" w:color="auto"/>
        <w:right w:val="none" w:sz="0" w:space="0" w:color="auto"/>
      </w:divBdr>
    </w:div>
    <w:div w:id="1772779341">
      <w:bodyDiv w:val="1"/>
      <w:marLeft w:val="0"/>
      <w:marRight w:val="0"/>
      <w:marTop w:val="0"/>
      <w:marBottom w:val="0"/>
      <w:divBdr>
        <w:top w:val="none" w:sz="0" w:space="0" w:color="auto"/>
        <w:left w:val="none" w:sz="0" w:space="0" w:color="auto"/>
        <w:bottom w:val="none" w:sz="0" w:space="0" w:color="auto"/>
        <w:right w:val="none" w:sz="0" w:space="0" w:color="auto"/>
      </w:divBdr>
    </w:div>
    <w:div w:id="1773282125">
      <w:bodyDiv w:val="1"/>
      <w:marLeft w:val="0"/>
      <w:marRight w:val="0"/>
      <w:marTop w:val="0"/>
      <w:marBottom w:val="0"/>
      <w:divBdr>
        <w:top w:val="none" w:sz="0" w:space="0" w:color="auto"/>
        <w:left w:val="none" w:sz="0" w:space="0" w:color="auto"/>
        <w:bottom w:val="none" w:sz="0" w:space="0" w:color="auto"/>
        <w:right w:val="none" w:sz="0" w:space="0" w:color="auto"/>
      </w:divBdr>
    </w:div>
    <w:div w:id="1773470002">
      <w:bodyDiv w:val="1"/>
      <w:marLeft w:val="0"/>
      <w:marRight w:val="0"/>
      <w:marTop w:val="0"/>
      <w:marBottom w:val="0"/>
      <w:divBdr>
        <w:top w:val="none" w:sz="0" w:space="0" w:color="auto"/>
        <w:left w:val="none" w:sz="0" w:space="0" w:color="auto"/>
        <w:bottom w:val="none" w:sz="0" w:space="0" w:color="auto"/>
        <w:right w:val="none" w:sz="0" w:space="0" w:color="auto"/>
      </w:divBdr>
    </w:div>
    <w:div w:id="1774322322">
      <w:bodyDiv w:val="1"/>
      <w:marLeft w:val="0"/>
      <w:marRight w:val="0"/>
      <w:marTop w:val="0"/>
      <w:marBottom w:val="0"/>
      <w:divBdr>
        <w:top w:val="none" w:sz="0" w:space="0" w:color="auto"/>
        <w:left w:val="none" w:sz="0" w:space="0" w:color="auto"/>
        <w:bottom w:val="none" w:sz="0" w:space="0" w:color="auto"/>
        <w:right w:val="none" w:sz="0" w:space="0" w:color="auto"/>
      </w:divBdr>
    </w:div>
    <w:div w:id="1774785386">
      <w:bodyDiv w:val="1"/>
      <w:marLeft w:val="0"/>
      <w:marRight w:val="0"/>
      <w:marTop w:val="0"/>
      <w:marBottom w:val="0"/>
      <w:divBdr>
        <w:top w:val="none" w:sz="0" w:space="0" w:color="auto"/>
        <w:left w:val="none" w:sz="0" w:space="0" w:color="auto"/>
        <w:bottom w:val="none" w:sz="0" w:space="0" w:color="auto"/>
        <w:right w:val="none" w:sz="0" w:space="0" w:color="auto"/>
      </w:divBdr>
    </w:div>
    <w:div w:id="1775174898">
      <w:bodyDiv w:val="1"/>
      <w:marLeft w:val="0"/>
      <w:marRight w:val="0"/>
      <w:marTop w:val="0"/>
      <w:marBottom w:val="0"/>
      <w:divBdr>
        <w:top w:val="none" w:sz="0" w:space="0" w:color="auto"/>
        <w:left w:val="none" w:sz="0" w:space="0" w:color="auto"/>
        <w:bottom w:val="none" w:sz="0" w:space="0" w:color="auto"/>
        <w:right w:val="none" w:sz="0" w:space="0" w:color="auto"/>
      </w:divBdr>
    </w:div>
    <w:div w:id="1775594920">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76171846">
      <w:bodyDiv w:val="1"/>
      <w:marLeft w:val="0"/>
      <w:marRight w:val="0"/>
      <w:marTop w:val="0"/>
      <w:marBottom w:val="0"/>
      <w:divBdr>
        <w:top w:val="none" w:sz="0" w:space="0" w:color="auto"/>
        <w:left w:val="none" w:sz="0" w:space="0" w:color="auto"/>
        <w:bottom w:val="none" w:sz="0" w:space="0" w:color="auto"/>
        <w:right w:val="none" w:sz="0" w:space="0" w:color="auto"/>
      </w:divBdr>
    </w:div>
    <w:div w:id="1776712864">
      <w:bodyDiv w:val="1"/>
      <w:marLeft w:val="0"/>
      <w:marRight w:val="0"/>
      <w:marTop w:val="0"/>
      <w:marBottom w:val="0"/>
      <w:divBdr>
        <w:top w:val="none" w:sz="0" w:space="0" w:color="auto"/>
        <w:left w:val="none" w:sz="0" w:space="0" w:color="auto"/>
        <w:bottom w:val="none" w:sz="0" w:space="0" w:color="auto"/>
        <w:right w:val="none" w:sz="0" w:space="0" w:color="auto"/>
      </w:divBdr>
    </w:div>
    <w:div w:id="1778595799">
      <w:bodyDiv w:val="1"/>
      <w:marLeft w:val="0"/>
      <w:marRight w:val="0"/>
      <w:marTop w:val="0"/>
      <w:marBottom w:val="0"/>
      <w:divBdr>
        <w:top w:val="none" w:sz="0" w:space="0" w:color="auto"/>
        <w:left w:val="none" w:sz="0" w:space="0" w:color="auto"/>
        <w:bottom w:val="none" w:sz="0" w:space="0" w:color="auto"/>
        <w:right w:val="none" w:sz="0" w:space="0" w:color="auto"/>
      </w:divBdr>
    </w:div>
    <w:div w:id="1778794301">
      <w:bodyDiv w:val="1"/>
      <w:marLeft w:val="0"/>
      <w:marRight w:val="0"/>
      <w:marTop w:val="0"/>
      <w:marBottom w:val="0"/>
      <w:divBdr>
        <w:top w:val="none" w:sz="0" w:space="0" w:color="auto"/>
        <w:left w:val="none" w:sz="0" w:space="0" w:color="auto"/>
        <w:bottom w:val="none" w:sz="0" w:space="0" w:color="auto"/>
        <w:right w:val="none" w:sz="0" w:space="0" w:color="auto"/>
      </w:divBdr>
    </w:div>
    <w:div w:id="1779065386">
      <w:bodyDiv w:val="1"/>
      <w:marLeft w:val="0"/>
      <w:marRight w:val="0"/>
      <w:marTop w:val="0"/>
      <w:marBottom w:val="0"/>
      <w:divBdr>
        <w:top w:val="none" w:sz="0" w:space="0" w:color="auto"/>
        <w:left w:val="none" w:sz="0" w:space="0" w:color="auto"/>
        <w:bottom w:val="none" w:sz="0" w:space="0" w:color="auto"/>
        <w:right w:val="none" w:sz="0" w:space="0" w:color="auto"/>
      </w:divBdr>
    </w:div>
    <w:div w:id="1780560243">
      <w:bodyDiv w:val="1"/>
      <w:marLeft w:val="0"/>
      <w:marRight w:val="0"/>
      <w:marTop w:val="0"/>
      <w:marBottom w:val="0"/>
      <w:divBdr>
        <w:top w:val="none" w:sz="0" w:space="0" w:color="auto"/>
        <w:left w:val="none" w:sz="0" w:space="0" w:color="auto"/>
        <w:bottom w:val="none" w:sz="0" w:space="0" w:color="auto"/>
        <w:right w:val="none" w:sz="0" w:space="0" w:color="auto"/>
      </w:divBdr>
    </w:div>
    <w:div w:id="1781298692">
      <w:bodyDiv w:val="1"/>
      <w:marLeft w:val="0"/>
      <w:marRight w:val="0"/>
      <w:marTop w:val="0"/>
      <w:marBottom w:val="0"/>
      <w:divBdr>
        <w:top w:val="none" w:sz="0" w:space="0" w:color="auto"/>
        <w:left w:val="none" w:sz="0" w:space="0" w:color="auto"/>
        <w:bottom w:val="none" w:sz="0" w:space="0" w:color="auto"/>
        <w:right w:val="none" w:sz="0" w:space="0" w:color="auto"/>
      </w:divBdr>
    </w:div>
    <w:div w:id="1782217198">
      <w:bodyDiv w:val="1"/>
      <w:marLeft w:val="0"/>
      <w:marRight w:val="0"/>
      <w:marTop w:val="0"/>
      <w:marBottom w:val="0"/>
      <w:divBdr>
        <w:top w:val="none" w:sz="0" w:space="0" w:color="auto"/>
        <w:left w:val="none" w:sz="0" w:space="0" w:color="auto"/>
        <w:bottom w:val="none" w:sz="0" w:space="0" w:color="auto"/>
        <w:right w:val="none" w:sz="0" w:space="0" w:color="auto"/>
      </w:divBdr>
    </w:div>
    <w:div w:id="1782264600">
      <w:bodyDiv w:val="1"/>
      <w:marLeft w:val="0"/>
      <w:marRight w:val="0"/>
      <w:marTop w:val="0"/>
      <w:marBottom w:val="0"/>
      <w:divBdr>
        <w:top w:val="none" w:sz="0" w:space="0" w:color="auto"/>
        <w:left w:val="none" w:sz="0" w:space="0" w:color="auto"/>
        <w:bottom w:val="none" w:sz="0" w:space="0" w:color="auto"/>
        <w:right w:val="none" w:sz="0" w:space="0" w:color="auto"/>
      </w:divBdr>
    </w:div>
    <w:div w:id="1782451987">
      <w:bodyDiv w:val="1"/>
      <w:marLeft w:val="0"/>
      <w:marRight w:val="0"/>
      <w:marTop w:val="0"/>
      <w:marBottom w:val="0"/>
      <w:divBdr>
        <w:top w:val="none" w:sz="0" w:space="0" w:color="auto"/>
        <w:left w:val="none" w:sz="0" w:space="0" w:color="auto"/>
        <w:bottom w:val="none" w:sz="0" w:space="0" w:color="auto"/>
        <w:right w:val="none" w:sz="0" w:space="0" w:color="auto"/>
      </w:divBdr>
    </w:div>
    <w:div w:id="1783760921">
      <w:bodyDiv w:val="1"/>
      <w:marLeft w:val="0"/>
      <w:marRight w:val="0"/>
      <w:marTop w:val="0"/>
      <w:marBottom w:val="0"/>
      <w:divBdr>
        <w:top w:val="none" w:sz="0" w:space="0" w:color="auto"/>
        <w:left w:val="none" w:sz="0" w:space="0" w:color="auto"/>
        <w:bottom w:val="none" w:sz="0" w:space="0" w:color="auto"/>
        <w:right w:val="none" w:sz="0" w:space="0" w:color="auto"/>
      </w:divBdr>
    </w:div>
    <w:div w:id="1784106200">
      <w:bodyDiv w:val="1"/>
      <w:marLeft w:val="0"/>
      <w:marRight w:val="0"/>
      <w:marTop w:val="0"/>
      <w:marBottom w:val="0"/>
      <w:divBdr>
        <w:top w:val="none" w:sz="0" w:space="0" w:color="auto"/>
        <w:left w:val="none" w:sz="0" w:space="0" w:color="auto"/>
        <w:bottom w:val="none" w:sz="0" w:space="0" w:color="auto"/>
        <w:right w:val="none" w:sz="0" w:space="0" w:color="auto"/>
      </w:divBdr>
    </w:div>
    <w:div w:id="1785148440">
      <w:bodyDiv w:val="1"/>
      <w:marLeft w:val="0"/>
      <w:marRight w:val="0"/>
      <w:marTop w:val="0"/>
      <w:marBottom w:val="0"/>
      <w:divBdr>
        <w:top w:val="none" w:sz="0" w:space="0" w:color="auto"/>
        <w:left w:val="none" w:sz="0" w:space="0" w:color="auto"/>
        <w:bottom w:val="none" w:sz="0" w:space="0" w:color="auto"/>
        <w:right w:val="none" w:sz="0" w:space="0" w:color="auto"/>
      </w:divBdr>
    </w:div>
    <w:div w:id="1785419656">
      <w:bodyDiv w:val="1"/>
      <w:marLeft w:val="0"/>
      <w:marRight w:val="0"/>
      <w:marTop w:val="0"/>
      <w:marBottom w:val="0"/>
      <w:divBdr>
        <w:top w:val="none" w:sz="0" w:space="0" w:color="auto"/>
        <w:left w:val="none" w:sz="0" w:space="0" w:color="auto"/>
        <w:bottom w:val="none" w:sz="0" w:space="0" w:color="auto"/>
        <w:right w:val="none" w:sz="0" w:space="0" w:color="auto"/>
      </w:divBdr>
    </w:div>
    <w:div w:id="1786920208">
      <w:bodyDiv w:val="1"/>
      <w:marLeft w:val="0"/>
      <w:marRight w:val="0"/>
      <w:marTop w:val="0"/>
      <w:marBottom w:val="0"/>
      <w:divBdr>
        <w:top w:val="none" w:sz="0" w:space="0" w:color="auto"/>
        <w:left w:val="none" w:sz="0" w:space="0" w:color="auto"/>
        <w:bottom w:val="none" w:sz="0" w:space="0" w:color="auto"/>
        <w:right w:val="none" w:sz="0" w:space="0" w:color="auto"/>
      </w:divBdr>
    </w:div>
    <w:div w:id="1787500172">
      <w:bodyDiv w:val="1"/>
      <w:marLeft w:val="0"/>
      <w:marRight w:val="0"/>
      <w:marTop w:val="0"/>
      <w:marBottom w:val="0"/>
      <w:divBdr>
        <w:top w:val="none" w:sz="0" w:space="0" w:color="auto"/>
        <w:left w:val="none" w:sz="0" w:space="0" w:color="auto"/>
        <w:bottom w:val="none" w:sz="0" w:space="0" w:color="auto"/>
        <w:right w:val="none" w:sz="0" w:space="0" w:color="auto"/>
      </w:divBdr>
    </w:div>
    <w:div w:id="1787502008">
      <w:bodyDiv w:val="1"/>
      <w:marLeft w:val="0"/>
      <w:marRight w:val="0"/>
      <w:marTop w:val="0"/>
      <w:marBottom w:val="0"/>
      <w:divBdr>
        <w:top w:val="none" w:sz="0" w:space="0" w:color="auto"/>
        <w:left w:val="none" w:sz="0" w:space="0" w:color="auto"/>
        <w:bottom w:val="none" w:sz="0" w:space="0" w:color="auto"/>
        <w:right w:val="none" w:sz="0" w:space="0" w:color="auto"/>
      </w:divBdr>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788159653">
      <w:bodyDiv w:val="1"/>
      <w:marLeft w:val="0"/>
      <w:marRight w:val="0"/>
      <w:marTop w:val="0"/>
      <w:marBottom w:val="0"/>
      <w:divBdr>
        <w:top w:val="none" w:sz="0" w:space="0" w:color="auto"/>
        <w:left w:val="none" w:sz="0" w:space="0" w:color="auto"/>
        <w:bottom w:val="none" w:sz="0" w:space="0" w:color="auto"/>
        <w:right w:val="none" w:sz="0" w:space="0" w:color="auto"/>
      </w:divBdr>
    </w:div>
    <w:div w:id="1788621543">
      <w:bodyDiv w:val="1"/>
      <w:marLeft w:val="0"/>
      <w:marRight w:val="0"/>
      <w:marTop w:val="0"/>
      <w:marBottom w:val="0"/>
      <w:divBdr>
        <w:top w:val="none" w:sz="0" w:space="0" w:color="auto"/>
        <w:left w:val="none" w:sz="0" w:space="0" w:color="auto"/>
        <w:bottom w:val="none" w:sz="0" w:space="0" w:color="auto"/>
        <w:right w:val="none" w:sz="0" w:space="0" w:color="auto"/>
      </w:divBdr>
    </w:div>
    <w:div w:id="1788936702">
      <w:bodyDiv w:val="1"/>
      <w:marLeft w:val="0"/>
      <w:marRight w:val="0"/>
      <w:marTop w:val="0"/>
      <w:marBottom w:val="0"/>
      <w:divBdr>
        <w:top w:val="none" w:sz="0" w:space="0" w:color="auto"/>
        <w:left w:val="none" w:sz="0" w:space="0" w:color="auto"/>
        <w:bottom w:val="none" w:sz="0" w:space="0" w:color="auto"/>
        <w:right w:val="none" w:sz="0" w:space="0" w:color="auto"/>
      </w:divBdr>
    </w:div>
    <w:div w:id="1789087626">
      <w:bodyDiv w:val="1"/>
      <w:marLeft w:val="0"/>
      <w:marRight w:val="0"/>
      <w:marTop w:val="0"/>
      <w:marBottom w:val="0"/>
      <w:divBdr>
        <w:top w:val="none" w:sz="0" w:space="0" w:color="auto"/>
        <w:left w:val="none" w:sz="0" w:space="0" w:color="auto"/>
        <w:bottom w:val="none" w:sz="0" w:space="0" w:color="auto"/>
        <w:right w:val="none" w:sz="0" w:space="0" w:color="auto"/>
      </w:divBdr>
    </w:div>
    <w:div w:id="1790934384">
      <w:bodyDiv w:val="1"/>
      <w:marLeft w:val="0"/>
      <w:marRight w:val="0"/>
      <w:marTop w:val="0"/>
      <w:marBottom w:val="0"/>
      <w:divBdr>
        <w:top w:val="none" w:sz="0" w:space="0" w:color="auto"/>
        <w:left w:val="none" w:sz="0" w:space="0" w:color="auto"/>
        <w:bottom w:val="none" w:sz="0" w:space="0" w:color="auto"/>
        <w:right w:val="none" w:sz="0" w:space="0" w:color="auto"/>
      </w:divBdr>
    </w:div>
    <w:div w:id="1790975024">
      <w:bodyDiv w:val="1"/>
      <w:marLeft w:val="0"/>
      <w:marRight w:val="0"/>
      <w:marTop w:val="0"/>
      <w:marBottom w:val="0"/>
      <w:divBdr>
        <w:top w:val="none" w:sz="0" w:space="0" w:color="auto"/>
        <w:left w:val="none" w:sz="0" w:space="0" w:color="auto"/>
        <w:bottom w:val="none" w:sz="0" w:space="0" w:color="auto"/>
        <w:right w:val="none" w:sz="0" w:space="0" w:color="auto"/>
      </w:divBdr>
    </w:div>
    <w:div w:id="1791125363">
      <w:bodyDiv w:val="1"/>
      <w:marLeft w:val="0"/>
      <w:marRight w:val="0"/>
      <w:marTop w:val="0"/>
      <w:marBottom w:val="0"/>
      <w:divBdr>
        <w:top w:val="none" w:sz="0" w:space="0" w:color="auto"/>
        <w:left w:val="none" w:sz="0" w:space="0" w:color="auto"/>
        <w:bottom w:val="none" w:sz="0" w:space="0" w:color="auto"/>
        <w:right w:val="none" w:sz="0" w:space="0" w:color="auto"/>
      </w:divBdr>
    </w:div>
    <w:div w:id="1791318253">
      <w:bodyDiv w:val="1"/>
      <w:marLeft w:val="0"/>
      <w:marRight w:val="0"/>
      <w:marTop w:val="0"/>
      <w:marBottom w:val="0"/>
      <w:divBdr>
        <w:top w:val="none" w:sz="0" w:space="0" w:color="auto"/>
        <w:left w:val="none" w:sz="0" w:space="0" w:color="auto"/>
        <w:bottom w:val="none" w:sz="0" w:space="0" w:color="auto"/>
        <w:right w:val="none" w:sz="0" w:space="0" w:color="auto"/>
      </w:divBdr>
    </w:div>
    <w:div w:id="1791633218">
      <w:bodyDiv w:val="1"/>
      <w:marLeft w:val="0"/>
      <w:marRight w:val="0"/>
      <w:marTop w:val="0"/>
      <w:marBottom w:val="0"/>
      <w:divBdr>
        <w:top w:val="none" w:sz="0" w:space="0" w:color="auto"/>
        <w:left w:val="none" w:sz="0" w:space="0" w:color="auto"/>
        <w:bottom w:val="none" w:sz="0" w:space="0" w:color="auto"/>
        <w:right w:val="none" w:sz="0" w:space="0" w:color="auto"/>
      </w:divBdr>
    </w:div>
    <w:div w:id="1792092308">
      <w:bodyDiv w:val="1"/>
      <w:marLeft w:val="0"/>
      <w:marRight w:val="0"/>
      <w:marTop w:val="0"/>
      <w:marBottom w:val="0"/>
      <w:divBdr>
        <w:top w:val="none" w:sz="0" w:space="0" w:color="auto"/>
        <w:left w:val="none" w:sz="0" w:space="0" w:color="auto"/>
        <w:bottom w:val="none" w:sz="0" w:space="0" w:color="auto"/>
        <w:right w:val="none" w:sz="0" w:space="0" w:color="auto"/>
      </w:divBdr>
    </w:div>
    <w:div w:id="1795558879">
      <w:bodyDiv w:val="1"/>
      <w:marLeft w:val="0"/>
      <w:marRight w:val="0"/>
      <w:marTop w:val="0"/>
      <w:marBottom w:val="0"/>
      <w:divBdr>
        <w:top w:val="none" w:sz="0" w:space="0" w:color="auto"/>
        <w:left w:val="none" w:sz="0" w:space="0" w:color="auto"/>
        <w:bottom w:val="none" w:sz="0" w:space="0" w:color="auto"/>
        <w:right w:val="none" w:sz="0" w:space="0" w:color="auto"/>
      </w:divBdr>
    </w:div>
    <w:div w:id="1796177250">
      <w:bodyDiv w:val="1"/>
      <w:marLeft w:val="0"/>
      <w:marRight w:val="0"/>
      <w:marTop w:val="0"/>
      <w:marBottom w:val="0"/>
      <w:divBdr>
        <w:top w:val="none" w:sz="0" w:space="0" w:color="auto"/>
        <w:left w:val="none" w:sz="0" w:space="0" w:color="auto"/>
        <w:bottom w:val="none" w:sz="0" w:space="0" w:color="auto"/>
        <w:right w:val="none" w:sz="0" w:space="0" w:color="auto"/>
      </w:divBdr>
    </w:div>
    <w:div w:id="1797485686">
      <w:bodyDiv w:val="1"/>
      <w:marLeft w:val="0"/>
      <w:marRight w:val="0"/>
      <w:marTop w:val="0"/>
      <w:marBottom w:val="0"/>
      <w:divBdr>
        <w:top w:val="none" w:sz="0" w:space="0" w:color="auto"/>
        <w:left w:val="none" w:sz="0" w:space="0" w:color="auto"/>
        <w:bottom w:val="none" w:sz="0" w:space="0" w:color="auto"/>
        <w:right w:val="none" w:sz="0" w:space="0" w:color="auto"/>
      </w:divBdr>
    </w:div>
    <w:div w:id="1797525054">
      <w:bodyDiv w:val="1"/>
      <w:marLeft w:val="0"/>
      <w:marRight w:val="0"/>
      <w:marTop w:val="0"/>
      <w:marBottom w:val="0"/>
      <w:divBdr>
        <w:top w:val="none" w:sz="0" w:space="0" w:color="auto"/>
        <w:left w:val="none" w:sz="0" w:space="0" w:color="auto"/>
        <w:bottom w:val="none" w:sz="0" w:space="0" w:color="auto"/>
        <w:right w:val="none" w:sz="0" w:space="0" w:color="auto"/>
      </w:divBdr>
    </w:div>
    <w:div w:id="1797792838">
      <w:bodyDiv w:val="1"/>
      <w:marLeft w:val="0"/>
      <w:marRight w:val="0"/>
      <w:marTop w:val="0"/>
      <w:marBottom w:val="0"/>
      <w:divBdr>
        <w:top w:val="none" w:sz="0" w:space="0" w:color="auto"/>
        <w:left w:val="none" w:sz="0" w:space="0" w:color="auto"/>
        <w:bottom w:val="none" w:sz="0" w:space="0" w:color="auto"/>
        <w:right w:val="none" w:sz="0" w:space="0" w:color="auto"/>
      </w:divBdr>
    </w:div>
    <w:div w:id="1798988776">
      <w:bodyDiv w:val="1"/>
      <w:marLeft w:val="0"/>
      <w:marRight w:val="0"/>
      <w:marTop w:val="0"/>
      <w:marBottom w:val="0"/>
      <w:divBdr>
        <w:top w:val="none" w:sz="0" w:space="0" w:color="auto"/>
        <w:left w:val="none" w:sz="0" w:space="0" w:color="auto"/>
        <w:bottom w:val="none" w:sz="0" w:space="0" w:color="auto"/>
        <w:right w:val="none" w:sz="0" w:space="0" w:color="auto"/>
      </w:divBdr>
    </w:div>
    <w:div w:id="1799837208">
      <w:bodyDiv w:val="1"/>
      <w:marLeft w:val="0"/>
      <w:marRight w:val="0"/>
      <w:marTop w:val="0"/>
      <w:marBottom w:val="0"/>
      <w:divBdr>
        <w:top w:val="none" w:sz="0" w:space="0" w:color="auto"/>
        <w:left w:val="none" w:sz="0" w:space="0" w:color="auto"/>
        <w:bottom w:val="none" w:sz="0" w:space="0" w:color="auto"/>
        <w:right w:val="none" w:sz="0" w:space="0" w:color="auto"/>
      </w:divBdr>
    </w:div>
    <w:div w:id="1801265171">
      <w:bodyDiv w:val="1"/>
      <w:marLeft w:val="0"/>
      <w:marRight w:val="0"/>
      <w:marTop w:val="0"/>
      <w:marBottom w:val="0"/>
      <w:divBdr>
        <w:top w:val="none" w:sz="0" w:space="0" w:color="auto"/>
        <w:left w:val="none" w:sz="0" w:space="0" w:color="auto"/>
        <w:bottom w:val="none" w:sz="0" w:space="0" w:color="auto"/>
        <w:right w:val="none" w:sz="0" w:space="0" w:color="auto"/>
      </w:divBdr>
    </w:div>
    <w:div w:id="1802110410">
      <w:bodyDiv w:val="1"/>
      <w:marLeft w:val="0"/>
      <w:marRight w:val="0"/>
      <w:marTop w:val="0"/>
      <w:marBottom w:val="0"/>
      <w:divBdr>
        <w:top w:val="none" w:sz="0" w:space="0" w:color="auto"/>
        <w:left w:val="none" w:sz="0" w:space="0" w:color="auto"/>
        <w:bottom w:val="none" w:sz="0" w:space="0" w:color="auto"/>
        <w:right w:val="none" w:sz="0" w:space="0" w:color="auto"/>
      </w:divBdr>
    </w:div>
    <w:div w:id="1802765277">
      <w:bodyDiv w:val="1"/>
      <w:marLeft w:val="0"/>
      <w:marRight w:val="0"/>
      <w:marTop w:val="0"/>
      <w:marBottom w:val="0"/>
      <w:divBdr>
        <w:top w:val="none" w:sz="0" w:space="0" w:color="auto"/>
        <w:left w:val="none" w:sz="0" w:space="0" w:color="auto"/>
        <w:bottom w:val="none" w:sz="0" w:space="0" w:color="auto"/>
        <w:right w:val="none" w:sz="0" w:space="0" w:color="auto"/>
      </w:divBdr>
    </w:div>
    <w:div w:id="1803693191">
      <w:bodyDiv w:val="1"/>
      <w:marLeft w:val="0"/>
      <w:marRight w:val="0"/>
      <w:marTop w:val="0"/>
      <w:marBottom w:val="0"/>
      <w:divBdr>
        <w:top w:val="none" w:sz="0" w:space="0" w:color="auto"/>
        <w:left w:val="none" w:sz="0" w:space="0" w:color="auto"/>
        <w:bottom w:val="none" w:sz="0" w:space="0" w:color="auto"/>
        <w:right w:val="none" w:sz="0" w:space="0" w:color="auto"/>
      </w:divBdr>
    </w:div>
    <w:div w:id="1803889703">
      <w:bodyDiv w:val="1"/>
      <w:marLeft w:val="0"/>
      <w:marRight w:val="0"/>
      <w:marTop w:val="0"/>
      <w:marBottom w:val="0"/>
      <w:divBdr>
        <w:top w:val="none" w:sz="0" w:space="0" w:color="auto"/>
        <w:left w:val="none" w:sz="0" w:space="0" w:color="auto"/>
        <w:bottom w:val="none" w:sz="0" w:space="0" w:color="auto"/>
        <w:right w:val="none" w:sz="0" w:space="0" w:color="auto"/>
      </w:divBdr>
    </w:div>
    <w:div w:id="1805349296">
      <w:bodyDiv w:val="1"/>
      <w:marLeft w:val="0"/>
      <w:marRight w:val="0"/>
      <w:marTop w:val="0"/>
      <w:marBottom w:val="0"/>
      <w:divBdr>
        <w:top w:val="none" w:sz="0" w:space="0" w:color="auto"/>
        <w:left w:val="none" w:sz="0" w:space="0" w:color="auto"/>
        <w:bottom w:val="none" w:sz="0" w:space="0" w:color="auto"/>
        <w:right w:val="none" w:sz="0" w:space="0" w:color="auto"/>
      </w:divBdr>
    </w:div>
    <w:div w:id="1805392693">
      <w:bodyDiv w:val="1"/>
      <w:marLeft w:val="0"/>
      <w:marRight w:val="0"/>
      <w:marTop w:val="0"/>
      <w:marBottom w:val="0"/>
      <w:divBdr>
        <w:top w:val="none" w:sz="0" w:space="0" w:color="auto"/>
        <w:left w:val="none" w:sz="0" w:space="0" w:color="auto"/>
        <w:bottom w:val="none" w:sz="0" w:space="0" w:color="auto"/>
        <w:right w:val="none" w:sz="0" w:space="0" w:color="auto"/>
      </w:divBdr>
    </w:div>
    <w:div w:id="1805465197">
      <w:bodyDiv w:val="1"/>
      <w:marLeft w:val="0"/>
      <w:marRight w:val="0"/>
      <w:marTop w:val="0"/>
      <w:marBottom w:val="0"/>
      <w:divBdr>
        <w:top w:val="none" w:sz="0" w:space="0" w:color="auto"/>
        <w:left w:val="none" w:sz="0" w:space="0" w:color="auto"/>
        <w:bottom w:val="none" w:sz="0" w:space="0" w:color="auto"/>
        <w:right w:val="none" w:sz="0" w:space="0" w:color="auto"/>
      </w:divBdr>
    </w:div>
    <w:div w:id="1806044755">
      <w:bodyDiv w:val="1"/>
      <w:marLeft w:val="0"/>
      <w:marRight w:val="0"/>
      <w:marTop w:val="0"/>
      <w:marBottom w:val="0"/>
      <w:divBdr>
        <w:top w:val="none" w:sz="0" w:space="0" w:color="auto"/>
        <w:left w:val="none" w:sz="0" w:space="0" w:color="auto"/>
        <w:bottom w:val="none" w:sz="0" w:space="0" w:color="auto"/>
        <w:right w:val="none" w:sz="0" w:space="0" w:color="auto"/>
      </w:divBdr>
    </w:div>
    <w:div w:id="1806854926">
      <w:bodyDiv w:val="1"/>
      <w:marLeft w:val="0"/>
      <w:marRight w:val="0"/>
      <w:marTop w:val="0"/>
      <w:marBottom w:val="0"/>
      <w:divBdr>
        <w:top w:val="none" w:sz="0" w:space="0" w:color="auto"/>
        <w:left w:val="none" w:sz="0" w:space="0" w:color="auto"/>
        <w:bottom w:val="none" w:sz="0" w:space="0" w:color="auto"/>
        <w:right w:val="none" w:sz="0" w:space="0" w:color="auto"/>
      </w:divBdr>
    </w:div>
    <w:div w:id="1807622241">
      <w:bodyDiv w:val="1"/>
      <w:marLeft w:val="0"/>
      <w:marRight w:val="0"/>
      <w:marTop w:val="0"/>
      <w:marBottom w:val="0"/>
      <w:divBdr>
        <w:top w:val="none" w:sz="0" w:space="0" w:color="auto"/>
        <w:left w:val="none" w:sz="0" w:space="0" w:color="auto"/>
        <w:bottom w:val="none" w:sz="0" w:space="0" w:color="auto"/>
        <w:right w:val="none" w:sz="0" w:space="0" w:color="auto"/>
      </w:divBdr>
    </w:div>
    <w:div w:id="1807813121">
      <w:bodyDiv w:val="1"/>
      <w:marLeft w:val="0"/>
      <w:marRight w:val="0"/>
      <w:marTop w:val="0"/>
      <w:marBottom w:val="0"/>
      <w:divBdr>
        <w:top w:val="none" w:sz="0" w:space="0" w:color="auto"/>
        <w:left w:val="none" w:sz="0" w:space="0" w:color="auto"/>
        <w:bottom w:val="none" w:sz="0" w:space="0" w:color="auto"/>
        <w:right w:val="none" w:sz="0" w:space="0" w:color="auto"/>
      </w:divBdr>
    </w:div>
    <w:div w:id="1808669467">
      <w:bodyDiv w:val="1"/>
      <w:marLeft w:val="0"/>
      <w:marRight w:val="0"/>
      <w:marTop w:val="0"/>
      <w:marBottom w:val="0"/>
      <w:divBdr>
        <w:top w:val="none" w:sz="0" w:space="0" w:color="auto"/>
        <w:left w:val="none" w:sz="0" w:space="0" w:color="auto"/>
        <w:bottom w:val="none" w:sz="0" w:space="0" w:color="auto"/>
        <w:right w:val="none" w:sz="0" w:space="0" w:color="auto"/>
      </w:divBdr>
    </w:div>
    <w:div w:id="1808939186">
      <w:bodyDiv w:val="1"/>
      <w:marLeft w:val="0"/>
      <w:marRight w:val="0"/>
      <w:marTop w:val="0"/>
      <w:marBottom w:val="0"/>
      <w:divBdr>
        <w:top w:val="none" w:sz="0" w:space="0" w:color="auto"/>
        <w:left w:val="none" w:sz="0" w:space="0" w:color="auto"/>
        <w:bottom w:val="none" w:sz="0" w:space="0" w:color="auto"/>
        <w:right w:val="none" w:sz="0" w:space="0" w:color="auto"/>
      </w:divBdr>
    </w:div>
    <w:div w:id="1809080947">
      <w:bodyDiv w:val="1"/>
      <w:marLeft w:val="0"/>
      <w:marRight w:val="0"/>
      <w:marTop w:val="0"/>
      <w:marBottom w:val="0"/>
      <w:divBdr>
        <w:top w:val="none" w:sz="0" w:space="0" w:color="auto"/>
        <w:left w:val="none" w:sz="0" w:space="0" w:color="auto"/>
        <w:bottom w:val="none" w:sz="0" w:space="0" w:color="auto"/>
        <w:right w:val="none" w:sz="0" w:space="0" w:color="auto"/>
      </w:divBdr>
    </w:div>
    <w:div w:id="1809203459">
      <w:bodyDiv w:val="1"/>
      <w:marLeft w:val="0"/>
      <w:marRight w:val="0"/>
      <w:marTop w:val="0"/>
      <w:marBottom w:val="0"/>
      <w:divBdr>
        <w:top w:val="none" w:sz="0" w:space="0" w:color="auto"/>
        <w:left w:val="none" w:sz="0" w:space="0" w:color="auto"/>
        <w:bottom w:val="none" w:sz="0" w:space="0" w:color="auto"/>
        <w:right w:val="none" w:sz="0" w:space="0" w:color="auto"/>
      </w:divBdr>
    </w:div>
    <w:div w:id="1809976210">
      <w:bodyDiv w:val="1"/>
      <w:marLeft w:val="0"/>
      <w:marRight w:val="0"/>
      <w:marTop w:val="0"/>
      <w:marBottom w:val="0"/>
      <w:divBdr>
        <w:top w:val="none" w:sz="0" w:space="0" w:color="auto"/>
        <w:left w:val="none" w:sz="0" w:space="0" w:color="auto"/>
        <w:bottom w:val="none" w:sz="0" w:space="0" w:color="auto"/>
        <w:right w:val="none" w:sz="0" w:space="0" w:color="auto"/>
      </w:divBdr>
    </w:div>
    <w:div w:id="1810511969">
      <w:bodyDiv w:val="1"/>
      <w:marLeft w:val="0"/>
      <w:marRight w:val="0"/>
      <w:marTop w:val="0"/>
      <w:marBottom w:val="0"/>
      <w:divBdr>
        <w:top w:val="none" w:sz="0" w:space="0" w:color="auto"/>
        <w:left w:val="none" w:sz="0" w:space="0" w:color="auto"/>
        <w:bottom w:val="none" w:sz="0" w:space="0" w:color="auto"/>
        <w:right w:val="none" w:sz="0" w:space="0" w:color="auto"/>
      </w:divBdr>
    </w:div>
    <w:div w:id="1812358059">
      <w:bodyDiv w:val="1"/>
      <w:marLeft w:val="0"/>
      <w:marRight w:val="0"/>
      <w:marTop w:val="0"/>
      <w:marBottom w:val="0"/>
      <w:divBdr>
        <w:top w:val="none" w:sz="0" w:space="0" w:color="auto"/>
        <w:left w:val="none" w:sz="0" w:space="0" w:color="auto"/>
        <w:bottom w:val="none" w:sz="0" w:space="0" w:color="auto"/>
        <w:right w:val="none" w:sz="0" w:space="0" w:color="auto"/>
      </w:divBdr>
    </w:div>
    <w:div w:id="1812483816">
      <w:bodyDiv w:val="1"/>
      <w:marLeft w:val="0"/>
      <w:marRight w:val="0"/>
      <w:marTop w:val="0"/>
      <w:marBottom w:val="0"/>
      <w:divBdr>
        <w:top w:val="none" w:sz="0" w:space="0" w:color="auto"/>
        <w:left w:val="none" w:sz="0" w:space="0" w:color="auto"/>
        <w:bottom w:val="none" w:sz="0" w:space="0" w:color="auto"/>
        <w:right w:val="none" w:sz="0" w:space="0" w:color="auto"/>
      </w:divBdr>
    </w:div>
    <w:div w:id="1813207685">
      <w:bodyDiv w:val="1"/>
      <w:marLeft w:val="0"/>
      <w:marRight w:val="0"/>
      <w:marTop w:val="0"/>
      <w:marBottom w:val="0"/>
      <w:divBdr>
        <w:top w:val="none" w:sz="0" w:space="0" w:color="auto"/>
        <w:left w:val="none" w:sz="0" w:space="0" w:color="auto"/>
        <w:bottom w:val="none" w:sz="0" w:space="0" w:color="auto"/>
        <w:right w:val="none" w:sz="0" w:space="0" w:color="auto"/>
      </w:divBdr>
    </w:div>
    <w:div w:id="1813402534">
      <w:bodyDiv w:val="1"/>
      <w:marLeft w:val="0"/>
      <w:marRight w:val="0"/>
      <w:marTop w:val="0"/>
      <w:marBottom w:val="0"/>
      <w:divBdr>
        <w:top w:val="none" w:sz="0" w:space="0" w:color="auto"/>
        <w:left w:val="none" w:sz="0" w:space="0" w:color="auto"/>
        <w:bottom w:val="none" w:sz="0" w:space="0" w:color="auto"/>
        <w:right w:val="none" w:sz="0" w:space="0" w:color="auto"/>
      </w:divBdr>
    </w:div>
    <w:div w:id="1815563608">
      <w:bodyDiv w:val="1"/>
      <w:marLeft w:val="0"/>
      <w:marRight w:val="0"/>
      <w:marTop w:val="0"/>
      <w:marBottom w:val="0"/>
      <w:divBdr>
        <w:top w:val="none" w:sz="0" w:space="0" w:color="auto"/>
        <w:left w:val="none" w:sz="0" w:space="0" w:color="auto"/>
        <w:bottom w:val="none" w:sz="0" w:space="0" w:color="auto"/>
        <w:right w:val="none" w:sz="0" w:space="0" w:color="auto"/>
      </w:divBdr>
    </w:div>
    <w:div w:id="1815634235">
      <w:bodyDiv w:val="1"/>
      <w:marLeft w:val="0"/>
      <w:marRight w:val="0"/>
      <w:marTop w:val="0"/>
      <w:marBottom w:val="0"/>
      <w:divBdr>
        <w:top w:val="none" w:sz="0" w:space="0" w:color="auto"/>
        <w:left w:val="none" w:sz="0" w:space="0" w:color="auto"/>
        <w:bottom w:val="none" w:sz="0" w:space="0" w:color="auto"/>
        <w:right w:val="none" w:sz="0" w:space="0" w:color="auto"/>
      </w:divBdr>
    </w:div>
    <w:div w:id="1816944739">
      <w:bodyDiv w:val="1"/>
      <w:marLeft w:val="0"/>
      <w:marRight w:val="0"/>
      <w:marTop w:val="0"/>
      <w:marBottom w:val="0"/>
      <w:divBdr>
        <w:top w:val="none" w:sz="0" w:space="0" w:color="auto"/>
        <w:left w:val="none" w:sz="0" w:space="0" w:color="auto"/>
        <w:bottom w:val="none" w:sz="0" w:space="0" w:color="auto"/>
        <w:right w:val="none" w:sz="0" w:space="0" w:color="auto"/>
      </w:divBdr>
    </w:div>
    <w:div w:id="1817379664">
      <w:bodyDiv w:val="1"/>
      <w:marLeft w:val="0"/>
      <w:marRight w:val="0"/>
      <w:marTop w:val="0"/>
      <w:marBottom w:val="0"/>
      <w:divBdr>
        <w:top w:val="none" w:sz="0" w:space="0" w:color="auto"/>
        <w:left w:val="none" w:sz="0" w:space="0" w:color="auto"/>
        <w:bottom w:val="none" w:sz="0" w:space="0" w:color="auto"/>
        <w:right w:val="none" w:sz="0" w:space="0" w:color="auto"/>
      </w:divBdr>
    </w:div>
    <w:div w:id="1818641325">
      <w:bodyDiv w:val="1"/>
      <w:marLeft w:val="0"/>
      <w:marRight w:val="0"/>
      <w:marTop w:val="0"/>
      <w:marBottom w:val="0"/>
      <w:divBdr>
        <w:top w:val="none" w:sz="0" w:space="0" w:color="auto"/>
        <w:left w:val="none" w:sz="0" w:space="0" w:color="auto"/>
        <w:bottom w:val="none" w:sz="0" w:space="0" w:color="auto"/>
        <w:right w:val="none" w:sz="0" w:space="0" w:color="auto"/>
      </w:divBdr>
    </w:div>
    <w:div w:id="1818911638">
      <w:bodyDiv w:val="1"/>
      <w:marLeft w:val="0"/>
      <w:marRight w:val="0"/>
      <w:marTop w:val="0"/>
      <w:marBottom w:val="0"/>
      <w:divBdr>
        <w:top w:val="none" w:sz="0" w:space="0" w:color="auto"/>
        <w:left w:val="none" w:sz="0" w:space="0" w:color="auto"/>
        <w:bottom w:val="none" w:sz="0" w:space="0" w:color="auto"/>
        <w:right w:val="none" w:sz="0" w:space="0" w:color="auto"/>
      </w:divBdr>
    </w:div>
    <w:div w:id="1819103860">
      <w:bodyDiv w:val="1"/>
      <w:marLeft w:val="0"/>
      <w:marRight w:val="0"/>
      <w:marTop w:val="0"/>
      <w:marBottom w:val="0"/>
      <w:divBdr>
        <w:top w:val="none" w:sz="0" w:space="0" w:color="auto"/>
        <w:left w:val="none" w:sz="0" w:space="0" w:color="auto"/>
        <w:bottom w:val="none" w:sz="0" w:space="0" w:color="auto"/>
        <w:right w:val="none" w:sz="0" w:space="0" w:color="auto"/>
      </w:divBdr>
    </w:div>
    <w:div w:id="1819107968">
      <w:bodyDiv w:val="1"/>
      <w:marLeft w:val="0"/>
      <w:marRight w:val="0"/>
      <w:marTop w:val="0"/>
      <w:marBottom w:val="0"/>
      <w:divBdr>
        <w:top w:val="none" w:sz="0" w:space="0" w:color="auto"/>
        <w:left w:val="none" w:sz="0" w:space="0" w:color="auto"/>
        <w:bottom w:val="none" w:sz="0" w:space="0" w:color="auto"/>
        <w:right w:val="none" w:sz="0" w:space="0" w:color="auto"/>
      </w:divBdr>
    </w:div>
    <w:div w:id="1819109699">
      <w:bodyDiv w:val="1"/>
      <w:marLeft w:val="0"/>
      <w:marRight w:val="0"/>
      <w:marTop w:val="0"/>
      <w:marBottom w:val="0"/>
      <w:divBdr>
        <w:top w:val="none" w:sz="0" w:space="0" w:color="auto"/>
        <w:left w:val="none" w:sz="0" w:space="0" w:color="auto"/>
        <w:bottom w:val="none" w:sz="0" w:space="0" w:color="auto"/>
        <w:right w:val="none" w:sz="0" w:space="0" w:color="auto"/>
      </w:divBdr>
    </w:div>
    <w:div w:id="1819180028">
      <w:bodyDiv w:val="1"/>
      <w:marLeft w:val="0"/>
      <w:marRight w:val="0"/>
      <w:marTop w:val="0"/>
      <w:marBottom w:val="0"/>
      <w:divBdr>
        <w:top w:val="none" w:sz="0" w:space="0" w:color="auto"/>
        <w:left w:val="none" w:sz="0" w:space="0" w:color="auto"/>
        <w:bottom w:val="none" w:sz="0" w:space="0" w:color="auto"/>
        <w:right w:val="none" w:sz="0" w:space="0" w:color="auto"/>
      </w:divBdr>
    </w:div>
    <w:div w:id="1819226339">
      <w:bodyDiv w:val="1"/>
      <w:marLeft w:val="0"/>
      <w:marRight w:val="0"/>
      <w:marTop w:val="0"/>
      <w:marBottom w:val="0"/>
      <w:divBdr>
        <w:top w:val="none" w:sz="0" w:space="0" w:color="auto"/>
        <w:left w:val="none" w:sz="0" w:space="0" w:color="auto"/>
        <w:bottom w:val="none" w:sz="0" w:space="0" w:color="auto"/>
        <w:right w:val="none" w:sz="0" w:space="0" w:color="auto"/>
      </w:divBdr>
    </w:div>
    <w:div w:id="1820461172">
      <w:bodyDiv w:val="1"/>
      <w:marLeft w:val="0"/>
      <w:marRight w:val="0"/>
      <w:marTop w:val="0"/>
      <w:marBottom w:val="0"/>
      <w:divBdr>
        <w:top w:val="none" w:sz="0" w:space="0" w:color="auto"/>
        <w:left w:val="none" w:sz="0" w:space="0" w:color="auto"/>
        <w:bottom w:val="none" w:sz="0" w:space="0" w:color="auto"/>
        <w:right w:val="none" w:sz="0" w:space="0" w:color="auto"/>
      </w:divBdr>
    </w:div>
    <w:div w:id="1821337588">
      <w:bodyDiv w:val="1"/>
      <w:marLeft w:val="0"/>
      <w:marRight w:val="0"/>
      <w:marTop w:val="0"/>
      <w:marBottom w:val="0"/>
      <w:divBdr>
        <w:top w:val="none" w:sz="0" w:space="0" w:color="auto"/>
        <w:left w:val="none" w:sz="0" w:space="0" w:color="auto"/>
        <w:bottom w:val="none" w:sz="0" w:space="0" w:color="auto"/>
        <w:right w:val="none" w:sz="0" w:space="0" w:color="auto"/>
      </w:divBdr>
    </w:div>
    <w:div w:id="1822958764">
      <w:bodyDiv w:val="1"/>
      <w:marLeft w:val="0"/>
      <w:marRight w:val="0"/>
      <w:marTop w:val="0"/>
      <w:marBottom w:val="0"/>
      <w:divBdr>
        <w:top w:val="none" w:sz="0" w:space="0" w:color="auto"/>
        <w:left w:val="none" w:sz="0" w:space="0" w:color="auto"/>
        <w:bottom w:val="none" w:sz="0" w:space="0" w:color="auto"/>
        <w:right w:val="none" w:sz="0" w:space="0" w:color="auto"/>
      </w:divBdr>
    </w:div>
    <w:div w:id="1823695798">
      <w:bodyDiv w:val="1"/>
      <w:marLeft w:val="0"/>
      <w:marRight w:val="0"/>
      <w:marTop w:val="0"/>
      <w:marBottom w:val="0"/>
      <w:divBdr>
        <w:top w:val="none" w:sz="0" w:space="0" w:color="auto"/>
        <w:left w:val="none" w:sz="0" w:space="0" w:color="auto"/>
        <w:bottom w:val="none" w:sz="0" w:space="0" w:color="auto"/>
        <w:right w:val="none" w:sz="0" w:space="0" w:color="auto"/>
      </w:divBdr>
    </w:div>
    <w:div w:id="1824201956">
      <w:bodyDiv w:val="1"/>
      <w:marLeft w:val="0"/>
      <w:marRight w:val="0"/>
      <w:marTop w:val="0"/>
      <w:marBottom w:val="0"/>
      <w:divBdr>
        <w:top w:val="none" w:sz="0" w:space="0" w:color="auto"/>
        <w:left w:val="none" w:sz="0" w:space="0" w:color="auto"/>
        <w:bottom w:val="none" w:sz="0" w:space="0" w:color="auto"/>
        <w:right w:val="none" w:sz="0" w:space="0" w:color="auto"/>
      </w:divBdr>
    </w:div>
    <w:div w:id="1826629868">
      <w:bodyDiv w:val="1"/>
      <w:marLeft w:val="0"/>
      <w:marRight w:val="0"/>
      <w:marTop w:val="0"/>
      <w:marBottom w:val="0"/>
      <w:divBdr>
        <w:top w:val="none" w:sz="0" w:space="0" w:color="auto"/>
        <w:left w:val="none" w:sz="0" w:space="0" w:color="auto"/>
        <w:bottom w:val="none" w:sz="0" w:space="0" w:color="auto"/>
        <w:right w:val="none" w:sz="0" w:space="0" w:color="auto"/>
      </w:divBdr>
    </w:div>
    <w:div w:id="1827623555">
      <w:bodyDiv w:val="1"/>
      <w:marLeft w:val="0"/>
      <w:marRight w:val="0"/>
      <w:marTop w:val="0"/>
      <w:marBottom w:val="0"/>
      <w:divBdr>
        <w:top w:val="none" w:sz="0" w:space="0" w:color="auto"/>
        <w:left w:val="none" w:sz="0" w:space="0" w:color="auto"/>
        <w:bottom w:val="none" w:sz="0" w:space="0" w:color="auto"/>
        <w:right w:val="none" w:sz="0" w:space="0" w:color="auto"/>
      </w:divBdr>
    </w:div>
    <w:div w:id="1828086146">
      <w:bodyDiv w:val="1"/>
      <w:marLeft w:val="0"/>
      <w:marRight w:val="0"/>
      <w:marTop w:val="0"/>
      <w:marBottom w:val="0"/>
      <w:divBdr>
        <w:top w:val="none" w:sz="0" w:space="0" w:color="auto"/>
        <w:left w:val="none" w:sz="0" w:space="0" w:color="auto"/>
        <w:bottom w:val="none" w:sz="0" w:space="0" w:color="auto"/>
        <w:right w:val="none" w:sz="0" w:space="0" w:color="auto"/>
      </w:divBdr>
    </w:div>
    <w:div w:id="1830513620">
      <w:bodyDiv w:val="1"/>
      <w:marLeft w:val="0"/>
      <w:marRight w:val="0"/>
      <w:marTop w:val="0"/>
      <w:marBottom w:val="0"/>
      <w:divBdr>
        <w:top w:val="none" w:sz="0" w:space="0" w:color="auto"/>
        <w:left w:val="none" w:sz="0" w:space="0" w:color="auto"/>
        <w:bottom w:val="none" w:sz="0" w:space="0" w:color="auto"/>
        <w:right w:val="none" w:sz="0" w:space="0" w:color="auto"/>
      </w:divBdr>
    </w:div>
    <w:div w:id="1832021370">
      <w:bodyDiv w:val="1"/>
      <w:marLeft w:val="0"/>
      <w:marRight w:val="0"/>
      <w:marTop w:val="0"/>
      <w:marBottom w:val="0"/>
      <w:divBdr>
        <w:top w:val="none" w:sz="0" w:space="0" w:color="auto"/>
        <w:left w:val="none" w:sz="0" w:space="0" w:color="auto"/>
        <w:bottom w:val="none" w:sz="0" w:space="0" w:color="auto"/>
        <w:right w:val="none" w:sz="0" w:space="0" w:color="auto"/>
      </w:divBdr>
    </w:div>
    <w:div w:id="1832064543">
      <w:bodyDiv w:val="1"/>
      <w:marLeft w:val="0"/>
      <w:marRight w:val="0"/>
      <w:marTop w:val="0"/>
      <w:marBottom w:val="0"/>
      <w:divBdr>
        <w:top w:val="none" w:sz="0" w:space="0" w:color="auto"/>
        <w:left w:val="none" w:sz="0" w:space="0" w:color="auto"/>
        <w:bottom w:val="none" w:sz="0" w:space="0" w:color="auto"/>
        <w:right w:val="none" w:sz="0" w:space="0" w:color="auto"/>
      </w:divBdr>
    </w:div>
    <w:div w:id="1832871954">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237985955">
          <w:marLeft w:val="0"/>
          <w:marRight w:val="0"/>
          <w:marTop w:val="0"/>
          <w:marBottom w:val="0"/>
          <w:divBdr>
            <w:top w:val="none" w:sz="0" w:space="0" w:color="auto"/>
            <w:left w:val="none" w:sz="0" w:space="0" w:color="auto"/>
            <w:bottom w:val="none" w:sz="0" w:space="0" w:color="auto"/>
            <w:right w:val="none" w:sz="0" w:space="0" w:color="auto"/>
          </w:divBdr>
        </w:div>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33451415">
      <w:bodyDiv w:val="1"/>
      <w:marLeft w:val="0"/>
      <w:marRight w:val="0"/>
      <w:marTop w:val="0"/>
      <w:marBottom w:val="0"/>
      <w:divBdr>
        <w:top w:val="none" w:sz="0" w:space="0" w:color="auto"/>
        <w:left w:val="none" w:sz="0" w:space="0" w:color="auto"/>
        <w:bottom w:val="none" w:sz="0" w:space="0" w:color="auto"/>
        <w:right w:val="none" w:sz="0" w:space="0" w:color="auto"/>
      </w:divBdr>
    </w:div>
    <w:div w:id="1833787597">
      <w:bodyDiv w:val="1"/>
      <w:marLeft w:val="0"/>
      <w:marRight w:val="0"/>
      <w:marTop w:val="0"/>
      <w:marBottom w:val="0"/>
      <w:divBdr>
        <w:top w:val="none" w:sz="0" w:space="0" w:color="auto"/>
        <w:left w:val="none" w:sz="0" w:space="0" w:color="auto"/>
        <w:bottom w:val="none" w:sz="0" w:space="0" w:color="auto"/>
        <w:right w:val="none" w:sz="0" w:space="0" w:color="auto"/>
      </w:divBdr>
    </w:div>
    <w:div w:id="1835366291">
      <w:bodyDiv w:val="1"/>
      <w:marLeft w:val="0"/>
      <w:marRight w:val="0"/>
      <w:marTop w:val="0"/>
      <w:marBottom w:val="0"/>
      <w:divBdr>
        <w:top w:val="none" w:sz="0" w:space="0" w:color="auto"/>
        <w:left w:val="none" w:sz="0" w:space="0" w:color="auto"/>
        <w:bottom w:val="none" w:sz="0" w:space="0" w:color="auto"/>
        <w:right w:val="none" w:sz="0" w:space="0" w:color="auto"/>
      </w:divBdr>
    </w:div>
    <w:div w:id="1835534143">
      <w:bodyDiv w:val="1"/>
      <w:marLeft w:val="0"/>
      <w:marRight w:val="0"/>
      <w:marTop w:val="0"/>
      <w:marBottom w:val="0"/>
      <w:divBdr>
        <w:top w:val="none" w:sz="0" w:space="0" w:color="auto"/>
        <w:left w:val="none" w:sz="0" w:space="0" w:color="auto"/>
        <w:bottom w:val="none" w:sz="0" w:space="0" w:color="auto"/>
        <w:right w:val="none" w:sz="0" w:space="0" w:color="auto"/>
      </w:divBdr>
    </w:div>
    <w:div w:id="1836190661">
      <w:bodyDiv w:val="1"/>
      <w:marLeft w:val="0"/>
      <w:marRight w:val="0"/>
      <w:marTop w:val="0"/>
      <w:marBottom w:val="0"/>
      <w:divBdr>
        <w:top w:val="none" w:sz="0" w:space="0" w:color="auto"/>
        <w:left w:val="none" w:sz="0" w:space="0" w:color="auto"/>
        <w:bottom w:val="none" w:sz="0" w:space="0" w:color="auto"/>
        <w:right w:val="none" w:sz="0" w:space="0" w:color="auto"/>
      </w:divBdr>
    </w:div>
    <w:div w:id="1836650211">
      <w:bodyDiv w:val="1"/>
      <w:marLeft w:val="0"/>
      <w:marRight w:val="0"/>
      <w:marTop w:val="0"/>
      <w:marBottom w:val="0"/>
      <w:divBdr>
        <w:top w:val="none" w:sz="0" w:space="0" w:color="auto"/>
        <w:left w:val="none" w:sz="0" w:space="0" w:color="auto"/>
        <w:bottom w:val="none" w:sz="0" w:space="0" w:color="auto"/>
        <w:right w:val="none" w:sz="0" w:space="0" w:color="auto"/>
      </w:divBdr>
    </w:div>
    <w:div w:id="1837071850">
      <w:bodyDiv w:val="1"/>
      <w:marLeft w:val="0"/>
      <w:marRight w:val="0"/>
      <w:marTop w:val="0"/>
      <w:marBottom w:val="0"/>
      <w:divBdr>
        <w:top w:val="none" w:sz="0" w:space="0" w:color="auto"/>
        <w:left w:val="none" w:sz="0" w:space="0" w:color="auto"/>
        <w:bottom w:val="none" w:sz="0" w:space="0" w:color="auto"/>
        <w:right w:val="none" w:sz="0" w:space="0" w:color="auto"/>
      </w:divBdr>
    </w:div>
    <w:div w:id="1837528137">
      <w:bodyDiv w:val="1"/>
      <w:marLeft w:val="0"/>
      <w:marRight w:val="0"/>
      <w:marTop w:val="0"/>
      <w:marBottom w:val="0"/>
      <w:divBdr>
        <w:top w:val="none" w:sz="0" w:space="0" w:color="auto"/>
        <w:left w:val="none" w:sz="0" w:space="0" w:color="auto"/>
        <w:bottom w:val="none" w:sz="0" w:space="0" w:color="auto"/>
        <w:right w:val="none" w:sz="0" w:space="0" w:color="auto"/>
      </w:divBdr>
    </w:div>
    <w:div w:id="1838613679">
      <w:bodyDiv w:val="1"/>
      <w:marLeft w:val="0"/>
      <w:marRight w:val="0"/>
      <w:marTop w:val="0"/>
      <w:marBottom w:val="0"/>
      <w:divBdr>
        <w:top w:val="none" w:sz="0" w:space="0" w:color="auto"/>
        <w:left w:val="none" w:sz="0" w:space="0" w:color="auto"/>
        <w:bottom w:val="none" w:sz="0" w:space="0" w:color="auto"/>
        <w:right w:val="none" w:sz="0" w:space="0" w:color="auto"/>
      </w:divBdr>
    </w:div>
    <w:div w:id="1838962547">
      <w:bodyDiv w:val="1"/>
      <w:marLeft w:val="0"/>
      <w:marRight w:val="0"/>
      <w:marTop w:val="0"/>
      <w:marBottom w:val="0"/>
      <w:divBdr>
        <w:top w:val="none" w:sz="0" w:space="0" w:color="auto"/>
        <w:left w:val="none" w:sz="0" w:space="0" w:color="auto"/>
        <w:bottom w:val="none" w:sz="0" w:space="0" w:color="auto"/>
        <w:right w:val="none" w:sz="0" w:space="0" w:color="auto"/>
      </w:divBdr>
    </w:div>
    <w:div w:id="1839268861">
      <w:bodyDiv w:val="1"/>
      <w:marLeft w:val="0"/>
      <w:marRight w:val="0"/>
      <w:marTop w:val="0"/>
      <w:marBottom w:val="0"/>
      <w:divBdr>
        <w:top w:val="none" w:sz="0" w:space="0" w:color="auto"/>
        <w:left w:val="none" w:sz="0" w:space="0" w:color="auto"/>
        <w:bottom w:val="none" w:sz="0" w:space="0" w:color="auto"/>
        <w:right w:val="none" w:sz="0" w:space="0" w:color="auto"/>
      </w:divBdr>
    </w:div>
    <w:div w:id="1840148612">
      <w:bodyDiv w:val="1"/>
      <w:marLeft w:val="0"/>
      <w:marRight w:val="0"/>
      <w:marTop w:val="0"/>
      <w:marBottom w:val="0"/>
      <w:divBdr>
        <w:top w:val="none" w:sz="0" w:space="0" w:color="auto"/>
        <w:left w:val="none" w:sz="0" w:space="0" w:color="auto"/>
        <w:bottom w:val="none" w:sz="0" w:space="0" w:color="auto"/>
        <w:right w:val="none" w:sz="0" w:space="0" w:color="auto"/>
      </w:divBdr>
    </w:div>
    <w:div w:id="1840461208">
      <w:bodyDiv w:val="1"/>
      <w:marLeft w:val="0"/>
      <w:marRight w:val="0"/>
      <w:marTop w:val="0"/>
      <w:marBottom w:val="0"/>
      <w:divBdr>
        <w:top w:val="none" w:sz="0" w:space="0" w:color="auto"/>
        <w:left w:val="none" w:sz="0" w:space="0" w:color="auto"/>
        <w:bottom w:val="none" w:sz="0" w:space="0" w:color="auto"/>
        <w:right w:val="none" w:sz="0" w:space="0" w:color="auto"/>
      </w:divBdr>
    </w:div>
    <w:div w:id="1841120376">
      <w:bodyDiv w:val="1"/>
      <w:marLeft w:val="0"/>
      <w:marRight w:val="0"/>
      <w:marTop w:val="0"/>
      <w:marBottom w:val="0"/>
      <w:divBdr>
        <w:top w:val="none" w:sz="0" w:space="0" w:color="auto"/>
        <w:left w:val="none" w:sz="0" w:space="0" w:color="auto"/>
        <w:bottom w:val="none" w:sz="0" w:space="0" w:color="auto"/>
        <w:right w:val="none" w:sz="0" w:space="0" w:color="auto"/>
      </w:divBdr>
    </w:div>
    <w:div w:id="1841698415">
      <w:bodyDiv w:val="1"/>
      <w:marLeft w:val="0"/>
      <w:marRight w:val="0"/>
      <w:marTop w:val="0"/>
      <w:marBottom w:val="0"/>
      <w:divBdr>
        <w:top w:val="none" w:sz="0" w:space="0" w:color="auto"/>
        <w:left w:val="none" w:sz="0" w:space="0" w:color="auto"/>
        <w:bottom w:val="none" w:sz="0" w:space="0" w:color="auto"/>
        <w:right w:val="none" w:sz="0" w:space="0" w:color="auto"/>
      </w:divBdr>
    </w:div>
    <w:div w:id="1842156609">
      <w:bodyDiv w:val="1"/>
      <w:marLeft w:val="0"/>
      <w:marRight w:val="0"/>
      <w:marTop w:val="0"/>
      <w:marBottom w:val="0"/>
      <w:divBdr>
        <w:top w:val="none" w:sz="0" w:space="0" w:color="auto"/>
        <w:left w:val="none" w:sz="0" w:space="0" w:color="auto"/>
        <w:bottom w:val="none" w:sz="0" w:space="0" w:color="auto"/>
        <w:right w:val="none" w:sz="0" w:space="0" w:color="auto"/>
      </w:divBdr>
    </w:div>
    <w:div w:id="1843156119">
      <w:bodyDiv w:val="1"/>
      <w:marLeft w:val="0"/>
      <w:marRight w:val="0"/>
      <w:marTop w:val="0"/>
      <w:marBottom w:val="0"/>
      <w:divBdr>
        <w:top w:val="none" w:sz="0" w:space="0" w:color="auto"/>
        <w:left w:val="none" w:sz="0" w:space="0" w:color="auto"/>
        <w:bottom w:val="none" w:sz="0" w:space="0" w:color="auto"/>
        <w:right w:val="none" w:sz="0" w:space="0" w:color="auto"/>
      </w:divBdr>
    </w:div>
    <w:div w:id="1843467063">
      <w:bodyDiv w:val="1"/>
      <w:marLeft w:val="0"/>
      <w:marRight w:val="0"/>
      <w:marTop w:val="0"/>
      <w:marBottom w:val="0"/>
      <w:divBdr>
        <w:top w:val="none" w:sz="0" w:space="0" w:color="auto"/>
        <w:left w:val="none" w:sz="0" w:space="0" w:color="auto"/>
        <w:bottom w:val="none" w:sz="0" w:space="0" w:color="auto"/>
        <w:right w:val="none" w:sz="0" w:space="0" w:color="auto"/>
      </w:divBdr>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3663630">
      <w:bodyDiv w:val="1"/>
      <w:marLeft w:val="0"/>
      <w:marRight w:val="0"/>
      <w:marTop w:val="0"/>
      <w:marBottom w:val="0"/>
      <w:divBdr>
        <w:top w:val="none" w:sz="0" w:space="0" w:color="auto"/>
        <w:left w:val="none" w:sz="0" w:space="0" w:color="auto"/>
        <w:bottom w:val="none" w:sz="0" w:space="0" w:color="auto"/>
        <w:right w:val="none" w:sz="0" w:space="0" w:color="auto"/>
      </w:divBdr>
    </w:div>
    <w:div w:id="1843855664">
      <w:bodyDiv w:val="1"/>
      <w:marLeft w:val="0"/>
      <w:marRight w:val="0"/>
      <w:marTop w:val="0"/>
      <w:marBottom w:val="0"/>
      <w:divBdr>
        <w:top w:val="none" w:sz="0" w:space="0" w:color="auto"/>
        <w:left w:val="none" w:sz="0" w:space="0" w:color="auto"/>
        <w:bottom w:val="none" w:sz="0" w:space="0" w:color="auto"/>
        <w:right w:val="none" w:sz="0" w:space="0" w:color="auto"/>
      </w:divBdr>
    </w:div>
    <w:div w:id="1844202562">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45511786">
      <w:bodyDiv w:val="1"/>
      <w:marLeft w:val="0"/>
      <w:marRight w:val="0"/>
      <w:marTop w:val="0"/>
      <w:marBottom w:val="0"/>
      <w:divBdr>
        <w:top w:val="none" w:sz="0" w:space="0" w:color="auto"/>
        <w:left w:val="none" w:sz="0" w:space="0" w:color="auto"/>
        <w:bottom w:val="none" w:sz="0" w:space="0" w:color="auto"/>
        <w:right w:val="none" w:sz="0" w:space="0" w:color="auto"/>
      </w:divBdr>
    </w:div>
    <w:div w:id="1845900824">
      <w:bodyDiv w:val="1"/>
      <w:marLeft w:val="0"/>
      <w:marRight w:val="0"/>
      <w:marTop w:val="0"/>
      <w:marBottom w:val="0"/>
      <w:divBdr>
        <w:top w:val="none" w:sz="0" w:space="0" w:color="auto"/>
        <w:left w:val="none" w:sz="0" w:space="0" w:color="auto"/>
        <w:bottom w:val="none" w:sz="0" w:space="0" w:color="auto"/>
        <w:right w:val="none" w:sz="0" w:space="0" w:color="auto"/>
      </w:divBdr>
    </w:div>
    <w:div w:id="1846631066">
      <w:bodyDiv w:val="1"/>
      <w:marLeft w:val="0"/>
      <w:marRight w:val="0"/>
      <w:marTop w:val="0"/>
      <w:marBottom w:val="0"/>
      <w:divBdr>
        <w:top w:val="none" w:sz="0" w:space="0" w:color="auto"/>
        <w:left w:val="none" w:sz="0" w:space="0" w:color="auto"/>
        <w:bottom w:val="none" w:sz="0" w:space="0" w:color="auto"/>
        <w:right w:val="none" w:sz="0" w:space="0" w:color="auto"/>
      </w:divBdr>
    </w:div>
    <w:div w:id="1848515503">
      <w:bodyDiv w:val="1"/>
      <w:marLeft w:val="0"/>
      <w:marRight w:val="0"/>
      <w:marTop w:val="0"/>
      <w:marBottom w:val="0"/>
      <w:divBdr>
        <w:top w:val="none" w:sz="0" w:space="0" w:color="auto"/>
        <w:left w:val="none" w:sz="0" w:space="0" w:color="auto"/>
        <w:bottom w:val="none" w:sz="0" w:space="0" w:color="auto"/>
        <w:right w:val="none" w:sz="0" w:space="0" w:color="auto"/>
      </w:divBdr>
    </w:div>
    <w:div w:id="1848665086">
      <w:bodyDiv w:val="1"/>
      <w:marLeft w:val="0"/>
      <w:marRight w:val="0"/>
      <w:marTop w:val="0"/>
      <w:marBottom w:val="0"/>
      <w:divBdr>
        <w:top w:val="none" w:sz="0" w:space="0" w:color="auto"/>
        <w:left w:val="none" w:sz="0" w:space="0" w:color="auto"/>
        <w:bottom w:val="none" w:sz="0" w:space="0" w:color="auto"/>
        <w:right w:val="none" w:sz="0" w:space="0" w:color="auto"/>
      </w:divBdr>
    </w:div>
    <w:div w:id="1848787895">
      <w:bodyDiv w:val="1"/>
      <w:marLeft w:val="0"/>
      <w:marRight w:val="0"/>
      <w:marTop w:val="0"/>
      <w:marBottom w:val="0"/>
      <w:divBdr>
        <w:top w:val="none" w:sz="0" w:space="0" w:color="auto"/>
        <w:left w:val="none" w:sz="0" w:space="0" w:color="auto"/>
        <w:bottom w:val="none" w:sz="0" w:space="0" w:color="auto"/>
        <w:right w:val="none" w:sz="0" w:space="0" w:color="auto"/>
      </w:divBdr>
    </w:div>
    <w:div w:id="1848864068">
      <w:bodyDiv w:val="1"/>
      <w:marLeft w:val="0"/>
      <w:marRight w:val="0"/>
      <w:marTop w:val="0"/>
      <w:marBottom w:val="0"/>
      <w:divBdr>
        <w:top w:val="none" w:sz="0" w:space="0" w:color="auto"/>
        <w:left w:val="none" w:sz="0" w:space="0" w:color="auto"/>
        <w:bottom w:val="none" w:sz="0" w:space="0" w:color="auto"/>
        <w:right w:val="none" w:sz="0" w:space="0" w:color="auto"/>
      </w:divBdr>
    </w:div>
    <w:div w:id="1849099853">
      <w:bodyDiv w:val="1"/>
      <w:marLeft w:val="0"/>
      <w:marRight w:val="0"/>
      <w:marTop w:val="0"/>
      <w:marBottom w:val="0"/>
      <w:divBdr>
        <w:top w:val="none" w:sz="0" w:space="0" w:color="auto"/>
        <w:left w:val="none" w:sz="0" w:space="0" w:color="auto"/>
        <w:bottom w:val="none" w:sz="0" w:space="0" w:color="auto"/>
        <w:right w:val="none" w:sz="0" w:space="0" w:color="auto"/>
      </w:divBdr>
    </w:div>
    <w:div w:id="1849636682">
      <w:bodyDiv w:val="1"/>
      <w:marLeft w:val="0"/>
      <w:marRight w:val="0"/>
      <w:marTop w:val="0"/>
      <w:marBottom w:val="0"/>
      <w:divBdr>
        <w:top w:val="none" w:sz="0" w:space="0" w:color="auto"/>
        <w:left w:val="none" w:sz="0" w:space="0" w:color="auto"/>
        <w:bottom w:val="none" w:sz="0" w:space="0" w:color="auto"/>
        <w:right w:val="none" w:sz="0" w:space="0" w:color="auto"/>
      </w:divBdr>
    </w:div>
    <w:div w:id="1849834278">
      <w:bodyDiv w:val="1"/>
      <w:marLeft w:val="0"/>
      <w:marRight w:val="0"/>
      <w:marTop w:val="0"/>
      <w:marBottom w:val="0"/>
      <w:divBdr>
        <w:top w:val="none" w:sz="0" w:space="0" w:color="auto"/>
        <w:left w:val="none" w:sz="0" w:space="0" w:color="auto"/>
        <w:bottom w:val="none" w:sz="0" w:space="0" w:color="auto"/>
        <w:right w:val="none" w:sz="0" w:space="0" w:color="auto"/>
      </w:divBdr>
    </w:div>
    <w:div w:id="1850287407">
      <w:bodyDiv w:val="1"/>
      <w:marLeft w:val="0"/>
      <w:marRight w:val="0"/>
      <w:marTop w:val="0"/>
      <w:marBottom w:val="0"/>
      <w:divBdr>
        <w:top w:val="none" w:sz="0" w:space="0" w:color="auto"/>
        <w:left w:val="none" w:sz="0" w:space="0" w:color="auto"/>
        <w:bottom w:val="none" w:sz="0" w:space="0" w:color="auto"/>
        <w:right w:val="none" w:sz="0" w:space="0" w:color="auto"/>
      </w:divBdr>
    </w:div>
    <w:div w:id="1850559852">
      <w:bodyDiv w:val="1"/>
      <w:marLeft w:val="0"/>
      <w:marRight w:val="0"/>
      <w:marTop w:val="0"/>
      <w:marBottom w:val="0"/>
      <w:divBdr>
        <w:top w:val="none" w:sz="0" w:space="0" w:color="auto"/>
        <w:left w:val="none" w:sz="0" w:space="0" w:color="auto"/>
        <w:bottom w:val="none" w:sz="0" w:space="0" w:color="auto"/>
        <w:right w:val="none" w:sz="0" w:space="0" w:color="auto"/>
      </w:divBdr>
    </w:div>
    <w:div w:id="1850831185">
      <w:bodyDiv w:val="1"/>
      <w:marLeft w:val="0"/>
      <w:marRight w:val="0"/>
      <w:marTop w:val="0"/>
      <w:marBottom w:val="0"/>
      <w:divBdr>
        <w:top w:val="none" w:sz="0" w:space="0" w:color="auto"/>
        <w:left w:val="none" w:sz="0" w:space="0" w:color="auto"/>
        <w:bottom w:val="none" w:sz="0" w:space="0" w:color="auto"/>
        <w:right w:val="none" w:sz="0" w:space="0" w:color="auto"/>
      </w:divBdr>
    </w:div>
    <w:div w:id="1851485548">
      <w:bodyDiv w:val="1"/>
      <w:marLeft w:val="0"/>
      <w:marRight w:val="0"/>
      <w:marTop w:val="0"/>
      <w:marBottom w:val="0"/>
      <w:divBdr>
        <w:top w:val="none" w:sz="0" w:space="0" w:color="auto"/>
        <w:left w:val="none" w:sz="0" w:space="0" w:color="auto"/>
        <w:bottom w:val="none" w:sz="0" w:space="0" w:color="auto"/>
        <w:right w:val="none" w:sz="0" w:space="0" w:color="auto"/>
      </w:divBdr>
    </w:div>
    <w:div w:id="1851721687">
      <w:bodyDiv w:val="1"/>
      <w:marLeft w:val="0"/>
      <w:marRight w:val="0"/>
      <w:marTop w:val="0"/>
      <w:marBottom w:val="0"/>
      <w:divBdr>
        <w:top w:val="none" w:sz="0" w:space="0" w:color="auto"/>
        <w:left w:val="none" w:sz="0" w:space="0" w:color="auto"/>
        <w:bottom w:val="none" w:sz="0" w:space="0" w:color="auto"/>
        <w:right w:val="none" w:sz="0" w:space="0" w:color="auto"/>
      </w:divBdr>
    </w:div>
    <w:div w:id="1852987198">
      <w:bodyDiv w:val="1"/>
      <w:marLeft w:val="0"/>
      <w:marRight w:val="0"/>
      <w:marTop w:val="0"/>
      <w:marBottom w:val="0"/>
      <w:divBdr>
        <w:top w:val="none" w:sz="0" w:space="0" w:color="auto"/>
        <w:left w:val="none" w:sz="0" w:space="0" w:color="auto"/>
        <w:bottom w:val="none" w:sz="0" w:space="0" w:color="auto"/>
        <w:right w:val="none" w:sz="0" w:space="0" w:color="auto"/>
      </w:divBdr>
    </w:div>
    <w:div w:id="1855073543">
      <w:bodyDiv w:val="1"/>
      <w:marLeft w:val="0"/>
      <w:marRight w:val="0"/>
      <w:marTop w:val="0"/>
      <w:marBottom w:val="0"/>
      <w:divBdr>
        <w:top w:val="none" w:sz="0" w:space="0" w:color="auto"/>
        <w:left w:val="none" w:sz="0" w:space="0" w:color="auto"/>
        <w:bottom w:val="none" w:sz="0" w:space="0" w:color="auto"/>
        <w:right w:val="none" w:sz="0" w:space="0" w:color="auto"/>
      </w:divBdr>
    </w:div>
    <w:div w:id="1855267169">
      <w:bodyDiv w:val="1"/>
      <w:marLeft w:val="0"/>
      <w:marRight w:val="0"/>
      <w:marTop w:val="0"/>
      <w:marBottom w:val="0"/>
      <w:divBdr>
        <w:top w:val="none" w:sz="0" w:space="0" w:color="auto"/>
        <w:left w:val="none" w:sz="0" w:space="0" w:color="auto"/>
        <w:bottom w:val="none" w:sz="0" w:space="0" w:color="auto"/>
        <w:right w:val="none" w:sz="0" w:space="0" w:color="auto"/>
      </w:divBdr>
    </w:div>
    <w:div w:id="1855609987">
      <w:bodyDiv w:val="1"/>
      <w:marLeft w:val="0"/>
      <w:marRight w:val="0"/>
      <w:marTop w:val="0"/>
      <w:marBottom w:val="0"/>
      <w:divBdr>
        <w:top w:val="none" w:sz="0" w:space="0" w:color="auto"/>
        <w:left w:val="none" w:sz="0" w:space="0" w:color="auto"/>
        <w:bottom w:val="none" w:sz="0" w:space="0" w:color="auto"/>
        <w:right w:val="none" w:sz="0" w:space="0" w:color="auto"/>
      </w:divBdr>
    </w:div>
    <w:div w:id="1855798878">
      <w:bodyDiv w:val="1"/>
      <w:marLeft w:val="0"/>
      <w:marRight w:val="0"/>
      <w:marTop w:val="0"/>
      <w:marBottom w:val="0"/>
      <w:divBdr>
        <w:top w:val="none" w:sz="0" w:space="0" w:color="auto"/>
        <w:left w:val="none" w:sz="0" w:space="0" w:color="auto"/>
        <w:bottom w:val="none" w:sz="0" w:space="0" w:color="auto"/>
        <w:right w:val="none" w:sz="0" w:space="0" w:color="auto"/>
      </w:divBdr>
    </w:div>
    <w:div w:id="1856262017">
      <w:bodyDiv w:val="1"/>
      <w:marLeft w:val="0"/>
      <w:marRight w:val="0"/>
      <w:marTop w:val="0"/>
      <w:marBottom w:val="0"/>
      <w:divBdr>
        <w:top w:val="none" w:sz="0" w:space="0" w:color="auto"/>
        <w:left w:val="none" w:sz="0" w:space="0" w:color="auto"/>
        <w:bottom w:val="none" w:sz="0" w:space="0" w:color="auto"/>
        <w:right w:val="none" w:sz="0" w:space="0" w:color="auto"/>
      </w:divBdr>
    </w:div>
    <w:div w:id="1856573406">
      <w:bodyDiv w:val="1"/>
      <w:marLeft w:val="0"/>
      <w:marRight w:val="0"/>
      <w:marTop w:val="0"/>
      <w:marBottom w:val="0"/>
      <w:divBdr>
        <w:top w:val="none" w:sz="0" w:space="0" w:color="auto"/>
        <w:left w:val="none" w:sz="0" w:space="0" w:color="auto"/>
        <w:bottom w:val="none" w:sz="0" w:space="0" w:color="auto"/>
        <w:right w:val="none" w:sz="0" w:space="0" w:color="auto"/>
      </w:divBdr>
    </w:div>
    <w:div w:id="1857233721">
      <w:bodyDiv w:val="1"/>
      <w:marLeft w:val="0"/>
      <w:marRight w:val="0"/>
      <w:marTop w:val="0"/>
      <w:marBottom w:val="0"/>
      <w:divBdr>
        <w:top w:val="none" w:sz="0" w:space="0" w:color="auto"/>
        <w:left w:val="none" w:sz="0" w:space="0" w:color="auto"/>
        <w:bottom w:val="none" w:sz="0" w:space="0" w:color="auto"/>
        <w:right w:val="none" w:sz="0" w:space="0" w:color="auto"/>
      </w:divBdr>
    </w:div>
    <w:div w:id="1857496924">
      <w:bodyDiv w:val="1"/>
      <w:marLeft w:val="0"/>
      <w:marRight w:val="0"/>
      <w:marTop w:val="0"/>
      <w:marBottom w:val="0"/>
      <w:divBdr>
        <w:top w:val="none" w:sz="0" w:space="0" w:color="auto"/>
        <w:left w:val="none" w:sz="0" w:space="0" w:color="auto"/>
        <w:bottom w:val="none" w:sz="0" w:space="0" w:color="auto"/>
        <w:right w:val="none" w:sz="0" w:space="0" w:color="auto"/>
      </w:divBdr>
    </w:div>
    <w:div w:id="1857500156">
      <w:bodyDiv w:val="1"/>
      <w:marLeft w:val="0"/>
      <w:marRight w:val="0"/>
      <w:marTop w:val="0"/>
      <w:marBottom w:val="0"/>
      <w:divBdr>
        <w:top w:val="none" w:sz="0" w:space="0" w:color="auto"/>
        <w:left w:val="none" w:sz="0" w:space="0" w:color="auto"/>
        <w:bottom w:val="none" w:sz="0" w:space="0" w:color="auto"/>
        <w:right w:val="none" w:sz="0" w:space="0" w:color="auto"/>
      </w:divBdr>
    </w:div>
    <w:div w:id="1858427685">
      <w:bodyDiv w:val="1"/>
      <w:marLeft w:val="0"/>
      <w:marRight w:val="0"/>
      <w:marTop w:val="0"/>
      <w:marBottom w:val="0"/>
      <w:divBdr>
        <w:top w:val="none" w:sz="0" w:space="0" w:color="auto"/>
        <w:left w:val="none" w:sz="0" w:space="0" w:color="auto"/>
        <w:bottom w:val="none" w:sz="0" w:space="0" w:color="auto"/>
        <w:right w:val="none" w:sz="0" w:space="0" w:color="auto"/>
      </w:divBdr>
    </w:div>
    <w:div w:id="1858616555">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59541225">
      <w:bodyDiv w:val="1"/>
      <w:marLeft w:val="0"/>
      <w:marRight w:val="0"/>
      <w:marTop w:val="0"/>
      <w:marBottom w:val="0"/>
      <w:divBdr>
        <w:top w:val="none" w:sz="0" w:space="0" w:color="auto"/>
        <w:left w:val="none" w:sz="0" w:space="0" w:color="auto"/>
        <w:bottom w:val="none" w:sz="0" w:space="0" w:color="auto"/>
        <w:right w:val="none" w:sz="0" w:space="0" w:color="auto"/>
      </w:divBdr>
    </w:div>
    <w:div w:id="1860653322">
      <w:bodyDiv w:val="1"/>
      <w:marLeft w:val="0"/>
      <w:marRight w:val="0"/>
      <w:marTop w:val="0"/>
      <w:marBottom w:val="0"/>
      <w:divBdr>
        <w:top w:val="none" w:sz="0" w:space="0" w:color="auto"/>
        <w:left w:val="none" w:sz="0" w:space="0" w:color="auto"/>
        <w:bottom w:val="none" w:sz="0" w:space="0" w:color="auto"/>
        <w:right w:val="none" w:sz="0" w:space="0" w:color="auto"/>
      </w:divBdr>
    </w:div>
    <w:div w:id="1860924958">
      <w:bodyDiv w:val="1"/>
      <w:marLeft w:val="0"/>
      <w:marRight w:val="0"/>
      <w:marTop w:val="0"/>
      <w:marBottom w:val="0"/>
      <w:divBdr>
        <w:top w:val="none" w:sz="0" w:space="0" w:color="auto"/>
        <w:left w:val="none" w:sz="0" w:space="0" w:color="auto"/>
        <w:bottom w:val="none" w:sz="0" w:space="0" w:color="auto"/>
        <w:right w:val="none" w:sz="0" w:space="0" w:color="auto"/>
      </w:divBdr>
    </w:div>
    <w:div w:id="1861118382">
      <w:bodyDiv w:val="1"/>
      <w:marLeft w:val="0"/>
      <w:marRight w:val="0"/>
      <w:marTop w:val="0"/>
      <w:marBottom w:val="0"/>
      <w:divBdr>
        <w:top w:val="none" w:sz="0" w:space="0" w:color="auto"/>
        <w:left w:val="none" w:sz="0" w:space="0" w:color="auto"/>
        <w:bottom w:val="none" w:sz="0" w:space="0" w:color="auto"/>
        <w:right w:val="none" w:sz="0" w:space="0" w:color="auto"/>
      </w:divBdr>
    </w:div>
    <w:div w:id="1861308631">
      <w:bodyDiv w:val="1"/>
      <w:marLeft w:val="0"/>
      <w:marRight w:val="0"/>
      <w:marTop w:val="0"/>
      <w:marBottom w:val="0"/>
      <w:divBdr>
        <w:top w:val="none" w:sz="0" w:space="0" w:color="auto"/>
        <w:left w:val="none" w:sz="0" w:space="0" w:color="auto"/>
        <w:bottom w:val="none" w:sz="0" w:space="0" w:color="auto"/>
        <w:right w:val="none" w:sz="0" w:space="0" w:color="auto"/>
      </w:divBdr>
    </w:div>
    <w:div w:id="1861358312">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63787026">
      <w:bodyDiv w:val="1"/>
      <w:marLeft w:val="0"/>
      <w:marRight w:val="0"/>
      <w:marTop w:val="0"/>
      <w:marBottom w:val="0"/>
      <w:divBdr>
        <w:top w:val="none" w:sz="0" w:space="0" w:color="auto"/>
        <w:left w:val="none" w:sz="0" w:space="0" w:color="auto"/>
        <w:bottom w:val="none" w:sz="0" w:space="0" w:color="auto"/>
        <w:right w:val="none" w:sz="0" w:space="0" w:color="auto"/>
      </w:divBdr>
    </w:div>
    <w:div w:id="1864397395">
      <w:bodyDiv w:val="1"/>
      <w:marLeft w:val="0"/>
      <w:marRight w:val="0"/>
      <w:marTop w:val="0"/>
      <w:marBottom w:val="0"/>
      <w:divBdr>
        <w:top w:val="none" w:sz="0" w:space="0" w:color="auto"/>
        <w:left w:val="none" w:sz="0" w:space="0" w:color="auto"/>
        <w:bottom w:val="none" w:sz="0" w:space="0" w:color="auto"/>
        <w:right w:val="none" w:sz="0" w:space="0" w:color="auto"/>
      </w:divBdr>
    </w:div>
    <w:div w:id="1864593576">
      <w:bodyDiv w:val="1"/>
      <w:marLeft w:val="0"/>
      <w:marRight w:val="0"/>
      <w:marTop w:val="0"/>
      <w:marBottom w:val="0"/>
      <w:divBdr>
        <w:top w:val="none" w:sz="0" w:space="0" w:color="auto"/>
        <w:left w:val="none" w:sz="0" w:space="0" w:color="auto"/>
        <w:bottom w:val="none" w:sz="0" w:space="0" w:color="auto"/>
        <w:right w:val="none" w:sz="0" w:space="0" w:color="auto"/>
      </w:divBdr>
    </w:div>
    <w:div w:id="1865244552">
      <w:bodyDiv w:val="1"/>
      <w:marLeft w:val="0"/>
      <w:marRight w:val="0"/>
      <w:marTop w:val="0"/>
      <w:marBottom w:val="0"/>
      <w:divBdr>
        <w:top w:val="none" w:sz="0" w:space="0" w:color="auto"/>
        <w:left w:val="none" w:sz="0" w:space="0" w:color="auto"/>
        <w:bottom w:val="none" w:sz="0" w:space="0" w:color="auto"/>
        <w:right w:val="none" w:sz="0" w:space="0" w:color="auto"/>
      </w:divBdr>
    </w:div>
    <w:div w:id="1865554672">
      <w:bodyDiv w:val="1"/>
      <w:marLeft w:val="0"/>
      <w:marRight w:val="0"/>
      <w:marTop w:val="0"/>
      <w:marBottom w:val="0"/>
      <w:divBdr>
        <w:top w:val="none" w:sz="0" w:space="0" w:color="auto"/>
        <w:left w:val="none" w:sz="0" w:space="0" w:color="auto"/>
        <w:bottom w:val="none" w:sz="0" w:space="0" w:color="auto"/>
        <w:right w:val="none" w:sz="0" w:space="0" w:color="auto"/>
      </w:divBdr>
    </w:div>
    <w:div w:id="1865902339">
      <w:bodyDiv w:val="1"/>
      <w:marLeft w:val="0"/>
      <w:marRight w:val="0"/>
      <w:marTop w:val="0"/>
      <w:marBottom w:val="0"/>
      <w:divBdr>
        <w:top w:val="none" w:sz="0" w:space="0" w:color="auto"/>
        <w:left w:val="none" w:sz="0" w:space="0" w:color="auto"/>
        <w:bottom w:val="none" w:sz="0" w:space="0" w:color="auto"/>
        <w:right w:val="none" w:sz="0" w:space="0" w:color="auto"/>
      </w:divBdr>
    </w:div>
    <w:div w:id="1866213634">
      <w:bodyDiv w:val="1"/>
      <w:marLeft w:val="0"/>
      <w:marRight w:val="0"/>
      <w:marTop w:val="0"/>
      <w:marBottom w:val="0"/>
      <w:divBdr>
        <w:top w:val="none" w:sz="0" w:space="0" w:color="auto"/>
        <w:left w:val="none" w:sz="0" w:space="0" w:color="auto"/>
        <w:bottom w:val="none" w:sz="0" w:space="0" w:color="auto"/>
        <w:right w:val="none" w:sz="0" w:space="0" w:color="auto"/>
      </w:divBdr>
    </w:div>
    <w:div w:id="1866602342">
      <w:bodyDiv w:val="1"/>
      <w:marLeft w:val="0"/>
      <w:marRight w:val="0"/>
      <w:marTop w:val="0"/>
      <w:marBottom w:val="0"/>
      <w:divBdr>
        <w:top w:val="none" w:sz="0" w:space="0" w:color="auto"/>
        <w:left w:val="none" w:sz="0" w:space="0" w:color="auto"/>
        <w:bottom w:val="none" w:sz="0" w:space="0" w:color="auto"/>
        <w:right w:val="none" w:sz="0" w:space="0" w:color="auto"/>
      </w:divBdr>
    </w:div>
    <w:div w:id="1866794047">
      <w:bodyDiv w:val="1"/>
      <w:marLeft w:val="0"/>
      <w:marRight w:val="0"/>
      <w:marTop w:val="0"/>
      <w:marBottom w:val="0"/>
      <w:divBdr>
        <w:top w:val="none" w:sz="0" w:space="0" w:color="auto"/>
        <w:left w:val="none" w:sz="0" w:space="0" w:color="auto"/>
        <w:bottom w:val="none" w:sz="0" w:space="0" w:color="auto"/>
        <w:right w:val="none" w:sz="0" w:space="0" w:color="auto"/>
      </w:divBdr>
    </w:div>
    <w:div w:id="1867058299">
      <w:bodyDiv w:val="1"/>
      <w:marLeft w:val="0"/>
      <w:marRight w:val="0"/>
      <w:marTop w:val="0"/>
      <w:marBottom w:val="0"/>
      <w:divBdr>
        <w:top w:val="none" w:sz="0" w:space="0" w:color="auto"/>
        <w:left w:val="none" w:sz="0" w:space="0" w:color="auto"/>
        <w:bottom w:val="none" w:sz="0" w:space="0" w:color="auto"/>
        <w:right w:val="none" w:sz="0" w:space="0" w:color="auto"/>
      </w:divBdr>
    </w:div>
    <w:div w:id="1867521157">
      <w:bodyDiv w:val="1"/>
      <w:marLeft w:val="0"/>
      <w:marRight w:val="0"/>
      <w:marTop w:val="0"/>
      <w:marBottom w:val="0"/>
      <w:divBdr>
        <w:top w:val="none" w:sz="0" w:space="0" w:color="auto"/>
        <w:left w:val="none" w:sz="0" w:space="0" w:color="auto"/>
        <w:bottom w:val="none" w:sz="0" w:space="0" w:color="auto"/>
        <w:right w:val="none" w:sz="0" w:space="0" w:color="auto"/>
      </w:divBdr>
    </w:div>
    <w:div w:id="1867869518">
      <w:bodyDiv w:val="1"/>
      <w:marLeft w:val="0"/>
      <w:marRight w:val="0"/>
      <w:marTop w:val="0"/>
      <w:marBottom w:val="0"/>
      <w:divBdr>
        <w:top w:val="none" w:sz="0" w:space="0" w:color="auto"/>
        <w:left w:val="none" w:sz="0" w:space="0" w:color="auto"/>
        <w:bottom w:val="none" w:sz="0" w:space="0" w:color="auto"/>
        <w:right w:val="none" w:sz="0" w:space="0" w:color="auto"/>
      </w:divBdr>
    </w:div>
    <w:div w:id="1868325088">
      <w:bodyDiv w:val="1"/>
      <w:marLeft w:val="0"/>
      <w:marRight w:val="0"/>
      <w:marTop w:val="0"/>
      <w:marBottom w:val="0"/>
      <w:divBdr>
        <w:top w:val="none" w:sz="0" w:space="0" w:color="auto"/>
        <w:left w:val="none" w:sz="0" w:space="0" w:color="auto"/>
        <w:bottom w:val="none" w:sz="0" w:space="0" w:color="auto"/>
        <w:right w:val="none" w:sz="0" w:space="0" w:color="auto"/>
      </w:divBdr>
    </w:div>
    <w:div w:id="1868835852">
      <w:bodyDiv w:val="1"/>
      <w:marLeft w:val="0"/>
      <w:marRight w:val="0"/>
      <w:marTop w:val="0"/>
      <w:marBottom w:val="0"/>
      <w:divBdr>
        <w:top w:val="none" w:sz="0" w:space="0" w:color="auto"/>
        <w:left w:val="none" w:sz="0" w:space="0" w:color="auto"/>
        <w:bottom w:val="none" w:sz="0" w:space="0" w:color="auto"/>
        <w:right w:val="none" w:sz="0" w:space="0" w:color="auto"/>
      </w:divBdr>
    </w:div>
    <w:div w:id="1869446895">
      <w:bodyDiv w:val="1"/>
      <w:marLeft w:val="0"/>
      <w:marRight w:val="0"/>
      <w:marTop w:val="0"/>
      <w:marBottom w:val="0"/>
      <w:divBdr>
        <w:top w:val="none" w:sz="0" w:space="0" w:color="auto"/>
        <w:left w:val="none" w:sz="0" w:space="0" w:color="auto"/>
        <w:bottom w:val="none" w:sz="0" w:space="0" w:color="auto"/>
        <w:right w:val="none" w:sz="0" w:space="0" w:color="auto"/>
      </w:divBdr>
    </w:div>
    <w:div w:id="1870221682">
      <w:bodyDiv w:val="1"/>
      <w:marLeft w:val="0"/>
      <w:marRight w:val="0"/>
      <w:marTop w:val="0"/>
      <w:marBottom w:val="0"/>
      <w:divBdr>
        <w:top w:val="none" w:sz="0" w:space="0" w:color="auto"/>
        <w:left w:val="none" w:sz="0" w:space="0" w:color="auto"/>
        <w:bottom w:val="none" w:sz="0" w:space="0" w:color="auto"/>
        <w:right w:val="none" w:sz="0" w:space="0" w:color="auto"/>
      </w:divBdr>
    </w:div>
    <w:div w:id="1870331969">
      <w:bodyDiv w:val="1"/>
      <w:marLeft w:val="0"/>
      <w:marRight w:val="0"/>
      <w:marTop w:val="0"/>
      <w:marBottom w:val="0"/>
      <w:divBdr>
        <w:top w:val="none" w:sz="0" w:space="0" w:color="auto"/>
        <w:left w:val="none" w:sz="0" w:space="0" w:color="auto"/>
        <w:bottom w:val="none" w:sz="0" w:space="0" w:color="auto"/>
        <w:right w:val="none" w:sz="0" w:space="0" w:color="auto"/>
      </w:divBdr>
    </w:div>
    <w:div w:id="1870489537">
      <w:bodyDiv w:val="1"/>
      <w:marLeft w:val="0"/>
      <w:marRight w:val="0"/>
      <w:marTop w:val="0"/>
      <w:marBottom w:val="0"/>
      <w:divBdr>
        <w:top w:val="none" w:sz="0" w:space="0" w:color="auto"/>
        <w:left w:val="none" w:sz="0" w:space="0" w:color="auto"/>
        <w:bottom w:val="none" w:sz="0" w:space="0" w:color="auto"/>
        <w:right w:val="none" w:sz="0" w:space="0" w:color="auto"/>
      </w:divBdr>
    </w:div>
    <w:div w:id="1870726135">
      <w:bodyDiv w:val="1"/>
      <w:marLeft w:val="0"/>
      <w:marRight w:val="0"/>
      <w:marTop w:val="0"/>
      <w:marBottom w:val="0"/>
      <w:divBdr>
        <w:top w:val="none" w:sz="0" w:space="0" w:color="auto"/>
        <w:left w:val="none" w:sz="0" w:space="0" w:color="auto"/>
        <w:bottom w:val="none" w:sz="0" w:space="0" w:color="auto"/>
        <w:right w:val="none" w:sz="0" w:space="0" w:color="auto"/>
      </w:divBdr>
    </w:div>
    <w:div w:id="1870726144">
      <w:bodyDiv w:val="1"/>
      <w:marLeft w:val="0"/>
      <w:marRight w:val="0"/>
      <w:marTop w:val="0"/>
      <w:marBottom w:val="0"/>
      <w:divBdr>
        <w:top w:val="none" w:sz="0" w:space="0" w:color="auto"/>
        <w:left w:val="none" w:sz="0" w:space="0" w:color="auto"/>
        <w:bottom w:val="none" w:sz="0" w:space="0" w:color="auto"/>
        <w:right w:val="none" w:sz="0" w:space="0" w:color="auto"/>
      </w:divBdr>
    </w:div>
    <w:div w:id="1870869894">
      <w:bodyDiv w:val="1"/>
      <w:marLeft w:val="0"/>
      <w:marRight w:val="0"/>
      <w:marTop w:val="0"/>
      <w:marBottom w:val="0"/>
      <w:divBdr>
        <w:top w:val="none" w:sz="0" w:space="0" w:color="auto"/>
        <w:left w:val="none" w:sz="0" w:space="0" w:color="auto"/>
        <w:bottom w:val="none" w:sz="0" w:space="0" w:color="auto"/>
        <w:right w:val="none" w:sz="0" w:space="0" w:color="auto"/>
      </w:divBdr>
    </w:div>
    <w:div w:id="1871455081">
      <w:bodyDiv w:val="1"/>
      <w:marLeft w:val="0"/>
      <w:marRight w:val="0"/>
      <w:marTop w:val="0"/>
      <w:marBottom w:val="0"/>
      <w:divBdr>
        <w:top w:val="none" w:sz="0" w:space="0" w:color="auto"/>
        <w:left w:val="none" w:sz="0" w:space="0" w:color="auto"/>
        <w:bottom w:val="none" w:sz="0" w:space="0" w:color="auto"/>
        <w:right w:val="none" w:sz="0" w:space="0" w:color="auto"/>
      </w:divBdr>
    </w:div>
    <w:div w:id="1872378110">
      <w:bodyDiv w:val="1"/>
      <w:marLeft w:val="0"/>
      <w:marRight w:val="0"/>
      <w:marTop w:val="0"/>
      <w:marBottom w:val="0"/>
      <w:divBdr>
        <w:top w:val="none" w:sz="0" w:space="0" w:color="auto"/>
        <w:left w:val="none" w:sz="0" w:space="0" w:color="auto"/>
        <w:bottom w:val="none" w:sz="0" w:space="0" w:color="auto"/>
        <w:right w:val="none" w:sz="0" w:space="0" w:color="auto"/>
      </w:divBdr>
    </w:div>
    <w:div w:id="1872650585">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73151366">
      <w:bodyDiv w:val="1"/>
      <w:marLeft w:val="0"/>
      <w:marRight w:val="0"/>
      <w:marTop w:val="0"/>
      <w:marBottom w:val="0"/>
      <w:divBdr>
        <w:top w:val="none" w:sz="0" w:space="0" w:color="auto"/>
        <w:left w:val="none" w:sz="0" w:space="0" w:color="auto"/>
        <w:bottom w:val="none" w:sz="0" w:space="0" w:color="auto"/>
        <w:right w:val="none" w:sz="0" w:space="0" w:color="auto"/>
      </w:divBdr>
    </w:div>
    <w:div w:id="1874154126">
      <w:bodyDiv w:val="1"/>
      <w:marLeft w:val="0"/>
      <w:marRight w:val="0"/>
      <w:marTop w:val="0"/>
      <w:marBottom w:val="0"/>
      <w:divBdr>
        <w:top w:val="none" w:sz="0" w:space="0" w:color="auto"/>
        <w:left w:val="none" w:sz="0" w:space="0" w:color="auto"/>
        <w:bottom w:val="none" w:sz="0" w:space="0" w:color="auto"/>
        <w:right w:val="none" w:sz="0" w:space="0" w:color="auto"/>
      </w:divBdr>
    </w:div>
    <w:div w:id="1874417808">
      <w:bodyDiv w:val="1"/>
      <w:marLeft w:val="0"/>
      <w:marRight w:val="0"/>
      <w:marTop w:val="0"/>
      <w:marBottom w:val="0"/>
      <w:divBdr>
        <w:top w:val="none" w:sz="0" w:space="0" w:color="auto"/>
        <w:left w:val="none" w:sz="0" w:space="0" w:color="auto"/>
        <w:bottom w:val="none" w:sz="0" w:space="0" w:color="auto"/>
        <w:right w:val="none" w:sz="0" w:space="0" w:color="auto"/>
      </w:divBdr>
    </w:div>
    <w:div w:id="1874659182">
      <w:bodyDiv w:val="1"/>
      <w:marLeft w:val="0"/>
      <w:marRight w:val="0"/>
      <w:marTop w:val="0"/>
      <w:marBottom w:val="0"/>
      <w:divBdr>
        <w:top w:val="none" w:sz="0" w:space="0" w:color="auto"/>
        <w:left w:val="none" w:sz="0" w:space="0" w:color="auto"/>
        <w:bottom w:val="none" w:sz="0" w:space="0" w:color="auto"/>
        <w:right w:val="none" w:sz="0" w:space="0" w:color="auto"/>
      </w:divBdr>
    </w:div>
    <w:div w:id="1875926689">
      <w:bodyDiv w:val="1"/>
      <w:marLeft w:val="0"/>
      <w:marRight w:val="0"/>
      <w:marTop w:val="0"/>
      <w:marBottom w:val="0"/>
      <w:divBdr>
        <w:top w:val="none" w:sz="0" w:space="0" w:color="auto"/>
        <w:left w:val="none" w:sz="0" w:space="0" w:color="auto"/>
        <w:bottom w:val="none" w:sz="0" w:space="0" w:color="auto"/>
        <w:right w:val="none" w:sz="0" w:space="0" w:color="auto"/>
      </w:divBdr>
    </w:div>
    <w:div w:id="1877310616">
      <w:bodyDiv w:val="1"/>
      <w:marLeft w:val="0"/>
      <w:marRight w:val="0"/>
      <w:marTop w:val="0"/>
      <w:marBottom w:val="0"/>
      <w:divBdr>
        <w:top w:val="none" w:sz="0" w:space="0" w:color="auto"/>
        <w:left w:val="none" w:sz="0" w:space="0" w:color="auto"/>
        <w:bottom w:val="none" w:sz="0" w:space="0" w:color="auto"/>
        <w:right w:val="none" w:sz="0" w:space="0" w:color="auto"/>
      </w:divBdr>
    </w:div>
    <w:div w:id="1877503930">
      <w:bodyDiv w:val="1"/>
      <w:marLeft w:val="0"/>
      <w:marRight w:val="0"/>
      <w:marTop w:val="0"/>
      <w:marBottom w:val="0"/>
      <w:divBdr>
        <w:top w:val="none" w:sz="0" w:space="0" w:color="auto"/>
        <w:left w:val="none" w:sz="0" w:space="0" w:color="auto"/>
        <w:bottom w:val="none" w:sz="0" w:space="0" w:color="auto"/>
        <w:right w:val="none" w:sz="0" w:space="0" w:color="auto"/>
      </w:divBdr>
    </w:div>
    <w:div w:id="1877545504">
      <w:bodyDiv w:val="1"/>
      <w:marLeft w:val="0"/>
      <w:marRight w:val="0"/>
      <w:marTop w:val="0"/>
      <w:marBottom w:val="0"/>
      <w:divBdr>
        <w:top w:val="none" w:sz="0" w:space="0" w:color="auto"/>
        <w:left w:val="none" w:sz="0" w:space="0" w:color="auto"/>
        <w:bottom w:val="none" w:sz="0" w:space="0" w:color="auto"/>
        <w:right w:val="none" w:sz="0" w:space="0" w:color="auto"/>
      </w:divBdr>
    </w:div>
    <w:div w:id="1878078102">
      <w:bodyDiv w:val="1"/>
      <w:marLeft w:val="0"/>
      <w:marRight w:val="0"/>
      <w:marTop w:val="0"/>
      <w:marBottom w:val="0"/>
      <w:divBdr>
        <w:top w:val="none" w:sz="0" w:space="0" w:color="auto"/>
        <w:left w:val="none" w:sz="0" w:space="0" w:color="auto"/>
        <w:bottom w:val="none" w:sz="0" w:space="0" w:color="auto"/>
        <w:right w:val="none" w:sz="0" w:space="0" w:color="auto"/>
      </w:divBdr>
    </w:div>
    <w:div w:id="1879245396">
      <w:bodyDiv w:val="1"/>
      <w:marLeft w:val="0"/>
      <w:marRight w:val="0"/>
      <w:marTop w:val="0"/>
      <w:marBottom w:val="0"/>
      <w:divBdr>
        <w:top w:val="none" w:sz="0" w:space="0" w:color="auto"/>
        <w:left w:val="none" w:sz="0" w:space="0" w:color="auto"/>
        <w:bottom w:val="none" w:sz="0" w:space="0" w:color="auto"/>
        <w:right w:val="none" w:sz="0" w:space="0" w:color="auto"/>
      </w:divBdr>
    </w:div>
    <w:div w:id="1879392133">
      <w:bodyDiv w:val="1"/>
      <w:marLeft w:val="0"/>
      <w:marRight w:val="0"/>
      <w:marTop w:val="0"/>
      <w:marBottom w:val="0"/>
      <w:divBdr>
        <w:top w:val="none" w:sz="0" w:space="0" w:color="auto"/>
        <w:left w:val="none" w:sz="0" w:space="0" w:color="auto"/>
        <w:bottom w:val="none" w:sz="0" w:space="0" w:color="auto"/>
        <w:right w:val="none" w:sz="0" w:space="0" w:color="auto"/>
      </w:divBdr>
    </w:div>
    <w:div w:id="1879396146">
      <w:bodyDiv w:val="1"/>
      <w:marLeft w:val="0"/>
      <w:marRight w:val="0"/>
      <w:marTop w:val="0"/>
      <w:marBottom w:val="0"/>
      <w:divBdr>
        <w:top w:val="none" w:sz="0" w:space="0" w:color="auto"/>
        <w:left w:val="none" w:sz="0" w:space="0" w:color="auto"/>
        <w:bottom w:val="none" w:sz="0" w:space="0" w:color="auto"/>
        <w:right w:val="none" w:sz="0" w:space="0" w:color="auto"/>
      </w:divBdr>
    </w:div>
    <w:div w:id="1881284714">
      <w:bodyDiv w:val="1"/>
      <w:marLeft w:val="0"/>
      <w:marRight w:val="0"/>
      <w:marTop w:val="0"/>
      <w:marBottom w:val="0"/>
      <w:divBdr>
        <w:top w:val="none" w:sz="0" w:space="0" w:color="auto"/>
        <w:left w:val="none" w:sz="0" w:space="0" w:color="auto"/>
        <w:bottom w:val="none" w:sz="0" w:space="0" w:color="auto"/>
        <w:right w:val="none" w:sz="0" w:space="0" w:color="auto"/>
      </w:divBdr>
    </w:div>
    <w:div w:id="1881748196">
      <w:bodyDiv w:val="1"/>
      <w:marLeft w:val="0"/>
      <w:marRight w:val="0"/>
      <w:marTop w:val="0"/>
      <w:marBottom w:val="0"/>
      <w:divBdr>
        <w:top w:val="none" w:sz="0" w:space="0" w:color="auto"/>
        <w:left w:val="none" w:sz="0" w:space="0" w:color="auto"/>
        <w:bottom w:val="none" w:sz="0" w:space="0" w:color="auto"/>
        <w:right w:val="none" w:sz="0" w:space="0" w:color="auto"/>
      </w:divBdr>
    </w:div>
    <w:div w:id="1883440597">
      <w:bodyDiv w:val="1"/>
      <w:marLeft w:val="0"/>
      <w:marRight w:val="0"/>
      <w:marTop w:val="0"/>
      <w:marBottom w:val="0"/>
      <w:divBdr>
        <w:top w:val="none" w:sz="0" w:space="0" w:color="auto"/>
        <w:left w:val="none" w:sz="0" w:space="0" w:color="auto"/>
        <w:bottom w:val="none" w:sz="0" w:space="0" w:color="auto"/>
        <w:right w:val="none" w:sz="0" w:space="0" w:color="auto"/>
      </w:divBdr>
    </w:div>
    <w:div w:id="1883445584">
      <w:bodyDiv w:val="1"/>
      <w:marLeft w:val="0"/>
      <w:marRight w:val="0"/>
      <w:marTop w:val="0"/>
      <w:marBottom w:val="0"/>
      <w:divBdr>
        <w:top w:val="none" w:sz="0" w:space="0" w:color="auto"/>
        <w:left w:val="none" w:sz="0" w:space="0" w:color="auto"/>
        <w:bottom w:val="none" w:sz="0" w:space="0" w:color="auto"/>
        <w:right w:val="none" w:sz="0" w:space="0" w:color="auto"/>
      </w:divBdr>
    </w:div>
    <w:div w:id="1883512413">
      <w:bodyDiv w:val="1"/>
      <w:marLeft w:val="0"/>
      <w:marRight w:val="0"/>
      <w:marTop w:val="0"/>
      <w:marBottom w:val="0"/>
      <w:divBdr>
        <w:top w:val="none" w:sz="0" w:space="0" w:color="auto"/>
        <w:left w:val="none" w:sz="0" w:space="0" w:color="auto"/>
        <w:bottom w:val="none" w:sz="0" w:space="0" w:color="auto"/>
        <w:right w:val="none" w:sz="0" w:space="0" w:color="auto"/>
      </w:divBdr>
    </w:div>
    <w:div w:id="1884058018">
      <w:bodyDiv w:val="1"/>
      <w:marLeft w:val="0"/>
      <w:marRight w:val="0"/>
      <w:marTop w:val="0"/>
      <w:marBottom w:val="0"/>
      <w:divBdr>
        <w:top w:val="none" w:sz="0" w:space="0" w:color="auto"/>
        <w:left w:val="none" w:sz="0" w:space="0" w:color="auto"/>
        <w:bottom w:val="none" w:sz="0" w:space="0" w:color="auto"/>
        <w:right w:val="none" w:sz="0" w:space="0" w:color="auto"/>
      </w:divBdr>
    </w:div>
    <w:div w:id="1884713099">
      <w:bodyDiv w:val="1"/>
      <w:marLeft w:val="0"/>
      <w:marRight w:val="0"/>
      <w:marTop w:val="0"/>
      <w:marBottom w:val="0"/>
      <w:divBdr>
        <w:top w:val="none" w:sz="0" w:space="0" w:color="auto"/>
        <w:left w:val="none" w:sz="0" w:space="0" w:color="auto"/>
        <w:bottom w:val="none" w:sz="0" w:space="0" w:color="auto"/>
        <w:right w:val="none" w:sz="0" w:space="0" w:color="auto"/>
      </w:divBdr>
    </w:div>
    <w:div w:id="1885294092">
      <w:bodyDiv w:val="1"/>
      <w:marLeft w:val="0"/>
      <w:marRight w:val="0"/>
      <w:marTop w:val="0"/>
      <w:marBottom w:val="0"/>
      <w:divBdr>
        <w:top w:val="none" w:sz="0" w:space="0" w:color="auto"/>
        <w:left w:val="none" w:sz="0" w:space="0" w:color="auto"/>
        <w:bottom w:val="none" w:sz="0" w:space="0" w:color="auto"/>
        <w:right w:val="none" w:sz="0" w:space="0" w:color="auto"/>
      </w:divBdr>
    </w:div>
    <w:div w:id="1886208759">
      <w:bodyDiv w:val="1"/>
      <w:marLeft w:val="0"/>
      <w:marRight w:val="0"/>
      <w:marTop w:val="0"/>
      <w:marBottom w:val="0"/>
      <w:divBdr>
        <w:top w:val="none" w:sz="0" w:space="0" w:color="auto"/>
        <w:left w:val="none" w:sz="0" w:space="0" w:color="auto"/>
        <w:bottom w:val="none" w:sz="0" w:space="0" w:color="auto"/>
        <w:right w:val="none" w:sz="0" w:space="0" w:color="auto"/>
      </w:divBdr>
    </w:div>
    <w:div w:id="1886411136">
      <w:bodyDiv w:val="1"/>
      <w:marLeft w:val="0"/>
      <w:marRight w:val="0"/>
      <w:marTop w:val="0"/>
      <w:marBottom w:val="0"/>
      <w:divBdr>
        <w:top w:val="none" w:sz="0" w:space="0" w:color="auto"/>
        <w:left w:val="none" w:sz="0" w:space="0" w:color="auto"/>
        <w:bottom w:val="none" w:sz="0" w:space="0" w:color="auto"/>
        <w:right w:val="none" w:sz="0" w:space="0" w:color="auto"/>
      </w:divBdr>
    </w:div>
    <w:div w:id="1887570927">
      <w:bodyDiv w:val="1"/>
      <w:marLeft w:val="0"/>
      <w:marRight w:val="0"/>
      <w:marTop w:val="0"/>
      <w:marBottom w:val="0"/>
      <w:divBdr>
        <w:top w:val="none" w:sz="0" w:space="0" w:color="auto"/>
        <w:left w:val="none" w:sz="0" w:space="0" w:color="auto"/>
        <w:bottom w:val="none" w:sz="0" w:space="0" w:color="auto"/>
        <w:right w:val="none" w:sz="0" w:space="0" w:color="auto"/>
      </w:divBdr>
    </w:div>
    <w:div w:id="1888486141">
      <w:bodyDiv w:val="1"/>
      <w:marLeft w:val="0"/>
      <w:marRight w:val="0"/>
      <w:marTop w:val="0"/>
      <w:marBottom w:val="0"/>
      <w:divBdr>
        <w:top w:val="none" w:sz="0" w:space="0" w:color="auto"/>
        <w:left w:val="none" w:sz="0" w:space="0" w:color="auto"/>
        <w:bottom w:val="none" w:sz="0" w:space="0" w:color="auto"/>
        <w:right w:val="none" w:sz="0" w:space="0" w:color="auto"/>
      </w:divBdr>
    </w:div>
    <w:div w:id="1888644064">
      <w:bodyDiv w:val="1"/>
      <w:marLeft w:val="0"/>
      <w:marRight w:val="0"/>
      <w:marTop w:val="0"/>
      <w:marBottom w:val="0"/>
      <w:divBdr>
        <w:top w:val="none" w:sz="0" w:space="0" w:color="auto"/>
        <w:left w:val="none" w:sz="0" w:space="0" w:color="auto"/>
        <w:bottom w:val="none" w:sz="0" w:space="0" w:color="auto"/>
        <w:right w:val="none" w:sz="0" w:space="0" w:color="auto"/>
      </w:divBdr>
    </w:div>
    <w:div w:id="1889216609">
      <w:bodyDiv w:val="1"/>
      <w:marLeft w:val="0"/>
      <w:marRight w:val="0"/>
      <w:marTop w:val="0"/>
      <w:marBottom w:val="0"/>
      <w:divBdr>
        <w:top w:val="none" w:sz="0" w:space="0" w:color="auto"/>
        <w:left w:val="none" w:sz="0" w:space="0" w:color="auto"/>
        <w:bottom w:val="none" w:sz="0" w:space="0" w:color="auto"/>
        <w:right w:val="none" w:sz="0" w:space="0" w:color="auto"/>
      </w:divBdr>
    </w:div>
    <w:div w:id="1889876574">
      <w:bodyDiv w:val="1"/>
      <w:marLeft w:val="0"/>
      <w:marRight w:val="0"/>
      <w:marTop w:val="0"/>
      <w:marBottom w:val="0"/>
      <w:divBdr>
        <w:top w:val="none" w:sz="0" w:space="0" w:color="auto"/>
        <w:left w:val="none" w:sz="0" w:space="0" w:color="auto"/>
        <w:bottom w:val="none" w:sz="0" w:space="0" w:color="auto"/>
        <w:right w:val="none" w:sz="0" w:space="0" w:color="auto"/>
      </w:divBdr>
    </w:div>
    <w:div w:id="1890066193">
      <w:bodyDiv w:val="1"/>
      <w:marLeft w:val="0"/>
      <w:marRight w:val="0"/>
      <w:marTop w:val="0"/>
      <w:marBottom w:val="0"/>
      <w:divBdr>
        <w:top w:val="none" w:sz="0" w:space="0" w:color="auto"/>
        <w:left w:val="none" w:sz="0" w:space="0" w:color="auto"/>
        <w:bottom w:val="none" w:sz="0" w:space="0" w:color="auto"/>
        <w:right w:val="none" w:sz="0" w:space="0" w:color="auto"/>
      </w:divBdr>
    </w:div>
    <w:div w:id="1890073012">
      <w:bodyDiv w:val="1"/>
      <w:marLeft w:val="0"/>
      <w:marRight w:val="0"/>
      <w:marTop w:val="0"/>
      <w:marBottom w:val="0"/>
      <w:divBdr>
        <w:top w:val="none" w:sz="0" w:space="0" w:color="auto"/>
        <w:left w:val="none" w:sz="0" w:space="0" w:color="auto"/>
        <w:bottom w:val="none" w:sz="0" w:space="0" w:color="auto"/>
        <w:right w:val="none" w:sz="0" w:space="0" w:color="auto"/>
      </w:divBdr>
    </w:div>
    <w:div w:id="1890217430">
      <w:bodyDiv w:val="1"/>
      <w:marLeft w:val="0"/>
      <w:marRight w:val="0"/>
      <w:marTop w:val="0"/>
      <w:marBottom w:val="0"/>
      <w:divBdr>
        <w:top w:val="none" w:sz="0" w:space="0" w:color="auto"/>
        <w:left w:val="none" w:sz="0" w:space="0" w:color="auto"/>
        <w:bottom w:val="none" w:sz="0" w:space="0" w:color="auto"/>
        <w:right w:val="none" w:sz="0" w:space="0" w:color="auto"/>
      </w:divBdr>
    </w:div>
    <w:div w:id="1890652690">
      <w:bodyDiv w:val="1"/>
      <w:marLeft w:val="0"/>
      <w:marRight w:val="0"/>
      <w:marTop w:val="0"/>
      <w:marBottom w:val="0"/>
      <w:divBdr>
        <w:top w:val="none" w:sz="0" w:space="0" w:color="auto"/>
        <w:left w:val="none" w:sz="0" w:space="0" w:color="auto"/>
        <w:bottom w:val="none" w:sz="0" w:space="0" w:color="auto"/>
        <w:right w:val="none" w:sz="0" w:space="0" w:color="auto"/>
      </w:divBdr>
    </w:div>
    <w:div w:id="1890846503">
      <w:bodyDiv w:val="1"/>
      <w:marLeft w:val="0"/>
      <w:marRight w:val="0"/>
      <w:marTop w:val="0"/>
      <w:marBottom w:val="0"/>
      <w:divBdr>
        <w:top w:val="none" w:sz="0" w:space="0" w:color="auto"/>
        <w:left w:val="none" w:sz="0" w:space="0" w:color="auto"/>
        <w:bottom w:val="none" w:sz="0" w:space="0" w:color="auto"/>
        <w:right w:val="none" w:sz="0" w:space="0" w:color="auto"/>
      </w:divBdr>
    </w:div>
    <w:div w:id="1891187924">
      <w:bodyDiv w:val="1"/>
      <w:marLeft w:val="0"/>
      <w:marRight w:val="0"/>
      <w:marTop w:val="0"/>
      <w:marBottom w:val="0"/>
      <w:divBdr>
        <w:top w:val="none" w:sz="0" w:space="0" w:color="auto"/>
        <w:left w:val="none" w:sz="0" w:space="0" w:color="auto"/>
        <w:bottom w:val="none" w:sz="0" w:space="0" w:color="auto"/>
        <w:right w:val="none" w:sz="0" w:space="0" w:color="auto"/>
      </w:divBdr>
    </w:div>
    <w:div w:id="1891460186">
      <w:bodyDiv w:val="1"/>
      <w:marLeft w:val="0"/>
      <w:marRight w:val="0"/>
      <w:marTop w:val="0"/>
      <w:marBottom w:val="0"/>
      <w:divBdr>
        <w:top w:val="none" w:sz="0" w:space="0" w:color="auto"/>
        <w:left w:val="none" w:sz="0" w:space="0" w:color="auto"/>
        <w:bottom w:val="none" w:sz="0" w:space="0" w:color="auto"/>
        <w:right w:val="none" w:sz="0" w:space="0" w:color="auto"/>
      </w:divBdr>
    </w:div>
    <w:div w:id="1891920971">
      <w:bodyDiv w:val="1"/>
      <w:marLeft w:val="0"/>
      <w:marRight w:val="0"/>
      <w:marTop w:val="0"/>
      <w:marBottom w:val="0"/>
      <w:divBdr>
        <w:top w:val="none" w:sz="0" w:space="0" w:color="auto"/>
        <w:left w:val="none" w:sz="0" w:space="0" w:color="auto"/>
        <w:bottom w:val="none" w:sz="0" w:space="0" w:color="auto"/>
        <w:right w:val="none" w:sz="0" w:space="0" w:color="auto"/>
      </w:divBdr>
    </w:div>
    <w:div w:id="1892107433">
      <w:bodyDiv w:val="1"/>
      <w:marLeft w:val="0"/>
      <w:marRight w:val="0"/>
      <w:marTop w:val="0"/>
      <w:marBottom w:val="0"/>
      <w:divBdr>
        <w:top w:val="none" w:sz="0" w:space="0" w:color="auto"/>
        <w:left w:val="none" w:sz="0" w:space="0" w:color="auto"/>
        <w:bottom w:val="none" w:sz="0" w:space="0" w:color="auto"/>
        <w:right w:val="none" w:sz="0" w:space="0" w:color="auto"/>
      </w:divBdr>
    </w:div>
    <w:div w:id="1892572054">
      <w:bodyDiv w:val="1"/>
      <w:marLeft w:val="0"/>
      <w:marRight w:val="0"/>
      <w:marTop w:val="0"/>
      <w:marBottom w:val="0"/>
      <w:divBdr>
        <w:top w:val="none" w:sz="0" w:space="0" w:color="auto"/>
        <w:left w:val="none" w:sz="0" w:space="0" w:color="auto"/>
        <w:bottom w:val="none" w:sz="0" w:space="0" w:color="auto"/>
        <w:right w:val="none" w:sz="0" w:space="0" w:color="auto"/>
      </w:divBdr>
    </w:div>
    <w:div w:id="1892765919">
      <w:bodyDiv w:val="1"/>
      <w:marLeft w:val="0"/>
      <w:marRight w:val="0"/>
      <w:marTop w:val="0"/>
      <w:marBottom w:val="0"/>
      <w:divBdr>
        <w:top w:val="none" w:sz="0" w:space="0" w:color="auto"/>
        <w:left w:val="none" w:sz="0" w:space="0" w:color="auto"/>
        <w:bottom w:val="none" w:sz="0" w:space="0" w:color="auto"/>
        <w:right w:val="none" w:sz="0" w:space="0" w:color="auto"/>
      </w:divBdr>
    </w:div>
    <w:div w:id="1893038582">
      <w:bodyDiv w:val="1"/>
      <w:marLeft w:val="0"/>
      <w:marRight w:val="0"/>
      <w:marTop w:val="0"/>
      <w:marBottom w:val="0"/>
      <w:divBdr>
        <w:top w:val="none" w:sz="0" w:space="0" w:color="auto"/>
        <w:left w:val="none" w:sz="0" w:space="0" w:color="auto"/>
        <w:bottom w:val="none" w:sz="0" w:space="0" w:color="auto"/>
        <w:right w:val="none" w:sz="0" w:space="0" w:color="auto"/>
      </w:divBdr>
    </w:div>
    <w:div w:id="1894192543">
      <w:bodyDiv w:val="1"/>
      <w:marLeft w:val="0"/>
      <w:marRight w:val="0"/>
      <w:marTop w:val="0"/>
      <w:marBottom w:val="0"/>
      <w:divBdr>
        <w:top w:val="none" w:sz="0" w:space="0" w:color="auto"/>
        <w:left w:val="none" w:sz="0" w:space="0" w:color="auto"/>
        <w:bottom w:val="none" w:sz="0" w:space="0" w:color="auto"/>
        <w:right w:val="none" w:sz="0" w:space="0" w:color="auto"/>
      </w:divBdr>
    </w:div>
    <w:div w:id="1894268377">
      <w:bodyDiv w:val="1"/>
      <w:marLeft w:val="0"/>
      <w:marRight w:val="0"/>
      <w:marTop w:val="0"/>
      <w:marBottom w:val="0"/>
      <w:divBdr>
        <w:top w:val="none" w:sz="0" w:space="0" w:color="auto"/>
        <w:left w:val="none" w:sz="0" w:space="0" w:color="auto"/>
        <w:bottom w:val="none" w:sz="0" w:space="0" w:color="auto"/>
        <w:right w:val="none" w:sz="0" w:space="0" w:color="auto"/>
      </w:divBdr>
      <w:divsChild>
        <w:div w:id="1095830216">
          <w:marLeft w:val="0"/>
          <w:marRight w:val="0"/>
          <w:marTop w:val="0"/>
          <w:marBottom w:val="0"/>
          <w:divBdr>
            <w:top w:val="none" w:sz="0" w:space="0" w:color="auto"/>
            <w:left w:val="none" w:sz="0" w:space="0" w:color="auto"/>
            <w:bottom w:val="none" w:sz="0" w:space="0" w:color="auto"/>
            <w:right w:val="none" w:sz="0" w:space="0" w:color="auto"/>
          </w:divBdr>
          <w:divsChild>
            <w:div w:id="1082219918">
              <w:marLeft w:val="0"/>
              <w:marRight w:val="0"/>
              <w:marTop w:val="0"/>
              <w:marBottom w:val="0"/>
              <w:divBdr>
                <w:top w:val="none" w:sz="0" w:space="0" w:color="auto"/>
                <w:left w:val="none" w:sz="0" w:space="0" w:color="auto"/>
                <w:bottom w:val="none" w:sz="0" w:space="0" w:color="auto"/>
                <w:right w:val="none" w:sz="0" w:space="0" w:color="auto"/>
              </w:divBdr>
              <w:divsChild>
                <w:div w:id="1937515784">
                  <w:marLeft w:val="0"/>
                  <w:marRight w:val="0"/>
                  <w:marTop w:val="0"/>
                  <w:marBottom w:val="0"/>
                  <w:divBdr>
                    <w:top w:val="none" w:sz="0" w:space="0" w:color="auto"/>
                    <w:left w:val="none" w:sz="0" w:space="0" w:color="auto"/>
                    <w:bottom w:val="none" w:sz="0" w:space="0" w:color="auto"/>
                    <w:right w:val="none" w:sz="0" w:space="0" w:color="auto"/>
                  </w:divBdr>
                  <w:divsChild>
                    <w:div w:id="2044940744">
                      <w:marLeft w:val="0"/>
                      <w:marRight w:val="0"/>
                      <w:marTop w:val="0"/>
                      <w:marBottom w:val="0"/>
                      <w:divBdr>
                        <w:top w:val="none" w:sz="0" w:space="0" w:color="auto"/>
                        <w:left w:val="none" w:sz="0" w:space="0" w:color="auto"/>
                        <w:bottom w:val="none" w:sz="0" w:space="0" w:color="auto"/>
                        <w:right w:val="none" w:sz="0" w:space="0" w:color="auto"/>
                      </w:divBdr>
                      <w:divsChild>
                        <w:div w:id="695279024">
                          <w:marLeft w:val="0"/>
                          <w:marRight w:val="0"/>
                          <w:marTop w:val="0"/>
                          <w:marBottom w:val="0"/>
                          <w:divBdr>
                            <w:top w:val="none" w:sz="0" w:space="0" w:color="auto"/>
                            <w:left w:val="none" w:sz="0" w:space="0" w:color="auto"/>
                            <w:bottom w:val="none" w:sz="0" w:space="0" w:color="auto"/>
                            <w:right w:val="none" w:sz="0" w:space="0" w:color="auto"/>
                          </w:divBdr>
                          <w:divsChild>
                            <w:div w:id="152375208">
                              <w:marLeft w:val="0"/>
                              <w:marRight w:val="0"/>
                              <w:marTop w:val="0"/>
                              <w:marBottom w:val="0"/>
                              <w:divBdr>
                                <w:top w:val="none" w:sz="0" w:space="0" w:color="auto"/>
                                <w:left w:val="none" w:sz="0" w:space="0" w:color="auto"/>
                                <w:bottom w:val="none" w:sz="0" w:space="0" w:color="auto"/>
                                <w:right w:val="none" w:sz="0" w:space="0" w:color="auto"/>
                              </w:divBdr>
                              <w:divsChild>
                                <w:div w:id="700934985">
                                  <w:marLeft w:val="0"/>
                                  <w:marRight w:val="0"/>
                                  <w:marTop w:val="0"/>
                                  <w:marBottom w:val="0"/>
                                  <w:divBdr>
                                    <w:top w:val="none" w:sz="0" w:space="0" w:color="auto"/>
                                    <w:left w:val="none" w:sz="0" w:space="0" w:color="auto"/>
                                    <w:bottom w:val="none" w:sz="0" w:space="0" w:color="auto"/>
                                    <w:right w:val="none" w:sz="0" w:space="0" w:color="auto"/>
                                  </w:divBdr>
                                  <w:divsChild>
                                    <w:div w:id="66174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139018">
                          <w:marLeft w:val="0"/>
                          <w:marRight w:val="0"/>
                          <w:marTop w:val="0"/>
                          <w:marBottom w:val="0"/>
                          <w:divBdr>
                            <w:top w:val="none" w:sz="0" w:space="0" w:color="auto"/>
                            <w:left w:val="none" w:sz="0" w:space="0" w:color="auto"/>
                            <w:bottom w:val="none" w:sz="0" w:space="0" w:color="auto"/>
                            <w:right w:val="none" w:sz="0" w:space="0" w:color="auto"/>
                          </w:divBdr>
                          <w:divsChild>
                            <w:div w:id="1142307219">
                              <w:marLeft w:val="0"/>
                              <w:marRight w:val="0"/>
                              <w:marTop w:val="0"/>
                              <w:marBottom w:val="0"/>
                              <w:divBdr>
                                <w:top w:val="none" w:sz="0" w:space="0" w:color="auto"/>
                                <w:left w:val="none" w:sz="0" w:space="0" w:color="auto"/>
                                <w:bottom w:val="none" w:sz="0" w:space="0" w:color="auto"/>
                                <w:right w:val="none" w:sz="0" w:space="0" w:color="auto"/>
                              </w:divBdr>
                              <w:divsChild>
                                <w:div w:id="391394509">
                                  <w:marLeft w:val="0"/>
                                  <w:marRight w:val="0"/>
                                  <w:marTop w:val="0"/>
                                  <w:marBottom w:val="0"/>
                                  <w:divBdr>
                                    <w:top w:val="none" w:sz="0" w:space="0" w:color="auto"/>
                                    <w:left w:val="none" w:sz="0" w:space="0" w:color="auto"/>
                                    <w:bottom w:val="none" w:sz="0" w:space="0" w:color="auto"/>
                                    <w:right w:val="none" w:sz="0" w:space="0" w:color="auto"/>
                                  </w:divBdr>
                                  <w:divsChild>
                                    <w:div w:id="27448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4236882">
          <w:marLeft w:val="0"/>
          <w:marRight w:val="0"/>
          <w:marTop w:val="0"/>
          <w:marBottom w:val="0"/>
          <w:divBdr>
            <w:top w:val="none" w:sz="0" w:space="0" w:color="auto"/>
            <w:left w:val="none" w:sz="0" w:space="0" w:color="auto"/>
            <w:bottom w:val="none" w:sz="0" w:space="0" w:color="auto"/>
            <w:right w:val="none" w:sz="0" w:space="0" w:color="auto"/>
          </w:divBdr>
          <w:divsChild>
            <w:div w:id="1144734340">
              <w:marLeft w:val="0"/>
              <w:marRight w:val="0"/>
              <w:marTop w:val="0"/>
              <w:marBottom w:val="0"/>
              <w:divBdr>
                <w:top w:val="none" w:sz="0" w:space="0" w:color="auto"/>
                <w:left w:val="none" w:sz="0" w:space="0" w:color="auto"/>
                <w:bottom w:val="none" w:sz="0" w:space="0" w:color="auto"/>
                <w:right w:val="none" w:sz="0" w:space="0" w:color="auto"/>
              </w:divBdr>
              <w:divsChild>
                <w:div w:id="14037858">
                  <w:marLeft w:val="0"/>
                  <w:marRight w:val="0"/>
                  <w:marTop w:val="0"/>
                  <w:marBottom w:val="0"/>
                  <w:divBdr>
                    <w:top w:val="none" w:sz="0" w:space="0" w:color="auto"/>
                    <w:left w:val="none" w:sz="0" w:space="0" w:color="auto"/>
                    <w:bottom w:val="none" w:sz="0" w:space="0" w:color="auto"/>
                    <w:right w:val="none" w:sz="0" w:space="0" w:color="auto"/>
                  </w:divBdr>
                  <w:divsChild>
                    <w:div w:id="755251944">
                      <w:marLeft w:val="0"/>
                      <w:marRight w:val="0"/>
                      <w:marTop w:val="0"/>
                      <w:marBottom w:val="0"/>
                      <w:divBdr>
                        <w:top w:val="none" w:sz="0" w:space="0" w:color="auto"/>
                        <w:left w:val="none" w:sz="0" w:space="0" w:color="auto"/>
                        <w:bottom w:val="none" w:sz="0" w:space="0" w:color="auto"/>
                        <w:right w:val="none" w:sz="0" w:space="0" w:color="auto"/>
                      </w:divBdr>
                      <w:divsChild>
                        <w:div w:id="1643997983">
                          <w:marLeft w:val="0"/>
                          <w:marRight w:val="0"/>
                          <w:marTop w:val="0"/>
                          <w:marBottom w:val="0"/>
                          <w:divBdr>
                            <w:top w:val="none" w:sz="0" w:space="0" w:color="auto"/>
                            <w:left w:val="none" w:sz="0" w:space="0" w:color="auto"/>
                            <w:bottom w:val="none" w:sz="0" w:space="0" w:color="auto"/>
                            <w:right w:val="none" w:sz="0" w:space="0" w:color="auto"/>
                          </w:divBdr>
                          <w:divsChild>
                            <w:div w:id="1145664289">
                              <w:marLeft w:val="0"/>
                              <w:marRight w:val="0"/>
                              <w:marTop w:val="0"/>
                              <w:marBottom w:val="0"/>
                              <w:divBdr>
                                <w:top w:val="none" w:sz="0" w:space="0" w:color="auto"/>
                                <w:left w:val="none" w:sz="0" w:space="0" w:color="auto"/>
                                <w:bottom w:val="none" w:sz="0" w:space="0" w:color="auto"/>
                                <w:right w:val="none" w:sz="0" w:space="0" w:color="auto"/>
                              </w:divBdr>
                              <w:divsChild>
                                <w:div w:id="23805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065659">
                  <w:marLeft w:val="0"/>
                  <w:marRight w:val="0"/>
                  <w:marTop w:val="0"/>
                  <w:marBottom w:val="0"/>
                  <w:divBdr>
                    <w:top w:val="none" w:sz="0" w:space="0" w:color="auto"/>
                    <w:left w:val="none" w:sz="0" w:space="0" w:color="auto"/>
                    <w:bottom w:val="none" w:sz="0" w:space="0" w:color="auto"/>
                    <w:right w:val="none" w:sz="0" w:space="0" w:color="auto"/>
                  </w:divBdr>
                  <w:divsChild>
                    <w:div w:id="1129938797">
                      <w:marLeft w:val="0"/>
                      <w:marRight w:val="0"/>
                      <w:marTop w:val="0"/>
                      <w:marBottom w:val="0"/>
                      <w:divBdr>
                        <w:top w:val="none" w:sz="0" w:space="0" w:color="auto"/>
                        <w:left w:val="none" w:sz="0" w:space="0" w:color="auto"/>
                        <w:bottom w:val="none" w:sz="0" w:space="0" w:color="auto"/>
                        <w:right w:val="none" w:sz="0" w:space="0" w:color="auto"/>
                      </w:divBdr>
                      <w:divsChild>
                        <w:div w:id="1060445565">
                          <w:marLeft w:val="0"/>
                          <w:marRight w:val="0"/>
                          <w:marTop w:val="0"/>
                          <w:marBottom w:val="0"/>
                          <w:divBdr>
                            <w:top w:val="none" w:sz="0" w:space="0" w:color="auto"/>
                            <w:left w:val="none" w:sz="0" w:space="0" w:color="auto"/>
                            <w:bottom w:val="none" w:sz="0" w:space="0" w:color="auto"/>
                            <w:right w:val="none" w:sz="0" w:space="0" w:color="auto"/>
                          </w:divBdr>
                          <w:divsChild>
                            <w:div w:id="287857949">
                              <w:marLeft w:val="0"/>
                              <w:marRight w:val="0"/>
                              <w:marTop w:val="0"/>
                              <w:marBottom w:val="0"/>
                              <w:divBdr>
                                <w:top w:val="none" w:sz="0" w:space="0" w:color="auto"/>
                                <w:left w:val="none" w:sz="0" w:space="0" w:color="auto"/>
                                <w:bottom w:val="none" w:sz="0" w:space="0" w:color="auto"/>
                                <w:right w:val="none" w:sz="0" w:space="0" w:color="auto"/>
                              </w:divBdr>
                              <w:divsChild>
                                <w:div w:id="548104867">
                                  <w:marLeft w:val="0"/>
                                  <w:marRight w:val="0"/>
                                  <w:marTop w:val="0"/>
                                  <w:marBottom w:val="0"/>
                                  <w:divBdr>
                                    <w:top w:val="none" w:sz="0" w:space="0" w:color="auto"/>
                                    <w:left w:val="none" w:sz="0" w:space="0" w:color="auto"/>
                                    <w:bottom w:val="none" w:sz="0" w:space="0" w:color="auto"/>
                                    <w:right w:val="none" w:sz="0" w:space="0" w:color="auto"/>
                                  </w:divBdr>
                                  <w:divsChild>
                                    <w:div w:id="30778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2139898">
          <w:marLeft w:val="0"/>
          <w:marRight w:val="0"/>
          <w:marTop w:val="0"/>
          <w:marBottom w:val="0"/>
          <w:divBdr>
            <w:top w:val="none" w:sz="0" w:space="0" w:color="auto"/>
            <w:left w:val="none" w:sz="0" w:space="0" w:color="auto"/>
            <w:bottom w:val="none" w:sz="0" w:space="0" w:color="auto"/>
            <w:right w:val="none" w:sz="0" w:space="0" w:color="auto"/>
          </w:divBdr>
          <w:divsChild>
            <w:div w:id="2089182381">
              <w:marLeft w:val="0"/>
              <w:marRight w:val="0"/>
              <w:marTop w:val="0"/>
              <w:marBottom w:val="0"/>
              <w:divBdr>
                <w:top w:val="none" w:sz="0" w:space="0" w:color="auto"/>
                <w:left w:val="none" w:sz="0" w:space="0" w:color="auto"/>
                <w:bottom w:val="none" w:sz="0" w:space="0" w:color="auto"/>
                <w:right w:val="none" w:sz="0" w:space="0" w:color="auto"/>
              </w:divBdr>
              <w:divsChild>
                <w:div w:id="953753225">
                  <w:marLeft w:val="0"/>
                  <w:marRight w:val="0"/>
                  <w:marTop w:val="0"/>
                  <w:marBottom w:val="0"/>
                  <w:divBdr>
                    <w:top w:val="none" w:sz="0" w:space="0" w:color="auto"/>
                    <w:left w:val="none" w:sz="0" w:space="0" w:color="auto"/>
                    <w:bottom w:val="none" w:sz="0" w:space="0" w:color="auto"/>
                    <w:right w:val="none" w:sz="0" w:space="0" w:color="auto"/>
                  </w:divBdr>
                  <w:divsChild>
                    <w:div w:id="2040738764">
                      <w:marLeft w:val="0"/>
                      <w:marRight w:val="0"/>
                      <w:marTop w:val="0"/>
                      <w:marBottom w:val="0"/>
                      <w:divBdr>
                        <w:top w:val="none" w:sz="0" w:space="0" w:color="auto"/>
                        <w:left w:val="none" w:sz="0" w:space="0" w:color="auto"/>
                        <w:bottom w:val="none" w:sz="0" w:space="0" w:color="auto"/>
                        <w:right w:val="none" w:sz="0" w:space="0" w:color="auto"/>
                      </w:divBdr>
                      <w:divsChild>
                        <w:div w:id="60904600">
                          <w:marLeft w:val="0"/>
                          <w:marRight w:val="0"/>
                          <w:marTop w:val="0"/>
                          <w:marBottom w:val="0"/>
                          <w:divBdr>
                            <w:top w:val="none" w:sz="0" w:space="0" w:color="auto"/>
                            <w:left w:val="none" w:sz="0" w:space="0" w:color="auto"/>
                            <w:bottom w:val="none" w:sz="0" w:space="0" w:color="auto"/>
                            <w:right w:val="none" w:sz="0" w:space="0" w:color="auto"/>
                          </w:divBdr>
                          <w:divsChild>
                            <w:div w:id="82847486">
                              <w:marLeft w:val="0"/>
                              <w:marRight w:val="0"/>
                              <w:marTop w:val="0"/>
                              <w:marBottom w:val="0"/>
                              <w:divBdr>
                                <w:top w:val="none" w:sz="0" w:space="0" w:color="auto"/>
                                <w:left w:val="none" w:sz="0" w:space="0" w:color="auto"/>
                                <w:bottom w:val="none" w:sz="0" w:space="0" w:color="auto"/>
                                <w:right w:val="none" w:sz="0" w:space="0" w:color="auto"/>
                              </w:divBdr>
                              <w:divsChild>
                                <w:div w:id="578947386">
                                  <w:marLeft w:val="0"/>
                                  <w:marRight w:val="0"/>
                                  <w:marTop w:val="0"/>
                                  <w:marBottom w:val="0"/>
                                  <w:divBdr>
                                    <w:top w:val="none" w:sz="0" w:space="0" w:color="auto"/>
                                    <w:left w:val="none" w:sz="0" w:space="0" w:color="auto"/>
                                    <w:bottom w:val="none" w:sz="0" w:space="0" w:color="auto"/>
                                    <w:right w:val="none" w:sz="0" w:space="0" w:color="auto"/>
                                  </w:divBdr>
                                  <w:divsChild>
                                    <w:div w:id="158572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025857">
                          <w:marLeft w:val="0"/>
                          <w:marRight w:val="0"/>
                          <w:marTop w:val="0"/>
                          <w:marBottom w:val="0"/>
                          <w:divBdr>
                            <w:top w:val="none" w:sz="0" w:space="0" w:color="auto"/>
                            <w:left w:val="none" w:sz="0" w:space="0" w:color="auto"/>
                            <w:bottom w:val="none" w:sz="0" w:space="0" w:color="auto"/>
                            <w:right w:val="none" w:sz="0" w:space="0" w:color="auto"/>
                          </w:divBdr>
                          <w:divsChild>
                            <w:div w:id="1362128508">
                              <w:marLeft w:val="0"/>
                              <w:marRight w:val="0"/>
                              <w:marTop w:val="0"/>
                              <w:marBottom w:val="0"/>
                              <w:divBdr>
                                <w:top w:val="none" w:sz="0" w:space="0" w:color="auto"/>
                                <w:left w:val="none" w:sz="0" w:space="0" w:color="auto"/>
                                <w:bottom w:val="none" w:sz="0" w:space="0" w:color="auto"/>
                                <w:right w:val="none" w:sz="0" w:space="0" w:color="auto"/>
                              </w:divBdr>
                              <w:divsChild>
                                <w:div w:id="1323507216">
                                  <w:marLeft w:val="0"/>
                                  <w:marRight w:val="0"/>
                                  <w:marTop w:val="0"/>
                                  <w:marBottom w:val="0"/>
                                  <w:divBdr>
                                    <w:top w:val="none" w:sz="0" w:space="0" w:color="auto"/>
                                    <w:left w:val="none" w:sz="0" w:space="0" w:color="auto"/>
                                    <w:bottom w:val="none" w:sz="0" w:space="0" w:color="auto"/>
                                    <w:right w:val="none" w:sz="0" w:space="0" w:color="auto"/>
                                  </w:divBdr>
                                  <w:divsChild>
                                    <w:div w:id="161586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2778950">
                  <w:marLeft w:val="0"/>
                  <w:marRight w:val="0"/>
                  <w:marTop w:val="0"/>
                  <w:marBottom w:val="0"/>
                  <w:divBdr>
                    <w:top w:val="none" w:sz="0" w:space="0" w:color="auto"/>
                    <w:left w:val="none" w:sz="0" w:space="0" w:color="auto"/>
                    <w:bottom w:val="none" w:sz="0" w:space="0" w:color="auto"/>
                    <w:right w:val="none" w:sz="0" w:space="0" w:color="auto"/>
                  </w:divBdr>
                  <w:divsChild>
                    <w:div w:id="117576885">
                      <w:marLeft w:val="0"/>
                      <w:marRight w:val="0"/>
                      <w:marTop w:val="0"/>
                      <w:marBottom w:val="0"/>
                      <w:divBdr>
                        <w:top w:val="none" w:sz="0" w:space="0" w:color="auto"/>
                        <w:left w:val="none" w:sz="0" w:space="0" w:color="auto"/>
                        <w:bottom w:val="none" w:sz="0" w:space="0" w:color="auto"/>
                        <w:right w:val="none" w:sz="0" w:space="0" w:color="auto"/>
                      </w:divBdr>
                      <w:divsChild>
                        <w:div w:id="1942713396">
                          <w:marLeft w:val="0"/>
                          <w:marRight w:val="0"/>
                          <w:marTop w:val="0"/>
                          <w:marBottom w:val="0"/>
                          <w:divBdr>
                            <w:top w:val="none" w:sz="0" w:space="0" w:color="auto"/>
                            <w:left w:val="none" w:sz="0" w:space="0" w:color="auto"/>
                            <w:bottom w:val="none" w:sz="0" w:space="0" w:color="auto"/>
                            <w:right w:val="none" w:sz="0" w:space="0" w:color="auto"/>
                          </w:divBdr>
                          <w:divsChild>
                            <w:div w:id="1027222457">
                              <w:marLeft w:val="0"/>
                              <w:marRight w:val="0"/>
                              <w:marTop w:val="0"/>
                              <w:marBottom w:val="0"/>
                              <w:divBdr>
                                <w:top w:val="none" w:sz="0" w:space="0" w:color="auto"/>
                                <w:left w:val="none" w:sz="0" w:space="0" w:color="auto"/>
                                <w:bottom w:val="none" w:sz="0" w:space="0" w:color="auto"/>
                                <w:right w:val="none" w:sz="0" w:space="0" w:color="auto"/>
                              </w:divBdr>
                              <w:divsChild>
                                <w:div w:id="115968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8773787">
          <w:marLeft w:val="0"/>
          <w:marRight w:val="0"/>
          <w:marTop w:val="0"/>
          <w:marBottom w:val="0"/>
          <w:divBdr>
            <w:top w:val="none" w:sz="0" w:space="0" w:color="auto"/>
            <w:left w:val="none" w:sz="0" w:space="0" w:color="auto"/>
            <w:bottom w:val="none" w:sz="0" w:space="0" w:color="auto"/>
            <w:right w:val="none" w:sz="0" w:space="0" w:color="auto"/>
          </w:divBdr>
          <w:divsChild>
            <w:div w:id="1495948651">
              <w:marLeft w:val="0"/>
              <w:marRight w:val="0"/>
              <w:marTop w:val="0"/>
              <w:marBottom w:val="0"/>
              <w:divBdr>
                <w:top w:val="none" w:sz="0" w:space="0" w:color="auto"/>
                <w:left w:val="none" w:sz="0" w:space="0" w:color="auto"/>
                <w:bottom w:val="none" w:sz="0" w:space="0" w:color="auto"/>
                <w:right w:val="none" w:sz="0" w:space="0" w:color="auto"/>
              </w:divBdr>
              <w:divsChild>
                <w:div w:id="96948565">
                  <w:marLeft w:val="0"/>
                  <w:marRight w:val="0"/>
                  <w:marTop w:val="0"/>
                  <w:marBottom w:val="0"/>
                  <w:divBdr>
                    <w:top w:val="none" w:sz="0" w:space="0" w:color="auto"/>
                    <w:left w:val="none" w:sz="0" w:space="0" w:color="auto"/>
                    <w:bottom w:val="none" w:sz="0" w:space="0" w:color="auto"/>
                    <w:right w:val="none" w:sz="0" w:space="0" w:color="auto"/>
                  </w:divBdr>
                  <w:divsChild>
                    <w:div w:id="584992012">
                      <w:marLeft w:val="0"/>
                      <w:marRight w:val="0"/>
                      <w:marTop w:val="0"/>
                      <w:marBottom w:val="0"/>
                      <w:divBdr>
                        <w:top w:val="none" w:sz="0" w:space="0" w:color="auto"/>
                        <w:left w:val="none" w:sz="0" w:space="0" w:color="auto"/>
                        <w:bottom w:val="none" w:sz="0" w:space="0" w:color="auto"/>
                        <w:right w:val="none" w:sz="0" w:space="0" w:color="auto"/>
                      </w:divBdr>
                      <w:divsChild>
                        <w:div w:id="409234637">
                          <w:marLeft w:val="0"/>
                          <w:marRight w:val="0"/>
                          <w:marTop w:val="0"/>
                          <w:marBottom w:val="0"/>
                          <w:divBdr>
                            <w:top w:val="none" w:sz="0" w:space="0" w:color="auto"/>
                            <w:left w:val="none" w:sz="0" w:space="0" w:color="auto"/>
                            <w:bottom w:val="none" w:sz="0" w:space="0" w:color="auto"/>
                            <w:right w:val="none" w:sz="0" w:space="0" w:color="auto"/>
                          </w:divBdr>
                          <w:divsChild>
                            <w:div w:id="620305137">
                              <w:marLeft w:val="0"/>
                              <w:marRight w:val="0"/>
                              <w:marTop w:val="0"/>
                              <w:marBottom w:val="0"/>
                              <w:divBdr>
                                <w:top w:val="none" w:sz="0" w:space="0" w:color="auto"/>
                                <w:left w:val="none" w:sz="0" w:space="0" w:color="auto"/>
                                <w:bottom w:val="none" w:sz="0" w:space="0" w:color="auto"/>
                                <w:right w:val="none" w:sz="0" w:space="0" w:color="auto"/>
                              </w:divBdr>
                              <w:divsChild>
                                <w:div w:id="972178327">
                                  <w:marLeft w:val="0"/>
                                  <w:marRight w:val="0"/>
                                  <w:marTop w:val="0"/>
                                  <w:marBottom w:val="0"/>
                                  <w:divBdr>
                                    <w:top w:val="none" w:sz="0" w:space="0" w:color="auto"/>
                                    <w:left w:val="none" w:sz="0" w:space="0" w:color="auto"/>
                                    <w:bottom w:val="none" w:sz="0" w:space="0" w:color="auto"/>
                                    <w:right w:val="none" w:sz="0" w:space="0" w:color="auto"/>
                                  </w:divBdr>
                                  <w:divsChild>
                                    <w:div w:id="994182322">
                                      <w:marLeft w:val="0"/>
                                      <w:marRight w:val="0"/>
                                      <w:marTop w:val="0"/>
                                      <w:marBottom w:val="0"/>
                                      <w:divBdr>
                                        <w:top w:val="none" w:sz="0" w:space="0" w:color="auto"/>
                                        <w:left w:val="none" w:sz="0" w:space="0" w:color="auto"/>
                                        <w:bottom w:val="none" w:sz="0" w:space="0" w:color="auto"/>
                                        <w:right w:val="none" w:sz="0" w:space="0" w:color="auto"/>
                                      </w:divBdr>
                                      <w:divsChild>
                                        <w:div w:id="49056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3423480">
          <w:marLeft w:val="0"/>
          <w:marRight w:val="0"/>
          <w:marTop w:val="0"/>
          <w:marBottom w:val="0"/>
          <w:divBdr>
            <w:top w:val="none" w:sz="0" w:space="0" w:color="auto"/>
            <w:left w:val="none" w:sz="0" w:space="0" w:color="auto"/>
            <w:bottom w:val="none" w:sz="0" w:space="0" w:color="auto"/>
            <w:right w:val="none" w:sz="0" w:space="0" w:color="auto"/>
          </w:divBdr>
          <w:divsChild>
            <w:div w:id="896819904">
              <w:marLeft w:val="0"/>
              <w:marRight w:val="0"/>
              <w:marTop w:val="0"/>
              <w:marBottom w:val="0"/>
              <w:divBdr>
                <w:top w:val="none" w:sz="0" w:space="0" w:color="auto"/>
                <w:left w:val="none" w:sz="0" w:space="0" w:color="auto"/>
                <w:bottom w:val="none" w:sz="0" w:space="0" w:color="auto"/>
                <w:right w:val="none" w:sz="0" w:space="0" w:color="auto"/>
              </w:divBdr>
              <w:divsChild>
                <w:div w:id="892305014">
                  <w:marLeft w:val="0"/>
                  <w:marRight w:val="0"/>
                  <w:marTop w:val="0"/>
                  <w:marBottom w:val="0"/>
                  <w:divBdr>
                    <w:top w:val="none" w:sz="0" w:space="0" w:color="auto"/>
                    <w:left w:val="none" w:sz="0" w:space="0" w:color="auto"/>
                    <w:bottom w:val="none" w:sz="0" w:space="0" w:color="auto"/>
                    <w:right w:val="none" w:sz="0" w:space="0" w:color="auto"/>
                  </w:divBdr>
                  <w:divsChild>
                    <w:div w:id="278613339">
                      <w:marLeft w:val="0"/>
                      <w:marRight w:val="0"/>
                      <w:marTop w:val="0"/>
                      <w:marBottom w:val="0"/>
                      <w:divBdr>
                        <w:top w:val="none" w:sz="0" w:space="0" w:color="auto"/>
                        <w:left w:val="none" w:sz="0" w:space="0" w:color="auto"/>
                        <w:bottom w:val="none" w:sz="0" w:space="0" w:color="auto"/>
                        <w:right w:val="none" w:sz="0" w:space="0" w:color="auto"/>
                      </w:divBdr>
                      <w:divsChild>
                        <w:div w:id="573516273">
                          <w:marLeft w:val="0"/>
                          <w:marRight w:val="0"/>
                          <w:marTop w:val="0"/>
                          <w:marBottom w:val="0"/>
                          <w:divBdr>
                            <w:top w:val="none" w:sz="0" w:space="0" w:color="auto"/>
                            <w:left w:val="none" w:sz="0" w:space="0" w:color="auto"/>
                            <w:bottom w:val="none" w:sz="0" w:space="0" w:color="auto"/>
                            <w:right w:val="none" w:sz="0" w:space="0" w:color="auto"/>
                          </w:divBdr>
                          <w:divsChild>
                            <w:div w:id="993727700">
                              <w:marLeft w:val="0"/>
                              <w:marRight w:val="0"/>
                              <w:marTop w:val="0"/>
                              <w:marBottom w:val="0"/>
                              <w:divBdr>
                                <w:top w:val="none" w:sz="0" w:space="0" w:color="auto"/>
                                <w:left w:val="none" w:sz="0" w:space="0" w:color="auto"/>
                                <w:bottom w:val="none" w:sz="0" w:space="0" w:color="auto"/>
                                <w:right w:val="none" w:sz="0" w:space="0" w:color="auto"/>
                              </w:divBdr>
                              <w:divsChild>
                                <w:div w:id="1468740867">
                                  <w:marLeft w:val="0"/>
                                  <w:marRight w:val="0"/>
                                  <w:marTop w:val="0"/>
                                  <w:marBottom w:val="0"/>
                                  <w:divBdr>
                                    <w:top w:val="none" w:sz="0" w:space="0" w:color="auto"/>
                                    <w:left w:val="none" w:sz="0" w:space="0" w:color="auto"/>
                                    <w:bottom w:val="none" w:sz="0" w:space="0" w:color="auto"/>
                                    <w:right w:val="none" w:sz="0" w:space="0" w:color="auto"/>
                                  </w:divBdr>
                                  <w:divsChild>
                                    <w:div w:id="2118207385">
                                      <w:marLeft w:val="0"/>
                                      <w:marRight w:val="0"/>
                                      <w:marTop w:val="0"/>
                                      <w:marBottom w:val="0"/>
                                      <w:divBdr>
                                        <w:top w:val="none" w:sz="0" w:space="0" w:color="auto"/>
                                        <w:left w:val="none" w:sz="0" w:space="0" w:color="auto"/>
                                        <w:bottom w:val="none" w:sz="0" w:space="0" w:color="auto"/>
                                        <w:right w:val="none" w:sz="0" w:space="0" w:color="auto"/>
                                      </w:divBdr>
                                      <w:divsChild>
                                        <w:div w:id="55392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4461071">
      <w:bodyDiv w:val="1"/>
      <w:marLeft w:val="0"/>
      <w:marRight w:val="0"/>
      <w:marTop w:val="0"/>
      <w:marBottom w:val="0"/>
      <w:divBdr>
        <w:top w:val="none" w:sz="0" w:space="0" w:color="auto"/>
        <w:left w:val="none" w:sz="0" w:space="0" w:color="auto"/>
        <w:bottom w:val="none" w:sz="0" w:space="0" w:color="auto"/>
        <w:right w:val="none" w:sz="0" w:space="0" w:color="auto"/>
      </w:divBdr>
    </w:div>
    <w:div w:id="1894537298">
      <w:bodyDiv w:val="1"/>
      <w:marLeft w:val="0"/>
      <w:marRight w:val="0"/>
      <w:marTop w:val="0"/>
      <w:marBottom w:val="0"/>
      <w:divBdr>
        <w:top w:val="none" w:sz="0" w:space="0" w:color="auto"/>
        <w:left w:val="none" w:sz="0" w:space="0" w:color="auto"/>
        <w:bottom w:val="none" w:sz="0" w:space="0" w:color="auto"/>
        <w:right w:val="none" w:sz="0" w:space="0" w:color="auto"/>
      </w:divBdr>
    </w:div>
    <w:div w:id="1895699358">
      <w:bodyDiv w:val="1"/>
      <w:marLeft w:val="0"/>
      <w:marRight w:val="0"/>
      <w:marTop w:val="0"/>
      <w:marBottom w:val="0"/>
      <w:divBdr>
        <w:top w:val="none" w:sz="0" w:space="0" w:color="auto"/>
        <w:left w:val="none" w:sz="0" w:space="0" w:color="auto"/>
        <w:bottom w:val="none" w:sz="0" w:space="0" w:color="auto"/>
        <w:right w:val="none" w:sz="0" w:space="0" w:color="auto"/>
      </w:divBdr>
    </w:div>
    <w:div w:id="1895893965">
      <w:bodyDiv w:val="1"/>
      <w:marLeft w:val="0"/>
      <w:marRight w:val="0"/>
      <w:marTop w:val="0"/>
      <w:marBottom w:val="0"/>
      <w:divBdr>
        <w:top w:val="none" w:sz="0" w:space="0" w:color="auto"/>
        <w:left w:val="none" w:sz="0" w:space="0" w:color="auto"/>
        <w:bottom w:val="none" w:sz="0" w:space="0" w:color="auto"/>
        <w:right w:val="none" w:sz="0" w:space="0" w:color="auto"/>
      </w:divBdr>
    </w:div>
    <w:div w:id="1895894097">
      <w:bodyDiv w:val="1"/>
      <w:marLeft w:val="0"/>
      <w:marRight w:val="0"/>
      <w:marTop w:val="0"/>
      <w:marBottom w:val="0"/>
      <w:divBdr>
        <w:top w:val="none" w:sz="0" w:space="0" w:color="auto"/>
        <w:left w:val="none" w:sz="0" w:space="0" w:color="auto"/>
        <w:bottom w:val="none" w:sz="0" w:space="0" w:color="auto"/>
        <w:right w:val="none" w:sz="0" w:space="0" w:color="auto"/>
      </w:divBdr>
    </w:div>
    <w:div w:id="1896116102">
      <w:bodyDiv w:val="1"/>
      <w:marLeft w:val="0"/>
      <w:marRight w:val="0"/>
      <w:marTop w:val="0"/>
      <w:marBottom w:val="0"/>
      <w:divBdr>
        <w:top w:val="none" w:sz="0" w:space="0" w:color="auto"/>
        <w:left w:val="none" w:sz="0" w:space="0" w:color="auto"/>
        <w:bottom w:val="none" w:sz="0" w:space="0" w:color="auto"/>
        <w:right w:val="none" w:sz="0" w:space="0" w:color="auto"/>
      </w:divBdr>
    </w:div>
    <w:div w:id="1896425426">
      <w:bodyDiv w:val="1"/>
      <w:marLeft w:val="0"/>
      <w:marRight w:val="0"/>
      <w:marTop w:val="0"/>
      <w:marBottom w:val="0"/>
      <w:divBdr>
        <w:top w:val="none" w:sz="0" w:space="0" w:color="auto"/>
        <w:left w:val="none" w:sz="0" w:space="0" w:color="auto"/>
        <w:bottom w:val="none" w:sz="0" w:space="0" w:color="auto"/>
        <w:right w:val="none" w:sz="0" w:space="0" w:color="auto"/>
      </w:divBdr>
    </w:div>
    <w:div w:id="1897155273">
      <w:bodyDiv w:val="1"/>
      <w:marLeft w:val="0"/>
      <w:marRight w:val="0"/>
      <w:marTop w:val="0"/>
      <w:marBottom w:val="0"/>
      <w:divBdr>
        <w:top w:val="none" w:sz="0" w:space="0" w:color="auto"/>
        <w:left w:val="none" w:sz="0" w:space="0" w:color="auto"/>
        <w:bottom w:val="none" w:sz="0" w:space="0" w:color="auto"/>
        <w:right w:val="none" w:sz="0" w:space="0" w:color="auto"/>
      </w:divBdr>
    </w:div>
    <w:div w:id="1898583777">
      <w:bodyDiv w:val="1"/>
      <w:marLeft w:val="0"/>
      <w:marRight w:val="0"/>
      <w:marTop w:val="0"/>
      <w:marBottom w:val="0"/>
      <w:divBdr>
        <w:top w:val="none" w:sz="0" w:space="0" w:color="auto"/>
        <w:left w:val="none" w:sz="0" w:space="0" w:color="auto"/>
        <w:bottom w:val="none" w:sz="0" w:space="0" w:color="auto"/>
        <w:right w:val="none" w:sz="0" w:space="0" w:color="auto"/>
      </w:divBdr>
    </w:div>
    <w:div w:id="1899128246">
      <w:bodyDiv w:val="1"/>
      <w:marLeft w:val="0"/>
      <w:marRight w:val="0"/>
      <w:marTop w:val="0"/>
      <w:marBottom w:val="0"/>
      <w:divBdr>
        <w:top w:val="none" w:sz="0" w:space="0" w:color="auto"/>
        <w:left w:val="none" w:sz="0" w:space="0" w:color="auto"/>
        <w:bottom w:val="none" w:sz="0" w:space="0" w:color="auto"/>
        <w:right w:val="none" w:sz="0" w:space="0" w:color="auto"/>
      </w:divBdr>
    </w:div>
    <w:div w:id="1900045411">
      <w:bodyDiv w:val="1"/>
      <w:marLeft w:val="0"/>
      <w:marRight w:val="0"/>
      <w:marTop w:val="0"/>
      <w:marBottom w:val="0"/>
      <w:divBdr>
        <w:top w:val="none" w:sz="0" w:space="0" w:color="auto"/>
        <w:left w:val="none" w:sz="0" w:space="0" w:color="auto"/>
        <w:bottom w:val="none" w:sz="0" w:space="0" w:color="auto"/>
        <w:right w:val="none" w:sz="0" w:space="0" w:color="auto"/>
      </w:divBdr>
    </w:div>
    <w:div w:id="1900094013">
      <w:bodyDiv w:val="1"/>
      <w:marLeft w:val="0"/>
      <w:marRight w:val="0"/>
      <w:marTop w:val="0"/>
      <w:marBottom w:val="0"/>
      <w:divBdr>
        <w:top w:val="none" w:sz="0" w:space="0" w:color="auto"/>
        <w:left w:val="none" w:sz="0" w:space="0" w:color="auto"/>
        <w:bottom w:val="none" w:sz="0" w:space="0" w:color="auto"/>
        <w:right w:val="none" w:sz="0" w:space="0" w:color="auto"/>
      </w:divBdr>
    </w:div>
    <w:div w:id="1900097015">
      <w:bodyDiv w:val="1"/>
      <w:marLeft w:val="0"/>
      <w:marRight w:val="0"/>
      <w:marTop w:val="0"/>
      <w:marBottom w:val="0"/>
      <w:divBdr>
        <w:top w:val="none" w:sz="0" w:space="0" w:color="auto"/>
        <w:left w:val="none" w:sz="0" w:space="0" w:color="auto"/>
        <w:bottom w:val="none" w:sz="0" w:space="0" w:color="auto"/>
        <w:right w:val="none" w:sz="0" w:space="0" w:color="auto"/>
      </w:divBdr>
    </w:div>
    <w:div w:id="1900433656">
      <w:bodyDiv w:val="1"/>
      <w:marLeft w:val="0"/>
      <w:marRight w:val="0"/>
      <w:marTop w:val="0"/>
      <w:marBottom w:val="0"/>
      <w:divBdr>
        <w:top w:val="none" w:sz="0" w:space="0" w:color="auto"/>
        <w:left w:val="none" w:sz="0" w:space="0" w:color="auto"/>
        <w:bottom w:val="none" w:sz="0" w:space="0" w:color="auto"/>
        <w:right w:val="none" w:sz="0" w:space="0" w:color="auto"/>
      </w:divBdr>
    </w:div>
    <w:div w:id="1900702024">
      <w:bodyDiv w:val="1"/>
      <w:marLeft w:val="0"/>
      <w:marRight w:val="0"/>
      <w:marTop w:val="0"/>
      <w:marBottom w:val="0"/>
      <w:divBdr>
        <w:top w:val="none" w:sz="0" w:space="0" w:color="auto"/>
        <w:left w:val="none" w:sz="0" w:space="0" w:color="auto"/>
        <w:bottom w:val="none" w:sz="0" w:space="0" w:color="auto"/>
        <w:right w:val="none" w:sz="0" w:space="0" w:color="auto"/>
      </w:divBdr>
    </w:div>
    <w:div w:id="1901288271">
      <w:bodyDiv w:val="1"/>
      <w:marLeft w:val="0"/>
      <w:marRight w:val="0"/>
      <w:marTop w:val="0"/>
      <w:marBottom w:val="0"/>
      <w:divBdr>
        <w:top w:val="none" w:sz="0" w:space="0" w:color="auto"/>
        <w:left w:val="none" w:sz="0" w:space="0" w:color="auto"/>
        <w:bottom w:val="none" w:sz="0" w:space="0" w:color="auto"/>
        <w:right w:val="none" w:sz="0" w:space="0" w:color="auto"/>
      </w:divBdr>
    </w:div>
    <w:div w:id="1901398275">
      <w:bodyDiv w:val="1"/>
      <w:marLeft w:val="0"/>
      <w:marRight w:val="0"/>
      <w:marTop w:val="0"/>
      <w:marBottom w:val="0"/>
      <w:divBdr>
        <w:top w:val="none" w:sz="0" w:space="0" w:color="auto"/>
        <w:left w:val="none" w:sz="0" w:space="0" w:color="auto"/>
        <w:bottom w:val="none" w:sz="0" w:space="0" w:color="auto"/>
        <w:right w:val="none" w:sz="0" w:space="0" w:color="auto"/>
      </w:divBdr>
    </w:div>
    <w:div w:id="1901820100">
      <w:bodyDiv w:val="1"/>
      <w:marLeft w:val="0"/>
      <w:marRight w:val="0"/>
      <w:marTop w:val="0"/>
      <w:marBottom w:val="0"/>
      <w:divBdr>
        <w:top w:val="none" w:sz="0" w:space="0" w:color="auto"/>
        <w:left w:val="none" w:sz="0" w:space="0" w:color="auto"/>
        <w:bottom w:val="none" w:sz="0" w:space="0" w:color="auto"/>
        <w:right w:val="none" w:sz="0" w:space="0" w:color="auto"/>
      </w:divBdr>
    </w:div>
    <w:div w:id="1902251667">
      <w:bodyDiv w:val="1"/>
      <w:marLeft w:val="0"/>
      <w:marRight w:val="0"/>
      <w:marTop w:val="0"/>
      <w:marBottom w:val="0"/>
      <w:divBdr>
        <w:top w:val="none" w:sz="0" w:space="0" w:color="auto"/>
        <w:left w:val="none" w:sz="0" w:space="0" w:color="auto"/>
        <w:bottom w:val="none" w:sz="0" w:space="0" w:color="auto"/>
        <w:right w:val="none" w:sz="0" w:space="0" w:color="auto"/>
      </w:divBdr>
    </w:div>
    <w:div w:id="1902322699">
      <w:bodyDiv w:val="1"/>
      <w:marLeft w:val="0"/>
      <w:marRight w:val="0"/>
      <w:marTop w:val="0"/>
      <w:marBottom w:val="0"/>
      <w:divBdr>
        <w:top w:val="none" w:sz="0" w:space="0" w:color="auto"/>
        <w:left w:val="none" w:sz="0" w:space="0" w:color="auto"/>
        <w:bottom w:val="none" w:sz="0" w:space="0" w:color="auto"/>
        <w:right w:val="none" w:sz="0" w:space="0" w:color="auto"/>
      </w:divBdr>
    </w:div>
    <w:div w:id="1902714752">
      <w:bodyDiv w:val="1"/>
      <w:marLeft w:val="0"/>
      <w:marRight w:val="0"/>
      <w:marTop w:val="0"/>
      <w:marBottom w:val="0"/>
      <w:divBdr>
        <w:top w:val="none" w:sz="0" w:space="0" w:color="auto"/>
        <w:left w:val="none" w:sz="0" w:space="0" w:color="auto"/>
        <w:bottom w:val="none" w:sz="0" w:space="0" w:color="auto"/>
        <w:right w:val="none" w:sz="0" w:space="0" w:color="auto"/>
      </w:divBdr>
    </w:div>
    <w:div w:id="1902985163">
      <w:bodyDiv w:val="1"/>
      <w:marLeft w:val="0"/>
      <w:marRight w:val="0"/>
      <w:marTop w:val="0"/>
      <w:marBottom w:val="0"/>
      <w:divBdr>
        <w:top w:val="none" w:sz="0" w:space="0" w:color="auto"/>
        <w:left w:val="none" w:sz="0" w:space="0" w:color="auto"/>
        <w:bottom w:val="none" w:sz="0" w:space="0" w:color="auto"/>
        <w:right w:val="none" w:sz="0" w:space="0" w:color="auto"/>
      </w:divBdr>
    </w:div>
    <w:div w:id="1903254077">
      <w:bodyDiv w:val="1"/>
      <w:marLeft w:val="0"/>
      <w:marRight w:val="0"/>
      <w:marTop w:val="0"/>
      <w:marBottom w:val="0"/>
      <w:divBdr>
        <w:top w:val="none" w:sz="0" w:space="0" w:color="auto"/>
        <w:left w:val="none" w:sz="0" w:space="0" w:color="auto"/>
        <w:bottom w:val="none" w:sz="0" w:space="0" w:color="auto"/>
        <w:right w:val="none" w:sz="0" w:space="0" w:color="auto"/>
      </w:divBdr>
    </w:div>
    <w:div w:id="1905329781">
      <w:bodyDiv w:val="1"/>
      <w:marLeft w:val="0"/>
      <w:marRight w:val="0"/>
      <w:marTop w:val="0"/>
      <w:marBottom w:val="0"/>
      <w:divBdr>
        <w:top w:val="none" w:sz="0" w:space="0" w:color="auto"/>
        <w:left w:val="none" w:sz="0" w:space="0" w:color="auto"/>
        <w:bottom w:val="none" w:sz="0" w:space="0" w:color="auto"/>
        <w:right w:val="none" w:sz="0" w:space="0" w:color="auto"/>
      </w:divBdr>
    </w:div>
    <w:div w:id="1907109737">
      <w:bodyDiv w:val="1"/>
      <w:marLeft w:val="0"/>
      <w:marRight w:val="0"/>
      <w:marTop w:val="0"/>
      <w:marBottom w:val="0"/>
      <w:divBdr>
        <w:top w:val="none" w:sz="0" w:space="0" w:color="auto"/>
        <w:left w:val="none" w:sz="0" w:space="0" w:color="auto"/>
        <w:bottom w:val="none" w:sz="0" w:space="0" w:color="auto"/>
        <w:right w:val="none" w:sz="0" w:space="0" w:color="auto"/>
      </w:divBdr>
    </w:div>
    <w:div w:id="1909917668">
      <w:bodyDiv w:val="1"/>
      <w:marLeft w:val="0"/>
      <w:marRight w:val="0"/>
      <w:marTop w:val="0"/>
      <w:marBottom w:val="0"/>
      <w:divBdr>
        <w:top w:val="none" w:sz="0" w:space="0" w:color="auto"/>
        <w:left w:val="none" w:sz="0" w:space="0" w:color="auto"/>
        <w:bottom w:val="none" w:sz="0" w:space="0" w:color="auto"/>
        <w:right w:val="none" w:sz="0" w:space="0" w:color="auto"/>
      </w:divBdr>
    </w:div>
    <w:div w:id="1910505690">
      <w:bodyDiv w:val="1"/>
      <w:marLeft w:val="0"/>
      <w:marRight w:val="0"/>
      <w:marTop w:val="0"/>
      <w:marBottom w:val="0"/>
      <w:divBdr>
        <w:top w:val="none" w:sz="0" w:space="0" w:color="auto"/>
        <w:left w:val="none" w:sz="0" w:space="0" w:color="auto"/>
        <w:bottom w:val="none" w:sz="0" w:space="0" w:color="auto"/>
        <w:right w:val="none" w:sz="0" w:space="0" w:color="auto"/>
      </w:divBdr>
    </w:div>
    <w:div w:id="1910574046">
      <w:bodyDiv w:val="1"/>
      <w:marLeft w:val="0"/>
      <w:marRight w:val="0"/>
      <w:marTop w:val="0"/>
      <w:marBottom w:val="0"/>
      <w:divBdr>
        <w:top w:val="none" w:sz="0" w:space="0" w:color="auto"/>
        <w:left w:val="none" w:sz="0" w:space="0" w:color="auto"/>
        <w:bottom w:val="none" w:sz="0" w:space="0" w:color="auto"/>
        <w:right w:val="none" w:sz="0" w:space="0" w:color="auto"/>
      </w:divBdr>
    </w:div>
    <w:div w:id="1910919705">
      <w:bodyDiv w:val="1"/>
      <w:marLeft w:val="0"/>
      <w:marRight w:val="0"/>
      <w:marTop w:val="0"/>
      <w:marBottom w:val="0"/>
      <w:divBdr>
        <w:top w:val="none" w:sz="0" w:space="0" w:color="auto"/>
        <w:left w:val="none" w:sz="0" w:space="0" w:color="auto"/>
        <w:bottom w:val="none" w:sz="0" w:space="0" w:color="auto"/>
        <w:right w:val="none" w:sz="0" w:space="0" w:color="auto"/>
      </w:divBdr>
    </w:div>
    <w:div w:id="1911185546">
      <w:bodyDiv w:val="1"/>
      <w:marLeft w:val="0"/>
      <w:marRight w:val="0"/>
      <w:marTop w:val="0"/>
      <w:marBottom w:val="0"/>
      <w:divBdr>
        <w:top w:val="none" w:sz="0" w:space="0" w:color="auto"/>
        <w:left w:val="none" w:sz="0" w:space="0" w:color="auto"/>
        <w:bottom w:val="none" w:sz="0" w:space="0" w:color="auto"/>
        <w:right w:val="none" w:sz="0" w:space="0" w:color="auto"/>
      </w:divBdr>
    </w:div>
    <w:div w:id="1912346747">
      <w:bodyDiv w:val="1"/>
      <w:marLeft w:val="0"/>
      <w:marRight w:val="0"/>
      <w:marTop w:val="0"/>
      <w:marBottom w:val="0"/>
      <w:divBdr>
        <w:top w:val="none" w:sz="0" w:space="0" w:color="auto"/>
        <w:left w:val="none" w:sz="0" w:space="0" w:color="auto"/>
        <w:bottom w:val="none" w:sz="0" w:space="0" w:color="auto"/>
        <w:right w:val="none" w:sz="0" w:space="0" w:color="auto"/>
      </w:divBdr>
    </w:div>
    <w:div w:id="1912693163">
      <w:bodyDiv w:val="1"/>
      <w:marLeft w:val="0"/>
      <w:marRight w:val="0"/>
      <w:marTop w:val="0"/>
      <w:marBottom w:val="0"/>
      <w:divBdr>
        <w:top w:val="none" w:sz="0" w:space="0" w:color="auto"/>
        <w:left w:val="none" w:sz="0" w:space="0" w:color="auto"/>
        <w:bottom w:val="none" w:sz="0" w:space="0" w:color="auto"/>
        <w:right w:val="none" w:sz="0" w:space="0" w:color="auto"/>
      </w:divBdr>
    </w:div>
    <w:div w:id="1913539458">
      <w:bodyDiv w:val="1"/>
      <w:marLeft w:val="0"/>
      <w:marRight w:val="0"/>
      <w:marTop w:val="0"/>
      <w:marBottom w:val="0"/>
      <w:divBdr>
        <w:top w:val="none" w:sz="0" w:space="0" w:color="auto"/>
        <w:left w:val="none" w:sz="0" w:space="0" w:color="auto"/>
        <w:bottom w:val="none" w:sz="0" w:space="0" w:color="auto"/>
        <w:right w:val="none" w:sz="0" w:space="0" w:color="auto"/>
      </w:divBdr>
    </w:div>
    <w:div w:id="1914002982">
      <w:bodyDiv w:val="1"/>
      <w:marLeft w:val="0"/>
      <w:marRight w:val="0"/>
      <w:marTop w:val="0"/>
      <w:marBottom w:val="0"/>
      <w:divBdr>
        <w:top w:val="none" w:sz="0" w:space="0" w:color="auto"/>
        <w:left w:val="none" w:sz="0" w:space="0" w:color="auto"/>
        <w:bottom w:val="none" w:sz="0" w:space="0" w:color="auto"/>
        <w:right w:val="none" w:sz="0" w:space="0" w:color="auto"/>
      </w:divBdr>
    </w:div>
    <w:div w:id="1914076811">
      <w:bodyDiv w:val="1"/>
      <w:marLeft w:val="0"/>
      <w:marRight w:val="0"/>
      <w:marTop w:val="0"/>
      <w:marBottom w:val="0"/>
      <w:divBdr>
        <w:top w:val="none" w:sz="0" w:space="0" w:color="auto"/>
        <w:left w:val="none" w:sz="0" w:space="0" w:color="auto"/>
        <w:bottom w:val="none" w:sz="0" w:space="0" w:color="auto"/>
        <w:right w:val="none" w:sz="0" w:space="0" w:color="auto"/>
      </w:divBdr>
    </w:div>
    <w:div w:id="1914855813">
      <w:bodyDiv w:val="1"/>
      <w:marLeft w:val="0"/>
      <w:marRight w:val="0"/>
      <w:marTop w:val="0"/>
      <w:marBottom w:val="0"/>
      <w:divBdr>
        <w:top w:val="none" w:sz="0" w:space="0" w:color="auto"/>
        <w:left w:val="none" w:sz="0" w:space="0" w:color="auto"/>
        <w:bottom w:val="none" w:sz="0" w:space="0" w:color="auto"/>
        <w:right w:val="none" w:sz="0" w:space="0" w:color="auto"/>
      </w:divBdr>
    </w:div>
    <w:div w:id="1916089449">
      <w:bodyDiv w:val="1"/>
      <w:marLeft w:val="0"/>
      <w:marRight w:val="0"/>
      <w:marTop w:val="0"/>
      <w:marBottom w:val="0"/>
      <w:divBdr>
        <w:top w:val="none" w:sz="0" w:space="0" w:color="auto"/>
        <w:left w:val="none" w:sz="0" w:space="0" w:color="auto"/>
        <w:bottom w:val="none" w:sz="0" w:space="0" w:color="auto"/>
        <w:right w:val="none" w:sz="0" w:space="0" w:color="auto"/>
      </w:divBdr>
    </w:div>
    <w:div w:id="1916164652">
      <w:bodyDiv w:val="1"/>
      <w:marLeft w:val="0"/>
      <w:marRight w:val="0"/>
      <w:marTop w:val="0"/>
      <w:marBottom w:val="0"/>
      <w:divBdr>
        <w:top w:val="none" w:sz="0" w:space="0" w:color="auto"/>
        <w:left w:val="none" w:sz="0" w:space="0" w:color="auto"/>
        <w:bottom w:val="none" w:sz="0" w:space="0" w:color="auto"/>
        <w:right w:val="none" w:sz="0" w:space="0" w:color="auto"/>
      </w:divBdr>
    </w:div>
    <w:div w:id="1916436146">
      <w:bodyDiv w:val="1"/>
      <w:marLeft w:val="0"/>
      <w:marRight w:val="0"/>
      <w:marTop w:val="0"/>
      <w:marBottom w:val="0"/>
      <w:divBdr>
        <w:top w:val="none" w:sz="0" w:space="0" w:color="auto"/>
        <w:left w:val="none" w:sz="0" w:space="0" w:color="auto"/>
        <w:bottom w:val="none" w:sz="0" w:space="0" w:color="auto"/>
        <w:right w:val="none" w:sz="0" w:space="0" w:color="auto"/>
      </w:divBdr>
    </w:div>
    <w:div w:id="1916477586">
      <w:bodyDiv w:val="1"/>
      <w:marLeft w:val="0"/>
      <w:marRight w:val="0"/>
      <w:marTop w:val="0"/>
      <w:marBottom w:val="0"/>
      <w:divBdr>
        <w:top w:val="none" w:sz="0" w:space="0" w:color="auto"/>
        <w:left w:val="none" w:sz="0" w:space="0" w:color="auto"/>
        <w:bottom w:val="none" w:sz="0" w:space="0" w:color="auto"/>
        <w:right w:val="none" w:sz="0" w:space="0" w:color="auto"/>
      </w:divBdr>
    </w:div>
    <w:div w:id="1916544412">
      <w:bodyDiv w:val="1"/>
      <w:marLeft w:val="0"/>
      <w:marRight w:val="0"/>
      <w:marTop w:val="0"/>
      <w:marBottom w:val="0"/>
      <w:divBdr>
        <w:top w:val="none" w:sz="0" w:space="0" w:color="auto"/>
        <w:left w:val="none" w:sz="0" w:space="0" w:color="auto"/>
        <w:bottom w:val="none" w:sz="0" w:space="0" w:color="auto"/>
        <w:right w:val="none" w:sz="0" w:space="0" w:color="auto"/>
      </w:divBdr>
    </w:div>
    <w:div w:id="1917010599">
      <w:bodyDiv w:val="1"/>
      <w:marLeft w:val="0"/>
      <w:marRight w:val="0"/>
      <w:marTop w:val="0"/>
      <w:marBottom w:val="0"/>
      <w:divBdr>
        <w:top w:val="none" w:sz="0" w:space="0" w:color="auto"/>
        <w:left w:val="none" w:sz="0" w:space="0" w:color="auto"/>
        <w:bottom w:val="none" w:sz="0" w:space="0" w:color="auto"/>
        <w:right w:val="none" w:sz="0" w:space="0" w:color="auto"/>
      </w:divBdr>
    </w:div>
    <w:div w:id="1917546549">
      <w:bodyDiv w:val="1"/>
      <w:marLeft w:val="0"/>
      <w:marRight w:val="0"/>
      <w:marTop w:val="0"/>
      <w:marBottom w:val="0"/>
      <w:divBdr>
        <w:top w:val="none" w:sz="0" w:space="0" w:color="auto"/>
        <w:left w:val="none" w:sz="0" w:space="0" w:color="auto"/>
        <w:bottom w:val="none" w:sz="0" w:space="0" w:color="auto"/>
        <w:right w:val="none" w:sz="0" w:space="0" w:color="auto"/>
      </w:divBdr>
    </w:div>
    <w:div w:id="1919247426">
      <w:bodyDiv w:val="1"/>
      <w:marLeft w:val="0"/>
      <w:marRight w:val="0"/>
      <w:marTop w:val="0"/>
      <w:marBottom w:val="0"/>
      <w:divBdr>
        <w:top w:val="none" w:sz="0" w:space="0" w:color="auto"/>
        <w:left w:val="none" w:sz="0" w:space="0" w:color="auto"/>
        <w:bottom w:val="none" w:sz="0" w:space="0" w:color="auto"/>
        <w:right w:val="none" w:sz="0" w:space="0" w:color="auto"/>
      </w:divBdr>
    </w:div>
    <w:div w:id="1919511946">
      <w:bodyDiv w:val="1"/>
      <w:marLeft w:val="0"/>
      <w:marRight w:val="0"/>
      <w:marTop w:val="0"/>
      <w:marBottom w:val="0"/>
      <w:divBdr>
        <w:top w:val="none" w:sz="0" w:space="0" w:color="auto"/>
        <w:left w:val="none" w:sz="0" w:space="0" w:color="auto"/>
        <w:bottom w:val="none" w:sz="0" w:space="0" w:color="auto"/>
        <w:right w:val="none" w:sz="0" w:space="0" w:color="auto"/>
      </w:divBdr>
    </w:div>
    <w:div w:id="1919705829">
      <w:bodyDiv w:val="1"/>
      <w:marLeft w:val="0"/>
      <w:marRight w:val="0"/>
      <w:marTop w:val="0"/>
      <w:marBottom w:val="0"/>
      <w:divBdr>
        <w:top w:val="none" w:sz="0" w:space="0" w:color="auto"/>
        <w:left w:val="none" w:sz="0" w:space="0" w:color="auto"/>
        <w:bottom w:val="none" w:sz="0" w:space="0" w:color="auto"/>
        <w:right w:val="none" w:sz="0" w:space="0" w:color="auto"/>
      </w:divBdr>
    </w:div>
    <w:div w:id="1920484928">
      <w:bodyDiv w:val="1"/>
      <w:marLeft w:val="0"/>
      <w:marRight w:val="0"/>
      <w:marTop w:val="0"/>
      <w:marBottom w:val="0"/>
      <w:divBdr>
        <w:top w:val="none" w:sz="0" w:space="0" w:color="auto"/>
        <w:left w:val="none" w:sz="0" w:space="0" w:color="auto"/>
        <w:bottom w:val="none" w:sz="0" w:space="0" w:color="auto"/>
        <w:right w:val="none" w:sz="0" w:space="0" w:color="auto"/>
      </w:divBdr>
    </w:div>
    <w:div w:id="1921133724">
      <w:bodyDiv w:val="1"/>
      <w:marLeft w:val="0"/>
      <w:marRight w:val="0"/>
      <w:marTop w:val="0"/>
      <w:marBottom w:val="0"/>
      <w:divBdr>
        <w:top w:val="none" w:sz="0" w:space="0" w:color="auto"/>
        <w:left w:val="none" w:sz="0" w:space="0" w:color="auto"/>
        <w:bottom w:val="none" w:sz="0" w:space="0" w:color="auto"/>
        <w:right w:val="none" w:sz="0" w:space="0" w:color="auto"/>
      </w:divBdr>
    </w:div>
    <w:div w:id="1922324772">
      <w:bodyDiv w:val="1"/>
      <w:marLeft w:val="0"/>
      <w:marRight w:val="0"/>
      <w:marTop w:val="0"/>
      <w:marBottom w:val="0"/>
      <w:divBdr>
        <w:top w:val="none" w:sz="0" w:space="0" w:color="auto"/>
        <w:left w:val="none" w:sz="0" w:space="0" w:color="auto"/>
        <w:bottom w:val="none" w:sz="0" w:space="0" w:color="auto"/>
        <w:right w:val="none" w:sz="0" w:space="0" w:color="auto"/>
      </w:divBdr>
    </w:div>
    <w:div w:id="1923028133">
      <w:bodyDiv w:val="1"/>
      <w:marLeft w:val="0"/>
      <w:marRight w:val="0"/>
      <w:marTop w:val="0"/>
      <w:marBottom w:val="0"/>
      <w:divBdr>
        <w:top w:val="none" w:sz="0" w:space="0" w:color="auto"/>
        <w:left w:val="none" w:sz="0" w:space="0" w:color="auto"/>
        <w:bottom w:val="none" w:sz="0" w:space="0" w:color="auto"/>
        <w:right w:val="none" w:sz="0" w:space="0" w:color="auto"/>
      </w:divBdr>
    </w:div>
    <w:div w:id="1923173770">
      <w:bodyDiv w:val="1"/>
      <w:marLeft w:val="0"/>
      <w:marRight w:val="0"/>
      <w:marTop w:val="0"/>
      <w:marBottom w:val="0"/>
      <w:divBdr>
        <w:top w:val="none" w:sz="0" w:space="0" w:color="auto"/>
        <w:left w:val="none" w:sz="0" w:space="0" w:color="auto"/>
        <w:bottom w:val="none" w:sz="0" w:space="0" w:color="auto"/>
        <w:right w:val="none" w:sz="0" w:space="0" w:color="auto"/>
      </w:divBdr>
    </w:div>
    <w:div w:id="1923441523">
      <w:bodyDiv w:val="1"/>
      <w:marLeft w:val="0"/>
      <w:marRight w:val="0"/>
      <w:marTop w:val="0"/>
      <w:marBottom w:val="0"/>
      <w:divBdr>
        <w:top w:val="none" w:sz="0" w:space="0" w:color="auto"/>
        <w:left w:val="none" w:sz="0" w:space="0" w:color="auto"/>
        <w:bottom w:val="none" w:sz="0" w:space="0" w:color="auto"/>
        <w:right w:val="none" w:sz="0" w:space="0" w:color="auto"/>
      </w:divBdr>
    </w:div>
    <w:div w:id="1923639365">
      <w:bodyDiv w:val="1"/>
      <w:marLeft w:val="0"/>
      <w:marRight w:val="0"/>
      <w:marTop w:val="0"/>
      <w:marBottom w:val="0"/>
      <w:divBdr>
        <w:top w:val="none" w:sz="0" w:space="0" w:color="auto"/>
        <w:left w:val="none" w:sz="0" w:space="0" w:color="auto"/>
        <w:bottom w:val="none" w:sz="0" w:space="0" w:color="auto"/>
        <w:right w:val="none" w:sz="0" w:space="0" w:color="auto"/>
      </w:divBdr>
    </w:div>
    <w:div w:id="1924221317">
      <w:bodyDiv w:val="1"/>
      <w:marLeft w:val="0"/>
      <w:marRight w:val="0"/>
      <w:marTop w:val="0"/>
      <w:marBottom w:val="0"/>
      <w:divBdr>
        <w:top w:val="none" w:sz="0" w:space="0" w:color="auto"/>
        <w:left w:val="none" w:sz="0" w:space="0" w:color="auto"/>
        <w:bottom w:val="none" w:sz="0" w:space="0" w:color="auto"/>
        <w:right w:val="none" w:sz="0" w:space="0" w:color="auto"/>
      </w:divBdr>
    </w:div>
    <w:div w:id="1925066065">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25528571">
      <w:bodyDiv w:val="1"/>
      <w:marLeft w:val="0"/>
      <w:marRight w:val="0"/>
      <w:marTop w:val="0"/>
      <w:marBottom w:val="0"/>
      <w:divBdr>
        <w:top w:val="none" w:sz="0" w:space="0" w:color="auto"/>
        <w:left w:val="none" w:sz="0" w:space="0" w:color="auto"/>
        <w:bottom w:val="none" w:sz="0" w:space="0" w:color="auto"/>
        <w:right w:val="none" w:sz="0" w:space="0" w:color="auto"/>
      </w:divBdr>
    </w:div>
    <w:div w:id="1926257803">
      <w:bodyDiv w:val="1"/>
      <w:marLeft w:val="0"/>
      <w:marRight w:val="0"/>
      <w:marTop w:val="0"/>
      <w:marBottom w:val="0"/>
      <w:divBdr>
        <w:top w:val="none" w:sz="0" w:space="0" w:color="auto"/>
        <w:left w:val="none" w:sz="0" w:space="0" w:color="auto"/>
        <w:bottom w:val="none" w:sz="0" w:space="0" w:color="auto"/>
        <w:right w:val="none" w:sz="0" w:space="0" w:color="auto"/>
      </w:divBdr>
    </w:div>
    <w:div w:id="1926376713">
      <w:bodyDiv w:val="1"/>
      <w:marLeft w:val="0"/>
      <w:marRight w:val="0"/>
      <w:marTop w:val="0"/>
      <w:marBottom w:val="0"/>
      <w:divBdr>
        <w:top w:val="none" w:sz="0" w:space="0" w:color="auto"/>
        <w:left w:val="none" w:sz="0" w:space="0" w:color="auto"/>
        <w:bottom w:val="none" w:sz="0" w:space="0" w:color="auto"/>
        <w:right w:val="none" w:sz="0" w:space="0" w:color="auto"/>
      </w:divBdr>
    </w:div>
    <w:div w:id="1926499457">
      <w:bodyDiv w:val="1"/>
      <w:marLeft w:val="0"/>
      <w:marRight w:val="0"/>
      <w:marTop w:val="0"/>
      <w:marBottom w:val="0"/>
      <w:divBdr>
        <w:top w:val="none" w:sz="0" w:space="0" w:color="auto"/>
        <w:left w:val="none" w:sz="0" w:space="0" w:color="auto"/>
        <w:bottom w:val="none" w:sz="0" w:space="0" w:color="auto"/>
        <w:right w:val="none" w:sz="0" w:space="0" w:color="auto"/>
      </w:divBdr>
    </w:div>
    <w:div w:id="1927107045">
      <w:bodyDiv w:val="1"/>
      <w:marLeft w:val="0"/>
      <w:marRight w:val="0"/>
      <w:marTop w:val="0"/>
      <w:marBottom w:val="0"/>
      <w:divBdr>
        <w:top w:val="none" w:sz="0" w:space="0" w:color="auto"/>
        <w:left w:val="none" w:sz="0" w:space="0" w:color="auto"/>
        <w:bottom w:val="none" w:sz="0" w:space="0" w:color="auto"/>
        <w:right w:val="none" w:sz="0" w:space="0" w:color="auto"/>
      </w:divBdr>
    </w:div>
    <w:div w:id="1928153820">
      <w:bodyDiv w:val="1"/>
      <w:marLeft w:val="0"/>
      <w:marRight w:val="0"/>
      <w:marTop w:val="0"/>
      <w:marBottom w:val="0"/>
      <w:divBdr>
        <w:top w:val="none" w:sz="0" w:space="0" w:color="auto"/>
        <w:left w:val="none" w:sz="0" w:space="0" w:color="auto"/>
        <w:bottom w:val="none" w:sz="0" w:space="0" w:color="auto"/>
        <w:right w:val="none" w:sz="0" w:space="0" w:color="auto"/>
      </w:divBdr>
    </w:div>
    <w:div w:id="1928489951">
      <w:bodyDiv w:val="1"/>
      <w:marLeft w:val="0"/>
      <w:marRight w:val="0"/>
      <w:marTop w:val="0"/>
      <w:marBottom w:val="0"/>
      <w:divBdr>
        <w:top w:val="none" w:sz="0" w:space="0" w:color="auto"/>
        <w:left w:val="none" w:sz="0" w:space="0" w:color="auto"/>
        <w:bottom w:val="none" w:sz="0" w:space="0" w:color="auto"/>
        <w:right w:val="none" w:sz="0" w:space="0" w:color="auto"/>
      </w:divBdr>
    </w:div>
    <w:div w:id="1928492656">
      <w:bodyDiv w:val="1"/>
      <w:marLeft w:val="0"/>
      <w:marRight w:val="0"/>
      <w:marTop w:val="0"/>
      <w:marBottom w:val="0"/>
      <w:divBdr>
        <w:top w:val="none" w:sz="0" w:space="0" w:color="auto"/>
        <w:left w:val="none" w:sz="0" w:space="0" w:color="auto"/>
        <w:bottom w:val="none" w:sz="0" w:space="0" w:color="auto"/>
        <w:right w:val="none" w:sz="0" w:space="0" w:color="auto"/>
      </w:divBdr>
    </w:div>
    <w:div w:id="1928688281">
      <w:bodyDiv w:val="1"/>
      <w:marLeft w:val="0"/>
      <w:marRight w:val="0"/>
      <w:marTop w:val="0"/>
      <w:marBottom w:val="0"/>
      <w:divBdr>
        <w:top w:val="none" w:sz="0" w:space="0" w:color="auto"/>
        <w:left w:val="none" w:sz="0" w:space="0" w:color="auto"/>
        <w:bottom w:val="none" w:sz="0" w:space="0" w:color="auto"/>
        <w:right w:val="none" w:sz="0" w:space="0" w:color="auto"/>
      </w:divBdr>
    </w:div>
    <w:div w:id="1929194832">
      <w:bodyDiv w:val="1"/>
      <w:marLeft w:val="0"/>
      <w:marRight w:val="0"/>
      <w:marTop w:val="0"/>
      <w:marBottom w:val="0"/>
      <w:divBdr>
        <w:top w:val="none" w:sz="0" w:space="0" w:color="auto"/>
        <w:left w:val="none" w:sz="0" w:space="0" w:color="auto"/>
        <w:bottom w:val="none" w:sz="0" w:space="0" w:color="auto"/>
        <w:right w:val="none" w:sz="0" w:space="0" w:color="auto"/>
      </w:divBdr>
    </w:div>
    <w:div w:id="1929848675">
      <w:bodyDiv w:val="1"/>
      <w:marLeft w:val="0"/>
      <w:marRight w:val="0"/>
      <w:marTop w:val="0"/>
      <w:marBottom w:val="0"/>
      <w:divBdr>
        <w:top w:val="none" w:sz="0" w:space="0" w:color="auto"/>
        <w:left w:val="none" w:sz="0" w:space="0" w:color="auto"/>
        <w:bottom w:val="none" w:sz="0" w:space="0" w:color="auto"/>
        <w:right w:val="none" w:sz="0" w:space="0" w:color="auto"/>
      </w:divBdr>
    </w:div>
    <w:div w:id="1930306819">
      <w:bodyDiv w:val="1"/>
      <w:marLeft w:val="0"/>
      <w:marRight w:val="0"/>
      <w:marTop w:val="0"/>
      <w:marBottom w:val="0"/>
      <w:divBdr>
        <w:top w:val="none" w:sz="0" w:space="0" w:color="auto"/>
        <w:left w:val="none" w:sz="0" w:space="0" w:color="auto"/>
        <w:bottom w:val="none" w:sz="0" w:space="0" w:color="auto"/>
        <w:right w:val="none" w:sz="0" w:space="0" w:color="auto"/>
      </w:divBdr>
    </w:div>
    <w:div w:id="1930429553">
      <w:bodyDiv w:val="1"/>
      <w:marLeft w:val="0"/>
      <w:marRight w:val="0"/>
      <w:marTop w:val="0"/>
      <w:marBottom w:val="0"/>
      <w:divBdr>
        <w:top w:val="none" w:sz="0" w:space="0" w:color="auto"/>
        <w:left w:val="none" w:sz="0" w:space="0" w:color="auto"/>
        <w:bottom w:val="none" w:sz="0" w:space="0" w:color="auto"/>
        <w:right w:val="none" w:sz="0" w:space="0" w:color="auto"/>
      </w:divBdr>
    </w:div>
    <w:div w:id="1932815519">
      <w:bodyDiv w:val="1"/>
      <w:marLeft w:val="0"/>
      <w:marRight w:val="0"/>
      <w:marTop w:val="0"/>
      <w:marBottom w:val="0"/>
      <w:divBdr>
        <w:top w:val="none" w:sz="0" w:space="0" w:color="auto"/>
        <w:left w:val="none" w:sz="0" w:space="0" w:color="auto"/>
        <w:bottom w:val="none" w:sz="0" w:space="0" w:color="auto"/>
        <w:right w:val="none" w:sz="0" w:space="0" w:color="auto"/>
      </w:divBdr>
    </w:div>
    <w:div w:id="1933590030">
      <w:bodyDiv w:val="1"/>
      <w:marLeft w:val="0"/>
      <w:marRight w:val="0"/>
      <w:marTop w:val="0"/>
      <w:marBottom w:val="0"/>
      <w:divBdr>
        <w:top w:val="none" w:sz="0" w:space="0" w:color="auto"/>
        <w:left w:val="none" w:sz="0" w:space="0" w:color="auto"/>
        <w:bottom w:val="none" w:sz="0" w:space="0" w:color="auto"/>
        <w:right w:val="none" w:sz="0" w:space="0" w:color="auto"/>
      </w:divBdr>
    </w:div>
    <w:div w:id="1933930182">
      <w:bodyDiv w:val="1"/>
      <w:marLeft w:val="0"/>
      <w:marRight w:val="0"/>
      <w:marTop w:val="0"/>
      <w:marBottom w:val="0"/>
      <w:divBdr>
        <w:top w:val="none" w:sz="0" w:space="0" w:color="auto"/>
        <w:left w:val="none" w:sz="0" w:space="0" w:color="auto"/>
        <w:bottom w:val="none" w:sz="0" w:space="0" w:color="auto"/>
        <w:right w:val="none" w:sz="0" w:space="0" w:color="auto"/>
      </w:divBdr>
    </w:div>
    <w:div w:id="1934821043">
      <w:bodyDiv w:val="1"/>
      <w:marLeft w:val="0"/>
      <w:marRight w:val="0"/>
      <w:marTop w:val="0"/>
      <w:marBottom w:val="0"/>
      <w:divBdr>
        <w:top w:val="none" w:sz="0" w:space="0" w:color="auto"/>
        <w:left w:val="none" w:sz="0" w:space="0" w:color="auto"/>
        <w:bottom w:val="none" w:sz="0" w:space="0" w:color="auto"/>
        <w:right w:val="none" w:sz="0" w:space="0" w:color="auto"/>
      </w:divBdr>
    </w:div>
    <w:div w:id="1935092932">
      <w:bodyDiv w:val="1"/>
      <w:marLeft w:val="0"/>
      <w:marRight w:val="0"/>
      <w:marTop w:val="0"/>
      <w:marBottom w:val="0"/>
      <w:divBdr>
        <w:top w:val="none" w:sz="0" w:space="0" w:color="auto"/>
        <w:left w:val="none" w:sz="0" w:space="0" w:color="auto"/>
        <w:bottom w:val="none" w:sz="0" w:space="0" w:color="auto"/>
        <w:right w:val="none" w:sz="0" w:space="0" w:color="auto"/>
      </w:divBdr>
    </w:div>
    <w:div w:id="1936475895">
      <w:bodyDiv w:val="1"/>
      <w:marLeft w:val="0"/>
      <w:marRight w:val="0"/>
      <w:marTop w:val="0"/>
      <w:marBottom w:val="0"/>
      <w:divBdr>
        <w:top w:val="none" w:sz="0" w:space="0" w:color="auto"/>
        <w:left w:val="none" w:sz="0" w:space="0" w:color="auto"/>
        <w:bottom w:val="none" w:sz="0" w:space="0" w:color="auto"/>
        <w:right w:val="none" w:sz="0" w:space="0" w:color="auto"/>
      </w:divBdr>
    </w:div>
    <w:div w:id="1937860704">
      <w:bodyDiv w:val="1"/>
      <w:marLeft w:val="0"/>
      <w:marRight w:val="0"/>
      <w:marTop w:val="0"/>
      <w:marBottom w:val="0"/>
      <w:divBdr>
        <w:top w:val="none" w:sz="0" w:space="0" w:color="auto"/>
        <w:left w:val="none" w:sz="0" w:space="0" w:color="auto"/>
        <w:bottom w:val="none" w:sz="0" w:space="0" w:color="auto"/>
        <w:right w:val="none" w:sz="0" w:space="0" w:color="auto"/>
      </w:divBdr>
    </w:div>
    <w:div w:id="1938634833">
      <w:bodyDiv w:val="1"/>
      <w:marLeft w:val="0"/>
      <w:marRight w:val="0"/>
      <w:marTop w:val="0"/>
      <w:marBottom w:val="0"/>
      <w:divBdr>
        <w:top w:val="none" w:sz="0" w:space="0" w:color="auto"/>
        <w:left w:val="none" w:sz="0" w:space="0" w:color="auto"/>
        <w:bottom w:val="none" w:sz="0" w:space="0" w:color="auto"/>
        <w:right w:val="none" w:sz="0" w:space="0" w:color="auto"/>
      </w:divBdr>
    </w:div>
    <w:div w:id="1939482497">
      <w:bodyDiv w:val="1"/>
      <w:marLeft w:val="0"/>
      <w:marRight w:val="0"/>
      <w:marTop w:val="0"/>
      <w:marBottom w:val="0"/>
      <w:divBdr>
        <w:top w:val="none" w:sz="0" w:space="0" w:color="auto"/>
        <w:left w:val="none" w:sz="0" w:space="0" w:color="auto"/>
        <w:bottom w:val="none" w:sz="0" w:space="0" w:color="auto"/>
        <w:right w:val="none" w:sz="0" w:space="0" w:color="auto"/>
      </w:divBdr>
    </w:div>
    <w:div w:id="1940215840">
      <w:bodyDiv w:val="1"/>
      <w:marLeft w:val="0"/>
      <w:marRight w:val="0"/>
      <w:marTop w:val="0"/>
      <w:marBottom w:val="0"/>
      <w:divBdr>
        <w:top w:val="none" w:sz="0" w:space="0" w:color="auto"/>
        <w:left w:val="none" w:sz="0" w:space="0" w:color="auto"/>
        <w:bottom w:val="none" w:sz="0" w:space="0" w:color="auto"/>
        <w:right w:val="none" w:sz="0" w:space="0" w:color="auto"/>
      </w:divBdr>
    </w:div>
    <w:div w:id="1940261178">
      <w:bodyDiv w:val="1"/>
      <w:marLeft w:val="0"/>
      <w:marRight w:val="0"/>
      <w:marTop w:val="0"/>
      <w:marBottom w:val="0"/>
      <w:divBdr>
        <w:top w:val="none" w:sz="0" w:space="0" w:color="auto"/>
        <w:left w:val="none" w:sz="0" w:space="0" w:color="auto"/>
        <w:bottom w:val="none" w:sz="0" w:space="0" w:color="auto"/>
        <w:right w:val="none" w:sz="0" w:space="0" w:color="auto"/>
      </w:divBdr>
    </w:div>
    <w:div w:id="1940526640">
      <w:bodyDiv w:val="1"/>
      <w:marLeft w:val="0"/>
      <w:marRight w:val="0"/>
      <w:marTop w:val="0"/>
      <w:marBottom w:val="0"/>
      <w:divBdr>
        <w:top w:val="none" w:sz="0" w:space="0" w:color="auto"/>
        <w:left w:val="none" w:sz="0" w:space="0" w:color="auto"/>
        <w:bottom w:val="none" w:sz="0" w:space="0" w:color="auto"/>
        <w:right w:val="none" w:sz="0" w:space="0" w:color="auto"/>
      </w:divBdr>
    </w:div>
    <w:div w:id="1940677455">
      <w:bodyDiv w:val="1"/>
      <w:marLeft w:val="0"/>
      <w:marRight w:val="0"/>
      <w:marTop w:val="0"/>
      <w:marBottom w:val="0"/>
      <w:divBdr>
        <w:top w:val="none" w:sz="0" w:space="0" w:color="auto"/>
        <w:left w:val="none" w:sz="0" w:space="0" w:color="auto"/>
        <w:bottom w:val="none" w:sz="0" w:space="0" w:color="auto"/>
        <w:right w:val="none" w:sz="0" w:space="0" w:color="auto"/>
      </w:divBdr>
    </w:div>
    <w:div w:id="1941141091">
      <w:bodyDiv w:val="1"/>
      <w:marLeft w:val="0"/>
      <w:marRight w:val="0"/>
      <w:marTop w:val="0"/>
      <w:marBottom w:val="0"/>
      <w:divBdr>
        <w:top w:val="none" w:sz="0" w:space="0" w:color="auto"/>
        <w:left w:val="none" w:sz="0" w:space="0" w:color="auto"/>
        <w:bottom w:val="none" w:sz="0" w:space="0" w:color="auto"/>
        <w:right w:val="none" w:sz="0" w:space="0" w:color="auto"/>
      </w:divBdr>
    </w:div>
    <w:div w:id="1941597233">
      <w:bodyDiv w:val="1"/>
      <w:marLeft w:val="0"/>
      <w:marRight w:val="0"/>
      <w:marTop w:val="0"/>
      <w:marBottom w:val="0"/>
      <w:divBdr>
        <w:top w:val="none" w:sz="0" w:space="0" w:color="auto"/>
        <w:left w:val="none" w:sz="0" w:space="0" w:color="auto"/>
        <w:bottom w:val="none" w:sz="0" w:space="0" w:color="auto"/>
        <w:right w:val="none" w:sz="0" w:space="0" w:color="auto"/>
      </w:divBdr>
    </w:div>
    <w:div w:id="1942759617">
      <w:bodyDiv w:val="1"/>
      <w:marLeft w:val="0"/>
      <w:marRight w:val="0"/>
      <w:marTop w:val="0"/>
      <w:marBottom w:val="0"/>
      <w:divBdr>
        <w:top w:val="none" w:sz="0" w:space="0" w:color="auto"/>
        <w:left w:val="none" w:sz="0" w:space="0" w:color="auto"/>
        <w:bottom w:val="none" w:sz="0" w:space="0" w:color="auto"/>
        <w:right w:val="none" w:sz="0" w:space="0" w:color="auto"/>
      </w:divBdr>
    </w:div>
    <w:div w:id="1942957937">
      <w:bodyDiv w:val="1"/>
      <w:marLeft w:val="0"/>
      <w:marRight w:val="0"/>
      <w:marTop w:val="0"/>
      <w:marBottom w:val="0"/>
      <w:divBdr>
        <w:top w:val="none" w:sz="0" w:space="0" w:color="auto"/>
        <w:left w:val="none" w:sz="0" w:space="0" w:color="auto"/>
        <w:bottom w:val="none" w:sz="0" w:space="0" w:color="auto"/>
        <w:right w:val="none" w:sz="0" w:space="0" w:color="auto"/>
      </w:divBdr>
    </w:div>
    <w:div w:id="1944409902">
      <w:bodyDiv w:val="1"/>
      <w:marLeft w:val="0"/>
      <w:marRight w:val="0"/>
      <w:marTop w:val="0"/>
      <w:marBottom w:val="0"/>
      <w:divBdr>
        <w:top w:val="none" w:sz="0" w:space="0" w:color="auto"/>
        <w:left w:val="none" w:sz="0" w:space="0" w:color="auto"/>
        <w:bottom w:val="none" w:sz="0" w:space="0" w:color="auto"/>
        <w:right w:val="none" w:sz="0" w:space="0" w:color="auto"/>
      </w:divBdr>
    </w:div>
    <w:div w:id="1945310253">
      <w:bodyDiv w:val="1"/>
      <w:marLeft w:val="0"/>
      <w:marRight w:val="0"/>
      <w:marTop w:val="0"/>
      <w:marBottom w:val="0"/>
      <w:divBdr>
        <w:top w:val="none" w:sz="0" w:space="0" w:color="auto"/>
        <w:left w:val="none" w:sz="0" w:space="0" w:color="auto"/>
        <w:bottom w:val="none" w:sz="0" w:space="0" w:color="auto"/>
        <w:right w:val="none" w:sz="0" w:space="0" w:color="auto"/>
      </w:divBdr>
    </w:div>
    <w:div w:id="1945648802">
      <w:bodyDiv w:val="1"/>
      <w:marLeft w:val="0"/>
      <w:marRight w:val="0"/>
      <w:marTop w:val="0"/>
      <w:marBottom w:val="0"/>
      <w:divBdr>
        <w:top w:val="none" w:sz="0" w:space="0" w:color="auto"/>
        <w:left w:val="none" w:sz="0" w:space="0" w:color="auto"/>
        <w:bottom w:val="none" w:sz="0" w:space="0" w:color="auto"/>
        <w:right w:val="none" w:sz="0" w:space="0" w:color="auto"/>
      </w:divBdr>
    </w:div>
    <w:div w:id="1945964468">
      <w:bodyDiv w:val="1"/>
      <w:marLeft w:val="0"/>
      <w:marRight w:val="0"/>
      <w:marTop w:val="0"/>
      <w:marBottom w:val="0"/>
      <w:divBdr>
        <w:top w:val="none" w:sz="0" w:space="0" w:color="auto"/>
        <w:left w:val="none" w:sz="0" w:space="0" w:color="auto"/>
        <w:bottom w:val="none" w:sz="0" w:space="0" w:color="auto"/>
        <w:right w:val="none" w:sz="0" w:space="0" w:color="auto"/>
      </w:divBdr>
    </w:div>
    <w:div w:id="1946300099">
      <w:bodyDiv w:val="1"/>
      <w:marLeft w:val="0"/>
      <w:marRight w:val="0"/>
      <w:marTop w:val="0"/>
      <w:marBottom w:val="0"/>
      <w:divBdr>
        <w:top w:val="none" w:sz="0" w:space="0" w:color="auto"/>
        <w:left w:val="none" w:sz="0" w:space="0" w:color="auto"/>
        <w:bottom w:val="none" w:sz="0" w:space="0" w:color="auto"/>
        <w:right w:val="none" w:sz="0" w:space="0" w:color="auto"/>
      </w:divBdr>
    </w:div>
    <w:div w:id="1946956342">
      <w:bodyDiv w:val="1"/>
      <w:marLeft w:val="0"/>
      <w:marRight w:val="0"/>
      <w:marTop w:val="0"/>
      <w:marBottom w:val="0"/>
      <w:divBdr>
        <w:top w:val="none" w:sz="0" w:space="0" w:color="auto"/>
        <w:left w:val="none" w:sz="0" w:space="0" w:color="auto"/>
        <w:bottom w:val="none" w:sz="0" w:space="0" w:color="auto"/>
        <w:right w:val="none" w:sz="0" w:space="0" w:color="auto"/>
      </w:divBdr>
    </w:div>
    <w:div w:id="1947151286">
      <w:bodyDiv w:val="1"/>
      <w:marLeft w:val="0"/>
      <w:marRight w:val="0"/>
      <w:marTop w:val="0"/>
      <w:marBottom w:val="0"/>
      <w:divBdr>
        <w:top w:val="none" w:sz="0" w:space="0" w:color="auto"/>
        <w:left w:val="none" w:sz="0" w:space="0" w:color="auto"/>
        <w:bottom w:val="none" w:sz="0" w:space="0" w:color="auto"/>
        <w:right w:val="none" w:sz="0" w:space="0" w:color="auto"/>
      </w:divBdr>
    </w:div>
    <w:div w:id="1948149286">
      <w:bodyDiv w:val="1"/>
      <w:marLeft w:val="0"/>
      <w:marRight w:val="0"/>
      <w:marTop w:val="0"/>
      <w:marBottom w:val="0"/>
      <w:divBdr>
        <w:top w:val="none" w:sz="0" w:space="0" w:color="auto"/>
        <w:left w:val="none" w:sz="0" w:space="0" w:color="auto"/>
        <w:bottom w:val="none" w:sz="0" w:space="0" w:color="auto"/>
        <w:right w:val="none" w:sz="0" w:space="0" w:color="auto"/>
      </w:divBdr>
    </w:div>
    <w:div w:id="1949849329">
      <w:bodyDiv w:val="1"/>
      <w:marLeft w:val="0"/>
      <w:marRight w:val="0"/>
      <w:marTop w:val="0"/>
      <w:marBottom w:val="0"/>
      <w:divBdr>
        <w:top w:val="none" w:sz="0" w:space="0" w:color="auto"/>
        <w:left w:val="none" w:sz="0" w:space="0" w:color="auto"/>
        <w:bottom w:val="none" w:sz="0" w:space="0" w:color="auto"/>
        <w:right w:val="none" w:sz="0" w:space="0" w:color="auto"/>
      </w:divBdr>
    </w:div>
    <w:div w:id="1950121695">
      <w:bodyDiv w:val="1"/>
      <w:marLeft w:val="0"/>
      <w:marRight w:val="0"/>
      <w:marTop w:val="0"/>
      <w:marBottom w:val="0"/>
      <w:divBdr>
        <w:top w:val="none" w:sz="0" w:space="0" w:color="auto"/>
        <w:left w:val="none" w:sz="0" w:space="0" w:color="auto"/>
        <w:bottom w:val="none" w:sz="0" w:space="0" w:color="auto"/>
        <w:right w:val="none" w:sz="0" w:space="0" w:color="auto"/>
      </w:divBdr>
    </w:div>
    <w:div w:id="1950700615">
      <w:bodyDiv w:val="1"/>
      <w:marLeft w:val="0"/>
      <w:marRight w:val="0"/>
      <w:marTop w:val="0"/>
      <w:marBottom w:val="0"/>
      <w:divBdr>
        <w:top w:val="none" w:sz="0" w:space="0" w:color="auto"/>
        <w:left w:val="none" w:sz="0" w:space="0" w:color="auto"/>
        <w:bottom w:val="none" w:sz="0" w:space="0" w:color="auto"/>
        <w:right w:val="none" w:sz="0" w:space="0" w:color="auto"/>
      </w:divBdr>
    </w:div>
    <w:div w:id="1952392337">
      <w:bodyDiv w:val="1"/>
      <w:marLeft w:val="0"/>
      <w:marRight w:val="0"/>
      <w:marTop w:val="0"/>
      <w:marBottom w:val="0"/>
      <w:divBdr>
        <w:top w:val="none" w:sz="0" w:space="0" w:color="auto"/>
        <w:left w:val="none" w:sz="0" w:space="0" w:color="auto"/>
        <w:bottom w:val="none" w:sz="0" w:space="0" w:color="auto"/>
        <w:right w:val="none" w:sz="0" w:space="0" w:color="auto"/>
      </w:divBdr>
    </w:div>
    <w:div w:id="1954556930">
      <w:bodyDiv w:val="1"/>
      <w:marLeft w:val="0"/>
      <w:marRight w:val="0"/>
      <w:marTop w:val="0"/>
      <w:marBottom w:val="0"/>
      <w:divBdr>
        <w:top w:val="none" w:sz="0" w:space="0" w:color="auto"/>
        <w:left w:val="none" w:sz="0" w:space="0" w:color="auto"/>
        <w:bottom w:val="none" w:sz="0" w:space="0" w:color="auto"/>
        <w:right w:val="none" w:sz="0" w:space="0" w:color="auto"/>
      </w:divBdr>
    </w:div>
    <w:div w:id="1954895548">
      <w:bodyDiv w:val="1"/>
      <w:marLeft w:val="0"/>
      <w:marRight w:val="0"/>
      <w:marTop w:val="0"/>
      <w:marBottom w:val="0"/>
      <w:divBdr>
        <w:top w:val="none" w:sz="0" w:space="0" w:color="auto"/>
        <w:left w:val="none" w:sz="0" w:space="0" w:color="auto"/>
        <w:bottom w:val="none" w:sz="0" w:space="0" w:color="auto"/>
        <w:right w:val="none" w:sz="0" w:space="0" w:color="auto"/>
      </w:divBdr>
    </w:div>
    <w:div w:id="1957056581">
      <w:bodyDiv w:val="1"/>
      <w:marLeft w:val="0"/>
      <w:marRight w:val="0"/>
      <w:marTop w:val="0"/>
      <w:marBottom w:val="0"/>
      <w:divBdr>
        <w:top w:val="none" w:sz="0" w:space="0" w:color="auto"/>
        <w:left w:val="none" w:sz="0" w:space="0" w:color="auto"/>
        <w:bottom w:val="none" w:sz="0" w:space="0" w:color="auto"/>
        <w:right w:val="none" w:sz="0" w:space="0" w:color="auto"/>
      </w:divBdr>
    </w:div>
    <w:div w:id="1958486258">
      <w:bodyDiv w:val="1"/>
      <w:marLeft w:val="0"/>
      <w:marRight w:val="0"/>
      <w:marTop w:val="0"/>
      <w:marBottom w:val="0"/>
      <w:divBdr>
        <w:top w:val="none" w:sz="0" w:space="0" w:color="auto"/>
        <w:left w:val="none" w:sz="0" w:space="0" w:color="auto"/>
        <w:bottom w:val="none" w:sz="0" w:space="0" w:color="auto"/>
        <w:right w:val="none" w:sz="0" w:space="0" w:color="auto"/>
      </w:divBdr>
    </w:div>
    <w:div w:id="1959945967">
      <w:bodyDiv w:val="1"/>
      <w:marLeft w:val="0"/>
      <w:marRight w:val="0"/>
      <w:marTop w:val="0"/>
      <w:marBottom w:val="0"/>
      <w:divBdr>
        <w:top w:val="none" w:sz="0" w:space="0" w:color="auto"/>
        <w:left w:val="none" w:sz="0" w:space="0" w:color="auto"/>
        <w:bottom w:val="none" w:sz="0" w:space="0" w:color="auto"/>
        <w:right w:val="none" w:sz="0" w:space="0" w:color="auto"/>
      </w:divBdr>
    </w:div>
    <w:div w:id="1960799458">
      <w:bodyDiv w:val="1"/>
      <w:marLeft w:val="0"/>
      <w:marRight w:val="0"/>
      <w:marTop w:val="0"/>
      <w:marBottom w:val="0"/>
      <w:divBdr>
        <w:top w:val="none" w:sz="0" w:space="0" w:color="auto"/>
        <w:left w:val="none" w:sz="0" w:space="0" w:color="auto"/>
        <w:bottom w:val="none" w:sz="0" w:space="0" w:color="auto"/>
        <w:right w:val="none" w:sz="0" w:space="0" w:color="auto"/>
      </w:divBdr>
    </w:div>
    <w:div w:id="1962764236">
      <w:bodyDiv w:val="1"/>
      <w:marLeft w:val="0"/>
      <w:marRight w:val="0"/>
      <w:marTop w:val="0"/>
      <w:marBottom w:val="0"/>
      <w:divBdr>
        <w:top w:val="none" w:sz="0" w:space="0" w:color="auto"/>
        <w:left w:val="none" w:sz="0" w:space="0" w:color="auto"/>
        <w:bottom w:val="none" w:sz="0" w:space="0" w:color="auto"/>
        <w:right w:val="none" w:sz="0" w:space="0" w:color="auto"/>
      </w:divBdr>
    </w:div>
    <w:div w:id="1963684461">
      <w:bodyDiv w:val="1"/>
      <w:marLeft w:val="0"/>
      <w:marRight w:val="0"/>
      <w:marTop w:val="0"/>
      <w:marBottom w:val="0"/>
      <w:divBdr>
        <w:top w:val="none" w:sz="0" w:space="0" w:color="auto"/>
        <w:left w:val="none" w:sz="0" w:space="0" w:color="auto"/>
        <w:bottom w:val="none" w:sz="0" w:space="0" w:color="auto"/>
        <w:right w:val="none" w:sz="0" w:space="0" w:color="auto"/>
      </w:divBdr>
    </w:div>
    <w:div w:id="1964727625">
      <w:bodyDiv w:val="1"/>
      <w:marLeft w:val="0"/>
      <w:marRight w:val="0"/>
      <w:marTop w:val="0"/>
      <w:marBottom w:val="0"/>
      <w:divBdr>
        <w:top w:val="none" w:sz="0" w:space="0" w:color="auto"/>
        <w:left w:val="none" w:sz="0" w:space="0" w:color="auto"/>
        <w:bottom w:val="none" w:sz="0" w:space="0" w:color="auto"/>
        <w:right w:val="none" w:sz="0" w:space="0" w:color="auto"/>
      </w:divBdr>
    </w:div>
    <w:div w:id="1965649062">
      <w:bodyDiv w:val="1"/>
      <w:marLeft w:val="0"/>
      <w:marRight w:val="0"/>
      <w:marTop w:val="0"/>
      <w:marBottom w:val="0"/>
      <w:divBdr>
        <w:top w:val="none" w:sz="0" w:space="0" w:color="auto"/>
        <w:left w:val="none" w:sz="0" w:space="0" w:color="auto"/>
        <w:bottom w:val="none" w:sz="0" w:space="0" w:color="auto"/>
        <w:right w:val="none" w:sz="0" w:space="0" w:color="auto"/>
      </w:divBdr>
    </w:div>
    <w:div w:id="1966303864">
      <w:bodyDiv w:val="1"/>
      <w:marLeft w:val="0"/>
      <w:marRight w:val="0"/>
      <w:marTop w:val="0"/>
      <w:marBottom w:val="0"/>
      <w:divBdr>
        <w:top w:val="none" w:sz="0" w:space="0" w:color="auto"/>
        <w:left w:val="none" w:sz="0" w:space="0" w:color="auto"/>
        <w:bottom w:val="none" w:sz="0" w:space="0" w:color="auto"/>
        <w:right w:val="none" w:sz="0" w:space="0" w:color="auto"/>
      </w:divBdr>
    </w:div>
    <w:div w:id="1966353710">
      <w:bodyDiv w:val="1"/>
      <w:marLeft w:val="0"/>
      <w:marRight w:val="0"/>
      <w:marTop w:val="0"/>
      <w:marBottom w:val="0"/>
      <w:divBdr>
        <w:top w:val="none" w:sz="0" w:space="0" w:color="auto"/>
        <w:left w:val="none" w:sz="0" w:space="0" w:color="auto"/>
        <w:bottom w:val="none" w:sz="0" w:space="0" w:color="auto"/>
        <w:right w:val="none" w:sz="0" w:space="0" w:color="auto"/>
      </w:divBdr>
    </w:div>
    <w:div w:id="1967226226">
      <w:bodyDiv w:val="1"/>
      <w:marLeft w:val="0"/>
      <w:marRight w:val="0"/>
      <w:marTop w:val="0"/>
      <w:marBottom w:val="0"/>
      <w:divBdr>
        <w:top w:val="none" w:sz="0" w:space="0" w:color="auto"/>
        <w:left w:val="none" w:sz="0" w:space="0" w:color="auto"/>
        <w:bottom w:val="none" w:sz="0" w:space="0" w:color="auto"/>
        <w:right w:val="none" w:sz="0" w:space="0" w:color="auto"/>
      </w:divBdr>
    </w:div>
    <w:div w:id="1967272220">
      <w:bodyDiv w:val="1"/>
      <w:marLeft w:val="0"/>
      <w:marRight w:val="0"/>
      <w:marTop w:val="0"/>
      <w:marBottom w:val="0"/>
      <w:divBdr>
        <w:top w:val="none" w:sz="0" w:space="0" w:color="auto"/>
        <w:left w:val="none" w:sz="0" w:space="0" w:color="auto"/>
        <w:bottom w:val="none" w:sz="0" w:space="0" w:color="auto"/>
        <w:right w:val="none" w:sz="0" w:space="0" w:color="auto"/>
      </w:divBdr>
    </w:div>
    <w:div w:id="1967421565">
      <w:bodyDiv w:val="1"/>
      <w:marLeft w:val="0"/>
      <w:marRight w:val="0"/>
      <w:marTop w:val="0"/>
      <w:marBottom w:val="0"/>
      <w:divBdr>
        <w:top w:val="none" w:sz="0" w:space="0" w:color="auto"/>
        <w:left w:val="none" w:sz="0" w:space="0" w:color="auto"/>
        <w:bottom w:val="none" w:sz="0" w:space="0" w:color="auto"/>
        <w:right w:val="none" w:sz="0" w:space="0" w:color="auto"/>
      </w:divBdr>
    </w:div>
    <w:div w:id="1968703880">
      <w:bodyDiv w:val="1"/>
      <w:marLeft w:val="0"/>
      <w:marRight w:val="0"/>
      <w:marTop w:val="0"/>
      <w:marBottom w:val="0"/>
      <w:divBdr>
        <w:top w:val="none" w:sz="0" w:space="0" w:color="auto"/>
        <w:left w:val="none" w:sz="0" w:space="0" w:color="auto"/>
        <w:bottom w:val="none" w:sz="0" w:space="0" w:color="auto"/>
        <w:right w:val="none" w:sz="0" w:space="0" w:color="auto"/>
      </w:divBdr>
    </w:div>
    <w:div w:id="1968899890">
      <w:bodyDiv w:val="1"/>
      <w:marLeft w:val="0"/>
      <w:marRight w:val="0"/>
      <w:marTop w:val="0"/>
      <w:marBottom w:val="0"/>
      <w:divBdr>
        <w:top w:val="none" w:sz="0" w:space="0" w:color="auto"/>
        <w:left w:val="none" w:sz="0" w:space="0" w:color="auto"/>
        <w:bottom w:val="none" w:sz="0" w:space="0" w:color="auto"/>
        <w:right w:val="none" w:sz="0" w:space="0" w:color="auto"/>
      </w:divBdr>
    </w:div>
    <w:div w:id="1969042236">
      <w:bodyDiv w:val="1"/>
      <w:marLeft w:val="0"/>
      <w:marRight w:val="0"/>
      <w:marTop w:val="0"/>
      <w:marBottom w:val="0"/>
      <w:divBdr>
        <w:top w:val="none" w:sz="0" w:space="0" w:color="auto"/>
        <w:left w:val="none" w:sz="0" w:space="0" w:color="auto"/>
        <w:bottom w:val="none" w:sz="0" w:space="0" w:color="auto"/>
        <w:right w:val="none" w:sz="0" w:space="0" w:color="auto"/>
      </w:divBdr>
    </w:div>
    <w:div w:id="1970282523">
      <w:bodyDiv w:val="1"/>
      <w:marLeft w:val="0"/>
      <w:marRight w:val="0"/>
      <w:marTop w:val="0"/>
      <w:marBottom w:val="0"/>
      <w:divBdr>
        <w:top w:val="none" w:sz="0" w:space="0" w:color="auto"/>
        <w:left w:val="none" w:sz="0" w:space="0" w:color="auto"/>
        <w:bottom w:val="none" w:sz="0" w:space="0" w:color="auto"/>
        <w:right w:val="none" w:sz="0" w:space="0" w:color="auto"/>
      </w:divBdr>
    </w:div>
    <w:div w:id="1970503470">
      <w:bodyDiv w:val="1"/>
      <w:marLeft w:val="0"/>
      <w:marRight w:val="0"/>
      <w:marTop w:val="0"/>
      <w:marBottom w:val="0"/>
      <w:divBdr>
        <w:top w:val="none" w:sz="0" w:space="0" w:color="auto"/>
        <w:left w:val="none" w:sz="0" w:space="0" w:color="auto"/>
        <w:bottom w:val="none" w:sz="0" w:space="0" w:color="auto"/>
        <w:right w:val="none" w:sz="0" w:space="0" w:color="auto"/>
      </w:divBdr>
    </w:div>
    <w:div w:id="1971089042">
      <w:bodyDiv w:val="1"/>
      <w:marLeft w:val="0"/>
      <w:marRight w:val="0"/>
      <w:marTop w:val="0"/>
      <w:marBottom w:val="0"/>
      <w:divBdr>
        <w:top w:val="none" w:sz="0" w:space="0" w:color="auto"/>
        <w:left w:val="none" w:sz="0" w:space="0" w:color="auto"/>
        <w:bottom w:val="none" w:sz="0" w:space="0" w:color="auto"/>
        <w:right w:val="none" w:sz="0" w:space="0" w:color="auto"/>
      </w:divBdr>
    </w:div>
    <w:div w:id="1971402448">
      <w:bodyDiv w:val="1"/>
      <w:marLeft w:val="0"/>
      <w:marRight w:val="0"/>
      <w:marTop w:val="0"/>
      <w:marBottom w:val="0"/>
      <w:divBdr>
        <w:top w:val="none" w:sz="0" w:space="0" w:color="auto"/>
        <w:left w:val="none" w:sz="0" w:space="0" w:color="auto"/>
        <w:bottom w:val="none" w:sz="0" w:space="0" w:color="auto"/>
        <w:right w:val="none" w:sz="0" w:space="0" w:color="auto"/>
      </w:divBdr>
    </w:div>
    <w:div w:id="1971595559">
      <w:bodyDiv w:val="1"/>
      <w:marLeft w:val="0"/>
      <w:marRight w:val="0"/>
      <w:marTop w:val="0"/>
      <w:marBottom w:val="0"/>
      <w:divBdr>
        <w:top w:val="none" w:sz="0" w:space="0" w:color="auto"/>
        <w:left w:val="none" w:sz="0" w:space="0" w:color="auto"/>
        <w:bottom w:val="none" w:sz="0" w:space="0" w:color="auto"/>
        <w:right w:val="none" w:sz="0" w:space="0" w:color="auto"/>
      </w:divBdr>
    </w:div>
    <w:div w:id="1971788142">
      <w:bodyDiv w:val="1"/>
      <w:marLeft w:val="0"/>
      <w:marRight w:val="0"/>
      <w:marTop w:val="0"/>
      <w:marBottom w:val="0"/>
      <w:divBdr>
        <w:top w:val="none" w:sz="0" w:space="0" w:color="auto"/>
        <w:left w:val="none" w:sz="0" w:space="0" w:color="auto"/>
        <w:bottom w:val="none" w:sz="0" w:space="0" w:color="auto"/>
        <w:right w:val="none" w:sz="0" w:space="0" w:color="auto"/>
      </w:divBdr>
    </w:div>
    <w:div w:id="1972858608">
      <w:bodyDiv w:val="1"/>
      <w:marLeft w:val="0"/>
      <w:marRight w:val="0"/>
      <w:marTop w:val="0"/>
      <w:marBottom w:val="0"/>
      <w:divBdr>
        <w:top w:val="none" w:sz="0" w:space="0" w:color="auto"/>
        <w:left w:val="none" w:sz="0" w:space="0" w:color="auto"/>
        <w:bottom w:val="none" w:sz="0" w:space="0" w:color="auto"/>
        <w:right w:val="none" w:sz="0" w:space="0" w:color="auto"/>
      </w:divBdr>
    </w:div>
    <w:div w:id="1973517089">
      <w:bodyDiv w:val="1"/>
      <w:marLeft w:val="0"/>
      <w:marRight w:val="0"/>
      <w:marTop w:val="0"/>
      <w:marBottom w:val="0"/>
      <w:divBdr>
        <w:top w:val="none" w:sz="0" w:space="0" w:color="auto"/>
        <w:left w:val="none" w:sz="0" w:space="0" w:color="auto"/>
        <w:bottom w:val="none" w:sz="0" w:space="0" w:color="auto"/>
        <w:right w:val="none" w:sz="0" w:space="0" w:color="auto"/>
      </w:divBdr>
    </w:div>
    <w:div w:id="1973558559">
      <w:bodyDiv w:val="1"/>
      <w:marLeft w:val="0"/>
      <w:marRight w:val="0"/>
      <w:marTop w:val="0"/>
      <w:marBottom w:val="0"/>
      <w:divBdr>
        <w:top w:val="none" w:sz="0" w:space="0" w:color="auto"/>
        <w:left w:val="none" w:sz="0" w:space="0" w:color="auto"/>
        <w:bottom w:val="none" w:sz="0" w:space="0" w:color="auto"/>
        <w:right w:val="none" w:sz="0" w:space="0" w:color="auto"/>
      </w:divBdr>
    </w:div>
    <w:div w:id="1973829624">
      <w:bodyDiv w:val="1"/>
      <w:marLeft w:val="0"/>
      <w:marRight w:val="0"/>
      <w:marTop w:val="0"/>
      <w:marBottom w:val="0"/>
      <w:divBdr>
        <w:top w:val="none" w:sz="0" w:space="0" w:color="auto"/>
        <w:left w:val="none" w:sz="0" w:space="0" w:color="auto"/>
        <w:bottom w:val="none" w:sz="0" w:space="0" w:color="auto"/>
        <w:right w:val="none" w:sz="0" w:space="0" w:color="auto"/>
      </w:divBdr>
    </w:div>
    <w:div w:id="1973903906">
      <w:bodyDiv w:val="1"/>
      <w:marLeft w:val="0"/>
      <w:marRight w:val="0"/>
      <w:marTop w:val="0"/>
      <w:marBottom w:val="0"/>
      <w:divBdr>
        <w:top w:val="none" w:sz="0" w:space="0" w:color="auto"/>
        <w:left w:val="none" w:sz="0" w:space="0" w:color="auto"/>
        <w:bottom w:val="none" w:sz="0" w:space="0" w:color="auto"/>
        <w:right w:val="none" w:sz="0" w:space="0" w:color="auto"/>
      </w:divBdr>
    </w:div>
    <w:div w:id="1975673064">
      <w:bodyDiv w:val="1"/>
      <w:marLeft w:val="0"/>
      <w:marRight w:val="0"/>
      <w:marTop w:val="0"/>
      <w:marBottom w:val="0"/>
      <w:divBdr>
        <w:top w:val="none" w:sz="0" w:space="0" w:color="auto"/>
        <w:left w:val="none" w:sz="0" w:space="0" w:color="auto"/>
        <w:bottom w:val="none" w:sz="0" w:space="0" w:color="auto"/>
        <w:right w:val="none" w:sz="0" w:space="0" w:color="auto"/>
      </w:divBdr>
    </w:div>
    <w:div w:id="1976790250">
      <w:bodyDiv w:val="1"/>
      <w:marLeft w:val="0"/>
      <w:marRight w:val="0"/>
      <w:marTop w:val="0"/>
      <w:marBottom w:val="0"/>
      <w:divBdr>
        <w:top w:val="none" w:sz="0" w:space="0" w:color="auto"/>
        <w:left w:val="none" w:sz="0" w:space="0" w:color="auto"/>
        <w:bottom w:val="none" w:sz="0" w:space="0" w:color="auto"/>
        <w:right w:val="none" w:sz="0" w:space="0" w:color="auto"/>
      </w:divBdr>
    </w:div>
    <w:div w:id="1977683453">
      <w:bodyDiv w:val="1"/>
      <w:marLeft w:val="0"/>
      <w:marRight w:val="0"/>
      <w:marTop w:val="0"/>
      <w:marBottom w:val="0"/>
      <w:divBdr>
        <w:top w:val="none" w:sz="0" w:space="0" w:color="auto"/>
        <w:left w:val="none" w:sz="0" w:space="0" w:color="auto"/>
        <w:bottom w:val="none" w:sz="0" w:space="0" w:color="auto"/>
        <w:right w:val="none" w:sz="0" w:space="0" w:color="auto"/>
      </w:divBdr>
    </w:div>
    <w:div w:id="1977836685">
      <w:bodyDiv w:val="1"/>
      <w:marLeft w:val="0"/>
      <w:marRight w:val="0"/>
      <w:marTop w:val="0"/>
      <w:marBottom w:val="0"/>
      <w:divBdr>
        <w:top w:val="none" w:sz="0" w:space="0" w:color="auto"/>
        <w:left w:val="none" w:sz="0" w:space="0" w:color="auto"/>
        <w:bottom w:val="none" w:sz="0" w:space="0" w:color="auto"/>
        <w:right w:val="none" w:sz="0" w:space="0" w:color="auto"/>
      </w:divBdr>
    </w:div>
    <w:div w:id="1979533848">
      <w:bodyDiv w:val="1"/>
      <w:marLeft w:val="0"/>
      <w:marRight w:val="0"/>
      <w:marTop w:val="0"/>
      <w:marBottom w:val="0"/>
      <w:divBdr>
        <w:top w:val="none" w:sz="0" w:space="0" w:color="auto"/>
        <w:left w:val="none" w:sz="0" w:space="0" w:color="auto"/>
        <w:bottom w:val="none" w:sz="0" w:space="0" w:color="auto"/>
        <w:right w:val="none" w:sz="0" w:space="0" w:color="auto"/>
      </w:divBdr>
    </w:div>
    <w:div w:id="1980455552">
      <w:bodyDiv w:val="1"/>
      <w:marLeft w:val="0"/>
      <w:marRight w:val="0"/>
      <w:marTop w:val="0"/>
      <w:marBottom w:val="0"/>
      <w:divBdr>
        <w:top w:val="none" w:sz="0" w:space="0" w:color="auto"/>
        <w:left w:val="none" w:sz="0" w:space="0" w:color="auto"/>
        <w:bottom w:val="none" w:sz="0" w:space="0" w:color="auto"/>
        <w:right w:val="none" w:sz="0" w:space="0" w:color="auto"/>
      </w:divBdr>
    </w:div>
    <w:div w:id="1980915453">
      <w:bodyDiv w:val="1"/>
      <w:marLeft w:val="0"/>
      <w:marRight w:val="0"/>
      <w:marTop w:val="0"/>
      <w:marBottom w:val="0"/>
      <w:divBdr>
        <w:top w:val="none" w:sz="0" w:space="0" w:color="auto"/>
        <w:left w:val="none" w:sz="0" w:space="0" w:color="auto"/>
        <w:bottom w:val="none" w:sz="0" w:space="0" w:color="auto"/>
        <w:right w:val="none" w:sz="0" w:space="0" w:color="auto"/>
      </w:divBdr>
    </w:div>
    <w:div w:id="1981033502">
      <w:bodyDiv w:val="1"/>
      <w:marLeft w:val="0"/>
      <w:marRight w:val="0"/>
      <w:marTop w:val="0"/>
      <w:marBottom w:val="0"/>
      <w:divBdr>
        <w:top w:val="none" w:sz="0" w:space="0" w:color="auto"/>
        <w:left w:val="none" w:sz="0" w:space="0" w:color="auto"/>
        <w:bottom w:val="none" w:sz="0" w:space="0" w:color="auto"/>
        <w:right w:val="none" w:sz="0" w:space="0" w:color="auto"/>
      </w:divBdr>
    </w:div>
    <w:div w:id="1981492668">
      <w:bodyDiv w:val="1"/>
      <w:marLeft w:val="0"/>
      <w:marRight w:val="0"/>
      <w:marTop w:val="0"/>
      <w:marBottom w:val="0"/>
      <w:divBdr>
        <w:top w:val="none" w:sz="0" w:space="0" w:color="auto"/>
        <w:left w:val="none" w:sz="0" w:space="0" w:color="auto"/>
        <w:bottom w:val="none" w:sz="0" w:space="0" w:color="auto"/>
        <w:right w:val="none" w:sz="0" w:space="0" w:color="auto"/>
      </w:divBdr>
    </w:div>
    <w:div w:id="1982610535">
      <w:bodyDiv w:val="1"/>
      <w:marLeft w:val="0"/>
      <w:marRight w:val="0"/>
      <w:marTop w:val="0"/>
      <w:marBottom w:val="0"/>
      <w:divBdr>
        <w:top w:val="none" w:sz="0" w:space="0" w:color="auto"/>
        <w:left w:val="none" w:sz="0" w:space="0" w:color="auto"/>
        <w:bottom w:val="none" w:sz="0" w:space="0" w:color="auto"/>
        <w:right w:val="none" w:sz="0" w:space="0" w:color="auto"/>
      </w:divBdr>
    </w:div>
    <w:div w:id="1983002479">
      <w:bodyDiv w:val="1"/>
      <w:marLeft w:val="0"/>
      <w:marRight w:val="0"/>
      <w:marTop w:val="0"/>
      <w:marBottom w:val="0"/>
      <w:divBdr>
        <w:top w:val="none" w:sz="0" w:space="0" w:color="auto"/>
        <w:left w:val="none" w:sz="0" w:space="0" w:color="auto"/>
        <w:bottom w:val="none" w:sz="0" w:space="0" w:color="auto"/>
        <w:right w:val="none" w:sz="0" w:space="0" w:color="auto"/>
      </w:divBdr>
    </w:div>
    <w:div w:id="1983080093">
      <w:bodyDiv w:val="1"/>
      <w:marLeft w:val="0"/>
      <w:marRight w:val="0"/>
      <w:marTop w:val="0"/>
      <w:marBottom w:val="0"/>
      <w:divBdr>
        <w:top w:val="none" w:sz="0" w:space="0" w:color="auto"/>
        <w:left w:val="none" w:sz="0" w:space="0" w:color="auto"/>
        <w:bottom w:val="none" w:sz="0" w:space="0" w:color="auto"/>
        <w:right w:val="none" w:sz="0" w:space="0" w:color="auto"/>
      </w:divBdr>
    </w:div>
    <w:div w:id="1985116401">
      <w:bodyDiv w:val="1"/>
      <w:marLeft w:val="0"/>
      <w:marRight w:val="0"/>
      <w:marTop w:val="0"/>
      <w:marBottom w:val="0"/>
      <w:divBdr>
        <w:top w:val="none" w:sz="0" w:space="0" w:color="auto"/>
        <w:left w:val="none" w:sz="0" w:space="0" w:color="auto"/>
        <w:bottom w:val="none" w:sz="0" w:space="0" w:color="auto"/>
        <w:right w:val="none" w:sz="0" w:space="0" w:color="auto"/>
      </w:divBdr>
    </w:div>
    <w:div w:id="1985505090">
      <w:bodyDiv w:val="1"/>
      <w:marLeft w:val="0"/>
      <w:marRight w:val="0"/>
      <w:marTop w:val="0"/>
      <w:marBottom w:val="0"/>
      <w:divBdr>
        <w:top w:val="none" w:sz="0" w:space="0" w:color="auto"/>
        <w:left w:val="none" w:sz="0" w:space="0" w:color="auto"/>
        <w:bottom w:val="none" w:sz="0" w:space="0" w:color="auto"/>
        <w:right w:val="none" w:sz="0" w:space="0" w:color="auto"/>
      </w:divBdr>
    </w:div>
    <w:div w:id="1985741994">
      <w:bodyDiv w:val="1"/>
      <w:marLeft w:val="0"/>
      <w:marRight w:val="0"/>
      <w:marTop w:val="0"/>
      <w:marBottom w:val="0"/>
      <w:divBdr>
        <w:top w:val="none" w:sz="0" w:space="0" w:color="auto"/>
        <w:left w:val="none" w:sz="0" w:space="0" w:color="auto"/>
        <w:bottom w:val="none" w:sz="0" w:space="0" w:color="auto"/>
        <w:right w:val="none" w:sz="0" w:space="0" w:color="auto"/>
      </w:divBdr>
    </w:div>
    <w:div w:id="1986350758">
      <w:bodyDiv w:val="1"/>
      <w:marLeft w:val="0"/>
      <w:marRight w:val="0"/>
      <w:marTop w:val="0"/>
      <w:marBottom w:val="0"/>
      <w:divBdr>
        <w:top w:val="none" w:sz="0" w:space="0" w:color="auto"/>
        <w:left w:val="none" w:sz="0" w:space="0" w:color="auto"/>
        <w:bottom w:val="none" w:sz="0" w:space="0" w:color="auto"/>
        <w:right w:val="none" w:sz="0" w:space="0" w:color="auto"/>
      </w:divBdr>
    </w:div>
    <w:div w:id="1986931068">
      <w:bodyDiv w:val="1"/>
      <w:marLeft w:val="0"/>
      <w:marRight w:val="0"/>
      <w:marTop w:val="0"/>
      <w:marBottom w:val="0"/>
      <w:divBdr>
        <w:top w:val="none" w:sz="0" w:space="0" w:color="auto"/>
        <w:left w:val="none" w:sz="0" w:space="0" w:color="auto"/>
        <w:bottom w:val="none" w:sz="0" w:space="0" w:color="auto"/>
        <w:right w:val="none" w:sz="0" w:space="0" w:color="auto"/>
      </w:divBdr>
    </w:div>
    <w:div w:id="1988394593">
      <w:bodyDiv w:val="1"/>
      <w:marLeft w:val="0"/>
      <w:marRight w:val="0"/>
      <w:marTop w:val="0"/>
      <w:marBottom w:val="0"/>
      <w:divBdr>
        <w:top w:val="none" w:sz="0" w:space="0" w:color="auto"/>
        <w:left w:val="none" w:sz="0" w:space="0" w:color="auto"/>
        <w:bottom w:val="none" w:sz="0" w:space="0" w:color="auto"/>
        <w:right w:val="none" w:sz="0" w:space="0" w:color="auto"/>
      </w:divBdr>
    </w:div>
    <w:div w:id="1988824398">
      <w:bodyDiv w:val="1"/>
      <w:marLeft w:val="0"/>
      <w:marRight w:val="0"/>
      <w:marTop w:val="0"/>
      <w:marBottom w:val="0"/>
      <w:divBdr>
        <w:top w:val="none" w:sz="0" w:space="0" w:color="auto"/>
        <w:left w:val="none" w:sz="0" w:space="0" w:color="auto"/>
        <w:bottom w:val="none" w:sz="0" w:space="0" w:color="auto"/>
        <w:right w:val="none" w:sz="0" w:space="0" w:color="auto"/>
      </w:divBdr>
    </w:div>
    <w:div w:id="1989019123">
      <w:bodyDiv w:val="1"/>
      <w:marLeft w:val="0"/>
      <w:marRight w:val="0"/>
      <w:marTop w:val="0"/>
      <w:marBottom w:val="0"/>
      <w:divBdr>
        <w:top w:val="none" w:sz="0" w:space="0" w:color="auto"/>
        <w:left w:val="none" w:sz="0" w:space="0" w:color="auto"/>
        <w:bottom w:val="none" w:sz="0" w:space="0" w:color="auto"/>
        <w:right w:val="none" w:sz="0" w:space="0" w:color="auto"/>
      </w:divBdr>
    </w:div>
    <w:div w:id="1989505309">
      <w:bodyDiv w:val="1"/>
      <w:marLeft w:val="0"/>
      <w:marRight w:val="0"/>
      <w:marTop w:val="0"/>
      <w:marBottom w:val="0"/>
      <w:divBdr>
        <w:top w:val="none" w:sz="0" w:space="0" w:color="auto"/>
        <w:left w:val="none" w:sz="0" w:space="0" w:color="auto"/>
        <w:bottom w:val="none" w:sz="0" w:space="0" w:color="auto"/>
        <w:right w:val="none" w:sz="0" w:space="0" w:color="auto"/>
      </w:divBdr>
    </w:div>
    <w:div w:id="1989624874">
      <w:bodyDiv w:val="1"/>
      <w:marLeft w:val="0"/>
      <w:marRight w:val="0"/>
      <w:marTop w:val="0"/>
      <w:marBottom w:val="0"/>
      <w:divBdr>
        <w:top w:val="none" w:sz="0" w:space="0" w:color="auto"/>
        <w:left w:val="none" w:sz="0" w:space="0" w:color="auto"/>
        <w:bottom w:val="none" w:sz="0" w:space="0" w:color="auto"/>
        <w:right w:val="none" w:sz="0" w:space="0" w:color="auto"/>
      </w:divBdr>
    </w:div>
    <w:div w:id="1989900910">
      <w:bodyDiv w:val="1"/>
      <w:marLeft w:val="0"/>
      <w:marRight w:val="0"/>
      <w:marTop w:val="0"/>
      <w:marBottom w:val="0"/>
      <w:divBdr>
        <w:top w:val="none" w:sz="0" w:space="0" w:color="auto"/>
        <w:left w:val="none" w:sz="0" w:space="0" w:color="auto"/>
        <w:bottom w:val="none" w:sz="0" w:space="0" w:color="auto"/>
        <w:right w:val="none" w:sz="0" w:space="0" w:color="auto"/>
      </w:divBdr>
    </w:div>
    <w:div w:id="1989937565">
      <w:bodyDiv w:val="1"/>
      <w:marLeft w:val="0"/>
      <w:marRight w:val="0"/>
      <w:marTop w:val="0"/>
      <w:marBottom w:val="0"/>
      <w:divBdr>
        <w:top w:val="none" w:sz="0" w:space="0" w:color="auto"/>
        <w:left w:val="none" w:sz="0" w:space="0" w:color="auto"/>
        <w:bottom w:val="none" w:sz="0" w:space="0" w:color="auto"/>
        <w:right w:val="none" w:sz="0" w:space="0" w:color="auto"/>
      </w:divBdr>
    </w:div>
    <w:div w:id="1991671467">
      <w:bodyDiv w:val="1"/>
      <w:marLeft w:val="0"/>
      <w:marRight w:val="0"/>
      <w:marTop w:val="0"/>
      <w:marBottom w:val="0"/>
      <w:divBdr>
        <w:top w:val="none" w:sz="0" w:space="0" w:color="auto"/>
        <w:left w:val="none" w:sz="0" w:space="0" w:color="auto"/>
        <w:bottom w:val="none" w:sz="0" w:space="0" w:color="auto"/>
        <w:right w:val="none" w:sz="0" w:space="0" w:color="auto"/>
      </w:divBdr>
    </w:div>
    <w:div w:id="1992057976">
      <w:bodyDiv w:val="1"/>
      <w:marLeft w:val="0"/>
      <w:marRight w:val="0"/>
      <w:marTop w:val="0"/>
      <w:marBottom w:val="0"/>
      <w:divBdr>
        <w:top w:val="none" w:sz="0" w:space="0" w:color="auto"/>
        <w:left w:val="none" w:sz="0" w:space="0" w:color="auto"/>
        <w:bottom w:val="none" w:sz="0" w:space="0" w:color="auto"/>
        <w:right w:val="none" w:sz="0" w:space="0" w:color="auto"/>
      </w:divBdr>
    </w:div>
    <w:div w:id="1994135465">
      <w:bodyDiv w:val="1"/>
      <w:marLeft w:val="0"/>
      <w:marRight w:val="0"/>
      <w:marTop w:val="0"/>
      <w:marBottom w:val="0"/>
      <w:divBdr>
        <w:top w:val="none" w:sz="0" w:space="0" w:color="auto"/>
        <w:left w:val="none" w:sz="0" w:space="0" w:color="auto"/>
        <w:bottom w:val="none" w:sz="0" w:space="0" w:color="auto"/>
        <w:right w:val="none" w:sz="0" w:space="0" w:color="auto"/>
      </w:divBdr>
    </w:div>
    <w:div w:id="1994723783">
      <w:bodyDiv w:val="1"/>
      <w:marLeft w:val="0"/>
      <w:marRight w:val="0"/>
      <w:marTop w:val="0"/>
      <w:marBottom w:val="0"/>
      <w:divBdr>
        <w:top w:val="none" w:sz="0" w:space="0" w:color="auto"/>
        <w:left w:val="none" w:sz="0" w:space="0" w:color="auto"/>
        <w:bottom w:val="none" w:sz="0" w:space="0" w:color="auto"/>
        <w:right w:val="none" w:sz="0" w:space="0" w:color="auto"/>
      </w:divBdr>
    </w:div>
    <w:div w:id="1995714788">
      <w:bodyDiv w:val="1"/>
      <w:marLeft w:val="0"/>
      <w:marRight w:val="0"/>
      <w:marTop w:val="0"/>
      <w:marBottom w:val="0"/>
      <w:divBdr>
        <w:top w:val="none" w:sz="0" w:space="0" w:color="auto"/>
        <w:left w:val="none" w:sz="0" w:space="0" w:color="auto"/>
        <w:bottom w:val="none" w:sz="0" w:space="0" w:color="auto"/>
        <w:right w:val="none" w:sz="0" w:space="0" w:color="auto"/>
      </w:divBdr>
    </w:div>
    <w:div w:id="1997565295">
      <w:bodyDiv w:val="1"/>
      <w:marLeft w:val="0"/>
      <w:marRight w:val="0"/>
      <w:marTop w:val="0"/>
      <w:marBottom w:val="0"/>
      <w:divBdr>
        <w:top w:val="none" w:sz="0" w:space="0" w:color="auto"/>
        <w:left w:val="none" w:sz="0" w:space="0" w:color="auto"/>
        <w:bottom w:val="none" w:sz="0" w:space="0" w:color="auto"/>
        <w:right w:val="none" w:sz="0" w:space="0" w:color="auto"/>
      </w:divBdr>
    </w:div>
    <w:div w:id="1999647493">
      <w:bodyDiv w:val="1"/>
      <w:marLeft w:val="0"/>
      <w:marRight w:val="0"/>
      <w:marTop w:val="0"/>
      <w:marBottom w:val="0"/>
      <w:divBdr>
        <w:top w:val="none" w:sz="0" w:space="0" w:color="auto"/>
        <w:left w:val="none" w:sz="0" w:space="0" w:color="auto"/>
        <w:bottom w:val="none" w:sz="0" w:space="0" w:color="auto"/>
        <w:right w:val="none" w:sz="0" w:space="0" w:color="auto"/>
      </w:divBdr>
    </w:div>
    <w:div w:id="2000041714">
      <w:bodyDiv w:val="1"/>
      <w:marLeft w:val="0"/>
      <w:marRight w:val="0"/>
      <w:marTop w:val="0"/>
      <w:marBottom w:val="0"/>
      <w:divBdr>
        <w:top w:val="none" w:sz="0" w:space="0" w:color="auto"/>
        <w:left w:val="none" w:sz="0" w:space="0" w:color="auto"/>
        <w:bottom w:val="none" w:sz="0" w:space="0" w:color="auto"/>
        <w:right w:val="none" w:sz="0" w:space="0" w:color="auto"/>
      </w:divBdr>
    </w:div>
    <w:div w:id="2002735013">
      <w:bodyDiv w:val="1"/>
      <w:marLeft w:val="0"/>
      <w:marRight w:val="0"/>
      <w:marTop w:val="0"/>
      <w:marBottom w:val="0"/>
      <w:divBdr>
        <w:top w:val="none" w:sz="0" w:space="0" w:color="auto"/>
        <w:left w:val="none" w:sz="0" w:space="0" w:color="auto"/>
        <w:bottom w:val="none" w:sz="0" w:space="0" w:color="auto"/>
        <w:right w:val="none" w:sz="0" w:space="0" w:color="auto"/>
      </w:divBdr>
    </w:div>
    <w:div w:id="2002929977">
      <w:bodyDiv w:val="1"/>
      <w:marLeft w:val="0"/>
      <w:marRight w:val="0"/>
      <w:marTop w:val="0"/>
      <w:marBottom w:val="0"/>
      <w:divBdr>
        <w:top w:val="none" w:sz="0" w:space="0" w:color="auto"/>
        <w:left w:val="none" w:sz="0" w:space="0" w:color="auto"/>
        <w:bottom w:val="none" w:sz="0" w:space="0" w:color="auto"/>
        <w:right w:val="none" w:sz="0" w:space="0" w:color="auto"/>
      </w:divBdr>
    </w:div>
    <w:div w:id="2004042493">
      <w:bodyDiv w:val="1"/>
      <w:marLeft w:val="0"/>
      <w:marRight w:val="0"/>
      <w:marTop w:val="0"/>
      <w:marBottom w:val="0"/>
      <w:divBdr>
        <w:top w:val="none" w:sz="0" w:space="0" w:color="auto"/>
        <w:left w:val="none" w:sz="0" w:space="0" w:color="auto"/>
        <w:bottom w:val="none" w:sz="0" w:space="0" w:color="auto"/>
        <w:right w:val="none" w:sz="0" w:space="0" w:color="auto"/>
      </w:divBdr>
    </w:div>
    <w:div w:id="2004118543">
      <w:bodyDiv w:val="1"/>
      <w:marLeft w:val="0"/>
      <w:marRight w:val="0"/>
      <w:marTop w:val="0"/>
      <w:marBottom w:val="0"/>
      <w:divBdr>
        <w:top w:val="none" w:sz="0" w:space="0" w:color="auto"/>
        <w:left w:val="none" w:sz="0" w:space="0" w:color="auto"/>
        <w:bottom w:val="none" w:sz="0" w:space="0" w:color="auto"/>
        <w:right w:val="none" w:sz="0" w:space="0" w:color="auto"/>
      </w:divBdr>
    </w:div>
    <w:div w:id="2004427687">
      <w:bodyDiv w:val="1"/>
      <w:marLeft w:val="0"/>
      <w:marRight w:val="0"/>
      <w:marTop w:val="0"/>
      <w:marBottom w:val="0"/>
      <w:divBdr>
        <w:top w:val="none" w:sz="0" w:space="0" w:color="auto"/>
        <w:left w:val="none" w:sz="0" w:space="0" w:color="auto"/>
        <w:bottom w:val="none" w:sz="0" w:space="0" w:color="auto"/>
        <w:right w:val="none" w:sz="0" w:space="0" w:color="auto"/>
      </w:divBdr>
    </w:div>
    <w:div w:id="2006203886">
      <w:bodyDiv w:val="1"/>
      <w:marLeft w:val="0"/>
      <w:marRight w:val="0"/>
      <w:marTop w:val="0"/>
      <w:marBottom w:val="0"/>
      <w:divBdr>
        <w:top w:val="none" w:sz="0" w:space="0" w:color="auto"/>
        <w:left w:val="none" w:sz="0" w:space="0" w:color="auto"/>
        <w:bottom w:val="none" w:sz="0" w:space="0" w:color="auto"/>
        <w:right w:val="none" w:sz="0" w:space="0" w:color="auto"/>
      </w:divBdr>
    </w:div>
    <w:div w:id="2006467687">
      <w:bodyDiv w:val="1"/>
      <w:marLeft w:val="0"/>
      <w:marRight w:val="0"/>
      <w:marTop w:val="0"/>
      <w:marBottom w:val="0"/>
      <w:divBdr>
        <w:top w:val="none" w:sz="0" w:space="0" w:color="auto"/>
        <w:left w:val="none" w:sz="0" w:space="0" w:color="auto"/>
        <w:bottom w:val="none" w:sz="0" w:space="0" w:color="auto"/>
        <w:right w:val="none" w:sz="0" w:space="0" w:color="auto"/>
      </w:divBdr>
    </w:div>
    <w:div w:id="2007395849">
      <w:bodyDiv w:val="1"/>
      <w:marLeft w:val="0"/>
      <w:marRight w:val="0"/>
      <w:marTop w:val="0"/>
      <w:marBottom w:val="0"/>
      <w:divBdr>
        <w:top w:val="none" w:sz="0" w:space="0" w:color="auto"/>
        <w:left w:val="none" w:sz="0" w:space="0" w:color="auto"/>
        <w:bottom w:val="none" w:sz="0" w:space="0" w:color="auto"/>
        <w:right w:val="none" w:sz="0" w:space="0" w:color="auto"/>
      </w:divBdr>
    </w:div>
    <w:div w:id="2007437303">
      <w:bodyDiv w:val="1"/>
      <w:marLeft w:val="0"/>
      <w:marRight w:val="0"/>
      <w:marTop w:val="0"/>
      <w:marBottom w:val="0"/>
      <w:divBdr>
        <w:top w:val="none" w:sz="0" w:space="0" w:color="auto"/>
        <w:left w:val="none" w:sz="0" w:space="0" w:color="auto"/>
        <w:bottom w:val="none" w:sz="0" w:space="0" w:color="auto"/>
        <w:right w:val="none" w:sz="0" w:space="0" w:color="auto"/>
      </w:divBdr>
    </w:div>
    <w:div w:id="2011373526">
      <w:bodyDiv w:val="1"/>
      <w:marLeft w:val="0"/>
      <w:marRight w:val="0"/>
      <w:marTop w:val="0"/>
      <w:marBottom w:val="0"/>
      <w:divBdr>
        <w:top w:val="none" w:sz="0" w:space="0" w:color="auto"/>
        <w:left w:val="none" w:sz="0" w:space="0" w:color="auto"/>
        <w:bottom w:val="none" w:sz="0" w:space="0" w:color="auto"/>
        <w:right w:val="none" w:sz="0" w:space="0" w:color="auto"/>
      </w:divBdr>
    </w:div>
    <w:div w:id="2011524781">
      <w:bodyDiv w:val="1"/>
      <w:marLeft w:val="0"/>
      <w:marRight w:val="0"/>
      <w:marTop w:val="0"/>
      <w:marBottom w:val="0"/>
      <w:divBdr>
        <w:top w:val="none" w:sz="0" w:space="0" w:color="auto"/>
        <w:left w:val="none" w:sz="0" w:space="0" w:color="auto"/>
        <w:bottom w:val="none" w:sz="0" w:space="0" w:color="auto"/>
        <w:right w:val="none" w:sz="0" w:space="0" w:color="auto"/>
      </w:divBdr>
    </w:div>
    <w:div w:id="2011714682">
      <w:bodyDiv w:val="1"/>
      <w:marLeft w:val="0"/>
      <w:marRight w:val="0"/>
      <w:marTop w:val="0"/>
      <w:marBottom w:val="0"/>
      <w:divBdr>
        <w:top w:val="none" w:sz="0" w:space="0" w:color="auto"/>
        <w:left w:val="none" w:sz="0" w:space="0" w:color="auto"/>
        <w:bottom w:val="none" w:sz="0" w:space="0" w:color="auto"/>
        <w:right w:val="none" w:sz="0" w:space="0" w:color="auto"/>
      </w:divBdr>
    </w:div>
    <w:div w:id="2011977884">
      <w:bodyDiv w:val="1"/>
      <w:marLeft w:val="0"/>
      <w:marRight w:val="0"/>
      <w:marTop w:val="0"/>
      <w:marBottom w:val="0"/>
      <w:divBdr>
        <w:top w:val="none" w:sz="0" w:space="0" w:color="auto"/>
        <w:left w:val="none" w:sz="0" w:space="0" w:color="auto"/>
        <w:bottom w:val="none" w:sz="0" w:space="0" w:color="auto"/>
        <w:right w:val="none" w:sz="0" w:space="0" w:color="auto"/>
      </w:divBdr>
    </w:div>
    <w:div w:id="2016883444">
      <w:bodyDiv w:val="1"/>
      <w:marLeft w:val="0"/>
      <w:marRight w:val="0"/>
      <w:marTop w:val="0"/>
      <w:marBottom w:val="0"/>
      <w:divBdr>
        <w:top w:val="none" w:sz="0" w:space="0" w:color="auto"/>
        <w:left w:val="none" w:sz="0" w:space="0" w:color="auto"/>
        <w:bottom w:val="none" w:sz="0" w:space="0" w:color="auto"/>
        <w:right w:val="none" w:sz="0" w:space="0" w:color="auto"/>
      </w:divBdr>
    </w:div>
    <w:div w:id="2017224748">
      <w:bodyDiv w:val="1"/>
      <w:marLeft w:val="0"/>
      <w:marRight w:val="0"/>
      <w:marTop w:val="0"/>
      <w:marBottom w:val="0"/>
      <w:divBdr>
        <w:top w:val="none" w:sz="0" w:space="0" w:color="auto"/>
        <w:left w:val="none" w:sz="0" w:space="0" w:color="auto"/>
        <w:bottom w:val="none" w:sz="0" w:space="0" w:color="auto"/>
        <w:right w:val="none" w:sz="0" w:space="0" w:color="auto"/>
      </w:divBdr>
    </w:div>
    <w:div w:id="2019309475">
      <w:bodyDiv w:val="1"/>
      <w:marLeft w:val="0"/>
      <w:marRight w:val="0"/>
      <w:marTop w:val="0"/>
      <w:marBottom w:val="0"/>
      <w:divBdr>
        <w:top w:val="none" w:sz="0" w:space="0" w:color="auto"/>
        <w:left w:val="none" w:sz="0" w:space="0" w:color="auto"/>
        <w:bottom w:val="none" w:sz="0" w:space="0" w:color="auto"/>
        <w:right w:val="none" w:sz="0" w:space="0" w:color="auto"/>
      </w:divBdr>
    </w:div>
    <w:div w:id="2019844816">
      <w:bodyDiv w:val="1"/>
      <w:marLeft w:val="0"/>
      <w:marRight w:val="0"/>
      <w:marTop w:val="0"/>
      <w:marBottom w:val="0"/>
      <w:divBdr>
        <w:top w:val="none" w:sz="0" w:space="0" w:color="auto"/>
        <w:left w:val="none" w:sz="0" w:space="0" w:color="auto"/>
        <w:bottom w:val="none" w:sz="0" w:space="0" w:color="auto"/>
        <w:right w:val="none" w:sz="0" w:space="0" w:color="auto"/>
      </w:divBdr>
    </w:div>
    <w:div w:id="2020497992">
      <w:bodyDiv w:val="1"/>
      <w:marLeft w:val="0"/>
      <w:marRight w:val="0"/>
      <w:marTop w:val="0"/>
      <w:marBottom w:val="0"/>
      <w:divBdr>
        <w:top w:val="none" w:sz="0" w:space="0" w:color="auto"/>
        <w:left w:val="none" w:sz="0" w:space="0" w:color="auto"/>
        <w:bottom w:val="none" w:sz="0" w:space="0" w:color="auto"/>
        <w:right w:val="none" w:sz="0" w:space="0" w:color="auto"/>
      </w:divBdr>
    </w:div>
    <w:div w:id="2021540837">
      <w:bodyDiv w:val="1"/>
      <w:marLeft w:val="0"/>
      <w:marRight w:val="0"/>
      <w:marTop w:val="0"/>
      <w:marBottom w:val="0"/>
      <w:divBdr>
        <w:top w:val="none" w:sz="0" w:space="0" w:color="auto"/>
        <w:left w:val="none" w:sz="0" w:space="0" w:color="auto"/>
        <w:bottom w:val="none" w:sz="0" w:space="0" w:color="auto"/>
        <w:right w:val="none" w:sz="0" w:space="0" w:color="auto"/>
      </w:divBdr>
    </w:div>
    <w:div w:id="2021661025">
      <w:bodyDiv w:val="1"/>
      <w:marLeft w:val="0"/>
      <w:marRight w:val="0"/>
      <w:marTop w:val="0"/>
      <w:marBottom w:val="0"/>
      <w:divBdr>
        <w:top w:val="none" w:sz="0" w:space="0" w:color="auto"/>
        <w:left w:val="none" w:sz="0" w:space="0" w:color="auto"/>
        <w:bottom w:val="none" w:sz="0" w:space="0" w:color="auto"/>
        <w:right w:val="none" w:sz="0" w:space="0" w:color="auto"/>
      </w:divBdr>
    </w:div>
    <w:div w:id="2021662405">
      <w:bodyDiv w:val="1"/>
      <w:marLeft w:val="0"/>
      <w:marRight w:val="0"/>
      <w:marTop w:val="0"/>
      <w:marBottom w:val="0"/>
      <w:divBdr>
        <w:top w:val="none" w:sz="0" w:space="0" w:color="auto"/>
        <w:left w:val="none" w:sz="0" w:space="0" w:color="auto"/>
        <w:bottom w:val="none" w:sz="0" w:space="0" w:color="auto"/>
        <w:right w:val="none" w:sz="0" w:space="0" w:color="auto"/>
      </w:divBdr>
    </w:div>
    <w:div w:id="2021859024">
      <w:bodyDiv w:val="1"/>
      <w:marLeft w:val="0"/>
      <w:marRight w:val="0"/>
      <w:marTop w:val="0"/>
      <w:marBottom w:val="0"/>
      <w:divBdr>
        <w:top w:val="none" w:sz="0" w:space="0" w:color="auto"/>
        <w:left w:val="none" w:sz="0" w:space="0" w:color="auto"/>
        <w:bottom w:val="none" w:sz="0" w:space="0" w:color="auto"/>
        <w:right w:val="none" w:sz="0" w:space="0" w:color="auto"/>
      </w:divBdr>
    </w:div>
    <w:div w:id="2022395724">
      <w:bodyDiv w:val="1"/>
      <w:marLeft w:val="0"/>
      <w:marRight w:val="0"/>
      <w:marTop w:val="0"/>
      <w:marBottom w:val="0"/>
      <w:divBdr>
        <w:top w:val="none" w:sz="0" w:space="0" w:color="auto"/>
        <w:left w:val="none" w:sz="0" w:space="0" w:color="auto"/>
        <w:bottom w:val="none" w:sz="0" w:space="0" w:color="auto"/>
        <w:right w:val="none" w:sz="0" w:space="0" w:color="auto"/>
      </w:divBdr>
    </w:div>
    <w:div w:id="2022465325">
      <w:bodyDiv w:val="1"/>
      <w:marLeft w:val="0"/>
      <w:marRight w:val="0"/>
      <w:marTop w:val="0"/>
      <w:marBottom w:val="0"/>
      <w:divBdr>
        <w:top w:val="none" w:sz="0" w:space="0" w:color="auto"/>
        <w:left w:val="none" w:sz="0" w:space="0" w:color="auto"/>
        <w:bottom w:val="none" w:sz="0" w:space="0" w:color="auto"/>
        <w:right w:val="none" w:sz="0" w:space="0" w:color="auto"/>
      </w:divBdr>
    </w:div>
    <w:div w:id="2022580135">
      <w:bodyDiv w:val="1"/>
      <w:marLeft w:val="0"/>
      <w:marRight w:val="0"/>
      <w:marTop w:val="0"/>
      <w:marBottom w:val="0"/>
      <w:divBdr>
        <w:top w:val="none" w:sz="0" w:space="0" w:color="auto"/>
        <w:left w:val="none" w:sz="0" w:space="0" w:color="auto"/>
        <w:bottom w:val="none" w:sz="0" w:space="0" w:color="auto"/>
        <w:right w:val="none" w:sz="0" w:space="0" w:color="auto"/>
      </w:divBdr>
    </w:div>
    <w:div w:id="2023316684">
      <w:bodyDiv w:val="1"/>
      <w:marLeft w:val="0"/>
      <w:marRight w:val="0"/>
      <w:marTop w:val="0"/>
      <w:marBottom w:val="0"/>
      <w:divBdr>
        <w:top w:val="none" w:sz="0" w:space="0" w:color="auto"/>
        <w:left w:val="none" w:sz="0" w:space="0" w:color="auto"/>
        <w:bottom w:val="none" w:sz="0" w:space="0" w:color="auto"/>
        <w:right w:val="none" w:sz="0" w:space="0" w:color="auto"/>
      </w:divBdr>
    </w:div>
    <w:div w:id="2023509579">
      <w:bodyDiv w:val="1"/>
      <w:marLeft w:val="0"/>
      <w:marRight w:val="0"/>
      <w:marTop w:val="0"/>
      <w:marBottom w:val="0"/>
      <w:divBdr>
        <w:top w:val="none" w:sz="0" w:space="0" w:color="auto"/>
        <w:left w:val="none" w:sz="0" w:space="0" w:color="auto"/>
        <w:bottom w:val="none" w:sz="0" w:space="0" w:color="auto"/>
        <w:right w:val="none" w:sz="0" w:space="0" w:color="auto"/>
      </w:divBdr>
    </w:div>
    <w:div w:id="2024015798">
      <w:bodyDiv w:val="1"/>
      <w:marLeft w:val="0"/>
      <w:marRight w:val="0"/>
      <w:marTop w:val="0"/>
      <w:marBottom w:val="0"/>
      <w:divBdr>
        <w:top w:val="none" w:sz="0" w:space="0" w:color="auto"/>
        <w:left w:val="none" w:sz="0" w:space="0" w:color="auto"/>
        <w:bottom w:val="none" w:sz="0" w:space="0" w:color="auto"/>
        <w:right w:val="none" w:sz="0" w:space="0" w:color="auto"/>
      </w:divBdr>
    </w:div>
    <w:div w:id="2024550699">
      <w:bodyDiv w:val="1"/>
      <w:marLeft w:val="0"/>
      <w:marRight w:val="0"/>
      <w:marTop w:val="0"/>
      <w:marBottom w:val="0"/>
      <w:divBdr>
        <w:top w:val="none" w:sz="0" w:space="0" w:color="auto"/>
        <w:left w:val="none" w:sz="0" w:space="0" w:color="auto"/>
        <w:bottom w:val="none" w:sz="0" w:space="0" w:color="auto"/>
        <w:right w:val="none" w:sz="0" w:space="0" w:color="auto"/>
      </w:divBdr>
    </w:div>
    <w:div w:id="2024552354">
      <w:bodyDiv w:val="1"/>
      <w:marLeft w:val="0"/>
      <w:marRight w:val="0"/>
      <w:marTop w:val="0"/>
      <w:marBottom w:val="0"/>
      <w:divBdr>
        <w:top w:val="none" w:sz="0" w:space="0" w:color="auto"/>
        <w:left w:val="none" w:sz="0" w:space="0" w:color="auto"/>
        <w:bottom w:val="none" w:sz="0" w:space="0" w:color="auto"/>
        <w:right w:val="none" w:sz="0" w:space="0" w:color="auto"/>
      </w:divBdr>
    </w:div>
    <w:div w:id="2025133511">
      <w:bodyDiv w:val="1"/>
      <w:marLeft w:val="0"/>
      <w:marRight w:val="0"/>
      <w:marTop w:val="0"/>
      <w:marBottom w:val="0"/>
      <w:divBdr>
        <w:top w:val="none" w:sz="0" w:space="0" w:color="auto"/>
        <w:left w:val="none" w:sz="0" w:space="0" w:color="auto"/>
        <w:bottom w:val="none" w:sz="0" w:space="0" w:color="auto"/>
        <w:right w:val="none" w:sz="0" w:space="0" w:color="auto"/>
      </w:divBdr>
    </w:div>
    <w:div w:id="2025401036">
      <w:bodyDiv w:val="1"/>
      <w:marLeft w:val="0"/>
      <w:marRight w:val="0"/>
      <w:marTop w:val="0"/>
      <w:marBottom w:val="0"/>
      <w:divBdr>
        <w:top w:val="none" w:sz="0" w:space="0" w:color="auto"/>
        <w:left w:val="none" w:sz="0" w:space="0" w:color="auto"/>
        <w:bottom w:val="none" w:sz="0" w:space="0" w:color="auto"/>
        <w:right w:val="none" w:sz="0" w:space="0" w:color="auto"/>
      </w:divBdr>
    </w:div>
    <w:div w:id="2026131595">
      <w:bodyDiv w:val="1"/>
      <w:marLeft w:val="0"/>
      <w:marRight w:val="0"/>
      <w:marTop w:val="0"/>
      <w:marBottom w:val="0"/>
      <w:divBdr>
        <w:top w:val="none" w:sz="0" w:space="0" w:color="auto"/>
        <w:left w:val="none" w:sz="0" w:space="0" w:color="auto"/>
        <w:bottom w:val="none" w:sz="0" w:space="0" w:color="auto"/>
        <w:right w:val="none" w:sz="0" w:space="0" w:color="auto"/>
      </w:divBdr>
    </w:div>
    <w:div w:id="2026205627">
      <w:bodyDiv w:val="1"/>
      <w:marLeft w:val="0"/>
      <w:marRight w:val="0"/>
      <w:marTop w:val="0"/>
      <w:marBottom w:val="0"/>
      <w:divBdr>
        <w:top w:val="none" w:sz="0" w:space="0" w:color="auto"/>
        <w:left w:val="none" w:sz="0" w:space="0" w:color="auto"/>
        <w:bottom w:val="none" w:sz="0" w:space="0" w:color="auto"/>
        <w:right w:val="none" w:sz="0" w:space="0" w:color="auto"/>
      </w:divBdr>
    </w:div>
    <w:div w:id="2026248052">
      <w:bodyDiv w:val="1"/>
      <w:marLeft w:val="0"/>
      <w:marRight w:val="0"/>
      <w:marTop w:val="0"/>
      <w:marBottom w:val="0"/>
      <w:divBdr>
        <w:top w:val="none" w:sz="0" w:space="0" w:color="auto"/>
        <w:left w:val="none" w:sz="0" w:space="0" w:color="auto"/>
        <w:bottom w:val="none" w:sz="0" w:space="0" w:color="auto"/>
        <w:right w:val="none" w:sz="0" w:space="0" w:color="auto"/>
      </w:divBdr>
    </w:div>
    <w:div w:id="2026400958">
      <w:bodyDiv w:val="1"/>
      <w:marLeft w:val="0"/>
      <w:marRight w:val="0"/>
      <w:marTop w:val="0"/>
      <w:marBottom w:val="0"/>
      <w:divBdr>
        <w:top w:val="none" w:sz="0" w:space="0" w:color="auto"/>
        <w:left w:val="none" w:sz="0" w:space="0" w:color="auto"/>
        <w:bottom w:val="none" w:sz="0" w:space="0" w:color="auto"/>
        <w:right w:val="none" w:sz="0" w:space="0" w:color="auto"/>
      </w:divBdr>
    </w:div>
    <w:div w:id="2026439726">
      <w:bodyDiv w:val="1"/>
      <w:marLeft w:val="0"/>
      <w:marRight w:val="0"/>
      <w:marTop w:val="0"/>
      <w:marBottom w:val="0"/>
      <w:divBdr>
        <w:top w:val="none" w:sz="0" w:space="0" w:color="auto"/>
        <w:left w:val="none" w:sz="0" w:space="0" w:color="auto"/>
        <w:bottom w:val="none" w:sz="0" w:space="0" w:color="auto"/>
        <w:right w:val="none" w:sz="0" w:space="0" w:color="auto"/>
      </w:divBdr>
    </w:div>
    <w:div w:id="2027517703">
      <w:bodyDiv w:val="1"/>
      <w:marLeft w:val="0"/>
      <w:marRight w:val="0"/>
      <w:marTop w:val="0"/>
      <w:marBottom w:val="0"/>
      <w:divBdr>
        <w:top w:val="none" w:sz="0" w:space="0" w:color="auto"/>
        <w:left w:val="none" w:sz="0" w:space="0" w:color="auto"/>
        <w:bottom w:val="none" w:sz="0" w:space="0" w:color="auto"/>
        <w:right w:val="none" w:sz="0" w:space="0" w:color="auto"/>
      </w:divBdr>
    </w:div>
    <w:div w:id="2028672358">
      <w:bodyDiv w:val="1"/>
      <w:marLeft w:val="0"/>
      <w:marRight w:val="0"/>
      <w:marTop w:val="0"/>
      <w:marBottom w:val="0"/>
      <w:divBdr>
        <w:top w:val="none" w:sz="0" w:space="0" w:color="auto"/>
        <w:left w:val="none" w:sz="0" w:space="0" w:color="auto"/>
        <w:bottom w:val="none" w:sz="0" w:space="0" w:color="auto"/>
        <w:right w:val="none" w:sz="0" w:space="0" w:color="auto"/>
      </w:divBdr>
    </w:div>
    <w:div w:id="2029284519">
      <w:bodyDiv w:val="1"/>
      <w:marLeft w:val="0"/>
      <w:marRight w:val="0"/>
      <w:marTop w:val="0"/>
      <w:marBottom w:val="0"/>
      <w:divBdr>
        <w:top w:val="none" w:sz="0" w:space="0" w:color="auto"/>
        <w:left w:val="none" w:sz="0" w:space="0" w:color="auto"/>
        <w:bottom w:val="none" w:sz="0" w:space="0" w:color="auto"/>
        <w:right w:val="none" w:sz="0" w:space="0" w:color="auto"/>
      </w:divBdr>
    </w:div>
    <w:div w:id="2029327394">
      <w:bodyDiv w:val="1"/>
      <w:marLeft w:val="0"/>
      <w:marRight w:val="0"/>
      <w:marTop w:val="0"/>
      <w:marBottom w:val="0"/>
      <w:divBdr>
        <w:top w:val="none" w:sz="0" w:space="0" w:color="auto"/>
        <w:left w:val="none" w:sz="0" w:space="0" w:color="auto"/>
        <w:bottom w:val="none" w:sz="0" w:space="0" w:color="auto"/>
        <w:right w:val="none" w:sz="0" w:space="0" w:color="auto"/>
      </w:divBdr>
    </w:div>
    <w:div w:id="2030719032">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32609686">
      <w:bodyDiv w:val="1"/>
      <w:marLeft w:val="0"/>
      <w:marRight w:val="0"/>
      <w:marTop w:val="0"/>
      <w:marBottom w:val="0"/>
      <w:divBdr>
        <w:top w:val="none" w:sz="0" w:space="0" w:color="auto"/>
        <w:left w:val="none" w:sz="0" w:space="0" w:color="auto"/>
        <w:bottom w:val="none" w:sz="0" w:space="0" w:color="auto"/>
        <w:right w:val="none" w:sz="0" w:space="0" w:color="auto"/>
      </w:divBdr>
    </w:div>
    <w:div w:id="2032951272">
      <w:bodyDiv w:val="1"/>
      <w:marLeft w:val="0"/>
      <w:marRight w:val="0"/>
      <w:marTop w:val="0"/>
      <w:marBottom w:val="0"/>
      <w:divBdr>
        <w:top w:val="none" w:sz="0" w:space="0" w:color="auto"/>
        <w:left w:val="none" w:sz="0" w:space="0" w:color="auto"/>
        <w:bottom w:val="none" w:sz="0" w:space="0" w:color="auto"/>
        <w:right w:val="none" w:sz="0" w:space="0" w:color="auto"/>
      </w:divBdr>
    </w:div>
    <w:div w:id="2034110439">
      <w:bodyDiv w:val="1"/>
      <w:marLeft w:val="0"/>
      <w:marRight w:val="0"/>
      <w:marTop w:val="0"/>
      <w:marBottom w:val="0"/>
      <w:divBdr>
        <w:top w:val="none" w:sz="0" w:space="0" w:color="auto"/>
        <w:left w:val="none" w:sz="0" w:space="0" w:color="auto"/>
        <w:bottom w:val="none" w:sz="0" w:space="0" w:color="auto"/>
        <w:right w:val="none" w:sz="0" w:space="0" w:color="auto"/>
      </w:divBdr>
    </w:div>
    <w:div w:id="2034647543">
      <w:bodyDiv w:val="1"/>
      <w:marLeft w:val="0"/>
      <w:marRight w:val="0"/>
      <w:marTop w:val="0"/>
      <w:marBottom w:val="0"/>
      <w:divBdr>
        <w:top w:val="none" w:sz="0" w:space="0" w:color="auto"/>
        <w:left w:val="none" w:sz="0" w:space="0" w:color="auto"/>
        <w:bottom w:val="none" w:sz="0" w:space="0" w:color="auto"/>
        <w:right w:val="none" w:sz="0" w:space="0" w:color="auto"/>
      </w:divBdr>
    </w:div>
    <w:div w:id="2034648473">
      <w:bodyDiv w:val="1"/>
      <w:marLeft w:val="0"/>
      <w:marRight w:val="0"/>
      <w:marTop w:val="0"/>
      <w:marBottom w:val="0"/>
      <w:divBdr>
        <w:top w:val="none" w:sz="0" w:space="0" w:color="auto"/>
        <w:left w:val="none" w:sz="0" w:space="0" w:color="auto"/>
        <w:bottom w:val="none" w:sz="0" w:space="0" w:color="auto"/>
        <w:right w:val="none" w:sz="0" w:space="0" w:color="auto"/>
      </w:divBdr>
    </w:div>
    <w:div w:id="2034728022">
      <w:bodyDiv w:val="1"/>
      <w:marLeft w:val="0"/>
      <w:marRight w:val="0"/>
      <w:marTop w:val="0"/>
      <w:marBottom w:val="0"/>
      <w:divBdr>
        <w:top w:val="none" w:sz="0" w:space="0" w:color="auto"/>
        <w:left w:val="none" w:sz="0" w:space="0" w:color="auto"/>
        <w:bottom w:val="none" w:sz="0" w:space="0" w:color="auto"/>
        <w:right w:val="none" w:sz="0" w:space="0" w:color="auto"/>
      </w:divBdr>
    </w:div>
    <w:div w:id="2035577024">
      <w:bodyDiv w:val="1"/>
      <w:marLeft w:val="0"/>
      <w:marRight w:val="0"/>
      <w:marTop w:val="0"/>
      <w:marBottom w:val="0"/>
      <w:divBdr>
        <w:top w:val="none" w:sz="0" w:space="0" w:color="auto"/>
        <w:left w:val="none" w:sz="0" w:space="0" w:color="auto"/>
        <w:bottom w:val="none" w:sz="0" w:space="0" w:color="auto"/>
        <w:right w:val="none" w:sz="0" w:space="0" w:color="auto"/>
      </w:divBdr>
    </w:div>
    <w:div w:id="2035644255">
      <w:bodyDiv w:val="1"/>
      <w:marLeft w:val="0"/>
      <w:marRight w:val="0"/>
      <w:marTop w:val="0"/>
      <w:marBottom w:val="0"/>
      <w:divBdr>
        <w:top w:val="none" w:sz="0" w:space="0" w:color="auto"/>
        <w:left w:val="none" w:sz="0" w:space="0" w:color="auto"/>
        <w:bottom w:val="none" w:sz="0" w:space="0" w:color="auto"/>
        <w:right w:val="none" w:sz="0" w:space="0" w:color="auto"/>
      </w:divBdr>
    </w:div>
    <w:div w:id="2035766351">
      <w:bodyDiv w:val="1"/>
      <w:marLeft w:val="0"/>
      <w:marRight w:val="0"/>
      <w:marTop w:val="0"/>
      <w:marBottom w:val="0"/>
      <w:divBdr>
        <w:top w:val="none" w:sz="0" w:space="0" w:color="auto"/>
        <w:left w:val="none" w:sz="0" w:space="0" w:color="auto"/>
        <w:bottom w:val="none" w:sz="0" w:space="0" w:color="auto"/>
        <w:right w:val="none" w:sz="0" w:space="0" w:color="auto"/>
      </w:divBdr>
    </w:div>
    <w:div w:id="2035883238">
      <w:bodyDiv w:val="1"/>
      <w:marLeft w:val="0"/>
      <w:marRight w:val="0"/>
      <w:marTop w:val="0"/>
      <w:marBottom w:val="0"/>
      <w:divBdr>
        <w:top w:val="none" w:sz="0" w:space="0" w:color="auto"/>
        <w:left w:val="none" w:sz="0" w:space="0" w:color="auto"/>
        <w:bottom w:val="none" w:sz="0" w:space="0" w:color="auto"/>
        <w:right w:val="none" w:sz="0" w:space="0" w:color="auto"/>
      </w:divBdr>
    </w:div>
    <w:div w:id="2035886231">
      <w:bodyDiv w:val="1"/>
      <w:marLeft w:val="0"/>
      <w:marRight w:val="0"/>
      <w:marTop w:val="0"/>
      <w:marBottom w:val="0"/>
      <w:divBdr>
        <w:top w:val="none" w:sz="0" w:space="0" w:color="auto"/>
        <w:left w:val="none" w:sz="0" w:space="0" w:color="auto"/>
        <w:bottom w:val="none" w:sz="0" w:space="0" w:color="auto"/>
        <w:right w:val="none" w:sz="0" w:space="0" w:color="auto"/>
      </w:divBdr>
    </w:div>
    <w:div w:id="2036035394">
      <w:bodyDiv w:val="1"/>
      <w:marLeft w:val="0"/>
      <w:marRight w:val="0"/>
      <w:marTop w:val="0"/>
      <w:marBottom w:val="0"/>
      <w:divBdr>
        <w:top w:val="none" w:sz="0" w:space="0" w:color="auto"/>
        <w:left w:val="none" w:sz="0" w:space="0" w:color="auto"/>
        <w:bottom w:val="none" w:sz="0" w:space="0" w:color="auto"/>
        <w:right w:val="none" w:sz="0" w:space="0" w:color="auto"/>
      </w:divBdr>
    </w:div>
    <w:div w:id="2036038417">
      <w:bodyDiv w:val="1"/>
      <w:marLeft w:val="0"/>
      <w:marRight w:val="0"/>
      <w:marTop w:val="0"/>
      <w:marBottom w:val="0"/>
      <w:divBdr>
        <w:top w:val="none" w:sz="0" w:space="0" w:color="auto"/>
        <w:left w:val="none" w:sz="0" w:space="0" w:color="auto"/>
        <w:bottom w:val="none" w:sz="0" w:space="0" w:color="auto"/>
        <w:right w:val="none" w:sz="0" w:space="0" w:color="auto"/>
      </w:divBdr>
    </w:div>
    <w:div w:id="2036075475">
      <w:bodyDiv w:val="1"/>
      <w:marLeft w:val="0"/>
      <w:marRight w:val="0"/>
      <w:marTop w:val="0"/>
      <w:marBottom w:val="0"/>
      <w:divBdr>
        <w:top w:val="none" w:sz="0" w:space="0" w:color="auto"/>
        <w:left w:val="none" w:sz="0" w:space="0" w:color="auto"/>
        <w:bottom w:val="none" w:sz="0" w:space="0" w:color="auto"/>
        <w:right w:val="none" w:sz="0" w:space="0" w:color="auto"/>
      </w:divBdr>
    </w:div>
    <w:div w:id="2036542138">
      <w:bodyDiv w:val="1"/>
      <w:marLeft w:val="0"/>
      <w:marRight w:val="0"/>
      <w:marTop w:val="0"/>
      <w:marBottom w:val="0"/>
      <w:divBdr>
        <w:top w:val="none" w:sz="0" w:space="0" w:color="auto"/>
        <w:left w:val="none" w:sz="0" w:space="0" w:color="auto"/>
        <w:bottom w:val="none" w:sz="0" w:space="0" w:color="auto"/>
        <w:right w:val="none" w:sz="0" w:space="0" w:color="auto"/>
      </w:divBdr>
    </w:div>
    <w:div w:id="2037192780">
      <w:bodyDiv w:val="1"/>
      <w:marLeft w:val="0"/>
      <w:marRight w:val="0"/>
      <w:marTop w:val="0"/>
      <w:marBottom w:val="0"/>
      <w:divBdr>
        <w:top w:val="none" w:sz="0" w:space="0" w:color="auto"/>
        <w:left w:val="none" w:sz="0" w:space="0" w:color="auto"/>
        <w:bottom w:val="none" w:sz="0" w:space="0" w:color="auto"/>
        <w:right w:val="none" w:sz="0" w:space="0" w:color="auto"/>
      </w:divBdr>
    </w:div>
    <w:div w:id="2037196157">
      <w:bodyDiv w:val="1"/>
      <w:marLeft w:val="0"/>
      <w:marRight w:val="0"/>
      <w:marTop w:val="0"/>
      <w:marBottom w:val="0"/>
      <w:divBdr>
        <w:top w:val="none" w:sz="0" w:space="0" w:color="auto"/>
        <w:left w:val="none" w:sz="0" w:space="0" w:color="auto"/>
        <w:bottom w:val="none" w:sz="0" w:space="0" w:color="auto"/>
        <w:right w:val="none" w:sz="0" w:space="0" w:color="auto"/>
      </w:divBdr>
    </w:div>
    <w:div w:id="2037466335">
      <w:bodyDiv w:val="1"/>
      <w:marLeft w:val="0"/>
      <w:marRight w:val="0"/>
      <w:marTop w:val="0"/>
      <w:marBottom w:val="0"/>
      <w:divBdr>
        <w:top w:val="none" w:sz="0" w:space="0" w:color="auto"/>
        <w:left w:val="none" w:sz="0" w:space="0" w:color="auto"/>
        <w:bottom w:val="none" w:sz="0" w:space="0" w:color="auto"/>
        <w:right w:val="none" w:sz="0" w:space="0" w:color="auto"/>
      </w:divBdr>
    </w:div>
    <w:div w:id="2037852210">
      <w:bodyDiv w:val="1"/>
      <w:marLeft w:val="0"/>
      <w:marRight w:val="0"/>
      <w:marTop w:val="0"/>
      <w:marBottom w:val="0"/>
      <w:divBdr>
        <w:top w:val="none" w:sz="0" w:space="0" w:color="auto"/>
        <w:left w:val="none" w:sz="0" w:space="0" w:color="auto"/>
        <w:bottom w:val="none" w:sz="0" w:space="0" w:color="auto"/>
        <w:right w:val="none" w:sz="0" w:space="0" w:color="auto"/>
      </w:divBdr>
    </w:div>
    <w:div w:id="2038459202">
      <w:bodyDiv w:val="1"/>
      <w:marLeft w:val="0"/>
      <w:marRight w:val="0"/>
      <w:marTop w:val="0"/>
      <w:marBottom w:val="0"/>
      <w:divBdr>
        <w:top w:val="none" w:sz="0" w:space="0" w:color="auto"/>
        <w:left w:val="none" w:sz="0" w:space="0" w:color="auto"/>
        <w:bottom w:val="none" w:sz="0" w:space="0" w:color="auto"/>
        <w:right w:val="none" w:sz="0" w:space="0" w:color="auto"/>
      </w:divBdr>
    </w:div>
    <w:div w:id="2039578620">
      <w:bodyDiv w:val="1"/>
      <w:marLeft w:val="0"/>
      <w:marRight w:val="0"/>
      <w:marTop w:val="0"/>
      <w:marBottom w:val="0"/>
      <w:divBdr>
        <w:top w:val="none" w:sz="0" w:space="0" w:color="auto"/>
        <w:left w:val="none" w:sz="0" w:space="0" w:color="auto"/>
        <w:bottom w:val="none" w:sz="0" w:space="0" w:color="auto"/>
        <w:right w:val="none" w:sz="0" w:space="0" w:color="auto"/>
      </w:divBdr>
    </w:div>
    <w:div w:id="2039771688">
      <w:bodyDiv w:val="1"/>
      <w:marLeft w:val="0"/>
      <w:marRight w:val="0"/>
      <w:marTop w:val="0"/>
      <w:marBottom w:val="0"/>
      <w:divBdr>
        <w:top w:val="none" w:sz="0" w:space="0" w:color="auto"/>
        <w:left w:val="none" w:sz="0" w:space="0" w:color="auto"/>
        <w:bottom w:val="none" w:sz="0" w:space="0" w:color="auto"/>
        <w:right w:val="none" w:sz="0" w:space="0" w:color="auto"/>
      </w:divBdr>
    </w:div>
    <w:div w:id="2040353609">
      <w:bodyDiv w:val="1"/>
      <w:marLeft w:val="0"/>
      <w:marRight w:val="0"/>
      <w:marTop w:val="0"/>
      <w:marBottom w:val="0"/>
      <w:divBdr>
        <w:top w:val="none" w:sz="0" w:space="0" w:color="auto"/>
        <w:left w:val="none" w:sz="0" w:space="0" w:color="auto"/>
        <w:bottom w:val="none" w:sz="0" w:space="0" w:color="auto"/>
        <w:right w:val="none" w:sz="0" w:space="0" w:color="auto"/>
      </w:divBdr>
    </w:div>
    <w:div w:id="2041465633">
      <w:bodyDiv w:val="1"/>
      <w:marLeft w:val="0"/>
      <w:marRight w:val="0"/>
      <w:marTop w:val="0"/>
      <w:marBottom w:val="0"/>
      <w:divBdr>
        <w:top w:val="none" w:sz="0" w:space="0" w:color="auto"/>
        <w:left w:val="none" w:sz="0" w:space="0" w:color="auto"/>
        <w:bottom w:val="none" w:sz="0" w:space="0" w:color="auto"/>
        <w:right w:val="none" w:sz="0" w:space="0" w:color="auto"/>
      </w:divBdr>
    </w:div>
    <w:div w:id="2041933121">
      <w:bodyDiv w:val="1"/>
      <w:marLeft w:val="0"/>
      <w:marRight w:val="0"/>
      <w:marTop w:val="0"/>
      <w:marBottom w:val="0"/>
      <w:divBdr>
        <w:top w:val="none" w:sz="0" w:space="0" w:color="auto"/>
        <w:left w:val="none" w:sz="0" w:space="0" w:color="auto"/>
        <w:bottom w:val="none" w:sz="0" w:space="0" w:color="auto"/>
        <w:right w:val="none" w:sz="0" w:space="0" w:color="auto"/>
      </w:divBdr>
    </w:div>
    <w:div w:id="2042120206">
      <w:bodyDiv w:val="1"/>
      <w:marLeft w:val="0"/>
      <w:marRight w:val="0"/>
      <w:marTop w:val="0"/>
      <w:marBottom w:val="0"/>
      <w:divBdr>
        <w:top w:val="none" w:sz="0" w:space="0" w:color="auto"/>
        <w:left w:val="none" w:sz="0" w:space="0" w:color="auto"/>
        <w:bottom w:val="none" w:sz="0" w:space="0" w:color="auto"/>
        <w:right w:val="none" w:sz="0" w:space="0" w:color="auto"/>
      </w:divBdr>
    </w:div>
    <w:div w:id="2043313505">
      <w:bodyDiv w:val="1"/>
      <w:marLeft w:val="0"/>
      <w:marRight w:val="0"/>
      <w:marTop w:val="0"/>
      <w:marBottom w:val="0"/>
      <w:divBdr>
        <w:top w:val="none" w:sz="0" w:space="0" w:color="auto"/>
        <w:left w:val="none" w:sz="0" w:space="0" w:color="auto"/>
        <w:bottom w:val="none" w:sz="0" w:space="0" w:color="auto"/>
        <w:right w:val="none" w:sz="0" w:space="0" w:color="auto"/>
      </w:divBdr>
    </w:div>
    <w:div w:id="2044476240">
      <w:bodyDiv w:val="1"/>
      <w:marLeft w:val="0"/>
      <w:marRight w:val="0"/>
      <w:marTop w:val="0"/>
      <w:marBottom w:val="0"/>
      <w:divBdr>
        <w:top w:val="none" w:sz="0" w:space="0" w:color="auto"/>
        <w:left w:val="none" w:sz="0" w:space="0" w:color="auto"/>
        <w:bottom w:val="none" w:sz="0" w:space="0" w:color="auto"/>
        <w:right w:val="none" w:sz="0" w:space="0" w:color="auto"/>
      </w:divBdr>
    </w:div>
    <w:div w:id="2046561265">
      <w:bodyDiv w:val="1"/>
      <w:marLeft w:val="0"/>
      <w:marRight w:val="0"/>
      <w:marTop w:val="0"/>
      <w:marBottom w:val="0"/>
      <w:divBdr>
        <w:top w:val="none" w:sz="0" w:space="0" w:color="auto"/>
        <w:left w:val="none" w:sz="0" w:space="0" w:color="auto"/>
        <w:bottom w:val="none" w:sz="0" w:space="0" w:color="auto"/>
        <w:right w:val="none" w:sz="0" w:space="0" w:color="auto"/>
      </w:divBdr>
    </w:div>
    <w:div w:id="2047367818">
      <w:bodyDiv w:val="1"/>
      <w:marLeft w:val="0"/>
      <w:marRight w:val="0"/>
      <w:marTop w:val="0"/>
      <w:marBottom w:val="0"/>
      <w:divBdr>
        <w:top w:val="none" w:sz="0" w:space="0" w:color="auto"/>
        <w:left w:val="none" w:sz="0" w:space="0" w:color="auto"/>
        <w:bottom w:val="none" w:sz="0" w:space="0" w:color="auto"/>
        <w:right w:val="none" w:sz="0" w:space="0" w:color="auto"/>
      </w:divBdr>
    </w:div>
    <w:div w:id="2048019259">
      <w:bodyDiv w:val="1"/>
      <w:marLeft w:val="0"/>
      <w:marRight w:val="0"/>
      <w:marTop w:val="0"/>
      <w:marBottom w:val="0"/>
      <w:divBdr>
        <w:top w:val="none" w:sz="0" w:space="0" w:color="auto"/>
        <w:left w:val="none" w:sz="0" w:space="0" w:color="auto"/>
        <w:bottom w:val="none" w:sz="0" w:space="0" w:color="auto"/>
        <w:right w:val="none" w:sz="0" w:space="0" w:color="auto"/>
      </w:divBdr>
    </w:div>
    <w:div w:id="2048941880">
      <w:bodyDiv w:val="1"/>
      <w:marLeft w:val="0"/>
      <w:marRight w:val="0"/>
      <w:marTop w:val="0"/>
      <w:marBottom w:val="0"/>
      <w:divBdr>
        <w:top w:val="none" w:sz="0" w:space="0" w:color="auto"/>
        <w:left w:val="none" w:sz="0" w:space="0" w:color="auto"/>
        <w:bottom w:val="none" w:sz="0" w:space="0" w:color="auto"/>
        <w:right w:val="none" w:sz="0" w:space="0" w:color="auto"/>
      </w:divBdr>
    </w:div>
    <w:div w:id="2049406049">
      <w:bodyDiv w:val="1"/>
      <w:marLeft w:val="0"/>
      <w:marRight w:val="0"/>
      <w:marTop w:val="0"/>
      <w:marBottom w:val="0"/>
      <w:divBdr>
        <w:top w:val="none" w:sz="0" w:space="0" w:color="auto"/>
        <w:left w:val="none" w:sz="0" w:space="0" w:color="auto"/>
        <w:bottom w:val="none" w:sz="0" w:space="0" w:color="auto"/>
        <w:right w:val="none" w:sz="0" w:space="0" w:color="auto"/>
      </w:divBdr>
    </w:div>
    <w:div w:id="2050451003">
      <w:bodyDiv w:val="1"/>
      <w:marLeft w:val="0"/>
      <w:marRight w:val="0"/>
      <w:marTop w:val="0"/>
      <w:marBottom w:val="0"/>
      <w:divBdr>
        <w:top w:val="none" w:sz="0" w:space="0" w:color="auto"/>
        <w:left w:val="none" w:sz="0" w:space="0" w:color="auto"/>
        <w:bottom w:val="none" w:sz="0" w:space="0" w:color="auto"/>
        <w:right w:val="none" w:sz="0" w:space="0" w:color="auto"/>
      </w:divBdr>
    </w:div>
    <w:div w:id="2050690115">
      <w:bodyDiv w:val="1"/>
      <w:marLeft w:val="0"/>
      <w:marRight w:val="0"/>
      <w:marTop w:val="0"/>
      <w:marBottom w:val="0"/>
      <w:divBdr>
        <w:top w:val="none" w:sz="0" w:space="0" w:color="auto"/>
        <w:left w:val="none" w:sz="0" w:space="0" w:color="auto"/>
        <w:bottom w:val="none" w:sz="0" w:space="0" w:color="auto"/>
        <w:right w:val="none" w:sz="0" w:space="0" w:color="auto"/>
      </w:divBdr>
    </w:div>
    <w:div w:id="2050839281">
      <w:bodyDiv w:val="1"/>
      <w:marLeft w:val="0"/>
      <w:marRight w:val="0"/>
      <w:marTop w:val="0"/>
      <w:marBottom w:val="0"/>
      <w:divBdr>
        <w:top w:val="none" w:sz="0" w:space="0" w:color="auto"/>
        <w:left w:val="none" w:sz="0" w:space="0" w:color="auto"/>
        <w:bottom w:val="none" w:sz="0" w:space="0" w:color="auto"/>
        <w:right w:val="none" w:sz="0" w:space="0" w:color="auto"/>
      </w:divBdr>
    </w:div>
    <w:div w:id="2051418111">
      <w:bodyDiv w:val="1"/>
      <w:marLeft w:val="0"/>
      <w:marRight w:val="0"/>
      <w:marTop w:val="0"/>
      <w:marBottom w:val="0"/>
      <w:divBdr>
        <w:top w:val="none" w:sz="0" w:space="0" w:color="auto"/>
        <w:left w:val="none" w:sz="0" w:space="0" w:color="auto"/>
        <w:bottom w:val="none" w:sz="0" w:space="0" w:color="auto"/>
        <w:right w:val="none" w:sz="0" w:space="0" w:color="auto"/>
      </w:divBdr>
    </w:div>
    <w:div w:id="2051765186">
      <w:bodyDiv w:val="1"/>
      <w:marLeft w:val="0"/>
      <w:marRight w:val="0"/>
      <w:marTop w:val="0"/>
      <w:marBottom w:val="0"/>
      <w:divBdr>
        <w:top w:val="none" w:sz="0" w:space="0" w:color="auto"/>
        <w:left w:val="none" w:sz="0" w:space="0" w:color="auto"/>
        <w:bottom w:val="none" w:sz="0" w:space="0" w:color="auto"/>
        <w:right w:val="none" w:sz="0" w:space="0" w:color="auto"/>
      </w:divBdr>
    </w:div>
    <w:div w:id="2051949459">
      <w:bodyDiv w:val="1"/>
      <w:marLeft w:val="0"/>
      <w:marRight w:val="0"/>
      <w:marTop w:val="0"/>
      <w:marBottom w:val="0"/>
      <w:divBdr>
        <w:top w:val="none" w:sz="0" w:space="0" w:color="auto"/>
        <w:left w:val="none" w:sz="0" w:space="0" w:color="auto"/>
        <w:bottom w:val="none" w:sz="0" w:space="0" w:color="auto"/>
        <w:right w:val="none" w:sz="0" w:space="0" w:color="auto"/>
      </w:divBdr>
    </w:div>
    <w:div w:id="2052267434">
      <w:bodyDiv w:val="1"/>
      <w:marLeft w:val="0"/>
      <w:marRight w:val="0"/>
      <w:marTop w:val="0"/>
      <w:marBottom w:val="0"/>
      <w:divBdr>
        <w:top w:val="none" w:sz="0" w:space="0" w:color="auto"/>
        <w:left w:val="none" w:sz="0" w:space="0" w:color="auto"/>
        <w:bottom w:val="none" w:sz="0" w:space="0" w:color="auto"/>
        <w:right w:val="none" w:sz="0" w:space="0" w:color="auto"/>
      </w:divBdr>
    </w:div>
    <w:div w:id="2053069382">
      <w:bodyDiv w:val="1"/>
      <w:marLeft w:val="0"/>
      <w:marRight w:val="0"/>
      <w:marTop w:val="0"/>
      <w:marBottom w:val="0"/>
      <w:divBdr>
        <w:top w:val="none" w:sz="0" w:space="0" w:color="auto"/>
        <w:left w:val="none" w:sz="0" w:space="0" w:color="auto"/>
        <w:bottom w:val="none" w:sz="0" w:space="0" w:color="auto"/>
        <w:right w:val="none" w:sz="0" w:space="0" w:color="auto"/>
      </w:divBdr>
    </w:div>
    <w:div w:id="2053845367">
      <w:bodyDiv w:val="1"/>
      <w:marLeft w:val="0"/>
      <w:marRight w:val="0"/>
      <w:marTop w:val="0"/>
      <w:marBottom w:val="0"/>
      <w:divBdr>
        <w:top w:val="none" w:sz="0" w:space="0" w:color="auto"/>
        <w:left w:val="none" w:sz="0" w:space="0" w:color="auto"/>
        <w:bottom w:val="none" w:sz="0" w:space="0" w:color="auto"/>
        <w:right w:val="none" w:sz="0" w:space="0" w:color="auto"/>
      </w:divBdr>
    </w:div>
    <w:div w:id="2054696443">
      <w:bodyDiv w:val="1"/>
      <w:marLeft w:val="0"/>
      <w:marRight w:val="0"/>
      <w:marTop w:val="0"/>
      <w:marBottom w:val="0"/>
      <w:divBdr>
        <w:top w:val="none" w:sz="0" w:space="0" w:color="auto"/>
        <w:left w:val="none" w:sz="0" w:space="0" w:color="auto"/>
        <w:bottom w:val="none" w:sz="0" w:space="0" w:color="auto"/>
        <w:right w:val="none" w:sz="0" w:space="0" w:color="auto"/>
      </w:divBdr>
    </w:div>
    <w:div w:id="2055540817">
      <w:bodyDiv w:val="1"/>
      <w:marLeft w:val="0"/>
      <w:marRight w:val="0"/>
      <w:marTop w:val="0"/>
      <w:marBottom w:val="0"/>
      <w:divBdr>
        <w:top w:val="none" w:sz="0" w:space="0" w:color="auto"/>
        <w:left w:val="none" w:sz="0" w:space="0" w:color="auto"/>
        <w:bottom w:val="none" w:sz="0" w:space="0" w:color="auto"/>
        <w:right w:val="none" w:sz="0" w:space="0" w:color="auto"/>
      </w:divBdr>
    </w:div>
    <w:div w:id="2055734111">
      <w:bodyDiv w:val="1"/>
      <w:marLeft w:val="0"/>
      <w:marRight w:val="0"/>
      <w:marTop w:val="0"/>
      <w:marBottom w:val="0"/>
      <w:divBdr>
        <w:top w:val="none" w:sz="0" w:space="0" w:color="auto"/>
        <w:left w:val="none" w:sz="0" w:space="0" w:color="auto"/>
        <w:bottom w:val="none" w:sz="0" w:space="0" w:color="auto"/>
        <w:right w:val="none" w:sz="0" w:space="0" w:color="auto"/>
      </w:divBdr>
    </w:div>
    <w:div w:id="2055807520">
      <w:bodyDiv w:val="1"/>
      <w:marLeft w:val="0"/>
      <w:marRight w:val="0"/>
      <w:marTop w:val="0"/>
      <w:marBottom w:val="0"/>
      <w:divBdr>
        <w:top w:val="none" w:sz="0" w:space="0" w:color="auto"/>
        <w:left w:val="none" w:sz="0" w:space="0" w:color="auto"/>
        <w:bottom w:val="none" w:sz="0" w:space="0" w:color="auto"/>
        <w:right w:val="none" w:sz="0" w:space="0" w:color="auto"/>
      </w:divBdr>
    </w:div>
    <w:div w:id="2056192126">
      <w:bodyDiv w:val="1"/>
      <w:marLeft w:val="0"/>
      <w:marRight w:val="0"/>
      <w:marTop w:val="0"/>
      <w:marBottom w:val="0"/>
      <w:divBdr>
        <w:top w:val="none" w:sz="0" w:space="0" w:color="auto"/>
        <w:left w:val="none" w:sz="0" w:space="0" w:color="auto"/>
        <w:bottom w:val="none" w:sz="0" w:space="0" w:color="auto"/>
        <w:right w:val="none" w:sz="0" w:space="0" w:color="auto"/>
      </w:divBdr>
    </w:div>
    <w:div w:id="2056196830">
      <w:bodyDiv w:val="1"/>
      <w:marLeft w:val="0"/>
      <w:marRight w:val="0"/>
      <w:marTop w:val="0"/>
      <w:marBottom w:val="0"/>
      <w:divBdr>
        <w:top w:val="none" w:sz="0" w:space="0" w:color="auto"/>
        <w:left w:val="none" w:sz="0" w:space="0" w:color="auto"/>
        <w:bottom w:val="none" w:sz="0" w:space="0" w:color="auto"/>
        <w:right w:val="none" w:sz="0" w:space="0" w:color="auto"/>
      </w:divBdr>
    </w:div>
    <w:div w:id="2057122003">
      <w:bodyDiv w:val="1"/>
      <w:marLeft w:val="0"/>
      <w:marRight w:val="0"/>
      <w:marTop w:val="0"/>
      <w:marBottom w:val="0"/>
      <w:divBdr>
        <w:top w:val="none" w:sz="0" w:space="0" w:color="auto"/>
        <w:left w:val="none" w:sz="0" w:space="0" w:color="auto"/>
        <w:bottom w:val="none" w:sz="0" w:space="0" w:color="auto"/>
        <w:right w:val="none" w:sz="0" w:space="0" w:color="auto"/>
      </w:divBdr>
    </w:div>
    <w:div w:id="2057657610">
      <w:bodyDiv w:val="1"/>
      <w:marLeft w:val="0"/>
      <w:marRight w:val="0"/>
      <w:marTop w:val="0"/>
      <w:marBottom w:val="0"/>
      <w:divBdr>
        <w:top w:val="none" w:sz="0" w:space="0" w:color="auto"/>
        <w:left w:val="none" w:sz="0" w:space="0" w:color="auto"/>
        <w:bottom w:val="none" w:sz="0" w:space="0" w:color="auto"/>
        <w:right w:val="none" w:sz="0" w:space="0" w:color="auto"/>
      </w:divBdr>
      <w:divsChild>
        <w:div w:id="1350370950">
          <w:marLeft w:val="0"/>
          <w:marRight w:val="0"/>
          <w:marTop w:val="0"/>
          <w:marBottom w:val="0"/>
          <w:divBdr>
            <w:top w:val="none" w:sz="0" w:space="0" w:color="auto"/>
            <w:left w:val="none" w:sz="0" w:space="0" w:color="auto"/>
            <w:bottom w:val="none" w:sz="0" w:space="0" w:color="auto"/>
            <w:right w:val="none" w:sz="0" w:space="0" w:color="auto"/>
          </w:divBdr>
          <w:divsChild>
            <w:div w:id="1600674511">
              <w:marLeft w:val="0"/>
              <w:marRight w:val="0"/>
              <w:marTop w:val="0"/>
              <w:marBottom w:val="0"/>
              <w:divBdr>
                <w:top w:val="none" w:sz="0" w:space="0" w:color="auto"/>
                <w:left w:val="none" w:sz="0" w:space="0" w:color="auto"/>
                <w:bottom w:val="none" w:sz="0" w:space="0" w:color="auto"/>
                <w:right w:val="none" w:sz="0" w:space="0" w:color="auto"/>
              </w:divBdr>
              <w:divsChild>
                <w:div w:id="1010060966">
                  <w:marLeft w:val="0"/>
                  <w:marRight w:val="0"/>
                  <w:marTop w:val="0"/>
                  <w:marBottom w:val="0"/>
                  <w:divBdr>
                    <w:top w:val="none" w:sz="0" w:space="0" w:color="auto"/>
                    <w:left w:val="none" w:sz="0" w:space="0" w:color="auto"/>
                    <w:bottom w:val="none" w:sz="0" w:space="0" w:color="auto"/>
                    <w:right w:val="none" w:sz="0" w:space="0" w:color="auto"/>
                  </w:divBdr>
                  <w:divsChild>
                    <w:div w:id="2065324663">
                      <w:marLeft w:val="0"/>
                      <w:marRight w:val="0"/>
                      <w:marTop w:val="0"/>
                      <w:marBottom w:val="0"/>
                      <w:divBdr>
                        <w:top w:val="none" w:sz="0" w:space="0" w:color="auto"/>
                        <w:left w:val="none" w:sz="0" w:space="0" w:color="auto"/>
                        <w:bottom w:val="none" w:sz="0" w:space="0" w:color="auto"/>
                        <w:right w:val="none" w:sz="0" w:space="0" w:color="auto"/>
                      </w:divBdr>
                      <w:divsChild>
                        <w:div w:id="1871529280">
                          <w:marLeft w:val="0"/>
                          <w:marRight w:val="0"/>
                          <w:marTop w:val="0"/>
                          <w:marBottom w:val="0"/>
                          <w:divBdr>
                            <w:top w:val="none" w:sz="0" w:space="0" w:color="auto"/>
                            <w:left w:val="none" w:sz="0" w:space="0" w:color="auto"/>
                            <w:bottom w:val="none" w:sz="0" w:space="0" w:color="auto"/>
                            <w:right w:val="none" w:sz="0" w:space="0" w:color="auto"/>
                          </w:divBdr>
                          <w:divsChild>
                            <w:div w:id="2133086206">
                              <w:marLeft w:val="0"/>
                              <w:marRight w:val="0"/>
                              <w:marTop w:val="0"/>
                              <w:marBottom w:val="0"/>
                              <w:divBdr>
                                <w:top w:val="none" w:sz="0" w:space="0" w:color="auto"/>
                                <w:left w:val="none" w:sz="0" w:space="0" w:color="auto"/>
                                <w:bottom w:val="none" w:sz="0" w:space="0" w:color="auto"/>
                                <w:right w:val="none" w:sz="0" w:space="0" w:color="auto"/>
                              </w:divBdr>
                              <w:divsChild>
                                <w:div w:id="262417077">
                                  <w:marLeft w:val="0"/>
                                  <w:marRight w:val="0"/>
                                  <w:marTop w:val="0"/>
                                  <w:marBottom w:val="0"/>
                                  <w:divBdr>
                                    <w:top w:val="none" w:sz="0" w:space="0" w:color="auto"/>
                                    <w:left w:val="none" w:sz="0" w:space="0" w:color="auto"/>
                                    <w:bottom w:val="none" w:sz="0" w:space="0" w:color="auto"/>
                                    <w:right w:val="none" w:sz="0" w:space="0" w:color="auto"/>
                                  </w:divBdr>
                                  <w:divsChild>
                                    <w:div w:id="211427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567052">
                          <w:marLeft w:val="0"/>
                          <w:marRight w:val="0"/>
                          <w:marTop w:val="0"/>
                          <w:marBottom w:val="0"/>
                          <w:divBdr>
                            <w:top w:val="none" w:sz="0" w:space="0" w:color="auto"/>
                            <w:left w:val="none" w:sz="0" w:space="0" w:color="auto"/>
                            <w:bottom w:val="none" w:sz="0" w:space="0" w:color="auto"/>
                            <w:right w:val="none" w:sz="0" w:space="0" w:color="auto"/>
                          </w:divBdr>
                          <w:divsChild>
                            <w:div w:id="1796949320">
                              <w:marLeft w:val="0"/>
                              <w:marRight w:val="0"/>
                              <w:marTop w:val="0"/>
                              <w:marBottom w:val="0"/>
                              <w:divBdr>
                                <w:top w:val="none" w:sz="0" w:space="0" w:color="auto"/>
                                <w:left w:val="none" w:sz="0" w:space="0" w:color="auto"/>
                                <w:bottom w:val="none" w:sz="0" w:space="0" w:color="auto"/>
                                <w:right w:val="none" w:sz="0" w:space="0" w:color="auto"/>
                              </w:divBdr>
                              <w:divsChild>
                                <w:div w:id="241960002">
                                  <w:marLeft w:val="0"/>
                                  <w:marRight w:val="0"/>
                                  <w:marTop w:val="0"/>
                                  <w:marBottom w:val="0"/>
                                  <w:divBdr>
                                    <w:top w:val="none" w:sz="0" w:space="0" w:color="auto"/>
                                    <w:left w:val="none" w:sz="0" w:space="0" w:color="auto"/>
                                    <w:bottom w:val="none" w:sz="0" w:space="0" w:color="auto"/>
                                    <w:right w:val="none" w:sz="0" w:space="0" w:color="auto"/>
                                  </w:divBdr>
                                  <w:divsChild>
                                    <w:div w:id="115810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075879">
          <w:marLeft w:val="0"/>
          <w:marRight w:val="0"/>
          <w:marTop w:val="0"/>
          <w:marBottom w:val="0"/>
          <w:divBdr>
            <w:top w:val="none" w:sz="0" w:space="0" w:color="auto"/>
            <w:left w:val="none" w:sz="0" w:space="0" w:color="auto"/>
            <w:bottom w:val="none" w:sz="0" w:space="0" w:color="auto"/>
            <w:right w:val="none" w:sz="0" w:space="0" w:color="auto"/>
          </w:divBdr>
          <w:divsChild>
            <w:div w:id="1518931732">
              <w:marLeft w:val="0"/>
              <w:marRight w:val="0"/>
              <w:marTop w:val="0"/>
              <w:marBottom w:val="0"/>
              <w:divBdr>
                <w:top w:val="none" w:sz="0" w:space="0" w:color="auto"/>
                <w:left w:val="none" w:sz="0" w:space="0" w:color="auto"/>
                <w:bottom w:val="none" w:sz="0" w:space="0" w:color="auto"/>
                <w:right w:val="none" w:sz="0" w:space="0" w:color="auto"/>
              </w:divBdr>
              <w:divsChild>
                <w:div w:id="980159901">
                  <w:marLeft w:val="0"/>
                  <w:marRight w:val="0"/>
                  <w:marTop w:val="0"/>
                  <w:marBottom w:val="0"/>
                  <w:divBdr>
                    <w:top w:val="none" w:sz="0" w:space="0" w:color="auto"/>
                    <w:left w:val="none" w:sz="0" w:space="0" w:color="auto"/>
                    <w:bottom w:val="none" w:sz="0" w:space="0" w:color="auto"/>
                    <w:right w:val="none" w:sz="0" w:space="0" w:color="auto"/>
                  </w:divBdr>
                  <w:divsChild>
                    <w:div w:id="1586189079">
                      <w:marLeft w:val="0"/>
                      <w:marRight w:val="0"/>
                      <w:marTop w:val="0"/>
                      <w:marBottom w:val="0"/>
                      <w:divBdr>
                        <w:top w:val="none" w:sz="0" w:space="0" w:color="auto"/>
                        <w:left w:val="none" w:sz="0" w:space="0" w:color="auto"/>
                        <w:bottom w:val="none" w:sz="0" w:space="0" w:color="auto"/>
                        <w:right w:val="none" w:sz="0" w:space="0" w:color="auto"/>
                      </w:divBdr>
                      <w:divsChild>
                        <w:div w:id="343285111">
                          <w:marLeft w:val="0"/>
                          <w:marRight w:val="0"/>
                          <w:marTop w:val="0"/>
                          <w:marBottom w:val="0"/>
                          <w:divBdr>
                            <w:top w:val="none" w:sz="0" w:space="0" w:color="auto"/>
                            <w:left w:val="none" w:sz="0" w:space="0" w:color="auto"/>
                            <w:bottom w:val="none" w:sz="0" w:space="0" w:color="auto"/>
                            <w:right w:val="none" w:sz="0" w:space="0" w:color="auto"/>
                          </w:divBdr>
                          <w:divsChild>
                            <w:div w:id="713892860">
                              <w:marLeft w:val="0"/>
                              <w:marRight w:val="0"/>
                              <w:marTop w:val="0"/>
                              <w:marBottom w:val="0"/>
                              <w:divBdr>
                                <w:top w:val="none" w:sz="0" w:space="0" w:color="auto"/>
                                <w:left w:val="none" w:sz="0" w:space="0" w:color="auto"/>
                                <w:bottom w:val="none" w:sz="0" w:space="0" w:color="auto"/>
                                <w:right w:val="none" w:sz="0" w:space="0" w:color="auto"/>
                              </w:divBdr>
                              <w:divsChild>
                                <w:div w:id="2093121489">
                                  <w:marLeft w:val="0"/>
                                  <w:marRight w:val="0"/>
                                  <w:marTop w:val="0"/>
                                  <w:marBottom w:val="0"/>
                                  <w:divBdr>
                                    <w:top w:val="none" w:sz="0" w:space="0" w:color="auto"/>
                                    <w:left w:val="none" w:sz="0" w:space="0" w:color="auto"/>
                                    <w:bottom w:val="none" w:sz="0" w:space="0" w:color="auto"/>
                                    <w:right w:val="none" w:sz="0" w:space="0" w:color="auto"/>
                                  </w:divBdr>
                                  <w:divsChild>
                                    <w:div w:id="629366140">
                                      <w:marLeft w:val="0"/>
                                      <w:marRight w:val="0"/>
                                      <w:marTop w:val="0"/>
                                      <w:marBottom w:val="0"/>
                                      <w:divBdr>
                                        <w:top w:val="none" w:sz="0" w:space="0" w:color="auto"/>
                                        <w:left w:val="none" w:sz="0" w:space="0" w:color="auto"/>
                                        <w:bottom w:val="none" w:sz="0" w:space="0" w:color="auto"/>
                                        <w:right w:val="none" w:sz="0" w:space="0" w:color="auto"/>
                                      </w:divBdr>
                                      <w:divsChild>
                                        <w:div w:id="147228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8838313">
          <w:marLeft w:val="0"/>
          <w:marRight w:val="0"/>
          <w:marTop w:val="0"/>
          <w:marBottom w:val="0"/>
          <w:divBdr>
            <w:top w:val="none" w:sz="0" w:space="0" w:color="auto"/>
            <w:left w:val="none" w:sz="0" w:space="0" w:color="auto"/>
            <w:bottom w:val="none" w:sz="0" w:space="0" w:color="auto"/>
            <w:right w:val="none" w:sz="0" w:space="0" w:color="auto"/>
          </w:divBdr>
          <w:divsChild>
            <w:div w:id="334501636">
              <w:marLeft w:val="0"/>
              <w:marRight w:val="0"/>
              <w:marTop w:val="0"/>
              <w:marBottom w:val="0"/>
              <w:divBdr>
                <w:top w:val="none" w:sz="0" w:space="0" w:color="auto"/>
                <w:left w:val="none" w:sz="0" w:space="0" w:color="auto"/>
                <w:bottom w:val="none" w:sz="0" w:space="0" w:color="auto"/>
                <w:right w:val="none" w:sz="0" w:space="0" w:color="auto"/>
              </w:divBdr>
              <w:divsChild>
                <w:div w:id="120616457">
                  <w:marLeft w:val="0"/>
                  <w:marRight w:val="0"/>
                  <w:marTop w:val="0"/>
                  <w:marBottom w:val="0"/>
                  <w:divBdr>
                    <w:top w:val="none" w:sz="0" w:space="0" w:color="auto"/>
                    <w:left w:val="none" w:sz="0" w:space="0" w:color="auto"/>
                    <w:bottom w:val="none" w:sz="0" w:space="0" w:color="auto"/>
                    <w:right w:val="none" w:sz="0" w:space="0" w:color="auto"/>
                  </w:divBdr>
                  <w:divsChild>
                    <w:div w:id="682051429">
                      <w:marLeft w:val="0"/>
                      <w:marRight w:val="0"/>
                      <w:marTop w:val="0"/>
                      <w:marBottom w:val="0"/>
                      <w:divBdr>
                        <w:top w:val="none" w:sz="0" w:space="0" w:color="auto"/>
                        <w:left w:val="none" w:sz="0" w:space="0" w:color="auto"/>
                        <w:bottom w:val="none" w:sz="0" w:space="0" w:color="auto"/>
                        <w:right w:val="none" w:sz="0" w:space="0" w:color="auto"/>
                      </w:divBdr>
                      <w:divsChild>
                        <w:div w:id="241917683">
                          <w:marLeft w:val="0"/>
                          <w:marRight w:val="0"/>
                          <w:marTop w:val="0"/>
                          <w:marBottom w:val="0"/>
                          <w:divBdr>
                            <w:top w:val="none" w:sz="0" w:space="0" w:color="auto"/>
                            <w:left w:val="none" w:sz="0" w:space="0" w:color="auto"/>
                            <w:bottom w:val="none" w:sz="0" w:space="0" w:color="auto"/>
                            <w:right w:val="none" w:sz="0" w:space="0" w:color="auto"/>
                          </w:divBdr>
                          <w:divsChild>
                            <w:div w:id="1383404459">
                              <w:marLeft w:val="0"/>
                              <w:marRight w:val="0"/>
                              <w:marTop w:val="0"/>
                              <w:marBottom w:val="0"/>
                              <w:divBdr>
                                <w:top w:val="none" w:sz="0" w:space="0" w:color="auto"/>
                                <w:left w:val="none" w:sz="0" w:space="0" w:color="auto"/>
                                <w:bottom w:val="none" w:sz="0" w:space="0" w:color="auto"/>
                                <w:right w:val="none" w:sz="0" w:space="0" w:color="auto"/>
                              </w:divBdr>
                              <w:divsChild>
                                <w:div w:id="1523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846472">
                  <w:marLeft w:val="0"/>
                  <w:marRight w:val="0"/>
                  <w:marTop w:val="0"/>
                  <w:marBottom w:val="0"/>
                  <w:divBdr>
                    <w:top w:val="none" w:sz="0" w:space="0" w:color="auto"/>
                    <w:left w:val="none" w:sz="0" w:space="0" w:color="auto"/>
                    <w:bottom w:val="none" w:sz="0" w:space="0" w:color="auto"/>
                    <w:right w:val="none" w:sz="0" w:space="0" w:color="auto"/>
                  </w:divBdr>
                  <w:divsChild>
                    <w:div w:id="824854373">
                      <w:marLeft w:val="0"/>
                      <w:marRight w:val="0"/>
                      <w:marTop w:val="0"/>
                      <w:marBottom w:val="0"/>
                      <w:divBdr>
                        <w:top w:val="none" w:sz="0" w:space="0" w:color="auto"/>
                        <w:left w:val="none" w:sz="0" w:space="0" w:color="auto"/>
                        <w:bottom w:val="none" w:sz="0" w:space="0" w:color="auto"/>
                        <w:right w:val="none" w:sz="0" w:space="0" w:color="auto"/>
                      </w:divBdr>
                      <w:divsChild>
                        <w:div w:id="1181819908">
                          <w:marLeft w:val="0"/>
                          <w:marRight w:val="0"/>
                          <w:marTop w:val="0"/>
                          <w:marBottom w:val="0"/>
                          <w:divBdr>
                            <w:top w:val="none" w:sz="0" w:space="0" w:color="auto"/>
                            <w:left w:val="none" w:sz="0" w:space="0" w:color="auto"/>
                            <w:bottom w:val="none" w:sz="0" w:space="0" w:color="auto"/>
                            <w:right w:val="none" w:sz="0" w:space="0" w:color="auto"/>
                          </w:divBdr>
                          <w:divsChild>
                            <w:div w:id="1041789375">
                              <w:marLeft w:val="0"/>
                              <w:marRight w:val="0"/>
                              <w:marTop w:val="0"/>
                              <w:marBottom w:val="0"/>
                              <w:divBdr>
                                <w:top w:val="none" w:sz="0" w:space="0" w:color="auto"/>
                                <w:left w:val="none" w:sz="0" w:space="0" w:color="auto"/>
                                <w:bottom w:val="none" w:sz="0" w:space="0" w:color="auto"/>
                                <w:right w:val="none" w:sz="0" w:space="0" w:color="auto"/>
                              </w:divBdr>
                              <w:divsChild>
                                <w:div w:id="162936213">
                                  <w:marLeft w:val="0"/>
                                  <w:marRight w:val="0"/>
                                  <w:marTop w:val="0"/>
                                  <w:marBottom w:val="0"/>
                                  <w:divBdr>
                                    <w:top w:val="none" w:sz="0" w:space="0" w:color="auto"/>
                                    <w:left w:val="none" w:sz="0" w:space="0" w:color="auto"/>
                                    <w:bottom w:val="none" w:sz="0" w:space="0" w:color="auto"/>
                                    <w:right w:val="none" w:sz="0" w:space="0" w:color="auto"/>
                                  </w:divBdr>
                                  <w:divsChild>
                                    <w:div w:id="53681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7705453">
      <w:bodyDiv w:val="1"/>
      <w:marLeft w:val="0"/>
      <w:marRight w:val="0"/>
      <w:marTop w:val="0"/>
      <w:marBottom w:val="0"/>
      <w:divBdr>
        <w:top w:val="none" w:sz="0" w:space="0" w:color="auto"/>
        <w:left w:val="none" w:sz="0" w:space="0" w:color="auto"/>
        <w:bottom w:val="none" w:sz="0" w:space="0" w:color="auto"/>
        <w:right w:val="none" w:sz="0" w:space="0" w:color="auto"/>
      </w:divBdr>
    </w:div>
    <w:div w:id="2058821882">
      <w:bodyDiv w:val="1"/>
      <w:marLeft w:val="0"/>
      <w:marRight w:val="0"/>
      <w:marTop w:val="0"/>
      <w:marBottom w:val="0"/>
      <w:divBdr>
        <w:top w:val="none" w:sz="0" w:space="0" w:color="auto"/>
        <w:left w:val="none" w:sz="0" w:space="0" w:color="auto"/>
        <w:bottom w:val="none" w:sz="0" w:space="0" w:color="auto"/>
        <w:right w:val="none" w:sz="0" w:space="0" w:color="auto"/>
      </w:divBdr>
    </w:div>
    <w:div w:id="2059626260">
      <w:bodyDiv w:val="1"/>
      <w:marLeft w:val="0"/>
      <w:marRight w:val="0"/>
      <w:marTop w:val="0"/>
      <w:marBottom w:val="0"/>
      <w:divBdr>
        <w:top w:val="none" w:sz="0" w:space="0" w:color="auto"/>
        <w:left w:val="none" w:sz="0" w:space="0" w:color="auto"/>
        <w:bottom w:val="none" w:sz="0" w:space="0" w:color="auto"/>
        <w:right w:val="none" w:sz="0" w:space="0" w:color="auto"/>
      </w:divBdr>
    </w:div>
    <w:div w:id="2060743807">
      <w:bodyDiv w:val="1"/>
      <w:marLeft w:val="0"/>
      <w:marRight w:val="0"/>
      <w:marTop w:val="0"/>
      <w:marBottom w:val="0"/>
      <w:divBdr>
        <w:top w:val="none" w:sz="0" w:space="0" w:color="auto"/>
        <w:left w:val="none" w:sz="0" w:space="0" w:color="auto"/>
        <w:bottom w:val="none" w:sz="0" w:space="0" w:color="auto"/>
        <w:right w:val="none" w:sz="0" w:space="0" w:color="auto"/>
      </w:divBdr>
    </w:div>
    <w:div w:id="2061442995">
      <w:bodyDiv w:val="1"/>
      <w:marLeft w:val="0"/>
      <w:marRight w:val="0"/>
      <w:marTop w:val="0"/>
      <w:marBottom w:val="0"/>
      <w:divBdr>
        <w:top w:val="none" w:sz="0" w:space="0" w:color="auto"/>
        <w:left w:val="none" w:sz="0" w:space="0" w:color="auto"/>
        <w:bottom w:val="none" w:sz="0" w:space="0" w:color="auto"/>
        <w:right w:val="none" w:sz="0" w:space="0" w:color="auto"/>
      </w:divBdr>
    </w:div>
    <w:div w:id="2061975229">
      <w:bodyDiv w:val="1"/>
      <w:marLeft w:val="0"/>
      <w:marRight w:val="0"/>
      <w:marTop w:val="0"/>
      <w:marBottom w:val="0"/>
      <w:divBdr>
        <w:top w:val="none" w:sz="0" w:space="0" w:color="auto"/>
        <w:left w:val="none" w:sz="0" w:space="0" w:color="auto"/>
        <w:bottom w:val="none" w:sz="0" w:space="0" w:color="auto"/>
        <w:right w:val="none" w:sz="0" w:space="0" w:color="auto"/>
      </w:divBdr>
    </w:div>
    <w:div w:id="2062895721">
      <w:bodyDiv w:val="1"/>
      <w:marLeft w:val="0"/>
      <w:marRight w:val="0"/>
      <w:marTop w:val="0"/>
      <w:marBottom w:val="0"/>
      <w:divBdr>
        <w:top w:val="none" w:sz="0" w:space="0" w:color="auto"/>
        <w:left w:val="none" w:sz="0" w:space="0" w:color="auto"/>
        <w:bottom w:val="none" w:sz="0" w:space="0" w:color="auto"/>
        <w:right w:val="none" w:sz="0" w:space="0" w:color="auto"/>
      </w:divBdr>
    </w:div>
    <w:div w:id="2064017413">
      <w:bodyDiv w:val="1"/>
      <w:marLeft w:val="0"/>
      <w:marRight w:val="0"/>
      <w:marTop w:val="0"/>
      <w:marBottom w:val="0"/>
      <w:divBdr>
        <w:top w:val="none" w:sz="0" w:space="0" w:color="auto"/>
        <w:left w:val="none" w:sz="0" w:space="0" w:color="auto"/>
        <w:bottom w:val="none" w:sz="0" w:space="0" w:color="auto"/>
        <w:right w:val="none" w:sz="0" w:space="0" w:color="auto"/>
      </w:divBdr>
    </w:div>
    <w:div w:id="2064450490">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4713954">
      <w:bodyDiv w:val="1"/>
      <w:marLeft w:val="0"/>
      <w:marRight w:val="0"/>
      <w:marTop w:val="0"/>
      <w:marBottom w:val="0"/>
      <w:divBdr>
        <w:top w:val="none" w:sz="0" w:space="0" w:color="auto"/>
        <w:left w:val="none" w:sz="0" w:space="0" w:color="auto"/>
        <w:bottom w:val="none" w:sz="0" w:space="0" w:color="auto"/>
        <w:right w:val="none" w:sz="0" w:space="0" w:color="auto"/>
      </w:divBdr>
    </w:div>
    <w:div w:id="2064940833">
      <w:bodyDiv w:val="1"/>
      <w:marLeft w:val="0"/>
      <w:marRight w:val="0"/>
      <w:marTop w:val="0"/>
      <w:marBottom w:val="0"/>
      <w:divBdr>
        <w:top w:val="none" w:sz="0" w:space="0" w:color="auto"/>
        <w:left w:val="none" w:sz="0" w:space="0" w:color="auto"/>
        <w:bottom w:val="none" w:sz="0" w:space="0" w:color="auto"/>
        <w:right w:val="none" w:sz="0" w:space="0" w:color="auto"/>
      </w:divBdr>
    </w:div>
    <w:div w:id="2065251862">
      <w:bodyDiv w:val="1"/>
      <w:marLeft w:val="0"/>
      <w:marRight w:val="0"/>
      <w:marTop w:val="0"/>
      <w:marBottom w:val="0"/>
      <w:divBdr>
        <w:top w:val="none" w:sz="0" w:space="0" w:color="auto"/>
        <w:left w:val="none" w:sz="0" w:space="0" w:color="auto"/>
        <w:bottom w:val="none" w:sz="0" w:space="0" w:color="auto"/>
        <w:right w:val="none" w:sz="0" w:space="0" w:color="auto"/>
      </w:divBdr>
    </w:div>
    <w:div w:id="2065330209">
      <w:bodyDiv w:val="1"/>
      <w:marLeft w:val="0"/>
      <w:marRight w:val="0"/>
      <w:marTop w:val="0"/>
      <w:marBottom w:val="0"/>
      <w:divBdr>
        <w:top w:val="none" w:sz="0" w:space="0" w:color="auto"/>
        <w:left w:val="none" w:sz="0" w:space="0" w:color="auto"/>
        <w:bottom w:val="none" w:sz="0" w:space="0" w:color="auto"/>
        <w:right w:val="none" w:sz="0" w:space="0" w:color="auto"/>
      </w:divBdr>
    </w:div>
    <w:div w:id="2065643835">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6373487">
      <w:bodyDiv w:val="1"/>
      <w:marLeft w:val="0"/>
      <w:marRight w:val="0"/>
      <w:marTop w:val="0"/>
      <w:marBottom w:val="0"/>
      <w:divBdr>
        <w:top w:val="none" w:sz="0" w:space="0" w:color="auto"/>
        <w:left w:val="none" w:sz="0" w:space="0" w:color="auto"/>
        <w:bottom w:val="none" w:sz="0" w:space="0" w:color="auto"/>
        <w:right w:val="none" w:sz="0" w:space="0" w:color="auto"/>
      </w:divBdr>
    </w:div>
    <w:div w:id="2066834043">
      <w:bodyDiv w:val="1"/>
      <w:marLeft w:val="0"/>
      <w:marRight w:val="0"/>
      <w:marTop w:val="0"/>
      <w:marBottom w:val="0"/>
      <w:divBdr>
        <w:top w:val="none" w:sz="0" w:space="0" w:color="auto"/>
        <w:left w:val="none" w:sz="0" w:space="0" w:color="auto"/>
        <w:bottom w:val="none" w:sz="0" w:space="0" w:color="auto"/>
        <w:right w:val="none" w:sz="0" w:space="0" w:color="auto"/>
      </w:divBdr>
    </w:div>
    <w:div w:id="2067218800">
      <w:bodyDiv w:val="1"/>
      <w:marLeft w:val="0"/>
      <w:marRight w:val="0"/>
      <w:marTop w:val="0"/>
      <w:marBottom w:val="0"/>
      <w:divBdr>
        <w:top w:val="none" w:sz="0" w:space="0" w:color="auto"/>
        <w:left w:val="none" w:sz="0" w:space="0" w:color="auto"/>
        <w:bottom w:val="none" w:sz="0" w:space="0" w:color="auto"/>
        <w:right w:val="none" w:sz="0" w:space="0" w:color="auto"/>
      </w:divBdr>
    </w:div>
    <w:div w:id="2067531873">
      <w:bodyDiv w:val="1"/>
      <w:marLeft w:val="0"/>
      <w:marRight w:val="0"/>
      <w:marTop w:val="0"/>
      <w:marBottom w:val="0"/>
      <w:divBdr>
        <w:top w:val="none" w:sz="0" w:space="0" w:color="auto"/>
        <w:left w:val="none" w:sz="0" w:space="0" w:color="auto"/>
        <w:bottom w:val="none" w:sz="0" w:space="0" w:color="auto"/>
        <w:right w:val="none" w:sz="0" w:space="0" w:color="auto"/>
      </w:divBdr>
    </w:div>
    <w:div w:id="2068067784">
      <w:bodyDiv w:val="1"/>
      <w:marLeft w:val="0"/>
      <w:marRight w:val="0"/>
      <w:marTop w:val="0"/>
      <w:marBottom w:val="0"/>
      <w:divBdr>
        <w:top w:val="none" w:sz="0" w:space="0" w:color="auto"/>
        <w:left w:val="none" w:sz="0" w:space="0" w:color="auto"/>
        <w:bottom w:val="none" w:sz="0" w:space="0" w:color="auto"/>
        <w:right w:val="none" w:sz="0" w:space="0" w:color="auto"/>
      </w:divBdr>
    </w:div>
    <w:div w:id="2068645490">
      <w:bodyDiv w:val="1"/>
      <w:marLeft w:val="0"/>
      <w:marRight w:val="0"/>
      <w:marTop w:val="0"/>
      <w:marBottom w:val="0"/>
      <w:divBdr>
        <w:top w:val="none" w:sz="0" w:space="0" w:color="auto"/>
        <w:left w:val="none" w:sz="0" w:space="0" w:color="auto"/>
        <w:bottom w:val="none" w:sz="0" w:space="0" w:color="auto"/>
        <w:right w:val="none" w:sz="0" w:space="0" w:color="auto"/>
      </w:divBdr>
    </w:div>
    <w:div w:id="2070033928">
      <w:bodyDiv w:val="1"/>
      <w:marLeft w:val="0"/>
      <w:marRight w:val="0"/>
      <w:marTop w:val="0"/>
      <w:marBottom w:val="0"/>
      <w:divBdr>
        <w:top w:val="none" w:sz="0" w:space="0" w:color="auto"/>
        <w:left w:val="none" w:sz="0" w:space="0" w:color="auto"/>
        <w:bottom w:val="none" w:sz="0" w:space="0" w:color="auto"/>
        <w:right w:val="none" w:sz="0" w:space="0" w:color="auto"/>
      </w:divBdr>
    </w:div>
    <w:div w:id="2070834103">
      <w:bodyDiv w:val="1"/>
      <w:marLeft w:val="0"/>
      <w:marRight w:val="0"/>
      <w:marTop w:val="0"/>
      <w:marBottom w:val="0"/>
      <w:divBdr>
        <w:top w:val="none" w:sz="0" w:space="0" w:color="auto"/>
        <w:left w:val="none" w:sz="0" w:space="0" w:color="auto"/>
        <w:bottom w:val="none" w:sz="0" w:space="0" w:color="auto"/>
        <w:right w:val="none" w:sz="0" w:space="0" w:color="auto"/>
      </w:divBdr>
    </w:div>
    <w:div w:id="2071490175">
      <w:bodyDiv w:val="1"/>
      <w:marLeft w:val="0"/>
      <w:marRight w:val="0"/>
      <w:marTop w:val="0"/>
      <w:marBottom w:val="0"/>
      <w:divBdr>
        <w:top w:val="none" w:sz="0" w:space="0" w:color="auto"/>
        <w:left w:val="none" w:sz="0" w:space="0" w:color="auto"/>
        <w:bottom w:val="none" w:sz="0" w:space="0" w:color="auto"/>
        <w:right w:val="none" w:sz="0" w:space="0" w:color="auto"/>
      </w:divBdr>
    </w:div>
    <w:div w:id="2073502173">
      <w:bodyDiv w:val="1"/>
      <w:marLeft w:val="0"/>
      <w:marRight w:val="0"/>
      <w:marTop w:val="0"/>
      <w:marBottom w:val="0"/>
      <w:divBdr>
        <w:top w:val="none" w:sz="0" w:space="0" w:color="auto"/>
        <w:left w:val="none" w:sz="0" w:space="0" w:color="auto"/>
        <w:bottom w:val="none" w:sz="0" w:space="0" w:color="auto"/>
        <w:right w:val="none" w:sz="0" w:space="0" w:color="auto"/>
      </w:divBdr>
    </w:div>
    <w:div w:id="2073691003">
      <w:bodyDiv w:val="1"/>
      <w:marLeft w:val="0"/>
      <w:marRight w:val="0"/>
      <w:marTop w:val="0"/>
      <w:marBottom w:val="0"/>
      <w:divBdr>
        <w:top w:val="none" w:sz="0" w:space="0" w:color="auto"/>
        <w:left w:val="none" w:sz="0" w:space="0" w:color="auto"/>
        <w:bottom w:val="none" w:sz="0" w:space="0" w:color="auto"/>
        <w:right w:val="none" w:sz="0" w:space="0" w:color="auto"/>
      </w:divBdr>
    </w:div>
    <w:div w:id="2074154686">
      <w:bodyDiv w:val="1"/>
      <w:marLeft w:val="0"/>
      <w:marRight w:val="0"/>
      <w:marTop w:val="0"/>
      <w:marBottom w:val="0"/>
      <w:divBdr>
        <w:top w:val="none" w:sz="0" w:space="0" w:color="auto"/>
        <w:left w:val="none" w:sz="0" w:space="0" w:color="auto"/>
        <w:bottom w:val="none" w:sz="0" w:space="0" w:color="auto"/>
        <w:right w:val="none" w:sz="0" w:space="0" w:color="auto"/>
      </w:divBdr>
    </w:div>
    <w:div w:id="2074696357">
      <w:bodyDiv w:val="1"/>
      <w:marLeft w:val="0"/>
      <w:marRight w:val="0"/>
      <w:marTop w:val="0"/>
      <w:marBottom w:val="0"/>
      <w:divBdr>
        <w:top w:val="none" w:sz="0" w:space="0" w:color="auto"/>
        <w:left w:val="none" w:sz="0" w:space="0" w:color="auto"/>
        <w:bottom w:val="none" w:sz="0" w:space="0" w:color="auto"/>
        <w:right w:val="none" w:sz="0" w:space="0" w:color="auto"/>
      </w:divBdr>
    </w:div>
    <w:div w:id="2074812760">
      <w:bodyDiv w:val="1"/>
      <w:marLeft w:val="0"/>
      <w:marRight w:val="0"/>
      <w:marTop w:val="0"/>
      <w:marBottom w:val="0"/>
      <w:divBdr>
        <w:top w:val="none" w:sz="0" w:space="0" w:color="auto"/>
        <w:left w:val="none" w:sz="0" w:space="0" w:color="auto"/>
        <w:bottom w:val="none" w:sz="0" w:space="0" w:color="auto"/>
        <w:right w:val="none" w:sz="0" w:space="0" w:color="auto"/>
      </w:divBdr>
    </w:div>
    <w:div w:id="2075008637">
      <w:bodyDiv w:val="1"/>
      <w:marLeft w:val="0"/>
      <w:marRight w:val="0"/>
      <w:marTop w:val="0"/>
      <w:marBottom w:val="0"/>
      <w:divBdr>
        <w:top w:val="none" w:sz="0" w:space="0" w:color="auto"/>
        <w:left w:val="none" w:sz="0" w:space="0" w:color="auto"/>
        <w:bottom w:val="none" w:sz="0" w:space="0" w:color="auto"/>
        <w:right w:val="none" w:sz="0" w:space="0" w:color="auto"/>
      </w:divBdr>
    </w:div>
    <w:div w:id="2075397832">
      <w:bodyDiv w:val="1"/>
      <w:marLeft w:val="0"/>
      <w:marRight w:val="0"/>
      <w:marTop w:val="0"/>
      <w:marBottom w:val="0"/>
      <w:divBdr>
        <w:top w:val="none" w:sz="0" w:space="0" w:color="auto"/>
        <w:left w:val="none" w:sz="0" w:space="0" w:color="auto"/>
        <w:bottom w:val="none" w:sz="0" w:space="0" w:color="auto"/>
        <w:right w:val="none" w:sz="0" w:space="0" w:color="auto"/>
      </w:divBdr>
    </w:div>
    <w:div w:id="2075740728">
      <w:bodyDiv w:val="1"/>
      <w:marLeft w:val="0"/>
      <w:marRight w:val="0"/>
      <w:marTop w:val="0"/>
      <w:marBottom w:val="0"/>
      <w:divBdr>
        <w:top w:val="none" w:sz="0" w:space="0" w:color="auto"/>
        <w:left w:val="none" w:sz="0" w:space="0" w:color="auto"/>
        <w:bottom w:val="none" w:sz="0" w:space="0" w:color="auto"/>
        <w:right w:val="none" w:sz="0" w:space="0" w:color="auto"/>
      </w:divBdr>
    </w:div>
    <w:div w:id="2075931249">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077244198">
      <w:bodyDiv w:val="1"/>
      <w:marLeft w:val="0"/>
      <w:marRight w:val="0"/>
      <w:marTop w:val="0"/>
      <w:marBottom w:val="0"/>
      <w:divBdr>
        <w:top w:val="none" w:sz="0" w:space="0" w:color="auto"/>
        <w:left w:val="none" w:sz="0" w:space="0" w:color="auto"/>
        <w:bottom w:val="none" w:sz="0" w:space="0" w:color="auto"/>
        <w:right w:val="none" w:sz="0" w:space="0" w:color="auto"/>
      </w:divBdr>
    </w:div>
    <w:div w:id="2078478496">
      <w:bodyDiv w:val="1"/>
      <w:marLeft w:val="0"/>
      <w:marRight w:val="0"/>
      <w:marTop w:val="0"/>
      <w:marBottom w:val="0"/>
      <w:divBdr>
        <w:top w:val="none" w:sz="0" w:space="0" w:color="auto"/>
        <w:left w:val="none" w:sz="0" w:space="0" w:color="auto"/>
        <w:bottom w:val="none" w:sz="0" w:space="0" w:color="auto"/>
        <w:right w:val="none" w:sz="0" w:space="0" w:color="auto"/>
      </w:divBdr>
    </w:div>
    <w:div w:id="2079008408">
      <w:bodyDiv w:val="1"/>
      <w:marLeft w:val="0"/>
      <w:marRight w:val="0"/>
      <w:marTop w:val="0"/>
      <w:marBottom w:val="0"/>
      <w:divBdr>
        <w:top w:val="none" w:sz="0" w:space="0" w:color="auto"/>
        <w:left w:val="none" w:sz="0" w:space="0" w:color="auto"/>
        <w:bottom w:val="none" w:sz="0" w:space="0" w:color="auto"/>
        <w:right w:val="none" w:sz="0" w:space="0" w:color="auto"/>
      </w:divBdr>
    </w:div>
    <w:div w:id="2081708752">
      <w:bodyDiv w:val="1"/>
      <w:marLeft w:val="0"/>
      <w:marRight w:val="0"/>
      <w:marTop w:val="0"/>
      <w:marBottom w:val="0"/>
      <w:divBdr>
        <w:top w:val="none" w:sz="0" w:space="0" w:color="auto"/>
        <w:left w:val="none" w:sz="0" w:space="0" w:color="auto"/>
        <w:bottom w:val="none" w:sz="0" w:space="0" w:color="auto"/>
        <w:right w:val="none" w:sz="0" w:space="0" w:color="auto"/>
      </w:divBdr>
    </w:div>
    <w:div w:id="2082168071">
      <w:bodyDiv w:val="1"/>
      <w:marLeft w:val="0"/>
      <w:marRight w:val="0"/>
      <w:marTop w:val="0"/>
      <w:marBottom w:val="0"/>
      <w:divBdr>
        <w:top w:val="none" w:sz="0" w:space="0" w:color="auto"/>
        <w:left w:val="none" w:sz="0" w:space="0" w:color="auto"/>
        <w:bottom w:val="none" w:sz="0" w:space="0" w:color="auto"/>
        <w:right w:val="none" w:sz="0" w:space="0" w:color="auto"/>
      </w:divBdr>
    </w:div>
    <w:div w:id="2082212734">
      <w:bodyDiv w:val="1"/>
      <w:marLeft w:val="0"/>
      <w:marRight w:val="0"/>
      <w:marTop w:val="0"/>
      <w:marBottom w:val="0"/>
      <w:divBdr>
        <w:top w:val="none" w:sz="0" w:space="0" w:color="auto"/>
        <w:left w:val="none" w:sz="0" w:space="0" w:color="auto"/>
        <w:bottom w:val="none" w:sz="0" w:space="0" w:color="auto"/>
        <w:right w:val="none" w:sz="0" w:space="0" w:color="auto"/>
      </w:divBdr>
    </w:div>
    <w:div w:id="2083596857">
      <w:bodyDiv w:val="1"/>
      <w:marLeft w:val="0"/>
      <w:marRight w:val="0"/>
      <w:marTop w:val="0"/>
      <w:marBottom w:val="0"/>
      <w:divBdr>
        <w:top w:val="none" w:sz="0" w:space="0" w:color="auto"/>
        <w:left w:val="none" w:sz="0" w:space="0" w:color="auto"/>
        <w:bottom w:val="none" w:sz="0" w:space="0" w:color="auto"/>
        <w:right w:val="none" w:sz="0" w:space="0" w:color="auto"/>
      </w:divBdr>
    </w:div>
    <w:div w:id="2084639143">
      <w:bodyDiv w:val="1"/>
      <w:marLeft w:val="0"/>
      <w:marRight w:val="0"/>
      <w:marTop w:val="0"/>
      <w:marBottom w:val="0"/>
      <w:divBdr>
        <w:top w:val="none" w:sz="0" w:space="0" w:color="auto"/>
        <w:left w:val="none" w:sz="0" w:space="0" w:color="auto"/>
        <w:bottom w:val="none" w:sz="0" w:space="0" w:color="auto"/>
        <w:right w:val="none" w:sz="0" w:space="0" w:color="auto"/>
      </w:divBdr>
    </w:div>
    <w:div w:id="2085177946">
      <w:bodyDiv w:val="1"/>
      <w:marLeft w:val="0"/>
      <w:marRight w:val="0"/>
      <w:marTop w:val="0"/>
      <w:marBottom w:val="0"/>
      <w:divBdr>
        <w:top w:val="none" w:sz="0" w:space="0" w:color="auto"/>
        <w:left w:val="none" w:sz="0" w:space="0" w:color="auto"/>
        <w:bottom w:val="none" w:sz="0" w:space="0" w:color="auto"/>
        <w:right w:val="none" w:sz="0" w:space="0" w:color="auto"/>
      </w:divBdr>
    </w:div>
    <w:div w:id="2086490539">
      <w:bodyDiv w:val="1"/>
      <w:marLeft w:val="0"/>
      <w:marRight w:val="0"/>
      <w:marTop w:val="0"/>
      <w:marBottom w:val="0"/>
      <w:divBdr>
        <w:top w:val="none" w:sz="0" w:space="0" w:color="auto"/>
        <w:left w:val="none" w:sz="0" w:space="0" w:color="auto"/>
        <w:bottom w:val="none" w:sz="0" w:space="0" w:color="auto"/>
        <w:right w:val="none" w:sz="0" w:space="0" w:color="auto"/>
      </w:divBdr>
    </w:div>
    <w:div w:id="2089767719">
      <w:bodyDiv w:val="1"/>
      <w:marLeft w:val="0"/>
      <w:marRight w:val="0"/>
      <w:marTop w:val="0"/>
      <w:marBottom w:val="0"/>
      <w:divBdr>
        <w:top w:val="none" w:sz="0" w:space="0" w:color="auto"/>
        <w:left w:val="none" w:sz="0" w:space="0" w:color="auto"/>
        <w:bottom w:val="none" w:sz="0" w:space="0" w:color="auto"/>
        <w:right w:val="none" w:sz="0" w:space="0" w:color="auto"/>
      </w:divBdr>
    </w:div>
    <w:div w:id="2090075147">
      <w:bodyDiv w:val="1"/>
      <w:marLeft w:val="0"/>
      <w:marRight w:val="0"/>
      <w:marTop w:val="0"/>
      <w:marBottom w:val="0"/>
      <w:divBdr>
        <w:top w:val="none" w:sz="0" w:space="0" w:color="auto"/>
        <w:left w:val="none" w:sz="0" w:space="0" w:color="auto"/>
        <w:bottom w:val="none" w:sz="0" w:space="0" w:color="auto"/>
        <w:right w:val="none" w:sz="0" w:space="0" w:color="auto"/>
      </w:divBdr>
    </w:div>
    <w:div w:id="2090300155">
      <w:bodyDiv w:val="1"/>
      <w:marLeft w:val="0"/>
      <w:marRight w:val="0"/>
      <w:marTop w:val="0"/>
      <w:marBottom w:val="0"/>
      <w:divBdr>
        <w:top w:val="none" w:sz="0" w:space="0" w:color="auto"/>
        <w:left w:val="none" w:sz="0" w:space="0" w:color="auto"/>
        <w:bottom w:val="none" w:sz="0" w:space="0" w:color="auto"/>
        <w:right w:val="none" w:sz="0" w:space="0" w:color="auto"/>
      </w:divBdr>
    </w:div>
    <w:div w:id="2090812255">
      <w:bodyDiv w:val="1"/>
      <w:marLeft w:val="0"/>
      <w:marRight w:val="0"/>
      <w:marTop w:val="0"/>
      <w:marBottom w:val="0"/>
      <w:divBdr>
        <w:top w:val="none" w:sz="0" w:space="0" w:color="auto"/>
        <w:left w:val="none" w:sz="0" w:space="0" w:color="auto"/>
        <w:bottom w:val="none" w:sz="0" w:space="0" w:color="auto"/>
        <w:right w:val="none" w:sz="0" w:space="0" w:color="auto"/>
      </w:divBdr>
    </w:div>
    <w:div w:id="2091080392">
      <w:bodyDiv w:val="1"/>
      <w:marLeft w:val="0"/>
      <w:marRight w:val="0"/>
      <w:marTop w:val="0"/>
      <w:marBottom w:val="0"/>
      <w:divBdr>
        <w:top w:val="none" w:sz="0" w:space="0" w:color="auto"/>
        <w:left w:val="none" w:sz="0" w:space="0" w:color="auto"/>
        <w:bottom w:val="none" w:sz="0" w:space="0" w:color="auto"/>
        <w:right w:val="none" w:sz="0" w:space="0" w:color="auto"/>
      </w:divBdr>
    </w:div>
    <w:div w:id="2091147902">
      <w:bodyDiv w:val="1"/>
      <w:marLeft w:val="0"/>
      <w:marRight w:val="0"/>
      <w:marTop w:val="0"/>
      <w:marBottom w:val="0"/>
      <w:divBdr>
        <w:top w:val="none" w:sz="0" w:space="0" w:color="auto"/>
        <w:left w:val="none" w:sz="0" w:space="0" w:color="auto"/>
        <w:bottom w:val="none" w:sz="0" w:space="0" w:color="auto"/>
        <w:right w:val="none" w:sz="0" w:space="0" w:color="auto"/>
      </w:divBdr>
    </w:div>
    <w:div w:id="2091148494">
      <w:bodyDiv w:val="1"/>
      <w:marLeft w:val="0"/>
      <w:marRight w:val="0"/>
      <w:marTop w:val="0"/>
      <w:marBottom w:val="0"/>
      <w:divBdr>
        <w:top w:val="none" w:sz="0" w:space="0" w:color="auto"/>
        <w:left w:val="none" w:sz="0" w:space="0" w:color="auto"/>
        <w:bottom w:val="none" w:sz="0" w:space="0" w:color="auto"/>
        <w:right w:val="none" w:sz="0" w:space="0" w:color="auto"/>
      </w:divBdr>
    </w:div>
    <w:div w:id="2091460781">
      <w:bodyDiv w:val="1"/>
      <w:marLeft w:val="0"/>
      <w:marRight w:val="0"/>
      <w:marTop w:val="0"/>
      <w:marBottom w:val="0"/>
      <w:divBdr>
        <w:top w:val="none" w:sz="0" w:space="0" w:color="auto"/>
        <w:left w:val="none" w:sz="0" w:space="0" w:color="auto"/>
        <w:bottom w:val="none" w:sz="0" w:space="0" w:color="auto"/>
        <w:right w:val="none" w:sz="0" w:space="0" w:color="auto"/>
      </w:divBdr>
    </w:div>
    <w:div w:id="2091997573">
      <w:bodyDiv w:val="1"/>
      <w:marLeft w:val="0"/>
      <w:marRight w:val="0"/>
      <w:marTop w:val="0"/>
      <w:marBottom w:val="0"/>
      <w:divBdr>
        <w:top w:val="none" w:sz="0" w:space="0" w:color="auto"/>
        <w:left w:val="none" w:sz="0" w:space="0" w:color="auto"/>
        <w:bottom w:val="none" w:sz="0" w:space="0" w:color="auto"/>
        <w:right w:val="none" w:sz="0" w:space="0" w:color="auto"/>
      </w:divBdr>
    </w:div>
    <w:div w:id="2093042868">
      <w:bodyDiv w:val="1"/>
      <w:marLeft w:val="0"/>
      <w:marRight w:val="0"/>
      <w:marTop w:val="0"/>
      <w:marBottom w:val="0"/>
      <w:divBdr>
        <w:top w:val="none" w:sz="0" w:space="0" w:color="auto"/>
        <w:left w:val="none" w:sz="0" w:space="0" w:color="auto"/>
        <w:bottom w:val="none" w:sz="0" w:space="0" w:color="auto"/>
        <w:right w:val="none" w:sz="0" w:space="0" w:color="auto"/>
      </w:divBdr>
    </w:div>
    <w:div w:id="2093744983">
      <w:bodyDiv w:val="1"/>
      <w:marLeft w:val="0"/>
      <w:marRight w:val="0"/>
      <w:marTop w:val="0"/>
      <w:marBottom w:val="0"/>
      <w:divBdr>
        <w:top w:val="none" w:sz="0" w:space="0" w:color="auto"/>
        <w:left w:val="none" w:sz="0" w:space="0" w:color="auto"/>
        <w:bottom w:val="none" w:sz="0" w:space="0" w:color="auto"/>
        <w:right w:val="none" w:sz="0" w:space="0" w:color="auto"/>
      </w:divBdr>
    </w:div>
    <w:div w:id="2094811565">
      <w:bodyDiv w:val="1"/>
      <w:marLeft w:val="0"/>
      <w:marRight w:val="0"/>
      <w:marTop w:val="0"/>
      <w:marBottom w:val="0"/>
      <w:divBdr>
        <w:top w:val="none" w:sz="0" w:space="0" w:color="auto"/>
        <w:left w:val="none" w:sz="0" w:space="0" w:color="auto"/>
        <w:bottom w:val="none" w:sz="0" w:space="0" w:color="auto"/>
        <w:right w:val="none" w:sz="0" w:space="0" w:color="auto"/>
      </w:divBdr>
    </w:div>
    <w:div w:id="2095197022">
      <w:bodyDiv w:val="1"/>
      <w:marLeft w:val="0"/>
      <w:marRight w:val="0"/>
      <w:marTop w:val="0"/>
      <w:marBottom w:val="0"/>
      <w:divBdr>
        <w:top w:val="none" w:sz="0" w:space="0" w:color="auto"/>
        <w:left w:val="none" w:sz="0" w:space="0" w:color="auto"/>
        <w:bottom w:val="none" w:sz="0" w:space="0" w:color="auto"/>
        <w:right w:val="none" w:sz="0" w:space="0" w:color="auto"/>
      </w:divBdr>
    </w:div>
    <w:div w:id="2095320110">
      <w:bodyDiv w:val="1"/>
      <w:marLeft w:val="0"/>
      <w:marRight w:val="0"/>
      <w:marTop w:val="0"/>
      <w:marBottom w:val="0"/>
      <w:divBdr>
        <w:top w:val="none" w:sz="0" w:space="0" w:color="auto"/>
        <w:left w:val="none" w:sz="0" w:space="0" w:color="auto"/>
        <w:bottom w:val="none" w:sz="0" w:space="0" w:color="auto"/>
        <w:right w:val="none" w:sz="0" w:space="0" w:color="auto"/>
      </w:divBdr>
    </w:div>
    <w:div w:id="2095936224">
      <w:bodyDiv w:val="1"/>
      <w:marLeft w:val="0"/>
      <w:marRight w:val="0"/>
      <w:marTop w:val="0"/>
      <w:marBottom w:val="0"/>
      <w:divBdr>
        <w:top w:val="none" w:sz="0" w:space="0" w:color="auto"/>
        <w:left w:val="none" w:sz="0" w:space="0" w:color="auto"/>
        <w:bottom w:val="none" w:sz="0" w:space="0" w:color="auto"/>
        <w:right w:val="none" w:sz="0" w:space="0" w:color="auto"/>
      </w:divBdr>
    </w:div>
    <w:div w:id="2096241392">
      <w:bodyDiv w:val="1"/>
      <w:marLeft w:val="0"/>
      <w:marRight w:val="0"/>
      <w:marTop w:val="0"/>
      <w:marBottom w:val="0"/>
      <w:divBdr>
        <w:top w:val="none" w:sz="0" w:space="0" w:color="auto"/>
        <w:left w:val="none" w:sz="0" w:space="0" w:color="auto"/>
        <w:bottom w:val="none" w:sz="0" w:space="0" w:color="auto"/>
        <w:right w:val="none" w:sz="0" w:space="0" w:color="auto"/>
      </w:divBdr>
    </w:div>
    <w:div w:id="2096397621">
      <w:bodyDiv w:val="1"/>
      <w:marLeft w:val="0"/>
      <w:marRight w:val="0"/>
      <w:marTop w:val="0"/>
      <w:marBottom w:val="0"/>
      <w:divBdr>
        <w:top w:val="none" w:sz="0" w:space="0" w:color="auto"/>
        <w:left w:val="none" w:sz="0" w:space="0" w:color="auto"/>
        <w:bottom w:val="none" w:sz="0" w:space="0" w:color="auto"/>
        <w:right w:val="none" w:sz="0" w:space="0" w:color="auto"/>
      </w:divBdr>
    </w:div>
    <w:div w:id="2096433474">
      <w:bodyDiv w:val="1"/>
      <w:marLeft w:val="0"/>
      <w:marRight w:val="0"/>
      <w:marTop w:val="0"/>
      <w:marBottom w:val="0"/>
      <w:divBdr>
        <w:top w:val="none" w:sz="0" w:space="0" w:color="auto"/>
        <w:left w:val="none" w:sz="0" w:space="0" w:color="auto"/>
        <w:bottom w:val="none" w:sz="0" w:space="0" w:color="auto"/>
        <w:right w:val="none" w:sz="0" w:space="0" w:color="auto"/>
      </w:divBdr>
    </w:div>
    <w:div w:id="2097897379">
      <w:bodyDiv w:val="1"/>
      <w:marLeft w:val="0"/>
      <w:marRight w:val="0"/>
      <w:marTop w:val="0"/>
      <w:marBottom w:val="0"/>
      <w:divBdr>
        <w:top w:val="none" w:sz="0" w:space="0" w:color="auto"/>
        <w:left w:val="none" w:sz="0" w:space="0" w:color="auto"/>
        <w:bottom w:val="none" w:sz="0" w:space="0" w:color="auto"/>
        <w:right w:val="none" w:sz="0" w:space="0" w:color="auto"/>
      </w:divBdr>
    </w:div>
    <w:div w:id="2098214078">
      <w:bodyDiv w:val="1"/>
      <w:marLeft w:val="0"/>
      <w:marRight w:val="0"/>
      <w:marTop w:val="0"/>
      <w:marBottom w:val="0"/>
      <w:divBdr>
        <w:top w:val="none" w:sz="0" w:space="0" w:color="auto"/>
        <w:left w:val="none" w:sz="0" w:space="0" w:color="auto"/>
        <w:bottom w:val="none" w:sz="0" w:space="0" w:color="auto"/>
        <w:right w:val="none" w:sz="0" w:space="0" w:color="auto"/>
      </w:divBdr>
    </w:div>
    <w:div w:id="2098938212">
      <w:bodyDiv w:val="1"/>
      <w:marLeft w:val="0"/>
      <w:marRight w:val="0"/>
      <w:marTop w:val="0"/>
      <w:marBottom w:val="0"/>
      <w:divBdr>
        <w:top w:val="none" w:sz="0" w:space="0" w:color="auto"/>
        <w:left w:val="none" w:sz="0" w:space="0" w:color="auto"/>
        <w:bottom w:val="none" w:sz="0" w:space="0" w:color="auto"/>
        <w:right w:val="none" w:sz="0" w:space="0" w:color="auto"/>
      </w:divBdr>
    </w:div>
    <w:div w:id="2101638745">
      <w:bodyDiv w:val="1"/>
      <w:marLeft w:val="0"/>
      <w:marRight w:val="0"/>
      <w:marTop w:val="0"/>
      <w:marBottom w:val="0"/>
      <w:divBdr>
        <w:top w:val="none" w:sz="0" w:space="0" w:color="auto"/>
        <w:left w:val="none" w:sz="0" w:space="0" w:color="auto"/>
        <w:bottom w:val="none" w:sz="0" w:space="0" w:color="auto"/>
        <w:right w:val="none" w:sz="0" w:space="0" w:color="auto"/>
      </w:divBdr>
    </w:div>
    <w:div w:id="2102142232">
      <w:bodyDiv w:val="1"/>
      <w:marLeft w:val="0"/>
      <w:marRight w:val="0"/>
      <w:marTop w:val="0"/>
      <w:marBottom w:val="0"/>
      <w:divBdr>
        <w:top w:val="none" w:sz="0" w:space="0" w:color="auto"/>
        <w:left w:val="none" w:sz="0" w:space="0" w:color="auto"/>
        <w:bottom w:val="none" w:sz="0" w:space="0" w:color="auto"/>
        <w:right w:val="none" w:sz="0" w:space="0" w:color="auto"/>
      </w:divBdr>
    </w:div>
    <w:div w:id="2102674721">
      <w:bodyDiv w:val="1"/>
      <w:marLeft w:val="0"/>
      <w:marRight w:val="0"/>
      <w:marTop w:val="0"/>
      <w:marBottom w:val="0"/>
      <w:divBdr>
        <w:top w:val="none" w:sz="0" w:space="0" w:color="auto"/>
        <w:left w:val="none" w:sz="0" w:space="0" w:color="auto"/>
        <w:bottom w:val="none" w:sz="0" w:space="0" w:color="auto"/>
        <w:right w:val="none" w:sz="0" w:space="0" w:color="auto"/>
      </w:divBdr>
    </w:div>
    <w:div w:id="2103259599">
      <w:bodyDiv w:val="1"/>
      <w:marLeft w:val="0"/>
      <w:marRight w:val="0"/>
      <w:marTop w:val="0"/>
      <w:marBottom w:val="0"/>
      <w:divBdr>
        <w:top w:val="none" w:sz="0" w:space="0" w:color="auto"/>
        <w:left w:val="none" w:sz="0" w:space="0" w:color="auto"/>
        <w:bottom w:val="none" w:sz="0" w:space="0" w:color="auto"/>
        <w:right w:val="none" w:sz="0" w:space="0" w:color="auto"/>
      </w:divBdr>
    </w:div>
    <w:div w:id="2104182872">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4909383">
      <w:bodyDiv w:val="1"/>
      <w:marLeft w:val="0"/>
      <w:marRight w:val="0"/>
      <w:marTop w:val="0"/>
      <w:marBottom w:val="0"/>
      <w:divBdr>
        <w:top w:val="none" w:sz="0" w:space="0" w:color="auto"/>
        <w:left w:val="none" w:sz="0" w:space="0" w:color="auto"/>
        <w:bottom w:val="none" w:sz="0" w:space="0" w:color="auto"/>
        <w:right w:val="none" w:sz="0" w:space="0" w:color="auto"/>
      </w:divBdr>
    </w:div>
    <w:div w:id="2104956684">
      <w:bodyDiv w:val="1"/>
      <w:marLeft w:val="0"/>
      <w:marRight w:val="0"/>
      <w:marTop w:val="0"/>
      <w:marBottom w:val="0"/>
      <w:divBdr>
        <w:top w:val="none" w:sz="0" w:space="0" w:color="auto"/>
        <w:left w:val="none" w:sz="0" w:space="0" w:color="auto"/>
        <w:bottom w:val="none" w:sz="0" w:space="0" w:color="auto"/>
        <w:right w:val="none" w:sz="0" w:space="0" w:color="auto"/>
      </w:divBdr>
    </w:div>
    <w:div w:id="2105612110">
      <w:bodyDiv w:val="1"/>
      <w:marLeft w:val="0"/>
      <w:marRight w:val="0"/>
      <w:marTop w:val="0"/>
      <w:marBottom w:val="0"/>
      <w:divBdr>
        <w:top w:val="none" w:sz="0" w:space="0" w:color="auto"/>
        <w:left w:val="none" w:sz="0" w:space="0" w:color="auto"/>
        <w:bottom w:val="none" w:sz="0" w:space="0" w:color="auto"/>
        <w:right w:val="none" w:sz="0" w:space="0" w:color="auto"/>
      </w:divBdr>
    </w:div>
    <w:div w:id="2106802278">
      <w:bodyDiv w:val="1"/>
      <w:marLeft w:val="0"/>
      <w:marRight w:val="0"/>
      <w:marTop w:val="0"/>
      <w:marBottom w:val="0"/>
      <w:divBdr>
        <w:top w:val="none" w:sz="0" w:space="0" w:color="auto"/>
        <w:left w:val="none" w:sz="0" w:space="0" w:color="auto"/>
        <w:bottom w:val="none" w:sz="0" w:space="0" w:color="auto"/>
        <w:right w:val="none" w:sz="0" w:space="0" w:color="auto"/>
      </w:divBdr>
    </w:div>
    <w:div w:id="2106875733">
      <w:bodyDiv w:val="1"/>
      <w:marLeft w:val="0"/>
      <w:marRight w:val="0"/>
      <w:marTop w:val="0"/>
      <w:marBottom w:val="0"/>
      <w:divBdr>
        <w:top w:val="none" w:sz="0" w:space="0" w:color="auto"/>
        <w:left w:val="none" w:sz="0" w:space="0" w:color="auto"/>
        <w:bottom w:val="none" w:sz="0" w:space="0" w:color="auto"/>
        <w:right w:val="none" w:sz="0" w:space="0" w:color="auto"/>
      </w:divBdr>
    </w:div>
    <w:div w:id="2107647953">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09692839">
      <w:bodyDiv w:val="1"/>
      <w:marLeft w:val="0"/>
      <w:marRight w:val="0"/>
      <w:marTop w:val="0"/>
      <w:marBottom w:val="0"/>
      <w:divBdr>
        <w:top w:val="none" w:sz="0" w:space="0" w:color="auto"/>
        <w:left w:val="none" w:sz="0" w:space="0" w:color="auto"/>
        <w:bottom w:val="none" w:sz="0" w:space="0" w:color="auto"/>
        <w:right w:val="none" w:sz="0" w:space="0" w:color="auto"/>
      </w:divBdr>
    </w:div>
    <w:div w:id="2109810177">
      <w:bodyDiv w:val="1"/>
      <w:marLeft w:val="0"/>
      <w:marRight w:val="0"/>
      <w:marTop w:val="0"/>
      <w:marBottom w:val="0"/>
      <w:divBdr>
        <w:top w:val="none" w:sz="0" w:space="0" w:color="auto"/>
        <w:left w:val="none" w:sz="0" w:space="0" w:color="auto"/>
        <w:bottom w:val="none" w:sz="0" w:space="0" w:color="auto"/>
        <w:right w:val="none" w:sz="0" w:space="0" w:color="auto"/>
      </w:divBdr>
    </w:div>
    <w:div w:id="2110738701">
      <w:bodyDiv w:val="1"/>
      <w:marLeft w:val="0"/>
      <w:marRight w:val="0"/>
      <w:marTop w:val="0"/>
      <w:marBottom w:val="0"/>
      <w:divBdr>
        <w:top w:val="none" w:sz="0" w:space="0" w:color="auto"/>
        <w:left w:val="none" w:sz="0" w:space="0" w:color="auto"/>
        <w:bottom w:val="none" w:sz="0" w:space="0" w:color="auto"/>
        <w:right w:val="none" w:sz="0" w:space="0" w:color="auto"/>
      </w:divBdr>
    </w:div>
    <w:div w:id="2111312308">
      <w:bodyDiv w:val="1"/>
      <w:marLeft w:val="0"/>
      <w:marRight w:val="0"/>
      <w:marTop w:val="0"/>
      <w:marBottom w:val="0"/>
      <w:divBdr>
        <w:top w:val="none" w:sz="0" w:space="0" w:color="auto"/>
        <w:left w:val="none" w:sz="0" w:space="0" w:color="auto"/>
        <w:bottom w:val="none" w:sz="0" w:space="0" w:color="auto"/>
        <w:right w:val="none" w:sz="0" w:space="0" w:color="auto"/>
      </w:divBdr>
    </w:div>
    <w:div w:id="2111392931">
      <w:bodyDiv w:val="1"/>
      <w:marLeft w:val="0"/>
      <w:marRight w:val="0"/>
      <w:marTop w:val="0"/>
      <w:marBottom w:val="0"/>
      <w:divBdr>
        <w:top w:val="none" w:sz="0" w:space="0" w:color="auto"/>
        <w:left w:val="none" w:sz="0" w:space="0" w:color="auto"/>
        <w:bottom w:val="none" w:sz="0" w:space="0" w:color="auto"/>
        <w:right w:val="none" w:sz="0" w:space="0" w:color="auto"/>
      </w:divBdr>
    </w:div>
    <w:div w:id="2111506054">
      <w:bodyDiv w:val="1"/>
      <w:marLeft w:val="0"/>
      <w:marRight w:val="0"/>
      <w:marTop w:val="0"/>
      <w:marBottom w:val="0"/>
      <w:divBdr>
        <w:top w:val="none" w:sz="0" w:space="0" w:color="auto"/>
        <w:left w:val="none" w:sz="0" w:space="0" w:color="auto"/>
        <w:bottom w:val="none" w:sz="0" w:space="0" w:color="auto"/>
        <w:right w:val="none" w:sz="0" w:space="0" w:color="auto"/>
      </w:divBdr>
    </w:div>
    <w:div w:id="2112773233">
      <w:bodyDiv w:val="1"/>
      <w:marLeft w:val="0"/>
      <w:marRight w:val="0"/>
      <w:marTop w:val="0"/>
      <w:marBottom w:val="0"/>
      <w:divBdr>
        <w:top w:val="none" w:sz="0" w:space="0" w:color="auto"/>
        <w:left w:val="none" w:sz="0" w:space="0" w:color="auto"/>
        <w:bottom w:val="none" w:sz="0" w:space="0" w:color="auto"/>
        <w:right w:val="none" w:sz="0" w:space="0" w:color="auto"/>
      </w:divBdr>
    </w:div>
    <w:div w:id="2113012659">
      <w:bodyDiv w:val="1"/>
      <w:marLeft w:val="0"/>
      <w:marRight w:val="0"/>
      <w:marTop w:val="0"/>
      <w:marBottom w:val="0"/>
      <w:divBdr>
        <w:top w:val="none" w:sz="0" w:space="0" w:color="auto"/>
        <w:left w:val="none" w:sz="0" w:space="0" w:color="auto"/>
        <w:bottom w:val="none" w:sz="0" w:space="0" w:color="auto"/>
        <w:right w:val="none" w:sz="0" w:space="0" w:color="auto"/>
      </w:divBdr>
    </w:div>
    <w:div w:id="2113278820">
      <w:bodyDiv w:val="1"/>
      <w:marLeft w:val="0"/>
      <w:marRight w:val="0"/>
      <w:marTop w:val="0"/>
      <w:marBottom w:val="0"/>
      <w:divBdr>
        <w:top w:val="none" w:sz="0" w:space="0" w:color="auto"/>
        <w:left w:val="none" w:sz="0" w:space="0" w:color="auto"/>
        <w:bottom w:val="none" w:sz="0" w:space="0" w:color="auto"/>
        <w:right w:val="none" w:sz="0" w:space="0" w:color="auto"/>
      </w:divBdr>
    </w:div>
    <w:div w:id="2114399120">
      <w:bodyDiv w:val="1"/>
      <w:marLeft w:val="0"/>
      <w:marRight w:val="0"/>
      <w:marTop w:val="0"/>
      <w:marBottom w:val="0"/>
      <w:divBdr>
        <w:top w:val="none" w:sz="0" w:space="0" w:color="auto"/>
        <w:left w:val="none" w:sz="0" w:space="0" w:color="auto"/>
        <w:bottom w:val="none" w:sz="0" w:space="0" w:color="auto"/>
        <w:right w:val="none" w:sz="0" w:space="0" w:color="auto"/>
      </w:divBdr>
    </w:div>
    <w:div w:id="2114789288">
      <w:bodyDiv w:val="1"/>
      <w:marLeft w:val="0"/>
      <w:marRight w:val="0"/>
      <w:marTop w:val="0"/>
      <w:marBottom w:val="0"/>
      <w:divBdr>
        <w:top w:val="none" w:sz="0" w:space="0" w:color="auto"/>
        <w:left w:val="none" w:sz="0" w:space="0" w:color="auto"/>
        <w:bottom w:val="none" w:sz="0" w:space="0" w:color="auto"/>
        <w:right w:val="none" w:sz="0" w:space="0" w:color="auto"/>
      </w:divBdr>
    </w:div>
    <w:div w:id="2115974654">
      <w:bodyDiv w:val="1"/>
      <w:marLeft w:val="0"/>
      <w:marRight w:val="0"/>
      <w:marTop w:val="0"/>
      <w:marBottom w:val="0"/>
      <w:divBdr>
        <w:top w:val="none" w:sz="0" w:space="0" w:color="auto"/>
        <w:left w:val="none" w:sz="0" w:space="0" w:color="auto"/>
        <w:bottom w:val="none" w:sz="0" w:space="0" w:color="auto"/>
        <w:right w:val="none" w:sz="0" w:space="0" w:color="auto"/>
      </w:divBdr>
    </w:div>
    <w:div w:id="2116825894">
      <w:bodyDiv w:val="1"/>
      <w:marLeft w:val="0"/>
      <w:marRight w:val="0"/>
      <w:marTop w:val="0"/>
      <w:marBottom w:val="0"/>
      <w:divBdr>
        <w:top w:val="none" w:sz="0" w:space="0" w:color="auto"/>
        <w:left w:val="none" w:sz="0" w:space="0" w:color="auto"/>
        <w:bottom w:val="none" w:sz="0" w:space="0" w:color="auto"/>
        <w:right w:val="none" w:sz="0" w:space="0" w:color="auto"/>
      </w:divBdr>
    </w:div>
    <w:div w:id="2117168202">
      <w:bodyDiv w:val="1"/>
      <w:marLeft w:val="0"/>
      <w:marRight w:val="0"/>
      <w:marTop w:val="0"/>
      <w:marBottom w:val="0"/>
      <w:divBdr>
        <w:top w:val="none" w:sz="0" w:space="0" w:color="auto"/>
        <w:left w:val="none" w:sz="0" w:space="0" w:color="auto"/>
        <w:bottom w:val="none" w:sz="0" w:space="0" w:color="auto"/>
        <w:right w:val="none" w:sz="0" w:space="0" w:color="auto"/>
      </w:divBdr>
    </w:div>
    <w:div w:id="2118402230">
      <w:bodyDiv w:val="1"/>
      <w:marLeft w:val="0"/>
      <w:marRight w:val="0"/>
      <w:marTop w:val="0"/>
      <w:marBottom w:val="0"/>
      <w:divBdr>
        <w:top w:val="none" w:sz="0" w:space="0" w:color="auto"/>
        <w:left w:val="none" w:sz="0" w:space="0" w:color="auto"/>
        <w:bottom w:val="none" w:sz="0" w:space="0" w:color="auto"/>
        <w:right w:val="none" w:sz="0" w:space="0" w:color="auto"/>
      </w:divBdr>
    </w:div>
    <w:div w:id="2118525012">
      <w:bodyDiv w:val="1"/>
      <w:marLeft w:val="0"/>
      <w:marRight w:val="0"/>
      <w:marTop w:val="0"/>
      <w:marBottom w:val="0"/>
      <w:divBdr>
        <w:top w:val="none" w:sz="0" w:space="0" w:color="auto"/>
        <w:left w:val="none" w:sz="0" w:space="0" w:color="auto"/>
        <w:bottom w:val="none" w:sz="0" w:space="0" w:color="auto"/>
        <w:right w:val="none" w:sz="0" w:space="0" w:color="auto"/>
      </w:divBdr>
    </w:div>
    <w:div w:id="2118595456">
      <w:bodyDiv w:val="1"/>
      <w:marLeft w:val="0"/>
      <w:marRight w:val="0"/>
      <w:marTop w:val="0"/>
      <w:marBottom w:val="0"/>
      <w:divBdr>
        <w:top w:val="none" w:sz="0" w:space="0" w:color="auto"/>
        <w:left w:val="none" w:sz="0" w:space="0" w:color="auto"/>
        <w:bottom w:val="none" w:sz="0" w:space="0" w:color="auto"/>
        <w:right w:val="none" w:sz="0" w:space="0" w:color="auto"/>
      </w:divBdr>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2265335">
      <w:bodyDiv w:val="1"/>
      <w:marLeft w:val="0"/>
      <w:marRight w:val="0"/>
      <w:marTop w:val="0"/>
      <w:marBottom w:val="0"/>
      <w:divBdr>
        <w:top w:val="none" w:sz="0" w:space="0" w:color="auto"/>
        <w:left w:val="none" w:sz="0" w:space="0" w:color="auto"/>
        <w:bottom w:val="none" w:sz="0" w:space="0" w:color="auto"/>
        <w:right w:val="none" w:sz="0" w:space="0" w:color="auto"/>
      </w:divBdr>
    </w:div>
    <w:div w:id="2122455776">
      <w:bodyDiv w:val="1"/>
      <w:marLeft w:val="0"/>
      <w:marRight w:val="0"/>
      <w:marTop w:val="0"/>
      <w:marBottom w:val="0"/>
      <w:divBdr>
        <w:top w:val="none" w:sz="0" w:space="0" w:color="auto"/>
        <w:left w:val="none" w:sz="0" w:space="0" w:color="auto"/>
        <w:bottom w:val="none" w:sz="0" w:space="0" w:color="auto"/>
        <w:right w:val="none" w:sz="0" w:space="0" w:color="auto"/>
      </w:divBdr>
    </w:div>
    <w:div w:id="2122913168">
      <w:bodyDiv w:val="1"/>
      <w:marLeft w:val="0"/>
      <w:marRight w:val="0"/>
      <w:marTop w:val="0"/>
      <w:marBottom w:val="0"/>
      <w:divBdr>
        <w:top w:val="none" w:sz="0" w:space="0" w:color="auto"/>
        <w:left w:val="none" w:sz="0" w:space="0" w:color="auto"/>
        <w:bottom w:val="none" w:sz="0" w:space="0" w:color="auto"/>
        <w:right w:val="none" w:sz="0" w:space="0" w:color="auto"/>
      </w:divBdr>
    </w:div>
    <w:div w:id="2122993919">
      <w:bodyDiv w:val="1"/>
      <w:marLeft w:val="0"/>
      <w:marRight w:val="0"/>
      <w:marTop w:val="0"/>
      <w:marBottom w:val="0"/>
      <w:divBdr>
        <w:top w:val="none" w:sz="0" w:space="0" w:color="auto"/>
        <w:left w:val="none" w:sz="0" w:space="0" w:color="auto"/>
        <w:bottom w:val="none" w:sz="0" w:space="0" w:color="auto"/>
        <w:right w:val="none" w:sz="0" w:space="0" w:color="auto"/>
      </w:divBdr>
    </w:div>
    <w:div w:id="2123111995">
      <w:bodyDiv w:val="1"/>
      <w:marLeft w:val="0"/>
      <w:marRight w:val="0"/>
      <w:marTop w:val="0"/>
      <w:marBottom w:val="0"/>
      <w:divBdr>
        <w:top w:val="none" w:sz="0" w:space="0" w:color="auto"/>
        <w:left w:val="none" w:sz="0" w:space="0" w:color="auto"/>
        <w:bottom w:val="none" w:sz="0" w:space="0" w:color="auto"/>
        <w:right w:val="none" w:sz="0" w:space="0" w:color="auto"/>
      </w:divBdr>
    </w:div>
    <w:div w:id="2124301036">
      <w:bodyDiv w:val="1"/>
      <w:marLeft w:val="0"/>
      <w:marRight w:val="0"/>
      <w:marTop w:val="0"/>
      <w:marBottom w:val="0"/>
      <w:divBdr>
        <w:top w:val="none" w:sz="0" w:space="0" w:color="auto"/>
        <w:left w:val="none" w:sz="0" w:space="0" w:color="auto"/>
        <w:bottom w:val="none" w:sz="0" w:space="0" w:color="auto"/>
        <w:right w:val="none" w:sz="0" w:space="0" w:color="auto"/>
      </w:divBdr>
    </w:div>
    <w:div w:id="2124616593">
      <w:bodyDiv w:val="1"/>
      <w:marLeft w:val="0"/>
      <w:marRight w:val="0"/>
      <w:marTop w:val="0"/>
      <w:marBottom w:val="0"/>
      <w:divBdr>
        <w:top w:val="none" w:sz="0" w:space="0" w:color="auto"/>
        <w:left w:val="none" w:sz="0" w:space="0" w:color="auto"/>
        <w:bottom w:val="none" w:sz="0" w:space="0" w:color="auto"/>
        <w:right w:val="none" w:sz="0" w:space="0" w:color="auto"/>
      </w:divBdr>
    </w:div>
    <w:div w:id="2124961046">
      <w:bodyDiv w:val="1"/>
      <w:marLeft w:val="0"/>
      <w:marRight w:val="0"/>
      <w:marTop w:val="0"/>
      <w:marBottom w:val="0"/>
      <w:divBdr>
        <w:top w:val="none" w:sz="0" w:space="0" w:color="auto"/>
        <w:left w:val="none" w:sz="0" w:space="0" w:color="auto"/>
        <w:bottom w:val="none" w:sz="0" w:space="0" w:color="auto"/>
        <w:right w:val="none" w:sz="0" w:space="0" w:color="auto"/>
      </w:divBdr>
    </w:div>
    <w:div w:id="2124961229">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25344783">
      <w:bodyDiv w:val="1"/>
      <w:marLeft w:val="0"/>
      <w:marRight w:val="0"/>
      <w:marTop w:val="0"/>
      <w:marBottom w:val="0"/>
      <w:divBdr>
        <w:top w:val="none" w:sz="0" w:space="0" w:color="auto"/>
        <w:left w:val="none" w:sz="0" w:space="0" w:color="auto"/>
        <w:bottom w:val="none" w:sz="0" w:space="0" w:color="auto"/>
        <w:right w:val="none" w:sz="0" w:space="0" w:color="auto"/>
      </w:divBdr>
    </w:div>
    <w:div w:id="2126267204">
      <w:bodyDiv w:val="1"/>
      <w:marLeft w:val="0"/>
      <w:marRight w:val="0"/>
      <w:marTop w:val="0"/>
      <w:marBottom w:val="0"/>
      <w:divBdr>
        <w:top w:val="none" w:sz="0" w:space="0" w:color="auto"/>
        <w:left w:val="none" w:sz="0" w:space="0" w:color="auto"/>
        <w:bottom w:val="none" w:sz="0" w:space="0" w:color="auto"/>
        <w:right w:val="none" w:sz="0" w:space="0" w:color="auto"/>
      </w:divBdr>
    </w:div>
    <w:div w:id="2127459220">
      <w:bodyDiv w:val="1"/>
      <w:marLeft w:val="0"/>
      <w:marRight w:val="0"/>
      <w:marTop w:val="0"/>
      <w:marBottom w:val="0"/>
      <w:divBdr>
        <w:top w:val="none" w:sz="0" w:space="0" w:color="auto"/>
        <w:left w:val="none" w:sz="0" w:space="0" w:color="auto"/>
        <w:bottom w:val="none" w:sz="0" w:space="0" w:color="auto"/>
        <w:right w:val="none" w:sz="0" w:space="0" w:color="auto"/>
      </w:divBdr>
    </w:div>
    <w:div w:id="2127461181">
      <w:bodyDiv w:val="1"/>
      <w:marLeft w:val="0"/>
      <w:marRight w:val="0"/>
      <w:marTop w:val="0"/>
      <w:marBottom w:val="0"/>
      <w:divBdr>
        <w:top w:val="none" w:sz="0" w:space="0" w:color="auto"/>
        <w:left w:val="none" w:sz="0" w:space="0" w:color="auto"/>
        <w:bottom w:val="none" w:sz="0" w:space="0" w:color="auto"/>
        <w:right w:val="none" w:sz="0" w:space="0" w:color="auto"/>
      </w:divBdr>
    </w:div>
    <w:div w:id="2127578225">
      <w:bodyDiv w:val="1"/>
      <w:marLeft w:val="0"/>
      <w:marRight w:val="0"/>
      <w:marTop w:val="0"/>
      <w:marBottom w:val="0"/>
      <w:divBdr>
        <w:top w:val="none" w:sz="0" w:space="0" w:color="auto"/>
        <w:left w:val="none" w:sz="0" w:space="0" w:color="auto"/>
        <w:bottom w:val="none" w:sz="0" w:space="0" w:color="auto"/>
        <w:right w:val="none" w:sz="0" w:space="0" w:color="auto"/>
      </w:divBdr>
    </w:div>
    <w:div w:id="2127968798">
      <w:bodyDiv w:val="1"/>
      <w:marLeft w:val="0"/>
      <w:marRight w:val="0"/>
      <w:marTop w:val="0"/>
      <w:marBottom w:val="0"/>
      <w:divBdr>
        <w:top w:val="none" w:sz="0" w:space="0" w:color="auto"/>
        <w:left w:val="none" w:sz="0" w:space="0" w:color="auto"/>
        <w:bottom w:val="none" w:sz="0" w:space="0" w:color="auto"/>
        <w:right w:val="none" w:sz="0" w:space="0" w:color="auto"/>
      </w:divBdr>
    </w:div>
    <w:div w:id="2128499805">
      <w:bodyDiv w:val="1"/>
      <w:marLeft w:val="0"/>
      <w:marRight w:val="0"/>
      <w:marTop w:val="0"/>
      <w:marBottom w:val="0"/>
      <w:divBdr>
        <w:top w:val="none" w:sz="0" w:space="0" w:color="auto"/>
        <w:left w:val="none" w:sz="0" w:space="0" w:color="auto"/>
        <w:bottom w:val="none" w:sz="0" w:space="0" w:color="auto"/>
        <w:right w:val="none" w:sz="0" w:space="0" w:color="auto"/>
      </w:divBdr>
    </w:div>
    <w:div w:id="2128966244">
      <w:bodyDiv w:val="1"/>
      <w:marLeft w:val="0"/>
      <w:marRight w:val="0"/>
      <w:marTop w:val="0"/>
      <w:marBottom w:val="0"/>
      <w:divBdr>
        <w:top w:val="none" w:sz="0" w:space="0" w:color="auto"/>
        <w:left w:val="none" w:sz="0" w:space="0" w:color="auto"/>
        <w:bottom w:val="none" w:sz="0" w:space="0" w:color="auto"/>
        <w:right w:val="none" w:sz="0" w:space="0" w:color="auto"/>
      </w:divBdr>
    </w:div>
    <w:div w:id="2130318505">
      <w:bodyDiv w:val="1"/>
      <w:marLeft w:val="0"/>
      <w:marRight w:val="0"/>
      <w:marTop w:val="0"/>
      <w:marBottom w:val="0"/>
      <w:divBdr>
        <w:top w:val="none" w:sz="0" w:space="0" w:color="auto"/>
        <w:left w:val="none" w:sz="0" w:space="0" w:color="auto"/>
        <w:bottom w:val="none" w:sz="0" w:space="0" w:color="auto"/>
        <w:right w:val="none" w:sz="0" w:space="0" w:color="auto"/>
      </w:divBdr>
    </w:div>
    <w:div w:id="2130389857">
      <w:bodyDiv w:val="1"/>
      <w:marLeft w:val="0"/>
      <w:marRight w:val="0"/>
      <w:marTop w:val="0"/>
      <w:marBottom w:val="0"/>
      <w:divBdr>
        <w:top w:val="none" w:sz="0" w:space="0" w:color="auto"/>
        <w:left w:val="none" w:sz="0" w:space="0" w:color="auto"/>
        <w:bottom w:val="none" w:sz="0" w:space="0" w:color="auto"/>
        <w:right w:val="none" w:sz="0" w:space="0" w:color="auto"/>
      </w:divBdr>
    </w:div>
    <w:div w:id="2131124336">
      <w:bodyDiv w:val="1"/>
      <w:marLeft w:val="0"/>
      <w:marRight w:val="0"/>
      <w:marTop w:val="0"/>
      <w:marBottom w:val="0"/>
      <w:divBdr>
        <w:top w:val="none" w:sz="0" w:space="0" w:color="auto"/>
        <w:left w:val="none" w:sz="0" w:space="0" w:color="auto"/>
        <w:bottom w:val="none" w:sz="0" w:space="0" w:color="auto"/>
        <w:right w:val="none" w:sz="0" w:space="0" w:color="auto"/>
      </w:divBdr>
    </w:div>
    <w:div w:id="2131584342">
      <w:bodyDiv w:val="1"/>
      <w:marLeft w:val="0"/>
      <w:marRight w:val="0"/>
      <w:marTop w:val="0"/>
      <w:marBottom w:val="0"/>
      <w:divBdr>
        <w:top w:val="none" w:sz="0" w:space="0" w:color="auto"/>
        <w:left w:val="none" w:sz="0" w:space="0" w:color="auto"/>
        <w:bottom w:val="none" w:sz="0" w:space="0" w:color="auto"/>
        <w:right w:val="none" w:sz="0" w:space="0" w:color="auto"/>
      </w:divBdr>
    </w:div>
    <w:div w:id="2131824862">
      <w:bodyDiv w:val="1"/>
      <w:marLeft w:val="0"/>
      <w:marRight w:val="0"/>
      <w:marTop w:val="0"/>
      <w:marBottom w:val="0"/>
      <w:divBdr>
        <w:top w:val="none" w:sz="0" w:space="0" w:color="auto"/>
        <w:left w:val="none" w:sz="0" w:space="0" w:color="auto"/>
        <w:bottom w:val="none" w:sz="0" w:space="0" w:color="auto"/>
        <w:right w:val="none" w:sz="0" w:space="0" w:color="auto"/>
      </w:divBdr>
    </w:div>
    <w:div w:id="2131893108">
      <w:bodyDiv w:val="1"/>
      <w:marLeft w:val="0"/>
      <w:marRight w:val="0"/>
      <w:marTop w:val="0"/>
      <w:marBottom w:val="0"/>
      <w:divBdr>
        <w:top w:val="none" w:sz="0" w:space="0" w:color="auto"/>
        <w:left w:val="none" w:sz="0" w:space="0" w:color="auto"/>
        <w:bottom w:val="none" w:sz="0" w:space="0" w:color="auto"/>
        <w:right w:val="none" w:sz="0" w:space="0" w:color="auto"/>
      </w:divBdr>
    </w:div>
    <w:div w:id="2132044631">
      <w:bodyDiv w:val="1"/>
      <w:marLeft w:val="0"/>
      <w:marRight w:val="0"/>
      <w:marTop w:val="0"/>
      <w:marBottom w:val="0"/>
      <w:divBdr>
        <w:top w:val="none" w:sz="0" w:space="0" w:color="auto"/>
        <w:left w:val="none" w:sz="0" w:space="0" w:color="auto"/>
        <w:bottom w:val="none" w:sz="0" w:space="0" w:color="auto"/>
        <w:right w:val="none" w:sz="0" w:space="0" w:color="auto"/>
      </w:divBdr>
    </w:div>
    <w:div w:id="2134051352">
      <w:bodyDiv w:val="1"/>
      <w:marLeft w:val="0"/>
      <w:marRight w:val="0"/>
      <w:marTop w:val="0"/>
      <w:marBottom w:val="0"/>
      <w:divBdr>
        <w:top w:val="none" w:sz="0" w:space="0" w:color="auto"/>
        <w:left w:val="none" w:sz="0" w:space="0" w:color="auto"/>
        <w:bottom w:val="none" w:sz="0" w:space="0" w:color="auto"/>
        <w:right w:val="none" w:sz="0" w:space="0" w:color="auto"/>
      </w:divBdr>
    </w:div>
    <w:div w:id="2134395114">
      <w:bodyDiv w:val="1"/>
      <w:marLeft w:val="0"/>
      <w:marRight w:val="0"/>
      <w:marTop w:val="0"/>
      <w:marBottom w:val="0"/>
      <w:divBdr>
        <w:top w:val="none" w:sz="0" w:space="0" w:color="auto"/>
        <w:left w:val="none" w:sz="0" w:space="0" w:color="auto"/>
        <w:bottom w:val="none" w:sz="0" w:space="0" w:color="auto"/>
        <w:right w:val="none" w:sz="0" w:space="0" w:color="auto"/>
      </w:divBdr>
    </w:div>
    <w:div w:id="2134857959">
      <w:bodyDiv w:val="1"/>
      <w:marLeft w:val="0"/>
      <w:marRight w:val="0"/>
      <w:marTop w:val="0"/>
      <w:marBottom w:val="0"/>
      <w:divBdr>
        <w:top w:val="none" w:sz="0" w:space="0" w:color="auto"/>
        <w:left w:val="none" w:sz="0" w:space="0" w:color="auto"/>
        <w:bottom w:val="none" w:sz="0" w:space="0" w:color="auto"/>
        <w:right w:val="none" w:sz="0" w:space="0" w:color="auto"/>
      </w:divBdr>
    </w:div>
    <w:div w:id="2135172416">
      <w:bodyDiv w:val="1"/>
      <w:marLeft w:val="0"/>
      <w:marRight w:val="0"/>
      <w:marTop w:val="0"/>
      <w:marBottom w:val="0"/>
      <w:divBdr>
        <w:top w:val="none" w:sz="0" w:space="0" w:color="auto"/>
        <w:left w:val="none" w:sz="0" w:space="0" w:color="auto"/>
        <w:bottom w:val="none" w:sz="0" w:space="0" w:color="auto"/>
        <w:right w:val="none" w:sz="0" w:space="0" w:color="auto"/>
      </w:divBdr>
    </w:div>
    <w:div w:id="2135710068">
      <w:bodyDiv w:val="1"/>
      <w:marLeft w:val="0"/>
      <w:marRight w:val="0"/>
      <w:marTop w:val="0"/>
      <w:marBottom w:val="0"/>
      <w:divBdr>
        <w:top w:val="none" w:sz="0" w:space="0" w:color="auto"/>
        <w:left w:val="none" w:sz="0" w:space="0" w:color="auto"/>
        <w:bottom w:val="none" w:sz="0" w:space="0" w:color="auto"/>
        <w:right w:val="none" w:sz="0" w:space="0" w:color="auto"/>
      </w:divBdr>
    </w:div>
    <w:div w:id="2136478814">
      <w:bodyDiv w:val="1"/>
      <w:marLeft w:val="0"/>
      <w:marRight w:val="0"/>
      <w:marTop w:val="0"/>
      <w:marBottom w:val="0"/>
      <w:divBdr>
        <w:top w:val="none" w:sz="0" w:space="0" w:color="auto"/>
        <w:left w:val="none" w:sz="0" w:space="0" w:color="auto"/>
        <w:bottom w:val="none" w:sz="0" w:space="0" w:color="auto"/>
        <w:right w:val="none" w:sz="0" w:space="0" w:color="auto"/>
      </w:divBdr>
    </w:div>
    <w:div w:id="2136681442">
      <w:bodyDiv w:val="1"/>
      <w:marLeft w:val="0"/>
      <w:marRight w:val="0"/>
      <w:marTop w:val="0"/>
      <w:marBottom w:val="0"/>
      <w:divBdr>
        <w:top w:val="none" w:sz="0" w:space="0" w:color="auto"/>
        <w:left w:val="none" w:sz="0" w:space="0" w:color="auto"/>
        <w:bottom w:val="none" w:sz="0" w:space="0" w:color="auto"/>
        <w:right w:val="none" w:sz="0" w:space="0" w:color="auto"/>
      </w:divBdr>
    </w:div>
    <w:div w:id="2137209433">
      <w:bodyDiv w:val="1"/>
      <w:marLeft w:val="0"/>
      <w:marRight w:val="0"/>
      <w:marTop w:val="0"/>
      <w:marBottom w:val="0"/>
      <w:divBdr>
        <w:top w:val="none" w:sz="0" w:space="0" w:color="auto"/>
        <w:left w:val="none" w:sz="0" w:space="0" w:color="auto"/>
        <w:bottom w:val="none" w:sz="0" w:space="0" w:color="auto"/>
        <w:right w:val="none" w:sz="0" w:space="0" w:color="auto"/>
      </w:divBdr>
    </w:div>
    <w:div w:id="2137286917">
      <w:bodyDiv w:val="1"/>
      <w:marLeft w:val="0"/>
      <w:marRight w:val="0"/>
      <w:marTop w:val="0"/>
      <w:marBottom w:val="0"/>
      <w:divBdr>
        <w:top w:val="none" w:sz="0" w:space="0" w:color="auto"/>
        <w:left w:val="none" w:sz="0" w:space="0" w:color="auto"/>
        <w:bottom w:val="none" w:sz="0" w:space="0" w:color="auto"/>
        <w:right w:val="none" w:sz="0" w:space="0" w:color="auto"/>
      </w:divBdr>
    </w:div>
    <w:div w:id="2137719898">
      <w:bodyDiv w:val="1"/>
      <w:marLeft w:val="0"/>
      <w:marRight w:val="0"/>
      <w:marTop w:val="0"/>
      <w:marBottom w:val="0"/>
      <w:divBdr>
        <w:top w:val="none" w:sz="0" w:space="0" w:color="auto"/>
        <w:left w:val="none" w:sz="0" w:space="0" w:color="auto"/>
        <w:bottom w:val="none" w:sz="0" w:space="0" w:color="auto"/>
        <w:right w:val="none" w:sz="0" w:space="0" w:color="auto"/>
      </w:divBdr>
    </w:div>
    <w:div w:id="2138447163">
      <w:bodyDiv w:val="1"/>
      <w:marLeft w:val="0"/>
      <w:marRight w:val="0"/>
      <w:marTop w:val="0"/>
      <w:marBottom w:val="0"/>
      <w:divBdr>
        <w:top w:val="none" w:sz="0" w:space="0" w:color="auto"/>
        <w:left w:val="none" w:sz="0" w:space="0" w:color="auto"/>
        <w:bottom w:val="none" w:sz="0" w:space="0" w:color="auto"/>
        <w:right w:val="none" w:sz="0" w:space="0" w:color="auto"/>
      </w:divBdr>
    </w:div>
    <w:div w:id="2138571132">
      <w:bodyDiv w:val="1"/>
      <w:marLeft w:val="0"/>
      <w:marRight w:val="0"/>
      <w:marTop w:val="0"/>
      <w:marBottom w:val="0"/>
      <w:divBdr>
        <w:top w:val="none" w:sz="0" w:space="0" w:color="auto"/>
        <w:left w:val="none" w:sz="0" w:space="0" w:color="auto"/>
        <w:bottom w:val="none" w:sz="0" w:space="0" w:color="auto"/>
        <w:right w:val="none" w:sz="0" w:space="0" w:color="auto"/>
      </w:divBdr>
    </w:div>
    <w:div w:id="2140679555">
      <w:bodyDiv w:val="1"/>
      <w:marLeft w:val="0"/>
      <w:marRight w:val="0"/>
      <w:marTop w:val="0"/>
      <w:marBottom w:val="0"/>
      <w:divBdr>
        <w:top w:val="none" w:sz="0" w:space="0" w:color="auto"/>
        <w:left w:val="none" w:sz="0" w:space="0" w:color="auto"/>
        <w:bottom w:val="none" w:sz="0" w:space="0" w:color="auto"/>
        <w:right w:val="none" w:sz="0" w:space="0" w:color="auto"/>
      </w:divBdr>
    </w:div>
    <w:div w:id="2140682309">
      <w:bodyDiv w:val="1"/>
      <w:marLeft w:val="0"/>
      <w:marRight w:val="0"/>
      <w:marTop w:val="0"/>
      <w:marBottom w:val="0"/>
      <w:divBdr>
        <w:top w:val="none" w:sz="0" w:space="0" w:color="auto"/>
        <w:left w:val="none" w:sz="0" w:space="0" w:color="auto"/>
        <w:bottom w:val="none" w:sz="0" w:space="0" w:color="auto"/>
        <w:right w:val="none" w:sz="0" w:space="0" w:color="auto"/>
      </w:divBdr>
    </w:div>
    <w:div w:id="2140831301">
      <w:bodyDiv w:val="1"/>
      <w:marLeft w:val="0"/>
      <w:marRight w:val="0"/>
      <w:marTop w:val="0"/>
      <w:marBottom w:val="0"/>
      <w:divBdr>
        <w:top w:val="none" w:sz="0" w:space="0" w:color="auto"/>
        <w:left w:val="none" w:sz="0" w:space="0" w:color="auto"/>
        <w:bottom w:val="none" w:sz="0" w:space="0" w:color="auto"/>
        <w:right w:val="none" w:sz="0" w:space="0" w:color="auto"/>
      </w:divBdr>
    </w:div>
    <w:div w:id="2143186006">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 w:id="2144417863">
      <w:bodyDiv w:val="1"/>
      <w:marLeft w:val="0"/>
      <w:marRight w:val="0"/>
      <w:marTop w:val="0"/>
      <w:marBottom w:val="0"/>
      <w:divBdr>
        <w:top w:val="none" w:sz="0" w:space="0" w:color="auto"/>
        <w:left w:val="none" w:sz="0" w:space="0" w:color="auto"/>
        <w:bottom w:val="none" w:sz="0" w:space="0" w:color="auto"/>
        <w:right w:val="none" w:sz="0" w:space="0" w:color="auto"/>
      </w:divBdr>
    </w:div>
    <w:div w:id="2145075378">
      <w:bodyDiv w:val="1"/>
      <w:marLeft w:val="0"/>
      <w:marRight w:val="0"/>
      <w:marTop w:val="0"/>
      <w:marBottom w:val="0"/>
      <w:divBdr>
        <w:top w:val="none" w:sz="0" w:space="0" w:color="auto"/>
        <w:left w:val="none" w:sz="0" w:space="0" w:color="auto"/>
        <w:bottom w:val="none" w:sz="0" w:space="0" w:color="auto"/>
        <w:right w:val="none" w:sz="0" w:space="0" w:color="auto"/>
      </w:divBdr>
    </w:div>
    <w:div w:id="2145461346">
      <w:bodyDiv w:val="1"/>
      <w:marLeft w:val="0"/>
      <w:marRight w:val="0"/>
      <w:marTop w:val="0"/>
      <w:marBottom w:val="0"/>
      <w:divBdr>
        <w:top w:val="none" w:sz="0" w:space="0" w:color="auto"/>
        <w:left w:val="none" w:sz="0" w:space="0" w:color="auto"/>
        <w:bottom w:val="none" w:sz="0" w:space="0" w:color="auto"/>
        <w:right w:val="none" w:sz="0" w:space="0" w:color="auto"/>
      </w:divBdr>
    </w:div>
    <w:div w:id="2145535243">
      <w:bodyDiv w:val="1"/>
      <w:marLeft w:val="0"/>
      <w:marRight w:val="0"/>
      <w:marTop w:val="0"/>
      <w:marBottom w:val="0"/>
      <w:divBdr>
        <w:top w:val="none" w:sz="0" w:space="0" w:color="auto"/>
        <w:left w:val="none" w:sz="0" w:space="0" w:color="auto"/>
        <w:bottom w:val="none" w:sz="0" w:space="0" w:color="auto"/>
        <w:right w:val="none" w:sz="0" w:space="0" w:color="auto"/>
      </w:divBdr>
    </w:div>
    <w:div w:id="2145541288">
      <w:bodyDiv w:val="1"/>
      <w:marLeft w:val="0"/>
      <w:marRight w:val="0"/>
      <w:marTop w:val="0"/>
      <w:marBottom w:val="0"/>
      <w:divBdr>
        <w:top w:val="none" w:sz="0" w:space="0" w:color="auto"/>
        <w:left w:val="none" w:sz="0" w:space="0" w:color="auto"/>
        <w:bottom w:val="none" w:sz="0" w:space="0" w:color="auto"/>
        <w:right w:val="none" w:sz="0" w:space="0" w:color="auto"/>
      </w:divBdr>
    </w:div>
    <w:div w:id="2146972168">
      <w:bodyDiv w:val="1"/>
      <w:marLeft w:val="0"/>
      <w:marRight w:val="0"/>
      <w:marTop w:val="0"/>
      <w:marBottom w:val="0"/>
      <w:divBdr>
        <w:top w:val="none" w:sz="0" w:space="0" w:color="auto"/>
        <w:left w:val="none" w:sz="0" w:space="0" w:color="auto"/>
        <w:bottom w:val="none" w:sz="0" w:space="0" w:color="auto"/>
        <w:right w:val="none" w:sz="0" w:space="0" w:color="auto"/>
      </w:divBdr>
    </w:div>
    <w:div w:id="2147040760">
      <w:bodyDiv w:val="1"/>
      <w:marLeft w:val="0"/>
      <w:marRight w:val="0"/>
      <w:marTop w:val="0"/>
      <w:marBottom w:val="0"/>
      <w:divBdr>
        <w:top w:val="none" w:sz="0" w:space="0" w:color="auto"/>
        <w:left w:val="none" w:sz="0" w:space="0" w:color="auto"/>
        <w:bottom w:val="none" w:sz="0" w:space="0" w:color="auto"/>
        <w:right w:val="none" w:sz="0" w:space="0" w:color="auto"/>
      </w:divBdr>
    </w:div>
    <w:div w:id="2147358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AWS17</b:Tag>
    <b:SourceType>DocumentFromInternetSite</b:SourceType>
    <b:Guid>{9997FB25-C913-4474-A758-9416419E6DB8}</b:Guid>
    <b:Title>Introducing Alexa for Business</b:Title>
    <b:Year>2017</b:Year>
    <b:Author>
      <b:Author>
        <b:Corporate>AWS</b:Corporate>
      </b:Author>
    </b:Author>
    <b:InternetSiteTitle>AWS Documentation</b:InternetSiteTitle>
    <b:URL>https://aws.amazon.com/alexaforbusiness/.</b:URL>
    <b:YearAccessed>2025</b:YearAccessed>
    <b:MonthAccessed>January</b:MonthAccessed>
    <b:DayAccessed>20</b:DayAccessed>
    <b:RefOrder>1</b:RefOrder>
  </b:Source>
  <b:Source>
    <b:Tag>AWS171</b:Tag>
    <b:SourceType>DocumentFromInternetSite</b:SourceType>
    <b:Guid>{17A7212E-8207-40DE-88ED-1219720D5CFE}</b:Guid>
    <b:Author>
      <b:Author>
        <b:Corporate>AWS</b:Corporate>
      </b:Author>
    </b:Author>
    <b:Title>Amazon Chime</b:Title>
    <b:InternetSiteTitle>AWS Documentation</b:InternetSiteTitle>
    <b:Year>2017</b:Year>
    <b:URL>https://aws.amazon.com/chime/.</b:URL>
    <b:YearAccessed>2025</b:YearAccessed>
    <b:MonthAccessed>Januaey</b:MonthAccessed>
    <b:DayAccessed>20</b:DayAccessed>
    <b:RefOrder>4</b:RefOrder>
  </b:Source>
  <b:Source>
    <b:Tag>AWSdj</b:Tag>
    <b:SourceType>DocumentFromInternetSite</b:SourceType>
    <b:Guid>{081D6C6B-ADA9-4F03-BBA8-7A3E70FEDA20}</b:Guid>
    <b:Author>
      <b:Author>
        <b:Corporate>AWS</b:Corporate>
      </b:Author>
    </b:Author>
    <b:Title>Amazon Chime SDK: Real-Time Communication for Applications</b:Title>
    <b:InternetSiteTitle>AWS Documentation</b:InternetSiteTitle>
    <b:Year>n.d.j</b:Year>
    <b:YearAccessed>2025</b:YearAccessed>
    <b:MonthAccessed>January</b:MonthAccessed>
    <b:DayAccessed>21</b:DayAccessed>
    <b:Version>https://aws.amazon.com/chime/sdk/</b:Version>
    <b:RefOrder>7</b:RefOrder>
  </b:Source>
  <b:Source>
    <b:Tag>AWSde</b:Tag>
    <b:SourceType>DocumentFromInternetSite</b:SourceType>
    <b:Guid>{09F20593-822C-47BD-99AB-D560DF1A4F07}</b:Guid>
    <b:Author>
      <b:Author>
        <b:NameList>
          <b:Person>
            <b:Last>AWS</b:Last>
          </b:Person>
        </b:NameList>
      </b:Author>
    </b:Author>
    <b:Title>Amazon Connect: Omnichannel Support and Customer Service</b:Title>
    <b:Year>n.d.k</b:Year>
    <b:URL>https://aws.amazon.com/connect/</b:URL>
    <b:YearAccessed>2025</b:YearAccessed>
    <b:MonthAccessed>January</b:MonthAccessed>
    <b:DayAccessed>20</b:DayAccessed>
    <b:RefOrder>9</b:RefOrder>
  </b:Source>
  <b:Source>
    <b:Tag>AWS2a</b:Tag>
    <b:SourceType>DocumentFromInternetSite</b:SourceType>
    <b:Guid>{33F7839D-F79C-4FDB-AC03-537D51F44B29}</b:Guid>
    <b:Author>
      <b:Author>
        <b:Corporate>AWS</b:Corporate>
      </b:Author>
    </b:Author>
    <b:Title>Amazon EC2 Spot Instances: A Cost-Effective Solution for Cloud Workloads</b:Title>
    <b:InternetSiteTitle>AWS Documentation</b:InternetSiteTitle>
    <b:Year>2022a</b:Year>
    <b:URL>https://aws.amazon.com/ec2/spot/</b:URL>
    <b:YearAccessed>2025</b:YearAccessed>
    <b:MonthAccessed>January</b:MonthAccessed>
    <b:DayAccessed>21</b:DayAccessed>
    <b:RefOrder>31</b:RefOrder>
  </b:Source>
  <b:Source>
    <b:Tag>Gri20</b:Tag>
    <b:SourceType>DocumentFromInternetSite</b:SourceType>
    <b:Guid>{53C3E943-DB0B-4E34-A1BD-3A21CAB3EE6B}</b:Guid>
    <b:Author>
      <b:Author>
        <b:NameList>
          <b:Person>
            <b:Last>Griggs</b:Last>
            <b:First>P.</b:First>
          </b:Person>
        </b:NameList>
      </b:Author>
    </b:Author>
    <b:Title>How AWS Savings Plans help optimize cloud spend. Cloud Health Technologies</b:Title>
    <b:InternetSiteTitle>Cloud Health Technology</b:InternetSiteTitle>
    <b:Year>2020</b:Year>
    <b:URL>https://www.cloudhealthtech.com/blog/aws-savings-plans</b:URL>
    <b:YearAccessed>2025</b:YearAccessed>
    <b:MonthAccessed>January</b:MonthAccessed>
    <b:DayAccessed>21</b:DayAccessed>
    <b:RefOrder>46</b:RefOrder>
  </b:Source>
  <b:Source>
    <b:Tag>Gar21</b:Tag>
    <b:SourceType>DocumentFromInternetSite</b:SourceType>
    <b:Guid>{0DBE9B28-E1D4-4DB9-8024-0C4B8EE288DD}</b:Guid>
    <b:Author>
      <b:Author>
        <b:Corporate>Gartner</b:Corporate>
      </b:Author>
    </b:Author>
    <b:Title>The Benefits of AWS Savings Plans in Flexible Cloud Environments.</b:Title>
    <b:InternetSiteTitle>Gartner Research.</b:InternetSiteTitle>
    <b:Year>2021</b:Year>
    <b:URL>https://www.gartner.com/en</b:URL>
    <b:YearAccessed>2025</b:YearAccessed>
    <b:MonthAccessed>January</b:MonthAccessed>
    <b:DayAccessed>21</b:DayAccessed>
    <b:RefOrder>48</b:RefOrder>
  </b:Source>
  <b:Source>
    <b:Tag>For20</b:Tag>
    <b:SourceType>DocumentFromInternetSite</b:SourceType>
    <b:Guid>{CCA97A84-89A5-4DFC-8B8C-EA34A80E79D5}</b:Guid>
    <b:Author>
      <b:Author>
        <b:Corporate>Forbes Insights.</b:Corporate>
      </b:Author>
    </b:Author>
    <b:Title>Understanding Cloud Financial Management: Best Practices and Strategies.</b:Title>
    <b:InternetSiteTitle>Forbes Insights.</b:InternetSiteTitle>
    <b:Year>2020</b:Year>
    <b:URL>https://www.forbes.com/insights</b:URL>
    <b:YearAccessed>2025</b:YearAccessed>
    <b:MonthAccessed>January</b:MonthAccessed>
    <b:DayAccessed>21</b:DayAccessed>
    <b:RefOrder>35</b:RefOrder>
  </b:Source>
  <b:Source>
    <b:Tag>AWSda</b:Tag>
    <b:SourceType>DocumentFromInternetSite</b:SourceType>
    <b:Guid>{66B1D8C7-DA49-4442-B271-A86C5A87AAF4}</b:Guid>
    <b:Author>
      <b:Author>
        <b:Corporate>AWS</b:Corporate>
      </b:Author>
    </b:Author>
    <b:Title>Amazon Connect</b:Title>
    <b:InternetSiteTitle>AWS Documentation</b:InternetSiteTitle>
    <b:Year>n.d.a</b:Year>
    <b:URL>https://aws.amazon.com/connect/</b:URL>
    <b:YearAccessed>2025</b:YearAccessed>
    <b:MonthAccessed>January</b:MonthAccessed>
    <b:DayAccessed>22</b:DayAccessed>
    <b:RefOrder>10</b:RefOrder>
  </b:Source>
  <b:Source>
    <b:Tag>ndf25</b:Tag>
    <b:SourceType>DocumentFromInternetSite</b:SourceType>
    <b:Guid>{91716CC0-6ED8-463C-A750-4E9D1C2329E6}</b:Guid>
    <b:Title>Amazon Chime SDK: Customizable Communication Solutions</b:Title>
    <b:InternetSiteTitle>AWS Documendation</b:InternetSiteTitle>
    <b:URL>https://aws.amazon.com/chime/sdk/</b:URL>
    <b:Author>
      <b:Author>
        <b:Corporate>AWS</b:Corporate>
      </b:Author>
    </b:Author>
    <b:YearAccessed>2025</b:YearAccessed>
    <b:MonthAccessed>January</b:MonthAccessed>
    <b:DayAccessed>20</b:DayAccessed>
    <b:Year>n.d.i</b:Year>
    <b:RefOrder>8</b:RefOrder>
  </b:Source>
  <b:Source>
    <b:Tag>AWSdd</b:Tag>
    <b:SourceType>DocumentFromInternetSite</b:SourceType>
    <b:Guid>{4F9D652F-E6B3-4C82-A6A6-EAE058319DC1}</b:Guid>
    <b:Author>
      <b:Author>
        <b:Corporate>AWS</b:Corporate>
      </b:Author>
    </b:Author>
    <b:Title>Amazon Simple Email Service (SES) – Sending Emails</b:Title>
    <b:Year>n.d.d</b:Year>
    <b:URL>https://aws.amazon.com/ses/features/</b:URL>
    <b:InternetSiteTitle>AWS Documentation</b:InternetSiteTitle>
    <b:YearAccessed>2025</b:YearAccessed>
    <b:MonthAccessed>January</b:MonthAccessed>
    <b:DayAccessed>20</b:DayAccessed>
    <b:RefOrder>15</b:RefOrder>
  </b:Source>
  <b:Source>
    <b:Tag>AWSdn</b:Tag>
    <b:SourceType>DocumentFromInternetSite</b:SourceType>
    <b:Guid>{46A418C9-DE37-4B61-B7DE-41FCC2B4B5A1}</b:Guid>
    <b:Author>
      <b:Author>
        <b:Corporate>AWS</b:Corporate>
      </b:Author>
    </b:Author>
    <b:Title>Amazon WorkDocs Access Controls.</b:Title>
    <b:Year>n.d.n</b:Year>
    <b:URL>https://aws.amazon.com/workdocs/access-control/</b:URL>
    <b:InternetSiteTitle>AWS Documentation</b:InternetSiteTitle>
    <b:YearAccessed>2025</b:YearAccessed>
    <b:MonthAccessed>January</b:MonthAccessed>
    <b:DayAccessed>20</b:DayAccessed>
    <b:RefOrder>21</b:RefOrder>
  </b:Source>
  <b:Source>
    <b:Tag>AWSdm</b:Tag>
    <b:SourceType>DocumentFromInternetSite</b:SourceType>
    <b:Guid>{C2AB0F9C-E373-4399-8CE9-D5B42A7039F3}</b:Guid>
    <b:Author>
      <b:Author>
        <b:Corporate>AWS</b:Corporate>
      </b:Author>
    </b:Author>
    <b:Title>Amazon WorkDocs Features.</b:Title>
    <b:Year>n.d.m</b:Year>
    <b:URL>https://aws.amazon.com/workdocs/features/</b:URL>
    <b:InternetSiteTitle>AWS Documentation</b:InternetSiteTitle>
    <b:YearAccessed>2025</b:YearAccessed>
    <b:MonthAccessed>January</b:MonthAccessed>
    <b:DayAccessed>20</b:DayAccessed>
    <b:RefOrder>20</b:RefOrder>
  </b:Source>
  <b:Source>
    <b:Tag>AWSdp</b:Tag>
    <b:SourceType>DocumentFromInternetSite</b:SourceType>
    <b:Guid>{6AB0B855-A7A8-46F2-B6D0-2470129F29A0}</b:Guid>
    <b:Author>
      <b:Author>
        <b:Corporate>AWS</b:Corporate>
      </b:Author>
    </b:Author>
    <b:Title>Amazon WorkMail: Secure Email and Calendaring</b:Title>
    <b:Year>n.d.p</b:Year>
    <b:URL>https://aws.amazon.com/workmail/</b:URL>
    <b:InternetSiteTitle>AWS Documentation</b:InternetSiteTitle>
    <b:YearAccessed>2025</b:YearAccessed>
    <b:MonthAccessed>January</b:MonthAccessed>
    <b:DayAccessed>20</b:DayAccessed>
    <b:RefOrder>24</b:RefOrder>
  </b:Source>
  <b:Source>
    <b:Tag>AWS2b4</b:Tag>
    <b:SourceType>DocumentFromInternetSite</b:SourceType>
    <b:Guid>{5B12524A-B1C3-4340-8A61-F41D697B65EA}</b:Guid>
    <b:Author>
      <b:Author>
        <b:Corporate>AWS</b:Corporate>
      </b:Author>
    </b:Author>
    <b:Title>Amazon Elastic Transcoder documentation</b:Title>
    <b:InternetSiteTitle>AWSDocumentation</b:InternetSiteTitle>
    <b:Year>2022b</b:Year>
    <b:URL>https://docs.aws.amazon.com</b:URL>
    <b:YearAccessed>2025</b:YearAccessed>
    <b:MonthAccessed>January</b:MonthAccessed>
    <b:DayAccessed>23</b:DayAccessed>
    <b:RefOrder>49</b:RefOrder>
  </b:Source>
  <b:Source>
    <b:Tag>Joh22</b:Tag>
    <b:SourceType>ArticleInAPeriodical</b:SourceType>
    <b:Guid>{6AF838A6-3954-4B55-9330-8AFDEE338503}</b:Guid>
    <b:Title>Optimizing Media Transcoding. ,</b:Title>
    <b:Year>2022</b:Year>
    <b:PeriodicalTitle>Media Tech Insights</b:PeriodicalTitle>
    <b:Pages>34-42</b:Pages>
    <b:Author>
      <b:Author>
        <b:NameList>
          <b:Person>
            <b:Last>Johnson</b:Last>
            <b:First>R.</b:First>
          </b:Person>
          <b:Person>
            <b:Last>Lee</b:Last>
            <b:First>P.</b:First>
          </b:Person>
        </b:NameList>
      </b:Author>
    </b:Author>
    <b:Volume>12</b:Volume>
    <b:Issue>4</b:Issue>
    <b:RefOrder>50</b:RefOrder>
  </b:Source>
  <b:Source>
    <b:Tag>Smi23</b:Tag>
    <b:SourceType>JournalArticle</b:SourceType>
    <b:Guid>{88607B95-734E-4CAC-8ADD-E027B25B3C89}</b:Guid>
    <b:Title>Understanding AWS Media Services.</b:Title>
    <b:Year>2023</b:Year>
    <b:Author>
      <b:Author>
        <b:NameList>
          <b:Person>
            <b:Last>Smith</b:Last>
            <b:First>J.</b:First>
          </b:Person>
        </b:NameList>
      </b:Author>
    </b:Author>
    <b:JournalName>Tech Journal</b:JournalName>
    <b:Pages>23-29</b:Pages>
    <b:Volume>45</b:Volume>
    <b:Issue>3</b:Issue>
    <b:RefOrder>52</b:RefOrder>
  </b:Source>
  <b:Source>
    <b:Tag>Jon24</b:Tag>
    <b:SourceType>JournalArticle</b:SourceType>
    <b:Guid>{49E1C9F4-2B0D-4C36-BDED-72222B46EEFD}</b:Guid>
    <b:Author>
      <b:Author>
        <b:NameList>
          <b:Person>
            <b:Last>Jones</b:Last>
            <b:First>T.</b:First>
          </b:Person>
        </b:NameList>
      </b:Author>
    </b:Author>
    <b:Title>Best Practices for Cloud Media Processing</b:Title>
    <b:JournalName>Cloud Computing Weekly</b:JournalName>
    <b:Year>2024</b:Year>
    <b:Pages>10-18</b:Pages>
    <b:Volume>19</b:Volume>
    <b:Issue>1</b:Issue>
    <b:RefOrder>53</b:RefOrder>
  </b:Source>
  <b:Source>
    <b:Tag>AWS2a3</b:Tag>
    <b:SourceType>DocumentFromInternetSite</b:SourceType>
    <b:Guid>{91B1E55E-7D72-4713-83A9-AE080B194BA0}</b:Guid>
    <b:Author>
      <b:Author>
        <b:Corporate>AWS</b:Corporate>
      </b:Author>
    </b:Author>
    <b:Title>Amazon EC2 Spot Instances</b:Title>
    <b:Year>2022c</b:Year>
    <b:URL>https://aws.amazon.com/ec2/spot/</b:URL>
    <b:YearAccessed>2025</b:YearAccessed>
    <b:MonthAccessed>January</b:MonthAccessed>
    <b:DayAccessed>21</b:DayAccessed>
    <b:RefOrder>32</b:RefOrder>
  </b:Source>
  <b:Source>
    <b:Tag>AWSdh</b:Tag>
    <b:SourceType>DocumentFromInternetSite</b:SourceType>
    <b:Guid>{4921188F-8B9D-4FE8-8BB2-CD56165486A4}</b:Guid>
    <b:Author>
      <b:Author>
        <b:Corporate>AWS</b:Corporate>
      </b:Author>
    </b:Author>
    <b:Title>Amazon Honeycode: Build No-Code Applications.</b:Title>
    <b:InternetSiteTitle>AWS Documentation</b:InternetSiteTitle>
    <b:Year>n.d.b</b:Year>
    <b:URL>https://aws.amazon.com/honeycode/</b:URL>
    <b:YearAccessed>2025</b:YearAccessed>
    <b:MonthAccessed>January</b:MonthAccessed>
    <b:DayAccessed>21</b:DayAccessed>
    <b:RefOrder>11</b:RefOrder>
  </b:Source>
  <b:Source>
    <b:Tag>AWSdb</b:Tag>
    <b:SourceType>DocumentFromInternetSite</b:SourceType>
    <b:Guid>{831ADBC3-EE32-4C9D-A418-93DACA5CF0E6}</b:Guid>
    <b:Author>
      <b:Author>
        <b:Corporate>AWS</b:Corporate>
      </b:Author>
    </b:Author>
    <b:Title>Amazon Pinpoint – Features</b:Title>
    <b:Year>n.d.c</b:Year>
    <b:URL>https://aws.amazon.com/pinpoint/features/</b:URL>
    <b:InternetSiteTitle>AWS Documentation</b:InternetSiteTitle>
    <b:YearAccessed>2025</b:YearAccessed>
    <b:MonthAccessed>January</b:MonthAccessed>
    <b:DayAccessed>20</b:DayAccessed>
    <b:RefOrder>14</b:RefOrder>
  </b:Source>
  <b:Source>
    <b:Tag>nda</b:Tag>
    <b:SourceType>DocumentFromInternetSite</b:SourceType>
    <b:Guid>{9D650B87-1D90-41B5-AEB8-DD4C3C89FDAB}</b:Guid>
    <b:Author>
      <b:Author>
        <b:Corporate>AWS</b:Corporate>
      </b:Author>
    </b:Author>
    <b:Title>Amazon Pinpoint.</b:Title>
    <b:URL>https://aws.amazon.com/pinpoint/</b:URL>
    <b:Year>n.d.e</b:Year>
    <b:InternetSiteTitle>AWS Documentation</b:InternetSiteTitle>
    <b:YearAccessed>2025</b:YearAccessed>
    <b:MonthAccessed>January</b:MonthAccessed>
    <b:DayAccessed>20</b:DayAccessed>
    <b:RefOrder>12</b:RefOrder>
  </b:Source>
  <b:Source>
    <b:Tag>AWSdo</b:Tag>
    <b:SourceType>DocumentFromInternetSite</b:SourceType>
    <b:Guid>{42CE401B-1F09-4999-8B65-94A79DFDDD4B}</b:Guid>
    <b:Author>
      <b:Author>
        <b:Corporate>AWS</b:Corporate>
      </b:Author>
    </b:Author>
    <b:Title>Amazon SES – Getting Started with Amazon SES</b:Title>
    <b:Year>n.d.f</b:Year>
    <b:URL>https://aws.amazon.com/ses/getting-started/</b:URL>
    <b:InternetSiteTitle>AWS Documentation</b:InternetSiteTitle>
    <b:YearAccessed>2025</b:YearAccessed>
    <b:MonthAccessed>January</b:MonthAccessed>
    <b:DayAccessed>20</b:DayAccessed>
    <b:RefOrder>16</b:RefOrder>
  </b:Source>
  <b:Source>
    <b:Tag>AWSdc</b:Tag>
    <b:SourceType>DocumentFromInternetSite</b:SourceType>
    <b:Guid>{B6F99143-57B0-4546-AFEC-103CC090E15F}</b:Guid>
    <b:Author>
      <b:Author>
        <b:Corporate>AWS</b:Corporate>
      </b:Author>
    </b:Author>
    <b:Title>Amazon Simple Email Service (SES).</b:Title>
    <b:Year>n.d.g</b:Year>
    <b:URL>https://aws.amazon.com/ses/</b:URL>
    <b:InternetSiteTitle>AWS Documentation</b:InternetSiteTitle>
    <b:YearAccessed>2025</b:YearAccessed>
    <b:MonthAccessed>January</b:MonthAccessed>
    <b:DayAccessed>20</b:DayAccessed>
    <b:RefOrder>19</b:RefOrder>
  </b:Source>
  <b:Source>
    <b:Tag>Amadg</b:Tag>
    <b:SourceType>DocumentFromInternetSite</b:SourceType>
    <b:Guid>{FB8B7A4B-F49D-42E8-8E05-81CA5238E5B9}</b:Guid>
    <b:Title>Amazon WorkDocs: Secure Document Collaboration</b:Title>
    <b:Year>n.d.h</b:Year>
    <b:URL>https://aws.amazon.com/workdocs/</b:URL>
    <b:Author>
      <b:Author>
        <b:Corporate>AWS</b:Corporate>
      </b:Author>
    </b:Author>
    <b:InternetSiteTitle>AWS Documentation</b:InternetSiteTitle>
    <b:YearAccessed>2025</b:YearAccessed>
    <b:MonthAccessed>January</b:MonthAccessed>
    <b:DayAccessed>20</b:DayAccessed>
    <b:RefOrder>23</b:RefOrder>
  </b:Source>
  <b:Source>
    <b:Tag>AWS20</b:Tag>
    <b:SourceType>DocumentFromInternetSite</b:SourceType>
    <b:Guid>{9B35744B-FA76-4BFB-9BB6-20D29E5246F7}</b:Guid>
    <b:Author>
      <b:Author>
        <b:Corporate>AWS</b:Corporate>
      </b:Author>
    </b:Author>
    <b:Title>Alexa for Business</b:Title>
    <b:InternetSiteTitle>AWS Documentation</b:InternetSiteTitle>
    <b:Year>2020a</b:Year>
    <b:URL>https://aws.amazon.com/alexa-for-business.</b:URL>
    <b:YearAccessed>2025</b:YearAccessed>
    <b:MonthAccessed>January</b:MonthAccessed>
    <b:DayAccessed>20</b:DayAccessed>
    <b:RefOrder>2</b:RefOrder>
  </b:Source>
  <b:Source>
    <b:Tag>AWS202</b:Tag>
    <b:SourceType>DocumentFromInternetSite</b:SourceType>
    <b:Guid>{8B8C5379-A905-439A-940A-1D0D2DD39522}</b:Guid>
    <b:Author>
      <b:Author>
        <b:Corporate>AWS</b:Corporate>
      </b:Author>
    </b:Author>
    <b:Title>Amazon Chime SDK Features</b:Title>
    <b:InternetSiteTitle>AWS Documentation</b:InternetSiteTitle>
    <b:Year>2020b</b:Year>
    <b:URL>https://aws.amazon.com/chime/sdk/</b:URL>
    <b:YearAccessed>2025</b:YearAccessed>
    <b:MonthAccessed>January</b:MonthAccessed>
    <b:DayAccessed>20</b:DayAccessed>
    <b:RefOrder>6</b:RefOrder>
  </b:Source>
  <b:Source>
    <b:Tag>AWS205</b:Tag>
    <b:SourceType>DocumentFromInternetSite</b:SourceType>
    <b:Guid>{AA36C43E-2757-48C8-AC8B-C7EDBCA6F7C1}</b:Guid>
    <b:Author>
      <b:Author>
        <b:Corporate>AWS</b:Corporate>
      </b:Author>
    </b:Author>
    <b:Title>Amazon Pinpoint Documentation</b:Title>
    <b:Year>2020c</b:Year>
    <b:URL>https://docs.aws.amazon.com/pinpoint/latest/developerguide/</b:URL>
    <b:InternetSiteTitle>AWS Documentation</b:InternetSiteTitle>
    <b:YearAccessed>2025</b:YearAccessed>
    <b:MonthAccessed>January</b:MonthAccessed>
    <b:DayAccessed>20</b:DayAccessed>
    <b:RefOrder>13</b:RefOrder>
  </b:Source>
  <b:Source>
    <b:Tag>AWS204</b:Tag>
    <b:SourceType>DocumentFromInternetSite</b:SourceType>
    <b:Guid>{C4E16740-AB64-40F8-9D56-7F7E45B6D48D}</b:Guid>
    <b:Author>
      <b:Author>
        <b:Corporate>AWS</b:Corporate>
      </b:Author>
    </b:Author>
    <b:Title>Amazon Simple Email Service Documentation</b:Title>
    <b:Year>2020d</b:Year>
    <b:URL>https://docs.aws.amazon.com/ses/latest/dg/</b:URL>
    <b:InternetSiteTitle>AWS Documentation</b:InternetSiteTitle>
    <b:YearAccessed>2025</b:YearAccessed>
    <b:MonthAccessed>January</b:MonthAccessed>
    <b:DayAccessed>20</b:DayAccessed>
    <b:RefOrder>17</b:RefOrder>
  </b:Source>
  <b:Source>
    <b:Tag>AWS206</b:Tag>
    <b:SourceType>DocumentFromInternetSite</b:SourceType>
    <b:Guid>{A4B02C09-B142-4F94-9C6B-9F51B45B68CE}</b:Guid>
    <b:Author>
      <b:Author>
        <b:Corporate>AWS</b:Corporate>
      </b:Author>
    </b:Author>
    <b:Title>Amazon WorkDocs Documentation.</b:Title>
    <b:Year>2020e</b:Year>
    <b:URL>Retrieved from https://docs.aws.amazon.com/workdocs/latest/userguide/</b:URL>
    <b:InternetSiteTitle>AWS Documentation</b:InternetSiteTitle>
    <b:YearAccessed>2025</b:YearAccessed>
    <b:MonthAccessed>Januaey</b:MonthAccessed>
    <b:DayAccessed>20</b:DayAccessed>
    <b:RefOrder>22</b:RefOrder>
  </b:Source>
  <b:Source>
    <b:Tag>AWS207</b:Tag>
    <b:SourceType>DocumentFromInternetSite</b:SourceType>
    <b:Guid>{D9DB8B98-E5F9-4DB5-B3E0-F918B506A1EF}</b:Guid>
    <b:Author>
      <b:Author>
        <b:Corporate>AWS</b:Corporate>
      </b:Author>
    </b:Author>
    <b:Title>Amazon WorkMail Documentation.</b:Title>
    <b:Year>2020f</b:Year>
    <b:URL>https://docs.aws.amazon.com/workmail/latest/userguide/</b:URL>
    <b:InternetSiteTitle>AWS Documentation</b:InternetSiteTitle>
    <b:YearAccessed>2025</b:YearAccessed>
    <b:MonthAccessed>January</b:MonthAccessed>
    <b:DayAccessed>20</b:DayAccessed>
    <b:RefOrder>25</b:RefOrder>
  </b:Source>
  <b:Source>
    <b:Tag>AWS0b</b:Tag>
    <b:SourceType>DocumentFromInternetSite</b:SourceType>
    <b:Guid>{BAF67A48-BB4C-4017-809D-148F5C3996C5}</b:Guid>
    <b:Author>
      <b:Author>
        <b:Corporate>AWS</b:Corporate>
      </b:Author>
    </b:Author>
    <b:Title>AWS Cost Explorer: A tool to visualize and manage AWS costs.</b:Title>
    <b:InternetSiteTitle>AWS Documentation</b:InternetSiteTitle>
    <b:Year>2020g</b:Year>
    <b:URL>https://aws.amazon.com/aws-cost-management/aws-cost-explorer/</b:URL>
    <b:YearAccessed>2025</b:YearAccessed>
    <b:MonthAccessed>January</b:MonthAccessed>
    <b:DayAccessed>21</b:DayAccessed>
    <b:RefOrder>47</b:RefOrder>
  </b:Source>
  <b:Source>
    <b:Tag>AWS2011</b:Tag>
    <b:SourceType>DocumentFromInternetSite</b:SourceType>
    <b:Guid>{56B8727F-C797-4EF4-B909-444DCC5729FE}</b:Guid>
    <b:Author>
      <b:Author>
        <b:Corporate>AWS</b:Corporate>
      </b:Author>
    </b:Author>
    <b:Title>AWS Cost Explorer: Visualizing and Managing AWS Costs and Usage</b:Title>
    <b:InternetSiteTitle>AWS Documentaton</b:InternetSiteTitle>
    <b:Year>2020h</b:Year>
    <b:URL>https://aws.amazon.com/aws-cost-management/aws-cost-explorer/</b:URL>
    <b:YearAccessed>2025</b:YearAccessed>
    <b:MonthAccessed>January</b:MonthAccessed>
    <b:DayAccessed>21</b:DayAccessed>
    <b:RefOrder>42</b:RefOrder>
  </b:Source>
  <b:Source>
    <b:Tag>AWS201</b:Tag>
    <b:SourceType>DocumentFromInternetSite</b:SourceType>
    <b:Guid>{CBD8D557-0C9D-4D5F-9EB3-B8B7FC1380E5}</b:Guid>
    <b:Author>
      <b:Author>
        <b:Corporate>AWS</b:Corporate>
      </b:Author>
    </b:Author>
    <b:Title>AWS Features and Capabilities</b:Title>
    <b:InternetSiteTitle>AWS Documentation</b:InternetSiteTitle>
    <b:Year>2020j</b:Year>
    <b:URL>https://aws.amazon.com/</b:URL>
    <b:YearAccessed>2025</b:YearAccessed>
    <b:MonthAccessed>January</b:MonthAccessed>
    <b:DayAccessed>20</b:DayAccessed>
    <b:RefOrder>3</b:RefOrder>
  </b:Source>
  <b:Source>
    <b:Tag>AWS2010</b:Tag>
    <b:SourceType>DocumentFromInternetSite</b:SourceType>
    <b:Guid>{E014272A-4835-463F-AB8C-BC33314BC12D}</b:Guid>
    <b:Author>
      <b:Author>
        <b:Corporate>AWS</b:Corporate>
      </b:Author>
    </b:Author>
    <b:Title>Leveraging AWS Cost and Usage Report for Enhanced Financial Management.</b:Title>
    <b:InternetSiteTitle>AWS Documentation</b:InternetSiteTitle>
    <b:Year>2020k</b:Year>
    <b:URL>https://aws.amazon.com/aws-cost-management/aws-cost-and-usage-report/</b:URL>
    <b:YearAccessed>2025</b:YearAccessed>
    <b:MonthAccessed>January</b:MonthAccessed>
    <b:DayAccessed>21</b:DayAccessed>
    <b:RefOrder>41</b:RefOrder>
  </b:Source>
  <b:Source>
    <b:Tag>AWS2013</b:Tag>
    <b:SourceType>DocumentFromInternetSite</b:SourceType>
    <b:Guid>{1ED7C58C-301C-4493-90CE-5AAAADB162E7}</b:Guid>
    <b:Author>
      <b:Author>
        <b:Corporate>AWS</b:Corporate>
      </b:Author>
    </b:Author>
    <b:Title>Reserved Instances: Cost Savings and Efficient Resource Management.</b:Title>
    <b:InternetSiteTitle>AWS Documentation</b:InternetSiteTitle>
    <b:Year>2020l</b:Year>
    <b:URL>https://aws.amazon.com/ec2/pricing/reserved-instances/</b:URL>
    <b:YearAccessed>2025</b:YearAccessed>
    <b:MonthAccessed>January</b:MonthAccessed>
    <b:DayAccessed>21</b:DayAccessed>
    <b:RefOrder>43</b:RefOrder>
  </b:Source>
  <b:Source>
    <b:Tag>AWS172</b:Tag>
    <b:SourceType>DocumentFromInternetSite</b:SourceType>
    <b:Guid>{EA5A526F-1989-4AD2-BEB3-4D2CD55914F1}</b:Guid>
    <b:Title>Amazon Chime: Unified Communications</b:Title>
    <b:Year>2020m</b:Year>
    <b:Author>
      <b:Author>
        <b:Corporate>AWS</b:Corporate>
      </b:Author>
    </b:Author>
    <b:InternetSiteTitle>AWS Documentation</b:InternetSiteTitle>
    <b:URL>https://aws.amazon.com/chime/</b:URL>
    <b:YearAccessed>2025</b:YearAccessed>
    <b:MonthAccessed>January</b:MonthAccessed>
    <b:DayAccessed>20</b:DayAccessed>
    <b:RefOrder>5</b:RefOrder>
  </b:Source>
  <b:Source>
    <b:Tag>AWS2b3</b:Tag>
    <b:SourceType>DocumentFromInternetSite</b:SourceType>
    <b:Guid>{1644962B-56BF-46BC-82E3-5A7CEB68279F}</b:Guid>
    <b:Author>
      <b:Author>
        <b:Corporate>AWS</b:Corporate>
      </b:Author>
    </b:Author>
    <b:Title>AWS Budgets: Customizable Alerts and Forecasting. Retrieved from</b:Title>
    <b:InternetSiteTitle>AWS Documentation</b:InternetSiteTitle>
    <b:Year>2022d</b:Year>
    <b:URL>https://aws.amazon.com/aws-cost-management/aws-budgets/</b:URL>
    <b:YearAccessed>2025</b:YearAccessed>
    <b:MonthAccessed>January</b:MonthAccessed>
    <b:DayAccessed>21</b:DayAccessed>
    <b:RefOrder>38</b:RefOrder>
  </b:Source>
  <b:Source>
    <b:Tag>AWS2a1</b:Tag>
    <b:SourceType>DocumentFromInternetSite</b:SourceType>
    <b:Guid>{E42C9B82-5C6B-44E7-B364-75BAF6F9C11E}</b:Guid>
    <b:Author>
      <b:Author>
        <b:Corporate>AWS</b:Corporate>
      </b:Author>
    </b:Author>
    <b:Title>AWS Budgets: Manage Cloud Spending Effectively.</b:Title>
    <b:InternetSiteTitle>AWS Documentation</b:InternetSiteTitle>
    <b:Year>2022e</b:Year>
    <b:URL>https://aws.amazon.com/aws-cost-management/aws-budgets/</b:URL>
    <b:YearAccessed>2025</b:YearAccessed>
    <b:MonthAccessed>January</b:MonthAccessed>
    <b:DayAccessed>21</b:DayAccessed>
    <b:RefOrder>36</b:RefOrder>
  </b:Source>
  <b:Source>
    <b:Tag>AWS2b2</b:Tag>
    <b:SourceType>DocumentFromInternetSite</b:SourceType>
    <b:Guid>{630EFA8C-3E82-41A7-A34E-5D742E549AA1}</b:Guid>
    <b:Author>
      <b:Author>
        <b:Corporate>AWS</b:Corporate>
      </b:Author>
    </b:Author>
    <b:Title>AWS Cost and Usage Report: Custom Reporting and Granular Insights</b:Title>
    <b:InternetSiteTitle>AWS Documentation</b:InternetSiteTitle>
    <b:Year>2022f</b:Year>
    <b:URL>https://aws.amazon.com/aws-cost-management/aws-cost-and-usage-report/</b:URL>
    <b:RefOrder>40</b:RefOrder>
  </b:Source>
  <b:Source>
    <b:Tag>AWS2a2</b:Tag>
    <b:SourceType>DocumentFromInternetSite</b:SourceType>
    <b:Guid>{03673CE6-76AE-4558-A80A-91420A8A8959}</b:Guid>
    <b:Author>
      <b:Author>
        <b:Corporate>AWS</b:Corporate>
      </b:Author>
    </b:Author>
    <b:Title>AWS Cost and Usage Report: Managing AWS Consumption and Costs</b:Title>
    <b:InternetSiteTitle>AWS Documentation</b:InternetSiteTitle>
    <b:Year>2022g</b:Year>
    <b:URL>https://aws.amazon.com/aws-cost-management/aws-cost-and-usage-report/</b:URL>
    <b:YearAccessed>2025</b:YearAccessed>
    <b:MonthAccessed>January</b:MonthAccessed>
    <b:DayAccessed>21</b:DayAccessed>
    <b:RefOrder>39</b:RefOrder>
  </b:Source>
  <b:Source>
    <b:Tag>AWS22</b:Tag>
    <b:SourceType>DocumentFromInternetSite</b:SourceType>
    <b:Guid>{25571842-9F8D-4F4D-81F7-916D3727ED09}</b:Guid>
    <b:Author>
      <b:Author>
        <b:Corporate>AWS</b:Corporate>
      </b:Author>
    </b:Author>
    <b:Title>AWS Savings Plans Overview</b:Title>
    <b:InternetSiteTitle>AWS Documenttion</b:InternetSiteTitle>
    <b:Year>2022g</b:Year>
    <b:URL>https://aws.amazon.com/savingsplans/</b:URL>
    <b:YearAccessed>2025</b:YearAccessed>
    <b:MonthAccessed>January</b:MonthAccessed>
    <b:DayAccessed>21</b:DayAccessed>
    <b:RefOrder>44</b:RefOrder>
  </b:Source>
  <b:Source>
    <b:Tag>AWS2b</b:Tag>
    <b:SourceType>DocumentFromInternetSite</b:SourceType>
    <b:Guid>{183CDDDA-2DF5-4F1E-8585-0EDBA30CE1BE}</b:Guid>
    <b:Author>
      <b:Author>
        <b:Corporate>AWS</b:Corporate>
      </b:Author>
    </b:Author>
    <b:Title>EC2 Spot Instances: Flexible and Cost-Effective</b:Title>
    <b:Year>2022h</b:Year>
    <b:URL>https://aws.amazon.com/ec2/spot/</b:URL>
    <b:YearAccessed>2025</b:YearAccessed>
    <b:MonthAccessed>January</b:MonthAccessed>
    <b:DayAccessed>21</b:DayAccessed>
    <b:InternetSiteTitle>AWS Documentation</b:InternetSiteTitle>
    <b:RefOrder>34</b:RefOrder>
  </b:Source>
  <b:Source>
    <b:Tag>AWS233</b:Tag>
    <b:SourceType>DocumentFromInternetSite</b:SourceType>
    <b:Guid>{229BB61C-CBBF-4648-9CE3-DF39146F6DCD}</b:Guid>
    <b:Author>
      <b:Author>
        <b:Corporate>AWS</b:Corporate>
      </b:Author>
    </b:Author>
    <b:Title>Amazon Forecast Documentation.</b:Title>
    <b:Year>2023a</b:Year>
    <b:URL>https://docs.aws.amazon.com/forecast/latest/dg/</b:URL>
    <b:InternetSiteTitle>AWS Documentation</b:InternetSiteTitle>
    <b:YearAccessed>2025</b:YearAccessed>
    <b:MonthAccessed>January</b:MonthAccessed>
    <b:DayAccessed>20</b:DayAccessed>
    <b:RefOrder>27</b:RefOrder>
  </b:Source>
  <b:Source>
    <b:Tag>AWS23</b:Tag>
    <b:SourceType>DocumentFromInternetSite</b:SourceType>
    <b:Guid>{B7D06DA9-7750-4E3A-9AEB-571D5E6B464A}</b:Guid>
    <b:Author>
      <b:Author>
        <b:Corporate>AWS</b:Corporate>
      </b:Author>
    </b:Author>
    <b:Title>Amazon Wickr Features and Benefits.</b:Title>
    <b:InternetSiteTitle>AWS Documentation</b:InternetSiteTitle>
    <b:Year>2023b</b:Year>
    <b:URL>https://aws.amazon.com/wickr/features/</b:URL>
    <b:YearAccessed>2025</b:YearAccessed>
    <b:MonthAccessed>January</b:MonthAccessed>
    <b:DayAccessed>21</b:DayAccessed>
    <b:RefOrder>30</b:RefOrder>
  </b:Source>
  <b:Source>
    <b:Tag>AWS232</b:Tag>
    <b:SourceType>DocumentFromInternetSite</b:SourceType>
    <b:Guid>{A9C4976B-F046-494D-A214-4BEF615F91DD}</b:Guid>
    <b:Author>
      <b:Author>
        <b:Corporate>AWS</b:Corporate>
      </b:Author>
    </b:Author>
    <b:Title>AWS IoT Core Documentation.</b:Title>
    <b:Year>2023c</b:Year>
    <b:URL>https://docs.aws.amazon.com/iot/latest/developerguide/</b:URL>
    <b:InternetSiteTitle>AWS Documentation</b:InternetSiteTitle>
    <b:YearAccessed>2025</b:YearAccessed>
    <b:MonthAccessed>January</b:MonthAccessed>
    <b:DayAccessed>20</b:DayAccessed>
    <b:RefOrder>28</b:RefOrder>
  </b:Source>
  <b:Source>
    <b:Tag>AWS234</b:Tag>
    <b:SourceType>DocumentFromInternetSite</b:SourceType>
    <b:Guid>{4EB2274B-5C6F-4566-912D-2A0E449FD9A1}</b:Guid>
    <b:Author>
      <b:Author>
        <b:Corporate>AWS</b:Corporate>
      </b:Author>
    </b:Author>
    <b:Title>AWS Supply Chain</b:Title>
    <b:Year>2023d</b:Year>
    <b:URL>https://aws.amazon.com/supply-chain/</b:URL>
    <b:InternetSiteTitle>AWS Documentation</b:InternetSiteTitle>
    <b:YearAccessed>2025</b:YearAccessed>
    <b:MonthAccessed>January</b:MonthAccessed>
    <b:DayAccessed>20</b:DayAccessed>
    <b:RefOrder>26</b:RefOrder>
  </b:Source>
  <b:Source>
    <b:Tag>AWS235</b:Tag>
    <b:SourceType>DocumentFromInternetSite</b:SourceType>
    <b:Guid>{42041C25-AA2F-4A18-9EAB-D45C39B2D617}</b:Guid>
    <b:Author>
      <b:Author>
        <b:Corporate>AWS</b:Corporate>
      </b:Author>
    </b:Author>
    <b:Title>Media Services Application Mapper on AWS</b:Title>
    <b:Year>2023e</b:Year>
    <b:InternetSiteTitle>AWS Solutions Librar</b:InternetSiteTitle>
    <b:URL>https://aws.amazon.com/solutions</b:URL>
    <b:YearAccessed>2025</b:YearAccessed>
    <b:MonthAccessed>January</b:MonthAccessed>
    <b:DayAccessed>25</b:DayAccessed>
    <b:RefOrder>51</b:RefOrder>
  </b:Source>
  <b:Source>
    <b:Tag>AWS236</b:Tag>
    <b:SourceType>DocumentFromInternetSite</b:SourceType>
    <b:Guid>{194FD60C-199A-4A6D-8457-D46638C2F800}</b:Guid>
    <b:Author>
      <b:Author>
        <b:Corporate>AWS</b:Corporate>
      </b:Author>
    </b:Author>
    <b:Title>Media Services Application Mapper on AWS</b:Title>
    <b:InternetSiteTitle>AWS Solutions Library</b:InternetSiteTitle>
    <b:Year>2023f</b:Year>
    <b:URL>https://aws.amazon.com/solutions</b:URL>
    <b:YearAccessed>2025</b:YearAccessed>
    <b:MonthAccessed>January</b:MonthAccessed>
    <b:DayAccessed>23</b:DayAccessed>
    <b:RefOrder>55</b:RefOrder>
  </b:Source>
  <b:Source>
    <b:Tag>AWS0a</b:Tag>
    <b:SourceType>DocumentFromInternetSite</b:SourceType>
    <b:Guid>{4834322B-A9AD-4CE4-9E91-4A1D850ECA3F}</b:Guid>
    <b:Author>
      <b:Author>
        <b:Corporate>AWS</b:Corporate>
      </b:Author>
    </b:Author>
    <b:Title>Savings Plans: Flexible pricing for AWS compute service</b:Title>
    <b:InternetSiteTitle>AWS Documentation</b:InternetSiteTitle>
    <b:Year>2020o</b:Year>
    <b:URL>https://aws.amazon.com/savingsplans/</b:URL>
    <b:YearAccessed>2025</b:YearAccessed>
    <b:MonthAccessed>January</b:MonthAccessed>
    <b:DayAccessed>21</b:DayAccessed>
    <b:RefOrder>45</b:RefOrder>
  </b:Source>
  <b:Source>
    <b:Tag>AWS209</b:Tag>
    <b:SourceType>DocumentFromInternetSite</b:SourceType>
    <b:Guid>{02EB479E-15A8-4025-873A-91999E506006}</b:Guid>
    <b:Author>
      <b:Author>
        <b:Corporate>AWS</b:Corporate>
      </b:Author>
    </b:Author>
    <b:Title>Using AWS Budgets to Track Cloud Costs.</b:Title>
    <b:InternetSiteTitle>AWS Documentation</b:InternetSiteTitle>
    <b:Year>2020q</b:Year>
    <b:URL>https://aws.amazon.com/aws-cost-management/aws-budgets/</b:URL>
    <b:YearAccessed>2025</b:YearAccessed>
    <b:MonthAccessed>January</b:MonthAccessed>
    <b:DayAccessed>21</b:DayAccessed>
    <b:RefOrder>37</b:RefOrder>
  </b:Source>
  <b:Source>
    <b:Tag>AWS208</b:Tag>
    <b:SourceType>DocumentFromInternetSite</b:SourceType>
    <b:Guid>{0F17FF5F-F31D-4032-A764-F7E6E9C34AB7}</b:Guid>
    <b:Author>
      <b:Author>
        <b:Corporate>AWS</b:Corporate>
      </b:Author>
    </b:Author>
    <b:Title>Using EC2 Spot Instances for Cost Savings</b:Title>
    <b:Year>2020r</b:Year>
    <b:URL>Retrieved from https://aws.amazon.com/ec2/spot/</b:URL>
    <b:YearAccessed>2025</b:YearAccessed>
    <b:MonthAccessed>January</b:MonthAccessed>
    <b:DayAccessed>21</b:DayAccessed>
    <b:InternetSiteTitle>AWS Documentation</b:InternetSiteTitle>
    <b:RefOrder>33</b:RefOrder>
  </b:Source>
  <b:Source>
    <b:Tag>AWS2t</b:Tag>
    <b:SourceType>DocumentFromInternetSite</b:SourceType>
    <b:Guid>{8056D974-E2D6-41F7-A8C7-C92B6A98A9E6}</b:Guid>
    <b:Author>
      <b:Author>
        <b:Corporate>AWS</b:Corporate>
      </b:Author>
    </b:Author>
    <b:Title>Amazon Quantum Ledger Database documentation.</b:Title>
    <b:InternetSiteTitle>AWS Documentation</b:InternetSiteTitle>
    <b:Year>2022t</b:Year>
    <b:URL>https://aws.amazon.com/qldb</b:URL>
    <b:YearAccessed>2025</b:YearAccessed>
    <b:MonthAccessed>January</b:MonthAccessed>
    <b:DayAccessed>25</b:DayAccessed>
    <b:RefOrder>64</b:RefOrder>
  </b:Source>
  <b:Source>
    <b:Tag>AWS2u</b:Tag>
    <b:SourceType>DocumentFromInternetSite</b:SourceType>
    <b:Guid>{3FC8B3AD-1334-44DA-9823-2B46C8A9A192}</b:Guid>
    <b:Author>
      <b:Author>
        <b:Corporate>AWS</b:Corporate>
      </b:Author>
    </b:Author>
    <b:Title>Amazon Managed Blockchain documentation</b:Title>
    <b:InternetSiteTitle>AWS Documentation</b:InternetSiteTitle>
    <b:Year>2022u</b:Year>
    <b:URL>https://aws.amazon.com/managed-blockchain</b:URL>
    <b:YearAccessed>2025</b:YearAccessed>
    <b:MonthAccessed>January</b:MonthAccessed>
    <b:DayAccessed>25</b:DayAccessed>
    <b:RefOrder>63</b:RefOrder>
  </b:Source>
  <b:Source>
    <b:Tag>AWS3p</b:Tag>
    <b:SourceType>DocumentFromInternetSite</b:SourceType>
    <b:Guid>{34ADAFA4-7B30-4830-9117-0BC0CA83FCDB}</b:Guid>
    <b:Author>
      <b:Author>
        <b:Corporate>AWS</b:Corporate>
      </b:Author>
    </b:Author>
    <b:Title>Building a Secure Digital ID Using Amazon Managed Blockchain</b:Title>
    <b:InternetSiteTitle>AWS Database Blog.</b:InternetSiteTitle>
    <b:Year>2023p</b:Year>
    <b:URL>https://aws.amazon.com/blogs/database</b:URL>
    <b:YearAccessed>2025</b:YearAccessed>
    <b:MonthAccessed>January</b:MonthAccessed>
    <b:DayAccessed>25</b:DayAccessed>
    <b:RefOrder>62</b:RefOrder>
  </b:Source>
  <b:Source>
    <b:Tag>AWS231</b:Tag>
    <b:SourceType>DocumentFromInternetSite</b:SourceType>
    <b:Guid>{C0DBFF9B-2014-4F4A-9AB2-729104BEFA84}</b:Guid>
    <b:Author>
      <b:Author>
        <b:Corporate>AWS</b:Corporate>
      </b:Author>
    </b:Author>
    <b:Title>AWS Wickr</b:Title>
    <b:InternetSiteTitle>AWS Documentation</b:InternetSiteTitle>
    <b:Year>2023g</b:Year>
    <b:URL>https://aws.amazon.com/wickr/</b:URL>
    <b:YearAccessed>2025</b:YearAccessed>
    <b:MonthAccessed>January</b:MonthAccessed>
    <b:DayAccessed>21</b:DayAccessed>
    <b:RefOrder>29</b:RefOrder>
  </b:Source>
  <b:Source>
    <b:Tag>AWSde2</b:Tag>
    <b:SourceType>DocumentFromInternetSite</b:SourceType>
    <b:Guid>{B3DD99A6-3E80-4AD8-9F12-C1BA92F9DC33}</b:Guid>
    <b:Author>
      <b:Author>
        <b:Corporate>AWS</b:Corporate>
      </b:Author>
    </b:Author>
    <b:Title>Amazon SES – Email Authentication.</b:Title>
    <b:Year>n.d.o</b:Year>
    <b:URL>https://aws.amazon.com/ses/dkim/</b:URL>
    <b:InternetSiteTitle>AWS Documentation</b:InternetSiteTitle>
    <b:YearAccessed>2025</b:YearAccessed>
    <b:MonthAccessed>January</b:MonthAccessed>
    <b:DayAccessed>20</b:DayAccessed>
    <b:RefOrder>18</b:RefOrder>
  </b:Source>
  <b:Source>
    <b:Tag>AWS24</b:Tag>
    <b:SourceType>DocumentFromInternetSite</b:SourceType>
    <b:Guid>{BCED67C4-C9B6-4540-894B-72BCFA0C4A7D}</b:Guid>
    <b:Title>Amazon Simple Storage Service (S3)</b:Title>
    <b:Author>
      <b:Author>
        <b:Corporate>AWS</b:Corporate>
      </b:Author>
    </b:Author>
    <b:InternetSiteTitle>AWS Documentation</b:InternetSiteTitle>
    <b:URL>https://aws.amazon.com/s3</b:URL>
    <b:YearAccessed>2024</b:YearAccessed>
    <b:MonthAccessed>October</b:MonthAccessed>
    <b:DayAccessed>04 </b:DayAccessed>
    <b:Year>n.d.q</b:Year>
    <b:RefOrder>54</b:RefOrder>
  </b:Source>
  <b:Source>
    <b:Tag>AWSnd</b:Tag>
    <b:SourceType>DocumentFromInternetSite</b:SourceType>
    <b:Guid>{3FA09E62-55AD-40AC-8DAE-33A408858747}</b:Guid>
    <b:Author>
      <b:Author>
        <b:Corporate>AWS</b:Corporate>
      </b:Author>
    </b:Author>
    <b:Title>AWS Elemental Appliances &amp; Software</b:Title>
    <b:InternetSiteTitle>AWS Documentation</b:InternetSiteTitle>
    <b:Year>n.d.l</b:Year>
    <b:URL>https://aws.amazon.com/elemental</b:URL>
    <b:YearAccessed>2025</b:YearAccessed>
    <b:MonthAccessed>January</b:MonthAccessed>
    <b:DayAccessed>25</b:DayAccessed>
    <b:RefOrder>56</b:RefOrder>
  </b:Source>
  <b:Source>
    <b:Tag>AWSds</b:Tag>
    <b:SourceType>DocumentFromInternetSite</b:SourceType>
    <b:Guid>{5BFF5A96-F885-4918-9983-68CB1990C767}</b:Guid>
    <b:Author>
      <b:Author>
        <b:Corporate>AWS</b:Corporate>
      </b:Author>
    </b:Author>
    <b:Title>AWS Elemental MediaLive</b:Title>
    <b:InternetSiteTitle>AWS Documentation</b:InternetSiteTitle>
    <b:Year>n.d.s</b:Year>
    <b:URL>https://aws.amazon.com/medialive</b:URL>
    <b:YearAccessed>2025</b:YearAccessed>
    <b:MonthAccessed>January</b:MonthAccessed>
    <b:DayAccessed>25</b:DayAccessed>
    <b:RefOrder>58</b:RefOrder>
  </b:Source>
  <b:Source>
    <b:Tag>AWSdu</b:Tag>
    <b:SourceType>DocumentFromInternetSite</b:SourceType>
    <b:Guid>{AAADA78B-E330-4E8A-938A-4C861A767BD2}</b:Guid>
    <b:Author>
      <b:Author>
        <b:Corporate>AWS</b:Corporate>
      </b:Author>
    </b:Author>
    <b:Title>AWS Elemental MediaStore</b:Title>
    <b:InternetSiteTitle>AWS Documentation</b:InternetSiteTitle>
    <b:Year>n.d.u</b:Year>
    <b:URL>https://aws.amazon.com/mediastore</b:URL>
    <b:RefOrder>60</b:RefOrder>
  </b:Source>
  <b:Source>
    <b:Tag>AWSdk</b:Tag>
    <b:SourceType>DocumentFromInternetSite</b:SourceType>
    <b:Guid>{1B166071-1724-4CB3-8DC7-ADD7252846CB}</b:Guid>
    <b:Author>
      <b:Author>
        <b:Corporate>AWS</b:Corporate>
      </b:Author>
    </b:Author>
    <b:Title>AWS Elemental MediaConvert</b:Title>
    <b:InternetSiteTitle>AWS Documentation</b:InternetSiteTitle>
    <b:Year>n.d.r</b:Year>
    <b:URL>https://aws.amazon.com/mediaconvert</b:URL>
    <b:YearAccessed>2025</b:YearAccessed>
    <b:MonthAccessed>January</b:MonthAccessed>
    <b:DayAccessed>25</b:DayAccessed>
    <b:RefOrder>57</b:RefOrder>
  </b:Source>
  <b:Source>
    <b:Tag>AWSdt</b:Tag>
    <b:SourceType>DocumentFromInternetSite</b:SourceType>
    <b:Guid>{07DDCA2F-D309-4348-B6A4-8046E2355429}</b:Guid>
    <b:Author>
      <b:Author>
        <b:Corporate>AWS</b:Corporate>
      </b:Author>
    </b:Author>
    <b:Title>AWS Elemental MediaPackage</b:Title>
    <b:InternetSiteTitle>AWS Documentation</b:InternetSiteTitle>
    <b:Year>n.d.t</b:Year>
    <b:URL>https://aws.amazon.com/mediapackage</b:URL>
    <b:YearAccessed>2025</b:YearAccessed>
    <b:MonthAccessed>January</b:MonthAccessed>
    <b:DayAccessed>25</b:DayAccessed>
    <b:RefOrder>59</b:RefOrder>
  </b:Source>
  <b:Source>
    <b:Tag>AWS251</b:Tag>
    <b:SourceType>DocumentFromInternetSite</b:SourceType>
    <b:Guid>{1263693D-B025-4F45-B064-2FF7834D656F}</b:Guid>
    <b:Author>
      <b:Author>
        <b:Corporate>AWS</b:Corporate>
      </b:Author>
    </b:Author>
    <b:Title>AWS Elemental MediaTailor</b:Title>
    <b:InternetSiteTitle>AWS Documentation</b:InternetSiteTitle>
    <b:URL>https://aws.amazon.com/mediatailor</b:URL>
    <b:YearAccessed>2025</b:YearAccessed>
    <b:MonthAccessed>January</b:MonthAccessed>
    <b:DayAccessed>15</b:DayAccessed>
    <b:Year>n.d.x</b:Year>
    <b:RefOrder>61</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DOI xmlns="5cac1967-dd4a-4e16-9d32-af0b3f9f0fa5">DOI: </DOI>
    <TaxCatchAll xmlns="8428d14a-6ee5-4069-bed7-faac44f3981b" xsi:nil="true"/>
    <lcf76f155ced4ddcb4097134ff3c332f xmlns="5cac1967-dd4a-4e16-9d32-af0b3f9f0fa5">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2" ma:contentTypeDescription="Create a new document." ma:contentTypeScope="" ma:versionID="9fe35afe6337c28b846a4155d74722ec">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46ecc2f3eed5fd0d7351ae972f8450d"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DOI"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DOI" ma:index="19" nillable="true" ma:displayName="DOI" ma:default="DOI: " ma:format="Dropdown" ma:internalName="DOI">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9365840-4CE7-495D-8EBB-1B331F243F93}">
  <ds:schemaRefs>
    <ds:schemaRef ds:uri="http://schemas.openxmlformats.org/officeDocument/2006/bibliography"/>
  </ds:schemaRefs>
</ds:datastoreItem>
</file>

<file path=customXml/itemProps2.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 ds:uri="5cac1967-dd4a-4e16-9d32-af0b3f9f0fa5"/>
    <ds:schemaRef ds:uri="8428d14a-6ee5-4069-bed7-faac44f3981b"/>
  </ds:schemaRefs>
</ds:datastoreItem>
</file>

<file path=customXml/itemProps3.xml><?xml version="1.0" encoding="utf-8"?>
<ds:datastoreItem xmlns:ds="http://schemas.openxmlformats.org/officeDocument/2006/customXml" ds:itemID="{8831D009-3381-482D-8B1B-2C1197812A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ac1967-dd4a-4e16-9d32-af0b3f9f0fa5"/>
    <ds:schemaRef ds:uri="8428d14a-6ee5-4069-bed7-faac44f39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5DF163D-97A0-46B9-B243-E5C1AFDBD59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2897</TotalTime>
  <Pages>52</Pages>
  <Words>17290</Words>
  <Characters>98557</Characters>
  <Application>Microsoft Office Word</Application>
  <DocSecurity>0</DocSecurity>
  <Lines>821</Lines>
  <Paragraphs>231</Paragraphs>
  <ScaleCrop>false</ScaleCrop>
  <HeadingPairs>
    <vt:vector size="2" baseType="variant">
      <vt:variant>
        <vt:lpstr>Title</vt:lpstr>
      </vt:variant>
      <vt:variant>
        <vt:i4>1</vt:i4>
      </vt:variant>
    </vt:vector>
  </HeadingPairs>
  <TitlesOfParts>
    <vt:vector size="1" baseType="lpstr">
      <vt:lpstr>Chapter 10: Applications for Business</vt:lpstr>
    </vt:vector>
  </TitlesOfParts>
  <Company>DOI: 10.22541/au.173679847.70922546/v1</Company>
  <LinksUpToDate>false</LinksUpToDate>
  <CharactersWithSpaces>115616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10: Applications for Business</dc:title>
  <dc:subject>AWS Master Class </dc:subject>
  <dc:creator>Paulo H. Leocadio | ORCID: 0000-0002-4992-4541</dc:creator>
  <cp:keywords/>
  <dc:description/>
  <cp:lastModifiedBy>Arya</cp:lastModifiedBy>
  <cp:revision>1521</cp:revision>
  <dcterms:created xsi:type="dcterms:W3CDTF">2025-01-20T23:13:00Z</dcterms:created>
  <dcterms:modified xsi:type="dcterms:W3CDTF">2025-04-14T11:47:00Z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DocumentId">
    <vt:lpwstr>480402c1038a0164b1f729df64100edfd6903d8b4f301de7cd15b9fa3f642f92</vt:lpwstr>
  </property>
  <property fmtid="{D5CDD505-2E9C-101B-9397-08002B2CF9AE}" pid="4" name="Order">
    <vt:r8>1907100</vt:r8>
  </property>
  <property fmtid="{D5CDD505-2E9C-101B-9397-08002B2CF9AE}" pid="5" name="ComplianceAssetId">
    <vt:lpwstr/>
  </property>
  <property fmtid="{D5CDD505-2E9C-101B-9397-08002B2CF9AE}" pid="6" name="_ExtendedDescription">
    <vt:lpwstr/>
  </property>
  <property fmtid="{D5CDD505-2E9C-101B-9397-08002B2CF9AE}" pid="7" name="TriggerFlowInfo">
    <vt:lpwstr/>
  </property>
  <property fmtid="{D5CDD505-2E9C-101B-9397-08002B2CF9AE}" pid="8" name="MediaServiceImageTags">
    <vt:lpwstr/>
  </property>
</Properties>
</file>