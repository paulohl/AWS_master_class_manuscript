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691406">
      <w:pPr>
        <w:pStyle w:val="ChapterTitleNumberBPBHEB"/>
      </w:pPr>
      <w:commentRangeStart w:id="0"/>
      <w:r w:rsidRPr="007B6325">
        <w:t xml:space="preserve">CHAPTER </w:t>
      </w:r>
      <w:r w:rsidR="004F3195" w:rsidRPr="007B6325">
        <w:t>10</w:t>
      </w:r>
      <w:r w:rsidRPr="007B6325">
        <w:t xml:space="preserve"> </w:t>
      </w:r>
      <w:commentRangeEnd w:id="0"/>
      <w:r w:rsidR="00636835">
        <w:rPr>
          <w:rStyle w:val="CommentReference"/>
          <w:rFonts w:asciiTheme="minorHAnsi" w:eastAsiaTheme="minorHAnsi" w:hAnsiTheme="minorHAnsi" w:cstheme="minorBidi"/>
          <w:bCs w:val="0"/>
          <w:smallCaps w:val="0"/>
          <w:color w:val="auto"/>
        </w:rPr>
        <w:commentReference w:id="0"/>
      </w:r>
    </w:p>
    <w:p w14:paraId="27B72D20" w14:textId="7D9F738A" w:rsidR="00B72611" w:rsidRPr="004B09D8" w:rsidRDefault="00C45145" w:rsidP="00691406">
      <w:pPr>
        <w:pStyle w:val="ChapterTitleBPBHEB"/>
      </w:pPr>
      <w:r w:rsidRPr="004B09D8">
        <w:t>Applications for Business</w:t>
      </w:r>
      <w:r w:rsidR="00B72611" w:rsidRPr="004B09D8">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pPr>
        <w:pStyle w:val="Heading1BPBHEB"/>
        <w:pPrChange w:id="1" w:author="Arya" w:date="2025-02-26T15:44:00Z" w16du:dateUtc="2025-02-26T10:14:00Z">
          <w:pPr>
            <w:pStyle w:val="Heading1"/>
          </w:pPr>
        </w:pPrChange>
      </w:pPr>
      <w:r w:rsidRPr="003D5B30">
        <w:t>Introduction</w:t>
      </w:r>
    </w:p>
    <w:p w14:paraId="468E702E" w14:textId="625FFDD5" w:rsidR="00152015" w:rsidRPr="00152015" w:rsidRDefault="00152015">
      <w:pPr>
        <w:pStyle w:val="NormalBPBHEB"/>
        <w:pPrChange w:id="2" w:author="Arya" w:date="2025-02-27T10:55:00Z" w16du:dateUtc="2025-02-27T05:25:00Z">
          <w:pPr>
            <w:pBdr>
              <w:top w:val="nil"/>
              <w:left w:val="nil"/>
              <w:bottom w:val="nil"/>
              <w:right w:val="nil"/>
              <w:between w:val="nil"/>
            </w:pBdr>
            <w:shd w:val="clear" w:color="auto" w:fill="FFFFFF"/>
            <w:spacing w:after="100" w:line="276" w:lineRule="auto"/>
            <w:jc w:val="both"/>
          </w:pPr>
        </w:pPrChange>
      </w:pPr>
      <w:r w:rsidRPr="00152015">
        <w:t xml:space="preserve">In the fast-paced world of cloud computing, businesses constantly seek innovative solutions to boost agility, reduce operational costs, and improve </w:t>
      </w:r>
      <w:r w:rsidR="00C75D83" w:rsidRPr="00152015">
        <w:t>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5F3C2E" w:rsidRPr="00152015">
        <w:t>follow</w:t>
      </w:r>
      <w:r w:rsidRPr="00152015">
        <w:t xml:space="preserve"> industry standards while </w:t>
      </w:r>
      <w:r w:rsidR="00C078F9" w:rsidRPr="00152015">
        <w:t>keeping</w:t>
      </w:r>
      <w:r w:rsidRPr="00152015">
        <w:t xml:space="preserve"> operational efficiency.</w:t>
      </w:r>
    </w:p>
    <w:p w14:paraId="6F23F432" w14:textId="77777777" w:rsidR="002C730E" w:rsidRDefault="00152015">
      <w:pPr>
        <w:pStyle w:val="NormalBPBHEB"/>
        <w:rPr>
          <w:ins w:id="3" w:author="Arya" w:date="2025-02-26T15:44:00Z" w16du:dateUtc="2025-02-26T10:14:00Z"/>
        </w:rPr>
        <w:pPrChange w:id="4" w:author="Arya" w:date="2025-02-27T10:55:00Z" w16du:dateUtc="2025-02-27T05:25:00Z">
          <w:pPr>
            <w:pBdr>
              <w:top w:val="nil"/>
              <w:left w:val="nil"/>
              <w:bottom w:val="nil"/>
              <w:right w:val="nil"/>
              <w:between w:val="nil"/>
            </w:pBdr>
            <w:shd w:val="clear" w:color="auto" w:fill="FFFFFF"/>
            <w:spacing w:after="100" w:line="276" w:lineRule="auto"/>
            <w:jc w:val="both"/>
          </w:pPr>
        </w:pPrChange>
      </w:pPr>
      <w:r w:rsidRPr="00152015">
        <w:t>This chapter highlights how AWS tools transform business processes, making it easier to collaborate, manage resources, and enhance both customer and employee experiences.</w:t>
      </w:r>
    </w:p>
    <w:p w14:paraId="7B71CF9C" w14:textId="77777777" w:rsidR="002C730E" w:rsidRDefault="002C730E">
      <w:pPr>
        <w:pStyle w:val="Heading1BPBHEB"/>
        <w:rPr>
          <w:ins w:id="5" w:author="Arya" w:date="2025-02-26T15:44:00Z" w16du:dateUtc="2025-02-26T10:14:00Z"/>
        </w:rPr>
        <w:pPrChange w:id="6" w:author="Arya" w:date="2025-02-26T15:44:00Z" w16du:dateUtc="2025-02-26T10:14:00Z">
          <w:pPr>
            <w:pBdr>
              <w:top w:val="nil"/>
              <w:left w:val="nil"/>
              <w:bottom w:val="nil"/>
              <w:right w:val="nil"/>
              <w:between w:val="nil"/>
            </w:pBdr>
            <w:shd w:val="clear" w:color="auto" w:fill="FFFFFF"/>
            <w:spacing w:after="100" w:line="276" w:lineRule="auto"/>
            <w:jc w:val="both"/>
          </w:pPr>
        </w:pPrChange>
      </w:pPr>
      <w:ins w:id="7" w:author="Arya" w:date="2025-02-26T15:44:00Z" w16du:dateUtc="2025-02-26T10:14:00Z">
        <w:r>
          <w:t>Structure</w:t>
        </w:r>
      </w:ins>
    </w:p>
    <w:p w14:paraId="61726F5F" w14:textId="31D51C96" w:rsidR="00152015" w:rsidRPr="00152015" w:rsidRDefault="00152015">
      <w:pPr>
        <w:pStyle w:val="NormalBPBHEB"/>
        <w:pPrChange w:id="8" w:author="Arya" w:date="2025-02-27T10:55:00Z" w16du:dateUtc="2025-02-27T05:25:00Z">
          <w:pPr>
            <w:pBdr>
              <w:top w:val="nil"/>
              <w:left w:val="nil"/>
              <w:bottom w:val="nil"/>
              <w:right w:val="nil"/>
              <w:between w:val="nil"/>
            </w:pBdr>
            <w:shd w:val="clear" w:color="auto" w:fill="FFFFFF"/>
            <w:spacing w:after="100" w:line="276" w:lineRule="auto"/>
            <w:jc w:val="both"/>
          </w:pPr>
        </w:pPrChange>
      </w:pPr>
      <w:del w:id="9" w:author="Arya" w:date="2025-02-26T15:44:00Z" w16du:dateUtc="2025-02-26T10:14:00Z">
        <w:r w:rsidRPr="00152015" w:rsidDel="002C730E">
          <w:delText xml:space="preserve"> </w:delText>
        </w:r>
      </w:del>
      <w:ins w:id="10" w:author="Arya" w:date="2025-02-26T15:44:00Z" w16du:dateUtc="2025-02-26T10:14:00Z">
        <w:r w:rsidR="002C730E">
          <w:t>This chapter will cover the following topics</w:t>
        </w:r>
      </w:ins>
      <w:ins w:id="11" w:author="Arya" w:date="2025-02-26T15:45:00Z" w16du:dateUtc="2025-02-26T10:15:00Z">
        <w:r w:rsidR="002C730E">
          <w:t>:</w:t>
        </w:r>
      </w:ins>
      <w:del w:id="12" w:author="Arya" w:date="2025-02-26T15:44:00Z" w16du:dateUtc="2025-02-26T10:14:00Z">
        <w:r w:rsidRPr="00152015" w:rsidDel="002C730E">
          <w:delText>We will cover the following key areas:</w:delText>
        </w:r>
      </w:del>
    </w:p>
    <w:p w14:paraId="7E278778" w14:textId="2AA141FE" w:rsidR="00152015" w:rsidRDefault="00152015">
      <w:pPr>
        <w:pStyle w:val="NormalBPBHEB"/>
        <w:numPr>
          <w:ilvl w:val="0"/>
          <w:numId w:val="35"/>
        </w:numPr>
        <w:pPrChange w:id="13" w:author="Arya" w:date="2025-02-27T10:55:00Z" w16du:dateUtc="2025-02-27T05:25: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commentRangeStart w:id="14"/>
      <w:r w:rsidRPr="00152015">
        <w:t xml:space="preserve">Business </w:t>
      </w:r>
      <w:ins w:id="15" w:author="Arya" w:date="2025-02-26T15:45:00Z" w16du:dateUtc="2025-02-26T10:15:00Z">
        <w:r w:rsidR="002C730E">
          <w:t>a</w:t>
        </w:r>
      </w:ins>
      <w:del w:id="16" w:author="Arya" w:date="2025-02-26T15:45:00Z" w16du:dateUtc="2025-02-26T10:15:00Z">
        <w:r w:rsidRPr="00152015" w:rsidDel="002C730E">
          <w:delText>A</w:delText>
        </w:r>
      </w:del>
      <w:r w:rsidRPr="00152015">
        <w:t>pplications: Tools for improving communication, collaboration, and operations</w:t>
      </w:r>
    </w:p>
    <w:p w14:paraId="2EE5A559" w14:textId="1F4D1D8A" w:rsidR="00152015" w:rsidDel="002C730E" w:rsidRDefault="00152015">
      <w:pPr>
        <w:pStyle w:val="NormalBPBHEB"/>
        <w:rPr>
          <w:del w:id="17" w:author="Arya" w:date="2025-02-26T15:45:00Z" w16du:dateUtc="2025-02-26T10:15:00Z"/>
        </w:rPr>
        <w:pPrChange w:id="18"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bookmarkStart w:id="19" w:name="_Hlk188276464"/>
      <w:del w:id="20" w:author="Arya" w:date="2025-02-26T15:45:00Z" w16du:dateUtc="2025-02-26T10:15:00Z">
        <w:r w:rsidDel="002C730E">
          <w:delText>Alexa for Business</w:delText>
        </w:r>
      </w:del>
    </w:p>
    <w:p w14:paraId="3B0506B9" w14:textId="0FD8B1C3" w:rsidR="00152015" w:rsidDel="002C730E" w:rsidRDefault="00152015">
      <w:pPr>
        <w:pStyle w:val="NormalBPBHEB"/>
        <w:rPr>
          <w:del w:id="21" w:author="Arya" w:date="2025-02-26T15:45:00Z" w16du:dateUtc="2025-02-26T10:15:00Z"/>
        </w:rPr>
        <w:pPrChange w:id="22"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23" w:author="Arya" w:date="2025-02-26T15:45:00Z" w16du:dateUtc="2025-02-26T10:15:00Z">
        <w:r w:rsidDel="002C730E">
          <w:delText>Amazon Chime</w:delText>
        </w:r>
      </w:del>
    </w:p>
    <w:p w14:paraId="4ADFB44F" w14:textId="2C45B472" w:rsidR="00152015" w:rsidDel="002C730E" w:rsidRDefault="00152015">
      <w:pPr>
        <w:pStyle w:val="NormalBPBHEB"/>
        <w:rPr>
          <w:del w:id="24" w:author="Arya" w:date="2025-02-26T15:45:00Z" w16du:dateUtc="2025-02-26T10:15:00Z"/>
        </w:rPr>
        <w:pPrChange w:id="25"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26" w:author="Arya" w:date="2025-02-26T15:45:00Z" w16du:dateUtc="2025-02-26T10:15:00Z">
        <w:r w:rsidDel="002C730E">
          <w:delText>Amazon Chime SDK</w:delText>
        </w:r>
      </w:del>
    </w:p>
    <w:p w14:paraId="03151105" w14:textId="68A791F5" w:rsidR="00152015" w:rsidDel="002C730E" w:rsidRDefault="00152015">
      <w:pPr>
        <w:pStyle w:val="NormalBPBHEB"/>
        <w:rPr>
          <w:del w:id="27" w:author="Arya" w:date="2025-02-26T15:45:00Z" w16du:dateUtc="2025-02-26T10:15:00Z"/>
        </w:rPr>
        <w:pPrChange w:id="28"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29" w:author="Arya" w:date="2025-02-26T15:45:00Z" w16du:dateUtc="2025-02-26T10:15:00Z">
        <w:r w:rsidDel="002C730E">
          <w:delText>Amazon Connect</w:delText>
        </w:r>
      </w:del>
    </w:p>
    <w:p w14:paraId="5A3AA9E2" w14:textId="6DC9987A" w:rsidR="00152015" w:rsidDel="002C730E" w:rsidRDefault="00152015">
      <w:pPr>
        <w:pStyle w:val="NormalBPBHEB"/>
        <w:rPr>
          <w:del w:id="30" w:author="Arya" w:date="2025-02-26T15:45:00Z" w16du:dateUtc="2025-02-26T10:15:00Z"/>
        </w:rPr>
        <w:pPrChange w:id="31"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32" w:author="Arya" w:date="2025-02-26T15:45:00Z" w16du:dateUtc="2025-02-26T10:15:00Z">
        <w:r w:rsidDel="002C730E">
          <w:delText>Amazon Honeycode</w:delText>
        </w:r>
      </w:del>
    </w:p>
    <w:p w14:paraId="17941E5F" w14:textId="068C9606" w:rsidR="00152015" w:rsidDel="002C730E" w:rsidRDefault="00152015">
      <w:pPr>
        <w:pStyle w:val="NormalBPBHEB"/>
        <w:rPr>
          <w:del w:id="33" w:author="Arya" w:date="2025-02-26T15:45:00Z" w16du:dateUtc="2025-02-26T10:15:00Z"/>
        </w:rPr>
        <w:pPrChange w:id="34"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35" w:author="Arya" w:date="2025-02-26T15:45:00Z" w16du:dateUtc="2025-02-26T10:15:00Z">
        <w:r w:rsidDel="002C730E">
          <w:delText>Amazon Pinpoint</w:delText>
        </w:r>
      </w:del>
    </w:p>
    <w:p w14:paraId="285DCFC5" w14:textId="4B348D7D" w:rsidR="00152015" w:rsidDel="002C730E" w:rsidRDefault="00152015">
      <w:pPr>
        <w:pStyle w:val="NormalBPBHEB"/>
        <w:rPr>
          <w:del w:id="36" w:author="Arya" w:date="2025-02-26T15:45:00Z" w16du:dateUtc="2025-02-26T10:15:00Z"/>
        </w:rPr>
        <w:pPrChange w:id="37"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38" w:author="Arya" w:date="2025-02-26T15:45:00Z" w16du:dateUtc="2025-02-26T10:15:00Z">
        <w:r w:rsidDel="002C730E">
          <w:delText>Amazon Simple Email Service (SES)</w:delText>
        </w:r>
      </w:del>
    </w:p>
    <w:p w14:paraId="31F88751" w14:textId="337902DC" w:rsidR="00152015" w:rsidDel="002C730E" w:rsidRDefault="00152015">
      <w:pPr>
        <w:pStyle w:val="NormalBPBHEB"/>
        <w:rPr>
          <w:del w:id="39" w:author="Arya" w:date="2025-02-26T15:45:00Z" w16du:dateUtc="2025-02-26T10:15:00Z"/>
        </w:rPr>
        <w:pPrChange w:id="40"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41" w:author="Arya" w:date="2025-02-26T15:45:00Z" w16du:dateUtc="2025-02-26T10:15:00Z">
        <w:r w:rsidDel="002C730E">
          <w:delText>Amazon WorkDocs</w:delText>
        </w:r>
      </w:del>
    </w:p>
    <w:p w14:paraId="266C0498" w14:textId="04773EDB" w:rsidR="00152015" w:rsidDel="002C730E" w:rsidRDefault="00152015">
      <w:pPr>
        <w:pStyle w:val="NormalBPBHEB"/>
        <w:rPr>
          <w:del w:id="42" w:author="Arya" w:date="2025-02-26T15:45:00Z" w16du:dateUtc="2025-02-26T10:15:00Z"/>
        </w:rPr>
        <w:pPrChange w:id="43"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44" w:author="Arya" w:date="2025-02-26T15:45:00Z" w16du:dateUtc="2025-02-26T10:15:00Z">
        <w:r w:rsidDel="002C730E">
          <w:delText>Amazon WorkMail</w:delText>
        </w:r>
      </w:del>
    </w:p>
    <w:p w14:paraId="18F910B7" w14:textId="07149CF5" w:rsidR="00152015" w:rsidDel="002C730E" w:rsidRDefault="00152015">
      <w:pPr>
        <w:pStyle w:val="NormalBPBHEB"/>
        <w:rPr>
          <w:del w:id="45" w:author="Arya" w:date="2025-02-26T15:45:00Z" w16du:dateUtc="2025-02-26T10:15:00Z"/>
        </w:rPr>
        <w:pPrChange w:id="46"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47" w:author="Arya" w:date="2025-02-26T15:45:00Z" w16du:dateUtc="2025-02-26T10:15:00Z">
        <w:r w:rsidDel="002C730E">
          <w:delText>AWS Supply Chain (Preview)</w:delText>
        </w:r>
      </w:del>
    </w:p>
    <w:p w14:paraId="2602F9A0" w14:textId="2C343D3F" w:rsidR="00152015" w:rsidDel="002C730E" w:rsidRDefault="00152015">
      <w:pPr>
        <w:pStyle w:val="NormalBPBHEB"/>
        <w:rPr>
          <w:del w:id="48" w:author="Arya" w:date="2025-02-26T15:45:00Z" w16du:dateUtc="2025-02-26T10:15:00Z"/>
        </w:rPr>
        <w:pPrChange w:id="49"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50" w:author="Arya" w:date="2025-02-26T15:45:00Z" w16du:dateUtc="2025-02-26T10:15:00Z">
        <w:r w:rsidDel="002C730E">
          <w:delText>AWS Wickr</w:delText>
        </w:r>
      </w:del>
    </w:p>
    <w:bookmarkEnd w:id="19"/>
    <w:p w14:paraId="4D84FF61" w14:textId="777931EB" w:rsidR="00152015" w:rsidRDefault="00152015">
      <w:pPr>
        <w:pStyle w:val="NormalBPBHEB"/>
        <w:numPr>
          <w:ilvl w:val="0"/>
          <w:numId w:val="35"/>
        </w:numPr>
        <w:pPrChange w:id="51" w:author="Arya" w:date="2025-02-27T10:55:00Z" w16du:dateUtc="2025-02-27T05:25: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52015">
        <w:t xml:space="preserve">Cloud </w:t>
      </w:r>
      <w:r w:rsidR="002C730E" w:rsidRPr="00152015">
        <w:t xml:space="preserve">financial management: </w:t>
      </w:r>
      <w:r w:rsidRPr="00152015">
        <w:t xml:space="preserve">Solutions for </w:t>
      </w:r>
      <w:r w:rsidR="005F3C2E" w:rsidRPr="00152015">
        <w:t>improving</w:t>
      </w:r>
      <w:r w:rsidRPr="00152015">
        <w:t xml:space="preserve"> costs and managing cloud spending</w:t>
      </w:r>
    </w:p>
    <w:p w14:paraId="38A1C31A" w14:textId="0B3E48A9" w:rsidR="00152015" w:rsidDel="002C730E" w:rsidRDefault="00152015">
      <w:pPr>
        <w:pStyle w:val="NormalBPBHEB"/>
        <w:rPr>
          <w:del w:id="52" w:author="Arya" w:date="2025-02-26T15:45:00Z" w16du:dateUtc="2025-02-26T10:15:00Z"/>
        </w:rPr>
        <w:pPrChange w:id="53"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54" w:author="Arya" w:date="2025-02-26T15:45:00Z" w16du:dateUtc="2025-02-26T10:15:00Z">
        <w:r w:rsidDel="002C730E">
          <w:delText>Amazon EC2 Spot Instances</w:delText>
        </w:r>
      </w:del>
    </w:p>
    <w:p w14:paraId="30C688B9" w14:textId="220848AC" w:rsidR="00152015" w:rsidDel="002C730E" w:rsidRDefault="00152015">
      <w:pPr>
        <w:pStyle w:val="NormalBPBHEB"/>
        <w:rPr>
          <w:del w:id="55" w:author="Arya" w:date="2025-02-26T15:45:00Z" w16du:dateUtc="2025-02-26T10:15:00Z"/>
        </w:rPr>
        <w:pPrChange w:id="56"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57" w:author="Arya" w:date="2025-02-26T15:45:00Z" w16du:dateUtc="2025-02-26T10:15:00Z">
        <w:r w:rsidDel="002C730E">
          <w:delText>AWS Budgets</w:delText>
        </w:r>
      </w:del>
    </w:p>
    <w:p w14:paraId="4B77F799" w14:textId="3D3A1B7C" w:rsidR="00152015" w:rsidDel="002C730E" w:rsidRDefault="00152015">
      <w:pPr>
        <w:pStyle w:val="NormalBPBHEB"/>
        <w:rPr>
          <w:del w:id="58" w:author="Arya" w:date="2025-02-26T15:45:00Z" w16du:dateUtc="2025-02-26T10:15:00Z"/>
        </w:rPr>
        <w:pPrChange w:id="59"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60" w:author="Arya" w:date="2025-02-26T15:45:00Z" w16du:dateUtc="2025-02-26T10:15:00Z">
        <w:r w:rsidDel="002C730E">
          <w:delText>AWS Cost and Usage Report</w:delText>
        </w:r>
      </w:del>
    </w:p>
    <w:p w14:paraId="546292FB" w14:textId="3EDAAF5C" w:rsidR="00152015" w:rsidDel="002C730E" w:rsidRDefault="00152015">
      <w:pPr>
        <w:pStyle w:val="NormalBPBHEB"/>
        <w:rPr>
          <w:del w:id="61" w:author="Arya" w:date="2025-02-26T15:45:00Z" w16du:dateUtc="2025-02-26T10:15:00Z"/>
        </w:rPr>
        <w:pPrChange w:id="62"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63" w:author="Arya" w:date="2025-02-26T15:45:00Z" w16du:dateUtc="2025-02-26T10:15:00Z">
        <w:r w:rsidDel="002C730E">
          <w:delText>AWS Cost Explorer</w:delText>
        </w:r>
      </w:del>
    </w:p>
    <w:p w14:paraId="64AD7E53" w14:textId="453001C5" w:rsidR="00152015" w:rsidDel="002C730E" w:rsidRDefault="00152015">
      <w:pPr>
        <w:pStyle w:val="NormalBPBHEB"/>
        <w:rPr>
          <w:del w:id="64" w:author="Arya" w:date="2025-02-26T15:45:00Z" w16du:dateUtc="2025-02-26T10:15:00Z"/>
        </w:rPr>
        <w:pPrChange w:id="65"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66" w:author="Arya" w:date="2025-02-26T15:45:00Z" w16du:dateUtc="2025-02-26T10:15:00Z">
        <w:r w:rsidDel="002C730E">
          <w:delText>Reserved Instance (RI) Reporting</w:delText>
        </w:r>
      </w:del>
    </w:p>
    <w:p w14:paraId="6ED41981" w14:textId="4886D6BE" w:rsidR="00152015" w:rsidDel="002C730E" w:rsidRDefault="00152015">
      <w:pPr>
        <w:pStyle w:val="NormalBPBHEB"/>
        <w:rPr>
          <w:del w:id="67" w:author="Arya" w:date="2025-02-26T15:45:00Z" w16du:dateUtc="2025-02-26T10:15:00Z"/>
        </w:rPr>
        <w:pPrChange w:id="68"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69" w:author="Arya" w:date="2025-02-26T15:45:00Z" w16du:dateUtc="2025-02-26T10:15:00Z">
        <w:r w:rsidDel="002C730E">
          <w:delText>Savings Plans</w:delText>
        </w:r>
      </w:del>
    </w:p>
    <w:p w14:paraId="0245FE97" w14:textId="5536185E" w:rsidR="00152015" w:rsidRDefault="00152015">
      <w:pPr>
        <w:pStyle w:val="NormalBPBHEB"/>
        <w:numPr>
          <w:ilvl w:val="0"/>
          <w:numId w:val="35"/>
        </w:numPr>
        <w:pPrChange w:id="70" w:author="Arya" w:date="2025-02-27T10:55:00Z" w16du:dateUtc="2025-02-27T05:25: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52015">
        <w:t xml:space="preserve">Media </w:t>
      </w:r>
      <w:ins w:id="71" w:author="Arya" w:date="2025-02-26T15:45:00Z" w16du:dateUtc="2025-02-26T10:15:00Z">
        <w:r w:rsidR="002C730E">
          <w:t>s</w:t>
        </w:r>
      </w:ins>
      <w:del w:id="72" w:author="Arya" w:date="2025-02-26T15:45:00Z" w16du:dateUtc="2025-02-26T10:15:00Z">
        <w:r w:rsidRPr="00152015" w:rsidDel="002C730E">
          <w:delText>S</w:delText>
        </w:r>
      </w:del>
      <w:r w:rsidRPr="00152015">
        <w:t>ervices: Tools for creating, processing, and delivering high-quality media content</w:t>
      </w:r>
    </w:p>
    <w:p w14:paraId="78940650" w14:textId="48D04D9A" w:rsidR="00152015" w:rsidDel="002C730E" w:rsidRDefault="00152015">
      <w:pPr>
        <w:pStyle w:val="NormalBPBHEB"/>
        <w:rPr>
          <w:del w:id="73" w:author="Arya" w:date="2025-02-26T15:45:00Z" w16du:dateUtc="2025-02-26T10:15:00Z"/>
        </w:rPr>
        <w:pPrChange w:id="74"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75" w:author="Arya" w:date="2025-02-26T15:45:00Z" w16du:dateUtc="2025-02-26T10:15:00Z">
        <w:r w:rsidDel="002C730E">
          <w:delText>Amazon Elastic Transcoder</w:delText>
        </w:r>
      </w:del>
    </w:p>
    <w:p w14:paraId="61C31EAD" w14:textId="36553878" w:rsidR="00152015" w:rsidDel="002C730E" w:rsidRDefault="00152015">
      <w:pPr>
        <w:pStyle w:val="NormalBPBHEB"/>
        <w:rPr>
          <w:del w:id="76" w:author="Arya" w:date="2025-02-26T15:45:00Z" w16du:dateUtc="2025-02-26T10:15:00Z"/>
        </w:rPr>
        <w:pPrChange w:id="77"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78" w:author="Arya" w:date="2025-02-26T15:45:00Z" w16du:dateUtc="2025-02-26T10:15:00Z">
        <w:r w:rsidDel="002C730E">
          <w:delText>Amazon Interactive Video Service</w:delText>
        </w:r>
      </w:del>
    </w:p>
    <w:p w14:paraId="157CB72E" w14:textId="612D6FA7" w:rsidR="00152015" w:rsidDel="002C730E" w:rsidRDefault="00152015">
      <w:pPr>
        <w:pStyle w:val="NormalBPBHEB"/>
        <w:rPr>
          <w:del w:id="79" w:author="Arya" w:date="2025-02-26T15:45:00Z" w16du:dateUtc="2025-02-26T10:15:00Z"/>
        </w:rPr>
        <w:pPrChange w:id="80"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81" w:author="Arya" w:date="2025-02-26T15:45:00Z" w16du:dateUtc="2025-02-26T10:15:00Z">
        <w:r w:rsidDel="002C730E">
          <w:delText>Amazon Kinesis Video Streams</w:delText>
        </w:r>
      </w:del>
    </w:p>
    <w:p w14:paraId="6C8C1B80" w14:textId="443FA02B" w:rsidR="00152015" w:rsidDel="002C730E" w:rsidRDefault="00152015">
      <w:pPr>
        <w:pStyle w:val="NormalBPBHEB"/>
        <w:rPr>
          <w:del w:id="82" w:author="Arya" w:date="2025-02-26T15:45:00Z" w16du:dateUtc="2025-02-26T10:15:00Z"/>
        </w:rPr>
        <w:pPrChange w:id="83"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84" w:author="Arya" w:date="2025-02-26T15:45:00Z" w16du:dateUtc="2025-02-26T10:15:00Z">
        <w:r w:rsidDel="002C730E">
          <w:delText>Amazon Nimble Studio</w:delText>
        </w:r>
      </w:del>
    </w:p>
    <w:p w14:paraId="5607FBC1" w14:textId="3D741E3F" w:rsidR="00152015" w:rsidDel="002C730E" w:rsidRDefault="00152015">
      <w:pPr>
        <w:pStyle w:val="NormalBPBHEB"/>
        <w:rPr>
          <w:del w:id="85" w:author="Arya" w:date="2025-02-26T15:45:00Z" w16du:dateUtc="2025-02-26T10:15:00Z"/>
        </w:rPr>
        <w:pPrChange w:id="86"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87" w:author="Arya" w:date="2025-02-26T15:45:00Z" w16du:dateUtc="2025-02-26T10:15:00Z">
        <w:r w:rsidDel="002C730E">
          <w:delText>AWS Elemental Appliances &amp; Software</w:delText>
        </w:r>
      </w:del>
    </w:p>
    <w:p w14:paraId="0B51F781" w14:textId="1D10A6EF" w:rsidR="00152015" w:rsidDel="002C730E" w:rsidRDefault="00152015">
      <w:pPr>
        <w:pStyle w:val="NormalBPBHEB"/>
        <w:rPr>
          <w:del w:id="88" w:author="Arya" w:date="2025-02-26T15:45:00Z" w16du:dateUtc="2025-02-26T10:15:00Z"/>
        </w:rPr>
        <w:pPrChange w:id="89"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90" w:author="Arya" w:date="2025-02-26T15:45:00Z" w16du:dateUtc="2025-02-26T10:15:00Z">
        <w:r w:rsidDel="002C730E">
          <w:delText>AWS Elemental MediaConnect</w:delText>
        </w:r>
      </w:del>
    </w:p>
    <w:p w14:paraId="6290C1EA" w14:textId="2A0CB650" w:rsidR="00152015" w:rsidDel="002C730E" w:rsidRDefault="00152015">
      <w:pPr>
        <w:pStyle w:val="NormalBPBHEB"/>
        <w:rPr>
          <w:del w:id="91" w:author="Arya" w:date="2025-02-26T15:45:00Z" w16du:dateUtc="2025-02-26T10:15:00Z"/>
        </w:rPr>
        <w:pPrChange w:id="92"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93" w:author="Arya" w:date="2025-02-26T15:45:00Z" w16du:dateUtc="2025-02-26T10:15:00Z">
        <w:r w:rsidDel="002C730E">
          <w:delText>AWS Elemental MediaConvert</w:delText>
        </w:r>
      </w:del>
    </w:p>
    <w:p w14:paraId="666C14BC" w14:textId="516F2951" w:rsidR="00152015" w:rsidDel="002C730E" w:rsidRDefault="00152015">
      <w:pPr>
        <w:pStyle w:val="NormalBPBHEB"/>
        <w:rPr>
          <w:del w:id="94" w:author="Arya" w:date="2025-02-26T15:45:00Z" w16du:dateUtc="2025-02-26T10:15:00Z"/>
        </w:rPr>
        <w:pPrChange w:id="95"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96" w:author="Arya" w:date="2025-02-26T15:45:00Z" w16du:dateUtc="2025-02-26T10:15:00Z">
        <w:r w:rsidDel="002C730E">
          <w:delText>AWS Elemental MediaLive</w:delText>
        </w:r>
      </w:del>
    </w:p>
    <w:p w14:paraId="5B644B42" w14:textId="4178DA0C" w:rsidR="00152015" w:rsidDel="002C730E" w:rsidRDefault="00152015">
      <w:pPr>
        <w:pStyle w:val="NormalBPBHEB"/>
        <w:rPr>
          <w:del w:id="97" w:author="Arya" w:date="2025-02-26T15:45:00Z" w16du:dateUtc="2025-02-26T10:15:00Z"/>
        </w:rPr>
        <w:pPrChange w:id="98"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99" w:author="Arya" w:date="2025-02-26T15:45:00Z" w16du:dateUtc="2025-02-26T10:15:00Z">
        <w:r w:rsidDel="002C730E">
          <w:delText>AWS Elemental MediaPackage</w:delText>
        </w:r>
      </w:del>
    </w:p>
    <w:p w14:paraId="31A81073" w14:textId="537588DB" w:rsidR="00152015" w:rsidDel="002C730E" w:rsidRDefault="00152015">
      <w:pPr>
        <w:pStyle w:val="NormalBPBHEB"/>
        <w:rPr>
          <w:del w:id="100" w:author="Arya" w:date="2025-02-26T15:45:00Z" w16du:dateUtc="2025-02-26T10:15:00Z"/>
        </w:rPr>
        <w:pPrChange w:id="101"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102" w:author="Arya" w:date="2025-02-26T15:45:00Z" w16du:dateUtc="2025-02-26T10:15:00Z">
        <w:r w:rsidDel="002C730E">
          <w:delText>AWS Elemental MediaStore</w:delText>
        </w:r>
      </w:del>
    </w:p>
    <w:p w14:paraId="178BCDB8" w14:textId="67C09C80" w:rsidR="00152015" w:rsidDel="002C730E" w:rsidRDefault="00152015">
      <w:pPr>
        <w:pStyle w:val="NormalBPBHEB"/>
        <w:rPr>
          <w:del w:id="103" w:author="Arya" w:date="2025-02-26T15:45:00Z" w16du:dateUtc="2025-02-26T10:15:00Z"/>
        </w:rPr>
        <w:pPrChange w:id="104" w:author="Arya" w:date="2025-02-27T10:55:00Z" w16du:dateUtc="2025-02-27T05:25: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105" w:author="Arya" w:date="2025-02-26T15:45:00Z" w16du:dateUtc="2025-02-26T10:15:00Z">
        <w:r w:rsidDel="002C730E">
          <w:delText>AWS Elemental MediaTailor</w:delText>
        </w:r>
      </w:del>
    </w:p>
    <w:p w14:paraId="52448BDF" w14:textId="77777777" w:rsidR="00152015" w:rsidRDefault="00152015">
      <w:pPr>
        <w:pStyle w:val="NormalBPBHEB"/>
        <w:numPr>
          <w:ilvl w:val="0"/>
          <w:numId w:val="35"/>
        </w:numPr>
        <w:pPrChange w:id="106" w:author="Arya" w:date="2025-02-27T10:55:00Z" w16du:dateUtc="2025-02-27T05:25: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52015">
        <w:t>Blockchain: Services for building decentralized applications with transparency and security</w:t>
      </w:r>
      <w:commentRangeEnd w:id="14"/>
      <w:r w:rsidR="002C730E">
        <w:rPr>
          <w:rStyle w:val="CommentReference"/>
        </w:rPr>
        <w:commentReference w:id="14"/>
      </w:r>
    </w:p>
    <w:p w14:paraId="45EBE9C5" w14:textId="05F51D2C" w:rsidR="00B446B5" w:rsidDel="002C730E" w:rsidRDefault="00B446B5">
      <w:pPr>
        <w:pStyle w:val="Heading1BPBHEB"/>
        <w:rPr>
          <w:del w:id="107" w:author="Arya" w:date="2025-02-26T15:45:00Z" w16du:dateUtc="2025-02-26T10:15:00Z"/>
        </w:rPr>
        <w:pPrChange w:id="108" w:author="Arya" w:date="2025-02-26T15:47:00Z" w16du:dateUtc="2025-02-26T10:17: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109" w:author="Arya" w:date="2025-02-26T15:45:00Z" w16du:dateUtc="2025-02-26T10:15:00Z">
        <w:r w:rsidDel="002C730E">
          <w:delText>Amazon Managed Blockchain</w:delText>
        </w:r>
      </w:del>
    </w:p>
    <w:p w14:paraId="067408AE" w14:textId="17AC072F" w:rsidR="00B446B5" w:rsidRPr="007E3180" w:rsidDel="002C730E" w:rsidRDefault="00B446B5">
      <w:pPr>
        <w:pStyle w:val="Heading1BPBHEB"/>
        <w:rPr>
          <w:del w:id="110" w:author="Arya" w:date="2025-02-26T15:45:00Z" w16du:dateUtc="2025-02-26T10:15:00Z"/>
          <w:lang w:val="pt-BR"/>
        </w:rPr>
        <w:pPrChange w:id="111" w:author="Arya" w:date="2025-02-26T15:47:00Z" w16du:dateUtc="2025-02-26T10:17:00Z">
          <w:pPr>
            <w:pStyle w:val="ListParagraph"/>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del w:id="112" w:author="Arya" w:date="2025-02-26T15:45:00Z" w16du:dateUtc="2025-02-26T10:15:00Z">
        <w:r w:rsidRPr="007E3180" w:rsidDel="002C730E">
          <w:rPr>
            <w:lang w:val="pt-BR"/>
          </w:rPr>
          <w:delText>Amazon Quantum Ledger Database (QLDB)</w:delText>
        </w:r>
      </w:del>
    </w:p>
    <w:p w14:paraId="3BBFF0B1" w14:textId="0D7A218C" w:rsidR="00465AF8" w:rsidRPr="00244C3E" w:rsidRDefault="002C730E">
      <w:pPr>
        <w:pStyle w:val="Heading1BPBHEB"/>
        <w:pPrChange w:id="113" w:author="Arya" w:date="2025-02-26T15:47:00Z" w16du:dateUtc="2025-02-26T10:17:00Z">
          <w:pPr>
            <w:pStyle w:val="Heading2"/>
          </w:pPr>
        </w:pPrChange>
      </w:pPr>
      <w:ins w:id="114" w:author="Arya" w:date="2025-02-26T15:47:00Z" w16du:dateUtc="2025-02-26T10:17:00Z">
        <w:r>
          <w:t>O</w:t>
        </w:r>
      </w:ins>
      <w:del w:id="115" w:author="Arya" w:date="2025-02-26T15:47:00Z" w16du:dateUtc="2025-02-26T10:17:00Z">
        <w:r w:rsidR="005401C3" w:rsidRPr="00244C3E" w:rsidDel="002C730E">
          <w:delText>Learning o</w:delText>
        </w:r>
      </w:del>
      <w:r w:rsidR="005401C3" w:rsidRPr="00244C3E">
        <w:t>bjectives</w:t>
      </w:r>
    </w:p>
    <w:p w14:paraId="18E07737" w14:textId="0430A45F" w:rsidR="00B446B5" w:rsidRPr="00B446B5" w:rsidRDefault="00B446B5">
      <w:pPr>
        <w:pStyle w:val="NormalBPBHEB"/>
        <w:numPr>
          <w:ilvl w:val="0"/>
          <w:numId w:val="34"/>
        </w:numPr>
        <w:pPrChange w:id="116" w:author="Arya" w:date="2025-02-27T10:55:00Z" w16du:dateUtc="2025-02-27T05:25:00Z">
          <w:pPr>
            <w:keepNext/>
            <w:keepLines/>
            <w:spacing w:before="40" w:after="0"/>
            <w:outlineLvl w:val="1"/>
          </w:pPr>
        </w:pPrChange>
      </w:pPr>
      <w:r w:rsidRPr="00B446B5">
        <w:t>By the end of this chapter, you will:</w:t>
      </w:r>
    </w:p>
    <w:p w14:paraId="764A2E40" w14:textId="77777777" w:rsidR="00B446B5" w:rsidRPr="00B446B5" w:rsidRDefault="00B446B5">
      <w:pPr>
        <w:pStyle w:val="NormalBPBHEB"/>
        <w:numPr>
          <w:ilvl w:val="0"/>
          <w:numId w:val="34"/>
        </w:numPr>
        <w:pPrChange w:id="117" w:author="Arya" w:date="2025-02-27T10:55:00Z" w16du:dateUtc="2025-02-27T05:25:00Z">
          <w:pPr>
            <w:keepNext/>
            <w:keepLines/>
            <w:numPr>
              <w:numId w:val="2"/>
            </w:numPr>
            <w:tabs>
              <w:tab w:val="num" w:pos="720"/>
            </w:tabs>
            <w:spacing w:before="40" w:after="0"/>
            <w:ind w:left="720" w:hanging="360"/>
            <w:jc w:val="both"/>
            <w:outlineLvl w:val="1"/>
          </w:pPr>
        </w:pPrChange>
      </w:pPr>
      <w:commentRangeStart w:id="118"/>
      <w:r w:rsidRPr="00B446B5">
        <w:lastRenderedPageBreak/>
        <w:t>Understand how AWS business applications enhance workplace efficiency and collaboration.</w:t>
      </w:r>
    </w:p>
    <w:p w14:paraId="16DD5313" w14:textId="1C9EABAA" w:rsidR="00B446B5" w:rsidRPr="00B446B5" w:rsidRDefault="00B446B5">
      <w:pPr>
        <w:pStyle w:val="NormalBPBHEB"/>
        <w:numPr>
          <w:ilvl w:val="0"/>
          <w:numId w:val="34"/>
        </w:numPr>
        <w:pPrChange w:id="119" w:author="Arya" w:date="2025-02-27T10:55:00Z" w16du:dateUtc="2025-02-27T05:25:00Z">
          <w:pPr>
            <w:keepNext/>
            <w:keepLines/>
            <w:numPr>
              <w:numId w:val="2"/>
            </w:numPr>
            <w:tabs>
              <w:tab w:val="num" w:pos="720"/>
            </w:tabs>
            <w:spacing w:before="40" w:after="0"/>
            <w:ind w:left="720" w:hanging="360"/>
            <w:jc w:val="both"/>
            <w:outlineLvl w:val="1"/>
          </w:pPr>
        </w:pPrChange>
      </w:pPr>
      <w:r w:rsidRPr="00B446B5">
        <w:t xml:space="preserve">Gain insight into cloud </w:t>
      </w:r>
      <w:r w:rsidR="000E43C8" w:rsidRPr="00B446B5">
        <w:t>monetary management</w:t>
      </w:r>
      <w:r w:rsidRPr="00B446B5">
        <w:t xml:space="preserve"> practices using AWS tools.</w:t>
      </w:r>
    </w:p>
    <w:p w14:paraId="43C8C343" w14:textId="77777777" w:rsidR="00B446B5" w:rsidRPr="00B446B5" w:rsidRDefault="00B446B5">
      <w:pPr>
        <w:pStyle w:val="NormalBPBHEB"/>
        <w:numPr>
          <w:ilvl w:val="0"/>
          <w:numId w:val="34"/>
        </w:numPr>
        <w:pPrChange w:id="120" w:author="Arya" w:date="2025-02-27T10:55:00Z" w16du:dateUtc="2025-02-27T05:25:00Z">
          <w:pPr>
            <w:keepNext/>
            <w:keepLines/>
            <w:numPr>
              <w:numId w:val="2"/>
            </w:numPr>
            <w:tabs>
              <w:tab w:val="num" w:pos="720"/>
            </w:tabs>
            <w:spacing w:before="40" w:after="0"/>
            <w:ind w:left="720" w:hanging="360"/>
            <w:jc w:val="both"/>
            <w:outlineLvl w:val="1"/>
          </w:pPr>
        </w:pPrChange>
      </w:pPr>
      <w:r w:rsidRPr="00B446B5">
        <w:t>Learn how AWS media services support the creation, processing, and delivery of media content.</w:t>
      </w:r>
    </w:p>
    <w:p w14:paraId="68B8E8BE" w14:textId="3EAA132F" w:rsidR="00B446B5" w:rsidRPr="00B446B5" w:rsidDel="00E85D25" w:rsidRDefault="00B446B5">
      <w:pPr>
        <w:pStyle w:val="NormalBPBHEB"/>
        <w:rPr>
          <w:del w:id="121" w:author="Arya" w:date="2025-02-26T15:49:00Z" w16du:dateUtc="2025-02-26T10:19:00Z"/>
        </w:rPr>
        <w:pPrChange w:id="122" w:author="Arya" w:date="2025-02-27T10:55:00Z" w16du:dateUtc="2025-02-27T05:25:00Z">
          <w:pPr>
            <w:keepNext/>
            <w:keepLines/>
            <w:numPr>
              <w:numId w:val="2"/>
            </w:numPr>
            <w:tabs>
              <w:tab w:val="num" w:pos="720"/>
            </w:tabs>
            <w:spacing w:before="40" w:after="0"/>
            <w:ind w:left="720" w:hanging="360"/>
            <w:jc w:val="both"/>
            <w:outlineLvl w:val="1"/>
          </w:pPr>
        </w:pPrChange>
      </w:pPr>
      <w:r w:rsidRPr="00B446B5">
        <w:t>Explore how AWS blockchain solutions enable businesses to develop decentralized applications.</w:t>
      </w:r>
      <w:commentRangeEnd w:id="118"/>
      <w:r w:rsidR="00E85D25">
        <w:rPr>
          <w:rStyle w:val="CommentReference"/>
        </w:rPr>
        <w:commentReference w:id="118"/>
      </w:r>
    </w:p>
    <w:p w14:paraId="70E9B569" w14:textId="77777777" w:rsidR="00B446B5" w:rsidRPr="005243E7" w:rsidDel="00E85D25" w:rsidRDefault="00B446B5">
      <w:pPr>
        <w:pStyle w:val="NormalBPBHEB"/>
        <w:rPr>
          <w:del w:id="123" w:author="Arya" w:date="2025-02-26T15:49:00Z" w16du:dateUtc="2025-02-26T10:19:00Z"/>
        </w:rPr>
        <w:pPrChange w:id="124" w:author="Arya" w:date="2025-02-27T10:55:00Z" w16du:dateUtc="2025-02-27T05:25:00Z">
          <w:pPr>
            <w:keepNext/>
            <w:keepLines/>
            <w:spacing w:before="40" w:after="0"/>
            <w:outlineLvl w:val="1"/>
          </w:pPr>
        </w:pPrChange>
      </w:pPr>
    </w:p>
    <w:p w14:paraId="4CF5936B" w14:textId="77777777" w:rsidR="002B5C88" w:rsidRDefault="002B5C88">
      <w:pPr>
        <w:pStyle w:val="NormalBPBHEB"/>
        <w:pPrChange w:id="125" w:author="Arya" w:date="2025-02-27T10:55:00Z" w16du:dateUtc="2025-02-27T05:25:00Z">
          <w:pPr>
            <w:pStyle w:val="Title"/>
          </w:pPr>
        </w:pPrChange>
      </w:pPr>
    </w:p>
    <w:p w14:paraId="4BCC1732" w14:textId="4AC171BC" w:rsidR="00B446B5" w:rsidRDefault="00E85D25">
      <w:pPr>
        <w:pStyle w:val="Heading1BPBHEB"/>
        <w:pPrChange w:id="126" w:author="Arya" w:date="2025-02-26T15:49:00Z" w16du:dateUtc="2025-02-26T10:19:00Z">
          <w:pPr>
            <w:pStyle w:val="Title"/>
          </w:pPr>
        </w:pPrChange>
      </w:pPr>
      <w:commentRangeStart w:id="127"/>
      <w:ins w:id="128" w:author="Arya" w:date="2025-02-26T15:49:00Z" w16du:dateUtc="2025-02-26T10:19:00Z">
        <w:r>
          <w:t>P</w:t>
        </w:r>
      </w:ins>
      <w:del w:id="129" w:author="Arya" w:date="2025-02-26T15:49:00Z" w16du:dateUtc="2025-02-26T10:19:00Z">
        <w:r w:rsidDel="00E85D25">
          <w:delText>p</w:delText>
        </w:r>
      </w:del>
      <w:r>
        <w:t xml:space="preserve">art 1: </w:t>
      </w:r>
      <w:ins w:id="130" w:author="Arya" w:date="2025-02-26T15:49:00Z" w16du:dateUtc="2025-02-26T10:19:00Z">
        <w:r>
          <w:t>B</w:t>
        </w:r>
      </w:ins>
      <w:del w:id="131" w:author="Arya" w:date="2025-02-26T15:49:00Z" w16du:dateUtc="2025-02-26T10:19:00Z">
        <w:r w:rsidDel="00E85D25">
          <w:delText>b</w:delText>
        </w:r>
      </w:del>
      <w:r>
        <w:t xml:space="preserve">usiness applications </w:t>
      </w:r>
      <w:r>
        <w:br/>
      </w:r>
      <w:r w:rsidRPr="00B446B5">
        <w:t>empowering collaboration and efficiency</w:t>
      </w:r>
      <w:commentRangeEnd w:id="127"/>
      <w:r>
        <w:rPr>
          <w:rStyle w:val="CommentReference"/>
          <w:rFonts w:eastAsiaTheme="minorHAnsi" w:cstheme="minorBidi"/>
          <w:b w:val="0"/>
          <w:color w:val="000000" w:themeColor="text1"/>
        </w:rPr>
        <w:commentReference w:id="127"/>
      </w:r>
    </w:p>
    <w:p w14:paraId="00C6D2FF" w14:textId="57DD480D" w:rsidR="00B446B5" w:rsidRPr="00B446B5" w:rsidRDefault="00B446B5">
      <w:pPr>
        <w:pStyle w:val="NormalBPBHEB"/>
        <w:pPrChange w:id="132" w:author="Arya" w:date="2025-02-26T15:53:00Z" w16du:dateUtc="2025-02-26T10:23:00Z">
          <w:pPr>
            <w:jc w:val="both"/>
          </w:pPr>
        </w:pPrChange>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explore key AWS business applications, their challenges, best practices, and real-life use cases.</w:t>
      </w:r>
    </w:p>
    <w:p w14:paraId="66994365" w14:textId="790FA3A2" w:rsidR="00B446B5" w:rsidRPr="00244C3E" w:rsidRDefault="00B446B5">
      <w:pPr>
        <w:pStyle w:val="Heading2BPBHEB"/>
        <w:pPrChange w:id="133" w:author="Arya" w:date="2025-02-26T15:54:00Z" w16du:dateUtc="2025-02-26T10:24:00Z">
          <w:pPr>
            <w:pStyle w:val="Heading2"/>
          </w:pPr>
        </w:pPrChange>
      </w:pPr>
      <w:r w:rsidRPr="00244C3E">
        <w:t xml:space="preserve">Challenges in </w:t>
      </w:r>
      <w:ins w:id="134" w:author="Arya" w:date="2025-02-26T15:53:00Z" w16du:dateUtc="2025-02-26T10:23:00Z">
        <w:r w:rsidR="007B79C7">
          <w:t>b</w:t>
        </w:r>
      </w:ins>
      <w:del w:id="135" w:author="Arya" w:date="2025-02-26T15:53:00Z" w16du:dateUtc="2025-02-26T10:23:00Z">
        <w:r w:rsidRPr="00244C3E" w:rsidDel="007B79C7">
          <w:delText>B</w:delText>
        </w:r>
      </w:del>
      <w:r w:rsidRPr="00244C3E">
        <w:t xml:space="preserve">usiness </w:t>
      </w:r>
      <w:ins w:id="136" w:author="Arya" w:date="2025-02-26T15:53:00Z" w16du:dateUtc="2025-02-26T10:23:00Z">
        <w:r w:rsidR="007B79C7">
          <w:t>a</w:t>
        </w:r>
      </w:ins>
      <w:del w:id="137" w:author="Arya" w:date="2025-02-26T15:53:00Z" w16du:dateUtc="2025-02-26T10:23:00Z">
        <w:r w:rsidRPr="00244C3E" w:rsidDel="007B79C7">
          <w:delText>A</w:delText>
        </w:r>
      </w:del>
      <w:r w:rsidRPr="00244C3E">
        <w:t>pplications</w:t>
      </w:r>
    </w:p>
    <w:p w14:paraId="20BB73D4" w14:textId="30805412" w:rsidR="00B446B5" w:rsidRPr="00B446B5" w:rsidRDefault="00B446B5">
      <w:pPr>
        <w:pStyle w:val="NormalBPBHEB"/>
        <w:numPr>
          <w:ilvl w:val="0"/>
          <w:numId w:val="33"/>
        </w:numPr>
        <w:pPrChange w:id="138" w:author="Arya" w:date="2025-02-27T10:55:00Z" w16du:dateUtc="2025-02-27T05:25:00Z">
          <w:pPr>
            <w:jc w:val="both"/>
          </w:pPr>
        </w:pPrChange>
      </w:pPr>
      <w:commentRangeStart w:id="139"/>
      <w:r w:rsidRPr="007B79C7">
        <w:rPr>
          <w:b/>
          <w:bCs/>
        </w:rPr>
        <w:t xml:space="preserve">Fragmented </w:t>
      </w:r>
      <w:ins w:id="140" w:author="Arya" w:date="2025-02-26T15:54:00Z" w16du:dateUtc="2025-02-26T10:24:00Z">
        <w:r w:rsidR="007B79C7" w:rsidRPr="007B79C7">
          <w:rPr>
            <w:b/>
            <w:bCs/>
          </w:rPr>
          <w:t>c</w:t>
        </w:r>
      </w:ins>
      <w:del w:id="141" w:author="Arya" w:date="2025-02-26T15:54:00Z" w16du:dateUtc="2025-02-26T10:24:00Z">
        <w:r w:rsidRPr="007B79C7" w:rsidDel="007B79C7">
          <w:rPr>
            <w:b/>
            <w:bCs/>
          </w:rPr>
          <w:delText>C</w:delText>
        </w:r>
      </w:del>
      <w:r w:rsidRPr="007B79C7">
        <w:rPr>
          <w:b/>
          <w:bCs/>
        </w:rPr>
        <w:t>ommunication:</w:t>
      </w:r>
      <w:r w:rsidRPr="00B446B5">
        <w:t xml:space="preserve"> </w:t>
      </w:r>
      <w:commentRangeEnd w:id="139"/>
      <w:r w:rsidR="007B79C7">
        <w:rPr>
          <w:rStyle w:val="CommentReference"/>
        </w:rPr>
        <w:commentReference w:id="139"/>
      </w:r>
      <w:r w:rsidR="00FD0455">
        <w:t>Different</w:t>
      </w:r>
      <w:r w:rsidRPr="00B446B5">
        <w:t xml:space="preserve"> businesses struggle with siloed communication channels, leading to inefficiencies and delays.</w:t>
      </w:r>
    </w:p>
    <w:p w14:paraId="52574DCD" w14:textId="5CB0F34A" w:rsidR="00B446B5" w:rsidRPr="00B446B5" w:rsidRDefault="00B446B5">
      <w:pPr>
        <w:pStyle w:val="NormalBPBHEB"/>
        <w:numPr>
          <w:ilvl w:val="0"/>
          <w:numId w:val="33"/>
        </w:numPr>
        <w:pPrChange w:id="142" w:author="Arya" w:date="2025-02-27T10:55:00Z" w16du:dateUtc="2025-02-27T05:25:00Z">
          <w:pPr>
            <w:jc w:val="both"/>
          </w:pPr>
        </w:pPrChange>
      </w:pPr>
      <w:r w:rsidRPr="007B79C7">
        <w:rPr>
          <w:b/>
          <w:bCs/>
        </w:rPr>
        <w:t xml:space="preserve">Manual </w:t>
      </w:r>
      <w:ins w:id="143" w:author="Arya" w:date="2025-02-26T15:54:00Z" w16du:dateUtc="2025-02-26T10:24:00Z">
        <w:r w:rsidR="007B79C7" w:rsidRPr="007B79C7">
          <w:rPr>
            <w:b/>
            <w:bCs/>
          </w:rPr>
          <w:t>p</w:t>
        </w:r>
      </w:ins>
      <w:del w:id="144" w:author="Arya" w:date="2025-02-26T15:54:00Z" w16du:dateUtc="2025-02-26T10:24:00Z">
        <w:r w:rsidRPr="007B79C7" w:rsidDel="007B79C7">
          <w:rPr>
            <w:b/>
            <w:bCs/>
          </w:rPr>
          <w:delText>P</w:delText>
        </w:r>
      </w:del>
      <w:r w:rsidRPr="007B79C7">
        <w:rPr>
          <w:b/>
          <w:bCs/>
        </w:rPr>
        <w:t>rocesses:</w:t>
      </w:r>
      <w:r w:rsidRPr="00B446B5">
        <w:t xml:space="preserve"> Traditional workflows often require manual intervention, which can lead to errors and hinder scalability.</w:t>
      </w:r>
    </w:p>
    <w:p w14:paraId="06B8EB35" w14:textId="6A34CC23" w:rsidR="00B446B5" w:rsidRDefault="00B446B5">
      <w:pPr>
        <w:pStyle w:val="NormalBPBHEB"/>
        <w:numPr>
          <w:ilvl w:val="0"/>
          <w:numId w:val="33"/>
        </w:numPr>
        <w:pPrChange w:id="145" w:author="Arya" w:date="2025-02-27T10:55:00Z" w16du:dateUtc="2025-02-27T05:25:00Z">
          <w:pPr>
            <w:jc w:val="both"/>
          </w:pPr>
        </w:pPrChange>
      </w:pPr>
      <w:r w:rsidRPr="007B79C7">
        <w:rPr>
          <w:b/>
          <w:bCs/>
        </w:rPr>
        <w:t xml:space="preserve">Lack of </w:t>
      </w:r>
      <w:ins w:id="146" w:author="Arya" w:date="2025-02-26T15:54:00Z" w16du:dateUtc="2025-02-26T10:24:00Z">
        <w:r w:rsidR="007B79C7" w:rsidRPr="007B79C7">
          <w:rPr>
            <w:b/>
            <w:bCs/>
          </w:rPr>
          <w:t>i</w:t>
        </w:r>
      </w:ins>
      <w:del w:id="147" w:author="Arya" w:date="2025-02-26T15:54:00Z" w16du:dateUtc="2025-02-26T10:24:00Z">
        <w:r w:rsidRPr="007B79C7" w:rsidDel="007B79C7">
          <w:rPr>
            <w:b/>
            <w:bCs/>
          </w:rPr>
          <w:delText>I</w:delText>
        </w:r>
      </w:del>
      <w:r w:rsidRPr="007B79C7">
        <w:rPr>
          <w:b/>
          <w:bCs/>
        </w:rPr>
        <w:t>ntegration:</w:t>
      </w:r>
      <w:r w:rsidRPr="00B446B5">
        <w:t xml:space="preserve"> Disconnected tools and applications can result in lost productivity and poor user </w:t>
      </w:r>
      <w:r w:rsidR="00C75D83" w:rsidRPr="00B446B5">
        <w:t>experience</w:t>
      </w:r>
      <w:r w:rsidRPr="00B446B5">
        <w:t>.</w:t>
      </w:r>
    </w:p>
    <w:p w14:paraId="3B69DDB4" w14:textId="202E81EB" w:rsidR="00216446" w:rsidRPr="00216446" w:rsidRDefault="00216446" w:rsidP="00216446">
      <w:pPr>
        <w:pStyle w:val="NormalBPBHEB"/>
      </w:pPr>
      <w:r w:rsidRPr="00532B63">
        <w:rPr>
          <w:i/>
          <w:iCs/>
          <w:rPrChange w:id="148" w:author="Arya" w:date="2025-02-27T10:55:00Z" w16du:dateUtc="2025-02-27T05:25:00Z">
            <w:rPr>
              <w:b/>
              <w:bCs/>
            </w:rPr>
          </w:rPrChange>
        </w:rPr>
        <w:t xml:space="preserve">Figure </w:t>
      </w:r>
      <w:del w:id="149" w:author="Arya" w:date="2025-02-27T10:54:00Z" w16du:dateUtc="2025-02-27T05:24:00Z">
        <w:r w:rsidRPr="00532B63" w:rsidDel="00532B63">
          <w:rPr>
            <w:i/>
            <w:iCs/>
            <w:rPrChange w:id="150" w:author="Arya" w:date="2025-02-27T10:55:00Z" w16du:dateUtc="2025-02-27T05:25:00Z">
              <w:rPr>
                <w:b/>
                <w:bCs/>
              </w:rPr>
            </w:rPrChange>
          </w:rPr>
          <w:fldChar w:fldCharType="begin"/>
        </w:r>
        <w:r w:rsidRPr="00532B63" w:rsidDel="00532B63">
          <w:rPr>
            <w:i/>
            <w:iCs/>
            <w:rPrChange w:id="151" w:author="Arya" w:date="2025-02-27T10:55:00Z" w16du:dateUtc="2025-02-27T05:25:00Z">
              <w:rPr>
                <w:b/>
                <w:bCs/>
              </w:rPr>
            </w:rPrChange>
          </w:rPr>
          <w:delInstrText xml:space="preserve"> SEQ Figure \* ARABIC </w:delInstrText>
        </w:r>
        <w:r w:rsidRPr="00532B63" w:rsidDel="00532B63">
          <w:rPr>
            <w:i/>
            <w:iCs/>
            <w:rPrChange w:id="152" w:author="Arya" w:date="2025-02-27T10:55:00Z" w16du:dateUtc="2025-02-27T05:25:00Z">
              <w:rPr>
                <w:b/>
                <w:bCs/>
              </w:rPr>
            </w:rPrChange>
          </w:rPr>
          <w:fldChar w:fldCharType="separate"/>
        </w:r>
        <w:r w:rsidRPr="00532B63" w:rsidDel="00532B63">
          <w:rPr>
            <w:i/>
            <w:iCs/>
            <w:rPrChange w:id="153" w:author="Arya" w:date="2025-02-27T10:55:00Z" w16du:dateUtc="2025-02-27T05:25:00Z">
              <w:rPr>
                <w:b/>
                <w:bCs/>
              </w:rPr>
            </w:rPrChange>
          </w:rPr>
          <w:delText>1</w:delText>
        </w:r>
        <w:r w:rsidRPr="00532B63" w:rsidDel="00532B63">
          <w:rPr>
            <w:i/>
            <w:iCs/>
            <w:rPrChange w:id="154" w:author="Arya" w:date="2025-02-27T10:55:00Z" w16du:dateUtc="2025-02-27T05:25:00Z">
              <w:rPr>
                <w:b/>
                <w:bCs/>
              </w:rPr>
            </w:rPrChange>
          </w:rPr>
          <w:fldChar w:fldCharType="end"/>
        </w:r>
      </w:del>
      <w:ins w:id="155" w:author="Arya" w:date="2025-02-27T10:54:00Z" w16du:dateUtc="2025-02-27T05:24:00Z">
        <w:r w:rsidR="00532B63" w:rsidRPr="00532B63">
          <w:rPr>
            <w:i/>
            <w:iCs/>
            <w:rPrChange w:id="156" w:author="Arya" w:date="2025-02-27T10:55:00Z" w16du:dateUtc="2025-02-27T05:25:00Z">
              <w:rPr>
                <w:b/>
                <w:bCs/>
              </w:rPr>
            </w:rPrChange>
          </w:rPr>
          <w:t xml:space="preserve">10.1 </w:t>
        </w:r>
      </w:ins>
      <w:ins w:id="157" w:author="Arya" w:date="2025-02-27T10:55:00Z" w16du:dateUtc="2025-02-27T05:25:00Z">
        <w:r w:rsidR="00532B63">
          <w:rPr>
            <w:i/>
            <w:iCs/>
          </w:rPr>
          <w:t>s</w:t>
        </w:r>
      </w:ins>
      <w:del w:id="158" w:author="Arya" w:date="2025-02-27T10:54:00Z" w16du:dateUtc="2025-02-27T05:24:00Z">
        <w:r w:rsidR="005D2022" w:rsidDel="00532B63">
          <w:delText xml:space="preserve"> below s</w:delText>
        </w:r>
      </w:del>
      <w:r w:rsidR="005D2022">
        <w:t xml:space="preserve">hows </w:t>
      </w:r>
      <w:r w:rsidR="00F9238D">
        <w:t xml:space="preserve">an application based on </w:t>
      </w:r>
      <w:r w:rsidRPr="00216446">
        <w:t>RDS Database fleet management through voice commands infrastructure (AWS Blogs).</w:t>
      </w:r>
    </w:p>
    <w:p w14:paraId="0B0DFD68" w14:textId="77777777" w:rsidR="00216446" w:rsidRPr="00B446B5" w:rsidRDefault="00216446" w:rsidP="00F8607B">
      <w:pPr>
        <w:jc w:val="both"/>
      </w:pPr>
    </w:p>
    <w:p w14:paraId="6285251E" w14:textId="77777777" w:rsidR="00754B91" w:rsidRDefault="00754B91" w:rsidP="00D07BF4">
      <w:pPr>
        <w:pStyle w:val="FigureBPBHEB"/>
        <w:pPrChange w:id="159" w:author="Arya" w:date="2025-03-03T10:29:00Z" w16du:dateUtc="2025-03-03T04:59:00Z">
          <w:pPr>
            <w:keepNext/>
            <w:jc w:val="center"/>
          </w:pPr>
        </w:pPrChange>
      </w:pPr>
      <w:r>
        <w:rPr>
          <w:noProof/>
        </w:rPr>
        <w:lastRenderedPageBreak/>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7B867C9" w:rsidR="00754B91" w:rsidRPr="00383E0A" w:rsidRDefault="00754B91">
      <w:pPr>
        <w:pStyle w:val="FigureCaptionBPBHEB"/>
        <w:pPrChange w:id="160" w:author="Arya" w:date="2025-02-26T15:55:00Z" w16du:dateUtc="2025-02-26T10:25:00Z">
          <w:pPr>
            <w:pStyle w:val="Caption"/>
            <w:jc w:val="center"/>
          </w:pPr>
        </w:pPrChange>
      </w:pPr>
      <w:r w:rsidRPr="007B79C7">
        <w:rPr>
          <w:b/>
          <w:bCs w:val="0"/>
          <w:color w:val="000000" w:themeColor="text1"/>
          <w:rPrChange w:id="161" w:author="Arya" w:date="2025-02-26T15:55:00Z" w16du:dateUtc="2025-02-26T10:25:00Z">
            <w:rPr>
              <w:bCs/>
            </w:rPr>
          </w:rPrChange>
        </w:rPr>
        <w:t xml:space="preserve">Figure </w:t>
      </w:r>
      <w:del w:id="162" w:author="Arya" w:date="2025-02-26T15:55:00Z" w16du:dateUtc="2025-02-26T10:25:00Z">
        <w:r w:rsidRPr="007B79C7" w:rsidDel="007B79C7">
          <w:rPr>
            <w:b/>
            <w:bCs w:val="0"/>
            <w:color w:val="000000" w:themeColor="text1"/>
            <w:rPrChange w:id="163" w:author="Arya" w:date="2025-02-26T15:55:00Z" w16du:dateUtc="2025-02-26T10:25:00Z">
              <w:rPr>
                <w:bCs/>
              </w:rPr>
            </w:rPrChange>
          </w:rPr>
          <w:fldChar w:fldCharType="begin"/>
        </w:r>
        <w:r w:rsidRPr="007B79C7" w:rsidDel="007B79C7">
          <w:rPr>
            <w:b/>
            <w:bCs w:val="0"/>
            <w:color w:val="000000" w:themeColor="text1"/>
            <w:rPrChange w:id="164" w:author="Arya" w:date="2025-02-26T15:55:00Z" w16du:dateUtc="2025-02-26T10:25:00Z">
              <w:rPr>
                <w:bCs/>
              </w:rPr>
            </w:rPrChange>
          </w:rPr>
          <w:delInstrText xml:space="preserve"> SEQ Figure \* ARABIC </w:delInstrText>
        </w:r>
        <w:r w:rsidRPr="007B79C7" w:rsidDel="007B79C7">
          <w:rPr>
            <w:b/>
            <w:bCs w:val="0"/>
            <w:color w:val="000000" w:themeColor="text1"/>
            <w:rPrChange w:id="165" w:author="Arya" w:date="2025-02-26T15:55:00Z" w16du:dateUtc="2025-02-26T10:25:00Z">
              <w:rPr>
                <w:bCs/>
              </w:rPr>
            </w:rPrChange>
          </w:rPr>
          <w:fldChar w:fldCharType="separate"/>
        </w:r>
        <w:r w:rsidRPr="007B79C7" w:rsidDel="007B79C7">
          <w:rPr>
            <w:b/>
            <w:bCs w:val="0"/>
            <w:noProof/>
            <w:color w:val="000000" w:themeColor="text1"/>
            <w:rPrChange w:id="166" w:author="Arya" w:date="2025-02-26T15:55:00Z" w16du:dateUtc="2025-02-26T10:25:00Z">
              <w:rPr>
                <w:bCs/>
                <w:noProof/>
              </w:rPr>
            </w:rPrChange>
          </w:rPr>
          <w:delText>1</w:delText>
        </w:r>
        <w:r w:rsidRPr="007B79C7" w:rsidDel="007B79C7">
          <w:rPr>
            <w:b/>
            <w:bCs w:val="0"/>
            <w:color w:val="000000" w:themeColor="text1"/>
            <w:rPrChange w:id="167" w:author="Arya" w:date="2025-02-26T15:55:00Z" w16du:dateUtc="2025-02-26T10:25:00Z">
              <w:rPr>
                <w:bCs/>
              </w:rPr>
            </w:rPrChange>
          </w:rPr>
          <w:fldChar w:fldCharType="end"/>
        </w:r>
      </w:del>
      <w:ins w:id="168" w:author="Arya" w:date="2025-02-26T15:55:00Z" w16du:dateUtc="2025-02-26T10:25:00Z">
        <w:r w:rsidR="007B79C7" w:rsidRPr="007B79C7">
          <w:rPr>
            <w:b/>
            <w:bCs w:val="0"/>
            <w:color w:val="000000" w:themeColor="text1"/>
            <w:rPrChange w:id="169" w:author="Arya" w:date="2025-02-26T15:55:00Z" w16du:dateUtc="2025-02-26T10:25:00Z">
              <w:rPr>
                <w:bCs/>
              </w:rPr>
            </w:rPrChange>
          </w:rPr>
          <w:t>10.1:</w:t>
        </w:r>
        <w:r w:rsidR="007B79C7">
          <w:t xml:space="preserve"> </w:t>
        </w:r>
      </w:ins>
      <w:del w:id="170" w:author="Arya" w:date="2025-02-26T15:55:00Z" w16du:dateUtc="2025-02-26T10:25:00Z">
        <w:r w:rsidDel="007B79C7">
          <w:delText xml:space="preserve">    </w:delText>
        </w:r>
        <w:r w:rsidDel="007B79C7">
          <w:rPr>
            <w:noProof/>
          </w:rPr>
          <w:delText xml:space="preserve"> </w:delText>
        </w:r>
        <w:r w:rsidRPr="007D6CCD" w:rsidDel="007B79C7">
          <w:rPr>
            <w:noProof/>
          </w:rPr>
          <w:delText xml:space="preserve"> </w:delText>
        </w:r>
      </w:del>
      <w:r>
        <w:rPr>
          <w:noProof/>
        </w:rPr>
        <w:t>RDS Database fleet management</w:t>
      </w:r>
      <w:r w:rsidRPr="007D6CCD">
        <w:rPr>
          <w:noProof/>
        </w:rPr>
        <w:t xml:space="preserve"> through voice commands </w:t>
      </w:r>
      <w:r>
        <w:rPr>
          <w:noProof/>
        </w:rPr>
        <w:t>infrastructure (AWS Blogs)</w:t>
      </w:r>
      <w:del w:id="171" w:author="Arya" w:date="2025-02-26T15:54:00Z" w16du:dateUtc="2025-02-26T10:24:00Z">
        <w:r w:rsidDel="007B79C7">
          <w:rPr>
            <w:noProof/>
          </w:rPr>
          <w:delText>.</w:delText>
        </w:r>
      </w:del>
    </w:p>
    <w:p w14:paraId="5E22FEAE" w14:textId="57CF17B7" w:rsidR="002B5C88" w:rsidRPr="00383E0A" w:rsidRDefault="002B5C88">
      <w:pPr>
        <w:pStyle w:val="Heading2BPBHEB"/>
        <w:pPrChange w:id="172" w:author="Arya" w:date="2025-02-26T15:56:00Z" w16du:dateUtc="2025-02-26T10:26:00Z">
          <w:pPr>
            <w:keepNext/>
            <w:keepLines/>
            <w:spacing w:before="400" w:after="0" w:line="276" w:lineRule="auto"/>
            <w:outlineLvl w:val="0"/>
          </w:pPr>
        </w:pPrChange>
      </w:pPr>
      <w:commentRangeStart w:id="173"/>
      <w:r w:rsidRPr="00B446B5">
        <w:t xml:space="preserve">Enhancing </w:t>
      </w:r>
      <w:ins w:id="174" w:author="Arya" w:date="2025-02-26T15:55:00Z" w16du:dateUtc="2025-02-26T10:25:00Z">
        <w:r w:rsidR="007B79C7">
          <w:t>w</w:t>
        </w:r>
      </w:ins>
      <w:del w:id="175" w:author="Arya" w:date="2025-02-26T15:55:00Z" w16du:dateUtc="2025-02-26T10:25:00Z">
        <w:r w:rsidRPr="00B446B5" w:rsidDel="007B79C7">
          <w:delText>W</w:delText>
        </w:r>
      </w:del>
      <w:r w:rsidRPr="00B446B5">
        <w:t xml:space="preserve">orkplace </w:t>
      </w:r>
      <w:ins w:id="176" w:author="Arya" w:date="2025-02-26T15:55:00Z" w16du:dateUtc="2025-02-26T10:25:00Z">
        <w:r w:rsidR="007B79C7">
          <w:t>e</w:t>
        </w:r>
      </w:ins>
      <w:del w:id="177" w:author="Arya" w:date="2025-02-26T15:55:00Z" w16du:dateUtc="2025-02-26T10:25:00Z">
        <w:r w:rsidRPr="00B446B5" w:rsidDel="007B79C7">
          <w:delText>E</w:delText>
        </w:r>
      </w:del>
      <w:r w:rsidRPr="00B446B5">
        <w:t xml:space="preserve">fficiency with </w:t>
      </w:r>
      <w:r w:rsidRPr="00383E0A">
        <w:t xml:space="preserve">Alexa for </w:t>
      </w:r>
      <w:ins w:id="178" w:author="Arya" w:date="2025-02-26T15:55:00Z" w16du:dateUtc="2025-02-26T10:25:00Z">
        <w:r w:rsidR="007B79C7">
          <w:t>b</w:t>
        </w:r>
      </w:ins>
      <w:del w:id="179" w:author="Arya" w:date="2025-02-26T15:55:00Z" w16du:dateUtc="2025-02-26T10:25:00Z">
        <w:r w:rsidRPr="00383E0A" w:rsidDel="007B79C7">
          <w:delText>B</w:delText>
        </w:r>
      </w:del>
      <w:r w:rsidRPr="00383E0A">
        <w:t>usiness</w:t>
      </w:r>
      <w:commentRangeEnd w:id="173"/>
      <w:r w:rsidR="007B79C7">
        <w:rPr>
          <w:rStyle w:val="CommentReference"/>
          <w:rFonts w:eastAsiaTheme="minorHAnsi" w:cstheme="minorBidi"/>
          <w:b w:val="0"/>
          <w:color w:val="000000" w:themeColor="text1"/>
        </w:rPr>
        <w:commentReference w:id="173"/>
      </w:r>
    </w:p>
    <w:p w14:paraId="4E1A32FD" w14:textId="39B15242" w:rsidR="002B5C88" w:rsidRDefault="00CC33AC">
      <w:pPr>
        <w:pStyle w:val="NormalBPBHEB"/>
        <w:pPrChange w:id="180" w:author="Arya" w:date="2025-02-26T15:56:00Z" w16du:dateUtc="2025-02-26T10:26:00Z">
          <w:pPr>
            <w:jc w:val="both"/>
          </w:pPr>
        </w:pPrChange>
      </w:pPr>
      <w:r w:rsidRPr="00CC33AC">
        <w:t>Alexa for Business integrates Amazon's Alexa virtual assistant into organizational environments to streamline daily tasks and increase workplace productivity. Since its launch in 2017, this voice-activated assistant has revolutionized workplace efficiency by offering intuitive automation for everything from scheduling meetings to controlling office devices</w:t>
      </w:r>
      <w:r w:rsidR="00F6669D">
        <w:t xml:space="preserve"> </w:t>
      </w:r>
      <w:sdt>
        <w:sdtPr>
          <w:id w:val="1927920919"/>
          <w:citation/>
        </w:sdtPr>
        <w:sdtContent>
          <w:r w:rsidR="002B5C88">
            <w:fldChar w:fldCharType="begin"/>
          </w:r>
          <w:r w:rsidR="002B5C88">
            <w:instrText xml:space="preserve"> CITATION AWS17 \l 1033 </w:instrText>
          </w:r>
          <w:r w:rsidR="002B5C88">
            <w:fldChar w:fldCharType="separate"/>
          </w:r>
          <w:r w:rsidR="007D06CD" w:rsidRPr="007D06CD">
            <w:rPr>
              <w:noProof/>
            </w:rPr>
            <w:t>[1]</w:t>
          </w:r>
          <w:r w:rsidR="002B5C88">
            <w:fldChar w:fldCharType="end"/>
          </w:r>
        </w:sdtContent>
      </w:sdt>
      <w:r w:rsidR="002B5C88" w:rsidRPr="00B446B5">
        <w:t>.</w:t>
      </w:r>
    </w:p>
    <w:p w14:paraId="60CDC4F1" w14:textId="6C2D4BB7" w:rsidR="0027660A" w:rsidRDefault="0027660A">
      <w:pPr>
        <w:pStyle w:val="Heading3BPBHEB"/>
        <w:pPrChange w:id="181" w:author="Arya" w:date="2025-02-26T15:57:00Z" w16du:dateUtc="2025-02-26T10:27:00Z">
          <w:pPr>
            <w:pStyle w:val="Heading2"/>
          </w:pPr>
        </w:pPrChange>
      </w:pPr>
      <w:r w:rsidRPr="0027660A">
        <w:t xml:space="preserve">Key </w:t>
      </w:r>
      <w:ins w:id="182" w:author="Arya" w:date="2025-02-26T15:56:00Z" w16du:dateUtc="2025-02-26T10:26:00Z">
        <w:r w:rsidR="007B79C7">
          <w:t>f</w:t>
        </w:r>
      </w:ins>
      <w:del w:id="183" w:author="Arya" w:date="2025-02-26T15:56:00Z" w16du:dateUtc="2025-02-26T10:26:00Z">
        <w:r w:rsidRPr="0027660A" w:rsidDel="007B79C7">
          <w:delText>F</w:delText>
        </w:r>
      </w:del>
      <w:r w:rsidRPr="0027660A">
        <w:t>eatures</w:t>
      </w:r>
    </w:p>
    <w:p w14:paraId="5F456995" w14:textId="59E4AFB2" w:rsidR="00754B91" w:rsidRPr="00754B91" w:rsidRDefault="00754B91" w:rsidP="00754B91">
      <w:r>
        <w:t>Among the features offered by Amazon Alexa for business, we selected:</w:t>
      </w:r>
    </w:p>
    <w:p w14:paraId="15403651" w14:textId="4CB51836" w:rsidR="009A03FF" w:rsidRPr="009A03FF" w:rsidRDefault="009A03FF">
      <w:pPr>
        <w:pStyle w:val="NormalBPBHEB"/>
        <w:numPr>
          <w:ilvl w:val="0"/>
          <w:numId w:val="5"/>
        </w:numPr>
        <w:pPrChange w:id="184" w:author="Arya" w:date="2025-02-26T15:57:00Z" w16du:dateUtc="2025-02-26T10:27:00Z">
          <w:pPr>
            <w:pStyle w:val="NormalBPBHEB"/>
          </w:pPr>
        </w:pPrChange>
      </w:pPr>
      <w:r w:rsidRPr="004A4E37">
        <w:rPr>
          <w:b/>
          <w:bCs/>
        </w:rPr>
        <w:t>Voice-</w:t>
      </w:r>
      <w:ins w:id="185" w:author="Arya" w:date="2025-02-26T15:57:00Z" w16du:dateUtc="2025-02-26T10:27:00Z">
        <w:r w:rsidR="007B79C7">
          <w:rPr>
            <w:b/>
            <w:bCs/>
          </w:rPr>
          <w:t>a</w:t>
        </w:r>
      </w:ins>
      <w:del w:id="186" w:author="Arya" w:date="2025-02-26T15:57:00Z" w16du:dateUtc="2025-02-26T10:27:00Z">
        <w:r w:rsidRPr="004A4E37" w:rsidDel="007B79C7">
          <w:rPr>
            <w:b/>
            <w:bCs/>
          </w:rPr>
          <w:delText>A</w:delText>
        </w:r>
      </w:del>
      <w:r w:rsidRPr="004A4E37">
        <w:rPr>
          <w:b/>
          <w:bCs/>
        </w:rPr>
        <w:t xml:space="preserve">ctivated </w:t>
      </w:r>
      <w:ins w:id="187" w:author="Arya" w:date="2025-02-26T15:57:00Z" w16du:dateUtc="2025-02-26T10:27:00Z">
        <w:r w:rsidR="007B79C7">
          <w:rPr>
            <w:b/>
            <w:bCs/>
          </w:rPr>
          <w:t>m</w:t>
        </w:r>
      </w:ins>
      <w:del w:id="188" w:author="Arya" w:date="2025-02-26T15:57:00Z" w16du:dateUtc="2025-02-26T10:27:00Z">
        <w:r w:rsidRPr="004A4E37" w:rsidDel="007B79C7">
          <w:rPr>
            <w:b/>
            <w:bCs/>
          </w:rPr>
          <w:delText>M</w:delText>
        </w:r>
      </w:del>
      <w:r w:rsidRPr="004A4E37">
        <w:rPr>
          <w:b/>
          <w:bCs/>
        </w:rPr>
        <w:t xml:space="preserve">eetings and </w:t>
      </w:r>
      <w:ins w:id="189" w:author="Arya" w:date="2025-02-26T15:57:00Z" w16du:dateUtc="2025-02-26T10:27:00Z">
        <w:r w:rsidR="007B79C7">
          <w:rPr>
            <w:b/>
            <w:bCs/>
          </w:rPr>
          <w:t>c</w:t>
        </w:r>
      </w:ins>
      <w:del w:id="190" w:author="Arya" w:date="2025-02-26T15:57:00Z" w16du:dateUtc="2025-02-26T10:27:00Z">
        <w:r w:rsidRPr="004A4E37" w:rsidDel="007B79C7">
          <w:rPr>
            <w:b/>
            <w:bCs/>
          </w:rPr>
          <w:delText>C</w:delText>
        </w:r>
      </w:del>
      <w:r w:rsidRPr="004A4E37">
        <w:rPr>
          <w:b/>
          <w:bCs/>
        </w:rPr>
        <w:t>onferencing</w:t>
      </w:r>
      <w:r w:rsidR="00357799">
        <w:rPr>
          <w:b/>
          <w:bCs/>
        </w:rPr>
        <w:t xml:space="preserve">: </w:t>
      </w:r>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sdt>
        <w:sdtPr>
          <w:id w:val="95531561"/>
          <w:citation/>
        </w:sdtPr>
        <w:sdtContent>
          <w:r w:rsidR="002B73DF">
            <w:fldChar w:fldCharType="begin"/>
          </w:r>
          <w:r w:rsidR="002131C0">
            <w:instrText xml:space="preserve">CITATION AWS20 \l 1033 </w:instrText>
          </w:r>
          <w:r w:rsidR="002B73DF">
            <w:fldChar w:fldCharType="separate"/>
          </w:r>
          <w:r w:rsidR="007D06CD" w:rsidRPr="007D06CD">
            <w:rPr>
              <w:noProof/>
            </w:rPr>
            <w:t>[2]</w:t>
          </w:r>
          <w:r w:rsidR="002B73DF">
            <w:fldChar w:fldCharType="end"/>
          </w:r>
        </w:sdtContent>
      </w:sdt>
      <w:r w:rsidR="002B73DF" w:rsidRPr="0027660A">
        <w:t>.</w:t>
      </w:r>
    </w:p>
    <w:p w14:paraId="5B7076D9" w14:textId="53DAF0F6" w:rsidR="009A03FF" w:rsidRPr="009A03FF" w:rsidRDefault="009A03FF">
      <w:pPr>
        <w:pStyle w:val="NormalBPBHEB"/>
        <w:numPr>
          <w:ilvl w:val="0"/>
          <w:numId w:val="5"/>
        </w:numPr>
        <w:pPrChange w:id="191" w:author="Arya" w:date="2025-02-26T15:57:00Z" w16du:dateUtc="2025-02-26T10:27:00Z">
          <w:pPr>
            <w:pStyle w:val="NormalBPBHEB"/>
          </w:pPr>
        </w:pPrChange>
      </w:pPr>
      <w:r w:rsidRPr="00357799">
        <w:rPr>
          <w:b/>
          <w:bCs/>
        </w:rPr>
        <w:t>Voice-</w:t>
      </w:r>
      <w:r w:rsidR="007B79C7" w:rsidRPr="00357799">
        <w:rPr>
          <w:b/>
          <w:bCs/>
        </w:rPr>
        <w:t>controlled devices</w:t>
      </w:r>
      <w:r w:rsidR="00357799">
        <w:rPr>
          <w:b/>
          <w:bCs/>
        </w:rPr>
        <w:t xml:space="preserve">: </w:t>
      </w:r>
      <w:r w:rsidRPr="009A03FF">
        <w:t>With seamless integration into smart devices like Echo and third-party hardware, Alexa lets users control office devices such as lights, thermostats, and projectors via voice commands. In healthcare settings, this touchless functionality helps ensure hygiene and operational efficiency</w:t>
      </w:r>
      <w:r w:rsidR="002643F3" w:rsidRPr="002643F3">
        <w:t xml:space="preserve"> </w:t>
      </w:r>
      <w:sdt>
        <w:sdtPr>
          <w:id w:val="593519979"/>
          <w:citation/>
        </w:sdtPr>
        <w:sdtContent>
          <w:r w:rsidR="002643F3">
            <w:fldChar w:fldCharType="begin"/>
          </w:r>
          <w:r w:rsidR="002131C0">
            <w:instrText xml:space="preserve">CITATION AWS20 \l 1033 </w:instrText>
          </w:r>
          <w:r w:rsidR="002643F3">
            <w:fldChar w:fldCharType="separate"/>
          </w:r>
          <w:r w:rsidR="007D06CD" w:rsidRPr="007D06CD">
            <w:rPr>
              <w:noProof/>
            </w:rPr>
            <w:t>[2]</w:t>
          </w:r>
          <w:r w:rsidR="002643F3">
            <w:fldChar w:fldCharType="end"/>
          </w:r>
        </w:sdtContent>
      </w:sdt>
      <w:r w:rsidR="006B7027" w:rsidRPr="0027660A">
        <w:t>.</w:t>
      </w:r>
    </w:p>
    <w:p w14:paraId="048C503B" w14:textId="774298B3" w:rsidR="009A03FF" w:rsidRPr="009A03FF" w:rsidRDefault="009A03FF">
      <w:pPr>
        <w:pStyle w:val="NormalBPBHEB"/>
        <w:numPr>
          <w:ilvl w:val="0"/>
          <w:numId w:val="5"/>
        </w:numPr>
        <w:pPrChange w:id="192" w:author="Arya" w:date="2025-02-26T15:57:00Z" w16du:dateUtc="2025-02-26T10:27:00Z">
          <w:pPr>
            <w:pStyle w:val="NormalBPBHEB"/>
          </w:pPr>
        </w:pPrChange>
      </w:pPr>
      <w:r w:rsidRPr="00357799">
        <w:rPr>
          <w:b/>
          <w:bCs/>
        </w:rPr>
        <w:t xml:space="preserve">Customizable </w:t>
      </w:r>
      <w:ins w:id="193" w:author="Arya" w:date="2025-02-26T15:57:00Z" w16du:dateUtc="2025-02-26T10:27:00Z">
        <w:r w:rsidR="007B79C7">
          <w:rPr>
            <w:b/>
            <w:bCs/>
          </w:rPr>
          <w:t>s</w:t>
        </w:r>
      </w:ins>
      <w:del w:id="194" w:author="Arya" w:date="2025-02-26T15:57:00Z" w16du:dateUtc="2025-02-26T10:27:00Z">
        <w:r w:rsidRPr="00357799" w:rsidDel="007B79C7">
          <w:rPr>
            <w:b/>
            <w:bCs/>
          </w:rPr>
          <w:delText>S</w:delText>
        </w:r>
      </w:del>
      <w:proofErr w:type="gramStart"/>
      <w:r w:rsidRPr="00357799">
        <w:rPr>
          <w:b/>
          <w:bCs/>
        </w:rPr>
        <w:t>kills</w:t>
      </w:r>
      <w:proofErr w:type="gramEnd"/>
      <w:r w:rsidR="00357799">
        <w:rPr>
          <w:b/>
          <w:bCs/>
        </w:rPr>
        <w:t xml:space="preserve">: </w:t>
      </w:r>
      <w:r w:rsidRPr="009A03FF">
        <w:t xml:space="preserve">Organizations can develop custom Alexa skills tailored to their specific needs, expanding </w:t>
      </w:r>
      <w:r w:rsidR="00C75D83" w:rsidRPr="009A03FF">
        <w:t>their</w:t>
      </w:r>
      <w:r w:rsidRPr="009A03FF">
        <w:t xml:space="preserve"> utility from basic meeting management to automating business-specific processes like generating reports or tracking project deadlines</w:t>
      </w:r>
      <w:r w:rsidR="002643F3">
        <w:t xml:space="preserve"> </w:t>
      </w:r>
      <w:sdt>
        <w:sdtPr>
          <w:id w:val="-1523475571"/>
          <w:citation/>
        </w:sdtPr>
        <w:sdtContent>
          <w:r w:rsidR="002643F3">
            <w:fldChar w:fldCharType="begin"/>
          </w:r>
          <w:r w:rsidR="002131C0">
            <w:instrText xml:space="preserve">CITATION AWS20 \l 1033 </w:instrText>
          </w:r>
          <w:r w:rsidR="002643F3">
            <w:fldChar w:fldCharType="separate"/>
          </w:r>
          <w:r w:rsidR="007D06CD" w:rsidRPr="007D06CD">
            <w:rPr>
              <w:noProof/>
            </w:rPr>
            <w:t>[2]</w:t>
          </w:r>
          <w:r w:rsidR="002643F3">
            <w:fldChar w:fldCharType="end"/>
          </w:r>
        </w:sdtContent>
      </w:sdt>
      <w:r w:rsidR="002643F3" w:rsidRPr="0027660A">
        <w:t>.</w:t>
      </w:r>
    </w:p>
    <w:p w14:paraId="2A44F819" w14:textId="4D7E3B6F" w:rsidR="0027660A" w:rsidRPr="0027660A" w:rsidRDefault="0027660A">
      <w:pPr>
        <w:pStyle w:val="Heading3BPBHEB"/>
        <w:pPrChange w:id="195" w:author="Arya" w:date="2025-02-26T15:57:00Z" w16du:dateUtc="2025-02-26T10:27:00Z">
          <w:pPr>
            <w:pStyle w:val="Heading2"/>
          </w:pPr>
        </w:pPrChange>
      </w:pPr>
      <w:r w:rsidRPr="0027660A">
        <w:lastRenderedPageBreak/>
        <w:t>Challenges</w:t>
      </w:r>
    </w:p>
    <w:p w14:paraId="32A9498F" w14:textId="53661CB4" w:rsidR="0027660A" w:rsidRPr="0027660A" w:rsidRDefault="00A25A86">
      <w:pPr>
        <w:pStyle w:val="NormalBPBHEB"/>
        <w:pPrChange w:id="196" w:author="Arya" w:date="2025-02-26T15:57:00Z" w16du:dateUtc="2025-02-26T10:27:00Z">
          <w:pPr>
            <w:jc w:val="both"/>
          </w:pPr>
        </w:pPrChange>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work seamlessly with existing tools like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pPr>
        <w:pStyle w:val="Heading3BPBHEB"/>
        <w:pPrChange w:id="197" w:author="Arya" w:date="2025-02-26T15:57:00Z" w16du:dateUtc="2025-02-26T10:27:00Z">
          <w:pPr>
            <w:pStyle w:val="Heading2"/>
          </w:pPr>
        </w:pPrChange>
      </w:pPr>
      <w:r w:rsidRPr="00C72974">
        <w:t>Benefits</w:t>
      </w:r>
    </w:p>
    <w:p w14:paraId="454666B3" w14:textId="2AE880E5" w:rsidR="000045E5" w:rsidRPr="000045E5" w:rsidRDefault="000045E5">
      <w:pPr>
        <w:pStyle w:val="NormalBPBHEB"/>
        <w:pPrChange w:id="198" w:author="Arya" w:date="2025-02-26T15:58:00Z" w16du:dateUtc="2025-02-26T10:28:00Z">
          <w:pPr>
            <w:jc w:val="both"/>
          </w:pPr>
        </w:pPrChange>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5706E868" w:rsidR="000045E5" w:rsidRPr="007B79C7" w:rsidRDefault="000045E5">
      <w:pPr>
        <w:pStyle w:val="Heading3BPBHEB"/>
        <w:pPrChange w:id="199" w:author="Arya" w:date="2025-02-26T15:58:00Z" w16du:dateUtc="2025-02-26T10:28:00Z">
          <w:pPr>
            <w:pStyle w:val="Heading2"/>
          </w:pPr>
        </w:pPrChange>
      </w:pPr>
      <w:r w:rsidRPr="007B79C7">
        <w:t xml:space="preserve">Use </w:t>
      </w:r>
      <w:ins w:id="200" w:author="Arya" w:date="2025-02-26T15:58:00Z" w16du:dateUtc="2025-02-26T10:28:00Z">
        <w:r w:rsidR="007B79C7" w:rsidRPr="007B79C7">
          <w:t>c</w:t>
        </w:r>
      </w:ins>
      <w:del w:id="201" w:author="Arya" w:date="2025-02-26T15:58:00Z" w16du:dateUtc="2025-02-26T10:28:00Z">
        <w:r w:rsidRPr="007B79C7" w:rsidDel="007B79C7">
          <w:delText>C</w:delText>
        </w:r>
      </w:del>
      <w:r w:rsidRPr="007B79C7">
        <w:t>ase</w:t>
      </w:r>
    </w:p>
    <w:p w14:paraId="67289886" w14:textId="521AE987" w:rsidR="000045E5" w:rsidRPr="000045E5" w:rsidRDefault="000045E5">
      <w:pPr>
        <w:pStyle w:val="NormalBPBHEB"/>
        <w:pPrChange w:id="202" w:author="Arya" w:date="2025-02-26T15:58:00Z" w16du:dateUtc="2025-02-26T10:28:00Z">
          <w:pPr>
            <w:jc w:val="both"/>
          </w:pPr>
        </w:pPrChange>
      </w:pPr>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simply by using voice commands, removing the need for separate scheduling software. Additionally, Alexa controls smart devices, like adjusting room temperatures and lighting, improving workplace comfort and efficiency. The system also automates the generation of weekly reports, reducing manual labor.</w:t>
      </w:r>
    </w:p>
    <w:p w14:paraId="3E4AEB63" w14:textId="6F45CE2E" w:rsidR="000045E5" w:rsidRPr="00C72974" w:rsidRDefault="000045E5">
      <w:pPr>
        <w:pStyle w:val="Heading3BPBHEB"/>
        <w:pPrChange w:id="203" w:author="Arya" w:date="2025-02-26T15:58:00Z" w16du:dateUtc="2025-02-26T10:28:00Z">
          <w:pPr>
            <w:pStyle w:val="Heading2"/>
          </w:pPr>
        </w:pPrChange>
      </w:pPr>
      <w:r w:rsidRPr="00C72974">
        <w:t>Wrap-</w:t>
      </w:r>
      <w:ins w:id="204" w:author="Arya" w:date="2025-02-26T15:58:00Z" w16du:dateUtc="2025-02-26T10:28:00Z">
        <w:r w:rsidR="007B79C7">
          <w:t>u</w:t>
        </w:r>
      </w:ins>
      <w:del w:id="205" w:author="Arya" w:date="2025-02-26T15:58:00Z" w16du:dateUtc="2025-02-26T10:28:00Z">
        <w:r w:rsidRPr="00C72974" w:rsidDel="007B79C7">
          <w:delText>U</w:delText>
        </w:r>
      </w:del>
      <w:r w:rsidRPr="00C72974">
        <w:t>p</w:t>
      </w:r>
    </w:p>
    <w:p w14:paraId="5B3501FD" w14:textId="77777777" w:rsidR="000045E5" w:rsidRPr="000045E5" w:rsidRDefault="000045E5">
      <w:pPr>
        <w:pStyle w:val="NormalBPBHEB"/>
        <w:pPrChange w:id="206" w:author="Arya" w:date="2025-02-26T15:58:00Z" w16du:dateUtc="2025-02-26T10:28:00Z">
          <w:pPr>
            <w:jc w:val="both"/>
          </w:pPr>
        </w:pPrChange>
      </w:pPr>
      <w:r w:rsidRPr="000045E5">
        <w:t>Alexa for Business empowers organizations to streamline operations and foster a more efficient and collaborative workplace. By integrating Alexa into daily workflows, businesses can automate mundane tasks like meeting management, simplify communication, and create a more productive environment. Its flexibility, security features, and seamless integration with other AWS services make Alexa a valuable tool for modern organizations looking to enhance workplace efficiency.</w:t>
      </w:r>
    </w:p>
    <w:p w14:paraId="634A5652" w14:textId="0AB7843A" w:rsidR="00244C3E" w:rsidRPr="00244C3E" w:rsidRDefault="00244C3E">
      <w:pPr>
        <w:pStyle w:val="Heading2BPBHEB"/>
        <w:pPrChange w:id="207" w:author="Arya" w:date="2025-02-26T15:58:00Z" w16du:dateUtc="2025-02-26T10:28:00Z">
          <w:pPr>
            <w:pStyle w:val="Heading1"/>
          </w:pPr>
        </w:pPrChange>
      </w:pPr>
      <w:r w:rsidRPr="00244C3E">
        <w:t xml:space="preserve">Amazon </w:t>
      </w:r>
      <w:ins w:id="208" w:author="Arya" w:date="2025-02-26T15:58:00Z" w16du:dateUtc="2025-02-26T10:28:00Z">
        <w:r w:rsidR="007B79C7">
          <w:t>c</w:t>
        </w:r>
      </w:ins>
      <w:del w:id="209" w:author="Arya" w:date="2025-02-26T15:58:00Z" w16du:dateUtc="2025-02-26T10:28:00Z">
        <w:r w:rsidRPr="00244C3E" w:rsidDel="007B79C7">
          <w:delText>C</w:delText>
        </w:r>
      </w:del>
      <w:r w:rsidRPr="00244C3E">
        <w:t>hime</w:t>
      </w:r>
    </w:p>
    <w:p w14:paraId="35DE726A" w14:textId="442B577D" w:rsidR="00244C3E" w:rsidRPr="00244C3E" w:rsidRDefault="00CF46AA">
      <w:pPr>
        <w:pStyle w:val="NormalBPBHEB"/>
        <w:pPrChange w:id="210" w:author="Arya" w:date="2025-02-26T15:58:00Z" w16du:dateUtc="2025-02-26T10:28:00Z">
          <w:pPr>
            <w:jc w:val="both"/>
          </w:pPr>
        </w:pPrChange>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BD0739">
        <w:t xml:space="preserve"> </w:t>
      </w:r>
      <w:sdt>
        <w:sdtPr>
          <w:id w:val="2084100975"/>
          <w:citation/>
        </w:sdtPr>
        <w:sdtContent>
          <w:r w:rsidR="001322EB">
            <w:fldChar w:fldCharType="begin"/>
          </w:r>
          <w:r w:rsidR="002131C0">
            <w:instrText xml:space="preserve">CITATION AWS201 \l 1033 </w:instrText>
          </w:r>
          <w:r w:rsidR="001322EB">
            <w:fldChar w:fldCharType="separate"/>
          </w:r>
          <w:r w:rsidR="007D06CD" w:rsidRPr="007D06CD">
            <w:rPr>
              <w:noProof/>
            </w:rPr>
            <w:t>[3]</w:t>
          </w:r>
          <w:r w:rsidR="001322EB">
            <w:fldChar w:fldCharType="end"/>
          </w:r>
        </w:sdtContent>
      </w:sdt>
      <w:r w:rsidR="00244C3E" w:rsidRPr="00244C3E">
        <w:t>.</w:t>
      </w:r>
    </w:p>
    <w:p w14:paraId="31D81231" w14:textId="61BABB30" w:rsidR="00244C3E" w:rsidRDefault="00244C3E">
      <w:pPr>
        <w:pStyle w:val="Heading3BPBHEB"/>
        <w:pPrChange w:id="211" w:author="Arya" w:date="2025-02-26T15:59:00Z" w16du:dateUtc="2025-02-26T10:29:00Z">
          <w:pPr>
            <w:pStyle w:val="Heading2"/>
          </w:pPr>
        </w:pPrChange>
      </w:pPr>
      <w:r w:rsidRPr="00244C3E">
        <w:t xml:space="preserve">Key </w:t>
      </w:r>
      <w:ins w:id="212" w:author="Arya" w:date="2025-02-26T15:58:00Z" w16du:dateUtc="2025-02-26T10:28:00Z">
        <w:r w:rsidR="007B79C7">
          <w:t>f</w:t>
        </w:r>
      </w:ins>
      <w:del w:id="213" w:author="Arya" w:date="2025-02-26T15:58:00Z" w16du:dateUtc="2025-02-26T10:28:00Z">
        <w:r w:rsidRPr="00244C3E" w:rsidDel="007B79C7">
          <w:delText>F</w:delText>
        </w:r>
      </w:del>
      <w:r w:rsidRPr="00244C3E">
        <w:t xml:space="preserve">eatures </w:t>
      </w:r>
    </w:p>
    <w:p w14:paraId="18F5DC7F" w14:textId="27B3BE52" w:rsidR="00244C3E" w:rsidRPr="00244C3E" w:rsidRDefault="00244C3E" w:rsidP="00244C3E">
      <w:del w:id="214" w:author="Arya" w:date="2025-02-26T15:59:00Z" w16du:dateUtc="2025-02-26T10:29:00Z">
        <w:r w:rsidDel="007B79C7">
          <w:delText xml:space="preserve">We introduce </w:delText>
        </w:r>
      </w:del>
      <w:r>
        <w:t>Amazon Chime’s key features</w:t>
      </w:r>
      <w:ins w:id="215" w:author="Arya" w:date="2025-02-26T15:59:00Z" w16du:dateUtc="2025-02-26T10:29:00Z">
        <w:r w:rsidR="007B79C7">
          <w:t xml:space="preserve"> are as follows</w:t>
        </w:r>
      </w:ins>
      <w:del w:id="216" w:author="Arya" w:date="2025-02-26T15:59:00Z" w16du:dateUtc="2025-02-26T10:29:00Z">
        <w:r w:rsidDel="007B79C7">
          <w:delText xml:space="preserve"> below</w:delText>
        </w:r>
      </w:del>
      <w:r>
        <w:t>:</w:t>
      </w:r>
    </w:p>
    <w:p w14:paraId="493EB8CB" w14:textId="0FEDD2A3" w:rsidR="00244C3E" w:rsidRPr="00244C3E" w:rsidRDefault="00244C3E">
      <w:pPr>
        <w:pStyle w:val="NormalBPBHEB"/>
        <w:numPr>
          <w:ilvl w:val="0"/>
          <w:numId w:val="6"/>
        </w:numPr>
        <w:pPrChange w:id="217" w:author="Arya" w:date="2025-02-26T15:59:00Z" w16du:dateUtc="2025-02-26T10:29:00Z">
          <w:pPr/>
        </w:pPrChange>
      </w:pPr>
      <w:r w:rsidRPr="00357799">
        <w:rPr>
          <w:b/>
          <w:bCs/>
        </w:rPr>
        <w:lastRenderedPageBreak/>
        <w:t xml:space="preserve">Online </w:t>
      </w:r>
      <w:r w:rsidR="0069642C" w:rsidRPr="00357799">
        <w:rPr>
          <w:b/>
          <w:bCs/>
        </w:rPr>
        <w:t>meetings and video conferencing</w:t>
      </w:r>
      <w:r w:rsidR="00357799">
        <w:rPr>
          <w:b/>
          <w:bCs/>
        </w:rPr>
        <w:t xml:space="preserve">: </w:t>
      </w:r>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sdt>
        <w:sdtPr>
          <w:id w:val="-2102798462"/>
          <w:citation/>
        </w:sdtPr>
        <w:sdtContent>
          <w:r w:rsidR="00073665">
            <w:fldChar w:fldCharType="begin"/>
          </w:r>
          <w:r w:rsidR="00073665">
            <w:instrText xml:space="preserve"> CITATION AWS171 \l 1033 </w:instrText>
          </w:r>
          <w:r w:rsidR="00073665">
            <w:fldChar w:fldCharType="separate"/>
          </w:r>
          <w:r w:rsidR="007D06CD" w:rsidRPr="007D06CD">
            <w:rPr>
              <w:noProof/>
            </w:rPr>
            <w:t>[4]</w:t>
          </w:r>
          <w:r w:rsidR="00073665">
            <w:fldChar w:fldCharType="end"/>
          </w:r>
        </w:sdtContent>
      </w:sdt>
      <w:r w:rsidRPr="00244C3E">
        <w:t>.</w:t>
      </w:r>
    </w:p>
    <w:p w14:paraId="0644192B" w14:textId="755E7EE6" w:rsidR="00244C3E" w:rsidRPr="00244C3E" w:rsidRDefault="00244C3E">
      <w:pPr>
        <w:pStyle w:val="NormalBPBHEB"/>
        <w:numPr>
          <w:ilvl w:val="0"/>
          <w:numId w:val="6"/>
        </w:numPr>
        <w:pPrChange w:id="218" w:author="Arya" w:date="2025-02-26T15:59:00Z" w16du:dateUtc="2025-02-26T10:29:00Z">
          <w:pPr/>
        </w:pPrChange>
      </w:pPr>
      <w:r w:rsidRPr="00357799">
        <w:rPr>
          <w:b/>
          <w:bCs/>
        </w:rPr>
        <w:t xml:space="preserve">Unified </w:t>
      </w:r>
      <w:ins w:id="219" w:author="Arya" w:date="2025-02-26T15:59:00Z" w16du:dateUtc="2025-02-26T10:29:00Z">
        <w:r w:rsidR="0069642C">
          <w:rPr>
            <w:b/>
            <w:bCs/>
          </w:rPr>
          <w:t>c</w:t>
        </w:r>
      </w:ins>
      <w:del w:id="220" w:author="Arya" w:date="2025-02-26T15:59:00Z" w16du:dateUtc="2025-02-26T10:29:00Z">
        <w:r w:rsidRPr="00357799" w:rsidDel="0069642C">
          <w:rPr>
            <w:b/>
            <w:bCs/>
          </w:rPr>
          <w:delText>C</w:delText>
        </w:r>
      </w:del>
      <w:r w:rsidRPr="00357799">
        <w:rPr>
          <w:b/>
          <w:bCs/>
        </w:rPr>
        <w:t>ommunications</w:t>
      </w:r>
      <w:r w:rsidR="00357799">
        <w:rPr>
          <w:b/>
          <w:bCs/>
        </w:rPr>
        <w:t xml:space="preserve">: </w:t>
      </w:r>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sdt>
        <w:sdtPr>
          <w:id w:val="-1194076096"/>
          <w:citation/>
        </w:sdtPr>
        <w:sdtContent>
          <w:r w:rsidR="00073665">
            <w:fldChar w:fldCharType="begin"/>
          </w:r>
          <w:r w:rsidR="002131C0">
            <w:instrText xml:space="preserve">CITATION AWS172 \l 1033 </w:instrText>
          </w:r>
          <w:r w:rsidR="00073665">
            <w:fldChar w:fldCharType="separate"/>
          </w:r>
          <w:r w:rsidR="007D06CD" w:rsidRPr="007D06CD">
            <w:rPr>
              <w:noProof/>
            </w:rPr>
            <w:t>[5]</w:t>
          </w:r>
          <w:r w:rsidR="00073665">
            <w:fldChar w:fldCharType="end"/>
          </w:r>
        </w:sdtContent>
      </w:sdt>
      <w:r w:rsidRPr="00244C3E">
        <w:t>.</w:t>
      </w:r>
    </w:p>
    <w:p w14:paraId="665BD49F" w14:textId="37DD666F" w:rsidR="00244C3E" w:rsidRDefault="00244C3E">
      <w:pPr>
        <w:pStyle w:val="NormalBPBHEB"/>
        <w:numPr>
          <w:ilvl w:val="0"/>
          <w:numId w:val="6"/>
        </w:numPr>
        <w:pPrChange w:id="221" w:author="Arya" w:date="2025-02-26T15:59:00Z" w16du:dateUtc="2025-02-26T10:29:00Z">
          <w:pPr/>
        </w:pPrChange>
      </w:pPr>
      <w:r w:rsidRPr="00357799">
        <w:rPr>
          <w:b/>
          <w:bCs/>
        </w:rPr>
        <w:t xml:space="preserve">Security and </w:t>
      </w:r>
      <w:ins w:id="222" w:author="Arya" w:date="2025-02-26T15:59:00Z" w16du:dateUtc="2025-02-26T10:29:00Z">
        <w:r w:rsidR="0069642C">
          <w:rPr>
            <w:b/>
            <w:bCs/>
          </w:rPr>
          <w:t>c</w:t>
        </w:r>
      </w:ins>
      <w:del w:id="223" w:author="Arya" w:date="2025-02-26T15:59:00Z" w16du:dateUtc="2025-02-26T10:29:00Z">
        <w:r w:rsidRPr="00357799" w:rsidDel="0069642C">
          <w:rPr>
            <w:b/>
            <w:bCs/>
          </w:rPr>
          <w:delText>C</w:delText>
        </w:r>
      </w:del>
      <w:r w:rsidRPr="00357799">
        <w:rPr>
          <w:b/>
          <w:bCs/>
        </w:rPr>
        <w:t>ompliance</w:t>
      </w:r>
      <w:r w:rsidR="00357799">
        <w:rPr>
          <w:b/>
          <w:bCs/>
        </w:rPr>
        <w:t xml:space="preserve">: </w:t>
      </w:r>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sdt>
        <w:sdtPr>
          <w:id w:val="-1566168270"/>
          <w:citation/>
        </w:sdtPr>
        <w:sdtContent>
          <w:r w:rsidR="00073665">
            <w:fldChar w:fldCharType="begin"/>
          </w:r>
          <w:r w:rsidR="002131C0">
            <w:instrText xml:space="preserve">CITATION AWS201 \l 1033 </w:instrText>
          </w:r>
          <w:r w:rsidR="00073665">
            <w:fldChar w:fldCharType="separate"/>
          </w:r>
          <w:r w:rsidR="007D06CD" w:rsidRPr="007D06CD">
            <w:rPr>
              <w:noProof/>
            </w:rPr>
            <w:t>[3]</w:t>
          </w:r>
          <w:r w:rsidR="00073665">
            <w:fldChar w:fldCharType="end"/>
          </w:r>
        </w:sdtContent>
      </w:sdt>
      <w:r w:rsidRPr="00244C3E">
        <w:t>.</w:t>
      </w:r>
    </w:p>
    <w:p w14:paraId="3B64F36C" w14:textId="52A47B9F" w:rsidR="004D1560" w:rsidRPr="004D1560" w:rsidRDefault="00244C3E">
      <w:pPr>
        <w:pStyle w:val="Heading3BPBHEB"/>
        <w:pPrChange w:id="224" w:author="Arya" w:date="2025-02-26T15:59:00Z" w16du:dateUtc="2025-02-26T10:29:00Z">
          <w:pPr>
            <w:pStyle w:val="Heading2"/>
          </w:pPr>
        </w:pPrChange>
      </w:pPr>
      <w:r>
        <w:t>C</w:t>
      </w:r>
      <w:r w:rsidR="00DE62DA">
        <w:t>hallenges</w:t>
      </w:r>
    </w:p>
    <w:p w14:paraId="25A5016D" w14:textId="270DD2C5" w:rsidR="00244C3E" w:rsidRPr="004D1560" w:rsidRDefault="00DE62DA">
      <w:pPr>
        <w:pStyle w:val="NormalBPBHEB"/>
        <w:pPrChange w:id="225" w:author="Arya" w:date="2025-02-26T15:59:00Z" w16du:dateUtc="2025-02-26T10:29:00Z">
          <w:pPr>
            <w:jc w:val="both"/>
          </w:pPr>
        </w:pPrChange>
      </w:pPr>
      <w:r w:rsidRPr="00DE62DA">
        <w:t xml:space="preserve">For rapidly growing organizations, coordinating seamless communication across different time zones and regions can be challenging. Traditional email and messaging apps often </w:t>
      </w:r>
      <w:r w:rsidR="005F3C2E" w:rsidRPr="00DE62DA">
        <w:t>do not</w:t>
      </w:r>
      <w:r w:rsidRPr="00DE62DA">
        <w:t xml:space="preserve"> support real-time, dynamic communication, which is crucial for quick decision-making.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pPr>
        <w:pStyle w:val="Heading3BPBHEB"/>
        <w:pPrChange w:id="226" w:author="Arya" w:date="2025-02-26T15:59:00Z" w16du:dateUtc="2025-02-26T10:29:00Z">
          <w:pPr>
            <w:pStyle w:val="Heading2"/>
          </w:pPr>
        </w:pPrChange>
      </w:pPr>
      <w:r>
        <w:t>Benefits</w:t>
      </w:r>
    </w:p>
    <w:p w14:paraId="032A2225" w14:textId="7E5B0F72" w:rsidR="000D4775" w:rsidRPr="004D1560" w:rsidRDefault="00377084">
      <w:pPr>
        <w:pStyle w:val="NormalBPBHEB"/>
        <w:pPrChange w:id="227" w:author="Arya" w:date="2025-02-26T16:00:00Z" w16du:dateUtc="2025-02-26T10:30:00Z">
          <w:pPr>
            <w:jc w:val="both"/>
          </w:pPr>
        </w:pPrChange>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switching 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718B989C" w:rsidR="00E37ADE" w:rsidRPr="00C72974" w:rsidRDefault="00E37ADE">
      <w:pPr>
        <w:pStyle w:val="Heading3BPBHEB"/>
        <w:pPrChange w:id="228" w:author="Arya" w:date="2025-02-26T15:59:00Z" w16du:dateUtc="2025-02-26T10:29:00Z">
          <w:pPr>
            <w:pStyle w:val="Heading2"/>
          </w:pPr>
        </w:pPrChange>
      </w:pPr>
      <w:r w:rsidRPr="00C72974">
        <w:t xml:space="preserve">Use </w:t>
      </w:r>
      <w:ins w:id="229" w:author="Arya" w:date="2025-02-26T15:59:00Z" w16du:dateUtc="2025-02-26T10:29:00Z">
        <w:r w:rsidR="0069642C">
          <w:t>c</w:t>
        </w:r>
      </w:ins>
      <w:del w:id="230" w:author="Arya" w:date="2025-02-26T15:59:00Z" w16du:dateUtc="2025-02-26T10:29:00Z">
        <w:r w:rsidRPr="00C72974" w:rsidDel="0069642C">
          <w:delText>C</w:delText>
        </w:r>
      </w:del>
      <w:r w:rsidRPr="00C72974">
        <w:t>ase</w:t>
      </w:r>
    </w:p>
    <w:p w14:paraId="7BF508A6" w14:textId="0FE91F64" w:rsidR="004D1560" w:rsidRPr="004D1560" w:rsidRDefault="00E37ADE">
      <w:pPr>
        <w:pStyle w:val="NormalBPBHEB"/>
        <w:pPrChange w:id="231" w:author="Arya" w:date="2025-02-26T16:00:00Z" w16du:dateUtc="2025-02-26T10:30:00Z">
          <w:pPr>
            <w:jc w:val="both"/>
          </w:pPr>
        </w:pPrChange>
      </w:pPr>
      <w:r w:rsidRPr="00E37ADE">
        <w:t>A tech startup with teams spread across different continents adopts Amazon Chime to streamline communication. By using Chime's HD video capabilities, teams can hold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6A7C6C">
        <w:t xml:space="preserve"> </w:t>
      </w:r>
      <w:r w:rsidR="0053010C">
        <w:rPr>
          <w:b/>
          <w:bCs/>
        </w:rPr>
        <w:fldChar w:fldCharType="begin"/>
      </w:r>
      <w:r w:rsidR="002131C0">
        <w:rPr>
          <w:b/>
          <w:bCs/>
        </w:rPr>
        <w:instrText xml:space="preserve">CITATION AWS172 \l 1033 </w:instrText>
      </w:r>
      <w:r w:rsidR="0053010C">
        <w:rPr>
          <w:b/>
          <w:bCs/>
        </w:rPr>
        <w:fldChar w:fldCharType="separate"/>
      </w:r>
      <w:r w:rsidR="007D06CD">
        <w:rPr>
          <w:b/>
          <w:bCs/>
          <w:noProof/>
        </w:rPr>
        <w:t xml:space="preserve"> </w:t>
      </w:r>
      <w:r w:rsidR="007D06CD" w:rsidRPr="007D06CD">
        <w:rPr>
          <w:noProof/>
        </w:rPr>
        <w:t>[5]</w:t>
      </w:r>
      <w:r w:rsidR="0053010C">
        <w:rPr>
          <w:b/>
          <w:bCs/>
        </w:rPr>
        <w:fldChar w:fldCharType="end"/>
      </w:r>
      <w:r w:rsidR="00244C3E" w:rsidRPr="00244C3E">
        <w:rPr>
          <w:b/>
          <w:bCs/>
        </w:rPr>
        <w:t>.</w:t>
      </w:r>
    </w:p>
    <w:p w14:paraId="47B348E4" w14:textId="0B74A174" w:rsidR="004D1560" w:rsidRPr="004D1560" w:rsidRDefault="00244C3E">
      <w:pPr>
        <w:pStyle w:val="Heading3BPBHEB"/>
        <w:pPrChange w:id="232" w:author="Arya" w:date="2025-02-26T16:00:00Z" w16du:dateUtc="2025-02-26T10:30:00Z">
          <w:pPr>
            <w:pStyle w:val="Heading2"/>
          </w:pPr>
        </w:pPrChange>
      </w:pPr>
      <w:r>
        <w:t>Wrap up</w:t>
      </w:r>
    </w:p>
    <w:p w14:paraId="440021A8" w14:textId="26CC06DA" w:rsidR="004D1560" w:rsidRPr="004D1560" w:rsidRDefault="0034344D">
      <w:pPr>
        <w:pStyle w:val="NormalBPBHEB"/>
        <w:pPrChange w:id="233" w:author="Arya" w:date="2025-02-26T16:00:00Z" w16du:dateUtc="2025-02-26T10:30:00Z">
          <w:pPr>
            <w:jc w:val="both"/>
          </w:pPr>
        </w:pPrChange>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aiming to improve productivity and </w:t>
      </w:r>
      <w:r w:rsidR="009022E1" w:rsidRPr="0034344D">
        <w:t>keep</w:t>
      </w:r>
      <w:r w:rsidRPr="0034344D">
        <w:t xml:space="preserve"> reliable, secure communication </w:t>
      </w:r>
      <w:r w:rsidR="00D2099D" w:rsidRPr="0034344D">
        <w:t>channels</w:t>
      </w:r>
      <w:r w:rsidR="004D1560" w:rsidRPr="004D1560">
        <w:t>.</w:t>
      </w:r>
    </w:p>
    <w:p w14:paraId="5BDCF258" w14:textId="4C91FBBE" w:rsidR="00244C3E" w:rsidRPr="00244C3E" w:rsidRDefault="00244C3E">
      <w:pPr>
        <w:pStyle w:val="Heading2BPBHEB"/>
        <w:pPrChange w:id="234" w:author="Arya" w:date="2025-02-26T16:01:00Z" w16du:dateUtc="2025-02-26T10:31:00Z">
          <w:pPr>
            <w:pStyle w:val="Heading1"/>
          </w:pPr>
        </w:pPrChange>
      </w:pPr>
      <w:r w:rsidRPr="00244C3E">
        <w:lastRenderedPageBreak/>
        <w:t xml:space="preserve">Amazon </w:t>
      </w:r>
      <w:ins w:id="235" w:author="Arya" w:date="2025-02-26T16:01:00Z" w16du:dateUtc="2025-02-26T10:31:00Z">
        <w:r w:rsidR="0069642C">
          <w:t>c</w:t>
        </w:r>
      </w:ins>
      <w:del w:id="236" w:author="Arya" w:date="2025-02-26T16:01:00Z" w16du:dateUtc="2025-02-26T10:31:00Z">
        <w:r w:rsidRPr="00244C3E" w:rsidDel="0069642C">
          <w:delText>C</w:delText>
        </w:r>
      </w:del>
      <w:r w:rsidRPr="00244C3E">
        <w:t xml:space="preserve">hime </w:t>
      </w:r>
      <w:commentRangeStart w:id="237"/>
      <w:r w:rsidRPr="00244C3E">
        <w:t>SDK</w:t>
      </w:r>
      <w:commentRangeEnd w:id="237"/>
      <w:r w:rsidR="0069642C">
        <w:rPr>
          <w:rStyle w:val="CommentReference"/>
          <w:rFonts w:eastAsiaTheme="minorHAnsi" w:cstheme="minorBidi"/>
          <w:b w:val="0"/>
          <w:color w:val="000000" w:themeColor="text1"/>
        </w:rPr>
        <w:commentReference w:id="237"/>
      </w:r>
    </w:p>
    <w:p w14:paraId="4649FE99" w14:textId="3A6C4F53" w:rsidR="00244C3E" w:rsidRPr="00244C3E" w:rsidRDefault="0092607E" w:rsidP="00244C3E">
      <w:pPr>
        <w:pStyle w:val="NormalBPBHEB"/>
      </w:pPr>
      <w:r w:rsidRPr="0092607E">
        <w:t>The Amazon Chime SDK allows businesses to easily embed real-time communication features—such as video and audio calls—into their applications. Built on Amazon Chime’s scalable, secure infrastructure, the SDK enables developers to integrate seamless communication tools like video conferencing and audio calls into custom applications, offering a robust solution for various business needs</w:t>
      </w:r>
      <w:r w:rsidR="007B3931">
        <w:t xml:space="preserve"> </w:t>
      </w:r>
      <w:sdt>
        <w:sdtPr>
          <w:id w:val="1536926466"/>
          <w:citation/>
        </w:sdtPr>
        <w:sdtContent>
          <w:r w:rsidR="00D42A1D">
            <w:fldChar w:fldCharType="begin"/>
          </w:r>
          <w:r w:rsidR="002131C0">
            <w:instrText xml:space="preserve">CITATION AWS202 \l 1033 </w:instrText>
          </w:r>
          <w:r w:rsidR="00D42A1D">
            <w:fldChar w:fldCharType="separate"/>
          </w:r>
          <w:r w:rsidR="007D06CD" w:rsidRPr="007D06CD">
            <w:rPr>
              <w:noProof/>
            </w:rPr>
            <w:t>[6]</w:t>
          </w:r>
          <w:r w:rsidR="00D42A1D">
            <w:fldChar w:fldCharType="end"/>
          </w:r>
        </w:sdtContent>
      </w:sdt>
      <w:r w:rsidR="00674E69">
        <w:t>.</w:t>
      </w:r>
    </w:p>
    <w:p w14:paraId="1FB90B40" w14:textId="352DB66D" w:rsidR="00244C3E" w:rsidRDefault="00244C3E">
      <w:pPr>
        <w:pStyle w:val="Heading3BPBHEB"/>
        <w:pPrChange w:id="238" w:author="Arya" w:date="2025-02-26T16:01:00Z" w16du:dateUtc="2025-02-26T10:31:00Z">
          <w:pPr>
            <w:pStyle w:val="Heading2"/>
          </w:pPr>
        </w:pPrChange>
      </w:pPr>
      <w:r w:rsidRPr="00244C3E">
        <w:t xml:space="preserve">Key </w:t>
      </w:r>
      <w:ins w:id="239" w:author="Arya" w:date="2025-02-26T16:01:00Z" w16du:dateUtc="2025-02-26T10:31:00Z">
        <w:r w:rsidR="0069642C">
          <w:t>f</w:t>
        </w:r>
      </w:ins>
      <w:del w:id="240" w:author="Arya" w:date="2025-02-26T16:01:00Z" w16du:dateUtc="2025-02-26T10:31:00Z">
        <w:r w:rsidRPr="00244C3E" w:rsidDel="0069642C">
          <w:delText>F</w:delText>
        </w:r>
      </w:del>
      <w:r w:rsidRPr="00244C3E">
        <w:t>eatures</w:t>
      </w:r>
    </w:p>
    <w:p w14:paraId="5E0AD775" w14:textId="39399F1F" w:rsidR="00816049" w:rsidRPr="00816049" w:rsidRDefault="00816049">
      <w:pPr>
        <w:pStyle w:val="NormalBPBHEB"/>
        <w:pPrChange w:id="241" w:author="Arya" w:date="2025-02-26T16:01:00Z" w16du:dateUtc="2025-02-26T10:31:00Z">
          <w:pPr>
            <w:jc w:val="both"/>
          </w:pPr>
        </w:pPrChange>
      </w:pPr>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756F4BF3" w:rsidR="00244C3E" w:rsidRPr="00E4086B" w:rsidRDefault="00244C3E">
      <w:pPr>
        <w:pStyle w:val="NormalBPBHEB"/>
        <w:numPr>
          <w:ilvl w:val="0"/>
          <w:numId w:val="7"/>
        </w:numPr>
        <w:pPrChange w:id="242" w:author="Arya" w:date="2025-02-26T16:02:00Z" w16du:dateUtc="2025-02-26T10:32:00Z">
          <w:pPr>
            <w:pStyle w:val="NormalBPBHEB"/>
          </w:pPr>
        </w:pPrChange>
      </w:pPr>
      <w:r w:rsidRPr="00E4086B">
        <w:rPr>
          <w:b/>
          <w:bCs/>
        </w:rPr>
        <w:t>Real-</w:t>
      </w:r>
      <w:r w:rsidR="0069642C" w:rsidRPr="00E4086B">
        <w:rPr>
          <w:b/>
          <w:bCs/>
        </w:rPr>
        <w:t>time communication real-time communication:</w:t>
      </w:r>
      <w:r w:rsidR="0069642C" w:rsidRPr="00E4086B">
        <w:t xml:space="preserve"> </w:t>
      </w:r>
      <w:r w:rsidR="00847D15" w:rsidRPr="00E4086B">
        <w:t xml:space="preserve">The SDK allows for seamless audio and video calls within applications, enabling one-to-one or multiparty video calls, conferencing, and content sharing to create an engaging communication experience </w:t>
      </w: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7D06CD" w:rsidRPr="007D06CD">
            <w:rPr>
              <w:noProof/>
            </w:rPr>
            <w:t>[7]</w:t>
          </w:r>
          <w:r w:rsidR="000853E7" w:rsidRPr="00E4086B">
            <w:fldChar w:fldCharType="end"/>
          </w:r>
        </w:sdtContent>
      </w:sdt>
      <w:r w:rsidR="00786C3E" w:rsidRPr="00E4086B">
        <w:t>.</w:t>
      </w:r>
    </w:p>
    <w:p w14:paraId="7EA2D3D7" w14:textId="6EE0A6D2" w:rsidR="00244C3E" w:rsidRPr="00E4086B" w:rsidRDefault="00244C3E">
      <w:pPr>
        <w:pStyle w:val="NormalBPBHEB"/>
        <w:numPr>
          <w:ilvl w:val="0"/>
          <w:numId w:val="7"/>
        </w:numPr>
        <w:pPrChange w:id="243" w:author="Arya" w:date="2025-02-26T16:02:00Z" w16du:dateUtc="2025-02-26T10:32:00Z">
          <w:pPr>
            <w:pStyle w:val="NormalBPBHEB"/>
          </w:pPr>
        </w:pPrChange>
      </w:pPr>
      <w:r w:rsidRPr="00EC3E7A">
        <w:rPr>
          <w:b/>
          <w:bCs/>
        </w:rPr>
        <w:t xml:space="preserve">Customizable </w:t>
      </w:r>
      <w:r w:rsidR="0069642C" w:rsidRPr="00EC3E7A">
        <w:rPr>
          <w:b/>
          <w:bCs/>
        </w:rPr>
        <w:t>user interface</w:t>
      </w:r>
      <w:r w:rsidR="00A50BF9" w:rsidRPr="00EC3E7A">
        <w:rPr>
          <w:b/>
          <w:bCs/>
        </w:rPr>
        <w:t>:</w:t>
      </w:r>
      <w:r w:rsidR="00A50BF9" w:rsidRPr="00E4086B">
        <w:t xml:space="preserve"> </w:t>
      </w:r>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experience </w:t>
      </w: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7D06CD" w:rsidRPr="007D06CD">
            <w:rPr>
              <w:noProof/>
            </w:rPr>
            <w:t>[6]</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007BB9BD" w:rsidR="00560468" w:rsidRPr="00E4086B" w:rsidRDefault="00244C3E">
      <w:pPr>
        <w:pStyle w:val="NormalBPBHEB"/>
        <w:numPr>
          <w:ilvl w:val="0"/>
          <w:numId w:val="7"/>
        </w:numPr>
        <w:pPrChange w:id="244" w:author="Arya" w:date="2025-02-26T16:02:00Z" w16du:dateUtc="2025-02-26T10:32:00Z">
          <w:pPr>
            <w:pStyle w:val="NormalBPBHEB"/>
          </w:pPr>
        </w:pPrChange>
      </w:pPr>
      <w:r w:rsidRPr="00EC3E7A">
        <w:rPr>
          <w:b/>
          <w:bCs/>
        </w:rPr>
        <w:t xml:space="preserve">Scalable </w:t>
      </w:r>
      <w:ins w:id="245" w:author="Arya" w:date="2025-02-26T16:02:00Z" w16du:dateUtc="2025-02-26T10:32:00Z">
        <w:r w:rsidR="0069642C">
          <w:rPr>
            <w:b/>
            <w:bCs/>
          </w:rPr>
          <w:t>i</w:t>
        </w:r>
      </w:ins>
      <w:del w:id="246" w:author="Arya" w:date="2025-02-26T16:02:00Z" w16du:dateUtc="2025-02-26T10:32:00Z">
        <w:r w:rsidRPr="00EC3E7A" w:rsidDel="0069642C">
          <w:rPr>
            <w:b/>
            <w:bCs/>
          </w:rPr>
          <w:delText>I</w:delText>
        </w:r>
      </w:del>
      <w:r w:rsidRPr="00EC3E7A">
        <w:rPr>
          <w:b/>
          <w:bCs/>
        </w:rPr>
        <w:t>nfrastructure</w:t>
      </w:r>
      <w:r w:rsidR="0038208A" w:rsidRPr="00EC3E7A">
        <w:rPr>
          <w:b/>
          <w:bCs/>
        </w:rPr>
        <w:t>:</w:t>
      </w:r>
      <w:r w:rsidR="0038208A" w:rsidRPr="00E4086B">
        <w:t xml:space="preserve"> </w:t>
      </w:r>
      <w:r w:rsidR="00351913" w:rsidRPr="00E4086B">
        <w:t xml:space="preserve">Built on AWS’s highly scalable infrastructure, the SDK adjusts automatically to accommodate growing user counts and variable usage patterns, ensuring </w:t>
      </w:r>
      <w:r w:rsidR="00F46AED" w:rsidRPr="00E4086B">
        <w:t>best</w:t>
      </w:r>
      <w:r w:rsidR="00351913" w:rsidRPr="00E4086B">
        <w:t xml:space="preserve"> performance even during demand surges </w:t>
      </w: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7D06CD" w:rsidRPr="007D06CD">
            <w:rPr>
              <w:noProof/>
            </w:rPr>
            <w:t>[8]</w:t>
          </w:r>
          <w:r w:rsidR="00967B8E" w:rsidRPr="00E4086B">
            <w:fldChar w:fldCharType="end"/>
          </w:r>
        </w:sdtContent>
      </w:sdt>
      <w:r w:rsidR="00351913" w:rsidRPr="00E4086B">
        <w:t>.</w:t>
      </w:r>
    </w:p>
    <w:p w14:paraId="71F89327" w14:textId="044F6346" w:rsidR="00D12C48" w:rsidRPr="00D12C48" w:rsidRDefault="00244C3E">
      <w:pPr>
        <w:pStyle w:val="Heading3BPBHEB"/>
        <w:pPrChange w:id="247" w:author="Arya" w:date="2025-02-26T16:02:00Z" w16du:dateUtc="2025-02-26T10:32:00Z">
          <w:pPr>
            <w:pStyle w:val="Heading2"/>
          </w:pPr>
        </w:pPrChange>
      </w:pPr>
      <w:r>
        <w:t>C</w:t>
      </w:r>
      <w:r w:rsidR="00351913">
        <w:t>h</w:t>
      </w:r>
      <w:r w:rsidR="006016B7">
        <w:t>a</w:t>
      </w:r>
      <w:r w:rsidR="00351913">
        <w:t>llenges</w:t>
      </w:r>
    </w:p>
    <w:p w14:paraId="15230CBC" w14:textId="7676762A" w:rsidR="00563920" w:rsidRPr="00563920" w:rsidRDefault="00496F46" w:rsidP="00D07BF4">
      <w:pPr>
        <w:pStyle w:val="NormalBPBHEB"/>
        <w:pPrChange w:id="248" w:author="Arya" w:date="2025-03-03T10:29:00Z" w16du:dateUtc="2025-03-03T04:59:00Z">
          <w:pPr>
            <w:jc w:val="both"/>
          </w:pPr>
        </w:pPrChange>
      </w:pPr>
      <w:r w:rsidRPr="00496F46">
        <w:t xml:space="preserve">For businesses, developing seamless, real-time communication platforms often requires complex integration of video and audio features. </w:t>
      </w:r>
      <w:r w:rsidR="00242947">
        <w:t>There are</w:t>
      </w:r>
      <w:r w:rsidRPr="00496F46">
        <w:t xml:space="preserve"> solutions </w:t>
      </w:r>
      <w:r w:rsidR="00242947">
        <w:t xml:space="preserve">that </w:t>
      </w:r>
      <w:r w:rsidRPr="00496F46">
        <w:t xml:space="preserve">provide inconsistent performance, leading to issues like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peak demands</w:t>
      </w:r>
      <w:r w:rsidR="00D12C48" w:rsidRPr="00D12C48">
        <w:t xml:space="preserve"> </w:t>
      </w:r>
      <w:sdt>
        <w:sdtPr>
          <w:id w:val="-844706658"/>
          <w:citation/>
        </w:sdtPr>
        <w:sdtContent>
          <w:r w:rsidR="00425988">
            <w:fldChar w:fldCharType="begin"/>
          </w:r>
          <w:r w:rsidR="00425988">
            <w:instrText xml:space="preserve"> CITATION AWSdj \l 1033 </w:instrText>
          </w:r>
          <w:r w:rsidR="00425988">
            <w:fldChar w:fldCharType="separate"/>
          </w:r>
          <w:r w:rsidR="007D06CD" w:rsidRPr="007D06CD">
            <w:rPr>
              <w:noProof/>
            </w:rPr>
            <w:t>[7]</w:t>
          </w:r>
          <w:r w:rsidR="00425988">
            <w:fldChar w:fldCharType="end"/>
          </w:r>
        </w:sdtContent>
      </w:sdt>
      <w:r w:rsidR="00425988">
        <w:t>.</w:t>
      </w:r>
    </w:p>
    <w:p w14:paraId="7CAC4A9B" w14:textId="397034A2" w:rsidR="00563920" w:rsidRPr="00C72974" w:rsidRDefault="00563920">
      <w:pPr>
        <w:pStyle w:val="Heading3BPBHEB"/>
        <w:pPrChange w:id="249" w:author="Arya" w:date="2025-02-26T16:02:00Z" w16du:dateUtc="2025-02-26T10:32:00Z">
          <w:pPr>
            <w:pStyle w:val="Heading2"/>
          </w:pPr>
        </w:pPrChange>
      </w:pPr>
      <w:r w:rsidRPr="00C72974">
        <w:t xml:space="preserve">Use </w:t>
      </w:r>
      <w:ins w:id="250" w:author="Arya" w:date="2025-02-26T16:02:00Z" w16du:dateUtc="2025-02-26T10:32:00Z">
        <w:r w:rsidR="00250DC4">
          <w:t>c</w:t>
        </w:r>
      </w:ins>
      <w:del w:id="251" w:author="Arya" w:date="2025-02-26T16:02:00Z" w16du:dateUtc="2025-02-26T10:32:00Z">
        <w:r w:rsidRPr="00C72974" w:rsidDel="00250DC4">
          <w:delText>C</w:delText>
        </w:r>
      </w:del>
      <w:r w:rsidRPr="00C72974">
        <w:t>ase</w:t>
      </w:r>
    </w:p>
    <w:p w14:paraId="78B712FE" w14:textId="4C3F1A17" w:rsidR="00563920" w:rsidRPr="00563920" w:rsidRDefault="00563920">
      <w:pPr>
        <w:pStyle w:val="NormalBPBHEB"/>
        <w:pPrChange w:id="252" w:author="Arya" w:date="2025-02-26T16:04:00Z" w16du:dateUtc="2025-02-26T10:34:00Z">
          <w:pPr>
            <w:jc w:val="both"/>
          </w:pPr>
        </w:pPrChange>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Chime SDK’s scalability ensures the platform can </w:t>
      </w:r>
      <w:r w:rsidR="00242947" w:rsidRPr="00563920">
        <w:t>manage</w:t>
      </w:r>
      <w:r w:rsidRPr="00563920">
        <w:t xml:space="preserve"> increased demand, such as during flu season, </w:t>
      </w:r>
      <w:r w:rsidR="009022E1" w:rsidRPr="00563920">
        <w:t>keeping</w:t>
      </w:r>
      <w:r w:rsidRPr="00563920">
        <w:t xml:space="preserve"> a reliable service for all users.</w:t>
      </w:r>
    </w:p>
    <w:p w14:paraId="2439DC91" w14:textId="7B39255E" w:rsidR="00D12C48" w:rsidRPr="00D12C48" w:rsidRDefault="00CC468C">
      <w:pPr>
        <w:pStyle w:val="Heading3BPBHEB"/>
        <w:pPrChange w:id="253" w:author="Arya" w:date="2025-02-26T16:04:00Z" w16du:dateUtc="2025-02-26T10:34:00Z">
          <w:pPr>
            <w:pStyle w:val="Heading2"/>
          </w:pPr>
        </w:pPrChange>
      </w:pPr>
      <w:r>
        <w:lastRenderedPageBreak/>
        <w:t>Wrap up</w:t>
      </w:r>
    </w:p>
    <w:p w14:paraId="5ACF5A60" w14:textId="7753201B" w:rsidR="00D12C48" w:rsidRDefault="00F203A6" w:rsidP="003F0530">
      <w:pPr>
        <w:jc w:val="both"/>
      </w:pPr>
      <w:r w:rsidRPr="0012393C">
        <w:rPr>
          <w:rStyle w:val="NormalBPBHEBChar"/>
          <w:rPrChange w:id="254" w:author="Arya" w:date="2025-03-03T10:29:00Z" w16du:dateUtc="2025-03-03T04:59:00Z">
            <w:rPr/>
          </w:rPrChange>
        </w:rPr>
        <w:t xml:space="preserve">The Amazon Chime SDK is an essential tool for businesses </w:t>
      </w:r>
      <w:r w:rsidR="009022E1" w:rsidRPr="0012393C">
        <w:rPr>
          <w:rStyle w:val="NormalBPBHEBChar"/>
          <w:rPrChange w:id="255" w:author="Arya" w:date="2025-03-03T10:29:00Z" w16du:dateUtc="2025-03-03T04:59:00Z">
            <w:rPr/>
          </w:rPrChange>
        </w:rPr>
        <w:t>looking</w:t>
      </w:r>
      <w:r w:rsidRPr="0012393C">
        <w:rPr>
          <w:rStyle w:val="NormalBPBHEBChar"/>
          <w:rPrChange w:id="256" w:author="Arya" w:date="2025-03-03T10:29:00Z" w16du:dateUtc="2025-03-03T04:59:00Z">
            <w:rPr/>
          </w:rPrChange>
        </w:rPr>
        <w:t xml:space="preserve"> to incorporate seamless real-time communication into their applications. By offering easy integration, customizable user interfaces, and scalable infrastructure, it empowers businesses to provide high-quality communication experiences that grow with their needs. Whether in healthcare, education, or customer service, Chime SDK proves to be a flexible and reliable solution for real-time communication across various industries </w:t>
      </w:r>
      <w:sdt>
        <w:sdtPr>
          <w:rPr>
            <w:rStyle w:val="NormalBPBHEBChar"/>
            <w:rPrChange w:id="257" w:author="Arya" w:date="2025-03-03T10:29:00Z" w16du:dateUtc="2025-03-03T04:59:00Z">
              <w:rPr/>
            </w:rPrChange>
          </w:rPr>
          <w:id w:val="250009586"/>
          <w:citation/>
        </w:sdtPr>
        <w:sdtContent>
          <w:r w:rsidR="007A252F" w:rsidRPr="0012393C">
            <w:rPr>
              <w:rStyle w:val="NormalBPBHEBChar"/>
              <w:rPrChange w:id="258" w:author="Arya" w:date="2025-03-03T10:29:00Z" w16du:dateUtc="2025-03-03T04:59:00Z">
                <w:rPr/>
              </w:rPrChange>
            </w:rPr>
            <w:fldChar w:fldCharType="begin"/>
          </w:r>
          <w:r w:rsidR="007A252F" w:rsidRPr="0012393C">
            <w:rPr>
              <w:rStyle w:val="NormalBPBHEBChar"/>
              <w:rPrChange w:id="259" w:author="Arya" w:date="2025-03-03T10:29:00Z" w16du:dateUtc="2025-03-03T04:59:00Z">
                <w:rPr/>
              </w:rPrChange>
            </w:rPr>
            <w:instrText xml:space="preserve"> CITATION AWSdj \l 1033 </w:instrText>
          </w:r>
          <w:r w:rsidR="007A252F" w:rsidRPr="0012393C">
            <w:rPr>
              <w:rStyle w:val="NormalBPBHEBChar"/>
              <w:rPrChange w:id="260" w:author="Arya" w:date="2025-03-03T10:29:00Z" w16du:dateUtc="2025-03-03T04:59:00Z">
                <w:rPr/>
              </w:rPrChange>
            </w:rPr>
            <w:fldChar w:fldCharType="separate"/>
          </w:r>
          <w:r w:rsidR="007D06CD" w:rsidRPr="0012393C">
            <w:rPr>
              <w:rStyle w:val="NormalBPBHEBChar"/>
              <w:rPrChange w:id="261" w:author="Arya" w:date="2025-03-03T10:29:00Z" w16du:dateUtc="2025-03-03T04:59:00Z">
                <w:rPr>
                  <w:noProof/>
                </w:rPr>
              </w:rPrChange>
            </w:rPr>
            <w:t>[7]</w:t>
          </w:r>
          <w:r w:rsidR="007A252F" w:rsidRPr="0012393C">
            <w:rPr>
              <w:rStyle w:val="NormalBPBHEBChar"/>
              <w:rPrChange w:id="262" w:author="Arya" w:date="2025-03-03T10:29:00Z" w16du:dateUtc="2025-03-03T04:59:00Z">
                <w:rPr/>
              </w:rPrChange>
            </w:rPr>
            <w:fldChar w:fldCharType="end"/>
          </w:r>
        </w:sdtContent>
      </w:sdt>
      <w:r w:rsidR="007A252F" w:rsidRPr="0012393C">
        <w:rPr>
          <w:rStyle w:val="NormalBPBHEBChar"/>
          <w:rPrChange w:id="263" w:author="Arya" w:date="2025-03-03T10:29:00Z" w16du:dateUtc="2025-03-03T04:59:00Z">
            <w:rPr/>
          </w:rPrChange>
        </w:rPr>
        <w:t>.</w:t>
      </w:r>
    </w:p>
    <w:p w14:paraId="46120313" w14:textId="07B292FB" w:rsidR="00244C3E" w:rsidRPr="00244C3E" w:rsidRDefault="00244C3E">
      <w:pPr>
        <w:pStyle w:val="Heading2BPBHEB"/>
        <w:pPrChange w:id="264" w:author="Arya" w:date="2025-02-26T16:05:00Z" w16du:dateUtc="2025-02-26T10:35:00Z">
          <w:pPr>
            <w:pStyle w:val="Heading1"/>
          </w:pPr>
        </w:pPrChange>
      </w:pPr>
      <w:r w:rsidRPr="00244C3E">
        <w:t xml:space="preserve">Amazon </w:t>
      </w:r>
      <w:ins w:id="265" w:author="Arya" w:date="2025-02-26T16:05:00Z" w16du:dateUtc="2025-02-26T10:35:00Z">
        <w:r w:rsidR="00B8240F">
          <w:t>c</w:t>
        </w:r>
      </w:ins>
      <w:del w:id="266" w:author="Arya" w:date="2025-02-26T16:04:00Z" w16du:dateUtc="2025-02-26T10:34:00Z">
        <w:r w:rsidRPr="00244C3E" w:rsidDel="00B8240F">
          <w:delText>C</w:delText>
        </w:r>
      </w:del>
      <w:r w:rsidRPr="00244C3E">
        <w:t>onnect</w:t>
      </w:r>
    </w:p>
    <w:p w14:paraId="3C0CBAE8" w14:textId="7DAE13C3" w:rsidR="00244C3E" w:rsidRPr="00244C3E" w:rsidRDefault="00244C3E">
      <w:pPr>
        <w:pStyle w:val="NormalBPBHEB"/>
        <w:pPrChange w:id="267" w:author="Arya" w:date="2025-02-26T16:05:00Z" w16du:dateUtc="2025-02-26T10:35:00Z">
          <w:pPr>
            <w:jc w:val="both"/>
          </w:pPr>
        </w:pPrChange>
      </w:pPr>
      <w:r w:rsidRPr="00244C3E">
        <w:t>Amazon Connect is a cloud-based contact center service that enables businesses to deliver personalized customer service. By offering omnichannel</w:t>
      </w:r>
      <w:r w:rsidR="00B14742">
        <w:t xml:space="preserve"> </w:t>
      </w:r>
      <w:sdt>
        <w:sdtPr>
          <w:id w:val="-240025011"/>
          <w:citation/>
        </w:sdtPr>
        <w:sdtContent>
          <w:r w:rsidR="007D06CD">
            <w:fldChar w:fldCharType="begin"/>
          </w:r>
          <w:r w:rsidR="007D06CD">
            <w:instrText xml:space="preserve"> CITATION AWSde \l 1033 </w:instrText>
          </w:r>
          <w:r w:rsidR="007D06CD">
            <w:fldChar w:fldCharType="separate"/>
          </w:r>
          <w:r w:rsidR="007D06CD" w:rsidRPr="007D06CD">
            <w:rPr>
              <w:noProof/>
            </w:rPr>
            <w:t>[9]</w:t>
          </w:r>
          <w:r w:rsidR="007D06CD">
            <w:fldChar w:fldCharType="end"/>
          </w:r>
        </w:sdtContent>
      </w:sdt>
      <w:r w:rsidRPr="00244C3E">
        <w:t xml:space="preserve"> communication and integration with AWS services, Amazon Connect ensures efficient handling of customer interactions </w:t>
      </w:r>
      <w:sdt>
        <w:sdtPr>
          <w:id w:val="451828563"/>
          <w:citation/>
        </w:sdtPr>
        <w:sdtContent>
          <w:r w:rsidR="00AF67A5">
            <w:fldChar w:fldCharType="begin"/>
          </w:r>
          <w:r w:rsidR="002131C0">
            <w:instrText xml:space="preserve">CITATION AWS201 \l 1033 </w:instrText>
          </w:r>
          <w:r w:rsidR="00AF67A5">
            <w:fldChar w:fldCharType="separate"/>
          </w:r>
          <w:r w:rsidR="007D06CD" w:rsidRPr="007D06CD">
            <w:rPr>
              <w:noProof/>
            </w:rPr>
            <w:t>[3]</w:t>
          </w:r>
          <w:r w:rsidR="00AF67A5">
            <w:fldChar w:fldCharType="end"/>
          </w:r>
        </w:sdtContent>
      </w:sdt>
      <w:r w:rsidR="00AF67A5">
        <w:t>.</w:t>
      </w:r>
    </w:p>
    <w:p w14:paraId="4F6B294D" w14:textId="617E8BB4" w:rsidR="00244C3E" w:rsidRDefault="00244C3E">
      <w:pPr>
        <w:pStyle w:val="Heading3BPBHEB"/>
        <w:pPrChange w:id="268" w:author="Arya" w:date="2025-02-26T16:05:00Z" w16du:dateUtc="2025-02-26T10:35:00Z">
          <w:pPr>
            <w:pStyle w:val="Heading2"/>
          </w:pPr>
        </w:pPrChange>
      </w:pPr>
      <w:r w:rsidRPr="00244C3E">
        <w:t xml:space="preserve">Key </w:t>
      </w:r>
      <w:ins w:id="269" w:author="Arya" w:date="2025-02-26T16:05:00Z" w16du:dateUtc="2025-02-26T10:35:00Z">
        <w:r w:rsidR="001D6D48">
          <w:t>f</w:t>
        </w:r>
      </w:ins>
      <w:del w:id="270" w:author="Arya" w:date="2025-02-26T16:05:00Z" w16du:dateUtc="2025-02-26T10:35:00Z">
        <w:r w:rsidRPr="00244C3E" w:rsidDel="001D6D48">
          <w:delText>F</w:delText>
        </w:r>
      </w:del>
      <w:r w:rsidRPr="00244C3E">
        <w:t xml:space="preserve">eatures </w:t>
      </w:r>
    </w:p>
    <w:p w14:paraId="5766B4FF" w14:textId="6EEBA1D5" w:rsidR="005E4B8E" w:rsidRPr="005E4B8E" w:rsidRDefault="005E4B8E" w:rsidP="003F0530">
      <w:pPr>
        <w:jc w:val="both"/>
      </w:pPr>
      <w:r w:rsidRPr="008E2492">
        <w:t>With a focus on simplicity and flexibility, Amazon Connect empowers businesses to build scalable and personalized customer service solutions</w:t>
      </w:r>
      <w:r>
        <w:t xml:space="preserve"> </w:t>
      </w:r>
      <w:sdt>
        <w:sdtPr>
          <w:id w:val="-882480810"/>
          <w:citation/>
        </w:sdtPr>
        <w:sdtContent>
          <w:r w:rsidR="003C1714">
            <w:fldChar w:fldCharType="begin"/>
          </w:r>
          <w:r w:rsidR="003C1714">
            <w:instrText xml:space="preserve"> CITATION AWSda \l 1033 </w:instrText>
          </w:r>
          <w:r w:rsidR="003C1714">
            <w:fldChar w:fldCharType="separate"/>
          </w:r>
          <w:r w:rsidR="007D06CD" w:rsidRPr="007D06CD">
            <w:rPr>
              <w:noProof/>
            </w:rPr>
            <w:t>[10]</w:t>
          </w:r>
          <w:r w:rsidR="003C1714">
            <w:fldChar w:fldCharType="end"/>
          </w:r>
        </w:sdtContent>
      </w:sdt>
      <w:r w:rsidR="00B7205E">
        <w:t>.</w:t>
      </w:r>
    </w:p>
    <w:p w14:paraId="5D1C52B3" w14:textId="553558D3" w:rsidR="00244C3E" w:rsidRPr="00D62341" w:rsidRDefault="00244C3E" w:rsidP="00E4086B">
      <w:pPr>
        <w:pStyle w:val="NormalBPBHEB"/>
      </w:pPr>
      <w:r w:rsidRPr="00E4086B">
        <w:rPr>
          <w:b/>
          <w:bCs/>
        </w:rPr>
        <w:t xml:space="preserve">Omnichannel </w:t>
      </w:r>
      <w:ins w:id="271" w:author="Arya" w:date="2025-02-26T16:05:00Z" w16du:dateUtc="2025-02-26T10:35:00Z">
        <w:r w:rsidR="00BD1781">
          <w:rPr>
            <w:b/>
            <w:bCs/>
          </w:rPr>
          <w:t>c</w:t>
        </w:r>
      </w:ins>
      <w:del w:id="272" w:author="Arya" w:date="2025-02-26T16:05:00Z" w16du:dateUtc="2025-02-26T10:35:00Z">
        <w:r w:rsidRPr="00E4086B" w:rsidDel="00BD1781">
          <w:rPr>
            <w:b/>
            <w:bCs/>
          </w:rPr>
          <w:delText>C</w:delText>
        </w:r>
      </w:del>
      <w:r w:rsidRPr="00E4086B">
        <w:rPr>
          <w:b/>
          <w:bCs/>
        </w:rPr>
        <w:t>ommunication</w:t>
      </w:r>
      <w:r w:rsidR="005568B8">
        <w:t xml:space="preserve">: </w:t>
      </w:r>
      <w:r w:rsidR="00B25109" w:rsidRPr="00D62341">
        <w:t xml:space="preserve">Amazon Connect enables seamless communication across multiple channels—voice, chat, and email—creating a unified experience for customers. This flexibility enhances customer satisfaction by allowing interactions through the preferred communication mode </w:t>
      </w: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7D06CD" w:rsidRPr="007D06CD">
            <w:rPr>
              <w:noProof/>
            </w:rPr>
            <w:t>[8]</w:t>
          </w:r>
          <w:r w:rsidR="00733F0F" w:rsidRPr="00D62341">
            <w:fldChar w:fldCharType="end"/>
          </w:r>
        </w:sdtContent>
      </w:sdt>
      <w:r w:rsidRPr="00D62341">
        <w:t>.</w:t>
      </w:r>
    </w:p>
    <w:p w14:paraId="229D942A" w14:textId="69136000" w:rsidR="00244C3E" w:rsidRPr="00244C3E" w:rsidRDefault="00244C3E" w:rsidP="00E4086B">
      <w:pPr>
        <w:pStyle w:val="NormalBPBHEB"/>
      </w:pPr>
      <w:r w:rsidRPr="00E4086B">
        <w:rPr>
          <w:b/>
          <w:bCs/>
        </w:rPr>
        <w:t xml:space="preserve">Natural </w:t>
      </w:r>
      <w:ins w:id="273" w:author="Arya" w:date="2025-02-26T16:06:00Z" w16du:dateUtc="2025-02-26T10:36:00Z">
        <w:r w:rsidR="00BD1781">
          <w:rPr>
            <w:b/>
            <w:bCs/>
          </w:rPr>
          <w:t>l</w:t>
        </w:r>
      </w:ins>
      <w:del w:id="274" w:author="Arya" w:date="2025-02-26T16:06:00Z" w16du:dateUtc="2025-02-26T10:36:00Z">
        <w:r w:rsidRPr="00E4086B" w:rsidDel="00BD1781">
          <w:rPr>
            <w:b/>
            <w:bCs/>
          </w:rPr>
          <w:delText>L</w:delText>
        </w:r>
      </w:del>
      <w:r w:rsidRPr="00E4086B">
        <w:rPr>
          <w:b/>
          <w:bCs/>
        </w:rPr>
        <w:t xml:space="preserve">anguage </w:t>
      </w:r>
      <w:ins w:id="275" w:author="Arya" w:date="2025-02-26T16:06:00Z" w16du:dateUtc="2025-02-26T10:36:00Z">
        <w:r w:rsidR="00BD1781">
          <w:rPr>
            <w:b/>
            <w:bCs/>
          </w:rPr>
          <w:t>p</w:t>
        </w:r>
      </w:ins>
      <w:del w:id="276" w:author="Arya" w:date="2025-02-26T16:06:00Z" w16du:dateUtc="2025-02-26T10:36:00Z">
        <w:r w:rsidRPr="00E4086B" w:rsidDel="00BD1781">
          <w:rPr>
            <w:b/>
            <w:bCs/>
          </w:rPr>
          <w:delText>P</w:delText>
        </w:r>
      </w:del>
      <w:r w:rsidRPr="00E4086B">
        <w:rPr>
          <w:b/>
          <w:bCs/>
        </w:rPr>
        <w:t>rocessing</w:t>
      </w:r>
      <w:del w:id="277" w:author="Arya" w:date="2025-02-26T16:05:00Z" w16du:dateUtc="2025-02-26T10:35:00Z">
        <w:r w:rsidRPr="00E4086B" w:rsidDel="00BD1781">
          <w:rPr>
            <w:b/>
            <w:bCs/>
          </w:rPr>
          <w:delText xml:space="preserve"> (NLP)</w:delText>
        </w:r>
      </w:del>
      <w:r w:rsidR="00A2300A">
        <w:t xml:space="preserve">: </w:t>
      </w:r>
      <w:r w:rsidR="00C20590" w:rsidRPr="00A2300A">
        <w:t>By integrating Amazon Lex, Amazon Connect uses</w:t>
      </w:r>
      <w:ins w:id="278" w:author="Arya" w:date="2025-02-26T16:06:00Z" w16du:dateUtc="2025-02-26T10:36:00Z">
        <w:r w:rsidR="00BD1781">
          <w:t xml:space="preserve"> </w:t>
        </w:r>
        <w:r w:rsidR="00BD1781" w:rsidRPr="00E4086B">
          <w:rPr>
            <w:b/>
            <w:bCs/>
          </w:rPr>
          <w:t>Natural Language Processing</w:t>
        </w:r>
      </w:ins>
      <w:r w:rsidR="00C20590" w:rsidRPr="00A2300A">
        <w:t xml:space="preserve"> </w:t>
      </w:r>
      <w:ins w:id="279" w:author="Arya" w:date="2025-02-26T16:06:00Z" w16du:dateUtc="2025-02-26T10:36:00Z">
        <w:r w:rsidR="00BD1781">
          <w:t>(</w:t>
        </w:r>
      </w:ins>
      <w:r w:rsidR="00C20590" w:rsidRPr="00BD1781">
        <w:rPr>
          <w:b/>
          <w:bCs/>
          <w:rPrChange w:id="280" w:author="Arya" w:date="2025-02-26T16:06:00Z" w16du:dateUtc="2025-02-26T10:36:00Z">
            <w:rPr/>
          </w:rPrChange>
        </w:rPr>
        <w:t>NLP</w:t>
      </w:r>
      <w:ins w:id="281" w:author="Arya" w:date="2025-02-26T16:06:00Z" w16du:dateUtc="2025-02-26T10:36:00Z">
        <w:r w:rsidR="00BD1781">
          <w:t>)</w:t>
        </w:r>
      </w:ins>
      <w:r w:rsidR="00C20590" w:rsidRPr="00A2300A">
        <w:t xml:space="preserve"> to automate responses to common customer queries. This reduces the need for human intervention, improving response times and allowing support agents to focus on complex tasks </w:t>
      </w:r>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7D06CD" w:rsidRPr="007D06CD">
            <w:rPr>
              <w:noProof/>
            </w:rPr>
            <w:t>[3]</w:t>
          </w:r>
          <w:r w:rsidR="009863A5" w:rsidRPr="00A2300A">
            <w:fldChar w:fldCharType="end"/>
          </w:r>
        </w:sdtContent>
      </w:sdt>
      <w:r w:rsidRPr="00A2300A">
        <w:t>.</w:t>
      </w:r>
    </w:p>
    <w:p w14:paraId="1249E1C2" w14:textId="155F23EB" w:rsidR="00244C3E" w:rsidRPr="00244C3E" w:rsidRDefault="00244C3E" w:rsidP="00E4086B">
      <w:pPr>
        <w:pStyle w:val="NormalBPBHEB"/>
      </w:pPr>
      <w:r w:rsidRPr="00E4086B">
        <w:rPr>
          <w:b/>
          <w:bCs/>
        </w:rPr>
        <w:t xml:space="preserve">Scalability and </w:t>
      </w:r>
      <w:ins w:id="282" w:author="Arya" w:date="2025-02-26T16:06:00Z" w16du:dateUtc="2025-02-26T10:36:00Z">
        <w:r w:rsidR="008C5950">
          <w:rPr>
            <w:b/>
            <w:bCs/>
          </w:rPr>
          <w:t>f</w:t>
        </w:r>
      </w:ins>
      <w:del w:id="283" w:author="Arya" w:date="2025-02-26T16:06:00Z" w16du:dateUtc="2025-02-26T10:36:00Z">
        <w:r w:rsidRPr="00E4086B" w:rsidDel="008C5950">
          <w:rPr>
            <w:b/>
            <w:bCs/>
          </w:rPr>
          <w:delText>F</w:delText>
        </w:r>
      </w:del>
      <w:r w:rsidRPr="00E4086B">
        <w:rPr>
          <w:b/>
          <w:bCs/>
        </w:rPr>
        <w:t>lexibility</w:t>
      </w:r>
      <w:r w:rsidR="00B003F5">
        <w:t xml:space="preserve">: </w:t>
      </w:r>
      <w:r w:rsidR="00414680" w:rsidRPr="00B003F5">
        <w:t xml:space="preserve">Amazon </w:t>
      </w:r>
      <w:proofErr w:type="spellStart"/>
      <w:r w:rsidR="00414680" w:rsidRPr="00B003F5">
        <w:t>Connect’s</w:t>
      </w:r>
      <w:proofErr w:type="spellEnd"/>
      <w:r w:rsidR="00414680" w:rsidRPr="00B003F5">
        <w:t xml:space="preserve"> infrastructure scales automatically, adjusting to demand spikes, ensuring businesses can </w:t>
      </w:r>
      <w:r w:rsidR="00242947" w:rsidRPr="00B003F5">
        <w:t>manage</w:t>
      </w:r>
      <w:r w:rsidR="00414680" w:rsidRPr="00B003F5">
        <w:t xml:space="preserve"> fluctuating call volumes without manual intervention </w:t>
      </w:r>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7D06CD" w:rsidRPr="007D06CD">
            <w:rPr>
              <w:noProof/>
            </w:rPr>
            <w:t>[8]</w:t>
          </w:r>
          <w:r w:rsidR="006C3B60" w:rsidRPr="00B003F5">
            <w:fldChar w:fldCharType="end"/>
          </w:r>
        </w:sdtContent>
      </w:sdt>
      <w:r w:rsidRPr="00B003F5">
        <w:t>.</w:t>
      </w:r>
    </w:p>
    <w:p w14:paraId="1207BB58" w14:textId="4F60EF76" w:rsidR="00D12C48" w:rsidRPr="00D12C48" w:rsidRDefault="00244C3E">
      <w:pPr>
        <w:pStyle w:val="Heading3BPBHEB"/>
        <w:pPrChange w:id="284" w:author="Arya" w:date="2025-02-26T16:06:00Z" w16du:dateUtc="2025-02-26T10:36:00Z">
          <w:pPr>
            <w:pStyle w:val="Heading2"/>
          </w:pPr>
        </w:pPrChange>
      </w:pPr>
      <w:r>
        <w:t>C</w:t>
      </w:r>
      <w:r w:rsidR="009471F6">
        <w:t>hallenge</w:t>
      </w:r>
      <w:r>
        <w:t>s</w:t>
      </w:r>
      <w:r w:rsidR="00D12C48" w:rsidRPr="00D12C48">
        <w:t xml:space="preserve"> </w:t>
      </w:r>
      <w:r w:rsidR="009471F6">
        <w:t xml:space="preserve"> </w:t>
      </w:r>
    </w:p>
    <w:p w14:paraId="4DAADC09" w14:textId="083F2970" w:rsidR="00D12C48" w:rsidRPr="00D12C48" w:rsidRDefault="00BF2955" w:rsidP="00EE15DB">
      <w:pPr>
        <w:pStyle w:val="NormalBPBHEB"/>
        <w:pPrChange w:id="285" w:author="Arya" w:date="2025-03-03T10:29:00Z" w16du:dateUtc="2025-03-03T04:59:00Z">
          <w:pPr>
            <w:jc w:val="both"/>
          </w:pPr>
        </w:pPrChange>
      </w:pPr>
      <w:r w:rsidRPr="00BF2955">
        <w:t xml:space="preserve">Retail businesses often face challenges in managing fluctuating customer support demands, particularly during high-traffic periods like holiday seasons.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pPr>
        <w:pStyle w:val="Heading3BPBHEB"/>
        <w:pPrChange w:id="286" w:author="Arya" w:date="2025-02-26T16:06:00Z" w16du:dateUtc="2025-02-26T10:36:00Z">
          <w:pPr>
            <w:pStyle w:val="Heading2"/>
          </w:pPr>
        </w:pPrChange>
      </w:pPr>
      <w:r w:rsidRPr="001D4E46">
        <w:t>Benefits</w:t>
      </w:r>
    </w:p>
    <w:p w14:paraId="0B7B0D2C" w14:textId="1A699B20" w:rsidR="00621918" w:rsidRPr="00621918" w:rsidRDefault="00621918">
      <w:pPr>
        <w:pStyle w:val="NormalBPBHEB"/>
        <w:pPrChange w:id="287" w:author="Arya" w:date="2025-02-26T16:06:00Z" w16du:dateUtc="2025-02-26T10:36:00Z">
          <w:pPr>
            <w:jc w:val="both"/>
          </w:pPr>
        </w:pPrChange>
      </w:pPr>
      <w:r w:rsidRPr="00621918">
        <w:t>Amazon Connect enables businesses to deliver efficient, scalable, and personalized customer service. Its omnichannel communication</w:t>
      </w:r>
      <w:r w:rsidR="007D06CD">
        <w:t xml:space="preserve"> </w:t>
      </w:r>
      <w:sdt>
        <w:sdtPr>
          <w:id w:val="-1904755341"/>
          <w:citation/>
        </w:sdtPr>
        <w:sdtContent>
          <w:r w:rsidR="007D06CD">
            <w:fldChar w:fldCharType="begin"/>
          </w:r>
          <w:r w:rsidR="007D06CD">
            <w:instrText xml:space="preserve"> CITATION AWSde \l 1033 </w:instrText>
          </w:r>
          <w:r w:rsidR="007D06CD">
            <w:fldChar w:fldCharType="separate"/>
          </w:r>
          <w:r w:rsidR="007D06CD" w:rsidRPr="007D06CD">
            <w:rPr>
              <w:noProof/>
            </w:rPr>
            <w:t>[9]</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004D441C" w:rsidR="00E95BD5" w:rsidRPr="00E95BD5" w:rsidRDefault="00E95BD5">
      <w:pPr>
        <w:pStyle w:val="Heading3BPBHEB"/>
        <w:pPrChange w:id="288" w:author="Arya" w:date="2025-02-26T16:06:00Z" w16du:dateUtc="2025-02-26T10:36:00Z">
          <w:pPr>
            <w:pStyle w:val="Heading2"/>
          </w:pPr>
        </w:pPrChange>
      </w:pPr>
      <w:r w:rsidRPr="00E95BD5">
        <w:lastRenderedPageBreak/>
        <w:t xml:space="preserve">Use </w:t>
      </w:r>
      <w:ins w:id="289" w:author="Arya" w:date="2025-02-26T16:06:00Z" w16du:dateUtc="2025-02-26T10:36:00Z">
        <w:r w:rsidR="000F2E7C">
          <w:t>c</w:t>
        </w:r>
      </w:ins>
      <w:del w:id="290" w:author="Arya" w:date="2025-02-26T16:06:00Z" w16du:dateUtc="2025-02-26T10:36:00Z">
        <w:r w:rsidRPr="00E95BD5" w:rsidDel="000F2E7C">
          <w:delText>C</w:delText>
        </w:r>
      </w:del>
      <w:r w:rsidRPr="00E95BD5">
        <w:t>ase</w:t>
      </w:r>
    </w:p>
    <w:p w14:paraId="0E1E343F" w14:textId="752A9225" w:rsidR="00D12C48" w:rsidRPr="00D12C48" w:rsidRDefault="00E95BD5">
      <w:pPr>
        <w:pStyle w:val="NormalBPBHEB"/>
        <w:pPrChange w:id="291" w:author="Arya" w:date="2025-02-26T16:06:00Z" w16du:dateUtc="2025-02-26T10:36:00Z">
          <w:pPr>
            <w:jc w:val="both"/>
          </w:pPr>
        </w:pPrChange>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B3DF7">
        <w:t xml:space="preserve"> </w:t>
      </w:r>
      <w:r w:rsidR="00244C3E" w:rsidRPr="00244C3E">
        <w:rPr>
          <w:b/>
          <w:bCs/>
        </w:rPr>
        <w:t xml:space="preserve"> </w:t>
      </w:r>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7D06CD" w:rsidRPr="007D06CD">
            <w:rPr>
              <w:noProof/>
            </w:rPr>
            <w:t>[3]</w:t>
          </w:r>
          <w:r w:rsidR="009B46C0">
            <w:rPr>
              <w:b/>
              <w:bCs/>
            </w:rPr>
            <w:fldChar w:fldCharType="end"/>
          </w:r>
        </w:sdtContent>
      </w:sdt>
      <w:r w:rsidR="00244C3E">
        <w:rPr>
          <w:b/>
          <w:bCs/>
        </w:rPr>
        <w:t>.</w:t>
      </w:r>
    </w:p>
    <w:p w14:paraId="55F5A654" w14:textId="77777777" w:rsidR="00D12C48" w:rsidRPr="00D12C48" w:rsidRDefault="00D12C48">
      <w:pPr>
        <w:pStyle w:val="Heading3BPBHEB"/>
        <w:pPrChange w:id="292" w:author="Arya" w:date="2025-02-26T16:06:00Z" w16du:dateUtc="2025-02-26T10:36:00Z">
          <w:pPr>
            <w:pStyle w:val="Heading2"/>
          </w:pPr>
        </w:pPrChange>
      </w:pPr>
      <w:r w:rsidRPr="00D12C48">
        <w:t>Wrap-up</w:t>
      </w:r>
    </w:p>
    <w:p w14:paraId="37489ABC" w14:textId="072458E6" w:rsidR="00244C3E" w:rsidRPr="00244C3E" w:rsidRDefault="00947B04">
      <w:pPr>
        <w:pStyle w:val="NormalBPBHEB"/>
        <w:rPr>
          <w:b/>
          <w:bCs/>
        </w:rPr>
        <w:pPrChange w:id="293" w:author="Arya" w:date="2025-02-26T16:06:00Z" w16du:dateUtc="2025-02-26T10:36:00Z">
          <w:pPr>
            <w:jc w:val="both"/>
          </w:pPr>
        </w:pPrChange>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businesses looking to </w:t>
      </w:r>
      <w:r w:rsidR="009022E1" w:rsidRPr="00947B04">
        <w:t>improve</w:t>
      </w:r>
      <w:r w:rsidRPr="00947B04">
        <w:t xml:space="preserve"> their customer service operations.</w:t>
      </w:r>
    </w:p>
    <w:p w14:paraId="7764E52D" w14:textId="77777777" w:rsidR="00244C3E" w:rsidRPr="00244C3E" w:rsidRDefault="00244C3E">
      <w:pPr>
        <w:pStyle w:val="Heading2BPBHEB"/>
        <w:pPrChange w:id="294" w:author="Arya" w:date="2025-02-26T16:07:00Z" w16du:dateUtc="2025-02-26T10:37:00Z">
          <w:pPr>
            <w:pStyle w:val="Heading1"/>
          </w:pPr>
        </w:pPrChange>
      </w:pPr>
      <w:r w:rsidRPr="00244C3E">
        <w:t xml:space="preserve">Amazon </w:t>
      </w:r>
      <w:proofErr w:type="spellStart"/>
      <w:r w:rsidRPr="00244C3E">
        <w:t>Honeycode</w:t>
      </w:r>
      <w:proofErr w:type="spellEnd"/>
    </w:p>
    <w:p w14:paraId="74B8E91A" w14:textId="087A612F" w:rsidR="00244C3E" w:rsidRPr="00244C3E" w:rsidRDefault="00244C3E">
      <w:pPr>
        <w:pStyle w:val="NormalBPBHEB"/>
        <w:pPrChange w:id="295" w:author="Arya" w:date="2025-02-26T16:07:00Z" w16du:dateUtc="2025-02-26T10:37:00Z">
          <w:pPr>
            <w:jc w:val="both"/>
          </w:pPr>
        </w:pPrChange>
      </w:pPr>
      <w:r w:rsidRPr="00244C3E">
        <w:t xml:space="preserve">Amazon </w:t>
      </w:r>
      <w:proofErr w:type="spellStart"/>
      <w:r w:rsidRPr="00244C3E">
        <w:t>Honeycode</w:t>
      </w:r>
      <w:proofErr w:type="spellEnd"/>
      <w:r w:rsidRPr="00244C3E">
        <w:t xml:space="preserve"> </w:t>
      </w:r>
      <w:r w:rsidR="00E92925" w:rsidRPr="00E92925">
        <w:t xml:space="preserve">is a no-code service that enables </w:t>
      </w:r>
      <w:r w:rsidR="00726EFB" w:rsidRPr="00726EFB">
        <w:t xml:space="preserve">businesses to rapidly create custom web and mobile applications, empowering teams without technical </w:t>
      </w:r>
      <w:r w:rsidR="009022E1" w:rsidRPr="00726EFB">
        <w:t>ability</w:t>
      </w:r>
      <w:r w:rsidR="00726EFB" w:rsidRPr="00726EFB">
        <w:t xml:space="preserve"> to automate workflows and streamline processes. By leveraging </w:t>
      </w:r>
      <w:proofErr w:type="spellStart"/>
      <w:r w:rsidR="00726EFB" w:rsidRPr="00726EFB">
        <w:t>Honeycode’s</w:t>
      </w:r>
      <w:proofErr w:type="spellEnd"/>
      <w:r w:rsidR="00726EFB" w:rsidRPr="00726EFB">
        <w:t xml:space="preserve"> visual interface and automation features, businesses can develop applications tailored to their specific needs quickly and efficiently</w:t>
      </w:r>
      <w:r w:rsidR="00E92925" w:rsidRPr="00E92925">
        <w:t xml:space="preserve"> </w:t>
      </w:r>
      <w:sdt>
        <w:sdtPr>
          <w:id w:val="-1174955221"/>
          <w:citation/>
        </w:sdtPr>
        <w:sdtContent>
          <w:r w:rsidR="0019517B">
            <w:fldChar w:fldCharType="begin"/>
          </w:r>
          <w:r w:rsidR="002131C0">
            <w:instrText xml:space="preserve">CITATION AWSdh \l 1033 </w:instrText>
          </w:r>
          <w:r w:rsidR="0019517B">
            <w:fldChar w:fldCharType="separate"/>
          </w:r>
          <w:r w:rsidR="007D06CD" w:rsidRPr="007D06CD">
            <w:rPr>
              <w:noProof/>
            </w:rPr>
            <w:t>[11]</w:t>
          </w:r>
          <w:r w:rsidR="0019517B">
            <w:fldChar w:fldCharType="end"/>
          </w:r>
        </w:sdtContent>
      </w:sdt>
      <w:r w:rsidRPr="00244C3E">
        <w:t>.</w:t>
      </w:r>
    </w:p>
    <w:p w14:paraId="74D39117" w14:textId="4B4597FA" w:rsidR="00244C3E" w:rsidRDefault="00244C3E">
      <w:pPr>
        <w:pStyle w:val="Heading3BPBHEB"/>
        <w:pPrChange w:id="296" w:author="Arya" w:date="2025-02-26T16:07:00Z" w16du:dateUtc="2025-02-26T10:37:00Z">
          <w:pPr>
            <w:pStyle w:val="Heading2"/>
          </w:pPr>
        </w:pPrChange>
      </w:pPr>
      <w:r w:rsidRPr="00244C3E">
        <w:t xml:space="preserve">Key </w:t>
      </w:r>
      <w:ins w:id="297" w:author="Arya" w:date="2025-02-26T16:07:00Z" w16du:dateUtc="2025-02-26T10:37:00Z">
        <w:r w:rsidR="00D039AD">
          <w:t>f</w:t>
        </w:r>
      </w:ins>
      <w:del w:id="298" w:author="Arya" w:date="2025-02-26T16:07:00Z" w16du:dateUtc="2025-02-26T10:37:00Z">
        <w:r w:rsidRPr="00244C3E" w:rsidDel="00D039AD">
          <w:delText>F</w:delText>
        </w:r>
      </w:del>
      <w:r w:rsidRPr="00244C3E">
        <w:t xml:space="preserve">eatures </w:t>
      </w:r>
    </w:p>
    <w:p w14:paraId="34EA3470" w14:textId="6234642D" w:rsidR="00952062" w:rsidRPr="00952062" w:rsidRDefault="008B503A" w:rsidP="001755FE">
      <w:pPr>
        <w:pStyle w:val="NormalBPBHEB"/>
        <w:pPrChange w:id="299" w:author="Arya" w:date="2025-03-03T10:01:00Z" w16du:dateUtc="2025-03-03T04:31:00Z">
          <w:pPr>
            <w:jc w:val="both"/>
          </w:pPr>
        </w:pPrChange>
      </w:pPr>
      <w:proofErr w:type="spellStart"/>
      <w:r w:rsidRPr="008B503A">
        <w:t>Honeycode’s</w:t>
      </w:r>
      <w:proofErr w:type="spellEnd"/>
      <w:r w:rsidRPr="008B503A">
        <w:t xml:space="preserve"> visual interface and powerful automation capabilities allow businesses to develop apps without writing a single line of code</w:t>
      </w:r>
      <w:r w:rsidR="00F86217">
        <w:t>.</w:t>
      </w:r>
    </w:p>
    <w:p w14:paraId="737208ED" w14:textId="6964C453" w:rsidR="00244C3E" w:rsidRPr="001755FE" w:rsidRDefault="00244C3E" w:rsidP="001755FE">
      <w:pPr>
        <w:pStyle w:val="NormalBPBHEB"/>
        <w:numPr>
          <w:ilvl w:val="0"/>
          <w:numId w:val="78"/>
        </w:numPr>
        <w:pPrChange w:id="300" w:author="Arya" w:date="2025-03-03T10:01:00Z" w16du:dateUtc="2025-03-03T04:31:00Z">
          <w:pPr>
            <w:pStyle w:val="NormalBPBHEB"/>
          </w:pPr>
        </w:pPrChange>
      </w:pPr>
      <w:commentRangeStart w:id="301"/>
      <w:r w:rsidRPr="001755FE">
        <w:rPr>
          <w:rStyle w:val="Heading3Char"/>
          <w:rFonts w:ascii="Palatino Linotype" w:hAnsi="Palatino Linotype"/>
          <w:b/>
          <w:bCs/>
          <w:color w:val="auto"/>
          <w:sz w:val="22"/>
          <w:szCs w:val="22"/>
          <w:rPrChange w:id="302" w:author="Arya" w:date="2025-03-03T10:01:00Z" w16du:dateUtc="2025-03-03T04:31:00Z">
            <w:rPr>
              <w:rStyle w:val="Heading3Char"/>
            </w:rPr>
          </w:rPrChange>
        </w:rPr>
        <w:t>No-</w:t>
      </w:r>
      <w:ins w:id="303" w:author="Arya" w:date="2025-02-26T16:07:00Z" w16du:dateUtc="2025-02-26T10:37:00Z">
        <w:r w:rsidR="00CB3A84" w:rsidRPr="001755FE">
          <w:rPr>
            <w:rStyle w:val="Heading3Char"/>
            <w:rFonts w:ascii="Palatino Linotype" w:hAnsi="Palatino Linotype"/>
            <w:b/>
            <w:bCs/>
            <w:color w:val="auto"/>
            <w:sz w:val="22"/>
            <w:szCs w:val="22"/>
            <w:rPrChange w:id="304" w:author="Arya" w:date="2025-03-03T10:01:00Z" w16du:dateUtc="2025-03-03T04:31:00Z">
              <w:rPr>
                <w:rStyle w:val="Heading3Char"/>
              </w:rPr>
            </w:rPrChange>
          </w:rPr>
          <w:t>c</w:t>
        </w:r>
      </w:ins>
      <w:del w:id="305" w:author="Arya" w:date="2025-02-26T16:07:00Z" w16du:dateUtc="2025-02-26T10:37:00Z">
        <w:r w:rsidRPr="001755FE" w:rsidDel="00CB3A84">
          <w:rPr>
            <w:rStyle w:val="Heading3Char"/>
            <w:rFonts w:ascii="Palatino Linotype" w:hAnsi="Palatino Linotype"/>
            <w:b/>
            <w:bCs/>
            <w:color w:val="auto"/>
            <w:sz w:val="22"/>
            <w:szCs w:val="22"/>
            <w:rPrChange w:id="306" w:author="Arya" w:date="2025-03-03T10:01:00Z" w16du:dateUtc="2025-03-03T04:31:00Z">
              <w:rPr>
                <w:rStyle w:val="Heading3Char"/>
              </w:rPr>
            </w:rPrChange>
          </w:rPr>
          <w:delText>C</w:delText>
        </w:r>
      </w:del>
      <w:r w:rsidRPr="001755FE">
        <w:rPr>
          <w:rStyle w:val="Heading3Char"/>
          <w:rFonts w:ascii="Palatino Linotype" w:hAnsi="Palatino Linotype"/>
          <w:b/>
          <w:bCs/>
          <w:color w:val="auto"/>
          <w:sz w:val="22"/>
          <w:szCs w:val="22"/>
          <w:rPrChange w:id="307" w:author="Arya" w:date="2025-03-03T10:01:00Z" w16du:dateUtc="2025-03-03T04:31:00Z">
            <w:rPr>
              <w:rStyle w:val="Heading3Char"/>
            </w:rPr>
          </w:rPrChange>
        </w:rPr>
        <w:t xml:space="preserve">ode </w:t>
      </w:r>
      <w:ins w:id="308" w:author="Arya" w:date="2025-02-26T16:07:00Z" w16du:dateUtc="2025-02-26T10:37:00Z">
        <w:r w:rsidR="00CB3A84" w:rsidRPr="001755FE">
          <w:rPr>
            <w:rStyle w:val="Heading3Char"/>
            <w:rFonts w:ascii="Palatino Linotype" w:hAnsi="Palatino Linotype"/>
            <w:b/>
            <w:bCs/>
            <w:color w:val="auto"/>
            <w:sz w:val="22"/>
            <w:szCs w:val="22"/>
            <w:rPrChange w:id="309" w:author="Arya" w:date="2025-03-03T10:01:00Z" w16du:dateUtc="2025-03-03T04:31:00Z">
              <w:rPr>
                <w:rStyle w:val="Heading3Char"/>
              </w:rPr>
            </w:rPrChange>
          </w:rPr>
          <w:t>a</w:t>
        </w:r>
      </w:ins>
      <w:del w:id="310" w:author="Arya" w:date="2025-02-26T16:07:00Z" w16du:dateUtc="2025-02-26T10:37:00Z">
        <w:r w:rsidRPr="001755FE" w:rsidDel="00CB3A84">
          <w:rPr>
            <w:rStyle w:val="Heading3Char"/>
            <w:rFonts w:ascii="Palatino Linotype" w:hAnsi="Palatino Linotype"/>
            <w:b/>
            <w:bCs/>
            <w:color w:val="auto"/>
            <w:sz w:val="22"/>
            <w:szCs w:val="22"/>
            <w:rPrChange w:id="311" w:author="Arya" w:date="2025-03-03T10:01:00Z" w16du:dateUtc="2025-03-03T04:31:00Z">
              <w:rPr>
                <w:rStyle w:val="Heading3Char"/>
              </w:rPr>
            </w:rPrChange>
          </w:rPr>
          <w:delText>A</w:delText>
        </w:r>
      </w:del>
      <w:r w:rsidRPr="001755FE">
        <w:rPr>
          <w:rStyle w:val="Heading3Char"/>
          <w:rFonts w:ascii="Palatino Linotype" w:hAnsi="Palatino Linotype"/>
          <w:b/>
          <w:bCs/>
          <w:color w:val="auto"/>
          <w:sz w:val="22"/>
          <w:szCs w:val="22"/>
          <w:rPrChange w:id="312" w:author="Arya" w:date="2025-03-03T10:01:00Z" w16du:dateUtc="2025-03-03T04:31:00Z">
            <w:rPr>
              <w:rStyle w:val="Heading3Char"/>
            </w:rPr>
          </w:rPrChange>
        </w:rPr>
        <w:t xml:space="preserve">pplication </w:t>
      </w:r>
      <w:ins w:id="313" w:author="Arya" w:date="2025-02-26T16:07:00Z" w16du:dateUtc="2025-02-26T10:37:00Z">
        <w:r w:rsidR="00CB3A84" w:rsidRPr="001755FE">
          <w:rPr>
            <w:rStyle w:val="Heading3Char"/>
            <w:rFonts w:ascii="Palatino Linotype" w:hAnsi="Palatino Linotype"/>
            <w:b/>
            <w:bCs/>
            <w:color w:val="auto"/>
            <w:sz w:val="22"/>
            <w:szCs w:val="22"/>
            <w:rPrChange w:id="314" w:author="Arya" w:date="2025-03-03T10:01:00Z" w16du:dateUtc="2025-03-03T04:31:00Z">
              <w:rPr>
                <w:rStyle w:val="Heading3Char"/>
              </w:rPr>
            </w:rPrChange>
          </w:rPr>
          <w:t>d</w:t>
        </w:r>
      </w:ins>
      <w:del w:id="315" w:author="Arya" w:date="2025-02-26T16:07:00Z" w16du:dateUtc="2025-02-26T10:37:00Z">
        <w:r w:rsidRPr="001755FE" w:rsidDel="00CB3A84">
          <w:rPr>
            <w:rStyle w:val="Heading3Char"/>
            <w:rFonts w:ascii="Palatino Linotype" w:hAnsi="Palatino Linotype"/>
            <w:b/>
            <w:bCs/>
            <w:color w:val="auto"/>
            <w:sz w:val="22"/>
            <w:szCs w:val="22"/>
            <w:rPrChange w:id="316" w:author="Arya" w:date="2025-03-03T10:01:00Z" w16du:dateUtc="2025-03-03T04:31:00Z">
              <w:rPr>
                <w:rStyle w:val="Heading3Char"/>
              </w:rPr>
            </w:rPrChange>
          </w:rPr>
          <w:delText>D</w:delText>
        </w:r>
      </w:del>
      <w:r w:rsidRPr="001755FE">
        <w:rPr>
          <w:rStyle w:val="Heading3Char"/>
          <w:rFonts w:ascii="Palatino Linotype" w:hAnsi="Palatino Linotype"/>
          <w:b/>
          <w:bCs/>
          <w:color w:val="auto"/>
          <w:sz w:val="22"/>
          <w:szCs w:val="22"/>
          <w:rPrChange w:id="317" w:author="Arya" w:date="2025-03-03T10:01:00Z" w16du:dateUtc="2025-03-03T04:31:00Z">
            <w:rPr>
              <w:rStyle w:val="Heading3Char"/>
            </w:rPr>
          </w:rPrChange>
        </w:rPr>
        <w:t>evelopment</w:t>
      </w:r>
      <w:r w:rsidR="008A5695" w:rsidRPr="001755FE">
        <w:rPr>
          <w:rStyle w:val="Heading3Char"/>
          <w:rFonts w:ascii="Palatino Linotype" w:hAnsi="Palatino Linotype"/>
          <w:b/>
          <w:bCs/>
          <w:color w:val="auto"/>
          <w:sz w:val="22"/>
          <w:szCs w:val="22"/>
          <w:rPrChange w:id="318" w:author="Arya" w:date="2025-03-03T10:01:00Z" w16du:dateUtc="2025-03-03T04:31:00Z">
            <w:rPr>
              <w:rStyle w:val="Heading3Char"/>
              <w:b/>
              <w:bCs/>
            </w:rPr>
          </w:rPrChange>
        </w:rPr>
        <w:t>:</w:t>
      </w:r>
      <w:r w:rsidR="00E4086B" w:rsidRPr="001755FE">
        <w:rPr>
          <w:rStyle w:val="Heading3Char"/>
          <w:rFonts w:ascii="Palatino Linotype" w:hAnsi="Palatino Linotype"/>
          <w:b/>
          <w:bCs/>
          <w:color w:val="auto"/>
          <w:sz w:val="22"/>
          <w:szCs w:val="22"/>
          <w:rPrChange w:id="319" w:author="Arya" w:date="2025-03-03T10:01:00Z" w16du:dateUtc="2025-03-03T04:31:00Z">
            <w:rPr>
              <w:rStyle w:val="Heading3Char"/>
              <w:b/>
              <w:bCs/>
            </w:rPr>
          </w:rPrChange>
        </w:rPr>
        <w:t xml:space="preserve"> </w:t>
      </w:r>
      <w:commentRangeEnd w:id="301"/>
      <w:r w:rsidR="001755FE">
        <w:rPr>
          <w:rStyle w:val="CommentReference"/>
          <w:rFonts w:asciiTheme="minorHAnsi" w:eastAsiaTheme="minorHAnsi" w:hAnsiTheme="minorHAnsi" w:cstheme="minorBidi"/>
        </w:rPr>
        <w:commentReference w:id="301"/>
      </w:r>
      <w:proofErr w:type="spellStart"/>
      <w:r w:rsidR="006C0F0C" w:rsidRPr="001755FE">
        <w:t>Ho</w:t>
      </w:r>
      <w:r w:rsidRPr="001755FE">
        <w:t>neycode</w:t>
      </w:r>
      <w:proofErr w:type="spellEnd"/>
      <w:r w:rsidRPr="001755FE">
        <w:t xml:space="preserve"> provides </w:t>
      </w:r>
      <w:r w:rsidR="00232181" w:rsidRPr="001755FE">
        <w:t xml:space="preserve">a simple visual interface that enables business users to create applications without writing any code. This feature empowers teams to build solutions for managing tasks, projects, and workflows without requiring developer resources </w:t>
      </w:r>
      <w:sdt>
        <w:sdtPr>
          <w:id w:val="-526869805"/>
          <w:citation/>
        </w:sdtPr>
        <w:sdtContent>
          <w:r w:rsidR="00B55B56" w:rsidRPr="001755FE">
            <w:fldChar w:fldCharType="begin"/>
          </w:r>
          <w:r w:rsidR="002131C0" w:rsidRPr="001755FE">
            <w:instrText xml:space="preserve">CITATION AWS201 \l 1033 </w:instrText>
          </w:r>
          <w:r w:rsidR="00B55B56" w:rsidRPr="001755FE">
            <w:fldChar w:fldCharType="separate"/>
          </w:r>
          <w:r w:rsidR="007D06CD" w:rsidRPr="001755FE">
            <w:rPr>
              <w:noProof/>
            </w:rPr>
            <w:t>[3]</w:t>
          </w:r>
          <w:r w:rsidR="00B55B56" w:rsidRPr="001755FE">
            <w:fldChar w:fldCharType="end"/>
          </w:r>
        </w:sdtContent>
      </w:sdt>
      <w:r w:rsidRPr="001755FE">
        <w:t>.</w:t>
      </w:r>
    </w:p>
    <w:p w14:paraId="78CD69C0" w14:textId="5AB2AC9C" w:rsidR="00244C3E" w:rsidRPr="001755FE" w:rsidRDefault="00244C3E" w:rsidP="001755FE">
      <w:pPr>
        <w:pStyle w:val="NormalBPBHEB"/>
        <w:numPr>
          <w:ilvl w:val="0"/>
          <w:numId w:val="78"/>
        </w:numPr>
        <w:pPrChange w:id="320" w:author="Arya" w:date="2025-03-03T10:01:00Z" w16du:dateUtc="2025-03-03T04:31:00Z">
          <w:pPr>
            <w:pStyle w:val="NormalBPBHEB"/>
          </w:pPr>
        </w:pPrChange>
      </w:pPr>
      <w:r w:rsidRPr="001755FE">
        <w:rPr>
          <w:rStyle w:val="Heading3Char"/>
          <w:rFonts w:ascii="Palatino Linotype" w:hAnsi="Palatino Linotype"/>
          <w:b/>
          <w:bCs/>
          <w:color w:val="auto"/>
          <w:sz w:val="22"/>
          <w:szCs w:val="22"/>
          <w:rPrChange w:id="321" w:author="Arya" w:date="2025-03-03T10:01:00Z" w16du:dateUtc="2025-03-03T04:31:00Z">
            <w:rPr>
              <w:rStyle w:val="Heading3Char"/>
            </w:rPr>
          </w:rPrChange>
        </w:rPr>
        <w:t xml:space="preserve">Database and </w:t>
      </w:r>
      <w:r w:rsidR="00CB3A84" w:rsidRPr="001755FE">
        <w:rPr>
          <w:rStyle w:val="Heading3Char"/>
          <w:rFonts w:ascii="Palatino Linotype" w:hAnsi="Palatino Linotype"/>
          <w:b/>
          <w:bCs/>
          <w:color w:val="auto"/>
          <w:sz w:val="22"/>
          <w:szCs w:val="22"/>
          <w:rPrChange w:id="322" w:author="Arya" w:date="2025-03-03T10:01:00Z" w16du:dateUtc="2025-03-03T04:31:00Z">
            <w:rPr>
              <w:rStyle w:val="Heading3Char"/>
            </w:rPr>
          </w:rPrChange>
        </w:rPr>
        <w:t>logic building blocks</w:t>
      </w:r>
      <w:r w:rsidR="006C0F0C" w:rsidRPr="001755FE">
        <w:rPr>
          <w:rStyle w:val="Heading3Char"/>
          <w:rFonts w:ascii="Palatino Linotype" w:hAnsi="Palatino Linotype"/>
          <w:b/>
          <w:bCs/>
          <w:color w:val="auto"/>
          <w:sz w:val="22"/>
          <w:szCs w:val="22"/>
          <w:rPrChange w:id="323" w:author="Arya" w:date="2025-03-03T10:01:00Z" w16du:dateUtc="2025-03-03T04:31:00Z">
            <w:rPr>
              <w:rStyle w:val="Heading3Char"/>
              <w:b/>
              <w:bCs/>
            </w:rPr>
          </w:rPrChange>
        </w:rPr>
        <w:t xml:space="preserve">: </w:t>
      </w:r>
      <w:proofErr w:type="spellStart"/>
      <w:r w:rsidR="00990B67" w:rsidRPr="001755FE">
        <w:t>Honeycode</w:t>
      </w:r>
      <w:proofErr w:type="spellEnd"/>
      <w:r w:rsidR="00990B67" w:rsidRPr="001755FE">
        <w:t xml:space="preserve"> includes built-in tools to design workflows and automate processes, such as task assignments and project tracking. This functionality allows users to create data-driven applications that can efficiently manage and manipulate information </w:t>
      </w:r>
      <w:sdt>
        <w:sdtPr>
          <w:id w:val="-899444398"/>
          <w:citation/>
        </w:sdtPr>
        <w:sdtContent>
          <w:r w:rsidR="00AC6700" w:rsidRPr="001755FE">
            <w:fldChar w:fldCharType="begin"/>
          </w:r>
          <w:r w:rsidR="002131C0" w:rsidRPr="001755FE">
            <w:instrText xml:space="preserve">CITATION AWSdh \l 1033 </w:instrText>
          </w:r>
          <w:r w:rsidR="00AC6700" w:rsidRPr="001755FE">
            <w:fldChar w:fldCharType="separate"/>
          </w:r>
          <w:r w:rsidR="007D06CD" w:rsidRPr="001755FE">
            <w:rPr>
              <w:noProof/>
            </w:rPr>
            <w:t>[11]</w:t>
          </w:r>
          <w:r w:rsidR="00AC6700" w:rsidRPr="001755FE">
            <w:fldChar w:fldCharType="end"/>
          </w:r>
        </w:sdtContent>
      </w:sdt>
      <w:r w:rsidRPr="001755FE">
        <w:t>.</w:t>
      </w:r>
    </w:p>
    <w:p w14:paraId="7B5EDC1D" w14:textId="17423943" w:rsidR="00244C3E" w:rsidRPr="001755FE" w:rsidRDefault="00244C3E" w:rsidP="001755FE">
      <w:pPr>
        <w:pStyle w:val="NormalBPBHEB"/>
        <w:numPr>
          <w:ilvl w:val="0"/>
          <w:numId w:val="78"/>
        </w:numPr>
        <w:pPrChange w:id="324" w:author="Arya" w:date="2025-03-03T10:01:00Z" w16du:dateUtc="2025-03-03T04:31:00Z">
          <w:pPr>
            <w:pStyle w:val="NormalBPBHEB"/>
          </w:pPr>
        </w:pPrChange>
      </w:pPr>
      <w:r w:rsidRPr="001755FE">
        <w:rPr>
          <w:rStyle w:val="Heading3Char"/>
          <w:rFonts w:ascii="Palatino Linotype" w:hAnsi="Palatino Linotype"/>
          <w:b/>
          <w:bCs/>
          <w:color w:val="auto"/>
          <w:sz w:val="22"/>
          <w:szCs w:val="22"/>
          <w:rPrChange w:id="325" w:author="Arya" w:date="2025-03-03T10:01:00Z" w16du:dateUtc="2025-03-03T04:31:00Z">
            <w:rPr>
              <w:rStyle w:val="Heading3Char"/>
            </w:rPr>
          </w:rPrChange>
        </w:rPr>
        <w:t>Real-</w:t>
      </w:r>
      <w:r w:rsidR="00CB3A84" w:rsidRPr="001755FE">
        <w:rPr>
          <w:rStyle w:val="Heading3Char"/>
          <w:rFonts w:ascii="Palatino Linotype" w:hAnsi="Palatino Linotype"/>
          <w:b/>
          <w:bCs/>
          <w:color w:val="auto"/>
          <w:sz w:val="22"/>
          <w:szCs w:val="22"/>
          <w:rPrChange w:id="326" w:author="Arya" w:date="2025-03-03T10:01:00Z" w16du:dateUtc="2025-03-03T04:31:00Z">
            <w:rPr>
              <w:rStyle w:val="Heading3Char"/>
            </w:rPr>
          </w:rPrChange>
        </w:rPr>
        <w:t>time collaboration</w:t>
      </w:r>
      <w:r w:rsidR="00CB3A84" w:rsidRPr="001755FE">
        <w:rPr>
          <w:rStyle w:val="Heading3Char"/>
          <w:rFonts w:ascii="Palatino Linotype" w:hAnsi="Palatino Linotype"/>
          <w:b/>
          <w:bCs/>
          <w:color w:val="auto"/>
          <w:sz w:val="22"/>
          <w:szCs w:val="22"/>
          <w:rPrChange w:id="327" w:author="Arya" w:date="2025-03-03T10:01:00Z" w16du:dateUtc="2025-03-03T04:31:00Z">
            <w:rPr>
              <w:rStyle w:val="Heading3Char"/>
              <w:b/>
              <w:bCs/>
            </w:rPr>
          </w:rPrChange>
        </w:rPr>
        <w:t xml:space="preserve">: </w:t>
      </w:r>
      <w:r w:rsidR="00DC76C1" w:rsidRPr="001755FE">
        <w:t xml:space="preserve">With real-time collaboration, </w:t>
      </w:r>
      <w:proofErr w:type="spellStart"/>
      <w:r w:rsidR="00DC76C1" w:rsidRPr="001755FE">
        <w:t>Honeycode</w:t>
      </w:r>
      <w:proofErr w:type="spellEnd"/>
      <w:r w:rsidR="00DC76C1" w:rsidRPr="001755FE">
        <w:t xml:space="preserve"> allows multiple users to work on applications simultaneously. This enhances team productivity, enables quick updates, and ensures that everyone stays aligned </w:t>
      </w:r>
      <w:sdt>
        <w:sdtPr>
          <w:id w:val="-380554674"/>
          <w:citation/>
        </w:sdtPr>
        <w:sdtContent>
          <w:r w:rsidR="00AC6700" w:rsidRPr="001755FE">
            <w:fldChar w:fldCharType="begin"/>
          </w:r>
          <w:r w:rsidR="002131C0" w:rsidRPr="001755FE">
            <w:instrText xml:space="preserve">CITATION AWS201 \l 1033 </w:instrText>
          </w:r>
          <w:r w:rsidR="00AC6700" w:rsidRPr="001755FE">
            <w:fldChar w:fldCharType="separate"/>
          </w:r>
          <w:r w:rsidR="007D06CD" w:rsidRPr="001755FE">
            <w:rPr>
              <w:noProof/>
            </w:rPr>
            <w:t>[3]</w:t>
          </w:r>
          <w:r w:rsidR="00AC6700" w:rsidRPr="001755FE">
            <w:fldChar w:fldCharType="end"/>
          </w:r>
        </w:sdtContent>
      </w:sdt>
      <w:r w:rsidRPr="001755FE">
        <w:t>.</w:t>
      </w:r>
    </w:p>
    <w:p w14:paraId="6337DA22" w14:textId="567CB2D0" w:rsidR="00D12C48" w:rsidRPr="00D12C48" w:rsidRDefault="00244C3E">
      <w:pPr>
        <w:pStyle w:val="Heading3BPBHEB"/>
        <w:pPrChange w:id="328" w:author="Arya" w:date="2025-02-26T16:08:00Z" w16du:dateUtc="2025-02-26T10:38:00Z">
          <w:pPr>
            <w:pStyle w:val="Heading2"/>
          </w:pPr>
        </w:pPrChange>
      </w:pPr>
      <w:r>
        <w:t>C</w:t>
      </w:r>
      <w:r w:rsidR="007F15E6">
        <w:t>h</w:t>
      </w:r>
      <w:r>
        <w:t>a</w:t>
      </w:r>
      <w:r w:rsidR="007F15E6">
        <w:t>ll</w:t>
      </w:r>
      <w:r>
        <w:t>e</w:t>
      </w:r>
      <w:r w:rsidR="007F15E6">
        <w:t>nges</w:t>
      </w:r>
    </w:p>
    <w:p w14:paraId="70B826CF" w14:textId="7FD11131" w:rsidR="00D12C48" w:rsidRPr="00D12C48" w:rsidRDefault="00242947">
      <w:pPr>
        <w:pStyle w:val="NormalBPBHEB"/>
        <w:pPrChange w:id="329" w:author="Arya" w:date="2025-02-26T16:08:00Z" w16du:dateUtc="2025-02-26T10:38:00Z">
          <w:pPr>
            <w:jc w:val="both"/>
          </w:pPr>
        </w:pPrChange>
      </w:pPr>
      <w:r>
        <w:t>Different</w:t>
      </w:r>
      <w:r w:rsidR="008D18EF" w:rsidRPr="008D18EF">
        <w:t xml:space="preserve"> teams struggle with fragmented project management systems, leading to inefficiencies, missed deadlines, and poor communication. Despite using software tools, businesses often face challenges like scattered information and difficulty in tracking progress across teams.</w:t>
      </w:r>
    </w:p>
    <w:p w14:paraId="63B5D8F2" w14:textId="77D297F4" w:rsidR="00D12C48" w:rsidRPr="00D12C48" w:rsidRDefault="00883F8C">
      <w:pPr>
        <w:pStyle w:val="Heading3BPBHEB"/>
        <w:pPrChange w:id="330" w:author="Arya" w:date="2025-02-26T16:08:00Z" w16du:dateUtc="2025-02-26T10:38:00Z">
          <w:pPr>
            <w:pStyle w:val="Heading2"/>
          </w:pPr>
        </w:pPrChange>
      </w:pPr>
      <w:r w:rsidRPr="00883F8C">
        <w:lastRenderedPageBreak/>
        <w:t>Benefits</w:t>
      </w:r>
    </w:p>
    <w:p w14:paraId="6DFC2760" w14:textId="77777777" w:rsidR="00883F8C" w:rsidRDefault="00883F8C">
      <w:pPr>
        <w:pStyle w:val="NormalBPBHEB"/>
        <w:pPrChange w:id="331" w:author="Arya" w:date="2025-02-26T16:08:00Z" w16du:dateUtc="2025-02-26T10:38:00Z">
          <w:pPr>
            <w:jc w:val="both"/>
          </w:pPr>
        </w:pPrChange>
      </w:pPr>
      <w:proofErr w:type="spellStart"/>
      <w:r w:rsidRPr="00883F8C">
        <w:t>Honeycode</w:t>
      </w:r>
      <w:proofErr w:type="spellEnd"/>
      <w:r w:rsidRPr="00883F8C">
        <w:t xml:space="preserv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p>
    <w:p w14:paraId="3A668B90" w14:textId="4AD74B1A" w:rsidR="007452C4" w:rsidRPr="007452C4" w:rsidRDefault="007452C4">
      <w:pPr>
        <w:pStyle w:val="Heading3BPBHEB"/>
        <w:pPrChange w:id="332" w:author="Arya" w:date="2025-02-26T16:08:00Z" w16du:dateUtc="2025-02-26T10:38:00Z">
          <w:pPr>
            <w:pStyle w:val="Heading2"/>
          </w:pPr>
        </w:pPrChange>
      </w:pPr>
      <w:r w:rsidRPr="007452C4">
        <w:t xml:space="preserve">Use </w:t>
      </w:r>
      <w:ins w:id="333" w:author="Arya" w:date="2025-02-26T16:08:00Z" w16du:dateUtc="2025-02-26T10:38:00Z">
        <w:r w:rsidR="00AE789B">
          <w:t>c</w:t>
        </w:r>
      </w:ins>
      <w:del w:id="334" w:author="Arya" w:date="2025-02-26T16:08:00Z" w16du:dateUtc="2025-02-26T10:38:00Z">
        <w:r w:rsidRPr="007452C4" w:rsidDel="00AE789B">
          <w:delText>C</w:delText>
        </w:r>
      </w:del>
      <w:r w:rsidRPr="007452C4">
        <w:t>ase</w:t>
      </w:r>
    </w:p>
    <w:p w14:paraId="1A49F1C6" w14:textId="69EDCE81" w:rsidR="0024682A" w:rsidRPr="0024682A" w:rsidRDefault="0024682A">
      <w:pPr>
        <w:pStyle w:val="NormalBPBHEB"/>
        <w:pPrChange w:id="335" w:author="Arya" w:date="2025-02-26T16:08:00Z" w16du:dateUtc="2025-02-26T10:38:00Z">
          <w:pPr>
            <w:jc w:val="both"/>
          </w:pPr>
        </w:pPrChange>
      </w:pPr>
      <w:r w:rsidRPr="0024682A">
        <w:t xml:space="preserve">A marketing firm uses </w:t>
      </w:r>
      <w:proofErr w:type="spellStart"/>
      <w:r w:rsidRPr="0024682A">
        <w:t>Honeycode</w:t>
      </w:r>
      <w:proofErr w:type="spellEnd"/>
      <w:r w:rsidRPr="0024682A">
        <w:t xml:space="preserve"> to streamline project management. They </w:t>
      </w:r>
      <w:r w:rsidR="00774B52" w:rsidRPr="0024682A">
        <w:t>built</w:t>
      </w:r>
      <w:r w:rsidRPr="0024682A">
        <w:t xml:space="preserve"> a custom task management app that allows project managers to assign tasks, set deadlines, and track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t xml:space="preserve"> </w:t>
      </w:r>
      <w:sdt>
        <w:sdtPr>
          <w:id w:val="-320122569"/>
          <w:citation/>
        </w:sdtPr>
        <w:sdtContent>
          <w:r w:rsidRPr="0024682A">
            <w:fldChar w:fldCharType="begin"/>
          </w:r>
          <w:r w:rsidR="002131C0">
            <w:instrText xml:space="preserve">CITATION AWSdh \l 1033 </w:instrText>
          </w:r>
          <w:r w:rsidRPr="0024682A">
            <w:fldChar w:fldCharType="separate"/>
          </w:r>
          <w:r w:rsidR="007D06CD" w:rsidRPr="007D06CD">
            <w:rPr>
              <w:noProof/>
            </w:rPr>
            <w:t>[11]</w:t>
          </w:r>
          <w:r w:rsidRPr="0024682A">
            <w:fldChar w:fldCharType="end"/>
          </w:r>
        </w:sdtContent>
      </w:sdt>
      <w:r w:rsidRPr="0024682A">
        <w:t>.</w:t>
      </w:r>
    </w:p>
    <w:p w14:paraId="771E5C5E" w14:textId="21CCF2B4" w:rsidR="00D12C48" w:rsidRPr="00D12C48" w:rsidRDefault="00D12C48">
      <w:pPr>
        <w:pStyle w:val="Heading3BPBHEB"/>
        <w:pPrChange w:id="336" w:author="Arya" w:date="2025-02-26T16:08:00Z" w16du:dateUtc="2025-02-26T10:38:00Z">
          <w:pPr>
            <w:pStyle w:val="Heading2"/>
          </w:pPr>
        </w:pPrChange>
      </w:pPr>
      <w:r w:rsidRPr="00D12C48">
        <w:t>Wrap-up</w:t>
      </w:r>
    </w:p>
    <w:p w14:paraId="62CA7503" w14:textId="3A768000" w:rsidR="00D12C48" w:rsidRPr="00D12C48" w:rsidRDefault="00CF2C27">
      <w:pPr>
        <w:pStyle w:val="NormalBPBHEB"/>
        <w:pPrChange w:id="337" w:author="Arya" w:date="2025-02-26T16:08:00Z" w16du:dateUtc="2025-02-26T10:38:00Z">
          <w:pPr>
            <w:jc w:val="both"/>
          </w:pPr>
        </w:pPrChange>
      </w:pPr>
      <w:r w:rsidRPr="00D12C48">
        <w:t>The Amazon</w:t>
      </w:r>
      <w:r w:rsidR="00D12C48" w:rsidRPr="00D12C48">
        <w:t xml:space="preserve"> </w:t>
      </w:r>
      <w:proofErr w:type="spellStart"/>
      <w:r w:rsidR="00D12C48" w:rsidRPr="00D12C48">
        <w:t>Honeycode</w:t>
      </w:r>
      <w:proofErr w:type="spellEnd"/>
      <w:r w:rsidR="00D12C48" w:rsidRPr="00D12C48">
        <w:t xml:space="preserve"> </w:t>
      </w:r>
      <w:r w:rsidR="002650A9" w:rsidRPr="002650A9">
        <w:t xml:space="preserve">revolutionizes project management by providing a no-code platform for creating customized applications. With real-time collaboration and automated workflows, </w:t>
      </w:r>
      <w:proofErr w:type="spellStart"/>
      <w:r w:rsidR="002650A9" w:rsidRPr="002650A9">
        <w:t>Honeycode</w:t>
      </w:r>
      <w:proofErr w:type="spellEnd"/>
      <w:r w:rsidR="002650A9" w:rsidRPr="002650A9">
        <w:t xml:space="preserve"> enables businesses to improve efficiency, enhance teamwork, and meet deadlines. It empowers teams to automate repetitive tasks and focus on high-value activities, fostering a more transparent and productive work environment.</w:t>
      </w:r>
    </w:p>
    <w:p w14:paraId="5E5C14B0" w14:textId="058C0FBF" w:rsidR="00D12C48" w:rsidRPr="00D12C48" w:rsidRDefault="00D12C48">
      <w:pPr>
        <w:pStyle w:val="Heading2BPBHEB"/>
        <w:pPrChange w:id="338" w:author="Arya" w:date="2025-02-26T16:08:00Z" w16du:dateUtc="2025-02-26T10:38:00Z">
          <w:pPr>
            <w:keepNext/>
            <w:keepLines/>
            <w:spacing w:before="400" w:after="0" w:line="276" w:lineRule="auto"/>
            <w:outlineLvl w:val="0"/>
          </w:pPr>
        </w:pPrChange>
      </w:pPr>
      <w:r w:rsidRPr="00D12C48">
        <w:t xml:space="preserve">Amazon </w:t>
      </w:r>
      <w:ins w:id="339" w:author="Arya" w:date="2025-02-26T16:08:00Z" w16du:dateUtc="2025-02-26T10:38:00Z">
        <w:r w:rsidR="006F7ED0">
          <w:t>p</w:t>
        </w:r>
      </w:ins>
      <w:del w:id="340" w:author="Arya" w:date="2025-02-26T16:08:00Z" w16du:dateUtc="2025-02-26T10:38:00Z">
        <w:r w:rsidRPr="00D12C48" w:rsidDel="006F7ED0">
          <w:delText>P</w:delText>
        </w:r>
      </w:del>
      <w:r w:rsidRPr="00D12C48">
        <w:t>inpoint</w:t>
      </w:r>
    </w:p>
    <w:p w14:paraId="0D928593" w14:textId="34C1B001" w:rsidR="00D12C48" w:rsidRPr="00D12C48" w:rsidRDefault="00A34F36">
      <w:pPr>
        <w:pStyle w:val="NormalBPBHEB"/>
        <w:pPrChange w:id="341" w:author="Arya" w:date="2025-02-26T16:09:00Z" w16du:dateUtc="2025-02-26T10:39:00Z">
          <w:pPr>
            <w:jc w:val="both"/>
          </w:pPr>
        </w:pPrChange>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businesses can create impactful interactions across various platforms, such as email, SMS, and push notifications</w:t>
      </w:r>
      <w:r>
        <w:t xml:space="preserve"> </w:t>
      </w:r>
      <w:sdt>
        <w:sdtPr>
          <w:id w:val="1053349028"/>
          <w:citation/>
        </w:sdtPr>
        <w:sdtContent>
          <w:r w:rsidR="00F863AB">
            <w:fldChar w:fldCharType="begin"/>
          </w:r>
          <w:r w:rsidR="002131C0">
            <w:instrText xml:space="preserve">CITATION nda \l 1033 </w:instrText>
          </w:r>
          <w:r w:rsidR="00F863AB">
            <w:fldChar w:fldCharType="separate"/>
          </w:r>
          <w:r w:rsidR="007D06CD" w:rsidRPr="007D06CD">
            <w:rPr>
              <w:noProof/>
            </w:rPr>
            <w:t>[12]</w:t>
          </w:r>
          <w:r w:rsidR="00F863AB">
            <w:fldChar w:fldCharType="end"/>
          </w:r>
        </w:sdtContent>
      </w:sdt>
      <w:r w:rsidR="00D12C48" w:rsidRPr="00D12C48">
        <w:t>.</w:t>
      </w:r>
    </w:p>
    <w:p w14:paraId="491AFF84" w14:textId="61619F9F" w:rsidR="00D12C48" w:rsidRDefault="00D12C48">
      <w:pPr>
        <w:pStyle w:val="Heading3BPBHEB"/>
        <w:pPrChange w:id="342" w:author="Arya" w:date="2025-02-26T16:08:00Z" w16du:dateUtc="2025-02-26T10:38:00Z">
          <w:pPr>
            <w:pStyle w:val="Heading2"/>
          </w:pPr>
        </w:pPrChange>
      </w:pPr>
      <w:r w:rsidRPr="00D12C48">
        <w:t xml:space="preserve">Key </w:t>
      </w:r>
      <w:ins w:id="343" w:author="Arya" w:date="2025-02-26T16:08:00Z" w16du:dateUtc="2025-02-26T10:38:00Z">
        <w:r w:rsidR="006F7ED0">
          <w:t>f</w:t>
        </w:r>
      </w:ins>
      <w:del w:id="344" w:author="Arya" w:date="2025-02-26T16:08:00Z" w16du:dateUtc="2025-02-26T10:38:00Z">
        <w:r w:rsidRPr="00D12C48" w:rsidDel="006F7ED0">
          <w:delText>F</w:delText>
        </w:r>
      </w:del>
      <w:r w:rsidRPr="00D12C48">
        <w:t>eatures</w:t>
      </w:r>
    </w:p>
    <w:p w14:paraId="067F6008" w14:textId="1170CAD7" w:rsidR="00224CD9" w:rsidRPr="00224CD9" w:rsidRDefault="00A34F36">
      <w:pPr>
        <w:pStyle w:val="NormalBPBHEB"/>
        <w:pPrChange w:id="345" w:author="Arya" w:date="2025-02-26T16:09:00Z" w16du:dateUtc="2025-02-26T10:39:00Z">
          <w:pPr>
            <w:jc w:val="both"/>
          </w:pPr>
        </w:pPrChange>
      </w:pPr>
      <w:r w:rsidRPr="00A34F36">
        <w:t>With features tailored for targeted communication, analytics, and user engagement, Pinpoint empowers businesses to create personalized and impactful interactions with their audience</w:t>
      </w:r>
      <w:r w:rsidR="003A18C6">
        <w:t>.</w:t>
      </w:r>
    </w:p>
    <w:p w14:paraId="2BC93DC0" w14:textId="4AFC68CD" w:rsidR="00D12C48" w:rsidRPr="00D12C48" w:rsidRDefault="00D12C48">
      <w:pPr>
        <w:pStyle w:val="NormalBPBHEB"/>
        <w:numPr>
          <w:ilvl w:val="0"/>
          <w:numId w:val="9"/>
        </w:numPr>
        <w:pPrChange w:id="346" w:author="Arya" w:date="2025-02-26T16:09:00Z" w16du:dateUtc="2025-02-26T10:39:00Z">
          <w:pPr>
            <w:jc w:val="both"/>
          </w:pPr>
        </w:pPrChange>
      </w:pPr>
      <w:commentRangeStart w:id="347"/>
      <w:r w:rsidRPr="00EC3E7A">
        <w:rPr>
          <w:b/>
          <w:bCs/>
        </w:rPr>
        <w:t>Multi-</w:t>
      </w:r>
      <w:r w:rsidR="009E278B" w:rsidRPr="00EC3E7A">
        <w:rPr>
          <w:b/>
          <w:bCs/>
        </w:rPr>
        <w:t>channel messaging</w:t>
      </w:r>
      <w:commentRangeEnd w:id="347"/>
      <w:r w:rsidR="00511BFD">
        <w:rPr>
          <w:rStyle w:val="CommentReference"/>
          <w:rFonts w:asciiTheme="minorHAnsi" w:eastAsiaTheme="minorHAnsi" w:hAnsiTheme="minorHAnsi" w:cstheme="minorBidi"/>
        </w:rPr>
        <w:commentReference w:id="347"/>
      </w:r>
      <w:r w:rsidR="009E278B">
        <w:rPr>
          <w:b/>
          <w:bCs/>
        </w:rPr>
        <w:t xml:space="preserve">: </w:t>
      </w:r>
      <w:r w:rsidR="00D3667B" w:rsidRPr="00D3667B">
        <w:t xml:space="preserve">Pinpoint supports multi-channel messaging, allowing businesses to communicate with customers via email, SMS, push notifications, and voice messages. This approach ensures that businesses can engage customers on their preferred platforms </w:t>
      </w:r>
      <w:sdt>
        <w:sdtPr>
          <w:id w:val="-922488610"/>
          <w:citation/>
        </w:sdtPr>
        <w:sdtContent>
          <w:r w:rsidR="002535C4">
            <w:fldChar w:fldCharType="begin"/>
          </w:r>
          <w:r w:rsidR="002131C0">
            <w:instrText xml:space="preserve">CITATION AWS205 \l 1033 </w:instrText>
          </w:r>
          <w:r w:rsidR="002535C4">
            <w:fldChar w:fldCharType="separate"/>
          </w:r>
          <w:r w:rsidR="007D06CD" w:rsidRPr="007D06CD">
            <w:rPr>
              <w:noProof/>
            </w:rPr>
            <w:t>[13]</w:t>
          </w:r>
          <w:r w:rsidR="002535C4">
            <w:fldChar w:fldCharType="end"/>
          </w:r>
        </w:sdtContent>
      </w:sdt>
      <w:r w:rsidRPr="00D12C48">
        <w:t>.</w:t>
      </w:r>
    </w:p>
    <w:p w14:paraId="6252BD93" w14:textId="432395CC" w:rsidR="00D12C48" w:rsidRPr="00D12C48" w:rsidRDefault="00D12C48">
      <w:pPr>
        <w:pStyle w:val="NormalBPBHEB"/>
        <w:numPr>
          <w:ilvl w:val="0"/>
          <w:numId w:val="9"/>
        </w:numPr>
        <w:pPrChange w:id="348" w:author="Arya" w:date="2025-02-26T16:09:00Z" w16du:dateUtc="2025-02-26T10:39:00Z">
          <w:pPr>
            <w:jc w:val="both"/>
          </w:pPr>
        </w:pPrChange>
      </w:pPr>
      <w:r w:rsidRPr="00664806">
        <w:rPr>
          <w:b/>
          <w:bCs/>
        </w:rPr>
        <w:t xml:space="preserve">Personalization and </w:t>
      </w:r>
      <w:ins w:id="349" w:author="Arya" w:date="2025-02-26T16:09:00Z" w16du:dateUtc="2025-02-26T10:39:00Z">
        <w:r w:rsidR="009E278B">
          <w:rPr>
            <w:b/>
            <w:bCs/>
          </w:rPr>
          <w:t>t</w:t>
        </w:r>
      </w:ins>
      <w:del w:id="350" w:author="Arya" w:date="2025-02-26T16:09:00Z" w16du:dateUtc="2025-02-26T10:39:00Z">
        <w:r w:rsidRPr="00664806" w:rsidDel="009E278B">
          <w:rPr>
            <w:b/>
            <w:bCs/>
          </w:rPr>
          <w:delText>T</w:delText>
        </w:r>
      </w:del>
      <w:r w:rsidRPr="00664806">
        <w:rPr>
          <w:b/>
          <w:bCs/>
        </w:rPr>
        <w:t>argeting</w:t>
      </w:r>
      <w:r w:rsidR="00EC3E7A">
        <w:t xml:space="preserve">: </w:t>
      </w:r>
      <w:r w:rsidR="00D3667B" w:rsidRPr="00D3667B">
        <w:t xml:space="preserve">Pinpoint enables businesses to tailor messages based on user behavior, preferences, and demographics. This personalization increases engagement and customer satisfaction by delivering relevant content to the right audience </w:t>
      </w:r>
      <w:sdt>
        <w:sdtPr>
          <w:id w:val="-1487084994"/>
          <w:citation/>
        </w:sdtPr>
        <w:sdtContent>
          <w:r w:rsidR="002535C4">
            <w:fldChar w:fldCharType="begin"/>
          </w:r>
          <w:r w:rsidR="002131C0">
            <w:instrText xml:space="preserve">CITATION AWS205 \l 1033 </w:instrText>
          </w:r>
          <w:r w:rsidR="002535C4">
            <w:fldChar w:fldCharType="separate"/>
          </w:r>
          <w:r w:rsidR="007D06CD" w:rsidRPr="007D06CD">
            <w:rPr>
              <w:noProof/>
            </w:rPr>
            <w:t>[13]</w:t>
          </w:r>
          <w:r w:rsidR="002535C4">
            <w:fldChar w:fldCharType="end"/>
          </w:r>
        </w:sdtContent>
      </w:sdt>
      <w:r w:rsidRPr="00D12C48">
        <w:t>.</w:t>
      </w:r>
    </w:p>
    <w:p w14:paraId="1B3F8D8A" w14:textId="2EBE79F1" w:rsidR="00D12C48" w:rsidRDefault="00D12C48">
      <w:pPr>
        <w:pStyle w:val="NormalBPBHEB"/>
        <w:numPr>
          <w:ilvl w:val="0"/>
          <w:numId w:val="9"/>
        </w:numPr>
        <w:pPrChange w:id="351" w:author="Arya" w:date="2025-02-26T16:09:00Z" w16du:dateUtc="2025-02-26T10:39:00Z">
          <w:pPr>
            <w:jc w:val="both"/>
          </w:pPr>
        </w:pPrChange>
      </w:pPr>
      <w:r w:rsidRPr="00664806">
        <w:rPr>
          <w:b/>
          <w:bCs/>
        </w:rPr>
        <w:t xml:space="preserve">Analytics and </w:t>
      </w:r>
      <w:ins w:id="352" w:author="Arya" w:date="2025-02-26T16:09:00Z" w16du:dateUtc="2025-02-26T10:39:00Z">
        <w:r w:rsidR="009E278B">
          <w:rPr>
            <w:b/>
            <w:bCs/>
          </w:rPr>
          <w:t>u</w:t>
        </w:r>
      </w:ins>
      <w:del w:id="353" w:author="Arya" w:date="2025-02-26T16:09:00Z" w16du:dateUtc="2025-02-26T10:39:00Z">
        <w:r w:rsidRPr="00664806" w:rsidDel="009E278B">
          <w:rPr>
            <w:b/>
            <w:bCs/>
          </w:rPr>
          <w:delText>U</w:delText>
        </w:r>
      </w:del>
      <w:r w:rsidRPr="00664806">
        <w:rPr>
          <w:b/>
          <w:bCs/>
        </w:rPr>
        <w:t xml:space="preserve">ser </w:t>
      </w:r>
      <w:ins w:id="354" w:author="Arya" w:date="2025-02-26T16:09:00Z" w16du:dateUtc="2025-02-26T10:39:00Z">
        <w:r w:rsidR="009E278B">
          <w:rPr>
            <w:b/>
            <w:bCs/>
          </w:rPr>
          <w:t>i</w:t>
        </w:r>
      </w:ins>
      <w:del w:id="355" w:author="Arya" w:date="2025-02-26T16:09:00Z" w16du:dateUtc="2025-02-26T10:39:00Z">
        <w:r w:rsidRPr="00664806" w:rsidDel="009E278B">
          <w:rPr>
            <w:b/>
            <w:bCs/>
          </w:rPr>
          <w:delText>I</w:delText>
        </w:r>
      </w:del>
      <w:r w:rsidRPr="00664806">
        <w:rPr>
          <w:b/>
          <w:bCs/>
        </w:rPr>
        <w:t>nsights</w:t>
      </w:r>
      <w:r w:rsidR="00664806">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sdt>
        <w:sdtPr>
          <w:id w:val="2102069015"/>
          <w:citation/>
        </w:sdtPr>
        <w:sdtContent>
          <w:r w:rsidR="00AD703B">
            <w:fldChar w:fldCharType="begin"/>
          </w:r>
          <w:r w:rsidR="002131C0">
            <w:instrText xml:space="preserve">CITATION AWS172 \l 1033 </w:instrText>
          </w:r>
          <w:r w:rsidR="00AD703B">
            <w:fldChar w:fldCharType="separate"/>
          </w:r>
          <w:r w:rsidR="007D06CD" w:rsidRPr="007D06CD">
            <w:rPr>
              <w:noProof/>
            </w:rPr>
            <w:t>[5]</w:t>
          </w:r>
          <w:r w:rsidR="00AD703B">
            <w:fldChar w:fldCharType="end"/>
          </w:r>
        </w:sdtContent>
      </w:sdt>
      <w:r w:rsidRPr="00D12C48">
        <w:t>.</w:t>
      </w:r>
    </w:p>
    <w:p w14:paraId="4DFC277B" w14:textId="07336796" w:rsidR="001A758B" w:rsidRDefault="00B40001" w:rsidP="00F9238D">
      <w:pPr>
        <w:spacing w:after="240"/>
        <w:jc w:val="both"/>
      </w:pPr>
      <w:ins w:id="356" w:author="Arya" w:date="2025-02-26T16:09:00Z" w16du:dateUtc="2025-02-26T10:39:00Z">
        <w:r w:rsidRPr="00B40001">
          <w:rPr>
            <w:i/>
            <w:iCs/>
            <w:rPrChange w:id="357" w:author="Arya" w:date="2025-02-26T16:09:00Z" w16du:dateUtc="2025-02-26T10:39:00Z">
              <w:rPr>
                <w:b/>
                <w:bCs/>
              </w:rPr>
            </w:rPrChange>
          </w:rPr>
          <w:lastRenderedPageBreak/>
          <w:t>Figure 10.2</w:t>
        </w:r>
      </w:ins>
      <w:del w:id="358" w:author="Arya" w:date="2025-02-26T16:09:00Z" w16du:dateUtc="2025-02-26T10:39:00Z">
        <w:r w:rsidR="004F50D5" w:rsidRPr="00F8607B" w:rsidDel="00B40001">
          <w:rPr>
            <w:b/>
            <w:bCs/>
          </w:rPr>
          <w:delText xml:space="preserve">Figure </w:delText>
        </w:r>
        <w:r w:rsidR="00DE56F8" w:rsidRPr="00F8607B" w:rsidDel="00B40001">
          <w:rPr>
            <w:b/>
            <w:bCs/>
          </w:rPr>
          <w:delText>2</w:delText>
        </w:r>
      </w:del>
      <w:r w:rsidR="00DE56F8">
        <w:t xml:space="preserve"> below </w:t>
      </w:r>
      <w:r w:rsidR="00E57734">
        <w:t xml:space="preserve">summarizes </w:t>
      </w:r>
      <w:r w:rsidR="0092614D">
        <w:t xml:space="preserve">what </w:t>
      </w:r>
      <w:r w:rsidR="00E57734" w:rsidRPr="00E57734">
        <w:t xml:space="preserve">Amazon Pinpoint </w:t>
      </w:r>
      <w:proofErr w:type="gramStart"/>
      <w:r w:rsidR="00E57734" w:rsidRPr="00E57734">
        <w:t>offers</w:t>
      </w:r>
      <w:proofErr w:type="gramEnd"/>
      <w:r w:rsidR="00E57734" w:rsidRPr="00E57734">
        <w:t xml:space="preserve">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1C7D3D">
      <w:pPr>
        <w:pStyle w:val="FigureBPBHEB"/>
        <w:pPrChange w:id="359" w:author="Arya" w:date="2025-03-03T10:30:00Z" w16du:dateUtc="2025-03-03T05:00:00Z">
          <w:pPr>
            <w:keepNext/>
            <w:jc w:val="center"/>
          </w:pPr>
        </w:pPrChange>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32019D2E" w:rsidR="001A758B" w:rsidRDefault="001A758B" w:rsidP="001A758B">
      <w:pPr>
        <w:pStyle w:val="Caption"/>
      </w:pPr>
      <w:commentRangeStart w:id="360"/>
      <w:r>
        <w:t xml:space="preserve">Figure </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commentRangeEnd w:id="360"/>
      <w:r w:rsidR="00B40001">
        <w:rPr>
          <w:rStyle w:val="CommentReference"/>
          <w:i w:val="0"/>
          <w:iCs w:val="0"/>
          <w:color w:val="000000" w:themeColor="text1"/>
        </w:rPr>
        <w:commentReference w:id="360"/>
      </w:r>
    </w:p>
    <w:p w14:paraId="7025B881" w14:textId="596E8010" w:rsidR="00D12C48" w:rsidRPr="00D12C48" w:rsidRDefault="00F0715A">
      <w:pPr>
        <w:pStyle w:val="Heading3BPBHEB"/>
        <w:pPrChange w:id="361" w:author="Arya" w:date="2025-02-26T16:10:00Z" w16du:dateUtc="2025-02-26T10:40:00Z">
          <w:pPr>
            <w:pStyle w:val="Heading2"/>
          </w:pPr>
        </w:pPrChange>
      </w:pPr>
      <w:r w:rsidRPr="00F0715A">
        <w:t xml:space="preserve">Challenges </w:t>
      </w:r>
    </w:p>
    <w:p w14:paraId="722410BD" w14:textId="0BCD1E7D" w:rsidR="00D12C48" w:rsidRPr="00D12C48" w:rsidRDefault="006E13DD">
      <w:pPr>
        <w:pStyle w:val="NormalBPBHEB"/>
        <w:pPrChange w:id="362" w:author="Arya" w:date="2025-02-26T16:10:00Z" w16du:dateUtc="2025-02-26T10:40:00Z">
          <w:pPr>
            <w:jc w:val="both"/>
          </w:pPr>
        </w:pPrChange>
      </w:pPr>
      <w:r w:rsidRPr="006E13DD">
        <w:t xml:space="preserve">Businesses often struggle with delivering relevant messages to the right customers, managing multi-channel engagement, and measuring the effectiveness of their campaigns. Without the right tools, campaigns can become inefficient, leading to lower customer engagement </w:t>
      </w:r>
      <w:sdt>
        <w:sdtPr>
          <w:id w:val="-1527166176"/>
          <w:citation/>
        </w:sdtPr>
        <w:sdtContent>
          <w:r w:rsidR="003D3DFB">
            <w:fldChar w:fldCharType="begin"/>
          </w:r>
          <w:r w:rsidR="002131C0">
            <w:instrText xml:space="preserve">CITATION AWSdb \l 1033 </w:instrText>
          </w:r>
          <w:r w:rsidR="003D3DFB">
            <w:fldChar w:fldCharType="separate"/>
          </w:r>
          <w:r w:rsidR="007D06CD" w:rsidRPr="007D06CD">
            <w:rPr>
              <w:noProof/>
            </w:rPr>
            <w:t>[14]</w:t>
          </w:r>
          <w:r w:rsidR="003D3DFB">
            <w:fldChar w:fldCharType="end"/>
          </w:r>
        </w:sdtContent>
      </w:sdt>
      <w:r w:rsidR="003D3DFB">
        <w:t>.</w:t>
      </w:r>
    </w:p>
    <w:p w14:paraId="4A3B017F" w14:textId="78C3E98B" w:rsidR="00D12C48" w:rsidRPr="00D12C48" w:rsidRDefault="00354DCB">
      <w:pPr>
        <w:pStyle w:val="Heading3BPBHEB"/>
        <w:pPrChange w:id="363" w:author="Arya" w:date="2025-02-26T16:10:00Z" w16du:dateUtc="2025-02-26T10:40:00Z">
          <w:pPr>
            <w:pStyle w:val="Heading2"/>
          </w:pPr>
        </w:pPrChange>
      </w:pPr>
      <w:r w:rsidRPr="00354DCB">
        <w:t>Benefits</w:t>
      </w:r>
    </w:p>
    <w:p w14:paraId="54B5421F" w14:textId="1F5B73D6" w:rsidR="00D12C48" w:rsidRPr="00D12C48" w:rsidRDefault="00A135EB" w:rsidP="00511BFD">
      <w:pPr>
        <w:pStyle w:val="NormalBPBHEB"/>
        <w:pPrChange w:id="364" w:author="Arya" w:date="2025-03-03T10:02:00Z" w16du:dateUtc="2025-03-03T04:32:00Z">
          <w:pPr>
            <w:jc w:val="both"/>
          </w:pPr>
        </w:pPrChange>
      </w:pPr>
      <w:r w:rsidRPr="00A135EB">
        <w:t xml:space="preserve">Pinpoint allows businesses to engage customers more effectively by </w:t>
      </w:r>
      <w:r w:rsidR="009022E1" w:rsidRPr="00A135EB">
        <w:t>using</w:t>
      </w:r>
      <w:r w:rsidRPr="00A135EB">
        <w:t xml:space="preserve"> multi-channel communication, personalization, and real-time analytics. With automation capabilities, businesses can streamline their messaging workflows, improving customer engagement and driving higher conversion rates.</w:t>
      </w:r>
    </w:p>
    <w:p w14:paraId="0C19D486" w14:textId="65062B02" w:rsidR="00D12C48" w:rsidRPr="00D12C48" w:rsidRDefault="00A12426">
      <w:pPr>
        <w:pStyle w:val="Heading3BPBHEB"/>
        <w:pPrChange w:id="365" w:author="Arya" w:date="2025-02-26T16:10:00Z" w16du:dateUtc="2025-02-26T10:40:00Z">
          <w:pPr>
            <w:pStyle w:val="Heading2"/>
          </w:pPr>
        </w:pPrChange>
      </w:pPr>
      <w:r w:rsidRPr="00A12426">
        <w:t xml:space="preserve">Use </w:t>
      </w:r>
      <w:ins w:id="366" w:author="Arya" w:date="2025-02-26T16:10:00Z" w16du:dateUtc="2025-02-26T10:40:00Z">
        <w:r w:rsidR="00B40001">
          <w:t>c</w:t>
        </w:r>
      </w:ins>
      <w:del w:id="367" w:author="Arya" w:date="2025-02-26T16:10:00Z" w16du:dateUtc="2025-02-26T10:40:00Z">
        <w:r w:rsidRPr="00A12426" w:rsidDel="00B40001">
          <w:delText>C</w:delText>
        </w:r>
      </w:del>
      <w:r w:rsidRPr="00A12426">
        <w:t>ase</w:t>
      </w:r>
    </w:p>
    <w:p w14:paraId="4B520329" w14:textId="378777F0" w:rsidR="00D12C48" w:rsidRPr="00D12C48" w:rsidRDefault="0069070A">
      <w:pPr>
        <w:pStyle w:val="NormalBPBHEB"/>
        <w:pPrChange w:id="368" w:author="Arya" w:date="2025-02-26T16:10:00Z" w16du:dateUtc="2025-02-26T10:40:00Z">
          <w:pPr>
            <w:jc w:val="both"/>
          </w:pPr>
        </w:pPrChange>
      </w:pPr>
      <w:r w:rsidRPr="0069070A">
        <w:t xml:space="preserve">An e-commerce company uses Amazon Pinpoint to personalize email, SMS, and push notification campaigns. By analyzing customer behavior, they tailor messages such as </w:t>
      </w:r>
      <w:r w:rsidR="000E43C8" w:rsidRPr="0069070A">
        <w:t>unique offers</w:t>
      </w:r>
      <w:r w:rsidRPr="0069070A">
        <w:t xml:space="preserve"> for loyal customers and </w:t>
      </w:r>
      <w:r w:rsidR="001830F6" w:rsidRPr="0069070A">
        <w:t>onboard</w:t>
      </w:r>
      <w:r w:rsidRPr="0069070A">
        <w:t xml:space="preserve"> emails for </w:t>
      </w:r>
      <w:r w:rsidR="00B76059">
        <w:t xml:space="preserve">incoming </w:t>
      </w:r>
      <w:r w:rsidRPr="0069070A">
        <w:t xml:space="preserve">users. Pinpoint’s real-time analytics allow them to </w:t>
      </w:r>
      <w:r w:rsidR="009022E1" w:rsidRPr="0069070A">
        <w:t>improve</w:t>
      </w:r>
      <w:r w:rsidRPr="0069070A">
        <w:t xml:space="preserve"> campaigns, boosting customer engagement and improving campaign performance </w:t>
      </w:r>
      <w:sdt>
        <w:sdtPr>
          <w:id w:val="-1784573351"/>
          <w:citation/>
        </w:sdtPr>
        <w:sdtContent>
          <w:r w:rsidR="003E201E">
            <w:fldChar w:fldCharType="begin"/>
          </w:r>
          <w:r w:rsidR="002131C0">
            <w:instrText xml:space="preserve">CITATION AWS205 \l 1033 </w:instrText>
          </w:r>
          <w:r w:rsidR="003E201E">
            <w:fldChar w:fldCharType="separate"/>
          </w:r>
          <w:r w:rsidR="007D06CD" w:rsidRPr="007D06CD">
            <w:rPr>
              <w:noProof/>
            </w:rPr>
            <w:t>[13]</w:t>
          </w:r>
          <w:r w:rsidR="003E201E">
            <w:fldChar w:fldCharType="end"/>
          </w:r>
        </w:sdtContent>
      </w:sdt>
      <w:r w:rsidR="00D12C48" w:rsidRPr="00D12C48">
        <w:t>.</w:t>
      </w:r>
    </w:p>
    <w:p w14:paraId="2E9E07A3" w14:textId="77777777" w:rsidR="00D12C48" w:rsidRPr="00D12C48" w:rsidRDefault="00D12C48">
      <w:pPr>
        <w:pStyle w:val="Heading3BPBHEB"/>
        <w:pPrChange w:id="369" w:author="Arya" w:date="2025-02-26T16:11:00Z" w16du:dateUtc="2025-02-26T10:41:00Z">
          <w:pPr>
            <w:pStyle w:val="Heading2"/>
          </w:pPr>
        </w:pPrChange>
      </w:pPr>
      <w:r w:rsidRPr="00D12C48">
        <w:t>Wrap-up</w:t>
      </w:r>
    </w:p>
    <w:p w14:paraId="7F97B2CE" w14:textId="73331C3A" w:rsidR="00D12C48" w:rsidRPr="00D12C48" w:rsidRDefault="003344AC" w:rsidP="001C7D3D">
      <w:pPr>
        <w:pStyle w:val="NormalBPBHEB"/>
        <w:pPrChange w:id="370" w:author="Arya" w:date="2025-03-03T10:30:00Z" w16du:dateUtc="2025-03-03T05:00:00Z">
          <w:pPr>
            <w:jc w:val="both"/>
          </w:pPr>
        </w:pPrChange>
      </w:pPr>
      <w:r w:rsidRPr="003344AC">
        <w:t xml:space="preserve">Amazon Pinpoint helps businesses enhance customer engagement by offering multi-channel communication, real-time analytics, and targeted messaging. By automating and </w:t>
      </w:r>
      <w:r w:rsidR="009022E1" w:rsidRPr="003344AC">
        <w:t>improving</w:t>
      </w:r>
      <w:r w:rsidRPr="003344AC">
        <w:t xml:space="preserve"> campaigns, businesses can increase customer satisfaction and drive higher conversion rates, all while </w:t>
      </w:r>
      <w:r w:rsidR="00F87DF6" w:rsidRPr="003344AC">
        <w:t>keeping</w:t>
      </w:r>
      <w:r w:rsidRPr="003344AC">
        <w:t xml:space="preserve"> flexibility and scalability through the AWS ecosystem.</w:t>
      </w:r>
    </w:p>
    <w:p w14:paraId="0E521BEC" w14:textId="5DD5544F" w:rsidR="005F584C" w:rsidRPr="005F584C" w:rsidRDefault="005F584C">
      <w:pPr>
        <w:pStyle w:val="Heading2BPBHEB"/>
        <w:pPrChange w:id="371" w:author="Arya" w:date="2025-02-26T16:11:00Z" w16du:dateUtc="2025-02-26T10:41:00Z">
          <w:pPr>
            <w:keepNext/>
            <w:keepLines/>
            <w:spacing w:before="400" w:after="0" w:line="276" w:lineRule="auto"/>
            <w:outlineLvl w:val="0"/>
          </w:pPr>
        </w:pPrChange>
      </w:pPr>
      <w:r w:rsidRPr="005F584C">
        <w:lastRenderedPageBreak/>
        <w:t xml:space="preserve">Amazon </w:t>
      </w:r>
      <w:r w:rsidR="00B40001" w:rsidRPr="005F584C">
        <w:t xml:space="preserve">simple email service </w:t>
      </w:r>
      <w:del w:id="372" w:author="Arya" w:date="2025-02-26T16:11:00Z" w16du:dateUtc="2025-02-26T10:41:00Z">
        <w:r w:rsidRPr="005F584C" w:rsidDel="00B40001">
          <w:delText>(SES)</w:delText>
        </w:r>
      </w:del>
    </w:p>
    <w:p w14:paraId="7F05EAEC" w14:textId="4FC767C5" w:rsidR="005F584C" w:rsidRPr="005F584C" w:rsidRDefault="004D2589" w:rsidP="00FF5AC6">
      <w:pPr>
        <w:pStyle w:val="NormalBPBHEB"/>
        <w:pPrChange w:id="373" w:author="Arya" w:date="2025-03-03T10:02:00Z" w16du:dateUtc="2025-03-03T04:32:00Z">
          <w:pPr>
            <w:jc w:val="both"/>
          </w:pPr>
        </w:pPrChange>
      </w:pPr>
      <w:r w:rsidRPr="004D2589">
        <w:t xml:space="preserve">Amazon SES is a cloud-based email-sending service </w:t>
      </w:r>
      <w:r w:rsidR="00B56B1A" w:rsidRPr="00B56B1A">
        <w:t>designed to simplify transactional and marketing email delivery. Its scalable infrastructure ensures high deliverability, making it a vital tool for businesses that aim to enhance their email communication with customers</w:t>
      </w:r>
      <w:r w:rsidR="00B56B1A">
        <w:t xml:space="preserve"> </w:t>
      </w:r>
      <w:sdt>
        <w:sdtPr>
          <w:id w:val="148112021"/>
          <w:citation/>
        </w:sdtPr>
        <w:sdtContent>
          <w:r w:rsidR="00C60A0C">
            <w:fldChar w:fldCharType="begin"/>
          </w:r>
          <w:r w:rsidR="00456282">
            <w:instrText xml:space="preserve">CITATION AWSdd \l 1033 </w:instrText>
          </w:r>
          <w:r w:rsidR="00C60A0C">
            <w:fldChar w:fldCharType="separate"/>
          </w:r>
          <w:r w:rsidR="007D06CD" w:rsidRPr="007D06CD">
            <w:rPr>
              <w:noProof/>
            </w:rPr>
            <w:t>[15]</w:t>
          </w:r>
          <w:r w:rsidR="00C60A0C">
            <w:fldChar w:fldCharType="end"/>
          </w:r>
        </w:sdtContent>
      </w:sdt>
      <w:r w:rsidR="005F584C" w:rsidRPr="005F584C">
        <w:t>.</w:t>
      </w:r>
    </w:p>
    <w:p w14:paraId="211256CC" w14:textId="67C7FBD7" w:rsidR="005F584C" w:rsidRDefault="005F584C">
      <w:pPr>
        <w:pStyle w:val="Heading3BPBHEB"/>
        <w:pPrChange w:id="374" w:author="Arya" w:date="2025-02-26T16:11:00Z" w16du:dateUtc="2025-02-26T10:41:00Z">
          <w:pPr>
            <w:pStyle w:val="Heading2"/>
          </w:pPr>
        </w:pPrChange>
      </w:pPr>
      <w:r w:rsidRPr="005F584C">
        <w:t xml:space="preserve">Key </w:t>
      </w:r>
      <w:ins w:id="375" w:author="Arya" w:date="2025-02-26T16:11:00Z" w16du:dateUtc="2025-02-26T10:41:00Z">
        <w:r w:rsidR="00B40001">
          <w:t>f</w:t>
        </w:r>
      </w:ins>
      <w:del w:id="376" w:author="Arya" w:date="2025-02-26T16:11:00Z" w16du:dateUtc="2025-02-26T10:41:00Z">
        <w:r w:rsidRPr="005F584C" w:rsidDel="00B40001">
          <w:delText>F</w:delText>
        </w:r>
      </w:del>
      <w:r w:rsidRPr="005F584C">
        <w:t xml:space="preserve">eatures </w:t>
      </w:r>
    </w:p>
    <w:p w14:paraId="037D5621" w14:textId="321C3942" w:rsidR="00350D81" w:rsidRPr="00350D81" w:rsidRDefault="00350D81">
      <w:pPr>
        <w:pStyle w:val="NormalBPBHEB"/>
        <w:pPrChange w:id="377" w:author="Arya" w:date="2025-02-26T16:11:00Z" w16du:dateUtc="2025-02-26T10:41:00Z">
          <w:pPr>
            <w:jc w:val="both"/>
          </w:pPr>
        </w:pPrChange>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Content>
          <w:r w:rsidR="00257DBB">
            <w:fldChar w:fldCharType="begin"/>
          </w:r>
          <w:r w:rsidR="00257DBB">
            <w:instrText xml:space="preserve"> CITATION AWSdo \l 1033 </w:instrText>
          </w:r>
          <w:r w:rsidR="00257DBB">
            <w:fldChar w:fldCharType="separate"/>
          </w:r>
          <w:r w:rsidR="007D06CD" w:rsidRPr="007D06CD">
            <w:rPr>
              <w:noProof/>
            </w:rPr>
            <w:t>[16]</w:t>
          </w:r>
          <w:r w:rsidR="00257DBB">
            <w:fldChar w:fldCharType="end"/>
          </w:r>
        </w:sdtContent>
      </w:sdt>
      <w:r>
        <w:t>.</w:t>
      </w:r>
    </w:p>
    <w:p w14:paraId="512630FE" w14:textId="38B8A107" w:rsidR="007252C3" w:rsidRDefault="005F584C" w:rsidP="005F0E5F">
      <w:pPr>
        <w:pStyle w:val="NormalBPBHEB"/>
      </w:pPr>
      <w:commentRangeStart w:id="378"/>
      <w:r w:rsidRPr="005F0E5F">
        <w:rPr>
          <w:b/>
          <w:bCs/>
        </w:rPr>
        <w:t xml:space="preserve">Scalability and </w:t>
      </w:r>
      <w:ins w:id="379" w:author="Arya" w:date="2025-02-26T16:11:00Z" w16du:dateUtc="2025-02-26T10:41:00Z">
        <w:r w:rsidR="00D171AD">
          <w:rPr>
            <w:b/>
            <w:bCs/>
          </w:rPr>
          <w:t>d</w:t>
        </w:r>
      </w:ins>
      <w:del w:id="380" w:author="Arya" w:date="2025-02-26T16:11:00Z" w16du:dateUtc="2025-02-26T10:41:00Z">
        <w:r w:rsidRPr="005F0E5F" w:rsidDel="00D171AD">
          <w:rPr>
            <w:b/>
            <w:bCs/>
          </w:rPr>
          <w:delText>D</w:delText>
        </w:r>
      </w:del>
      <w:r w:rsidRPr="005F0E5F">
        <w:rPr>
          <w:b/>
          <w:bCs/>
        </w:rPr>
        <w:t>eliverability</w:t>
      </w:r>
      <w:r w:rsidR="005F0E5F">
        <w:rPr>
          <w:b/>
          <w:bCs/>
        </w:rPr>
        <w:t xml:space="preserve">: </w:t>
      </w:r>
      <w:commentRangeEnd w:id="378"/>
      <w:r w:rsidR="00D171AD">
        <w:rPr>
          <w:rStyle w:val="CommentReference"/>
          <w:rFonts w:eastAsiaTheme="minorHAnsi" w:cstheme="minorBidi"/>
        </w:rPr>
        <w:commentReference w:id="378"/>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Content>
          <w:r w:rsidR="00C7530F">
            <w:fldChar w:fldCharType="begin"/>
          </w:r>
          <w:r w:rsidR="00C7530F">
            <w:instrText xml:space="preserve"> CITATION AWSdo \l 1033 </w:instrText>
          </w:r>
          <w:r w:rsidR="00C7530F">
            <w:fldChar w:fldCharType="separate"/>
          </w:r>
          <w:r w:rsidR="007D06CD" w:rsidRPr="007D06CD">
            <w:rPr>
              <w:noProof/>
            </w:rPr>
            <w:t>[16]</w:t>
          </w:r>
          <w:r w:rsidR="00C7530F">
            <w:fldChar w:fldCharType="end"/>
          </w:r>
        </w:sdtContent>
      </w:sdt>
      <w:r w:rsidR="00164691" w:rsidRPr="00164691">
        <w:t xml:space="preserve"> </w:t>
      </w:r>
      <w:sdt>
        <w:sdtPr>
          <w:id w:val="730350339"/>
          <w:citation/>
        </w:sdtPr>
        <w:sdtContent>
          <w:r w:rsidR="008167A2">
            <w:fldChar w:fldCharType="begin"/>
          </w:r>
          <w:r w:rsidR="002131C0">
            <w:instrText xml:space="preserve">CITATION AWS204 \l 1033 </w:instrText>
          </w:r>
          <w:r w:rsidR="008167A2">
            <w:fldChar w:fldCharType="separate"/>
          </w:r>
          <w:r w:rsidR="007D06CD" w:rsidRPr="007D06CD">
            <w:rPr>
              <w:noProof/>
            </w:rPr>
            <w:t>[17]</w:t>
          </w:r>
          <w:r w:rsidR="008167A2">
            <w:fldChar w:fldCharType="end"/>
          </w:r>
        </w:sdtContent>
      </w:sdt>
      <w:r w:rsidRPr="005F584C">
        <w:t>.</w:t>
      </w:r>
    </w:p>
    <w:p w14:paraId="149A7986" w14:textId="6CA47874" w:rsidR="005F584C" w:rsidRPr="005F584C" w:rsidRDefault="005F584C" w:rsidP="00362A60">
      <w:pPr>
        <w:pStyle w:val="NormalBPBHEB"/>
        <w:pPrChange w:id="381" w:author="Arya" w:date="2025-03-03T10:02:00Z" w16du:dateUtc="2025-03-03T04:32:00Z">
          <w:pPr>
            <w:jc w:val="both"/>
          </w:pPr>
        </w:pPrChange>
      </w:pPr>
      <w:r w:rsidRPr="005F0E5F">
        <w:rPr>
          <w:b/>
          <w:bCs/>
        </w:rPr>
        <w:t xml:space="preserve">Email </w:t>
      </w:r>
      <w:ins w:id="382" w:author="Arya" w:date="2025-02-26T16:11:00Z" w16du:dateUtc="2025-02-26T10:41:00Z">
        <w:r w:rsidR="00D171AD">
          <w:rPr>
            <w:b/>
            <w:bCs/>
          </w:rPr>
          <w:t>s</w:t>
        </w:r>
      </w:ins>
      <w:del w:id="383" w:author="Arya" w:date="2025-02-26T16:11:00Z" w16du:dateUtc="2025-02-26T10:41:00Z">
        <w:r w:rsidRPr="005F0E5F" w:rsidDel="00D171AD">
          <w:rPr>
            <w:b/>
            <w:bCs/>
          </w:rPr>
          <w:delText>S</w:delText>
        </w:r>
      </w:del>
      <w:r w:rsidRPr="005F0E5F">
        <w:rPr>
          <w:b/>
          <w:bCs/>
        </w:rPr>
        <w:t xml:space="preserve">ending </w:t>
      </w:r>
      <w:ins w:id="384" w:author="Arya" w:date="2025-02-26T16:11:00Z" w16du:dateUtc="2025-02-26T10:41:00Z">
        <w:r w:rsidR="00D171AD">
          <w:rPr>
            <w:b/>
            <w:bCs/>
          </w:rPr>
          <w:t>o</w:t>
        </w:r>
      </w:ins>
      <w:del w:id="385" w:author="Arya" w:date="2025-02-26T16:11:00Z" w16du:dateUtc="2025-02-26T10:41:00Z">
        <w:r w:rsidRPr="005F0E5F" w:rsidDel="00D171AD">
          <w:rPr>
            <w:b/>
            <w:bCs/>
          </w:rPr>
          <w:delText>O</w:delText>
        </w:r>
      </w:del>
      <w:r w:rsidRPr="005F0E5F">
        <w:rPr>
          <w:b/>
          <w:bCs/>
        </w:rPr>
        <w:t>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Content>
          <w:r w:rsidR="00811049">
            <w:fldChar w:fldCharType="begin"/>
          </w:r>
          <w:r w:rsidR="002131C0">
            <w:instrText xml:space="preserve">CITATION AWS204 \l 1033 </w:instrText>
          </w:r>
          <w:r w:rsidR="00811049">
            <w:fldChar w:fldCharType="separate"/>
          </w:r>
          <w:r w:rsidR="007D06CD" w:rsidRPr="007D06CD">
            <w:rPr>
              <w:noProof/>
            </w:rPr>
            <w:t>[17]</w:t>
          </w:r>
          <w:r w:rsidR="00811049">
            <w:fldChar w:fldCharType="end"/>
          </w:r>
        </w:sdtContent>
      </w:sdt>
      <w:r w:rsidR="00811049">
        <w:t>.</w:t>
      </w:r>
    </w:p>
    <w:p w14:paraId="0534CC72" w14:textId="6205D6DD" w:rsidR="005F584C" w:rsidRPr="005F584C" w:rsidRDefault="005F584C" w:rsidP="00D46511">
      <w:pPr>
        <w:pStyle w:val="NormalBPBHEB"/>
      </w:pPr>
      <w:r w:rsidRPr="00D46511">
        <w:rPr>
          <w:b/>
          <w:bCs/>
          <w:lang w:val="en-IN"/>
        </w:rPr>
        <w:t xml:space="preserve">Content </w:t>
      </w:r>
      <w:ins w:id="386" w:author="Arya" w:date="2025-02-26T16:12:00Z" w16du:dateUtc="2025-02-26T10:42:00Z">
        <w:r w:rsidR="00D171AD">
          <w:rPr>
            <w:b/>
            <w:bCs/>
            <w:lang w:val="en-IN"/>
          </w:rPr>
          <w:t>p</w:t>
        </w:r>
      </w:ins>
      <w:del w:id="387" w:author="Arya" w:date="2025-02-26T16:12:00Z" w16du:dateUtc="2025-02-26T10:42:00Z">
        <w:r w:rsidRPr="00D46511" w:rsidDel="00D171AD">
          <w:rPr>
            <w:b/>
            <w:bCs/>
            <w:lang w:val="en-IN"/>
          </w:rPr>
          <w:delText>P</w:delText>
        </w:r>
      </w:del>
      <w:r w:rsidRPr="00D46511">
        <w:rPr>
          <w:b/>
          <w:bCs/>
          <w:lang w:val="en-IN"/>
        </w:rPr>
        <w:t xml:space="preserve">ersonalization and </w:t>
      </w:r>
      <w:ins w:id="388" w:author="Arya" w:date="2025-02-26T16:11:00Z" w16du:dateUtc="2025-02-26T10:41:00Z">
        <w:r w:rsidR="00D171AD">
          <w:rPr>
            <w:b/>
            <w:bCs/>
            <w:lang w:val="en-IN"/>
          </w:rPr>
          <w:t>c</w:t>
        </w:r>
      </w:ins>
      <w:del w:id="389" w:author="Arya" w:date="2025-02-26T16:11:00Z" w16du:dateUtc="2025-02-26T10:41:00Z">
        <w:r w:rsidRPr="00D46511" w:rsidDel="00D171AD">
          <w:rPr>
            <w:b/>
            <w:bCs/>
            <w:lang w:val="en-IN"/>
          </w:rPr>
          <w:delText>C</w:delText>
        </w:r>
      </w:del>
      <w:r w:rsidRPr="00D46511">
        <w:rPr>
          <w:b/>
          <w:bCs/>
          <w:lang w:val="en-IN"/>
        </w:rPr>
        <w:t>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Content>
          <w:r w:rsidR="00811049">
            <w:fldChar w:fldCharType="begin"/>
          </w:r>
          <w:r w:rsidR="002131C0">
            <w:instrText xml:space="preserve">CITATION AWS204 \l 1033 </w:instrText>
          </w:r>
          <w:r w:rsidR="00811049">
            <w:fldChar w:fldCharType="separate"/>
          </w:r>
          <w:r w:rsidR="007D06CD" w:rsidRPr="007D06CD">
            <w:rPr>
              <w:noProof/>
            </w:rPr>
            <w:t>[17]</w:t>
          </w:r>
          <w:r w:rsidR="00811049">
            <w:fldChar w:fldCharType="end"/>
          </w:r>
        </w:sdtContent>
      </w:sdt>
      <w:r w:rsidRPr="005F584C">
        <w:t>.</w:t>
      </w:r>
    </w:p>
    <w:p w14:paraId="5593DED2" w14:textId="036A01AB" w:rsidR="005F584C" w:rsidRPr="005F584C" w:rsidRDefault="00B20B68">
      <w:pPr>
        <w:pStyle w:val="Heading3BPBHEB"/>
        <w:pPrChange w:id="390" w:author="Arya" w:date="2025-02-26T16:12:00Z" w16du:dateUtc="2025-02-26T10:42:00Z">
          <w:pPr>
            <w:pStyle w:val="Heading2"/>
          </w:pPr>
        </w:pPrChange>
      </w:pPr>
      <w:r w:rsidRPr="00B20B68">
        <w:t>Challenges</w:t>
      </w:r>
    </w:p>
    <w:p w14:paraId="24D7FAFA" w14:textId="5E2F4031" w:rsidR="005F584C" w:rsidRPr="005F584C" w:rsidRDefault="00997F2E">
      <w:pPr>
        <w:pStyle w:val="NormalBPBHEB"/>
        <w:pPrChange w:id="391" w:author="Arya" w:date="2025-02-26T16:12:00Z" w16du:dateUtc="2025-02-26T10:42:00Z">
          <w:pPr>
            <w:jc w:val="both"/>
          </w:pPr>
        </w:pPrChange>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Content>
          <w:r w:rsidR="00190A8A">
            <w:fldChar w:fldCharType="begin"/>
          </w:r>
          <w:r w:rsidR="00717402">
            <w:instrText xml:space="preserve">CITATION AWSde2 \l 1033 </w:instrText>
          </w:r>
          <w:r w:rsidR="00190A8A">
            <w:fldChar w:fldCharType="separate"/>
          </w:r>
          <w:r w:rsidR="007D06CD" w:rsidRPr="007D06CD">
            <w:rPr>
              <w:noProof/>
            </w:rPr>
            <w:t>[18]</w:t>
          </w:r>
          <w:r w:rsidR="00190A8A">
            <w:fldChar w:fldCharType="end"/>
          </w:r>
        </w:sdtContent>
      </w:sdt>
      <w:r w:rsidR="00B7651D">
        <w:t>.</w:t>
      </w:r>
    </w:p>
    <w:p w14:paraId="19CB951B" w14:textId="77777777" w:rsidR="00725693" w:rsidRPr="00725693" w:rsidRDefault="00725693">
      <w:pPr>
        <w:pStyle w:val="Heading3BPBHEB"/>
        <w:pPrChange w:id="392" w:author="Arya" w:date="2025-02-26T16:12:00Z" w16du:dateUtc="2025-02-26T10:42:00Z">
          <w:pPr>
            <w:pStyle w:val="Heading2"/>
          </w:pPr>
        </w:pPrChange>
      </w:pPr>
      <w:r w:rsidRPr="00725693">
        <w:t>Benefits</w:t>
      </w:r>
    </w:p>
    <w:p w14:paraId="0CC416C0" w14:textId="7A208507" w:rsidR="005F584C" w:rsidRPr="005F584C" w:rsidRDefault="001E7F84">
      <w:pPr>
        <w:pStyle w:val="NormalBPBHEB"/>
        <w:pPrChange w:id="393" w:author="Arya" w:date="2025-02-26T16:12:00Z" w16du:dateUtc="2025-02-26T10:42:00Z">
          <w:pPr>
            <w:jc w:val="both"/>
          </w:pPr>
        </w:pPrChange>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Content>
          <w:r w:rsidR="00000A7B">
            <w:fldChar w:fldCharType="begin"/>
          </w:r>
          <w:r w:rsidR="002131C0">
            <w:instrText xml:space="preserve">CITATION AWS204 \l 1033 </w:instrText>
          </w:r>
          <w:r w:rsidR="00000A7B">
            <w:fldChar w:fldCharType="separate"/>
          </w:r>
          <w:r w:rsidR="007D06CD" w:rsidRPr="007D06CD">
            <w:rPr>
              <w:noProof/>
            </w:rPr>
            <w:t>[17]</w:t>
          </w:r>
          <w:r w:rsidR="00000A7B">
            <w:fldChar w:fldCharType="end"/>
          </w:r>
        </w:sdtContent>
      </w:sdt>
      <w:r w:rsidR="005F584C" w:rsidRPr="005F584C">
        <w:t>.</w:t>
      </w:r>
    </w:p>
    <w:p w14:paraId="5A20D600" w14:textId="7B21F08B" w:rsidR="005F584C" w:rsidRPr="005F584C" w:rsidRDefault="005F584C">
      <w:pPr>
        <w:pStyle w:val="Heading3BPBHEB"/>
        <w:pPrChange w:id="394" w:author="Arya" w:date="2025-02-26T16:12:00Z" w16du:dateUtc="2025-02-26T10:42:00Z">
          <w:pPr>
            <w:pStyle w:val="Heading2"/>
          </w:pPr>
        </w:pPrChange>
      </w:pPr>
      <w:r w:rsidRPr="005F584C">
        <w:t>Us</w:t>
      </w:r>
      <w:r w:rsidR="00985CFE">
        <w:t xml:space="preserve">e </w:t>
      </w:r>
      <w:ins w:id="395" w:author="Arya" w:date="2025-02-26T16:12:00Z" w16du:dateUtc="2025-02-26T10:42:00Z">
        <w:r w:rsidR="00700E37">
          <w:t>c</w:t>
        </w:r>
      </w:ins>
      <w:del w:id="396" w:author="Arya" w:date="2025-02-26T16:12:00Z" w16du:dateUtc="2025-02-26T10:42:00Z">
        <w:r w:rsidR="00985CFE" w:rsidDel="00700E37">
          <w:delText>C</w:delText>
        </w:r>
      </w:del>
      <w:r w:rsidR="00985CFE">
        <w:t>ase</w:t>
      </w:r>
      <w:r w:rsidRPr="005F584C">
        <w:t xml:space="preserve"> </w:t>
      </w:r>
    </w:p>
    <w:p w14:paraId="6CA1C9D8" w14:textId="42FC9728" w:rsidR="00F97FF6" w:rsidRPr="00D46511" w:rsidRDefault="00F97FF6" w:rsidP="00700E37">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7D06CD" w:rsidRPr="007D06CD">
            <w:rPr>
              <w:noProof/>
            </w:rPr>
            <w:t>[17]</w:t>
          </w:r>
          <w:r w:rsidR="00864672" w:rsidRPr="00D46511">
            <w:rPr>
              <w:bCs/>
            </w:rPr>
            <w:fldChar w:fldCharType="end"/>
          </w:r>
        </w:sdtContent>
      </w:sdt>
      <w:r w:rsidR="00F94D57" w:rsidRPr="00D46511">
        <w:rPr>
          <w:bCs/>
        </w:rPr>
        <w:t>,</w:t>
      </w:r>
    </w:p>
    <w:p w14:paraId="73A15697" w14:textId="77777777" w:rsidR="005F584C" w:rsidRPr="005F584C" w:rsidRDefault="005F584C">
      <w:pPr>
        <w:pStyle w:val="Heading3BPBHEB"/>
        <w:pPrChange w:id="397" w:author="Arya" w:date="2025-02-26T16:12:00Z" w16du:dateUtc="2025-02-26T10:42:00Z">
          <w:pPr>
            <w:pStyle w:val="Heading2"/>
          </w:pPr>
        </w:pPrChange>
      </w:pPr>
      <w:r w:rsidRPr="005F584C">
        <w:t>Wrap-up</w:t>
      </w:r>
    </w:p>
    <w:p w14:paraId="0F83CA4E" w14:textId="16C32973" w:rsidR="005F584C" w:rsidRPr="005F584C" w:rsidRDefault="00F94D57">
      <w:pPr>
        <w:pStyle w:val="NormalBPBHEB"/>
        <w:pPrChange w:id="398" w:author="Arya" w:date="2025-02-26T16:12:00Z" w16du:dateUtc="2025-02-26T10:42:00Z">
          <w:pPr>
            <w:jc w:val="both"/>
          </w:pPr>
        </w:pPrChange>
      </w:pPr>
      <w:r w:rsidRPr="00F94D57">
        <w:t xml:space="preserve">Amazon SES is an effective tool for managing email communications, whether for transactional messages or marketing campaigns. Its scalability, security, and integration </w:t>
      </w:r>
      <w:r w:rsidRPr="00F94D57">
        <w:lastRenderedPageBreak/>
        <w:t xml:space="preserve">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Content>
          <w:r w:rsidR="0017589F">
            <w:fldChar w:fldCharType="begin"/>
          </w:r>
          <w:r w:rsidR="002131C0">
            <w:instrText xml:space="preserve">CITATION AWS204 \l 1033 </w:instrText>
          </w:r>
          <w:r w:rsidR="0017589F">
            <w:fldChar w:fldCharType="separate"/>
          </w:r>
          <w:r w:rsidR="007D06CD" w:rsidRPr="007D06CD">
            <w:rPr>
              <w:noProof/>
            </w:rPr>
            <w:t>[17]</w:t>
          </w:r>
          <w:r w:rsidR="0017589F">
            <w:fldChar w:fldCharType="end"/>
          </w:r>
        </w:sdtContent>
      </w:sdt>
      <w:r w:rsidR="005F584C" w:rsidRPr="005F584C">
        <w:t>.</w:t>
      </w:r>
    </w:p>
    <w:p w14:paraId="3C87CD9E" w14:textId="77777777" w:rsidR="00D12C48" w:rsidRPr="00D12C48" w:rsidRDefault="00D12C48">
      <w:pPr>
        <w:pStyle w:val="Heading2BPBHEB"/>
        <w:pPrChange w:id="399" w:author="Arya" w:date="2025-02-26T16:12:00Z" w16du:dateUtc="2025-02-26T10:42:00Z">
          <w:pPr>
            <w:keepNext/>
            <w:keepLines/>
            <w:spacing w:before="400" w:after="0" w:line="276" w:lineRule="auto"/>
            <w:outlineLvl w:val="0"/>
          </w:pPr>
        </w:pPrChange>
      </w:pPr>
      <w:r w:rsidRPr="00D12C48">
        <w:t xml:space="preserve">Amazon </w:t>
      </w:r>
      <w:proofErr w:type="spellStart"/>
      <w:r w:rsidRPr="00D12C48">
        <w:t>WorkDocs</w:t>
      </w:r>
      <w:proofErr w:type="spellEnd"/>
    </w:p>
    <w:p w14:paraId="40E801D0" w14:textId="4E6BCDB7" w:rsidR="00D12C48" w:rsidRPr="00D12C48" w:rsidRDefault="00EC0989">
      <w:pPr>
        <w:pStyle w:val="NormalBPBHEB"/>
        <w:pPrChange w:id="400" w:author="Arya" w:date="2025-02-26T16:13:00Z" w16du:dateUtc="2025-02-26T10:43:00Z">
          <w:pPr>
            <w:jc w:val="both"/>
          </w:pPr>
        </w:pPrChange>
      </w:pPr>
      <w:r w:rsidRPr="00EC0989">
        <w:t xml:space="preserve">Amazon </w:t>
      </w:r>
      <w:proofErr w:type="spellStart"/>
      <w:r w:rsidRPr="00EC0989">
        <w:t>WorkDocs</w:t>
      </w:r>
      <w:proofErr w:type="spellEnd"/>
      <w:r w:rsidRPr="00EC0989">
        <w:t xml:space="preserve"> is a fully managed, secure content creation, storage, and collaboration service designed to help organizations collaborate on documents securely</w:t>
      </w:r>
      <w:r w:rsidR="00D12C48" w:rsidRPr="00D12C48">
        <w:t xml:space="preserve"> </w:t>
      </w:r>
      <w:sdt>
        <w:sdtPr>
          <w:id w:val="962237343"/>
          <w:citation/>
        </w:sdtPr>
        <w:sdtContent>
          <w:r w:rsidR="00881EF8">
            <w:fldChar w:fldCharType="begin"/>
          </w:r>
          <w:r w:rsidR="00881EF8">
            <w:instrText xml:space="preserve"> CITATION AWSdc \l 1033 </w:instrText>
          </w:r>
          <w:r w:rsidR="00881EF8">
            <w:fldChar w:fldCharType="separate"/>
          </w:r>
          <w:r w:rsidR="007D06CD" w:rsidRPr="007D06CD">
            <w:rPr>
              <w:noProof/>
            </w:rPr>
            <w:t>[19]</w:t>
          </w:r>
          <w:r w:rsidR="00881EF8">
            <w:fldChar w:fldCharType="end"/>
          </w:r>
        </w:sdtContent>
      </w:sdt>
      <w:r w:rsidR="00D12C48" w:rsidRPr="00D12C48">
        <w:t xml:space="preserve">. </w:t>
      </w:r>
    </w:p>
    <w:p w14:paraId="1F9A531E" w14:textId="40ABF1D2" w:rsidR="00D12C48" w:rsidRDefault="00D12C48">
      <w:pPr>
        <w:pStyle w:val="Heading3BPBHEB"/>
        <w:pPrChange w:id="401" w:author="Arya" w:date="2025-02-26T16:13:00Z" w16du:dateUtc="2025-02-26T10:43:00Z">
          <w:pPr>
            <w:pStyle w:val="Heading2"/>
          </w:pPr>
        </w:pPrChange>
      </w:pPr>
      <w:r w:rsidRPr="00D12C48">
        <w:t xml:space="preserve">Key </w:t>
      </w:r>
      <w:ins w:id="402" w:author="Arya" w:date="2025-02-26T16:12:00Z" w16du:dateUtc="2025-02-26T10:42:00Z">
        <w:r w:rsidR="00700E37">
          <w:t>f</w:t>
        </w:r>
      </w:ins>
      <w:del w:id="403" w:author="Arya" w:date="2025-02-26T16:12:00Z" w16du:dateUtc="2025-02-26T10:42:00Z">
        <w:r w:rsidRPr="00D12C48" w:rsidDel="00700E37">
          <w:delText>F</w:delText>
        </w:r>
      </w:del>
      <w:r w:rsidRPr="00D12C48">
        <w:t xml:space="preserve">eatures </w:t>
      </w:r>
    </w:p>
    <w:p w14:paraId="7D5FB1EF" w14:textId="46FB5B59" w:rsidR="0034713D" w:rsidRPr="0034713D" w:rsidRDefault="0034713D" w:rsidP="00A71713">
      <w:pPr>
        <w:pStyle w:val="NormalBPBHEB"/>
        <w:pPrChange w:id="404" w:author="Arya" w:date="2025-03-03T10:03:00Z" w16du:dateUtc="2025-03-03T04:33:00Z">
          <w:pPr/>
        </w:pPrChange>
      </w:pPr>
      <w:r w:rsidRPr="0034713D">
        <w:t xml:space="preserve">Amazon </w:t>
      </w:r>
      <w:proofErr w:type="spellStart"/>
      <w:r w:rsidRPr="0034713D">
        <w:t>WorkDocs</w:t>
      </w:r>
      <w:proofErr w:type="spellEnd"/>
      <w:r w:rsidRPr="0034713D">
        <w:t xml:space="preserve"> empowers teams to securely create, store, and share documents in a collaborative environment</w:t>
      </w:r>
      <w:r w:rsidR="00AF6248">
        <w:t xml:space="preserve"> </w:t>
      </w:r>
      <w:sdt>
        <w:sdtPr>
          <w:id w:val="-582136041"/>
          <w:citation/>
        </w:sdtPr>
        <w:sdtContent>
          <w:r w:rsidR="00A43269">
            <w:fldChar w:fldCharType="begin"/>
          </w:r>
          <w:r w:rsidR="00A43269">
            <w:instrText xml:space="preserve"> CITATION AWSdm \l 1033 </w:instrText>
          </w:r>
          <w:r w:rsidR="00A43269">
            <w:fldChar w:fldCharType="separate"/>
          </w:r>
          <w:r w:rsidR="007D06CD" w:rsidRPr="007D06CD">
            <w:rPr>
              <w:noProof/>
            </w:rPr>
            <w:t>[20]</w:t>
          </w:r>
          <w:r w:rsidR="00A43269">
            <w:fldChar w:fldCharType="end"/>
          </w:r>
        </w:sdtContent>
      </w:sdt>
      <w:r w:rsidRPr="0034713D">
        <w:t>.</w:t>
      </w:r>
    </w:p>
    <w:p w14:paraId="7E737578" w14:textId="615170B9" w:rsidR="00D12C48" w:rsidRPr="005469B7" w:rsidRDefault="00D12C48" w:rsidP="005469B7">
      <w:pPr>
        <w:pStyle w:val="NormalBPBHEB"/>
        <w:numPr>
          <w:ilvl w:val="0"/>
          <w:numId w:val="79"/>
        </w:numPr>
        <w:pPrChange w:id="405" w:author="Arya" w:date="2025-03-03T10:03:00Z" w16du:dateUtc="2025-03-03T04:33:00Z">
          <w:pPr>
            <w:pStyle w:val="NormalBPBHEB"/>
          </w:pPr>
        </w:pPrChange>
      </w:pPr>
      <w:commentRangeStart w:id="406"/>
      <w:r w:rsidRPr="005469B7">
        <w:rPr>
          <w:rStyle w:val="Heading3Char"/>
          <w:rFonts w:ascii="Palatino Linotype" w:hAnsi="Palatino Linotype"/>
          <w:b/>
          <w:bCs/>
          <w:color w:val="auto"/>
          <w:sz w:val="22"/>
          <w:szCs w:val="22"/>
          <w:rPrChange w:id="407" w:author="Arya" w:date="2025-03-03T10:03:00Z" w16du:dateUtc="2025-03-03T04:33:00Z">
            <w:rPr>
              <w:rStyle w:val="Heading3Char"/>
              <w:b/>
              <w:bCs/>
            </w:rPr>
          </w:rPrChange>
        </w:rPr>
        <w:t xml:space="preserve">Secure </w:t>
      </w:r>
      <w:r w:rsidR="00700E37" w:rsidRPr="005469B7">
        <w:rPr>
          <w:rStyle w:val="Heading3Char"/>
          <w:rFonts w:ascii="Palatino Linotype" w:hAnsi="Palatino Linotype"/>
          <w:b/>
          <w:bCs/>
          <w:color w:val="auto"/>
          <w:sz w:val="22"/>
          <w:szCs w:val="22"/>
          <w:rPrChange w:id="408" w:author="Arya" w:date="2025-03-03T10:03:00Z" w16du:dateUtc="2025-03-03T04:33:00Z">
            <w:rPr>
              <w:rStyle w:val="Heading3Char"/>
              <w:b/>
              <w:bCs/>
            </w:rPr>
          </w:rPrChange>
        </w:rPr>
        <w:t>document storage and sharing</w:t>
      </w:r>
      <w:r w:rsidR="00700E37" w:rsidRPr="005469B7">
        <w:rPr>
          <w:rStyle w:val="Heading3Char"/>
          <w:rFonts w:ascii="Palatino Linotype" w:hAnsi="Palatino Linotype"/>
          <w:color w:val="auto"/>
          <w:sz w:val="22"/>
          <w:szCs w:val="22"/>
          <w:rPrChange w:id="409" w:author="Arya" w:date="2025-03-03T10:03:00Z" w16du:dateUtc="2025-03-03T04:33:00Z">
            <w:rPr>
              <w:rStyle w:val="Heading3Char"/>
            </w:rPr>
          </w:rPrChange>
        </w:rPr>
        <w:t xml:space="preserve">: </w:t>
      </w:r>
      <w:commentRangeEnd w:id="406"/>
      <w:r w:rsidR="00A71713">
        <w:rPr>
          <w:rStyle w:val="CommentReference"/>
          <w:rFonts w:asciiTheme="minorHAnsi" w:eastAsiaTheme="minorHAnsi" w:hAnsiTheme="minorHAnsi" w:cstheme="minorBidi"/>
        </w:rPr>
        <w:commentReference w:id="406"/>
      </w:r>
      <w:proofErr w:type="spellStart"/>
      <w:r w:rsidR="00CA67D1" w:rsidRPr="005469B7">
        <w:t>WorkDocs</w:t>
      </w:r>
      <w:proofErr w:type="spellEnd"/>
      <w:r w:rsidR="00CA67D1" w:rsidRPr="005469B7">
        <w:t xml:space="preserve"> offers cloud-based document storage with granular access controls, ensuring secure sharing and collaboration within teams </w:t>
      </w:r>
      <w:sdt>
        <w:sdtPr>
          <w:id w:val="-1480925006"/>
          <w:citation/>
        </w:sdtPr>
        <w:sdtContent>
          <w:r w:rsidR="0090787C" w:rsidRPr="005469B7">
            <w:fldChar w:fldCharType="begin"/>
          </w:r>
          <w:r w:rsidR="0090787C" w:rsidRPr="005469B7">
            <w:instrText xml:space="preserve"> CITATION AWSdn \l 1033 </w:instrText>
          </w:r>
          <w:r w:rsidR="0090787C" w:rsidRPr="005469B7">
            <w:fldChar w:fldCharType="separate"/>
          </w:r>
          <w:r w:rsidR="007D06CD" w:rsidRPr="005469B7">
            <w:rPr>
              <w:noProof/>
            </w:rPr>
            <w:t>[21]</w:t>
          </w:r>
          <w:r w:rsidR="0090787C" w:rsidRPr="005469B7">
            <w:fldChar w:fldCharType="end"/>
          </w:r>
        </w:sdtContent>
      </w:sdt>
      <w:r w:rsidR="00CA67D1" w:rsidRPr="005469B7">
        <w:t>. Sensitive documents are accessible only by authorized personnel, promoting compliance with data protection regulations</w:t>
      </w:r>
      <w:r w:rsidRPr="005469B7">
        <w:t xml:space="preserve"> </w:t>
      </w:r>
      <w:sdt>
        <w:sdtPr>
          <w:id w:val="-889652680"/>
          <w:citation/>
        </w:sdtPr>
        <w:sdtContent>
          <w:r w:rsidR="00D40C56" w:rsidRPr="005469B7">
            <w:fldChar w:fldCharType="begin"/>
          </w:r>
          <w:r w:rsidR="002131C0" w:rsidRPr="005469B7">
            <w:instrText xml:space="preserve">CITATION AWS206 \l 1033 </w:instrText>
          </w:r>
          <w:r w:rsidR="00D40C56" w:rsidRPr="005469B7">
            <w:fldChar w:fldCharType="separate"/>
          </w:r>
          <w:r w:rsidR="007D06CD" w:rsidRPr="005469B7">
            <w:rPr>
              <w:noProof/>
            </w:rPr>
            <w:t>[22]</w:t>
          </w:r>
          <w:r w:rsidR="00D40C56" w:rsidRPr="005469B7">
            <w:fldChar w:fldCharType="end"/>
          </w:r>
        </w:sdtContent>
      </w:sdt>
      <w:r w:rsidRPr="005469B7">
        <w:t>.</w:t>
      </w:r>
    </w:p>
    <w:p w14:paraId="2E6E790D" w14:textId="59C26142" w:rsidR="00D12C48" w:rsidRPr="005469B7" w:rsidRDefault="00D12C48" w:rsidP="005469B7">
      <w:pPr>
        <w:pStyle w:val="NormalBPBHEB"/>
        <w:numPr>
          <w:ilvl w:val="0"/>
          <w:numId w:val="79"/>
        </w:numPr>
        <w:pPrChange w:id="410" w:author="Arya" w:date="2025-03-03T10:03:00Z" w16du:dateUtc="2025-03-03T04:33:00Z">
          <w:pPr>
            <w:pStyle w:val="NormalBPBHEB"/>
          </w:pPr>
        </w:pPrChange>
      </w:pPr>
      <w:r w:rsidRPr="005469B7">
        <w:rPr>
          <w:rStyle w:val="Heading3Char"/>
          <w:rFonts w:ascii="Palatino Linotype" w:hAnsi="Palatino Linotype"/>
          <w:b/>
          <w:bCs/>
          <w:color w:val="auto"/>
          <w:sz w:val="22"/>
          <w:szCs w:val="22"/>
          <w:rPrChange w:id="411" w:author="Arya" w:date="2025-03-03T10:03:00Z" w16du:dateUtc="2025-03-03T04:33:00Z">
            <w:rPr>
              <w:rStyle w:val="Heading3Char"/>
              <w:b/>
              <w:bCs/>
            </w:rPr>
          </w:rPrChange>
        </w:rPr>
        <w:t>Real-</w:t>
      </w:r>
      <w:r w:rsidR="00700E37" w:rsidRPr="005469B7">
        <w:rPr>
          <w:rStyle w:val="Heading3Char"/>
          <w:rFonts w:ascii="Palatino Linotype" w:hAnsi="Palatino Linotype"/>
          <w:b/>
          <w:bCs/>
          <w:color w:val="auto"/>
          <w:sz w:val="22"/>
          <w:szCs w:val="22"/>
          <w:rPrChange w:id="412" w:author="Arya" w:date="2025-03-03T10:03:00Z" w16du:dateUtc="2025-03-03T04:33:00Z">
            <w:rPr>
              <w:rStyle w:val="Heading3Char"/>
              <w:b/>
              <w:bCs/>
            </w:rPr>
          </w:rPrChange>
        </w:rPr>
        <w:t>time collaboration</w:t>
      </w:r>
      <w:r w:rsidR="00D46511" w:rsidRPr="005469B7">
        <w:rPr>
          <w:rStyle w:val="Heading3Char"/>
          <w:rFonts w:ascii="Palatino Linotype" w:hAnsi="Palatino Linotype"/>
          <w:color w:val="auto"/>
          <w:sz w:val="22"/>
          <w:szCs w:val="22"/>
          <w:rPrChange w:id="413" w:author="Arya" w:date="2025-03-03T10:03:00Z" w16du:dateUtc="2025-03-03T04:33:00Z">
            <w:rPr>
              <w:rStyle w:val="Heading3Char"/>
            </w:rPr>
          </w:rPrChange>
        </w:rPr>
        <w:t xml:space="preserve">: </w:t>
      </w:r>
      <w:r w:rsidR="00CA67D1" w:rsidRPr="005469B7">
        <w:t xml:space="preserve">Multiple users can edit and comment on documents simultaneously, with version history and change tracking features. This supports teams working on dynamic projects with frequent updates </w:t>
      </w:r>
      <w:sdt>
        <w:sdtPr>
          <w:id w:val="-119913677"/>
          <w:citation/>
        </w:sdtPr>
        <w:sdtContent>
          <w:r w:rsidR="00BD5BF7" w:rsidRPr="005469B7">
            <w:fldChar w:fldCharType="begin"/>
          </w:r>
          <w:r w:rsidR="002131C0" w:rsidRPr="005469B7">
            <w:instrText xml:space="preserve">CITATION Amadg \l 1033 </w:instrText>
          </w:r>
          <w:r w:rsidR="00BD5BF7" w:rsidRPr="005469B7">
            <w:fldChar w:fldCharType="separate"/>
          </w:r>
          <w:r w:rsidR="007D06CD" w:rsidRPr="005469B7">
            <w:rPr>
              <w:noProof/>
            </w:rPr>
            <w:t>[23]</w:t>
          </w:r>
          <w:r w:rsidR="00BD5BF7" w:rsidRPr="005469B7">
            <w:fldChar w:fldCharType="end"/>
          </w:r>
        </w:sdtContent>
      </w:sdt>
      <w:r w:rsidR="00BD5BF7" w:rsidRPr="005469B7">
        <w:t>.</w:t>
      </w:r>
    </w:p>
    <w:p w14:paraId="5F26B652" w14:textId="28B763A7" w:rsidR="00D12C48" w:rsidRPr="005469B7" w:rsidRDefault="00D12C48" w:rsidP="005469B7">
      <w:pPr>
        <w:pStyle w:val="NormalBPBHEB"/>
        <w:numPr>
          <w:ilvl w:val="0"/>
          <w:numId w:val="79"/>
        </w:numPr>
        <w:pPrChange w:id="414" w:author="Arya" w:date="2025-03-03T10:03:00Z" w16du:dateUtc="2025-03-03T04:33:00Z">
          <w:pPr>
            <w:pStyle w:val="NormalBPBHEB"/>
          </w:pPr>
        </w:pPrChange>
      </w:pPr>
      <w:r w:rsidRPr="005469B7">
        <w:rPr>
          <w:b/>
          <w:bCs/>
        </w:rPr>
        <w:t xml:space="preserve">Integration with </w:t>
      </w:r>
      <w:r w:rsidR="00700E37" w:rsidRPr="005469B7">
        <w:rPr>
          <w:b/>
          <w:bCs/>
        </w:rPr>
        <w:t>productivity tools</w:t>
      </w:r>
      <w:r w:rsidR="00D46511" w:rsidRPr="005469B7">
        <w:rPr>
          <w:b/>
          <w:bCs/>
        </w:rPr>
        <w:t xml:space="preserve">: </w:t>
      </w:r>
      <w:proofErr w:type="spellStart"/>
      <w:r w:rsidR="00304970" w:rsidRPr="005469B7">
        <w:t>WorkDocs</w:t>
      </w:r>
      <w:proofErr w:type="spellEnd"/>
      <w:r w:rsidR="00304970" w:rsidRPr="005469B7">
        <w:t xml:space="preserve"> integrates with tools like Microsoft Office, allowing teams to use familiar applications while collaborating in a cloud-based environment </w:t>
      </w:r>
      <w:sdt>
        <w:sdtPr>
          <w:id w:val="646166269"/>
          <w:citation/>
        </w:sdtPr>
        <w:sdtContent>
          <w:r w:rsidR="00EF6218" w:rsidRPr="005469B7">
            <w:fldChar w:fldCharType="begin"/>
          </w:r>
          <w:r w:rsidR="002131C0" w:rsidRPr="005469B7">
            <w:instrText xml:space="preserve">CITATION AWS206 \l 1033 </w:instrText>
          </w:r>
          <w:r w:rsidR="00EF6218" w:rsidRPr="005469B7">
            <w:fldChar w:fldCharType="separate"/>
          </w:r>
          <w:r w:rsidR="007D06CD" w:rsidRPr="005469B7">
            <w:rPr>
              <w:noProof/>
            </w:rPr>
            <w:t>[22]</w:t>
          </w:r>
          <w:r w:rsidR="00EF6218" w:rsidRPr="005469B7">
            <w:fldChar w:fldCharType="end"/>
          </w:r>
        </w:sdtContent>
      </w:sdt>
      <w:r w:rsidRPr="005469B7">
        <w:t>.</w:t>
      </w:r>
      <w:r w:rsidR="006817AF" w:rsidRPr="005469B7">
        <w:t xml:space="preserve"> This integration simplifies adoption and enhances workflow efficiency.</w:t>
      </w:r>
    </w:p>
    <w:p w14:paraId="6B2D5662" w14:textId="4CF0E54D" w:rsidR="00D12C48" w:rsidRPr="00D12C48" w:rsidRDefault="00F76D3D">
      <w:pPr>
        <w:pStyle w:val="Heading3BPBHEB"/>
        <w:pPrChange w:id="415" w:author="Arya" w:date="2025-02-26T16:13:00Z" w16du:dateUtc="2025-02-26T10:43:00Z">
          <w:pPr>
            <w:pStyle w:val="Heading2"/>
          </w:pPr>
        </w:pPrChange>
      </w:pPr>
      <w:r w:rsidRPr="00F76D3D">
        <w:t xml:space="preserve">Challenges </w:t>
      </w:r>
    </w:p>
    <w:p w14:paraId="4557CB56" w14:textId="2D5B425A" w:rsidR="00D12C48" w:rsidRPr="00D12C48" w:rsidRDefault="00745BBE">
      <w:pPr>
        <w:pStyle w:val="NormalBPBHEB"/>
        <w:pPrChange w:id="416" w:author="Arya" w:date="2025-02-26T16:13:00Z" w16du:dateUtc="2025-02-26T10:43:00Z">
          <w:pPr>
            <w:jc w:val="both"/>
          </w:pPr>
        </w:pPrChange>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Content>
          <w:r w:rsidR="00EF6218">
            <w:fldChar w:fldCharType="begin"/>
          </w:r>
          <w:r w:rsidR="002131C0">
            <w:instrText xml:space="preserve">CITATION AWS206 \l 1033 </w:instrText>
          </w:r>
          <w:r w:rsidR="00EF6218">
            <w:fldChar w:fldCharType="separate"/>
          </w:r>
          <w:r w:rsidR="007D06CD" w:rsidRPr="007D06CD">
            <w:rPr>
              <w:noProof/>
            </w:rPr>
            <w:t>[22]</w:t>
          </w:r>
          <w:r w:rsidR="00EF6218">
            <w:fldChar w:fldCharType="end"/>
          </w:r>
        </w:sdtContent>
      </w:sdt>
      <w:r w:rsidR="00D12C48" w:rsidRPr="00D12C48">
        <w:t>.</w:t>
      </w:r>
    </w:p>
    <w:p w14:paraId="4E3A075C" w14:textId="2B94FEEA" w:rsidR="00745BBE" w:rsidRDefault="00B33A3A">
      <w:pPr>
        <w:pStyle w:val="Heading3BPBHEB"/>
        <w:pPrChange w:id="417" w:author="Arya" w:date="2025-02-26T16:13:00Z" w16du:dateUtc="2025-02-26T10:43:00Z">
          <w:pPr>
            <w:pStyle w:val="Heading2"/>
          </w:pPr>
        </w:pPrChange>
      </w:pPr>
      <w:r w:rsidRPr="00B33A3A">
        <w:t>Benefits</w:t>
      </w:r>
      <w:r>
        <w:t xml:space="preserve"> </w:t>
      </w:r>
    </w:p>
    <w:p w14:paraId="54208512" w14:textId="152A7712" w:rsidR="00D12C48" w:rsidRPr="00D12C48" w:rsidRDefault="00B33A3A">
      <w:pPr>
        <w:pStyle w:val="NormalBPBHEB"/>
        <w:pPrChange w:id="418" w:author="Arya" w:date="2025-02-26T16:13:00Z" w16du:dateUtc="2025-02-26T10:43:00Z">
          <w:pPr>
            <w:jc w:val="both"/>
          </w:pPr>
        </w:pPrChange>
      </w:pPr>
      <w:r w:rsidRPr="00B33A3A">
        <w:t xml:space="preserve">Amazon </w:t>
      </w:r>
      <w:proofErr w:type="spellStart"/>
      <w:r w:rsidRPr="00B33A3A">
        <w:t>WorkDocs</w:t>
      </w:r>
      <w:proofErr w:type="spellEnd"/>
      <w:r w:rsidRPr="00B33A3A">
        <w:t xml:space="preserve">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Content>
          <w:r w:rsidR="001147F9">
            <w:fldChar w:fldCharType="begin"/>
          </w:r>
          <w:r w:rsidR="00456282">
            <w:instrText xml:space="preserve">CITATION AWSdn \l 1033 </w:instrText>
          </w:r>
          <w:r w:rsidR="001147F9">
            <w:fldChar w:fldCharType="separate"/>
          </w:r>
          <w:r w:rsidR="007D06CD">
            <w:rPr>
              <w:noProof/>
            </w:rPr>
            <w:t xml:space="preserve"> </w:t>
          </w:r>
          <w:r w:rsidR="007D06CD" w:rsidRPr="007D06CD">
            <w:rPr>
              <w:noProof/>
            </w:rPr>
            <w:t>[21]</w:t>
          </w:r>
          <w:r w:rsidR="001147F9">
            <w:fldChar w:fldCharType="end"/>
          </w:r>
        </w:sdtContent>
      </w:sdt>
      <w:r w:rsidR="00D12C48" w:rsidRPr="00D12C48">
        <w:t>.</w:t>
      </w:r>
    </w:p>
    <w:p w14:paraId="014DE2FF" w14:textId="764051BB" w:rsidR="00D12C48" w:rsidRPr="00D12C48" w:rsidRDefault="003531FD">
      <w:pPr>
        <w:pStyle w:val="Heading3BPBHEB"/>
        <w:pPrChange w:id="419" w:author="Arya" w:date="2025-02-26T16:13:00Z" w16du:dateUtc="2025-02-26T10:43:00Z">
          <w:pPr>
            <w:pStyle w:val="Heading2"/>
          </w:pPr>
        </w:pPrChange>
      </w:pPr>
      <w:r>
        <w:t>Use</w:t>
      </w:r>
      <w:r w:rsidR="00CD6531">
        <w:t xml:space="preserve"> </w:t>
      </w:r>
      <w:ins w:id="420" w:author="Arya" w:date="2025-02-26T16:13:00Z" w16du:dateUtc="2025-02-26T10:43:00Z">
        <w:r w:rsidR="00700E37">
          <w:t>c</w:t>
        </w:r>
      </w:ins>
      <w:del w:id="421" w:author="Arya" w:date="2025-02-26T16:13:00Z" w16du:dateUtc="2025-02-26T10:43:00Z">
        <w:r w:rsidR="00244C3E" w:rsidDel="00700E37">
          <w:delText>C</w:delText>
        </w:r>
      </w:del>
      <w:r w:rsidR="00244C3E">
        <w:t xml:space="preserve">ase </w:t>
      </w:r>
      <w:r w:rsidR="00D12C48" w:rsidRPr="00D12C48">
        <w:t xml:space="preserve"> </w:t>
      </w:r>
    </w:p>
    <w:p w14:paraId="240A071D" w14:textId="59CE195A" w:rsidR="00D12C48" w:rsidRPr="00D12C48" w:rsidRDefault="00CD6531">
      <w:pPr>
        <w:pStyle w:val="NormalBPBHEB"/>
        <w:pPrChange w:id="422" w:author="Arya" w:date="2025-02-26T16:13:00Z" w16du:dateUtc="2025-02-26T10:43:00Z">
          <w:pPr>
            <w:jc w:val="both"/>
          </w:pPr>
        </w:pPrChange>
      </w:pPr>
      <w:r w:rsidRPr="00CD6531">
        <w:t xml:space="preserve">A law firm struggling with document versioning and review delays uses </w:t>
      </w:r>
      <w:proofErr w:type="spellStart"/>
      <w:r w:rsidRPr="00CD6531">
        <w:t>WorkDocs</w:t>
      </w:r>
      <w:proofErr w:type="spellEnd"/>
      <w:r w:rsidRPr="00CD6531">
        <w:t xml:space="preserve">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t>
      </w:r>
      <w:proofErr w:type="spellStart"/>
      <w:r w:rsidRPr="00CD6531">
        <w:t>WorkDocs</w:t>
      </w:r>
      <w:proofErr w:type="spellEnd"/>
      <w:r w:rsidRPr="00CD6531">
        <w:t xml:space="preserve">' compliance features help meet regulatory requirements </w:t>
      </w:r>
      <w:sdt>
        <w:sdtPr>
          <w:id w:val="-1691908268"/>
          <w:citation/>
        </w:sdtPr>
        <w:sdtContent>
          <w:r w:rsidR="001D5E00">
            <w:fldChar w:fldCharType="begin"/>
          </w:r>
          <w:r w:rsidR="002131C0">
            <w:instrText xml:space="preserve">CITATION AWS206 \l 1033 </w:instrText>
          </w:r>
          <w:r w:rsidR="001D5E00">
            <w:fldChar w:fldCharType="separate"/>
          </w:r>
          <w:r w:rsidR="007D06CD" w:rsidRPr="007D06CD">
            <w:rPr>
              <w:noProof/>
            </w:rPr>
            <w:t>[22]</w:t>
          </w:r>
          <w:r w:rsidR="001D5E00">
            <w:fldChar w:fldCharType="end"/>
          </w:r>
        </w:sdtContent>
      </w:sdt>
      <w:r w:rsidR="001D5E00">
        <w:t>.</w:t>
      </w:r>
    </w:p>
    <w:p w14:paraId="297D9019" w14:textId="77777777" w:rsidR="00D12C48" w:rsidRPr="00D12C48" w:rsidRDefault="00D12C48">
      <w:pPr>
        <w:pStyle w:val="Heading3BPBHEB"/>
        <w:pPrChange w:id="423" w:author="Arya" w:date="2025-02-26T16:13:00Z" w16du:dateUtc="2025-02-26T10:43:00Z">
          <w:pPr>
            <w:pStyle w:val="Heading2"/>
          </w:pPr>
        </w:pPrChange>
      </w:pPr>
      <w:r w:rsidRPr="00D12C48">
        <w:lastRenderedPageBreak/>
        <w:t>Wrap-up</w:t>
      </w:r>
    </w:p>
    <w:p w14:paraId="510DD3DE" w14:textId="1A0E2806" w:rsidR="00D12C48" w:rsidRPr="00D12C48" w:rsidRDefault="004853EC">
      <w:pPr>
        <w:pStyle w:val="NormalBPBHEB"/>
        <w:pPrChange w:id="424" w:author="Arya" w:date="2025-02-26T16:14:00Z" w16du:dateUtc="2025-02-26T10:44:00Z">
          <w:pPr>
            <w:jc w:val="both"/>
          </w:pPr>
        </w:pPrChange>
      </w:pPr>
      <w:r w:rsidRPr="004853EC">
        <w:t xml:space="preserve">Amazon </w:t>
      </w:r>
      <w:proofErr w:type="spellStart"/>
      <w:r w:rsidRPr="004853EC">
        <w:t>WorkDocs</w:t>
      </w:r>
      <w:proofErr w:type="spellEnd"/>
      <w:r w:rsidRPr="004853EC">
        <w:t xml:space="preserve"> provides businesses with a secure and collaborative document management solution. Its real-time collaboration features, integration with productivity tools, and robust security options make it ideal for organizations needing to meet compliance standards while fostering productivity</w:t>
      </w:r>
      <w:r>
        <w:t>.</w:t>
      </w:r>
    </w:p>
    <w:p w14:paraId="40792FDC" w14:textId="77777777" w:rsidR="00D12C48" w:rsidRPr="00D12C48" w:rsidRDefault="00D12C48">
      <w:pPr>
        <w:pStyle w:val="Heading2BPBHEB"/>
        <w:pPrChange w:id="425" w:author="Arya" w:date="2025-02-26T16:14:00Z" w16du:dateUtc="2025-02-26T10:44:00Z">
          <w:pPr>
            <w:keepNext/>
            <w:keepLines/>
            <w:spacing w:before="400" w:after="0" w:line="276" w:lineRule="auto"/>
            <w:outlineLvl w:val="0"/>
          </w:pPr>
        </w:pPrChange>
      </w:pPr>
      <w:r w:rsidRPr="00D12C48">
        <w:t xml:space="preserve">Amazon </w:t>
      </w:r>
      <w:proofErr w:type="spellStart"/>
      <w:r w:rsidRPr="00D12C48">
        <w:t>WorkMail</w:t>
      </w:r>
      <w:proofErr w:type="spellEnd"/>
    </w:p>
    <w:p w14:paraId="042DEC08" w14:textId="3D38A011" w:rsidR="00D12C48" w:rsidRPr="00D12C48" w:rsidRDefault="00562D3A">
      <w:pPr>
        <w:pStyle w:val="NormalBPBHEB"/>
        <w:pPrChange w:id="426" w:author="Arya" w:date="2025-02-26T16:14:00Z" w16du:dateUtc="2025-02-26T10:44:00Z">
          <w:pPr>
            <w:jc w:val="both"/>
          </w:pPr>
        </w:pPrChange>
      </w:pPr>
      <w:r w:rsidRPr="00562D3A">
        <w:t xml:space="preserve">Amazon </w:t>
      </w:r>
      <w:proofErr w:type="spellStart"/>
      <w:r w:rsidRPr="00562D3A">
        <w:t>WorkMail</w:t>
      </w:r>
      <w:proofErr w:type="spellEnd"/>
      <w:r w:rsidRPr="00562D3A">
        <w:t xml:space="preserve"> is a fully managed, secure email and calendaring service designed for businesses to manage communications effectively while adhering to compliance and security standards </w:t>
      </w:r>
      <w:sdt>
        <w:sdtPr>
          <w:id w:val="378980500"/>
          <w:citation/>
        </w:sdtPr>
        <w:sdtContent>
          <w:r w:rsidR="001D60BE">
            <w:fldChar w:fldCharType="begin"/>
          </w:r>
          <w:r w:rsidR="00456282">
            <w:instrText xml:space="preserve">CITATION AWSdp \l 1033 </w:instrText>
          </w:r>
          <w:r w:rsidR="001D60BE">
            <w:fldChar w:fldCharType="separate"/>
          </w:r>
          <w:r w:rsidR="007D06CD" w:rsidRPr="007D06CD">
            <w:rPr>
              <w:noProof/>
            </w:rPr>
            <w:t>[24]</w:t>
          </w:r>
          <w:r w:rsidR="001D60BE">
            <w:fldChar w:fldCharType="end"/>
          </w:r>
        </w:sdtContent>
      </w:sdt>
      <w:r w:rsidR="00D12C48" w:rsidRPr="00D12C48">
        <w:t>.</w:t>
      </w:r>
    </w:p>
    <w:p w14:paraId="6136C317" w14:textId="1C0FA5BA" w:rsidR="008E6FC7" w:rsidRPr="008E6FC7" w:rsidRDefault="00D12C48">
      <w:pPr>
        <w:pStyle w:val="Heading3BPBHEB"/>
        <w:pPrChange w:id="427" w:author="Arya" w:date="2025-02-26T16:14:00Z" w16du:dateUtc="2025-02-26T10:44:00Z">
          <w:pPr>
            <w:pStyle w:val="Heading2"/>
          </w:pPr>
        </w:pPrChange>
      </w:pPr>
      <w:r w:rsidRPr="00D12C48">
        <w:t xml:space="preserve">Key </w:t>
      </w:r>
      <w:ins w:id="428" w:author="Arya" w:date="2025-02-26T16:14:00Z" w16du:dateUtc="2025-02-26T10:44:00Z">
        <w:r w:rsidR="00F14B48">
          <w:t>f</w:t>
        </w:r>
      </w:ins>
      <w:del w:id="429" w:author="Arya" w:date="2025-02-26T16:14:00Z" w16du:dateUtc="2025-02-26T10:44:00Z">
        <w:r w:rsidRPr="00D12C48" w:rsidDel="00F14B48">
          <w:delText>F</w:delText>
        </w:r>
      </w:del>
      <w:r w:rsidRPr="00D12C48">
        <w:t>eatures</w:t>
      </w:r>
    </w:p>
    <w:p w14:paraId="67045A74" w14:textId="2CA551BA" w:rsidR="008E6FC7" w:rsidRPr="008E6FC7" w:rsidRDefault="008E6FC7">
      <w:pPr>
        <w:pStyle w:val="NormalBPBHEB"/>
        <w:pPrChange w:id="430" w:author="Arya" w:date="2025-02-26T16:14:00Z" w16du:dateUtc="2025-02-26T10:44:00Z">
          <w:pPr>
            <w:jc w:val="both"/>
          </w:pPr>
        </w:pPrChange>
      </w:pPr>
      <w:r w:rsidRPr="008E6FC7">
        <w:t xml:space="preserve">With features designed for compliance, security, and collaboration, </w:t>
      </w:r>
      <w:proofErr w:type="spellStart"/>
      <w:r w:rsidRPr="008E6FC7">
        <w:t>WorkMail</w:t>
      </w:r>
      <w:proofErr w:type="spellEnd"/>
      <w:r w:rsidRPr="008E6FC7">
        <w:t xml:space="preserve"> is an ideal choice for organizations looking to streamline communication while </w:t>
      </w:r>
      <w:r w:rsidR="005502FC" w:rsidRPr="008E6FC7">
        <w:t>keeping</w:t>
      </w:r>
      <w:r w:rsidRPr="008E6FC7">
        <w:t xml:space="preserve"> data protection standards.</w:t>
      </w:r>
    </w:p>
    <w:p w14:paraId="44EC4060" w14:textId="038C58C0" w:rsidR="00D12C48" w:rsidRPr="00225042" w:rsidRDefault="00D12C48" w:rsidP="00FA7CEF">
      <w:pPr>
        <w:pStyle w:val="NormalBPBHEB"/>
        <w:rPr>
          <w:b/>
          <w:bCs/>
        </w:rPr>
      </w:pPr>
      <w:r w:rsidRPr="00FA7CEF">
        <w:rPr>
          <w:b/>
          <w:bCs/>
        </w:rPr>
        <w:t xml:space="preserve">Email and </w:t>
      </w:r>
      <w:r w:rsidR="00A45E83" w:rsidRPr="00FA7CEF">
        <w:rPr>
          <w:b/>
          <w:bCs/>
        </w:rPr>
        <w:t>calendar management</w:t>
      </w:r>
      <w:r w:rsidR="00FA7CEF">
        <w:rPr>
          <w:b/>
          <w:bCs/>
        </w:rPr>
        <w:t xml:space="preserve">: </w:t>
      </w:r>
      <w:r w:rsidRPr="00D12C48">
        <w:t xml:space="preserve">Amazon </w:t>
      </w:r>
      <w:proofErr w:type="spellStart"/>
      <w:r w:rsidRPr="00D12C48">
        <w:t>WorkMail</w:t>
      </w:r>
      <w:proofErr w:type="spellEnd"/>
      <w:r w:rsidRPr="00D12C48">
        <w:t xml:space="preserve">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Content>
          <w:r w:rsidR="00DD65B7">
            <w:fldChar w:fldCharType="begin"/>
          </w:r>
          <w:r w:rsidR="00DD65B7">
            <w:instrText xml:space="preserve"> CITATION AWS204 \l 1033 </w:instrText>
          </w:r>
          <w:r w:rsidR="00DD65B7">
            <w:fldChar w:fldCharType="separate"/>
          </w:r>
          <w:r w:rsidR="007D06CD" w:rsidRPr="007D06CD">
            <w:rPr>
              <w:noProof/>
            </w:rPr>
            <w:t>[17]</w:t>
          </w:r>
          <w:r w:rsidR="00DD65B7">
            <w:fldChar w:fldCharType="end"/>
          </w:r>
        </w:sdtContent>
      </w:sdt>
      <w:r w:rsidR="00AD4DBF" w:rsidRPr="00AD4DBF">
        <w:t xml:space="preserve">. It ensures seamless internal and external communication </w:t>
      </w:r>
      <w:sdt>
        <w:sdtPr>
          <w:id w:val="313761876"/>
          <w:citation/>
        </w:sdtPr>
        <w:sdtContent>
          <w:r w:rsidR="004D1078">
            <w:fldChar w:fldCharType="begin"/>
          </w:r>
          <w:r w:rsidR="002131C0">
            <w:instrText xml:space="preserve">CITATION AWS207 \l 1033 </w:instrText>
          </w:r>
          <w:r w:rsidR="004D1078">
            <w:fldChar w:fldCharType="separate"/>
          </w:r>
          <w:r w:rsidR="007D06CD" w:rsidRPr="007D06CD">
            <w:rPr>
              <w:noProof/>
            </w:rPr>
            <w:t>[25]</w:t>
          </w:r>
          <w:r w:rsidR="004D1078">
            <w:fldChar w:fldCharType="end"/>
          </w:r>
        </w:sdtContent>
      </w:sdt>
      <w:r w:rsidRPr="00D12C48">
        <w:t>.</w:t>
      </w:r>
    </w:p>
    <w:p w14:paraId="366E6F3A" w14:textId="696F0686" w:rsidR="00D12C48" w:rsidRPr="00D12C48" w:rsidRDefault="00D12C48" w:rsidP="00FA7CEF">
      <w:pPr>
        <w:pStyle w:val="NormalBPBHEB"/>
      </w:pPr>
      <w:r w:rsidRPr="00FA7CEF">
        <w:rPr>
          <w:b/>
          <w:bCs/>
        </w:rPr>
        <w:t xml:space="preserve">Security and </w:t>
      </w:r>
      <w:ins w:id="431" w:author="Arya" w:date="2025-02-26T16:59:00Z" w16du:dateUtc="2025-02-26T11:29:00Z">
        <w:r w:rsidR="00A45E83">
          <w:rPr>
            <w:b/>
            <w:bCs/>
          </w:rPr>
          <w:t>c</w:t>
        </w:r>
      </w:ins>
      <w:del w:id="432" w:author="Arya" w:date="2025-02-26T16:59:00Z" w16du:dateUtc="2025-02-26T11:29:00Z">
        <w:r w:rsidRPr="00FA7CEF" w:rsidDel="00A45E83">
          <w:rPr>
            <w:b/>
            <w:bCs/>
          </w:rPr>
          <w:delText>C</w:delText>
        </w:r>
      </w:del>
      <w:r w:rsidRPr="00FA7CEF">
        <w:rPr>
          <w:b/>
          <w:bCs/>
        </w:rPr>
        <w:t>ompliance</w:t>
      </w:r>
      <w:r w:rsidR="00FA7CEF">
        <w:rPr>
          <w:b/>
          <w:bCs/>
        </w:rPr>
        <w:t xml:space="preserve">: </w:t>
      </w:r>
      <w:r w:rsidRPr="00D12C48">
        <w:t xml:space="preserve">Amazon </w:t>
      </w:r>
      <w:proofErr w:type="spellStart"/>
      <w:r w:rsidRPr="00D12C48">
        <w:t>WorkMail</w:t>
      </w:r>
      <w:proofErr w:type="spellEnd"/>
      <w:r w:rsidRPr="00D12C48">
        <w:t xml:space="preserve"> emphasizes security with encryption, secure access controls, and anti-malware protection. It meets various compliance standards, offering a secure environment for handling sensitive business communications. </w:t>
      </w:r>
      <w:proofErr w:type="spellStart"/>
      <w:r w:rsidRPr="00D12C48">
        <w:t>WorkMail</w:t>
      </w:r>
      <w:proofErr w:type="spellEnd"/>
      <w:r w:rsidRPr="00D12C48">
        <w:t xml:space="preserve"> is particularly valuable for organizations that need to </w:t>
      </w:r>
      <w:r w:rsidR="005502FC" w:rsidRPr="00D12C48">
        <w:t>follow</w:t>
      </w:r>
      <w:r w:rsidRPr="00D12C48">
        <w:t xml:space="preserve"> regulations such as HIPAA, GDPR, and ISO </w:t>
      </w:r>
      <w:sdt>
        <w:sdtPr>
          <w:id w:val="-1013223112"/>
          <w:citation/>
        </w:sdtPr>
        <w:sdtContent>
          <w:r w:rsidR="00CA3389">
            <w:fldChar w:fldCharType="begin"/>
          </w:r>
          <w:r w:rsidR="00456282">
            <w:instrText xml:space="preserve">CITATION AWSdp \l 1033 </w:instrText>
          </w:r>
          <w:r w:rsidR="00CA3389">
            <w:fldChar w:fldCharType="separate"/>
          </w:r>
          <w:r w:rsidR="007D06CD" w:rsidRPr="007D06CD">
            <w:rPr>
              <w:noProof/>
            </w:rPr>
            <w:t>[24]</w:t>
          </w:r>
          <w:r w:rsidR="00CA3389">
            <w:fldChar w:fldCharType="end"/>
          </w:r>
        </w:sdtContent>
      </w:sdt>
      <w:r w:rsidRPr="00D12C48">
        <w:t>.</w:t>
      </w:r>
    </w:p>
    <w:p w14:paraId="45ADE16E" w14:textId="0DF32254" w:rsidR="00D12C48" w:rsidRPr="00D12C48" w:rsidRDefault="00D12C48" w:rsidP="00FA7CEF">
      <w:pPr>
        <w:pStyle w:val="NormalBPBHEB"/>
      </w:pPr>
      <w:r w:rsidRPr="00FA7CEF">
        <w:rPr>
          <w:b/>
          <w:bCs/>
        </w:rPr>
        <w:t xml:space="preserve">Integration with </w:t>
      </w:r>
      <w:ins w:id="433" w:author="Arya" w:date="2025-02-26T16:59:00Z" w16du:dateUtc="2025-02-26T11:29:00Z">
        <w:r w:rsidR="00B445B8">
          <w:rPr>
            <w:b/>
            <w:bCs/>
          </w:rPr>
          <w:t>p</w:t>
        </w:r>
      </w:ins>
      <w:del w:id="434" w:author="Arya" w:date="2025-02-26T16:59:00Z" w16du:dateUtc="2025-02-26T11:29:00Z">
        <w:r w:rsidRPr="00FA7CEF" w:rsidDel="00B445B8">
          <w:rPr>
            <w:b/>
            <w:bCs/>
          </w:rPr>
          <w:delText>P</w:delText>
        </w:r>
      </w:del>
      <w:r w:rsidRPr="00FA7CEF">
        <w:rPr>
          <w:b/>
          <w:bCs/>
        </w:rPr>
        <w:t xml:space="preserve">roductivity </w:t>
      </w:r>
      <w:ins w:id="435" w:author="Arya" w:date="2025-02-26T16:59:00Z" w16du:dateUtc="2025-02-26T11:29:00Z">
        <w:r w:rsidR="00B445B8">
          <w:rPr>
            <w:b/>
            <w:bCs/>
          </w:rPr>
          <w:t>t</w:t>
        </w:r>
      </w:ins>
      <w:del w:id="436" w:author="Arya" w:date="2025-02-26T16:59:00Z" w16du:dateUtc="2025-02-26T11:29:00Z">
        <w:r w:rsidRPr="00FA7CEF" w:rsidDel="00B445B8">
          <w:rPr>
            <w:b/>
            <w:bCs/>
          </w:rPr>
          <w:delText>T</w:delText>
        </w:r>
      </w:del>
      <w:r w:rsidRPr="00FA7CEF">
        <w:rPr>
          <w:b/>
          <w:bCs/>
        </w:rPr>
        <w:t>ools</w:t>
      </w:r>
      <w:r w:rsidR="00FA7CEF">
        <w:rPr>
          <w:b/>
          <w:bCs/>
        </w:rPr>
        <w:t xml:space="preserve">: </w:t>
      </w:r>
      <w:r w:rsidRPr="00D12C48">
        <w:t xml:space="preserve">Amazon </w:t>
      </w:r>
      <w:proofErr w:type="spellStart"/>
      <w:r w:rsidRPr="00D12C48">
        <w:t>WorkMail</w:t>
      </w:r>
      <w:proofErr w:type="spellEnd"/>
      <w:r w:rsidRPr="00D12C48">
        <w:t xml:space="preserve">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Content>
          <w:r w:rsidR="002D2D85">
            <w:fldChar w:fldCharType="begin"/>
          </w:r>
          <w:r w:rsidR="002131C0">
            <w:instrText xml:space="preserve">CITATION AWS206 \l 1033 </w:instrText>
          </w:r>
          <w:r w:rsidR="002D2D85">
            <w:fldChar w:fldCharType="separate"/>
          </w:r>
          <w:r w:rsidR="007D06CD" w:rsidRPr="007D06CD">
            <w:rPr>
              <w:noProof/>
            </w:rPr>
            <w:t>[22]</w:t>
          </w:r>
          <w:r w:rsidR="002D2D85">
            <w:fldChar w:fldCharType="end"/>
          </w:r>
        </w:sdtContent>
      </w:sdt>
      <w:r w:rsidRPr="00D12C48">
        <w:t>.</w:t>
      </w:r>
    </w:p>
    <w:p w14:paraId="3AAE1F3D" w14:textId="6A8A8DC0" w:rsidR="00D12C48" w:rsidRPr="00D12C48" w:rsidRDefault="003D5D45">
      <w:pPr>
        <w:pStyle w:val="Heading3BPBHEB"/>
        <w:pPrChange w:id="437" w:author="Arya" w:date="2025-02-26T16:59:00Z" w16du:dateUtc="2025-02-26T11:29:00Z">
          <w:pPr>
            <w:pStyle w:val="Heading2"/>
          </w:pPr>
        </w:pPrChange>
      </w:pPr>
      <w:r w:rsidRPr="003D5D45">
        <w:t xml:space="preserve">Challenges </w:t>
      </w:r>
    </w:p>
    <w:p w14:paraId="44F13EAD" w14:textId="7A1E6805" w:rsidR="00D12C48" w:rsidRDefault="001F4B0E" w:rsidP="00A71713">
      <w:pPr>
        <w:pStyle w:val="NormalBPBHEB"/>
        <w:pPrChange w:id="438" w:author="Arya" w:date="2025-03-03T10:03:00Z" w16du:dateUtc="2025-03-03T04:33:00Z">
          <w:pPr/>
        </w:pPrChange>
      </w:pPr>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Content>
          <w:r w:rsidR="00445EF3">
            <w:fldChar w:fldCharType="begin"/>
          </w:r>
          <w:r w:rsidR="00456282">
            <w:instrText xml:space="preserve">CITATION AWSdp \l 1033 </w:instrText>
          </w:r>
          <w:r w:rsidR="00445EF3">
            <w:fldChar w:fldCharType="separate"/>
          </w:r>
          <w:r w:rsidR="007D06CD" w:rsidRPr="007D06CD">
            <w:rPr>
              <w:noProof/>
            </w:rPr>
            <w:t>[24]</w:t>
          </w:r>
          <w:r w:rsidR="00445EF3">
            <w:fldChar w:fldCharType="end"/>
          </w:r>
        </w:sdtContent>
      </w:sdt>
      <w:r w:rsidR="00D12C48" w:rsidRPr="00D12C48">
        <w:t>.</w:t>
      </w:r>
    </w:p>
    <w:p w14:paraId="1AC6B7EE" w14:textId="5456B4E4" w:rsidR="00E45DF9" w:rsidRPr="00D12C48" w:rsidRDefault="00E45DF9">
      <w:pPr>
        <w:pStyle w:val="Heading3BPBHEB"/>
        <w:pPrChange w:id="439" w:author="Arya" w:date="2025-02-26T16:59:00Z" w16du:dateUtc="2025-02-26T11:29:00Z">
          <w:pPr>
            <w:pStyle w:val="Heading2"/>
          </w:pPr>
        </w:pPrChange>
      </w:pPr>
      <w:r w:rsidRPr="00E45DF9">
        <w:t>Benefits</w:t>
      </w:r>
    </w:p>
    <w:p w14:paraId="75FE52AE" w14:textId="734BE407" w:rsidR="00D12C48" w:rsidRPr="00D12C48" w:rsidRDefault="00D37747">
      <w:pPr>
        <w:pStyle w:val="NormalBPBHEB"/>
        <w:pPrChange w:id="440" w:author="Arya" w:date="2025-02-26T17:25:00Z" w16du:dateUtc="2025-02-26T11:55:00Z">
          <w:pPr>
            <w:jc w:val="both"/>
          </w:pPr>
        </w:pPrChange>
      </w:pPr>
      <w:r w:rsidRPr="00D37747">
        <w:t xml:space="preserve">Amazon </w:t>
      </w:r>
      <w:proofErr w:type="spellStart"/>
      <w:r w:rsidRPr="00D37747">
        <w:t>WorkMail</w:t>
      </w:r>
      <w:proofErr w:type="spellEnd"/>
      <w:r w:rsidRPr="00D37747">
        <w:t xml:space="preserve"> simplifies corporate communication by offering secure email and calendar management, encrypted communication, and integration with productivity tools like Microsoft Outlook. With built-in compliance features and robust security, </w:t>
      </w:r>
      <w:proofErr w:type="spellStart"/>
      <w:r w:rsidRPr="00D37747">
        <w:t>WorkMail</w:t>
      </w:r>
      <w:proofErr w:type="spellEnd"/>
      <w:r w:rsidRPr="00D37747">
        <w:t xml:space="preserve"> is especially suitable for businesses that require stringent data protection. </w:t>
      </w:r>
      <w:sdt>
        <w:sdtPr>
          <w:id w:val="-1386012071"/>
          <w:citation/>
        </w:sdtPr>
        <w:sdtContent>
          <w:r w:rsidR="005927A2">
            <w:fldChar w:fldCharType="begin"/>
          </w:r>
          <w:r w:rsidR="002131C0">
            <w:instrText xml:space="preserve">CITATION AWS206 \l 1033 </w:instrText>
          </w:r>
          <w:r w:rsidR="005927A2">
            <w:fldChar w:fldCharType="separate"/>
          </w:r>
          <w:r w:rsidR="007D06CD" w:rsidRPr="007D06CD">
            <w:rPr>
              <w:noProof/>
            </w:rPr>
            <w:t>[22]</w:t>
          </w:r>
          <w:r w:rsidR="005927A2">
            <w:fldChar w:fldCharType="end"/>
          </w:r>
        </w:sdtContent>
      </w:sdt>
      <w:r w:rsidR="00D12C48" w:rsidRPr="00D12C48">
        <w:t>.</w:t>
      </w:r>
    </w:p>
    <w:p w14:paraId="38B6C344" w14:textId="33F9DC92" w:rsidR="00D12C48" w:rsidRPr="00D12C48" w:rsidRDefault="00D06107">
      <w:pPr>
        <w:pStyle w:val="Heading3BPBHEB"/>
        <w:pPrChange w:id="441" w:author="Arya" w:date="2025-02-26T17:25:00Z" w16du:dateUtc="2025-02-26T11:55:00Z">
          <w:pPr>
            <w:pStyle w:val="Heading2"/>
          </w:pPr>
        </w:pPrChange>
      </w:pPr>
      <w:r>
        <w:lastRenderedPageBreak/>
        <w:t xml:space="preserve">Use </w:t>
      </w:r>
      <w:ins w:id="442" w:author="Arya" w:date="2025-02-26T17:25:00Z" w16du:dateUtc="2025-02-26T11:55:00Z">
        <w:r w:rsidR="004F6322">
          <w:t>c</w:t>
        </w:r>
      </w:ins>
      <w:del w:id="443" w:author="Arya" w:date="2025-02-26T17:25:00Z" w16du:dateUtc="2025-02-26T11:55:00Z">
        <w:r w:rsidR="003E3195" w:rsidRPr="003E3195" w:rsidDel="004F6322">
          <w:delText>C</w:delText>
        </w:r>
      </w:del>
      <w:r w:rsidR="003E3195" w:rsidRPr="003E3195">
        <w:t xml:space="preserve">ase </w:t>
      </w:r>
    </w:p>
    <w:p w14:paraId="566DCA77" w14:textId="1B1642A4" w:rsidR="00D12C48" w:rsidRPr="00D12C48" w:rsidRDefault="00180936">
      <w:pPr>
        <w:pStyle w:val="NormalBPBHEB"/>
        <w:pPrChange w:id="444" w:author="Arya" w:date="2025-02-26T17:25:00Z" w16du:dateUtc="2025-02-26T11:55:00Z">
          <w:pPr>
            <w:jc w:val="both"/>
          </w:pPr>
        </w:pPrChange>
      </w:pPr>
      <w:r w:rsidRPr="00180936">
        <w:t xml:space="preserve">A healthcare organization adopts Amazon </w:t>
      </w:r>
      <w:proofErr w:type="spellStart"/>
      <w:r w:rsidRPr="00180936">
        <w:t>WorkMail</w:t>
      </w:r>
      <w:proofErr w:type="spellEnd"/>
      <w:r w:rsidRPr="00180936">
        <w:t xml:space="preserve"> for secure email communication. </w:t>
      </w:r>
      <w:proofErr w:type="spellStart"/>
      <w:r w:rsidRPr="00180936">
        <w:t>WorkMail’s</w:t>
      </w:r>
      <w:proofErr w:type="spellEnd"/>
      <w:r w:rsidRPr="00180936">
        <w:t xml:space="preserve"> encryption and compliance features help the organization adhere to HIPAA regulations, while integration with Microsoft Outlook ensures that the team can efficiently manage emails and schedules </w:t>
      </w:r>
      <w:sdt>
        <w:sdtPr>
          <w:id w:val="-631178353"/>
          <w:citation/>
        </w:sdtPr>
        <w:sdtContent>
          <w:r w:rsidR="008951AC">
            <w:fldChar w:fldCharType="begin"/>
          </w:r>
          <w:r w:rsidR="002131C0">
            <w:instrText xml:space="preserve">CITATION AWS207 \l 1033 </w:instrText>
          </w:r>
          <w:r w:rsidR="008951AC">
            <w:fldChar w:fldCharType="separate"/>
          </w:r>
          <w:r w:rsidR="007D06CD" w:rsidRPr="007D06CD">
            <w:rPr>
              <w:noProof/>
            </w:rPr>
            <w:t>[25]</w:t>
          </w:r>
          <w:r w:rsidR="008951AC">
            <w:fldChar w:fldCharType="end"/>
          </w:r>
        </w:sdtContent>
      </w:sdt>
      <w:r w:rsidR="00D12C48" w:rsidRPr="00D12C48">
        <w:t>.</w:t>
      </w:r>
    </w:p>
    <w:p w14:paraId="35D40690" w14:textId="77777777" w:rsidR="00D12C48" w:rsidRPr="00D12C48" w:rsidRDefault="00D12C48">
      <w:pPr>
        <w:pStyle w:val="Heading3BPBHEB"/>
        <w:pPrChange w:id="445" w:author="Arya" w:date="2025-02-26T17:25:00Z" w16du:dateUtc="2025-02-26T11:55:00Z">
          <w:pPr>
            <w:pStyle w:val="Heading2"/>
          </w:pPr>
        </w:pPrChange>
      </w:pPr>
      <w:r w:rsidRPr="00D12C48">
        <w:t>Wrap-up</w:t>
      </w:r>
    </w:p>
    <w:p w14:paraId="5E27C9EC" w14:textId="5E970BCA" w:rsidR="00D12C48" w:rsidRPr="00D12C48" w:rsidRDefault="001F005E">
      <w:pPr>
        <w:pStyle w:val="NormalBPBHEB"/>
        <w:pPrChange w:id="446" w:author="Arya" w:date="2025-02-26T17:25:00Z" w16du:dateUtc="2025-02-26T11:55:00Z">
          <w:pPr>
            <w:jc w:val="both"/>
          </w:pPr>
        </w:pPrChange>
      </w:pPr>
      <w:r w:rsidRPr="001F005E">
        <w:t xml:space="preserve">Amazon </w:t>
      </w:r>
      <w:proofErr w:type="spellStart"/>
      <w:r w:rsidRPr="001F005E">
        <w:t>WorkMail</w:t>
      </w:r>
      <w:proofErr w:type="spellEnd"/>
      <w:r w:rsidRPr="001F005E">
        <w:t xml:space="preserve"> is a comprehensive, secure, and scalable email solution ideal for businesses in regulated industries. By offering encryption, compliance capabilities, and seamless integration with productivity tools, </w:t>
      </w:r>
      <w:proofErr w:type="spellStart"/>
      <w:r w:rsidRPr="001F005E">
        <w:t>WorkMail</w:t>
      </w:r>
      <w:proofErr w:type="spellEnd"/>
      <w:r w:rsidRPr="001F005E">
        <w:t xml:space="preserve"> helps streamline communication while ensuring data protection and regulatory compliance</w:t>
      </w:r>
      <w:r w:rsidR="00D12C48" w:rsidRPr="00D12C48">
        <w:t>.</w:t>
      </w:r>
    </w:p>
    <w:p w14:paraId="377A536D" w14:textId="13DF4B89" w:rsidR="00D12C48" w:rsidRPr="00D12C48" w:rsidRDefault="00D12C48">
      <w:pPr>
        <w:pStyle w:val="Heading2BPBHEB"/>
        <w:pPrChange w:id="447" w:author="Arya" w:date="2025-02-26T17:25:00Z" w16du:dateUtc="2025-02-26T11:55:00Z">
          <w:pPr>
            <w:keepNext/>
            <w:keepLines/>
            <w:spacing w:before="400" w:after="0" w:line="276" w:lineRule="auto"/>
            <w:outlineLvl w:val="0"/>
          </w:pPr>
        </w:pPrChange>
      </w:pPr>
      <w:r w:rsidRPr="00D12C48">
        <w:t xml:space="preserve">AWS </w:t>
      </w:r>
      <w:ins w:id="448" w:author="Arya" w:date="2025-02-26T17:25:00Z" w16du:dateUtc="2025-02-26T11:55:00Z">
        <w:r w:rsidR="004F6322">
          <w:t>s</w:t>
        </w:r>
      </w:ins>
      <w:del w:id="449" w:author="Arya" w:date="2025-02-26T17:25:00Z" w16du:dateUtc="2025-02-26T11:55:00Z">
        <w:r w:rsidRPr="00D12C48" w:rsidDel="004F6322">
          <w:delText>S</w:delText>
        </w:r>
      </w:del>
      <w:r w:rsidRPr="00D12C48">
        <w:t xml:space="preserve">upply </w:t>
      </w:r>
      <w:ins w:id="450" w:author="Arya" w:date="2025-02-26T17:25:00Z" w16du:dateUtc="2025-02-26T11:55:00Z">
        <w:r w:rsidR="004F6322">
          <w:t>c</w:t>
        </w:r>
      </w:ins>
      <w:del w:id="451" w:author="Arya" w:date="2025-02-26T17:25:00Z" w16du:dateUtc="2025-02-26T11:55:00Z">
        <w:r w:rsidRPr="00D12C48" w:rsidDel="004F6322">
          <w:delText>C</w:delText>
        </w:r>
      </w:del>
      <w:r w:rsidRPr="00D12C48">
        <w:t>hain</w:t>
      </w:r>
    </w:p>
    <w:p w14:paraId="6ADF5DA1" w14:textId="325074BB" w:rsidR="00D12C48" w:rsidRPr="00D12C48" w:rsidRDefault="00D12C48">
      <w:pPr>
        <w:pStyle w:val="NormalBPBHEB"/>
        <w:pPrChange w:id="452" w:author="Arya" w:date="2025-02-26T17:25:00Z" w16du:dateUtc="2025-02-26T11:55:00Z">
          <w:pPr>
            <w:jc w:val="both"/>
          </w:pPr>
        </w:pPrChange>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Content>
          <w:r w:rsidR="000E3365">
            <w:fldChar w:fldCharType="begin"/>
          </w:r>
          <w:r w:rsidR="002131C0">
            <w:instrText xml:space="preserve">CITATION AWS234 \l 1033 </w:instrText>
          </w:r>
          <w:r w:rsidR="000E3365">
            <w:fldChar w:fldCharType="separate"/>
          </w:r>
          <w:r w:rsidR="007D06CD" w:rsidRPr="007D06CD">
            <w:rPr>
              <w:noProof/>
            </w:rPr>
            <w:t>[26]</w:t>
          </w:r>
          <w:r w:rsidR="000E3365">
            <w:fldChar w:fldCharType="end"/>
          </w:r>
        </w:sdtContent>
      </w:sdt>
      <w:r w:rsidRPr="00D12C48">
        <w:t>.</w:t>
      </w:r>
    </w:p>
    <w:p w14:paraId="1617CBF2" w14:textId="05FFA216" w:rsidR="00D12C48" w:rsidRDefault="00D12C48">
      <w:pPr>
        <w:pStyle w:val="Heading3BPBHEB"/>
        <w:pPrChange w:id="453" w:author="Arya" w:date="2025-02-26T17:25:00Z" w16du:dateUtc="2025-02-26T11:55:00Z">
          <w:pPr>
            <w:pStyle w:val="Heading2"/>
          </w:pPr>
        </w:pPrChange>
      </w:pPr>
      <w:r w:rsidRPr="00D12C48">
        <w:t xml:space="preserve">Key </w:t>
      </w:r>
      <w:ins w:id="454" w:author="Arya" w:date="2025-02-26T17:25:00Z" w16du:dateUtc="2025-02-26T11:55:00Z">
        <w:r w:rsidR="004F6322">
          <w:t>c</w:t>
        </w:r>
      </w:ins>
      <w:del w:id="455" w:author="Arya" w:date="2025-02-26T17:25:00Z" w16du:dateUtc="2025-02-26T11:55:00Z">
        <w:r w:rsidRPr="00D12C48" w:rsidDel="004F6322">
          <w:delText>C</w:delText>
        </w:r>
      </w:del>
      <w:r w:rsidRPr="00D12C48">
        <w:t xml:space="preserve">omponents </w:t>
      </w:r>
    </w:p>
    <w:p w14:paraId="4A988826" w14:textId="68C3D412" w:rsidR="00EC0631" w:rsidRPr="00EC0631" w:rsidRDefault="00EC0631" w:rsidP="00BA676E">
      <w:pPr>
        <w:pStyle w:val="NormalBPBHEB"/>
        <w:pPrChange w:id="456" w:author="Arya" w:date="2025-03-03T10:03:00Z" w16du:dateUtc="2025-03-03T04:33:00Z">
          <w:pPr>
            <w:jc w:val="both"/>
          </w:pPr>
        </w:pPrChange>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ins w:id="457" w:author="Arya" w:date="2025-03-03T10:03:00Z" w16du:dateUtc="2025-03-03T04:33:00Z">
        <w:r w:rsidR="00BA676E">
          <w:t>.</w:t>
        </w:r>
      </w:ins>
    </w:p>
    <w:p w14:paraId="29F7D077" w14:textId="2FA8DF32" w:rsidR="00D12C48" w:rsidRPr="00D12C48" w:rsidRDefault="00D12C48" w:rsidP="00FA7CEF">
      <w:pPr>
        <w:pStyle w:val="NormalBPBHEB"/>
      </w:pPr>
      <w:r w:rsidRPr="00FA7CEF">
        <w:rPr>
          <w:b/>
          <w:bCs/>
        </w:rPr>
        <w:t xml:space="preserve">Amazon </w:t>
      </w:r>
      <w:ins w:id="458" w:author="Arya" w:date="2025-02-26T17:25:00Z" w16du:dateUtc="2025-02-26T11:55:00Z">
        <w:r w:rsidR="004F6322">
          <w:rPr>
            <w:b/>
            <w:bCs/>
          </w:rPr>
          <w:t>f</w:t>
        </w:r>
      </w:ins>
      <w:del w:id="459" w:author="Arya" w:date="2025-02-26T17:25:00Z" w16du:dateUtc="2025-02-26T11:55:00Z">
        <w:r w:rsidRPr="00FA7CEF" w:rsidDel="004F6322">
          <w:rPr>
            <w:b/>
            <w:bCs/>
          </w:rPr>
          <w:delText>F</w:delText>
        </w:r>
      </w:del>
      <w:r w:rsidRPr="00FA7CEF">
        <w:rPr>
          <w:b/>
          <w:bCs/>
        </w:rPr>
        <w:t>orecast</w:t>
      </w:r>
      <w:r w:rsidR="00FA7CEF">
        <w:rPr>
          <w:b/>
          <w:bCs/>
        </w:rPr>
        <w:t xml:space="preserve">: </w:t>
      </w:r>
      <w:r w:rsidRPr="00D12C48">
        <w:t xml:space="preserve">Amazon Forecast </w:t>
      </w:r>
      <w:r w:rsidR="00E03C55" w:rsidRPr="00E03C55">
        <w:t xml:space="preserve">uses historical data to generate </w:t>
      </w:r>
      <w:r w:rsidR="00CF2C27" w:rsidRPr="00E03C55">
        <w:t>the right</w:t>
      </w:r>
      <w:r w:rsidR="00E03C55" w:rsidRPr="00E03C55">
        <w:t xml:space="preserve"> demand forecasts, helping businesses </w:t>
      </w:r>
      <w:r w:rsidR="00F87DF6" w:rsidRPr="00E03C55">
        <w:t>improve</w:t>
      </w:r>
      <w:r w:rsidR="00E03C55" w:rsidRPr="00E03C55">
        <w:t xml:space="preserve"> inventory management and improve supply chain processes </w:t>
      </w:r>
      <w:sdt>
        <w:sdtPr>
          <w:id w:val="834796503"/>
          <w:citation/>
        </w:sdtPr>
        <w:sdtContent>
          <w:r w:rsidR="00DC5622">
            <w:fldChar w:fldCharType="begin"/>
          </w:r>
          <w:r w:rsidR="002131C0">
            <w:instrText xml:space="preserve">CITATION AWS233 \l 1033 </w:instrText>
          </w:r>
          <w:r w:rsidR="00DC5622">
            <w:fldChar w:fldCharType="separate"/>
          </w:r>
          <w:r w:rsidR="007D06CD" w:rsidRPr="007D06CD">
            <w:rPr>
              <w:noProof/>
            </w:rPr>
            <w:t>[27]</w:t>
          </w:r>
          <w:r w:rsidR="00DC5622">
            <w:fldChar w:fldCharType="end"/>
          </w:r>
        </w:sdtContent>
      </w:sdt>
      <w:r w:rsidRPr="00D12C48">
        <w:t>.</w:t>
      </w:r>
    </w:p>
    <w:p w14:paraId="23053EFF" w14:textId="73186FB2" w:rsidR="00D12C48" w:rsidRPr="00D12C48" w:rsidRDefault="00D12C48">
      <w:pPr>
        <w:pStyle w:val="NormalBPBHEB"/>
        <w:numPr>
          <w:ilvl w:val="0"/>
          <w:numId w:val="11"/>
        </w:numPr>
        <w:pPrChange w:id="460" w:author="Arya" w:date="2025-02-26T17:26:00Z" w16du:dateUtc="2025-02-26T11:56:00Z">
          <w:pPr>
            <w:pStyle w:val="NormalBPBHEB"/>
          </w:pPr>
        </w:pPrChange>
      </w:pPr>
      <w:commentRangeStart w:id="461"/>
      <w:r w:rsidRPr="00FA7CEF">
        <w:rPr>
          <w:b/>
          <w:bCs/>
        </w:rPr>
        <w:t xml:space="preserve">Amazon </w:t>
      </w:r>
      <w:ins w:id="462" w:author="Arya" w:date="2025-02-26T17:25:00Z" w16du:dateUtc="2025-02-26T11:55:00Z">
        <w:r w:rsidR="004F6322">
          <w:rPr>
            <w:b/>
            <w:bCs/>
          </w:rPr>
          <w:t>c</w:t>
        </w:r>
      </w:ins>
      <w:del w:id="463" w:author="Arya" w:date="2025-02-26T17:25:00Z" w16du:dateUtc="2025-02-26T11:55:00Z">
        <w:r w:rsidRPr="00FA7CEF" w:rsidDel="004F6322">
          <w:rPr>
            <w:b/>
            <w:bCs/>
          </w:rPr>
          <w:delText>C</w:delText>
        </w:r>
      </w:del>
      <w:r w:rsidRPr="00FA7CEF">
        <w:rPr>
          <w:b/>
          <w:bCs/>
        </w:rPr>
        <w:t>onnect</w:t>
      </w:r>
      <w:r w:rsidR="00FA7CEF">
        <w:rPr>
          <w:b/>
          <w:bCs/>
        </w:rPr>
        <w:t xml:space="preserve">: </w:t>
      </w:r>
      <w:commentRangeEnd w:id="461"/>
      <w:r w:rsidR="00BA676E">
        <w:rPr>
          <w:rStyle w:val="CommentReference"/>
          <w:rFonts w:asciiTheme="minorHAnsi" w:eastAsiaTheme="minorHAnsi" w:hAnsiTheme="minorHAnsi" w:cstheme="minorBidi"/>
        </w:rPr>
        <w:commentReference w:id="461"/>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Content>
          <w:r w:rsidR="00E53059">
            <w:fldChar w:fldCharType="begin"/>
          </w:r>
          <w:r w:rsidR="002131C0">
            <w:instrText xml:space="preserve">CITATION AWS234 \l 1033 </w:instrText>
          </w:r>
          <w:r w:rsidR="00E53059">
            <w:fldChar w:fldCharType="separate"/>
          </w:r>
          <w:r w:rsidR="007D06CD" w:rsidRPr="007D06CD">
            <w:rPr>
              <w:noProof/>
            </w:rPr>
            <w:t>[26]</w:t>
          </w:r>
          <w:r w:rsidR="00E53059">
            <w:fldChar w:fldCharType="end"/>
          </w:r>
        </w:sdtContent>
      </w:sdt>
      <w:r w:rsidRPr="00D12C48">
        <w:t>.</w:t>
      </w:r>
    </w:p>
    <w:p w14:paraId="1B4E8758" w14:textId="6C4FBB6A" w:rsidR="00D12C48" w:rsidRPr="00D12C48" w:rsidRDefault="00D12C48">
      <w:pPr>
        <w:pStyle w:val="NormalBPBHEB"/>
        <w:numPr>
          <w:ilvl w:val="0"/>
          <w:numId w:val="11"/>
        </w:numPr>
        <w:pPrChange w:id="464" w:author="Arya" w:date="2025-02-26T17:26:00Z" w16du:dateUtc="2025-02-26T11:56:00Z">
          <w:pPr>
            <w:pStyle w:val="NormalBPBHEB"/>
          </w:pPr>
        </w:pPrChange>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Content>
          <w:r w:rsidR="00DC5622">
            <w:fldChar w:fldCharType="begin"/>
          </w:r>
          <w:r w:rsidR="002131C0">
            <w:instrText xml:space="preserve">CITATION AWS232 \l 1033 </w:instrText>
          </w:r>
          <w:r w:rsidR="00DC5622">
            <w:fldChar w:fldCharType="separate"/>
          </w:r>
          <w:r w:rsidR="007D06CD" w:rsidRPr="007D06CD">
            <w:rPr>
              <w:noProof/>
            </w:rPr>
            <w:t>[28]</w:t>
          </w:r>
          <w:r w:rsidR="00DC5622">
            <w:fldChar w:fldCharType="end"/>
          </w:r>
        </w:sdtContent>
      </w:sdt>
      <w:r w:rsidRPr="00D12C48">
        <w:t>.</w:t>
      </w:r>
    </w:p>
    <w:p w14:paraId="27514E23" w14:textId="1138FC1F" w:rsidR="00DD2E03" w:rsidRDefault="00D12C48">
      <w:pPr>
        <w:pStyle w:val="NormalBPBHEB"/>
        <w:numPr>
          <w:ilvl w:val="0"/>
          <w:numId w:val="11"/>
        </w:numPr>
        <w:pPrChange w:id="465" w:author="Arya" w:date="2025-02-26T17:26:00Z" w16du:dateUtc="2025-02-26T11:56:00Z">
          <w:pPr>
            <w:pStyle w:val="NormalBPBHEB"/>
          </w:pPr>
        </w:pPrChange>
      </w:pPr>
      <w:r w:rsidRPr="00F8607B">
        <w:rPr>
          <w:b/>
          <w:bCs/>
        </w:rPr>
        <w:t>Amazon</w:t>
      </w:r>
      <w:r w:rsidR="004F6322" w:rsidRPr="00F8607B">
        <w:rPr>
          <w:b/>
          <w:bCs/>
        </w:rPr>
        <w:t xml:space="preserve"> simple storage service</w:t>
      </w:r>
      <w:del w:id="466" w:author="Arya" w:date="2025-02-26T17:26:00Z" w16du:dateUtc="2025-02-26T11:56:00Z">
        <w:r w:rsidRPr="00F8607B" w:rsidDel="004F6322">
          <w:rPr>
            <w:b/>
            <w:bCs/>
          </w:rPr>
          <w:delText xml:space="preserve"> (S3)</w:delText>
        </w:r>
      </w:del>
      <w:r w:rsidR="00F8607B">
        <w:rPr>
          <w:b/>
          <w:bCs/>
        </w:rPr>
        <w:t xml:space="preserve">: </w:t>
      </w:r>
      <w:r w:rsidR="00596027" w:rsidRPr="00596027">
        <w:t xml:space="preserve">Amazon </w:t>
      </w:r>
      <w:ins w:id="467" w:author="Arya" w:date="2025-02-26T17:26:00Z" w16du:dateUtc="2025-02-26T11:56:00Z">
        <w:r w:rsidR="004F6322" w:rsidRPr="004F6322">
          <w:rPr>
            <w:b/>
            <w:bCs/>
            <w:rPrChange w:id="468" w:author="Arya" w:date="2025-02-26T17:26:00Z" w16du:dateUtc="2025-02-26T11:56:00Z">
              <w:rPr/>
            </w:rPrChange>
          </w:rPr>
          <w:t>Simple Storage Service</w:t>
        </w:r>
        <w:r w:rsidR="004F6322">
          <w:t xml:space="preserve"> (</w:t>
        </w:r>
      </w:ins>
      <w:r w:rsidR="00596027" w:rsidRPr="004F6322">
        <w:rPr>
          <w:b/>
          <w:bCs/>
          <w:rPrChange w:id="469" w:author="Arya" w:date="2025-02-26T17:26:00Z" w16du:dateUtc="2025-02-26T11:56:00Z">
            <w:rPr/>
          </w:rPrChange>
        </w:rPr>
        <w:t>S3</w:t>
      </w:r>
      <w:ins w:id="470" w:author="Arya" w:date="2025-02-26T17:26:00Z" w16du:dateUtc="2025-02-26T11:56:00Z">
        <w:r w:rsidR="004F6322">
          <w:t>)</w:t>
        </w:r>
      </w:ins>
      <w:r w:rsidR="00596027" w:rsidRPr="00596027">
        <w:t xml:space="preserve"> offers scalable, secure storage for managing supply chain data, enabling businesses to create data lakes and analytics solutions for informed decision-making</w:t>
      </w:r>
      <w:r w:rsidRPr="00D12C48">
        <w:t xml:space="preserve"> </w:t>
      </w:r>
      <w:sdt>
        <w:sdtPr>
          <w:id w:val="-1971115704"/>
          <w:citation/>
        </w:sdtPr>
        <w:sdtContent>
          <w:r w:rsidR="00E53059">
            <w:fldChar w:fldCharType="begin"/>
          </w:r>
          <w:r w:rsidR="002131C0">
            <w:instrText xml:space="preserve">CITATION AWS234 \l 1033 </w:instrText>
          </w:r>
          <w:r w:rsidR="00E53059">
            <w:fldChar w:fldCharType="separate"/>
          </w:r>
          <w:r w:rsidR="007D06CD" w:rsidRPr="007D06CD">
            <w:rPr>
              <w:noProof/>
            </w:rPr>
            <w:t>[26]</w:t>
          </w:r>
          <w:r w:rsidR="00E53059">
            <w:fldChar w:fldCharType="end"/>
          </w:r>
        </w:sdtContent>
      </w:sdt>
      <w:r w:rsidR="00634C20">
        <w:t>.</w:t>
      </w:r>
    </w:p>
    <w:p w14:paraId="662A0DDA" w14:textId="789414F6" w:rsidR="00634C20" w:rsidRPr="00634C20" w:rsidRDefault="00634C20" w:rsidP="00634C20">
      <w:pPr>
        <w:jc w:val="both"/>
      </w:pPr>
      <w:r w:rsidRPr="004F42E5">
        <w:rPr>
          <w:i/>
          <w:iCs/>
          <w:rPrChange w:id="471" w:author="Arya" w:date="2025-02-26T17:26:00Z" w16du:dateUtc="2025-02-26T11:56:00Z">
            <w:rPr>
              <w:b/>
              <w:bCs/>
            </w:rPr>
          </w:rPrChange>
        </w:rPr>
        <w:t xml:space="preserve">Figure </w:t>
      </w:r>
      <w:ins w:id="472" w:author="Arya" w:date="2025-02-26T17:26:00Z" w16du:dateUtc="2025-02-26T11:56:00Z">
        <w:r w:rsidR="004F42E5">
          <w:rPr>
            <w:i/>
            <w:iCs/>
          </w:rPr>
          <w:t>10.</w:t>
        </w:r>
      </w:ins>
      <w:r w:rsidRPr="004F42E5">
        <w:rPr>
          <w:i/>
          <w:iCs/>
          <w:rPrChange w:id="473" w:author="Arya" w:date="2025-02-26T17:26:00Z" w16du:dateUtc="2025-02-26T11:56:00Z">
            <w:rPr>
              <w:b/>
              <w:bCs/>
            </w:rPr>
          </w:rPrChange>
        </w:rPr>
        <w:fldChar w:fldCharType="begin"/>
      </w:r>
      <w:r w:rsidRPr="004F42E5">
        <w:rPr>
          <w:i/>
          <w:iCs/>
          <w:rPrChange w:id="474" w:author="Arya" w:date="2025-02-26T17:26:00Z" w16du:dateUtc="2025-02-26T11:56:00Z">
            <w:rPr>
              <w:b/>
              <w:bCs/>
            </w:rPr>
          </w:rPrChange>
        </w:rPr>
        <w:instrText xml:space="preserve"> SEQ Figure \* ARABIC </w:instrText>
      </w:r>
      <w:r w:rsidRPr="004F42E5">
        <w:rPr>
          <w:i/>
          <w:iCs/>
          <w:rPrChange w:id="475" w:author="Arya" w:date="2025-02-26T17:26:00Z" w16du:dateUtc="2025-02-26T11:56:00Z">
            <w:rPr>
              <w:b/>
              <w:bCs/>
            </w:rPr>
          </w:rPrChange>
        </w:rPr>
        <w:fldChar w:fldCharType="separate"/>
      </w:r>
      <w:r w:rsidRPr="004F42E5">
        <w:rPr>
          <w:i/>
          <w:iCs/>
          <w:rPrChange w:id="476" w:author="Arya" w:date="2025-02-26T17:26:00Z" w16du:dateUtc="2025-02-26T11:56:00Z">
            <w:rPr>
              <w:b/>
              <w:bCs/>
            </w:rPr>
          </w:rPrChange>
        </w:rPr>
        <w:t>3</w:t>
      </w:r>
      <w:r w:rsidRPr="004F42E5">
        <w:rPr>
          <w:i/>
          <w:iCs/>
          <w:rPrChange w:id="477" w:author="Arya" w:date="2025-02-26T17:26:00Z" w16du:dateUtc="2025-02-26T11:56:00Z">
            <w:rPr>
              <w:b/>
              <w:bCs/>
            </w:rPr>
          </w:rPrChange>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ins w:id="478" w:author="Arya" w:date="2025-02-26T17:26:00Z" w16du:dateUtc="2025-02-26T11:56:00Z">
        <w:r w:rsidR="00515E90">
          <w:t>:</w:t>
        </w:r>
      </w:ins>
      <w:del w:id="479" w:author="Arya" w:date="2025-02-26T17:26:00Z" w16du:dateUtc="2025-02-26T11:56:00Z">
        <w:r w:rsidRPr="00634C20" w:rsidDel="00515E90">
          <w:delText>.</w:delText>
        </w:r>
      </w:del>
    </w:p>
    <w:p w14:paraId="4F17045D" w14:textId="77777777" w:rsidR="00DD2E03" w:rsidRDefault="00DD2E03" w:rsidP="00D319D0">
      <w:pPr>
        <w:pStyle w:val="FigureBPBHEB"/>
        <w:pPrChange w:id="480" w:author="Arya" w:date="2025-03-03T10:30:00Z" w16du:dateUtc="2025-03-03T05:00:00Z">
          <w:pPr>
            <w:keepNext/>
            <w:keepLines/>
            <w:spacing w:before="40" w:after="0"/>
            <w:jc w:val="center"/>
            <w:outlineLvl w:val="1"/>
          </w:pPr>
        </w:pPrChange>
      </w:pPr>
      <w:r>
        <w:rPr>
          <w:noProof/>
        </w:rPr>
        <w:lastRenderedPageBreak/>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11368671" w:rsidR="00DD2E03" w:rsidRPr="00AA3C78" w:rsidRDefault="00DD2E03" w:rsidP="00DD2E03">
      <w:pPr>
        <w:pStyle w:val="Caption"/>
        <w:rPr>
          <w:rFonts w:eastAsiaTheme="majorEastAsia" w:cstheme="majorBidi"/>
          <w:sz w:val="36"/>
          <w:szCs w:val="26"/>
        </w:rPr>
      </w:pPr>
      <w:bookmarkStart w:id="481" w:name="_Hlk188522120"/>
      <w:commentRangeStart w:id="482"/>
      <w:r>
        <w:t xml:space="preserve">Figure </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commentRangeEnd w:id="482"/>
      <w:r w:rsidR="002749A3">
        <w:rPr>
          <w:rStyle w:val="CommentReference"/>
          <w:i w:val="0"/>
          <w:iCs w:val="0"/>
          <w:color w:val="000000" w:themeColor="text1"/>
        </w:rPr>
        <w:commentReference w:id="482"/>
      </w:r>
    </w:p>
    <w:bookmarkEnd w:id="481"/>
    <w:p w14:paraId="44455CBA" w14:textId="77777777" w:rsidR="00570103" w:rsidRPr="00570103" w:rsidRDefault="00570103">
      <w:pPr>
        <w:pStyle w:val="Heading3BPBHEB"/>
        <w:pPrChange w:id="483" w:author="Arya" w:date="2025-02-26T17:27:00Z" w16du:dateUtc="2025-02-26T11:57:00Z">
          <w:pPr>
            <w:pStyle w:val="Heading2"/>
          </w:pPr>
        </w:pPrChange>
      </w:pPr>
      <w:r w:rsidRPr="00570103">
        <w:t>Challenges</w:t>
      </w:r>
    </w:p>
    <w:p w14:paraId="56A05FB2" w14:textId="39253A40" w:rsidR="00570103" w:rsidRDefault="00570103" w:rsidP="002749A3">
      <w:pPr>
        <w:pStyle w:val="NormalBPBHEB"/>
      </w:pPr>
      <w:r w:rsidRPr="00570103">
        <w:t xml:space="preserve">Effective management of inventory, ensuring real-time asset tracking, </w:t>
      </w:r>
      <w:r w:rsidR="007A4105" w:rsidRPr="00570103">
        <w:t>and</w:t>
      </w:r>
      <w:r w:rsidRPr="00570103">
        <w:t xml:space="preserve"> seamless communication across a dynamic supply chain can be complex. The need for data-driven insights, scalability, and integration across diverse tools is critical.</w:t>
      </w:r>
    </w:p>
    <w:p w14:paraId="6F1736BF" w14:textId="106D92AB" w:rsidR="00D12C48" w:rsidRPr="00D12C48" w:rsidRDefault="00D12C48">
      <w:pPr>
        <w:pStyle w:val="Heading3BPBHEB"/>
        <w:pPrChange w:id="484" w:author="Arya" w:date="2025-02-26T17:27:00Z" w16du:dateUtc="2025-02-26T11:57:00Z">
          <w:pPr>
            <w:pStyle w:val="Heading2"/>
          </w:pPr>
        </w:pPrChange>
      </w:pPr>
      <w:r w:rsidRPr="00D12C48">
        <w:t xml:space="preserve">Benefits </w:t>
      </w:r>
    </w:p>
    <w:p w14:paraId="54520EBD" w14:textId="6D492B82" w:rsidR="00D12C48" w:rsidRPr="00D12C48" w:rsidRDefault="00522026">
      <w:pPr>
        <w:pStyle w:val="NormalBPBHEB"/>
        <w:pPrChange w:id="485" w:author="Arya" w:date="2025-02-26T17:28:00Z" w16du:dateUtc="2025-02-26T11:58:00Z">
          <w:pPr>
            <w:jc w:val="both"/>
          </w:pPr>
        </w:pPrChange>
      </w:pPr>
      <w:r w:rsidRPr="00522026">
        <w:t xml:space="preserve">AWS Supply Chain delivers enhanced visibility, optimized inventory management, and improved communication. By </w:t>
      </w:r>
      <w:r w:rsidR="00355998" w:rsidRPr="00522026">
        <w:t>using</w:t>
      </w:r>
      <w:r w:rsidRPr="00522026">
        <w:t xml:space="preserve"> machine learning and IoT, organizations can automate processes, reduce costs, and make data-driven decisions that enhance operational </w:t>
      </w:r>
      <w:bookmarkStart w:id="486" w:name="_Hlk188522754"/>
      <w:r w:rsidRPr="00522026">
        <w:t>efficiency</w:t>
      </w:r>
      <w:r>
        <w:t xml:space="preserve"> </w:t>
      </w:r>
      <w:sdt>
        <w:sdtPr>
          <w:id w:val="-1566332530"/>
          <w:citation/>
        </w:sdtPr>
        <w:sdtContent>
          <w:r w:rsidR="00AE4B45">
            <w:fldChar w:fldCharType="begin"/>
          </w:r>
          <w:r w:rsidR="002131C0">
            <w:instrText xml:space="preserve">CITATION AWS233 \l 1033 </w:instrText>
          </w:r>
          <w:r w:rsidR="00AE4B45">
            <w:fldChar w:fldCharType="separate"/>
          </w:r>
          <w:r w:rsidR="007D06CD" w:rsidRPr="007D06CD">
            <w:rPr>
              <w:noProof/>
            </w:rPr>
            <w:t>[27]</w:t>
          </w:r>
          <w:r w:rsidR="00AE4B45">
            <w:fldChar w:fldCharType="end"/>
          </w:r>
        </w:sdtContent>
      </w:sdt>
      <w:r w:rsidR="00D12C48" w:rsidRPr="00D12C48">
        <w:t>.</w:t>
      </w:r>
      <w:bookmarkEnd w:id="486"/>
    </w:p>
    <w:p w14:paraId="6B0C596D" w14:textId="75E40ECD" w:rsidR="00D12C48" w:rsidRPr="00D12C48" w:rsidRDefault="00522026">
      <w:pPr>
        <w:pStyle w:val="Heading3BPBHEB"/>
        <w:pPrChange w:id="487" w:author="Arya" w:date="2025-02-26T17:28:00Z" w16du:dateUtc="2025-02-26T11:58:00Z">
          <w:pPr>
            <w:pStyle w:val="Heading2"/>
          </w:pPr>
        </w:pPrChange>
      </w:pPr>
      <w:r>
        <w:t xml:space="preserve">Use </w:t>
      </w:r>
      <w:ins w:id="488" w:author="Arya" w:date="2025-02-26T17:27:00Z" w16du:dateUtc="2025-02-26T11:57:00Z">
        <w:r w:rsidR="002749A3">
          <w:t>c</w:t>
        </w:r>
      </w:ins>
      <w:del w:id="489" w:author="Arya" w:date="2025-02-26T17:27:00Z" w16du:dateUtc="2025-02-26T11:57:00Z">
        <w:r w:rsidR="00244C3E" w:rsidDel="002749A3">
          <w:delText>C</w:delText>
        </w:r>
      </w:del>
      <w:r w:rsidR="00244C3E">
        <w:t>ase</w:t>
      </w:r>
      <w:r w:rsidR="00D12C48" w:rsidRPr="00D12C48">
        <w:t xml:space="preserve"> </w:t>
      </w:r>
    </w:p>
    <w:p w14:paraId="67628422" w14:textId="40C41121" w:rsidR="00303A03" w:rsidRDefault="00B537A7">
      <w:pPr>
        <w:pStyle w:val="NormalBPBHEB"/>
        <w:pPrChange w:id="490" w:author="Arya" w:date="2025-02-26T17:28:00Z" w16du:dateUtc="2025-02-26T11:58:00Z">
          <w:pPr>
            <w:jc w:val="both"/>
          </w:pPr>
        </w:pPrChange>
      </w:pPr>
      <w:r w:rsidRPr="00B537A7">
        <w:t xml:space="preserve">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 </w:t>
      </w:r>
      <w:sdt>
        <w:sdtPr>
          <w:id w:val="-392899904"/>
          <w:citation/>
        </w:sdtPr>
        <w:sdtContent>
          <w:r w:rsidR="00303A03">
            <w:fldChar w:fldCharType="begin"/>
          </w:r>
          <w:r w:rsidR="002131C0">
            <w:instrText xml:space="preserve">CITATION AWS233 \l 1033 </w:instrText>
          </w:r>
          <w:r w:rsidR="00303A03">
            <w:fldChar w:fldCharType="separate"/>
          </w:r>
          <w:r w:rsidR="007D06CD" w:rsidRPr="007D06CD">
            <w:rPr>
              <w:noProof/>
            </w:rPr>
            <w:t>[27]</w:t>
          </w:r>
          <w:r w:rsidR="00303A03">
            <w:fldChar w:fldCharType="end"/>
          </w:r>
        </w:sdtContent>
      </w:sdt>
      <w:r w:rsidR="00303A03" w:rsidRPr="00D12C48">
        <w:t>.</w:t>
      </w:r>
    </w:p>
    <w:p w14:paraId="3F2A7537" w14:textId="77777777" w:rsidR="00D12C48" w:rsidRPr="00D12C48" w:rsidRDefault="00D12C48">
      <w:pPr>
        <w:pStyle w:val="Heading3BPBHEB"/>
        <w:pPrChange w:id="491" w:author="Arya" w:date="2025-02-26T17:28:00Z" w16du:dateUtc="2025-02-26T11:58:00Z">
          <w:pPr>
            <w:pStyle w:val="Heading2"/>
          </w:pPr>
        </w:pPrChange>
      </w:pPr>
      <w:r w:rsidRPr="00D12C48">
        <w:t>Wrap-up</w:t>
      </w:r>
    </w:p>
    <w:p w14:paraId="5ADFA2EF" w14:textId="1D01C2D4" w:rsidR="00D12C48" w:rsidRPr="00D12C48" w:rsidRDefault="00D12C48" w:rsidP="00521D61">
      <w:pPr>
        <w:pStyle w:val="NormalBPBHEB"/>
        <w:pPrChange w:id="492" w:author="Arya" w:date="2025-03-03T10:04:00Z" w16du:dateUtc="2025-03-03T04:34:00Z">
          <w:pPr>
            <w:jc w:val="both"/>
          </w:pPr>
        </w:pPrChange>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pPr>
        <w:pStyle w:val="Heading2BPBHEB"/>
        <w:pPrChange w:id="493" w:author="Arya" w:date="2025-02-26T17:28:00Z" w16du:dateUtc="2025-02-26T11:58:00Z">
          <w:pPr>
            <w:keepNext/>
            <w:keepLines/>
            <w:spacing w:before="400" w:after="0" w:line="276" w:lineRule="auto"/>
            <w:outlineLvl w:val="0"/>
          </w:pPr>
        </w:pPrChange>
      </w:pPr>
      <w:r w:rsidRPr="00D12C48">
        <w:lastRenderedPageBreak/>
        <w:t>AWS Wickr</w:t>
      </w:r>
      <w:r w:rsidR="0099121D">
        <w:t xml:space="preserve"> </w:t>
      </w:r>
    </w:p>
    <w:p w14:paraId="5CDEE9AE" w14:textId="4CEFEED2" w:rsidR="00D12C48" w:rsidRPr="00D12C48" w:rsidRDefault="00D12C48">
      <w:pPr>
        <w:pStyle w:val="NormalBPBHEB"/>
        <w:pPrChange w:id="494" w:author="Arya" w:date="2025-02-26T17:28:00Z" w16du:dateUtc="2025-02-26T11:58:00Z">
          <w:pPr/>
        </w:pPrChange>
      </w:pPr>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sdt>
        <w:sdtPr>
          <w:id w:val="-790049268"/>
          <w:citation/>
        </w:sdtPr>
        <w:sdtContent>
          <w:r w:rsidR="006C3927">
            <w:fldChar w:fldCharType="begin"/>
          </w:r>
          <w:r w:rsidR="008A098E">
            <w:instrText xml:space="preserve">CITATION AWS231 \l 1033 </w:instrText>
          </w:r>
          <w:r w:rsidR="006C3927">
            <w:fldChar w:fldCharType="separate"/>
          </w:r>
          <w:r w:rsidR="007D06CD" w:rsidRPr="007D06CD">
            <w:rPr>
              <w:noProof/>
            </w:rPr>
            <w:t>[29]</w:t>
          </w:r>
          <w:r w:rsidR="006C3927">
            <w:fldChar w:fldCharType="end"/>
          </w:r>
        </w:sdtContent>
      </w:sdt>
      <w:r w:rsidRPr="00D12C48">
        <w:t>.</w:t>
      </w:r>
    </w:p>
    <w:p w14:paraId="6EB7951F" w14:textId="4FEA3C35" w:rsidR="00D12C48" w:rsidRDefault="00D12C48">
      <w:pPr>
        <w:pStyle w:val="Heading3BPBHEB"/>
        <w:pPrChange w:id="495" w:author="Arya" w:date="2025-02-26T17:28:00Z" w16du:dateUtc="2025-02-26T11:58:00Z">
          <w:pPr>
            <w:pStyle w:val="Heading2"/>
          </w:pPr>
        </w:pPrChange>
      </w:pPr>
      <w:r w:rsidRPr="00D12C48">
        <w:t xml:space="preserve">Key </w:t>
      </w:r>
      <w:ins w:id="496" w:author="Arya" w:date="2025-02-26T17:28:00Z" w16du:dateUtc="2025-02-26T11:58:00Z">
        <w:r w:rsidR="002749A3">
          <w:t>f</w:t>
        </w:r>
      </w:ins>
      <w:del w:id="497" w:author="Arya" w:date="2025-02-26T17:28:00Z" w16du:dateUtc="2025-02-26T11:58:00Z">
        <w:r w:rsidRPr="00D12C48" w:rsidDel="002749A3">
          <w:delText>F</w:delText>
        </w:r>
      </w:del>
      <w:r w:rsidRPr="00D12C48">
        <w:t xml:space="preserve">eatures </w:t>
      </w:r>
    </w:p>
    <w:p w14:paraId="6A1F1404" w14:textId="0A0C6E35" w:rsidR="00BA26E3" w:rsidRPr="00BA26E3" w:rsidRDefault="00BA26E3">
      <w:pPr>
        <w:pStyle w:val="NormalBPBHEB"/>
        <w:pPrChange w:id="498" w:author="Arya" w:date="2025-02-26T17:28:00Z" w16du:dateUtc="2025-02-26T11:58:00Z">
          <w:pPr/>
        </w:pPrChange>
      </w:pPr>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0D441CB7" w:rsidR="00D12C48" w:rsidRPr="00D12C48" w:rsidRDefault="00D12C48">
      <w:pPr>
        <w:pStyle w:val="NormalBPBHEB"/>
        <w:numPr>
          <w:ilvl w:val="0"/>
          <w:numId w:val="12"/>
        </w:numPr>
        <w:pPrChange w:id="499" w:author="Arya" w:date="2025-02-26T17:28:00Z" w16du:dateUtc="2025-02-26T11:58:00Z">
          <w:pPr>
            <w:pStyle w:val="NormalBPBHEB"/>
          </w:pPr>
        </w:pPrChange>
      </w:pPr>
      <w:r w:rsidRPr="0054655F">
        <w:rPr>
          <w:b/>
          <w:bCs/>
        </w:rPr>
        <w:t>End-to-</w:t>
      </w:r>
      <w:r w:rsidR="002749A3" w:rsidRPr="0054655F">
        <w:rPr>
          <w:b/>
          <w:bCs/>
        </w:rPr>
        <w:t>end encryption</w:t>
      </w:r>
      <w:r w:rsidR="0054655F">
        <w:rPr>
          <w:b/>
          <w:bCs/>
        </w:rPr>
        <w:t xml:space="preserve">: </w:t>
      </w:r>
      <w:r w:rsidR="0098184F" w:rsidRPr="0098184F">
        <w:t xml:space="preserve">Wickr uses end-to-end encryption for all communication forms, including text, files, and calls, ensuring privacy and protecting sensitive business data </w:t>
      </w:r>
      <w:sdt>
        <w:sdtPr>
          <w:id w:val="-1813785477"/>
          <w:citation/>
        </w:sdtPr>
        <w:sdtContent>
          <w:r w:rsidR="006C3927">
            <w:fldChar w:fldCharType="begin"/>
          </w:r>
          <w:r w:rsidR="002131C0">
            <w:instrText xml:space="preserve">CITATION AWS23 \l 1033 </w:instrText>
          </w:r>
          <w:r w:rsidR="006C3927">
            <w:fldChar w:fldCharType="separate"/>
          </w:r>
          <w:r w:rsidR="007D06CD" w:rsidRPr="007D06CD">
            <w:rPr>
              <w:noProof/>
            </w:rPr>
            <w:t>[30]</w:t>
          </w:r>
          <w:r w:rsidR="006C3927">
            <w:fldChar w:fldCharType="end"/>
          </w:r>
        </w:sdtContent>
      </w:sdt>
      <w:r w:rsidR="006C3927">
        <w:t>.</w:t>
      </w:r>
    </w:p>
    <w:p w14:paraId="2CC3C7AD" w14:textId="2A534233" w:rsidR="00D12C48" w:rsidRPr="00D12C48" w:rsidRDefault="00D12C48">
      <w:pPr>
        <w:pStyle w:val="NormalBPBHEB"/>
        <w:numPr>
          <w:ilvl w:val="0"/>
          <w:numId w:val="12"/>
        </w:numPr>
        <w:pPrChange w:id="500" w:author="Arya" w:date="2025-02-26T17:28:00Z" w16du:dateUtc="2025-02-26T11:58:00Z">
          <w:pPr>
            <w:pStyle w:val="NormalBPBHEB"/>
          </w:pPr>
        </w:pPrChange>
      </w:pPr>
      <w:r w:rsidRPr="0054655F">
        <w:rPr>
          <w:b/>
          <w:bCs/>
        </w:rPr>
        <w:t xml:space="preserve">Secure </w:t>
      </w:r>
      <w:r w:rsidR="002749A3" w:rsidRPr="0054655F">
        <w:rPr>
          <w:b/>
          <w:bCs/>
        </w:rPr>
        <w:t>file sharing</w:t>
      </w:r>
      <w:r w:rsidR="0054655F">
        <w:rPr>
          <w:b/>
          <w:bCs/>
        </w:rPr>
        <w:t xml:space="preserve">: </w:t>
      </w:r>
      <w:r w:rsidR="00953C0C" w:rsidRPr="00953C0C">
        <w:t xml:space="preserve">With Wickr’s secure file-sharing feature, businesses can collaborate on documents with granular access controls to protect sensitive information </w:t>
      </w:r>
      <w:sdt>
        <w:sdtPr>
          <w:id w:val="809745389"/>
          <w:citation/>
        </w:sdtPr>
        <w:sdtContent>
          <w:r w:rsidR="006C3927">
            <w:fldChar w:fldCharType="begin"/>
          </w:r>
          <w:r w:rsidR="008A098E">
            <w:instrText xml:space="preserve">CITATION AWS231 \l 1033 </w:instrText>
          </w:r>
          <w:r w:rsidR="006C3927">
            <w:fldChar w:fldCharType="separate"/>
          </w:r>
          <w:r w:rsidR="007D06CD" w:rsidRPr="007D06CD">
            <w:rPr>
              <w:noProof/>
            </w:rPr>
            <w:t>[29]</w:t>
          </w:r>
          <w:r w:rsidR="006C3927">
            <w:fldChar w:fldCharType="end"/>
          </w:r>
        </w:sdtContent>
      </w:sdt>
      <w:r w:rsidRPr="00D12C48">
        <w:t>.</w:t>
      </w:r>
    </w:p>
    <w:p w14:paraId="6DCFF609" w14:textId="56CFD4D2" w:rsidR="00D12C48" w:rsidRPr="002749A3" w:rsidRDefault="00D12C48">
      <w:pPr>
        <w:pStyle w:val="NormalBPBHEB"/>
        <w:numPr>
          <w:ilvl w:val="0"/>
          <w:numId w:val="12"/>
        </w:numPr>
        <w:rPr>
          <w:rFonts w:ascii="Cambria" w:hAnsi="Cambria"/>
          <w:rPrChange w:id="501" w:author="Arya" w:date="2025-02-26T17:28:00Z" w16du:dateUtc="2025-02-26T11:58:00Z">
            <w:rPr/>
          </w:rPrChange>
        </w:rPr>
        <w:pPrChange w:id="502" w:author="Arya" w:date="2025-02-26T17:28:00Z" w16du:dateUtc="2025-02-26T11:58:00Z">
          <w:pPr>
            <w:pStyle w:val="NormalBPBHEB"/>
          </w:pPr>
        </w:pPrChange>
      </w:pPr>
      <w:r w:rsidRPr="0054655F">
        <w:rPr>
          <w:b/>
          <w:bCs/>
        </w:rPr>
        <w:t xml:space="preserve">Voice </w:t>
      </w:r>
      <w:r w:rsidR="002749A3" w:rsidRPr="0054655F">
        <w:rPr>
          <w:b/>
          <w:bCs/>
        </w:rPr>
        <w:t>and video calls</w:t>
      </w:r>
      <w:r w:rsidR="0054655F">
        <w:rPr>
          <w:b/>
          <w:bCs/>
        </w:rPr>
        <w:t xml:space="preserve">: </w:t>
      </w:r>
      <w:r w:rsidR="00662C7F" w:rsidRPr="00662C7F">
        <w:t xml:space="preserve">Wickr supports encrypted voice and video calls, providing secure, real-time communication for teams, both internally and with external partners </w:t>
      </w:r>
      <w:sdt>
        <w:sdtPr>
          <w:id w:val="1211684726"/>
          <w:citation/>
        </w:sdtPr>
        <w:sdtContent>
          <w:r w:rsidR="00BB3993">
            <w:fldChar w:fldCharType="begin"/>
          </w:r>
          <w:r w:rsidR="002131C0">
            <w:instrText xml:space="preserve">CITATION AWS23 \l 1033 </w:instrText>
          </w:r>
          <w:r w:rsidR="00BB3993">
            <w:fldChar w:fldCharType="separate"/>
          </w:r>
          <w:r w:rsidR="007D06CD" w:rsidRPr="007D06CD">
            <w:rPr>
              <w:noProof/>
            </w:rPr>
            <w:t>[30]</w:t>
          </w:r>
          <w:r w:rsidR="00BB3993">
            <w:fldChar w:fldCharType="end"/>
          </w:r>
        </w:sdtContent>
      </w:sdt>
      <w:r w:rsidRPr="00D12C48">
        <w:t>.</w:t>
      </w:r>
    </w:p>
    <w:p w14:paraId="18D65E18" w14:textId="77777777" w:rsidR="007E7935" w:rsidRPr="007E7935" w:rsidRDefault="007E7935">
      <w:pPr>
        <w:pStyle w:val="Heading3BPBHEB"/>
        <w:pPrChange w:id="503" w:author="Arya" w:date="2025-02-26T17:29:00Z" w16du:dateUtc="2025-02-26T11:59:00Z">
          <w:pPr>
            <w:pStyle w:val="Heading2"/>
          </w:pPr>
        </w:pPrChange>
      </w:pPr>
      <w:r w:rsidRPr="007E7935">
        <w:t>Challenges</w:t>
      </w:r>
    </w:p>
    <w:p w14:paraId="2E9500DB" w14:textId="2BC94F21" w:rsidR="007E7935" w:rsidRPr="00D12C48" w:rsidRDefault="007E7935">
      <w:pPr>
        <w:pStyle w:val="NormalBPBHEB"/>
        <w:pPrChange w:id="504" w:author="Arya" w:date="2025-02-26T17:29:00Z" w16du:dateUtc="2025-02-26T11:59:00Z">
          <w:pPr/>
        </w:pPrChange>
      </w:pPr>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7D06CD" w:rsidRPr="007D06CD">
            <w:rPr>
              <w:noProof/>
            </w:rPr>
            <w:t>[29]</w:t>
          </w:r>
          <w:r w:rsidR="00D679BB" w:rsidRPr="00D679BB">
            <w:fldChar w:fldCharType="end"/>
          </w:r>
        </w:sdtContent>
      </w:sdt>
      <w:r w:rsidR="00D679BB" w:rsidRPr="00D679BB">
        <w:t>.</w:t>
      </w:r>
    </w:p>
    <w:p w14:paraId="5E1EAE54" w14:textId="5B7A4CC8" w:rsidR="00D12C48" w:rsidRPr="00D12C48" w:rsidRDefault="00D12C48">
      <w:pPr>
        <w:pStyle w:val="Heading3BPBHEB"/>
        <w:pPrChange w:id="505" w:author="Arya" w:date="2025-02-26T17:29:00Z" w16du:dateUtc="2025-02-26T11:59:00Z">
          <w:pPr>
            <w:pStyle w:val="Heading2"/>
          </w:pPr>
        </w:pPrChange>
      </w:pPr>
      <w:r w:rsidRPr="00D12C48">
        <w:t xml:space="preserve">Benefits </w:t>
      </w:r>
    </w:p>
    <w:p w14:paraId="6CC08A1D" w14:textId="7FB774FB" w:rsidR="00D12C48" w:rsidRPr="00D12C48" w:rsidRDefault="0018315F">
      <w:pPr>
        <w:pStyle w:val="NormalBPBHEB"/>
        <w:pPrChange w:id="506" w:author="Arya" w:date="2025-02-26T17:29:00Z" w16du:dateUtc="2025-02-26T11:59:00Z">
          <w:pPr/>
        </w:pPrChange>
      </w:pPr>
      <w:r w:rsidRPr="0018315F">
        <w:t xml:space="preserve">AWS Wickr ensures confidential communication, regulatory compliance, and efficient remote collaboration. Its encryption and data protection features meet industry standards, making it ideal for businesses in regulated </w:t>
      </w:r>
      <w:bookmarkStart w:id="507" w:name="_Hlk188523399"/>
      <w:r w:rsidRPr="0018315F">
        <w:t>sectors</w:t>
      </w:r>
      <w:r w:rsidR="00D12C48" w:rsidRPr="00D12C48">
        <w:t xml:space="preserve"> </w:t>
      </w:r>
      <w:sdt>
        <w:sdtPr>
          <w:id w:val="-1633931161"/>
          <w:citation/>
        </w:sdtPr>
        <w:sdtContent>
          <w:r w:rsidR="00EF1445">
            <w:fldChar w:fldCharType="begin"/>
          </w:r>
          <w:r w:rsidR="008A098E">
            <w:instrText xml:space="preserve">CITATION AWS231 \l 1033 </w:instrText>
          </w:r>
          <w:r w:rsidR="00EF1445">
            <w:fldChar w:fldCharType="separate"/>
          </w:r>
          <w:r w:rsidR="007D06CD" w:rsidRPr="007D06CD">
            <w:rPr>
              <w:noProof/>
            </w:rPr>
            <w:t>[29]</w:t>
          </w:r>
          <w:r w:rsidR="00EF1445">
            <w:fldChar w:fldCharType="end"/>
          </w:r>
        </w:sdtContent>
      </w:sdt>
      <w:r w:rsidR="00D12C48" w:rsidRPr="00D12C48">
        <w:t>.</w:t>
      </w:r>
      <w:bookmarkEnd w:id="507"/>
    </w:p>
    <w:p w14:paraId="317F74AB" w14:textId="796628C4" w:rsidR="00D12C48" w:rsidRPr="00D12C48" w:rsidRDefault="00D679BB">
      <w:pPr>
        <w:pStyle w:val="Heading3BPBHEB"/>
        <w:pPrChange w:id="508" w:author="Arya" w:date="2025-02-26T17:29:00Z" w16du:dateUtc="2025-02-26T11:59:00Z">
          <w:pPr>
            <w:pStyle w:val="Heading2"/>
          </w:pPr>
        </w:pPrChange>
      </w:pPr>
      <w:r>
        <w:t xml:space="preserve">Use </w:t>
      </w:r>
      <w:ins w:id="509" w:author="Arya" w:date="2025-02-26T17:29:00Z" w16du:dateUtc="2025-02-26T11:59:00Z">
        <w:r w:rsidR="00F805D9">
          <w:t>c</w:t>
        </w:r>
      </w:ins>
      <w:del w:id="510" w:author="Arya" w:date="2025-02-26T17:29:00Z" w16du:dateUtc="2025-02-26T11:59:00Z">
        <w:r w:rsidR="00244C3E" w:rsidDel="00F805D9">
          <w:delText>C</w:delText>
        </w:r>
      </w:del>
      <w:r w:rsidR="00244C3E">
        <w:t>ase</w:t>
      </w:r>
      <w:r w:rsidR="00D12C48" w:rsidRPr="00D12C48">
        <w:t xml:space="preserve"> </w:t>
      </w:r>
    </w:p>
    <w:p w14:paraId="01ABA0F6" w14:textId="1DD09C3F" w:rsidR="00D12C48" w:rsidRDefault="00427BBB">
      <w:pPr>
        <w:pStyle w:val="NormalBPBHEB"/>
        <w:pPrChange w:id="511" w:author="Arya" w:date="2025-02-26T17:29:00Z" w16du:dateUtc="2025-02-26T11:59:00Z">
          <w:pPr/>
        </w:pPrChange>
      </w:pPr>
      <w:r w:rsidRPr="00427BBB">
        <w:t xml:space="preserve">A financial services firm integrates AWS Wickr for internal communication and secure file sharing, ensuring confidentiality and compliance with industry regulations such as HIPAA and GDPR. Wickr also supports secure collaboration with external partners, </w:t>
      </w:r>
      <w:r w:rsidR="00355998" w:rsidRPr="00427BBB">
        <w:t>keeping</w:t>
      </w:r>
      <w:r w:rsidRPr="00427BBB">
        <w:t xml:space="preserve"> </w:t>
      </w:r>
      <w:r w:rsidR="008B1056" w:rsidRPr="00427BBB">
        <w:t>ambitious standards</w:t>
      </w:r>
      <w:r w:rsidRPr="00427BBB">
        <w:t xml:space="preserve"> of data protection throughout</w:t>
      </w:r>
      <w:r>
        <w:t xml:space="preserve"> </w:t>
      </w:r>
      <w:sdt>
        <w:sdtPr>
          <w:id w:val="765666678"/>
          <w:citation/>
        </w:sdtPr>
        <w:sdtContent>
          <w:r>
            <w:fldChar w:fldCharType="begin"/>
          </w:r>
          <w:r w:rsidR="008A098E">
            <w:instrText xml:space="preserve">CITATION AWS231 \l 1033 </w:instrText>
          </w:r>
          <w:r>
            <w:fldChar w:fldCharType="separate"/>
          </w:r>
          <w:r w:rsidR="007D06CD" w:rsidRPr="007D06CD">
            <w:rPr>
              <w:noProof/>
            </w:rPr>
            <w:t>[29]</w:t>
          </w:r>
          <w:r>
            <w:fldChar w:fldCharType="end"/>
          </w:r>
        </w:sdtContent>
      </w:sdt>
      <w:r w:rsidRPr="00D12C48">
        <w:t>.</w:t>
      </w:r>
    </w:p>
    <w:p w14:paraId="1D13B19A" w14:textId="38B05B6C" w:rsidR="00703D5C" w:rsidRPr="00703D5C" w:rsidRDefault="00703D5C">
      <w:pPr>
        <w:pStyle w:val="NormalBPBHEB"/>
        <w:pPrChange w:id="512" w:author="Arya" w:date="2025-02-26T17:29:00Z" w16du:dateUtc="2025-02-26T11:59:00Z">
          <w:pPr/>
        </w:pPrChange>
      </w:pPr>
      <w:r w:rsidRPr="00F805D9">
        <w:rPr>
          <w:i/>
          <w:iCs/>
          <w:rPrChange w:id="513" w:author="Arya" w:date="2025-02-26T17:30:00Z" w16du:dateUtc="2025-02-26T12:00:00Z">
            <w:rPr/>
          </w:rPrChange>
        </w:rPr>
        <w:t xml:space="preserve">Figure </w:t>
      </w:r>
      <w:ins w:id="514" w:author="Arya" w:date="2025-02-26T17:29:00Z" w16du:dateUtc="2025-02-26T11:59:00Z">
        <w:r w:rsidR="00F805D9" w:rsidRPr="00F805D9">
          <w:rPr>
            <w:i/>
            <w:iCs/>
            <w:rPrChange w:id="515" w:author="Arya" w:date="2025-02-26T17:30:00Z" w16du:dateUtc="2025-02-26T12:00:00Z">
              <w:rPr/>
            </w:rPrChange>
          </w:rPr>
          <w:t>10.4</w:t>
        </w:r>
      </w:ins>
      <w:del w:id="516" w:author="Arya" w:date="2025-02-26T17:29:00Z" w16du:dateUtc="2025-02-26T11:59:00Z">
        <w:r w:rsidRPr="00703D5C" w:rsidDel="00F805D9">
          <w:fldChar w:fldCharType="begin"/>
        </w:r>
        <w:r w:rsidRPr="00703D5C" w:rsidDel="00F805D9">
          <w:delInstrText xml:space="preserve"> SEQ Figure \* ARABIC </w:delInstrText>
        </w:r>
        <w:r w:rsidRPr="00703D5C" w:rsidDel="00F805D9">
          <w:fldChar w:fldCharType="separate"/>
        </w:r>
        <w:r w:rsidRPr="00703D5C" w:rsidDel="00F805D9">
          <w:delText>4</w:delText>
        </w:r>
        <w:r w:rsidRPr="00703D5C" w:rsidDel="00F805D9">
          <w:fldChar w:fldCharType="end"/>
        </w:r>
      </w:del>
      <w:r w:rsidRPr="00703D5C">
        <w:t xml:space="preserve"> </w:t>
      </w:r>
      <w:del w:id="517" w:author="Arya" w:date="2025-02-26T17:30:00Z" w16du:dateUtc="2025-02-26T12:00:00Z">
        <w:r w:rsidR="00A47AA3" w:rsidDel="00F805D9">
          <w:delText xml:space="preserve">below </w:delText>
        </w:r>
      </w:del>
      <w:r w:rsidR="00A47AA3">
        <w:t>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D12C48"/>
    <w:p w14:paraId="3C5F0939" w14:textId="77777777" w:rsidR="00111228" w:rsidRDefault="00111228" w:rsidP="00FA1CD0">
      <w:pPr>
        <w:pStyle w:val="FigureBPBHEB"/>
        <w:pPrChange w:id="518" w:author="Arya" w:date="2025-03-03T10:04:00Z" w16du:dateUtc="2025-03-03T04:34:00Z">
          <w:pPr>
            <w:keepNext/>
            <w:jc w:val="center"/>
          </w:pPr>
        </w:pPrChange>
      </w:pPr>
      <w:r>
        <w:rPr>
          <w:noProof/>
        </w:rPr>
        <w:lastRenderedPageBreak/>
        <w:drawing>
          <wp:inline distT="0" distB="0" distL="0" distR="0" wp14:anchorId="633C3179" wp14:editId="28DD43BE">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4E4A9E75" w:rsidR="00111228" w:rsidRPr="00AA3C78" w:rsidRDefault="00111228" w:rsidP="00111228">
      <w:pPr>
        <w:pStyle w:val="Caption"/>
        <w:jc w:val="center"/>
      </w:pPr>
      <w:bookmarkStart w:id="519" w:name="_Hlk188523425"/>
      <w:commentRangeStart w:id="520"/>
      <w:r>
        <w:t xml:space="preserve">Figure </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commentRangeEnd w:id="520"/>
      <w:r w:rsidR="00151294">
        <w:rPr>
          <w:rStyle w:val="CommentReference"/>
          <w:i w:val="0"/>
          <w:iCs w:val="0"/>
          <w:color w:val="000000" w:themeColor="text1"/>
        </w:rPr>
        <w:commentReference w:id="520"/>
      </w:r>
    </w:p>
    <w:bookmarkEnd w:id="519"/>
    <w:p w14:paraId="2100E83B" w14:textId="77777777" w:rsidR="00D12C48" w:rsidRPr="00D12C48" w:rsidRDefault="00D12C48">
      <w:pPr>
        <w:pStyle w:val="Heading3BPBHEB"/>
        <w:pPrChange w:id="521" w:author="Arya" w:date="2025-02-26T17:30:00Z" w16du:dateUtc="2025-02-26T12:00:00Z">
          <w:pPr>
            <w:pStyle w:val="Heading2"/>
          </w:pPr>
        </w:pPrChange>
      </w:pPr>
      <w:r w:rsidRPr="00D12C48">
        <w:t>Wrap-up</w:t>
      </w:r>
    </w:p>
    <w:p w14:paraId="24A1F30C" w14:textId="19334436" w:rsidR="002F0C19" w:rsidDel="00D319D0" w:rsidRDefault="00D12C48" w:rsidP="00D319D0">
      <w:pPr>
        <w:pStyle w:val="NormalBPBHEB"/>
        <w:rPr>
          <w:del w:id="522" w:author="Arya" w:date="2025-03-03T10:31:00Z" w16du:dateUtc="2025-03-03T05:01:00Z"/>
        </w:rPr>
        <w:pPrChange w:id="523" w:author="Arya" w:date="2025-03-03T10:31:00Z" w16du:dateUtc="2025-03-03T05:01:00Z">
          <w:pPr>
            <w:jc w:val="both"/>
          </w:pPr>
        </w:pPrChange>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61489130" w14:textId="20675819" w:rsidR="002F0C19" w:rsidDel="00D319D0" w:rsidRDefault="002F0C19">
      <w:pPr>
        <w:rPr>
          <w:del w:id="524" w:author="Arya" w:date="2025-03-03T10:31:00Z" w16du:dateUtc="2025-03-03T05:01:00Z"/>
        </w:rPr>
      </w:pPr>
    </w:p>
    <w:p w14:paraId="2F0EFD53" w14:textId="77777777" w:rsidR="00C271A2" w:rsidRDefault="00C271A2" w:rsidP="00D319D0">
      <w:pPr>
        <w:pStyle w:val="NormalBPBHEB"/>
        <w:pPrChange w:id="525" w:author="Arya" w:date="2025-03-03T10:31:00Z" w16du:dateUtc="2025-03-03T05:01:00Z">
          <w:pPr/>
        </w:pPrChange>
      </w:pPr>
    </w:p>
    <w:p w14:paraId="77420CC5" w14:textId="7E32AFB5" w:rsidR="002F0C19" w:rsidRDefault="002F0C19">
      <w:pPr>
        <w:pStyle w:val="Heading1BPBHEB"/>
        <w:pPrChange w:id="526" w:author="Arya" w:date="2025-02-26T17:30:00Z" w16du:dateUtc="2025-02-26T12:00:00Z">
          <w:pPr>
            <w:pStyle w:val="Title"/>
          </w:pPr>
        </w:pPrChange>
      </w:pPr>
      <w:bookmarkStart w:id="527" w:name="_Hlk155270854"/>
      <w:commentRangeStart w:id="528"/>
      <w:r>
        <w:t xml:space="preserve">Part 2: </w:t>
      </w:r>
      <w:r w:rsidRPr="00AA3C78">
        <w:t xml:space="preserve">Cloud </w:t>
      </w:r>
      <w:r w:rsidR="00151294" w:rsidRPr="00AA3C78">
        <w:t xml:space="preserve">financial management </w:t>
      </w:r>
      <w:commentRangeEnd w:id="528"/>
      <w:r w:rsidR="00151294">
        <w:rPr>
          <w:rStyle w:val="CommentReference"/>
          <w:rFonts w:eastAsiaTheme="minorHAnsi" w:cstheme="minorBidi"/>
          <w:b w:val="0"/>
          <w:color w:val="000000" w:themeColor="text1"/>
        </w:rPr>
        <w:commentReference w:id="528"/>
      </w:r>
    </w:p>
    <w:p w14:paraId="71E991A1" w14:textId="17370FB3" w:rsidR="004B6A04" w:rsidRPr="004B6A04" w:rsidRDefault="004B6A04" w:rsidP="004B6A04">
      <w:pPr>
        <w:pStyle w:val="Caption"/>
        <w:rPr>
          <w:i w:val="0"/>
          <w:iCs w:val="0"/>
          <w:color w:val="000000" w:themeColor="text1"/>
          <w:sz w:val="22"/>
          <w:szCs w:val="22"/>
        </w:rPr>
      </w:pPr>
      <w:r w:rsidRPr="00151294">
        <w:rPr>
          <w:color w:val="000000" w:themeColor="text1"/>
          <w:sz w:val="22"/>
          <w:szCs w:val="22"/>
          <w:rPrChange w:id="529" w:author="Arya" w:date="2025-02-26T17:31:00Z" w16du:dateUtc="2025-02-26T12:01:00Z">
            <w:rPr>
              <w:i w:val="0"/>
              <w:iCs w:val="0"/>
              <w:color w:val="000000" w:themeColor="text1"/>
              <w:sz w:val="22"/>
              <w:szCs w:val="22"/>
            </w:rPr>
          </w:rPrChange>
        </w:rPr>
        <w:t>Figure</w:t>
      </w:r>
      <w:ins w:id="530" w:author="Arya" w:date="2025-02-26T17:31:00Z" w16du:dateUtc="2025-02-26T12:01:00Z">
        <w:r w:rsidR="00151294">
          <w:rPr>
            <w:color w:val="000000" w:themeColor="text1"/>
            <w:sz w:val="22"/>
            <w:szCs w:val="22"/>
          </w:rPr>
          <w:t xml:space="preserve"> </w:t>
        </w:r>
        <w:r w:rsidR="00151294" w:rsidRPr="00151294">
          <w:rPr>
            <w:color w:val="000000" w:themeColor="text1"/>
            <w:sz w:val="22"/>
            <w:szCs w:val="22"/>
            <w:rPrChange w:id="531" w:author="Arya" w:date="2025-02-26T17:31:00Z" w16du:dateUtc="2025-02-26T12:01:00Z">
              <w:rPr>
                <w:i w:val="0"/>
                <w:iCs w:val="0"/>
                <w:color w:val="000000" w:themeColor="text1"/>
                <w:sz w:val="22"/>
                <w:szCs w:val="22"/>
              </w:rPr>
            </w:rPrChange>
          </w:rPr>
          <w:t>10.</w:t>
        </w:r>
      </w:ins>
      <w:del w:id="532" w:author="Arya" w:date="2025-02-26T17:31:00Z" w16du:dateUtc="2025-02-26T12:01:00Z">
        <w:r w:rsidRPr="00151294" w:rsidDel="00151294">
          <w:rPr>
            <w:color w:val="000000" w:themeColor="text1"/>
            <w:sz w:val="22"/>
            <w:szCs w:val="22"/>
            <w:rPrChange w:id="533" w:author="Arya" w:date="2025-02-26T17:31:00Z" w16du:dateUtc="2025-02-26T12:01:00Z">
              <w:rPr>
                <w:i w:val="0"/>
                <w:iCs w:val="0"/>
                <w:color w:val="000000" w:themeColor="text1"/>
                <w:sz w:val="22"/>
                <w:szCs w:val="22"/>
              </w:rPr>
            </w:rPrChange>
          </w:rPr>
          <w:delText xml:space="preserve"> </w:delText>
        </w:r>
      </w:del>
      <w:r w:rsidRPr="00151294">
        <w:rPr>
          <w:color w:val="000000" w:themeColor="text1"/>
          <w:sz w:val="22"/>
          <w:szCs w:val="22"/>
          <w:rPrChange w:id="534" w:author="Arya" w:date="2025-02-26T17:31:00Z" w16du:dateUtc="2025-02-26T12:01:00Z">
            <w:rPr>
              <w:i w:val="0"/>
              <w:iCs w:val="0"/>
              <w:color w:val="000000" w:themeColor="text1"/>
              <w:sz w:val="22"/>
              <w:szCs w:val="22"/>
            </w:rPr>
          </w:rPrChange>
        </w:rPr>
        <w:fldChar w:fldCharType="begin"/>
      </w:r>
      <w:r w:rsidRPr="00151294">
        <w:rPr>
          <w:color w:val="000000" w:themeColor="text1"/>
          <w:sz w:val="22"/>
          <w:szCs w:val="22"/>
          <w:rPrChange w:id="535" w:author="Arya" w:date="2025-02-26T17:31:00Z" w16du:dateUtc="2025-02-26T12:01:00Z">
            <w:rPr>
              <w:i w:val="0"/>
              <w:iCs w:val="0"/>
              <w:color w:val="000000" w:themeColor="text1"/>
              <w:sz w:val="22"/>
              <w:szCs w:val="22"/>
            </w:rPr>
          </w:rPrChange>
        </w:rPr>
        <w:instrText xml:space="preserve"> SEQ Figure \* ARABIC </w:instrText>
      </w:r>
      <w:r w:rsidRPr="00151294">
        <w:rPr>
          <w:color w:val="000000" w:themeColor="text1"/>
          <w:sz w:val="22"/>
          <w:szCs w:val="22"/>
          <w:rPrChange w:id="536" w:author="Arya" w:date="2025-02-26T17:31:00Z" w16du:dateUtc="2025-02-26T12:01:00Z">
            <w:rPr>
              <w:i w:val="0"/>
              <w:iCs w:val="0"/>
              <w:color w:val="000000" w:themeColor="text1"/>
              <w:sz w:val="22"/>
              <w:szCs w:val="22"/>
            </w:rPr>
          </w:rPrChange>
        </w:rPr>
        <w:fldChar w:fldCharType="separate"/>
      </w:r>
      <w:r w:rsidRPr="00151294">
        <w:rPr>
          <w:color w:val="000000" w:themeColor="text1"/>
          <w:sz w:val="22"/>
          <w:szCs w:val="22"/>
          <w:rPrChange w:id="537" w:author="Arya" w:date="2025-02-26T17:31:00Z" w16du:dateUtc="2025-02-26T12:01:00Z">
            <w:rPr>
              <w:i w:val="0"/>
              <w:iCs w:val="0"/>
              <w:color w:val="000000" w:themeColor="text1"/>
              <w:sz w:val="22"/>
              <w:szCs w:val="22"/>
            </w:rPr>
          </w:rPrChange>
        </w:rPr>
        <w:t>5</w:t>
      </w:r>
      <w:r w:rsidRPr="00151294">
        <w:rPr>
          <w:color w:val="000000" w:themeColor="text1"/>
          <w:sz w:val="22"/>
          <w:szCs w:val="22"/>
          <w:rPrChange w:id="538" w:author="Arya" w:date="2025-02-26T17:31:00Z" w16du:dateUtc="2025-02-26T12:01:00Z">
            <w:rPr>
              <w:i w:val="0"/>
              <w:iCs w:val="0"/>
              <w:color w:val="000000" w:themeColor="text1"/>
              <w:sz w:val="22"/>
              <w:szCs w:val="22"/>
            </w:rPr>
          </w:rPrChange>
        </w:rPr>
        <w:fldChar w:fldCharType="end"/>
      </w:r>
      <w:r w:rsidRPr="004B6A04">
        <w:rPr>
          <w:i w:val="0"/>
          <w:iCs w:val="0"/>
          <w:color w:val="000000" w:themeColor="text1"/>
          <w:sz w:val="22"/>
          <w:szCs w:val="22"/>
        </w:rPr>
        <w:t xml:space="preserve"> below introduces Cloud Financial Management on AWS Architecture</w:t>
      </w:r>
      <w:r w:rsidR="00945324">
        <w:rPr>
          <w:i w:val="0"/>
          <w:iCs w:val="0"/>
          <w:color w:val="000000" w:themeColor="text1"/>
          <w:sz w:val="22"/>
          <w:szCs w:val="22"/>
        </w:rPr>
        <w:t xml:space="preserve"> </w:t>
      </w:r>
      <w:sdt>
        <w:sdtPr>
          <w:rPr>
            <w:i w:val="0"/>
            <w:iCs w:val="0"/>
            <w:color w:val="000000" w:themeColor="text1"/>
            <w:sz w:val="22"/>
            <w:szCs w:val="22"/>
          </w:rPr>
          <w:id w:val="2119015098"/>
          <w:citation/>
        </w:sdtPr>
        <w:sdtContent>
          <w:r w:rsidR="00945324">
            <w:rPr>
              <w:i w:val="0"/>
              <w:iCs w:val="0"/>
              <w:color w:val="000000" w:themeColor="text1"/>
              <w:sz w:val="22"/>
              <w:szCs w:val="22"/>
            </w:rPr>
            <w:fldChar w:fldCharType="begin"/>
          </w:r>
          <w:r w:rsidR="00945324">
            <w:rPr>
              <w:i w:val="0"/>
              <w:iCs w:val="0"/>
              <w:color w:val="000000" w:themeColor="text1"/>
              <w:sz w:val="22"/>
              <w:szCs w:val="22"/>
            </w:rPr>
            <w:instrText xml:space="preserve"> CITATION For20 \l 1033 </w:instrText>
          </w:r>
          <w:r w:rsidR="00945324">
            <w:rPr>
              <w:i w:val="0"/>
              <w:iCs w:val="0"/>
              <w:color w:val="000000" w:themeColor="text1"/>
              <w:sz w:val="22"/>
              <w:szCs w:val="22"/>
            </w:rPr>
            <w:fldChar w:fldCharType="separate"/>
          </w:r>
          <w:r w:rsidR="007D06CD" w:rsidRPr="007D06CD">
            <w:rPr>
              <w:noProof/>
              <w:color w:val="000000" w:themeColor="text1"/>
              <w:sz w:val="22"/>
              <w:szCs w:val="22"/>
            </w:rPr>
            <w:t>[31]</w:t>
          </w:r>
          <w:r w:rsidR="00945324">
            <w:rPr>
              <w:i w:val="0"/>
              <w:iCs w:val="0"/>
              <w:color w:val="000000" w:themeColor="text1"/>
              <w:sz w:val="22"/>
              <w:szCs w:val="22"/>
            </w:rPr>
            <w:fldChar w:fldCharType="end"/>
          </w:r>
        </w:sdtContent>
      </w:sdt>
      <w:r w:rsidRPr="004B6A04">
        <w:rPr>
          <w:i w:val="0"/>
          <w:iCs w:val="0"/>
          <w:color w:val="000000" w:themeColor="text1"/>
          <w:sz w:val="22"/>
          <w:szCs w:val="22"/>
        </w:rPr>
        <w:t>:</w:t>
      </w:r>
    </w:p>
    <w:p w14:paraId="3BF0E152" w14:textId="77777777" w:rsidR="002F0C19" w:rsidRDefault="002F0C19" w:rsidP="001B1439">
      <w:pPr>
        <w:pStyle w:val="FigureBPBHEB"/>
        <w:pPrChange w:id="539" w:author="Arya" w:date="2025-03-03T10:04:00Z" w16du:dateUtc="2025-03-03T04:34:00Z">
          <w:pPr>
            <w:keepNext/>
          </w:pPr>
        </w:pPrChange>
      </w:pPr>
      <w:r>
        <w:rPr>
          <w:noProof/>
        </w:rPr>
        <w:lastRenderedPageBreak/>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77777777" w:rsidR="002F0C19" w:rsidRPr="006E452A" w:rsidRDefault="002F0C19" w:rsidP="002F0C19">
      <w:pPr>
        <w:pStyle w:val="Caption"/>
      </w:pPr>
      <w:commentRangeStart w:id="540"/>
      <w:r>
        <w:t xml:space="preserve">Figure </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commentRangeEnd w:id="540"/>
      <w:r w:rsidR="00151294">
        <w:rPr>
          <w:rStyle w:val="CommentReference"/>
          <w:i w:val="0"/>
          <w:iCs w:val="0"/>
          <w:color w:val="000000" w:themeColor="text1"/>
        </w:rPr>
        <w:commentReference w:id="540"/>
      </w:r>
    </w:p>
    <w:bookmarkEnd w:id="527"/>
    <w:p w14:paraId="79C026FF" w14:textId="14A8A448" w:rsidR="00C66312" w:rsidRPr="00C66312" w:rsidRDefault="00C66312">
      <w:pPr>
        <w:pStyle w:val="Heading2BPBHEB"/>
        <w:pPrChange w:id="541" w:author="Arya" w:date="2025-02-26T17:32:00Z" w16du:dateUtc="2025-02-26T12:02:00Z">
          <w:pPr>
            <w:pStyle w:val="Heading1"/>
          </w:pPr>
        </w:pPrChange>
      </w:pPr>
      <w:r w:rsidRPr="00C66312">
        <w:t xml:space="preserve">Amazon EC2 </w:t>
      </w:r>
      <w:r w:rsidR="00151294" w:rsidRPr="00C66312">
        <w:t>spot instances</w:t>
      </w:r>
    </w:p>
    <w:p w14:paraId="5BA504EA" w14:textId="77E003EA" w:rsidR="00C66312" w:rsidRPr="00C66312" w:rsidRDefault="00C66312">
      <w:pPr>
        <w:pStyle w:val="NormalBPBHEB"/>
        <w:pPrChange w:id="542" w:author="Arya" w:date="2025-02-26T17:32:00Z" w16du:dateUtc="2025-02-26T12:02:00Z">
          <w:pPr>
            <w:jc w:val="both"/>
          </w:pPr>
        </w:pPrChange>
      </w:pPr>
      <w:r w:rsidRPr="00C66312">
        <w:t xml:space="preserve">Amazon EC2 Spot Instances provide businesses with a cost-effective </w:t>
      </w:r>
      <w:r w:rsidR="00355998" w:rsidRPr="00C66312">
        <w:t>way</w:t>
      </w:r>
      <w:r w:rsidRPr="00C66312">
        <w:t xml:space="preserve"> </w:t>
      </w:r>
      <w:r w:rsidR="004B3FC1" w:rsidRPr="004B3FC1">
        <w:t xml:space="preserve">to run applications flexibly while </w:t>
      </w:r>
      <w:r w:rsidR="007A4105" w:rsidRPr="004B3FC1">
        <w:t>improving</w:t>
      </w:r>
      <w:r w:rsidR="004B3FC1" w:rsidRPr="004B3FC1">
        <w:t xml:space="preserve"> cloud computing costs. This section explores how EC2 Spot Instances can help businesses manage their financial resources effectively in cloud computing environments</w:t>
      </w:r>
      <w:r w:rsidR="00BD5E25">
        <w:t xml:space="preserve"> </w:t>
      </w:r>
      <w:sdt>
        <w:sdtPr>
          <w:id w:val="-2010824173"/>
          <w:citation/>
        </w:sdtPr>
        <w:sdtContent>
          <w:r w:rsidR="006D445A">
            <w:fldChar w:fldCharType="begin"/>
          </w:r>
          <w:r w:rsidR="006D445A">
            <w:instrText xml:space="preserve"> CITATION AWS2a \l 1033 </w:instrText>
          </w:r>
          <w:r w:rsidR="006D445A">
            <w:fldChar w:fldCharType="separate"/>
          </w:r>
          <w:r w:rsidR="007D06CD" w:rsidRPr="007D06CD">
            <w:rPr>
              <w:noProof/>
            </w:rPr>
            <w:t>[32]</w:t>
          </w:r>
          <w:r w:rsidR="006D445A">
            <w:fldChar w:fldCharType="end"/>
          </w:r>
        </w:sdtContent>
      </w:sdt>
      <w:r w:rsidR="00E02AFD">
        <w:t xml:space="preserve">; </w:t>
      </w:r>
      <w:sdt>
        <w:sdtPr>
          <w:id w:val="857085706"/>
          <w:citation/>
        </w:sdtPr>
        <w:sdtContent>
          <w:r w:rsidR="00505C57">
            <w:fldChar w:fldCharType="begin"/>
          </w:r>
          <w:r w:rsidR="002131C0">
            <w:instrText xml:space="preserve">CITATION AWS2a3 \l 1033 </w:instrText>
          </w:r>
          <w:r w:rsidR="00505C57">
            <w:fldChar w:fldCharType="separate"/>
          </w:r>
          <w:r w:rsidR="007D06CD" w:rsidRPr="007D06CD">
            <w:rPr>
              <w:noProof/>
            </w:rPr>
            <w:t>[33]</w:t>
          </w:r>
          <w:r w:rsidR="00505C57">
            <w:fldChar w:fldCharType="end"/>
          </w:r>
        </w:sdtContent>
      </w:sdt>
      <w:r w:rsidRPr="00C66312">
        <w:t>.</w:t>
      </w:r>
    </w:p>
    <w:p w14:paraId="64BA5DA5" w14:textId="0176F40E" w:rsidR="00C66312" w:rsidRDefault="00C66312">
      <w:pPr>
        <w:pStyle w:val="Heading3BPBHEB"/>
        <w:pPrChange w:id="543" w:author="Arya" w:date="2025-02-26T17:33:00Z" w16du:dateUtc="2025-02-26T12:03:00Z">
          <w:pPr>
            <w:pStyle w:val="Heading2"/>
          </w:pPr>
        </w:pPrChange>
      </w:pPr>
      <w:r w:rsidRPr="00C66312">
        <w:t xml:space="preserve">Key </w:t>
      </w:r>
      <w:ins w:id="544" w:author="Arya" w:date="2025-02-26T17:33:00Z" w16du:dateUtc="2025-02-26T12:03:00Z">
        <w:r w:rsidR="00151294">
          <w:t>f</w:t>
        </w:r>
      </w:ins>
      <w:del w:id="545" w:author="Arya" w:date="2025-02-26T17:33:00Z" w16du:dateUtc="2025-02-26T12:03:00Z">
        <w:r w:rsidRPr="00C66312" w:rsidDel="00151294">
          <w:delText>F</w:delText>
        </w:r>
      </w:del>
      <w:r w:rsidRPr="00C66312">
        <w:t xml:space="preserve">eatures of Amazon EC2 </w:t>
      </w:r>
      <w:r w:rsidR="00151294" w:rsidRPr="00C66312">
        <w:t>spot instances</w:t>
      </w:r>
    </w:p>
    <w:p w14:paraId="376B6686" w14:textId="5B58C1C2" w:rsidR="00BD5E25" w:rsidRPr="00BD5E25" w:rsidRDefault="00370910">
      <w:pPr>
        <w:pStyle w:val="NormalBPBHEB"/>
        <w:pPrChange w:id="546" w:author="Arya" w:date="2025-02-26T17:33:00Z" w16du:dateUtc="2025-02-26T12:03:00Z">
          <w:pPr>
            <w:jc w:val="both"/>
          </w:pPr>
        </w:pPrChange>
      </w:pPr>
      <w:r>
        <w:t>In t</w:t>
      </w:r>
      <w:r w:rsidR="00BD5E25" w:rsidRPr="00BD5E25">
        <w:t>his section</w:t>
      </w:r>
      <w:r>
        <w:t xml:space="preserve"> we</w:t>
      </w:r>
      <w:r w:rsidR="00BD5E25" w:rsidRPr="00BD5E25">
        <w:t xml:space="preserve"> explore the key features, benefits, and practical applications of EC2 Spot Instances, focusing on their role in cloud </w:t>
      </w:r>
      <w:r w:rsidR="008B1056" w:rsidRPr="00BD5E25">
        <w:t>monetary management</w:t>
      </w:r>
      <w:r>
        <w:t>:</w:t>
      </w:r>
    </w:p>
    <w:p w14:paraId="5CA77E92" w14:textId="5F50D143" w:rsidR="00C66312" w:rsidRPr="00C66312" w:rsidRDefault="00C66312">
      <w:pPr>
        <w:pStyle w:val="NormalBPBHEB"/>
        <w:numPr>
          <w:ilvl w:val="0"/>
          <w:numId w:val="13"/>
        </w:numPr>
        <w:pPrChange w:id="547" w:author="Arya" w:date="2025-02-26T17:33:00Z" w16du:dateUtc="2025-02-26T12:03:00Z">
          <w:pPr>
            <w:pStyle w:val="NormalBPBHEB"/>
          </w:pPr>
        </w:pPrChange>
      </w:pPr>
      <w:commentRangeStart w:id="548"/>
      <w:r w:rsidRPr="00D77535">
        <w:rPr>
          <w:b/>
          <w:bCs/>
        </w:rPr>
        <w:t xml:space="preserve">Cost </w:t>
      </w:r>
      <w:ins w:id="549" w:author="Arya" w:date="2025-02-26T17:33:00Z" w16du:dateUtc="2025-02-26T12:03:00Z">
        <w:r w:rsidR="00151294">
          <w:rPr>
            <w:b/>
            <w:bCs/>
          </w:rPr>
          <w:t>s</w:t>
        </w:r>
      </w:ins>
      <w:del w:id="550" w:author="Arya" w:date="2025-02-26T17:33:00Z" w16du:dateUtc="2025-02-26T12:03:00Z">
        <w:r w:rsidRPr="00D77535" w:rsidDel="00151294">
          <w:rPr>
            <w:b/>
            <w:bCs/>
          </w:rPr>
          <w:delText>S</w:delText>
        </w:r>
      </w:del>
      <w:r w:rsidRPr="00D77535">
        <w:rPr>
          <w:b/>
          <w:bCs/>
        </w:rPr>
        <w:t>avings</w:t>
      </w:r>
      <w:r w:rsidR="00D77535">
        <w:rPr>
          <w:b/>
          <w:bCs/>
        </w:rPr>
        <w:t xml:space="preserve">: </w:t>
      </w:r>
      <w:commentRangeEnd w:id="548"/>
      <w:r w:rsidR="001B1439">
        <w:rPr>
          <w:rStyle w:val="CommentReference"/>
          <w:rFonts w:asciiTheme="minorHAnsi" w:eastAsiaTheme="minorHAnsi" w:hAnsiTheme="minorHAnsi" w:cstheme="minorBidi"/>
        </w:rPr>
        <w:commentReference w:id="548"/>
      </w:r>
      <w:r w:rsidR="00152759" w:rsidRPr="00152759">
        <w:t xml:space="preserve">EC2 Spot Instances allow businesses to bid on unused EC2 </w:t>
      </w:r>
      <w:r w:rsidR="00355998" w:rsidRPr="00152759">
        <w:t>ability</w:t>
      </w:r>
      <w:r w:rsidR="00152759" w:rsidRPr="00152759">
        <w:t xml:space="preserve"> at reduced prices. These instances provide substantial cost savings compared to On-Demand instances, but with the risk of termination when the market price rises</w:t>
      </w:r>
      <w:r w:rsidRPr="00C66312">
        <w:t xml:space="preserve">. </w:t>
      </w:r>
      <w:sdt>
        <w:sdtPr>
          <w:id w:val="-1617354179"/>
          <w:citation/>
        </w:sdtPr>
        <w:sdtContent>
          <w:r w:rsidR="00957B55">
            <w:fldChar w:fldCharType="begin"/>
          </w:r>
          <w:r w:rsidR="002131C0">
            <w:instrText xml:space="preserve">CITATION AWS208 \l 1033 </w:instrText>
          </w:r>
          <w:r w:rsidR="00957B55">
            <w:fldChar w:fldCharType="separate"/>
          </w:r>
          <w:r w:rsidR="007D06CD" w:rsidRPr="007D06CD">
            <w:rPr>
              <w:noProof/>
            </w:rPr>
            <w:t>[34]</w:t>
          </w:r>
          <w:r w:rsidR="00957B55">
            <w:fldChar w:fldCharType="end"/>
          </w:r>
        </w:sdtContent>
      </w:sdt>
      <w:r w:rsidRPr="00C66312">
        <w:t>.</w:t>
      </w:r>
    </w:p>
    <w:p w14:paraId="20AF9C01" w14:textId="70A09BDC" w:rsidR="00C66312" w:rsidRPr="00C66312" w:rsidRDefault="00C66312">
      <w:pPr>
        <w:pStyle w:val="NormalBPBHEB"/>
        <w:numPr>
          <w:ilvl w:val="0"/>
          <w:numId w:val="13"/>
        </w:numPr>
        <w:pPrChange w:id="551" w:author="Arya" w:date="2025-02-26T17:33:00Z" w16du:dateUtc="2025-02-26T12:03:00Z">
          <w:pPr>
            <w:pStyle w:val="NormalBPBHEB"/>
          </w:pPr>
        </w:pPrChange>
      </w:pPr>
      <w:r w:rsidRPr="00D77535">
        <w:rPr>
          <w:b/>
          <w:bCs/>
        </w:rPr>
        <w:t xml:space="preserve">Flexible </w:t>
      </w:r>
      <w:ins w:id="552" w:author="Arya" w:date="2025-02-26T17:33:00Z" w16du:dateUtc="2025-02-26T12:03:00Z">
        <w:r w:rsidR="00151294">
          <w:rPr>
            <w:b/>
            <w:bCs/>
          </w:rPr>
          <w:t>w</w:t>
        </w:r>
      </w:ins>
      <w:del w:id="553" w:author="Arya" w:date="2025-02-26T17:33:00Z" w16du:dateUtc="2025-02-26T12:03:00Z">
        <w:r w:rsidRPr="00D77535" w:rsidDel="00151294">
          <w:rPr>
            <w:b/>
            <w:bCs/>
          </w:rPr>
          <w:delText>W</w:delText>
        </w:r>
      </w:del>
      <w:r w:rsidRPr="00D77535">
        <w:rPr>
          <w:b/>
          <w:bCs/>
        </w:rPr>
        <w:t>orkloads</w:t>
      </w:r>
      <w:r w:rsidR="00450C62">
        <w:rPr>
          <w:b/>
          <w:bCs/>
        </w:rPr>
        <w:t xml:space="preserve">: </w:t>
      </w:r>
      <w:r w:rsidRPr="00C66312">
        <w:t xml:space="preserve">Spot Instances </w:t>
      </w:r>
      <w:r w:rsidR="00890971" w:rsidRPr="00890971">
        <w:t xml:space="preserve">are ideal for workloads that can tolerate interruptions, such as batch processing and data analysis. These workloads </w:t>
      </w:r>
      <w:r w:rsidR="00355998" w:rsidRPr="00890971">
        <w:t>receive help</w:t>
      </w:r>
      <w:r w:rsidR="00890971" w:rsidRPr="00890971">
        <w:t xml:space="preserve"> from cost savings during periods of excess </w:t>
      </w:r>
      <w:r w:rsidR="007A4105" w:rsidRPr="00890971">
        <w:t>ability</w:t>
      </w:r>
      <w:r w:rsidR="00890971" w:rsidRPr="00890971">
        <w:t xml:space="preserve"> </w:t>
      </w:r>
      <w:sdt>
        <w:sdtPr>
          <w:id w:val="-1015845592"/>
          <w:citation/>
        </w:sdtPr>
        <w:sdtContent>
          <w:r w:rsidR="008A4148">
            <w:fldChar w:fldCharType="begin"/>
          </w:r>
          <w:r w:rsidR="002131C0">
            <w:instrText xml:space="preserve">CITATION AWS2b \l 1033 </w:instrText>
          </w:r>
          <w:r w:rsidR="008A4148">
            <w:fldChar w:fldCharType="separate"/>
          </w:r>
          <w:r w:rsidR="007D06CD" w:rsidRPr="007D06CD">
            <w:rPr>
              <w:noProof/>
            </w:rPr>
            <w:t>[35]</w:t>
          </w:r>
          <w:r w:rsidR="008A4148">
            <w:fldChar w:fldCharType="end"/>
          </w:r>
        </w:sdtContent>
      </w:sdt>
      <w:r w:rsidRPr="00C66312">
        <w:t>.</w:t>
      </w:r>
    </w:p>
    <w:p w14:paraId="0C009A99" w14:textId="01C6449E" w:rsidR="00C66312" w:rsidRDefault="00C66312">
      <w:pPr>
        <w:pStyle w:val="NormalBPBHEB"/>
        <w:numPr>
          <w:ilvl w:val="0"/>
          <w:numId w:val="13"/>
        </w:numPr>
        <w:pPrChange w:id="554" w:author="Arya" w:date="2025-02-26T17:33:00Z" w16du:dateUtc="2025-02-26T12:03:00Z">
          <w:pPr>
            <w:pStyle w:val="NormalBPBHEB"/>
          </w:pPr>
        </w:pPrChange>
      </w:pPr>
      <w:r w:rsidRPr="00D77535">
        <w:rPr>
          <w:b/>
          <w:bCs/>
        </w:rPr>
        <w:t xml:space="preserve">Integration with </w:t>
      </w:r>
      <w:r w:rsidR="00151294" w:rsidRPr="00D77535">
        <w:rPr>
          <w:b/>
          <w:bCs/>
        </w:rPr>
        <w:t>auto scaling</w:t>
      </w:r>
      <w:r w:rsidR="00450C62">
        <w:rPr>
          <w:b/>
          <w:bCs/>
        </w:rPr>
        <w:t xml:space="preserve">: </w:t>
      </w:r>
      <w:r w:rsidRPr="00C66312">
        <w:t>Spot Instances integrate seamlessly with Auto Scaling groups</w:t>
      </w:r>
      <w:r w:rsidR="00016FAB">
        <w:t>,</w:t>
      </w:r>
      <w:r w:rsidRPr="00C66312">
        <w:t xml:space="preserve"> </w:t>
      </w:r>
      <w:r w:rsidR="00016FAB" w:rsidRPr="00016FAB">
        <w:t xml:space="preserve">enabling businesses to automatically adjust </w:t>
      </w:r>
      <w:r w:rsidR="00452FB4" w:rsidRPr="00016FAB">
        <w:t>ability</w:t>
      </w:r>
      <w:r w:rsidR="00016FAB" w:rsidRPr="00016FAB">
        <w:t xml:space="preserve"> based on fluctuating workloads, ensuring </w:t>
      </w:r>
      <w:r w:rsidR="00233351">
        <w:t xml:space="preserve">keeping the </w:t>
      </w:r>
      <w:r w:rsidR="00016FAB" w:rsidRPr="00016FAB">
        <w:t xml:space="preserve">performance even during interruptions </w:t>
      </w:r>
      <w:sdt>
        <w:sdtPr>
          <w:id w:val="-1176102372"/>
          <w:citation/>
        </w:sdtPr>
        <w:sdtContent>
          <w:r w:rsidR="00D31325">
            <w:fldChar w:fldCharType="begin"/>
          </w:r>
          <w:r w:rsidR="002131C0">
            <w:instrText xml:space="preserve">CITATION AWS208 \l 1033 </w:instrText>
          </w:r>
          <w:r w:rsidR="00D31325">
            <w:fldChar w:fldCharType="separate"/>
          </w:r>
          <w:r w:rsidR="007D06CD" w:rsidRPr="007D06CD">
            <w:rPr>
              <w:noProof/>
            </w:rPr>
            <w:t>[34]</w:t>
          </w:r>
          <w:r w:rsidR="00D31325">
            <w:fldChar w:fldCharType="end"/>
          </w:r>
        </w:sdtContent>
      </w:sdt>
      <w:r w:rsidR="002627BE">
        <w:t>.</w:t>
      </w:r>
    </w:p>
    <w:p w14:paraId="57ABA52B" w14:textId="77777777" w:rsidR="00844171" w:rsidRPr="00844171" w:rsidRDefault="00844171">
      <w:pPr>
        <w:pStyle w:val="Heading3BPBHEB"/>
        <w:pPrChange w:id="555" w:author="Arya" w:date="2025-02-26T17:33:00Z" w16du:dateUtc="2025-02-26T12:03:00Z">
          <w:pPr>
            <w:jc w:val="both"/>
          </w:pPr>
        </w:pPrChange>
      </w:pPr>
      <w:r w:rsidRPr="00844171">
        <w:lastRenderedPageBreak/>
        <w:t>Challenges</w:t>
      </w:r>
    </w:p>
    <w:p w14:paraId="6EEC4F0A" w14:textId="1D5944DE" w:rsidR="00844171" w:rsidRPr="00844171" w:rsidRDefault="00844171">
      <w:pPr>
        <w:pStyle w:val="NormalBPBHEB"/>
        <w:pPrChange w:id="556" w:author="Arya" w:date="2025-02-26T17:33:00Z" w16du:dateUtc="2025-02-26T12:03:00Z">
          <w:pPr>
            <w:jc w:val="both"/>
          </w:pPr>
        </w:pPrChange>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pPr>
        <w:pStyle w:val="Heading3BPBHEB"/>
        <w:pPrChange w:id="557" w:author="Arya" w:date="2025-02-26T17:33:00Z" w16du:dateUtc="2025-02-26T12:03:00Z">
          <w:pPr>
            <w:pStyle w:val="Heading2"/>
          </w:pPr>
        </w:pPrChange>
      </w:pPr>
      <w:r w:rsidRPr="00C66312">
        <w:t xml:space="preserve">Benefits </w:t>
      </w:r>
    </w:p>
    <w:p w14:paraId="33FBF059" w14:textId="6A1315F5" w:rsidR="00126572" w:rsidRPr="00126572" w:rsidRDefault="00126572" w:rsidP="00712B4A">
      <w:pPr>
        <w:pStyle w:val="NormalBPBHEB"/>
      </w:pPr>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15BDA7A2" w:rsidR="00C66312" w:rsidRPr="00C66312" w:rsidRDefault="00C66312">
      <w:pPr>
        <w:pStyle w:val="NormalBPBHEB"/>
        <w:numPr>
          <w:ilvl w:val="0"/>
          <w:numId w:val="14"/>
        </w:numPr>
        <w:pPrChange w:id="558" w:author="Arya" w:date="2025-02-26T17:34:00Z" w16du:dateUtc="2025-02-26T12:04:00Z">
          <w:pPr>
            <w:pStyle w:val="NormalBPBHEB"/>
          </w:pPr>
        </w:pPrChange>
      </w:pPr>
      <w:r w:rsidRPr="00A528A3">
        <w:rPr>
          <w:b/>
          <w:bCs/>
        </w:rPr>
        <w:t xml:space="preserve">Optimized </w:t>
      </w:r>
      <w:r w:rsidR="00712B4A" w:rsidRPr="00A528A3">
        <w:rPr>
          <w:b/>
          <w:bCs/>
        </w:rPr>
        <w:t>cost-performance ratio</w:t>
      </w:r>
      <w:r w:rsidR="00A528A3">
        <w:rPr>
          <w:b/>
          <w:bCs/>
        </w:rPr>
        <w:t xml:space="preserve">: </w:t>
      </w:r>
      <w:del w:id="559" w:author="Arya" w:date="2025-02-26T17:34:00Z" w16du:dateUtc="2025-02-26T12:04:00Z">
        <w:r w:rsidRPr="00A528A3" w:rsidDel="00712B4A">
          <w:rPr>
            <w:b/>
            <w:bCs/>
          </w:rPr>
          <w:delText xml:space="preserve"> </w:delText>
        </w:r>
      </w:del>
      <w:r w:rsidR="00DB4E0D" w:rsidRPr="00DB4E0D">
        <w:t xml:space="preserve">Spot Instances provide a higher cost-performance ratio, offering businesses more computational power for a fixed budget </w:t>
      </w:r>
      <w:sdt>
        <w:sdtPr>
          <w:id w:val="699123552"/>
          <w:citation/>
        </w:sdtPr>
        <w:sdtContent>
          <w:r w:rsidR="00114FB4">
            <w:fldChar w:fldCharType="begin"/>
          </w:r>
          <w:r w:rsidR="002131C0">
            <w:instrText xml:space="preserve">CITATION AWS208 \l 1033 </w:instrText>
          </w:r>
          <w:r w:rsidR="00114FB4">
            <w:fldChar w:fldCharType="separate"/>
          </w:r>
          <w:r w:rsidR="007D06CD" w:rsidRPr="007D06CD">
            <w:rPr>
              <w:noProof/>
            </w:rPr>
            <w:t>[34]</w:t>
          </w:r>
          <w:r w:rsidR="00114FB4">
            <w:fldChar w:fldCharType="end"/>
          </w:r>
        </w:sdtContent>
      </w:sdt>
      <w:r w:rsidRPr="00C66312">
        <w:t>.</w:t>
      </w:r>
    </w:p>
    <w:p w14:paraId="708798F7" w14:textId="6B60F634" w:rsidR="00C66312" w:rsidRPr="00C66312" w:rsidRDefault="00C66312">
      <w:pPr>
        <w:pStyle w:val="NormalBPBHEB"/>
        <w:numPr>
          <w:ilvl w:val="0"/>
          <w:numId w:val="14"/>
        </w:numPr>
        <w:pPrChange w:id="560" w:author="Arya" w:date="2025-02-26T17:34:00Z" w16du:dateUtc="2025-02-26T12:04:00Z">
          <w:pPr>
            <w:pStyle w:val="NormalBPBHEB"/>
          </w:pPr>
        </w:pPrChange>
      </w:pPr>
      <w:r w:rsidRPr="00A528A3">
        <w:rPr>
          <w:b/>
          <w:bCs/>
        </w:rPr>
        <w:t xml:space="preserve">Scalability and </w:t>
      </w:r>
      <w:ins w:id="561" w:author="Arya" w:date="2025-02-26T17:34:00Z" w16du:dateUtc="2025-02-26T12:04:00Z">
        <w:r w:rsidR="00712B4A">
          <w:rPr>
            <w:b/>
            <w:bCs/>
          </w:rPr>
          <w:t>f</w:t>
        </w:r>
      </w:ins>
      <w:del w:id="562" w:author="Arya" w:date="2025-02-26T17:34:00Z" w16du:dateUtc="2025-02-26T12:04:00Z">
        <w:r w:rsidRPr="00A528A3" w:rsidDel="00712B4A">
          <w:rPr>
            <w:b/>
            <w:bCs/>
          </w:rPr>
          <w:delText>F</w:delText>
        </w:r>
      </w:del>
      <w:r w:rsidRPr="00A528A3">
        <w:rPr>
          <w:b/>
          <w:bCs/>
        </w:rPr>
        <w:t>lexibility</w:t>
      </w:r>
      <w:r w:rsidR="00A528A3">
        <w:rPr>
          <w:b/>
          <w:bCs/>
        </w:rPr>
        <w:t xml:space="preserve">: </w:t>
      </w:r>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sdt>
        <w:sdtPr>
          <w:id w:val="-837917305"/>
          <w:citation/>
        </w:sdtPr>
        <w:sdtContent>
          <w:r w:rsidR="00B30604">
            <w:fldChar w:fldCharType="begin"/>
          </w:r>
          <w:r w:rsidR="002131C0">
            <w:instrText xml:space="preserve">CITATION AWS2b \l 1033 </w:instrText>
          </w:r>
          <w:r w:rsidR="00B30604">
            <w:fldChar w:fldCharType="separate"/>
          </w:r>
          <w:r w:rsidR="007D06CD" w:rsidRPr="007D06CD">
            <w:rPr>
              <w:noProof/>
            </w:rPr>
            <w:t>[35]</w:t>
          </w:r>
          <w:r w:rsidR="00B30604">
            <w:fldChar w:fldCharType="end"/>
          </w:r>
        </w:sdtContent>
      </w:sdt>
      <w:r w:rsidRPr="00C66312">
        <w:t>.</w:t>
      </w:r>
    </w:p>
    <w:p w14:paraId="1D041D70" w14:textId="338FF1D2" w:rsidR="00C66312" w:rsidRPr="00C66312" w:rsidRDefault="00C66312">
      <w:pPr>
        <w:pStyle w:val="NormalBPBHEB"/>
        <w:numPr>
          <w:ilvl w:val="0"/>
          <w:numId w:val="14"/>
        </w:numPr>
        <w:pPrChange w:id="563" w:author="Arya" w:date="2025-02-26T17:34:00Z" w16du:dateUtc="2025-02-26T12:04:00Z">
          <w:pPr>
            <w:pStyle w:val="NormalBPBHEB"/>
          </w:pPr>
        </w:pPrChange>
      </w:pPr>
      <w:r w:rsidRPr="00A528A3">
        <w:rPr>
          <w:b/>
          <w:bCs/>
        </w:rPr>
        <w:t xml:space="preserve">Diverse </w:t>
      </w:r>
      <w:ins w:id="564" w:author="Arya" w:date="2025-02-26T17:34:00Z" w16du:dateUtc="2025-02-26T12:04:00Z">
        <w:r w:rsidR="00712B4A">
          <w:rPr>
            <w:b/>
            <w:bCs/>
          </w:rPr>
          <w:t>u</w:t>
        </w:r>
      </w:ins>
      <w:del w:id="565" w:author="Arya" w:date="2025-02-26T17:34:00Z" w16du:dateUtc="2025-02-26T12:04:00Z">
        <w:r w:rsidRPr="00A528A3" w:rsidDel="00712B4A">
          <w:rPr>
            <w:b/>
            <w:bCs/>
          </w:rPr>
          <w:delText>U</w:delText>
        </w:r>
      </w:del>
      <w:r w:rsidRPr="00A528A3">
        <w:rPr>
          <w:b/>
          <w:bCs/>
        </w:rPr>
        <w:t xml:space="preserve">se </w:t>
      </w:r>
      <w:ins w:id="566" w:author="Arya" w:date="2025-02-26T17:34:00Z" w16du:dateUtc="2025-02-26T12:04:00Z">
        <w:r w:rsidR="00712B4A">
          <w:rPr>
            <w:b/>
            <w:bCs/>
          </w:rPr>
          <w:t>c</w:t>
        </w:r>
      </w:ins>
      <w:del w:id="567" w:author="Arya" w:date="2025-02-26T17:34:00Z" w16du:dateUtc="2025-02-26T12:04:00Z">
        <w:r w:rsidRPr="00A528A3" w:rsidDel="00712B4A">
          <w:rPr>
            <w:b/>
            <w:bCs/>
          </w:rPr>
          <w:delText>C</w:delText>
        </w:r>
      </w:del>
      <w:r w:rsidRPr="00A528A3">
        <w:rPr>
          <w:b/>
          <w:bCs/>
        </w:rPr>
        <w:t>ases</w:t>
      </w:r>
      <w:r w:rsidR="00221C39">
        <w:rPr>
          <w:b/>
          <w:bCs/>
        </w:rPr>
        <w:t xml:space="preserve">: </w:t>
      </w:r>
      <w:r w:rsidR="0035326D" w:rsidRPr="0035326D">
        <w:t xml:space="preserve">Spot Instances support a wide range of use cases, including batch processing, </w:t>
      </w:r>
      <w:r w:rsidR="0035326D" w:rsidRPr="00CB5F0C">
        <w:rPr>
          <w:b/>
          <w:bCs/>
          <w:rPrChange w:id="568" w:author="Arya" w:date="2025-03-03T10:05:00Z" w16du:dateUtc="2025-03-03T04:35:00Z">
            <w:rPr/>
          </w:rPrChange>
        </w:rPr>
        <w:t>high-performance computing</w:t>
      </w:r>
      <w:r w:rsidR="0035326D" w:rsidRPr="0035326D">
        <w:t xml:space="preserve"> (</w:t>
      </w:r>
      <w:r w:rsidR="0035326D" w:rsidRPr="00CB5F0C">
        <w:rPr>
          <w:b/>
          <w:bCs/>
          <w:rPrChange w:id="569" w:author="Arya" w:date="2025-03-03T10:05:00Z" w16du:dateUtc="2025-03-03T04:35:00Z">
            <w:rPr/>
          </w:rPrChange>
        </w:rPr>
        <w:t>HPC</w:t>
      </w:r>
      <w:r w:rsidR="0035326D" w:rsidRPr="0035326D">
        <w:t xml:space="preserve">), and testing environments, offering businesses a versatile, cost-effective solution </w:t>
      </w:r>
      <w:sdt>
        <w:sdtPr>
          <w:id w:val="-1646193975"/>
          <w:citation/>
        </w:sdtPr>
        <w:sdtContent>
          <w:r w:rsidR="00B46021">
            <w:fldChar w:fldCharType="begin"/>
          </w:r>
          <w:r w:rsidR="002131C0">
            <w:instrText xml:space="preserve">CITATION AWS208 \l 1033 </w:instrText>
          </w:r>
          <w:r w:rsidR="00B46021">
            <w:fldChar w:fldCharType="separate"/>
          </w:r>
          <w:r w:rsidR="007D06CD" w:rsidRPr="007D06CD">
            <w:rPr>
              <w:noProof/>
            </w:rPr>
            <w:t>[34]</w:t>
          </w:r>
          <w:r w:rsidR="00B46021">
            <w:fldChar w:fldCharType="end"/>
          </w:r>
        </w:sdtContent>
      </w:sdt>
      <w:r w:rsidRPr="00C66312">
        <w:t>.</w:t>
      </w:r>
    </w:p>
    <w:p w14:paraId="41EA2622" w14:textId="6DB7B7DA" w:rsidR="00C66312" w:rsidRPr="00C66312" w:rsidRDefault="00C66312">
      <w:pPr>
        <w:pStyle w:val="Heading3BPBHEB"/>
        <w:pPrChange w:id="570" w:author="Arya" w:date="2025-02-26T17:34:00Z" w16du:dateUtc="2025-02-26T12:04:00Z">
          <w:pPr>
            <w:pStyle w:val="Heading2"/>
          </w:pPr>
        </w:pPrChange>
      </w:pPr>
      <w:r w:rsidRPr="00C66312">
        <w:t xml:space="preserve">Use </w:t>
      </w:r>
      <w:ins w:id="571" w:author="Arya" w:date="2025-02-26T17:34:00Z" w16du:dateUtc="2025-02-26T12:04:00Z">
        <w:r w:rsidR="00E641B7">
          <w:t>c</w:t>
        </w:r>
      </w:ins>
      <w:del w:id="572" w:author="Arya" w:date="2025-02-26T17:34:00Z" w16du:dateUtc="2025-02-26T12:04:00Z">
        <w:r w:rsidR="0035326D" w:rsidDel="00E641B7">
          <w:delText>C</w:delText>
        </w:r>
      </w:del>
      <w:r w:rsidR="0035326D">
        <w:t>ase</w:t>
      </w:r>
    </w:p>
    <w:p w14:paraId="11BE9CBF" w14:textId="05DB8106" w:rsidR="00C66312" w:rsidRPr="00C66312" w:rsidRDefault="00C66312">
      <w:pPr>
        <w:pStyle w:val="NormalBPBHEB"/>
        <w:pPrChange w:id="573" w:author="Arya" w:date="2025-02-26T17:34:00Z" w16du:dateUtc="2025-02-26T12:04:00Z">
          <w:pPr>
            <w:jc w:val="both"/>
          </w:pPr>
        </w:pPrChange>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sdt>
        <w:sdtPr>
          <w:id w:val="1764725609"/>
          <w:citation/>
        </w:sdtPr>
        <w:sdtContent>
          <w:r w:rsidR="00E3083E">
            <w:fldChar w:fldCharType="begin"/>
          </w:r>
          <w:r w:rsidR="002131C0">
            <w:instrText xml:space="preserve">CITATION AWS2b \l 1033 </w:instrText>
          </w:r>
          <w:r w:rsidR="00E3083E">
            <w:fldChar w:fldCharType="separate"/>
          </w:r>
          <w:r w:rsidR="007D06CD" w:rsidRPr="007D06CD">
            <w:rPr>
              <w:noProof/>
            </w:rPr>
            <w:t>[35]</w:t>
          </w:r>
          <w:r w:rsidR="00E3083E">
            <w:fldChar w:fldCharType="end"/>
          </w:r>
        </w:sdtContent>
      </w:sdt>
      <w:r w:rsidRPr="00C66312">
        <w:t>.</w:t>
      </w:r>
    </w:p>
    <w:p w14:paraId="17D86AE3" w14:textId="7AD46877" w:rsidR="00C66312" w:rsidRPr="00C66312" w:rsidRDefault="00EF6B4F">
      <w:pPr>
        <w:pStyle w:val="Heading3BPBHEB"/>
        <w:pPrChange w:id="574" w:author="Arya" w:date="2025-02-26T17:34:00Z" w16du:dateUtc="2025-02-26T12:04:00Z">
          <w:pPr>
            <w:pStyle w:val="Heading2"/>
          </w:pPr>
        </w:pPrChange>
      </w:pPr>
      <w:r>
        <w:t>Wrap up</w:t>
      </w:r>
    </w:p>
    <w:p w14:paraId="64893B5D" w14:textId="3EC4FD36" w:rsidR="00C66312" w:rsidRPr="00C66312" w:rsidRDefault="00887575">
      <w:pPr>
        <w:pStyle w:val="NormalBPBHEB"/>
        <w:pPrChange w:id="575" w:author="Arya" w:date="2025-02-26T17:34:00Z" w16du:dateUtc="2025-02-26T12:04:00Z">
          <w:pPr>
            <w:jc w:val="both"/>
          </w:pPr>
        </w:pPrChange>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r>
        <w:t xml:space="preserve"> </w:t>
      </w:r>
      <w:sdt>
        <w:sdtPr>
          <w:id w:val="-855805473"/>
          <w:citation/>
        </w:sdtPr>
        <w:sdtContent>
          <w:r w:rsidR="00C170AB">
            <w:fldChar w:fldCharType="begin"/>
          </w:r>
          <w:r w:rsidR="002131C0">
            <w:instrText xml:space="preserve">CITATION AWS2b \l 1033 </w:instrText>
          </w:r>
          <w:r w:rsidR="00C170AB">
            <w:fldChar w:fldCharType="separate"/>
          </w:r>
          <w:r w:rsidR="007D06CD" w:rsidRPr="007D06CD">
            <w:rPr>
              <w:noProof/>
            </w:rPr>
            <w:t>[35]</w:t>
          </w:r>
          <w:r w:rsidR="00C170AB">
            <w:fldChar w:fldCharType="end"/>
          </w:r>
        </w:sdtContent>
      </w:sdt>
      <w:r w:rsidR="00C66312" w:rsidRPr="00C66312">
        <w:t>.</w:t>
      </w:r>
    </w:p>
    <w:p w14:paraId="70E403BD" w14:textId="3FF13F1E" w:rsidR="00176A03" w:rsidRPr="00176A03" w:rsidRDefault="00176A03">
      <w:pPr>
        <w:pStyle w:val="Heading2BPBHEB"/>
        <w:pPrChange w:id="576" w:author="Arya" w:date="2025-02-26T17:34:00Z" w16du:dateUtc="2025-02-26T12:04:00Z">
          <w:pPr>
            <w:pStyle w:val="Heading1"/>
          </w:pPr>
        </w:pPrChange>
      </w:pPr>
      <w:r w:rsidRPr="00176A03">
        <w:t xml:space="preserve">AWS </w:t>
      </w:r>
      <w:ins w:id="577" w:author="Arya" w:date="2025-02-26T17:34:00Z" w16du:dateUtc="2025-02-26T12:04:00Z">
        <w:r w:rsidR="00E641B7">
          <w:t>b</w:t>
        </w:r>
      </w:ins>
      <w:del w:id="578" w:author="Arya" w:date="2025-02-26T17:34:00Z" w16du:dateUtc="2025-02-26T12:04:00Z">
        <w:r w:rsidRPr="00176A03" w:rsidDel="00E641B7">
          <w:delText>B</w:delText>
        </w:r>
      </w:del>
      <w:r w:rsidRPr="00176A03">
        <w:t>udgets</w:t>
      </w:r>
    </w:p>
    <w:p w14:paraId="76705388" w14:textId="3042BA5D" w:rsidR="00176A03" w:rsidRPr="00176A03" w:rsidRDefault="00176A03">
      <w:pPr>
        <w:pStyle w:val="NormalBPBHEB"/>
        <w:pPrChange w:id="579" w:author="Arya" w:date="2025-02-26T17:34:00Z" w16du:dateUtc="2025-02-26T12:04:00Z">
          <w:pPr>
            <w:jc w:val="both"/>
          </w:pPr>
        </w:pPrChange>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goals </w:t>
      </w:r>
      <w:sdt>
        <w:sdtPr>
          <w:id w:val="-1059016692"/>
          <w:citation/>
        </w:sdtPr>
        <w:sdtContent>
          <w:r w:rsidR="009203E1">
            <w:fldChar w:fldCharType="begin"/>
          </w:r>
          <w:r w:rsidR="002131C0">
            <w:instrText xml:space="preserve">CITATION AWS2a1 \l 1033 </w:instrText>
          </w:r>
          <w:r w:rsidR="009203E1">
            <w:fldChar w:fldCharType="separate"/>
          </w:r>
          <w:r w:rsidR="007D06CD" w:rsidRPr="007D06CD">
            <w:rPr>
              <w:noProof/>
            </w:rPr>
            <w:t>[36]</w:t>
          </w:r>
          <w:r w:rsidR="009203E1">
            <w:fldChar w:fldCharType="end"/>
          </w:r>
        </w:sdtContent>
      </w:sdt>
      <w:r w:rsidR="009203E1">
        <w:t>.</w:t>
      </w:r>
    </w:p>
    <w:p w14:paraId="4E417B92" w14:textId="38CF9D6B" w:rsidR="00176A03" w:rsidRDefault="00176A03">
      <w:pPr>
        <w:pStyle w:val="Heading3BPBHEB"/>
        <w:pPrChange w:id="580" w:author="Arya" w:date="2025-02-26T17:34:00Z" w16du:dateUtc="2025-02-26T12:04:00Z">
          <w:pPr>
            <w:pStyle w:val="Heading2"/>
          </w:pPr>
        </w:pPrChange>
      </w:pPr>
      <w:r w:rsidRPr="00176A03">
        <w:t xml:space="preserve">Key </w:t>
      </w:r>
      <w:ins w:id="581" w:author="Arya" w:date="2025-02-26T17:34:00Z" w16du:dateUtc="2025-02-26T12:04:00Z">
        <w:r w:rsidR="00E641B7">
          <w:t>f</w:t>
        </w:r>
      </w:ins>
      <w:del w:id="582" w:author="Arya" w:date="2025-02-26T17:34:00Z" w16du:dateUtc="2025-02-26T12:04:00Z">
        <w:r w:rsidRPr="00176A03" w:rsidDel="00E641B7">
          <w:delText>F</w:delText>
        </w:r>
      </w:del>
      <w:r w:rsidRPr="00176A03">
        <w:t xml:space="preserve">eatures of AWS </w:t>
      </w:r>
      <w:ins w:id="583" w:author="Arya" w:date="2025-02-26T17:34:00Z" w16du:dateUtc="2025-02-26T12:04:00Z">
        <w:r w:rsidR="00E641B7">
          <w:t>b</w:t>
        </w:r>
      </w:ins>
      <w:del w:id="584" w:author="Arya" w:date="2025-02-26T17:34:00Z" w16du:dateUtc="2025-02-26T12:04:00Z">
        <w:r w:rsidRPr="00176A03" w:rsidDel="00E641B7">
          <w:delText>B</w:delText>
        </w:r>
      </w:del>
      <w:r w:rsidRPr="00176A03">
        <w:t>udgets</w:t>
      </w:r>
    </w:p>
    <w:p w14:paraId="3DEBA399" w14:textId="0BE484B4" w:rsidR="00516826" w:rsidRPr="00516826" w:rsidRDefault="00516826" w:rsidP="00697FBD">
      <w:pPr>
        <w:pStyle w:val="NormalBPBHEB"/>
        <w:pPrChange w:id="585" w:author="Arya" w:date="2025-03-03T10:05:00Z" w16du:dateUtc="2025-03-03T04:35:00Z">
          <w:pPr>
            <w:jc w:val="both"/>
          </w:pPr>
        </w:pPrChange>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Below we start by introducing </w:t>
      </w:r>
      <w:r w:rsidR="007F63E3">
        <w:t>a sample of AWS Budgets’ key features:</w:t>
      </w:r>
    </w:p>
    <w:p w14:paraId="412E70EC" w14:textId="4BA75E50" w:rsidR="00176A03" w:rsidRPr="00176A03" w:rsidRDefault="00176A03">
      <w:pPr>
        <w:pStyle w:val="NormalBPBHEB"/>
        <w:numPr>
          <w:ilvl w:val="0"/>
          <w:numId w:val="15"/>
        </w:numPr>
        <w:pPrChange w:id="586" w:author="Arya" w:date="2025-02-26T17:35:00Z" w16du:dateUtc="2025-02-26T12:05:00Z">
          <w:pPr>
            <w:pStyle w:val="NormalBPBHEB"/>
          </w:pPr>
        </w:pPrChange>
      </w:pPr>
      <w:r w:rsidRPr="000151E6">
        <w:rPr>
          <w:b/>
          <w:bCs/>
        </w:rPr>
        <w:lastRenderedPageBreak/>
        <w:t xml:space="preserve">Customizable </w:t>
      </w:r>
      <w:ins w:id="587" w:author="Arya" w:date="2025-02-26T17:34:00Z" w16du:dateUtc="2025-02-26T12:04:00Z">
        <w:r w:rsidR="00E641B7">
          <w:rPr>
            <w:b/>
            <w:bCs/>
          </w:rPr>
          <w:t>b</w:t>
        </w:r>
      </w:ins>
      <w:del w:id="588" w:author="Arya" w:date="2025-02-26T17:34:00Z" w16du:dateUtc="2025-02-26T12:04:00Z">
        <w:r w:rsidRPr="000151E6" w:rsidDel="00E641B7">
          <w:rPr>
            <w:b/>
            <w:bCs/>
          </w:rPr>
          <w:delText>B</w:delText>
        </w:r>
      </w:del>
      <w:r w:rsidRPr="000151E6">
        <w:rPr>
          <w:b/>
          <w:bCs/>
        </w:rPr>
        <w:t>udgeting</w:t>
      </w:r>
      <w:r w:rsidR="000151E6">
        <w:rPr>
          <w:b/>
          <w:bCs/>
        </w:rPr>
        <w:t xml:space="preserve">: </w:t>
      </w:r>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 </w:t>
      </w:r>
      <w:sdt>
        <w:sdtPr>
          <w:id w:val="-1929806229"/>
          <w:citation/>
        </w:sdtPr>
        <w:sdtContent>
          <w:r w:rsidR="009203E1">
            <w:fldChar w:fldCharType="begin"/>
          </w:r>
          <w:r w:rsidR="002131C0">
            <w:instrText xml:space="preserve">CITATION AWS209 \l 1033 </w:instrText>
          </w:r>
          <w:r w:rsidR="009203E1">
            <w:fldChar w:fldCharType="separate"/>
          </w:r>
          <w:r w:rsidR="007D06CD" w:rsidRPr="007D06CD">
            <w:rPr>
              <w:noProof/>
            </w:rPr>
            <w:t>[37]</w:t>
          </w:r>
          <w:r w:rsidR="009203E1">
            <w:fldChar w:fldCharType="end"/>
          </w:r>
        </w:sdtContent>
      </w:sdt>
      <w:r w:rsidRPr="00176A03">
        <w:t>.</w:t>
      </w:r>
    </w:p>
    <w:p w14:paraId="2DAEE241" w14:textId="0F6D5BAE" w:rsidR="00176A03" w:rsidRPr="00176A03" w:rsidRDefault="00176A03">
      <w:pPr>
        <w:pStyle w:val="NormalBPBHEB"/>
        <w:numPr>
          <w:ilvl w:val="0"/>
          <w:numId w:val="15"/>
        </w:numPr>
        <w:pPrChange w:id="589" w:author="Arya" w:date="2025-02-26T17:35:00Z" w16du:dateUtc="2025-02-26T12:05:00Z">
          <w:pPr>
            <w:pStyle w:val="NormalBPBHEB"/>
          </w:pPr>
        </w:pPrChange>
      </w:pPr>
      <w:r w:rsidRPr="000151E6">
        <w:rPr>
          <w:b/>
          <w:bCs/>
        </w:rPr>
        <w:t>Real-</w:t>
      </w:r>
      <w:r w:rsidR="00E641B7" w:rsidRPr="000151E6">
        <w:rPr>
          <w:b/>
          <w:bCs/>
        </w:rPr>
        <w:t>time alerts and notifications</w:t>
      </w:r>
      <w:r w:rsidR="00C269FC">
        <w:rPr>
          <w:b/>
          <w:bCs/>
        </w:rPr>
        <w:t xml:space="preserve">: </w:t>
      </w:r>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sdt>
        <w:sdtPr>
          <w:id w:val="93439612"/>
          <w:citation/>
        </w:sdtPr>
        <w:sdtContent>
          <w:r w:rsidR="006402FE">
            <w:fldChar w:fldCharType="begin"/>
          </w:r>
          <w:r w:rsidR="002131C0">
            <w:instrText xml:space="preserve">CITATION AWS2a1 \l 1033 </w:instrText>
          </w:r>
          <w:r w:rsidR="006402FE">
            <w:fldChar w:fldCharType="separate"/>
          </w:r>
          <w:r w:rsidR="007D06CD" w:rsidRPr="007D06CD">
            <w:rPr>
              <w:noProof/>
            </w:rPr>
            <w:t>[36]</w:t>
          </w:r>
          <w:r w:rsidR="006402FE">
            <w:fldChar w:fldCharType="end"/>
          </w:r>
        </w:sdtContent>
      </w:sdt>
      <w:r w:rsidRPr="00176A03">
        <w:t xml:space="preserve">. </w:t>
      </w:r>
    </w:p>
    <w:p w14:paraId="292AAD42" w14:textId="64FEF3B2" w:rsidR="00176A03" w:rsidRPr="00176A03" w:rsidRDefault="00176A03">
      <w:pPr>
        <w:pStyle w:val="NormalBPBHEB"/>
        <w:numPr>
          <w:ilvl w:val="0"/>
          <w:numId w:val="15"/>
        </w:numPr>
        <w:pPrChange w:id="590" w:author="Arya" w:date="2025-02-26T17:35:00Z" w16du:dateUtc="2025-02-26T12:05:00Z">
          <w:pPr>
            <w:pStyle w:val="NormalBPBHEB"/>
          </w:pPr>
        </w:pPrChange>
      </w:pPr>
      <w:r w:rsidRPr="000151E6">
        <w:rPr>
          <w:b/>
          <w:bCs/>
        </w:rPr>
        <w:t xml:space="preserve">Forecasting </w:t>
      </w:r>
      <w:ins w:id="591" w:author="Arya" w:date="2025-02-26T17:35:00Z" w16du:dateUtc="2025-02-26T12:05:00Z">
        <w:r w:rsidR="00E641B7">
          <w:rPr>
            <w:b/>
            <w:bCs/>
          </w:rPr>
          <w:t>c</w:t>
        </w:r>
      </w:ins>
      <w:del w:id="592" w:author="Arya" w:date="2025-02-26T17:35:00Z" w16du:dateUtc="2025-02-26T12:05:00Z">
        <w:r w:rsidRPr="000151E6" w:rsidDel="00E641B7">
          <w:rPr>
            <w:b/>
            <w:bCs/>
          </w:rPr>
          <w:delText>C</w:delText>
        </w:r>
      </w:del>
      <w:r w:rsidRPr="000151E6">
        <w:rPr>
          <w:b/>
          <w:bCs/>
        </w:rPr>
        <w:t>apabilities</w:t>
      </w:r>
      <w:r w:rsidR="00C269FC">
        <w:rPr>
          <w:b/>
          <w:bCs/>
        </w:rPr>
        <w:t xml:space="preserve">: </w:t>
      </w:r>
      <w:r w:rsidR="00D15C74" w:rsidRPr="00D15C74">
        <w:t xml:space="preserve">With built-in forecasting, AWS Budgets predicts future spending based on historical data. This feature helps businesses adjust their strategies to avoid overspending </w:t>
      </w:r>
      <w:sdt>
        <w:sdtPr>
          <w:id w:val="999536734"/>
          <w:citation/>
        </w:sdtPr>
        <w:sdtContent>
          <w:r w:rsidR="006402FE">
            <w:fldChar w:fldCharType="begin"/>
          </w:r>
          <w:r w:rsidR="002131C0">
            <w:instrText xml:space="preserve">CITATION AWS209 \l 1033 </w:instrText>
          </w:r>
          <w:r w:rsidR="006402FE">
            <w:fldChar w:fldCharType="separate"/>
          </w:r>
          <w:r w:rsidR="007D06CD" w:rsidRPr="007D06CD">
            <w:rPr>
              <w:noProof/>
            </w:rPr>
            <w:t>[37]</w:t>
          </w:r>
          <w:r w:rsidR="006402FE">
            <w:fldChar w:fldCharType="end"/>
          </w:r>
        </w:sdtContent>
      </w:sdt>
      <w:r w:rsidRPr="00176A03">
        <w:t>.</w:t>
      </w:r>
    </w:p>
    <w:p w14:paraId="6545880E" w14:textId="2F2A8067" w:rsidR="00176A03" w:rsidRDefault="00176A03">
      <w:pPr>
        <w:pStyle w:val="Heading3BPBHEB"/>
        <w:pPrChange w:id="593" w:author="Arya" w:date="2025-02-26T17:35:00Z" w16du:dateUtc="2025-02-26T12:05:00Z">
          <w:pPr>
            <w:pStyle w:val="Heading2"/>
          </w:pPr>
        </w:pPrChange>
      </w:pPr>
      <w:r w:rsidRPr="00176A03">
        <w:t xml:space="preserve">Benefits </w:t>
      </w:r>
    </w:p>
    <w:p w14:paraId="6FC3744A" w14:textId="65DF40B9" w:rsidR="00B06903" w:rsidRPr="00B06903" w:rsidRDefault="00B06903" w:rsidP="00E84EEA">
      <w:pPr>
        <w:pStyle w:val="NormalBPBHEB"/>
        <w:pPrChange w:id="594" w:author="Arya" w:date="2025-03-03T10:05:00Z" w16du:dateUtc="2025-03-03T04:35:00Z">
          <w:pPr>
            <w:jc w:val="both"/>
          </w:pPr>
        </w:pPrChange>
      </w:pPr>
      <w:r w:rsidRPr="00B06903">
        <w:t xml:space="preserve">AWS Budgets is a fundamental tool for businesses </w:t>
      </w:r>
      <w:r w:rsidR="00F765D1" w:rsidRPr="00B06903">
        <w:t>looking</w:t>
      </w:r>
      <w:r w:rsidRPr="00B06903">
        <w:t xml:space="preserve"> to exert precise control over their AWS spending</w:t>
      </w:r>
      <w:r>
        <w:t>.</w:t>
      </w:r>
      <w:r w:rsidR="00691406">
        <w:t xml:space="preserve"> Below we list other relevant benefits.</w:t>
      </w:r>
    </w:p>
    <w:p w14:paraId="37815B13" w14:textId="39B17D46" w:rsidR="00176A03" w:rsidRPr="00176A03" w:rsidRDefault="00176A03">
      <w:pPr>
        <w:pStyle w:val="NormalBPBHEB"/>
        <w:numPr>
          <w:ilvl w:val="0"/>
          <w:numId w:val="16"/>
        </w:numPr>
        <w:pPrChange w:id="595" w:author="Arya" w:date="2025-02-26T17:35:00Z" w16du:dateUtc="2025-02-26T12:05:00Z">
          <w:pPr>
            <w:pStyle w:val="NormalBPBHEB"/>
          </w:pPr>
        </w:pPrChange>
      </w:pPr>
      <w:commentRangeStart w:id="596"/>
      <w:r w:rsidRPr="00C269FC">
        <w:rPr>
          <w:b/>
          <w:bCs/>
        </w:rPr>
        <w:t xml:space="preserve">Cost </w:t>
      </w:r>
      <w:ins w:id="597" w:author="Arya" w:date="2025-02-26T17:35:00Z" w16du:dateUtc="2025-02-26T12:05:00Z">
        <w:r w:rsidR="00BC32FD">
          <w:rPr>
            <w:b/>
            <w:bCs/>
          </w:rPr>
          <w:t>p</w:t>
        </w:r>
      </w:ins>
      <w:del w:id="598" w:author="Arya" w:date="2025-02-26T17:35:00Z" w16du:dateUtc="2025-02-26T12:05:00Z">
        <w:r w:rsidRPr="00C269FC" w:rsidDel="00BC32FD">
          <w:rPr>
            <w:b/>
            <w:bCs/>
          </w:rPr>
          <w:delText>P</w:delText>
        </w:r>
      </w:del>
      <w:r w:rsidRPr="00C269FC">
        <w:rPr>
          <w:b/>
          <w:bCs/>
        </w:rPr>
        <w:t>redictability</w:t>
      </w:r>
      <w:commentRangeEnd w:id="596"/>
      <w:r w:rsidR="00E84EEA">
        <w:rPr>
          <w:rStyle w:val="CommentReference"/>
          <w:rFonts w:asciiTheme="minorHAnsi" w:eastAsiaTheme="minorHAnsi" w:hAnsiTheme="minorHAnsi" w:cstheme="minorBidi"/>
        </w:rPr>
        <w:commentReference w:id="596"/>
      </w:r>
      <w:r w:rsidR="00C269FC">
        <w:rPr>
          <w:b/>
          <w:bCs/>
        </w:rPr>
        <w:t xml:space="preserve">: </w:t>
      </w:r>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Content>
          <w:r w:rsidR="006402FE">
            <w:fldChar w:fldCharType="begin"/>
          </w:r>
          <w:r w:rsidR="002131C0">
            <w:instrText xml:space="preserve">CITATION AWS209 \l 1033 </w:instrText>
          </w:r>
          <w:r w:rsidR="006402FE">
            <w:fldChar w:fldCharType="separate"/>
          </w:r>
          <w:r w:rsidR="007D06CD" w:rsidRPr="007D06CD">
            <w:rPr>
              <w:noProof/>
            </w:rPr>
            <w:t>[37]</w:t>
          </w:r>
          <w:r w:rsidR="006402FE">
            <w:fldChar w:fldCharType="end"/>
          </w:r>
        </w:sdtContent>
      </w:sdt>
      <w:r w:rsidRPr="00176A03">
        <w:t>.</w:t>
      </w:r>
    </w:p>
    <w:p w14:paraId="788FC782" w14:textId="2CDC2A5A" w:rsidR="00176A03" w:rsidRPr="00176A03" w:rsidRDefault="00176A03">
      <w:pPr>
        <w:pStyle w:val="NormalBPBHEB"/>
        <w:numPr>
          <w:ilvl w:val="0"/>
          <w:numId w:val="16"/>
        </w:numPr>
        <w:pPrChange w:id="599" w:author="Arya" w:date="2025-02-26T17:35:00Z" w16du:dateUtc="2025-02-26T12:05:00Z">
          <w:pPr>
            <w:pStyle w:val="NormalBPBHEB"/>
          </w:pPr>
        </w:pPrChange>
      </w:pPr>
      <w:r w:rsidRPr="00C269FC">
        <w:rPr>
          <w:b/>
          <w:bCs/>
        </w:rPr>
        <w:t xml:space="preserve">Resource </w:t>
      </w:r>
      <w:ins w:id="600" w:author="Arya" w:date="2025-02-26T17:35:00Z" w16du:dateUtc="2025-02-26T12:05:00Z">
        <w:r w:rsidR="00BC32FD">
          <w:rPr>
            <w:b/>
            <w:bCs/>
          </w:rPr>
          <w:t>o</w:t>
        </w:r>
      </w:ins>
      <w:del w:id="601" w:author="Arya" w:date="2025-02-26T17:35:00Z" w16du:dateUtc="2025-02-26T12:05:00Z">
        <w:r w:rsidRPr="00C269FC" w:rsidDel="00BC32FD">
          <w:rPr>
            <w:b/>
            <w:bCs/>
          </w:rPr>
          <w:delText>O</w:delText>
        </w:r>
      </w:del>
      <w:r w:rsidRPr="00C269FC">
        <w:rPr>
          <w:b/>
          <w:bCs/>
        </w:rPr>
        <w:t>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Content>
          <w:r w:rsidR="006A504B">
            <w:fldChar w:fldCharType="begin"/>
          </w:r>
          <w:r w:rsidR="002131C0">
            <w:instrText xml:space="preserve">CITATION AWS209 \l 1033 </w:instrText>
          </w:r>
          <w:r w:rsidR="006A504B">
            <w:fldChar w:fldCharType="separate"/>
          </w:r>
          <w:r w:rsidR="007D06CD" w:rsidRPr="007D06CD">
            <w:rPr>
              <w:noProof/>
            </w:rPr>
            <w:t>[37]</w:t>
          </w:r>
          <w:r w:rsidR="006A504B">
            <w:fldChar w:fldCharType="end"/>
          </w:r>
        </w:sdtContent>
      </w:sdt>
      <w:r w:rsidRPr="00176A03">
        <w:t>.</w:t>
      </w:r>
    </w:p>
    <w:p w14:paraId="3EE5BDBD" w14:textId="2F0C1FCE" w:rsidR="00176A03" w:rsidRPr="00176A03" w:rsidRDefault="00176A03">
      <w:pPr>
        <w:pStyle w:val="NormalBPBHEB"/>
        <w:numPr>
          <w:ilvl w:val="0"/>
          <w:numId w:val="16"/>
        </w:numPr>
        <w:pPrChange w:id="602" w:author="Arya" w:date="2025-02-26T17:35:00Z" w16du:dateUtc="2025-02-26T12:05:00Z">
          <w:pPr>
            <w:pStyle w:val="NormalBPBHEB"/>
          </w:pPr>
        </w:pPrChange>
      </w:pPr>
      <w:r w:rsidRPr="00C269FC">
        <w:rPr>
          <w:b/>
          <w:bCs/>
        </w:rPr>
        <w:t xml:space="preserve">Financial </w:t>
      </w:r>
      <w:ins w:id="603" w:author="Arya" w:date="2025-02-26T17:35:00Z" w16du:dateUtc="2025-02-26T12:05:00Z">
        <w:r w:rsidR="00BC32FD">
          <w:rPr>
            <w:b/>
            <w:bCs/>
          </w:rPr>
          <w:t>a</w:t>
        </w:r>
      </w:ins>
      <w:del w:id="604" w:author="Arya" w:date="2025-02-26T17:35:00Z" w16du:dateUtc="2025-02-26T12:05:00Z">
        <w:r w:rsidRPr="00C269FC" w:rsidDel="00BC32FD">
          <w:rPr>
            <w:b/>
            <w:bCs/>
          </w:rPr>
          <w:delText>A</w:delText>
        </w:r>
      </w:del>
      <w:r w:rsidRPr="00C269FC">
        <w:rPr>
          <w:b/>
          <w:bCs/>
        </w:rPr>
        <w:t>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Content>
          <w:r w:rsidR="00783B51">
            <w:fldChar w:fldCharType="begin"/>
          </w:r>
          <w:r w:rsidR="002131C0">
            <w:instrText xml:space="preserve">CITATION AWS2a1 \l 1033 </w:instrText>
          </w:r>
          <w:r w:rsidR="00783B51">
            <w:fldChar w:fldCharType="separate"/>
          </w:r>
          <w:r w:rsidR="007D06CD" w:rsidRPr="007D06CD">
            <w:rPr>
              <w:noProof/>
            </w:rPr>
            <w:t>[36]</w:t>
          </w:r>
          <w:r w:rsidR="00783B51">
            <w:fldChar w:fldCharType="end"/>
          </w:r>
        </w:sdtContent>
      </w:sdt>
      <w:r w:rsidR="001626B6">
        <w:t>.</w:t>
      </w:r>
    </w:p>
    <w:p w14:paraId="0EACCAB6" w14:textId="06A24BA6" w:rsidR="00176A03" w:rsidRPr="00176A03" w:rsidRDefault="00176A03">
      <w:pPr>
        <w:pStyle w:val="Heading3BPBHEB"/>
        <w:pPrChange w:id="605" w:author="Arya" w:date="2025-02-26T17:35:00Z" w16du:dateUtc="2025-02-26T12:05:00Z">
          <w:pPr>
            <w:pStyle w:val="Heading2"/>
          </w:pPr>
        </w:pPrChange>
      </w:pPr>
      <w:r w:rsidRPr="00176A03">
        <w:t xml:space="preserve">Use </w:t>
      </w:r>
      <w:ins w:id="606" w:author="Arya" w:date="2025-02-26T17:35:00Z" w16du:dateUtc="2025-02-26T12:05:00Z">
        <w:r w:rsidR="00BC32FD">
          <w:t>c</w:t>
        </w:r>
      </w:ins>
      <w:del w:id="607" w:author="Arya" w:date="2025-02-26T17:35:00Z" w16du:dateUtc="2025-02-26T12:05:00Z">
        <w:r w:rsidR="00614439" w:rsidDel="00BC32FD">
          <w:delText>C</w:delText>
        </w:r>
      </w:del>
      <w:r w:rsidR="00614439">
        <w:t>ase</w:t>
      </w:r>
    </w:p>
    <w:p w14:paraId="15E973CC" w14:textId="42EDEB85" w:rsidR="00176A03" w:rsidRPr="00614439" w:rsidRDefault="004258ED">
      <w:pPr>
        <w:pStyle w:val="NormalBPBHEB"/>
        <w:pPrChange w:id="608" w:author="Arya" w:date="2025-02-26T17:35:00Z" w16du:dateUtc="2025-02-26T12:05:00Z">
          <w:pPr>
            <w:jc w:val="both"/>
          </w:pPr>
        </w:pPrChange>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7D06CD" w:rsidRPr="007D06CD">
            <w:rPr>
              <w:noProof/>
            </w:rPr>
            <w:t>[37]</w:t>
          </w:r>
          <w:r w:rsidR="007F1A0A" w:rsidRPr="00614439">
            <w:fldChar w:fldCharType="end"/>
          </w:r>
        </w:sdtContent>
      </w:sdt>
      <w:r w:rsidR="00176A03" w:rsidRPr="00614439">
        <w:t>.</w:t>
      </w:r>
    </w:p>
    <w:p w14:paraId="03014A4D" w14:textId="4BF978EA" w:rsidR="0092014A" w:rsidRPr="0092014A" w:rsidRDefault="0092014A">
      <w:pPr>
        <w:pStyle w:val="Heading3BPBHEB"/>
        <w:pPrChange w:id="609" w:author="Arya" w:date="2025-02-26T17:35:00Z" w16du:dateUtc="2025-02-26T12:05:00Z">
          <w:pPr>
            <w:keepNext/>
            <w:keepLines/>
            <w:spacing w:before="200" w:after="0" w:line="276" w:lineRule="auto"/>
            <w:jc w:val="both"/>
            <w:outlineLvl w:val="1"/>
          </w:pPr>
        </w:pPrChange>
      </w:pPr>
      <w:r w:rsidRPr="0092014A">
        <w:t>Wrap up</w:t>
      </w:r>
    </w:p>
    <w:p w14:paraId="18238FCB" w14:textId="6C501287" w:rsidR="00176A03" w:rsidRPr="00176A03" w:rsidRDefault="003C0FB2">
      <w:pPr>
        <w:pStyle w:val="NormalBPBHEB"/>
        <w:pPrChange w:id="610" w:author="Arya" w:date="2025-02-26T17:35:00Z" w16du:dateUtc="2025-02-26T12:05:00Z">
          <w:pPr>
            <w:keepNext/>
            <w:keepLines/>
            <w:spacing w:before="200" w:after="0" w:line="276" w:lineRule="auto"/>
            <w:jc w:val="both"/>
            <w:outlineLvl w:val="1"/>
          </w:pPr>
        </w:pPrChange>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Content>
          <w:r w:rsidR="003A7035">
            <w:fldChar w:fldCharType="begin"/>
          </w:r>
          <w:r w:rsidR="002131C0">
            <w:instrText xml:space="preserve">CITATION AWS2b3 \l 1033 </w:instrText>
          </w:r>
          <w:r w:rsidR="003A7035">
            <w:fldChar w:fldCharType="separate"/>
          </w:r>
          <w:r w:rsidR="007D06CD" w:rsidRPr="007D06CD">
            <w:rPr>
              <w:noProof/>
            </w:rPr>
            <w:t>[38]</w:t>
          </w:r>
          <w:r w:rsidR="003A7035">
            <w:fldChar w:fldCharType="end"/>
          </w:r>
        </w:sdtContent>
      </w:sdt>
      <w:r w:rsidR="00176A03" w:rsidRPr="00176A03">
        <w:t>.</w:t>
      </w:r>
    </w:p>
    <w:p w14:paraId="1350AC21" w14:textId="2A874D21" w:rsidR="00E84AB3" w:rsidRPr="00E84AB3" w:rsidRDefault="00E84AB3">
      <w:pPr>
        <w:pStyle w:val="Heading2BPBHEB"/>
        <w:pPrChange w:id="611" w:author="Arya" w:date="2025-02-26T17:36:00Z" w16du:dateUtc="2025-02-26T12:06:00Z">
          <w:pPr>
            <w:pStyle w:val="Heading1"/>
          </w:pPr>
        </w:pPrChange>
      </w:pPr>
      <w:r w:rsidRPr="00E84AB3">
        <w:t xml:space="preserve">AWS </w:t>
      </w:r>
      <w:ins w:id="612" w:author="Arya" w:date="2025-02-26T17:36:00Z" w16du:dateUtc="2025-02-26T12:06:00Z">
        <w:r w:rsidR="00F66809">
          <w:t>c</w:t>
        </w:r>
      </w:ins>
      <w:del w:id="613" w:author="Arya" w:date="2025-02-26T17:36:00Z" w16du:dateUtc="2025-02-26T12:06:00Z">
        <w:r w:rsidRPr="00E84AB3" w:rsidDel="00F66809">
          <w:delText>C</w:delText>
        </w:r>
      </w:del>
      <w:r w:rsidRPr="00E84AB3">
        <w:t xml:space="preserve">ost and </w:t>
      </w:r>
      <w:ins w:id="614" w:author="Arya" w:date="2025-02-26T17:36:00Z" w16du:dateUtc="2025-02-26T12:06:00Z">
        <w:r w:rsidR="00F66809">
          <w:t>u</w:t>
        </w:r>
      </w:ins>
      <w:del w:id="615" w:author="Arya" w:date="2025-02-26T17:36:00Z" w16du:dateUtc="2025-02-26T12:06:00Z">
        <w:r w:rsidRPr="00E84AB3" w:rsidDel="00F66809">
          <w:delText>U</w:delText>
        </w:r>
      </w:del>
      <w:r w:rsidRPr="00E84AB3">
        <w:t xml:space="preserve">sage </w:t>
      </w:r>
      <w:ins w:id="616" w:author="Arya" w:date="2025-02-26T17:35:00Z" w16du:dateUtc="2025-02-26T12:05:00Z">
        <w:r w:rsidR="00F66809">
          <w:t>r</w:t>
        </w:r>
      </w:ins>
      <w:del w:id="617" w:author="Arya" w:date="2025-02-26T17:35:00Z" w16du:dateUtc="2025-02-26T12:05:00Z">
        <w:r w:rsidRPr="00E84AB3" w:rsidDel="00F66809">
          <w:delText>R</w:delText>
        </w:r>
      </w:del>
      <w:r w:rsidRPr="00E84AB3">
        <w:t xml:space="preserve">eport </w:t>
      </w:r>
      <w:del w:id="618" w:author="Arya" w:date="2025-02-26T17:35:00Z" w16du:dateUtc="2025-02-26T12:05:00Z">
        <w:r w:rsidRPr="00E84AB3" w:rsidDel="00F66809">
          <w:delText>(CUR)</w:delText>
        </w:r>
      </w:del>
    </w:p>
    <w:p w14:paraId="18E830FA" w14:textId="30BB803F" w:rsidR="00E84AB3" w:rsidRPr="00E84AB3" w:rsidRDefault="00E84AB3">
      <w:pPr>
        <w:pStyle w:val="NormalBPBHEB"/>
        <w:pPrChange w:id="619" w:author="Arya" w:date="2025-02-26T17:36:00Z" w16du:dateUtc="2025-02-26T12:06:00Z">
          <w:pPr>
            <w:jc w:val="both"/>
          </w:pPr>
        </w:pPrChange>
      </w:pPr>
      <w:r w:rsidRPr="00E84AB3">
        <w:t xml:space="preserve">The </w:t>
      </w:r>
      <w:r w:rsidRPr="00E84AB3">
        <w:rPr>
          <w:b/>
          <w:bCs/>
        </w:rPr>
        <w:t xml:space="preserve">AWS Cost and Usage Report </w:t>
      </w:r>
      <w:r w:rsidRPr="00F66809">
        <w:rPr>
          <w:rPrChange w:id="620" w:author="Arya" w:date="2025-02-26T17:35:00Z" w16du:dateUtc="2025-02-26T12:05:00Z">
            <w:rPr>
              <w:b/>
              <w:bCs/>
            </w:rPr>
          </w:rPrChange>
        </w:rPr>
        <w:t>(</w:t>
      </w:r>
      <w:r w:rsidRPr="00E84AB3">
        <w:rPr>
          <w:b/>
          <w:bCs/>
        </w:rPr>
        <w:t>CUR</w:t>
      </w:r>
      <w:r w:rsidRPr="00F66809">
        <w:rPr>
          <w:rPrChange w:id="621" w:author="Arya" w:date="2025-02-26T17:35:00Z" w16du:dateUtc="2025-02-26T12:05:00Z">
            <w:rPr>
              <w:b/>
              <w:bCs/>
            </w:rPr>
          </w:rPrChange>
        </w:rPr>
        <w:t>)</w:t>
      </w:r>
      <w:r w:rsidRPr="00F66809">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Content>
          <w:r w:rsidR="00255C04">
            <w:fldChar w:fldCharType="begin"/>
          </w:r>
          <w:r w:rsidR="002131C0">
            <w:instrText xml:space="preserve">CITATION AWS2a2 \l 1033 </w:instrText>
          </w:r>
          <w:r w:rsidR="00255C04">
            <w:fldChar w:fldCharType="separate"/>
          </w:r>
          <w:r w:rsidR="007D06CD" w:rsidRPr="007D06CD">
            <w:rPr>
              <w:noProof/>
            </w:rPr>
            <w:t>[39]</w:t>
          </w:r>
          <w:r w:rsidR="00255C04">
            <w:fldChar w:fldCharType="end"/>
          </w:r>
        </w:sdtContent>
      </w:sdt>
      <w:r w:rsidR="00255C04">
        <w:t>.</w:t>
      </w:r>
    </w:p>
    <w:p w14:paraId="1EABA922" w14:textId="69659067" w:rsidR="00E84AB3" w:rsidRDefault="001B0341">
      <w:pPr>
        <w:pStyle w:val="Heading3BPBHEB"/>
        <w:pPrChange w:id="622" w:author="Arya" w:date="2025-02-26T17:36:00Z" w16du:dateUtc="2025-02-26T12:06:00Z">
          <w:pPr>
            <w:pStyle w:val="Heading2"/>
          </w:pPr>
        </w:pPrChange>
      </w:pPr>
      <w:r>
        <w:lastRenderedPageBreak/>
        <w:t xml:space="preserve">Key </w:t>
      </w:r>
      <w:ins w:id="623" w:author="Arya" w:date="2025-02-26T17:36:00Z" w16du:dateUtc="2025-02-26T12:06:00Z">
        <w:r w:rsidR="00A4385E">
          <w:t>f</w:t>
        </w:r>
      </w:ins>
      <w:del w:id="624" w:author="Arya" w:date="2025-02-26T17:36:00Z" w16du:dateUtc="2025-02-26T12:06:00Z">
        <w:r w:rsidDel="00A4385E">
          <w:delText>F</w:delText>
        </w:r>
      </w:del>
      <w:r>
        <w:t>eatures</w:t>
      </w:r>
    </w:p>
    <w:p w14:paraId="26FCEC87" w14:textId="6BD6E692" w:rsidR="008F6A7D" w:rsidRPr="008F6A7D" w:rsidRDefault="008F6A7D">
      <w:pPr>
        <w:pStyle w:val="NormalBPBHEB"/>
        <w:pPrChange w:id="625" w:author="Arya" w:date="2025-02-26T17:36:00Z" w16du:dateUtc="2025-02-26T12:06:00Z">
          <w:pPr>
            <w:jc w:val="both"/>
          </w:pPr>
        </w:pPrChange>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Below you </w:t>
      </w:r>
      <w:r w:rsidR="004B280B">
        <w:t>will find</w:t>
      </w:r>
      <w:r w:rsidR="00D740CD">
        <w:t xml:space="preserve"> key features of AWS CUR:</w:t>
      </w:r>
    </w:p>
    <w:p w14:paraId="00A4B4E7" w14:textId="4E66066C" w:rsidR="00E84AB3" w:rsidRPr="00E84AB3" w:rsidRDefault="00E84AB3">
      <w:pPr>
        <w:pStyle w:val="NormalBPBHEB"/>
        <w:numPr>
          <w:ilvl w:val="0"/>
          <w:numId w:val="17"/>
        </w:numPr>
        <w:pPrChange w:id="626" w:author="Arya" w:date="2025-02-26T17:36:00Z" w16du:dateUtc="2025-02-26T12:06:00Z">
          <w:pPr>
            <w:pStyle w:val="NormalBPBHEB"/>
          </w:pPr>
        </w:pPrChange>
      </w:pPr>
      <w:r w:rsidRPr="00B17000">
        <w:rPr>
          <w:b/>
          <w:bCs/>
        </w:rPr>
        <w:t xml:space="preserve">Granularity and </w:t>
      </w:r>
      <w:ins w:id="627" w:author="Arya" w:date="2025-02-26T17:36:00Z" w16du:dateUtc="2025-02-26T12:06:00Z">
        <w:r w:rsidR="00A4385E">
          <w:rPr>
            <w:b/>
            <w:bCs/>
          </w:rPr>
          <w:t>c</w:t>
        </w:r>
      </w:ins>
      <w:del w:id="628" w:author="Arya" w:date="2025-02-26T17:36:00Z" w16du:dateUtc="2025-02-26T12:06:00Z">
        <w:r w:rsidRPr="00B17000" w:rsidDel="00A4385E">
          <w:rPr>
            <w:b/>
            <w:bCs/>
          </w:rPr>
          <w:delText>C</w:delText>
        </w:r>
      </w:del>
      <w:r w:rsidRPr="00B17000">
        <w:rPr>
          <w:b/>
          <w:bCs/>
        </w:rPr>
        <w:t>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Content>
          <w:r w:rsidR="00CD7E6D">
            <w:fldChar w:fldCharType="begin"/>
          </w:r>
          <w:r w:rsidR="002131C0">
            <w:instrText xml:space="preserve">CITATION AWS2b2 \l 1033 </w:instrText>
          </w:r>
          <w:r w:rsidR="00CD7E6D">
            <w:fldChar w:fldCharType="separate"/>
          </w:r>
          <w:r w:rsidR="007D06CD" w:rsidRPr="007D06CD">
            <w:rPr>
              <w:noProof/>
            </w:rPr>
            <w:t>[40]</w:t>
          </w:r>
          <w:r w:rsidR="00CD7E6D">
            <w:fldChar w:fldCharType="end"/>
          </w:r>
        </w:sdtContent>
      </w:sdt>
      <w:r w:rsidRPr="00E84AB3">
        <w:t xml:space="preserve">. </w:t>
      </w:r>
    </w:p>
    <w:p w14:paraId="49BCA73B" w14:textId="34BF8740" w:rsidR="00E84AB3" w:rsidRPr="00E84AB3" w:rsidRDefault="00E84AB3">
      <w:pPr>
        <w:pStyle w:val="NormalBPBHEB"/>
        <w:numPr>
          <w:ilvl w:val="0"/>
          <w:numId w:val="17"/>
        </w:numPr>
        <w:pPrChange w:id="629" w:author="Arya" w:date="2025-02-26T17:36:00Z" w16du:dateUtc="2025-02-26T12:06:00Z">
          <w:pPr>
            <w:pStyle w:val="NormalBPBHEB"/>
          </w:pPr>
        </w:pPrChange>
      </w:pPr>
      <w:r w:rsidRPr="00B17000">
        <w:rPr>
          <w:b/>
          <w:bCs/>
        </w:rPr>
        <w:t xml:space="preserve">Custom </w:t>
      </w:r>
      <w:ins w:id="630" w:author="Arya" w:date="2025-02-26T17:36:00Z" w16du:dateUtc="2025-02-26T12:06:00Z">
        <w:r w:rsidR="00A4385E">
          <w:rPr>
            <w:b/>
            <w:bCs/>
          </w:rPr>
          <w:t>r</w:t>
        </w:r>
      </w:ins>
      <w:del w:id="631" w:author="Arya" w:date="2025-02-26T17:36:00Z" w16du:dateUtc="2025-02-26T12:06:00Z">
        <w:r w:rsidRPr="00B17000" w:rsidDel="00A4385E">
          <w:rPr>
            <w:b/>
            <w:bCs/>
          </w:rPr>
          <w:delText>R</w:delText>
        </w:r>
      </w:del>
      <w:r w:rsidRPr="00B17000">
        <w:rPr>
          <w:b/>
          <w:bCs/>
        </w:rPr>
        <w:t>eporting</w:t>
      </w:r>
      <w:r w:rsidR="00B17000">
        <w:rPr>
          <w:b/>
          <w:bCs/>
        </w:rPr>
        <w:t xml:space="preserve">: </w:t>
      </w:r>
      <w:r w:rsidR="000C27D2" w:rsidRPr="000C27D2">
        <w:t>AWS CUR allows businesses to configure reports based on criteria like service type, region, and tags, helping organizations get a detailed breakdown of how resources are utilized and billed</w:t>
      </w:r>
      <w:ins w:id="632" w:author="Arya" w:date="2025-02-26T17:36:00Z" w16du:dateUtc="2025-02-26T12:06:00Z">
        <w:r w:rsidR="00A4385E">
          <w:t>.</w:t>
        </w:r>
      </w:ins>
      <w:r w:rsidR="000C27D2" w:rsidRPr="000C27D2">
        <w:t xml:space="preserve"> </w:t>
      </w:r>
      <w:sdt>
        <w:sdtPr>
          <w:id w:val="-57412387"/>
          <w:citation/>
        </w:sdtPr>
        <w:sdtContent>
          <w:r w:rsidR="00CD7E6D">
            <w:fldChar w:fldCharType="begin"/>
          </w:r>
          <w:r w:rsidR="002131C0">
            <w:instrText xml:space="preserve">CITATION AWS2010 \l 1033 </w:instrText>
          </w:r>
          <w:r w:rsidR="00CD7E6D">
            <w:fldChar w:fldCharType="separate"/>
          </w:r>
          <w:r w:rsidR="007D06CD" w:rsidRPr="007D06CD">
            <w:rPr>
              <w:noProof/>
            </w:rPr>
            <w:t>[41]</w:t>
          </w:r>
          <w:r w:rsidR="00CD7E6D">
            <w:fldChar w:fldCharType="end"/>
          </w:r>
        </w:sdtContent>
      </w:sdt>
    </w:p>
    <w:p w14:paraId="65686DCE" w14:textId="20805A7D" w:rsidR="00E84AB3" w:rsidRDefault="00E84AB3">
      <w:pPr>
        <w:pStyle w:val="Heading3BPBHEB"/>
        <w:pPrChange w:id="633" w:author="Arya" w:date="2025-02-26T17:36:00Z" w16du:dateUtc="2025-02-26T12:06:00Z">
          <w:pPr>
            <w:pStyle w:val="Heading2"/>
          </w:pPr>
        </w:pPrChange>
      </w:pPr>
      <w:r w:rsidRPr="00E84AB3">
        <w:t xml:space="preserve">Benefits </w:t>
      </w:r>
    </w:p>
    <w:p w14:paraId="1C27A75A" w14:textId="0D49268E" w:rsidR="00CE1514" w:rsidRPr="00CE1514" w:rsidRDefault="00CE1514" w:rsidP="000574DC">
      <w:pPr>
        <w:pStyle w:val="NormalBPBHEB"/>
        <w:pPrChange w:id="634" w:author="Arya" w:date="2025-03-03T10:06:00Z" w16du:dateUtc="2025-03-03T04:36:00Z">
          <w:pPr>
            <w:jc w:val="both"/>
          </w:pPr>
        </w:pPrChange>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Other benefits </w:t>
      </w:r>
      <w:r w:rsidR="003B0A76">
        <w:t>include:</w:t>
      </w:r>
    </w:p>
    <w:p w14:paraId="7249684D" w14:textId="1CC1E54A" w:rsidR="00E84AB3" w:rsidRPr="00E84AB3" w:rsidRDefault="00E84AB3">
      <w:pPr>
        <w:pStyle w:val="NormalBPBHEB"/>
        <w:numPr>
          <w:ilvl w:val="0"/>
          <w:numId w:val="18"/>
        </w:numPr>
        <w:pPrChange w:id="635" w:author="Arya" w:date="2025-02-26T17:36:00Z" w16du:dateUtc="2025-02-26T12:06:00Z">
          <w:pPr>
            <w:pStyle w:val="NormalBPBHEB"/>
          </w:pPr>
        </w:pPrChange>
      </w:pPr>
      <w:commentRangeStart w:id="636"/>
      <w:r w:rsidRPr="00B17000">
        <w:rPr>
          <w:b/>
          <w:bCs/>
        </w:rPr>
        <w:t xml:space="preserve">Granular </w:t>
      </w:r>
      <w:r w:rsidR="00A4385E" w:rsidRPr="00B17000">
        <w:rPr>
          <w:b/>
          <w:bCs/>
        </w:rPr>
        <w:t>cost insights</w:t>
      </w:r>
      <w:r w:rsidR="00B17000">
        <w:rPr>
          <w:b/>
          <w:bCs/>
        </w:rPr>
        <w:t xml:space="preserve">: </w:t>
      </w:r>
      <w:commentRangeEnd w:id="636"/>
      <w:r w:rsidR="009C3A41">
        <w:rPr>
          <w:rStyle w:val="CommentReference"/>
          <w:rFonts w:asciiTheme="minorHAnsi" w:eastAsiaTheme="minorHAnsi" w:hAnsiTheme="minorHAnsi" w:cstheme="minorBidi"/>
        </w:rPr>
        <w:commentReference w:id="636"/>
      </w:r>
      <w:r w:rsidRPr="00E84AB3">
        <w:t xml:space="preserve">AWS CUR </w:t>
      </w:r>
      <w:r w:rsidR="001C5BA7" w:rsidRPr="001C5BA7">
        <w:t xml:space="preserve">provides detailed cost breakdowns, enabling businesses to track financial implications at the resource level. This insight helps </w:t>
      </w:r>
      <w:r w:rsidR="00492685" w:rsidRPr="001C5BA7">
        <w:t>improve</w:t>
      </w:r>
      <w:r w:rsidR="001C5BA7" w:rsidRPr="001C5BA7">
        <w:t xml:space="preserve"> resource allocation and improve budget predictability </w:t>
      </w:r>
      <w:sdt>
        <w:sdtPr>
          <w:id w:val="-1282338091"/>
          <w:citation/>
        </w:sdtPr>
        <w:sdtContent>
          <w:r w:rsidR="00EB7FE1">
            <w:fldChar w:fldCharType="begin"/>
          </w:r>
          <w:r w:rsidR="002131C0">
            <w:instrText xml:space="preserve">CITATION AWS2a2 \l 1033 </w:instrText>
          </w:r>
          <w:r w:rsidR="00EB7FE1">
            <w:fldChar w:fldCharType="separate"/>
          </w:r>
          <w:r w:rsidR="007D06CD" w:rsidRPr="007D06CD">
            <w:rPr>
              <w:noProof/>
            </w:rPr>
            <w:t>[39]</w:t>
          </w:r>
          <w:r w:rsidR="00EB7FE1">
            <w:fldChar w:fldCharType="end"/>
          </w:r>
        </w:sdtContent>
      </w:sdt>
      <w:r w:rsidRPr="00E84AB3">
        <w:t>.</w:t>
      </w:r>
    </w:p>
    <w:p w14:paraId="05334478" w14:textId="0B236177" w:rsidR="00E84AB3" w:rsidRPr="00E84AB3" w:rsidRDefault="00E84AB3">
      <w:pPr>
        <w:pStyle w:val="NormalBPBHEB"/>
        <w:numPr>
          <w:ilvl w:val="0"/>
          <w:numId w:val="18"/>
        </w:numPr>
        <w:pPrChange w:id="637" w:author="Arya" w:date="2025-02-26T17:36:00Z" w16du:dateUtc="2025-02-26T12:06:00Z">
          <w:pPr>
            <w:pStyle w:val="NormalBPBHEB"/>
          </w:pPr>
        </w:pPrChange>
      </w:pPr>
      <w:r w:rsidRPr="00B17000">
        <w:rPr>
          <w:b/>
          <w:bCs/>
        </w:rPr>
        <w:t xml:space="preserve">Resource </w:t>
      </w:r>
      <w:ins w:id="638" w:author="Arya" w:date="2025-02-26T17:36:00Z" w16du:dateUtc="2025-02-26T12:06:00Z">
        <w:r w:rsidR="00A4385E">
          <w:rPr>
            <w:b/>
            <w:bCs/>
          </w:rPr>
          <w:t>o</w:t>
        </w:r>
      </w:ins>
      <w:del w:id="639" w:author="Arya" w:date="2025-02-26T17:36:00Z" w16du:dateUtc="2025-02-26T12:06:00Z">
        <w:r w:rsidRPr="00B17000" w:rsidDel="00A4385E">
          <w:rPr>
            <w:b/>
            <w:bCs/>
          </w:rPr>
          <w:delText>O</w:delText>
        </w:r>
      </w:del>
      <w:r w:rsidRPr="00B17000">
        <w:rPr>
          <w:b/>
          <w:bCs/>
        </w:rPr>
        <w:t>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Content>
          <w:r w:rsidR="00523756">
            <w:fldChar w:fldCharType="begin"/>
          </w:r>
          <w:r w:rsidR="002131C0">
            <w:instrText xml:space="preserve">CITATION AWS2010 \l 1033 </w:instrText>
          </w:r>
          <w:r w:rsidR="00523756">
            <w:fldChar w:fldCharType="separate"/>
          </w:r>
          <w:r w:rsidR="007D06CD" w:rsidRPr="007D06CD">
            <w:rPr>
              <w:noProof/>
            </w:rPr>
            <w:t>[41]</w:t>
          </w:r>
          <w:r w:rsidR="00523756">
            <w:fldChar w:fldCharType="end"/>
          </w:r>
        </w:sdtContent>
      </w:sdt>
      <w:r w:rsidRPr="00E84AB3">
        <w:t>.</w:t>
      </w:r>
    </w:p>
    <w:p w14:paraId="1AD651B0" w14:textId="563E93FD" w:rsidR="00E84AB3" w:rsidRPr="00E84AB3" w:rsidRDefault="00E84AB3">
      <w:pPr>
        <w:pStyle w:val="NormalBPBHEB"/>
        <w:numPr>
          <w:ilvl w:val="0"/>
          <w:numId w:val="18"/>
        </w:numPr>
        <w:pPrChange w:id="640" w:author="Arya" w:date="2025-02-26T17:36:00Z" w16du:dateUtc="2025-02-26T12:06:00Z">
          <w:pPr>
            <w:pStyle w:val="NormalBPBHEB"/>
          </w:pPr>
        </w:pPrChange>
      </w:pPr>
      <w:proofErr w:type="spellStart"/>
      <w:r w:rsidRPr="00B17000">
        <w:rPr>
          <w:b/>
          <w:bCs/>
        </w:rPr>
        <w:t>Showback</w:t>
      </w:r>
      <w:proofErr w:type="spellEnd"/>
      <w:r w:rsidRPr="00B17000">
        <w:rPr>
          <w:b/>
          <w:bCs/>
        </w:rPr>
        <w:t xml:space="preserve"> and </w:t>
      </w:r>
      <w:ins w:id="641" w:author="Arya" w:date="2025-02-26T17:36:00Z" w16du:dateUtc="2025-02-26T12:06:00Z">
        <w:r w:rsidR="00A4385E">
          <w:rPr>
            <w:b/>
            <w:bCs/>
          </w:rPr>
          <w:t>c</w:t>
        </w:r>
      </w:ins>
      <w:del w:id="642" w:author="Arya" w:date="2025-02-26T17:36:00Z" w16du:dateUtc="2025-02-26T12:06:00Z">
        <w:r w:rsidRPr="00B17000" w:rsidDel="00A4385E">
          <w:rPr>
            <w:b/>
            <w:bCs/>
          </w:rPr>
          <w:delText>C</w:delText>
        </w:r>
      </w:del>
      <w:r w:rsidRPr="00B17000">
        <w:rPr>
          <w:b/>
          <w:bCs/>
        </w:rPr>
        <w:t>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Content>
          <w:r w:rsidR="00523756">
            <w:fldChar w:fldCharType="begin"/>
          </w:r>
          <w:r w:rsidR="002131C0">
            <w:instrText xml:space="preserve">CITATION AWS2a2 \l 1033 </w:instrText>
          </w:r>
          <w:r w:rsidR="00523756">
            <w:fldChar w:fldCharType="separate"/>
          </w:r>
          <w:r w:rsidR="007D06CD" w:rsidRPr="007D06CD">
            <w:rPr>
              <w:noProof/>
            </w:rPr>
            <w:t>[39]</w:t>
          </w:r>
          <w:r w:rsidR="00523756">
            <w:fldChar w:fldCharType="end"/>
          </w:r>
        </w:sdtContent>
      </w:sdt>
      <w:r w:rsidRPr="00E84AB3">
        <w:t>.</w:t>
      </w:r>
    </w:p>
    <w:p w14:paraId="2B089937" w14:textId="1699C2FF" w:rsidR="00E84AB3" w:rsidRDefault="00E84AB3">
      <w:pPr>
        <w:pStyle w:val="Heading3BPBHEB"/>
        <w:pPrChange w:id="643" w:author="Arya" w:date="2025-02-26T17:37:00Z" w16du:dateUtc="2025-02-26T12:07:00Z">
          <w:pPr>
            <w:pStyle w:val="Heading2"/>
          </w:pPr>
        </w:pPrChange>
      </w:pPr>
      <w:r w:rsidRPr="00E84AB3">
        <w:t xml:space="preserve">Use </w:t>
      </w:r>
      <w:ins w:id="644" w:author="Arya" w:date="2025-02-26T17:37:00Z" w16du:dateUtc="2025-02-26T12:07:00Z">
        <w:r w:rsidR="00360CF6">
          <w:t>c</w:t>
        </w:r>
      </w:ins>
      <w:del w:id="645" w:author="Arya" w:date="2025-02-26T17:37:00Z" w16du:dateUtc="2025-02-26T12:07:00Z">
        <w:r w:rsidRPr="00E84AB3" w:rsidDel="00360CF6">
          <w:delText>C</w:delText>
        </w:r>
      </w:del>
      <w:r w:rsidRPr="00E84AB3">
        <w:t xml:space="preserve">ases </w:t>
      </w:r>
    </w:p>
    <w:p w14:paraId="1AB62048" w14:textId="41FF6384" w:rsidR="00A007EA" w:rsidRPr="00A007EA" w:rsidRDefault="00A007EA" w:rsidP="00445745">
      <w:pPr>
        <w:pStyle w:val="NormalBPBHEB"/>
        <w:pPrChange w:id="646" w:author="Arya" w:date="2025-03-03T10:06:00Z" w16du:dateUtc="2025-03-03T04:36:00Z">
          <w:pPr>
            <w:jc w:val="both"/>
          </w:pPr>
        </w:pPrChange>
      </w:pPr>
      <w:r w:rsidRPr="00A007EA">
        <w:t xml:space="preserve">It serves as a vital tool for businesses </w:t>
      </w:r>
      <w:r w:rsidR="00492685" w:rsidRPr="00A007EA">
        <w:t>looking</w:t>
      </w:r>
      <w:r w:rsidRPr="00A007EA">
        <w:t xml:space="preserve"> to gain control over their cloud spending and enhance financial accountability</w:t>
      </w:r>
      <w:ins w:id="647" w:author="Arya" w:date="2025-02-26T17:37:00Z" w16du:dateUtc="2025-02-26T12:07:00Z">
        <w:r w:rsidR="00360CF6">
          <w:t>.</w:t>
        </w:r>
      </w:ins>
      <w:del w:id="648" w:author="Arya" w:date="2025-02-26T17:37:00Z" w16du:dateUtc="2025-02-26T12:07:00Z">
        <w:r w:rsidRPr="00A007EA" w:rsidDel="00360CF6">
          <w:delText xml:space="preserve"> </w:delText>
        </w:r>
      </w:del>
    </w:p>
    <w:p w14:paraId="03EAA960" w14:textId="54A7DB93" w:rsidR="00E84AB3" w:rsidRPr="00E84AB3" w:rsidRDefault="00E84AB3">
      <w:pPr>
        <w:pStyle w:val="NormalBPBHEB"/>
        <w:numPr>
          <w:ilvl w:val="0"/>
          <w:numId w:val="19"/>
        </w:numPr>
        <w:pPrChange w:id="649" w:author="Arya" w:date="2025-02-26T17:37:00Z" w16du:dateUtc="2025-02-26T12:07:00Z">
          <w:pPr>
            <w:pStyle w:val="NormalBPBHEB"/>
          </w:pPr>
        </w:pPrChange>
      </w:pPr>
      <w:commentRangeStart w:id="650"/>
      <w:r w:rsidRPr="00B17000">
        <w:rPr>
          <w:b/>
          <w:bCs/>
        </w:rPr>
        <w:t xml:space="preserve">Budgetary </w:t>
      </w:r>
      <w:ins w:id="651" w:author="Arya" w:date="2025-02-26T17:37:00Z" w16du:dateUtc="2025-02-26T12:07:00Z">
        <w:r w:rsidR="00893768">
          <w:rPr>
            <w:b/>
            <w:bCs/>
          </w:rPr>
          <w:t>p</w:t>
        </w:r>
      </w:ins>
      <w:del w:id="652" w:author="Arya" w:date="2025-02-26T17:37:00Z" w16du:dateUtc="2025-02-26T12:07:00Z">
        <w:r w:rsidRPr="00B17000" w:rsidDel="00893768">
          <w:rPr>
            <w:b/>
            <w:bCs/>
          </w:rPr>
          <w:delText>P</w:delText>
        </w:r>
      </w:del>
      <w:r w:rsidRPr="00B17000">
        <w:rPr>
          <w:b/>
          <w:bCs/>
        </w:rPr>
        <w:t>lanning</w:t>
      </w:r>
      <w:r w:rsidR="00B17000">
        <w:rPr>
          <w:b/>
          <w:bCs/>
        </w:rPr>
        <w:t xml:space="preserve">: </w:t>
      </w:r>
      <w:commentRangeEnd w:id="650"/>
      <w:r w:rsidR="00893768">
        <w:rPr>
          <w:rStyle w:val="CommentReference"/>
          <w:rFonts w:eastAsiaTheme="minorHAnsi" w:cstheme="minorBidi"/>
        </w:rPr>
        <w:commentReference w:id="650"/>
      </w:r>
      <w:r w:rsidR="00BD7181" w:rsidRPr="00BD7181">
        <w:t xml:space="preserve">CUR helps organizations create </w:t>
      </w:r>
      <w:r w:rsidR="00492685" w:rsidRPr="00BD7181">
        <w:t>exact</w:t>
      </w:r>
      <w:r w:rsidR="00BD7181" w:rsidRPr="00BD7181">
        <w:t xml:space="preserve"> budgets by providing detailed usage and cost data, ensuring financial projections </w:t>
      </w:r>
      <w:proofErr w:type="gramStart"/>
      <w:r w:rsidR="00BD7181" w:rsidRPr="00BD7181">
        <w:t>align</w:t>
      </w:r>
      <w:proofErr w:type="gramEnd"/>
      <w:r w:rsidR="00BD7181" w:rsidRPr="00BD7181">
        <w:t xml:space="preserve"> with actual consumption</w:t>
      </w:r>
      <w:r w:rsidRPr="00E84AB3">
        <w:t xml:space="preserve">. </w:t>
      </w:r>
      <w:sdt>
        <w:sdtPr>
          <w:id w:val="291184892"/>
          <w:citation/>
        </w:sdtPr>
        <w:sdtContent>
          <w:r w:rsidR="00B210BC">
            <w:fldChar w:fldCharType="begin"/>
          </w:r>
          <w:r w:rsidR="002131C0">
            <w:instrText xml:space="preserve">CITATION AWS2010 \l 1033 </w:instrText>
          </w:r>
          <w:r w:rsidR="00B210BC">
            <w:fldChar w:fldCharType="separate"/>
          </w:r>
          <w:r w:rsidR="007D06CD" w:rsidRPr="007D06CD">
            <w:rPr>
              <w:noProof/>
            </w:rPr>
            <w:t>[41]</w:t>
          </w:r>
          <w:r w:rsidR="00B210BC">
            <w:fldChar w:fldCharType="end"/>
          </w:r>
        </w:sdtContent>
      </w:sdt>
    </w:p>
    <w:p w14:paraId="5C708BE9" w14:textId="4C54BBDE" w:rsidR="00E84AB3" w:rsidRPr="00E84AB3" w:rsidRDefault="00E84AB3">
      <w:pPr>
        <w:pStyle w:val="NormalBPBHEB"/>
        <w:numPr>
          <w:ilvl w:val="0"/>
          <w:numId w:val="19"/>
        </w:numPr>
        <w:pPrChange w:id="653" w:author="Arya" w:date="2025-02-26T17:37:00Z" w16du:dateUtc="2025-02-26T12:07:00Z">
          <w:pPr>
            <w:pStyle w:val="NormalBPBHEB"/>
          </w:pPr>
        </w:pPrChange>
      </w:pPr>
      <w:r w:rsidRPr="00B17000">
        <w:rPr>
          <w:b/>
          <w:bCs/>
        </w:rPr>
        <w:t xml:space="preserve">Cost </w:t>
      </w:r>
      <w:ins w:id="654" w:author="Arya" w:date="2025-02-26T17:37:00Z" w16du:dateUtc="2025-02-26T12:07:00Z">
        <w:r w:rsidR="00893768">
          <w:rPr>
            <w:b/>
            <w:bCs/>
          </w:rPr>
          <w:t>a</w:t>
        </w:r>
      </w:ins>
      <w:del w:id="655" w:author="Arya" w:date="2025-02-26T17:37:00Z" w16du:dateUtc="2025-02-26T12:07:00Z">
        <w:r w:rsidRPr="00B17000" w:rsidDel="00893768">
          <w:rPr>
            <w:b/>
            <w:bCs/>
          </w:rPr>
          <w:delText>A</w:delText>
        </w:r>
      </w:del>
      <w:r w:rsidRPr="00B17000">
        <w:rPr>
          <w:b/>
          <w:bCs/>
        </w:rPr>
        <w:t>llocation</w:t>
      </w:r>
      <w:r w:rsidR="00B17000">
        <w:rPr>
          <w:b/>
          <w:bCs/>
        </w:rPr>
        <w:t xml:space="preserve">: </w:t>
      </w:r>
      <w:r w:rsidR="00BD7181" w:rsidRPr="00BD7181">
        <w:t xml:space="preserve">For enterprises with multiple departments or teams, CUR </w:t>
      </w:r>
      <w:r w:rsidR="004B280B" w:rsidRPr="00BD7181">
        <w:t>helps with</w:t>
      </w:r>
      <w:r w:rsidR="00BD7181" w:rsidRPr="00BD7181">
        <w:t xml:space="preserve"> precise cost allocation, fostering transparency and accountability</w:t>
      </w:r>
      <w:r w:rsidRPr="00E84AB3">
        <w:t xml:space="preserve">. </w:t>
      </w:r>
      <w:sdt>
        <w:sdtPr>
          <w:id w:val="1390378932"/>
          <w:citation/>
        </w:sdtPr>
        <w:sdtContent>
          <w:r w:rsidR="00847D8B">
            <w:fldChar w:fldCharType="begin"/>
          </w:r>
          <w:r w:rsidR="002131C0">
            <w:instrText xml:space="preserve">CITATION AWS2b2 \l 1033 </w:instrText>
          </w:r>
          <w:r w:rsidR="00847D8B">
            <w:fldChar w:fldCharType="separate"/>
          </w:r>
          <w:r w:rsidR="007D06CD" w:rsidRPr="007D06CD">
            <w:rPr>
              <w:noProof/>
            </w:rPr>
            <w:t>[40]</w:t>
          </w:r>
          <w:r w:rsidR="00847D8B">
            <w:fldChar w:fldCharType="end"/>
          </w:r>
        </w:sdtContent>
      </w:sdt>
    </w:p>
    <w:p w14:paraId="64B440C9" w14:textId="3254A266" w:rsidR="00E84AB3" w:rsidRPr="00E84AB3" w:rsidRDefault="00E84AB3">
      <w:pPr>
        <w:pStyle w:val="NormalBPBHEB"/>
        <w:numPr>
          <w:ilvl w:val="0"/>
          <w:numId w:val="19"/>
        </w:numPr>
        <w:pPrChange w:id="656" w:author="Arya" w:date="2025-02-26T17:37:00Z" w16du:dateUtc="2025-02-26T12:07:00Z">
          <w:pPr>
            <w:pStyle w:val="NormalBPBHEB"/>
          </w:pPr>
        </w:pPrChange>
      </w:pPr>
      <w:r w:rsidRPr="00B17000">
        <w:rPr>
          <w:b/>
          <w:bCs/>
        </w:rPr>
        <w:t>Resource-</w:t>
      </w:r>
      <w:r w:rsidR="00893768" w:rsidRPr="00B17000">
        <w:rPr>
          <w:b/>
          <w:bCs/>
        </w:rPr>
        <w:t>specific analysis</w:t>
      </w:r>
      <w:r w:rsidR="00B17000">
        <w:rPr>
          <w:b/>
          <w:bCs/>
        </w:rPr>
        <w:t xml:space="preserve">: </w:t>
      </w:r>
      <w:r w:rsidR="00886E38" w:rsidRPr="00886E38">
        <w:t xml:space="preserve">Organizations can analyze the costs associated with different AWS services (e.g., </w:t>
      </w:r>
      <w:proofErr w:type="gramStart"/>
      <w:r w:rsidR="00886E38" w:rsidRPr="00886E38">
        <w:t>compute</w:t>
      </w:r>
      <w:proofErr w:type="gramEnd"/>
      <w:r w:rsidR="00886E38" w:rsidRPr="00886E38">
        <w:t>, storage, data transfer), allowing for targeted cost optimization</w:t>
      </w:r>
      <w:r w:rsidRPr="00E84AB3">
        <w:t xml:space="preserve">. </w:t>
      </w:r>
      <w:sdt>
        <w:sdtPr>
          <w:id w:val="533083955"/>
          <w:citation/>
        </w:sdtPr>
        <w:sdtContent>
          <w:r w:rsidR="002F5FBB">
            <w:fldChar w:fldCharType="begin"/>
          </w:r>
          <w:r w:rsidR="002131C0">
            <w:instrText xml:space="preserve">CITATION AWS2010 \l 1033 </w:instrText>
          </w:r>
          <w:r w:rsidR="002F5FBB">
            <w:fldChar w:fldCharType="separate"/>
          </w:r>
          <w:r w:rsidR="007D06CD" w:rsidRPr="007D06CD">
            <w:rPr>
              <w:noProof/>
            </w:rPr>
            <w:t>[41]</w:t>
          </w:r>
          <w:r w:rsidR="002F5FBB">
            <w:fldChar w:fldCharType="end"/>
          </w:r>
        </w:sdtContent>
      </w:sdt>
    </w:p>
    <w:p w14:paraId="7226425F" w14:textId="69E406CE" w:rsidR="00E84AB3" w:rsidRDefault="00E84AB3">
      <w:pPr>
        <w:pStyle w:val="Heading3BPBHEB"/>
        <w:pPrChange w:id="657" w:author="Arya" w:date="2025-02-26T17:37:00Z" w16du:dateUtc="2025-02-26T12:07:00Z">
          <w:pPr>
            <w:pStyle w:val="Heading2"/>
          </w:pPr>
        </w:pPrChange>
      </w:pPr>
      <w:r w:rsidRPr="00E84AB3">
        <w:lastRenderedPageBreak/>
        <w:t xml:space="preserve">Best </w:t>
      </w:r>
      <w:ins w:id="658" w:author="Arya" w:date="2025-02-26T17:37:00Z" w16du:dateUtc="2025-02-26T12:07:00Z">
        <w:r w:rsidR="00893768">
          <w:t>p</w:t>
        </w:r>
      </w:ins>
      <w:del w:id="659" w:author="Arya" w:date="2025-02-26T17:37:00Z" w16du:dateUtc="2025-02-26T12:07:00Z">
        <w:r w:rsidRPr="00E84AB3" w:rsidDel="00893768">
          <w:delText>P</w:delText>
        </w:r>
      </w:del>
      <w:r w:rsidRPr="00E84AB3">
        <w:t>ractices</w:t>
      </w:r>
    </w:p>
    <w:p w14:paraId="5ADA527D" w14:textId="0344777E" w:rsidR="00575ECC" w:rsidRPr="00575ECC" w:rsidRDefault="00575ECC" w:rsidP="00445745">
      <w:pPr>
        <w:pStyle w:val="NormalBPBHEB"/>
        <w:pPrChange w:id="660" w:author="Arya" w:date="2025-03-03T10:06:00Z" w16du:dateUtc="2025-03-03T04:36:00Z">
          <w:pPr>
            <w:jc w:val="both"/>
          </w:pPr>
        </w:pPrChange>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217984B0" w:rsidR="00E84AB3" w:rsidRPr="00E84AB3" w:rsidRDefault="00E84AB3">
      <w:pPr>
        <w:pStyle w:val="NormalBPBHEB"/>
        <w:numPr>
          <w:ilvl w:val="0"/>
          <w:numId w:val="20"/>
        </w:numPr>
        <w:pPrChange w:id="661" w:author="Arya" w:date="2025-02-26T17:38:00Z" w16du:dateUtc="2025-02-26T12:08:00Z">
          <w:pPr>
            <w:pStyle w:val="NormalBPBHEB"/>
          </w:pPr>
        </w:pPrChange>
      </w:pPr>
      <w:r w:rsidRPr="00B17000">
        <w:rPr>
          <w:b/>
          <w:bCs/>
        </w:rPr>
        <w:t xml:space="preserve">Regular </w:t>
      </w:r>
      <w:r w:rsidR="00933E30" w:rsidRPr="00B17000">
        <w:rPr>
          <w:b/>
          <w:bCs/>
        </w:rPr>
        <w:t>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Content>
          <w:r w:rsidR="003D7F47">
            <w:fldChar w:fldCharType="begin"/>
          </w:r>
          <w:r w:rsidR="002131C0">
            <w:instrText xml:space="preserve">CITATION AWS2a2 \l 1033 </w:instrText>
          </w:r>
          <w:r w:rsidR="003D7F47">
            <w:fldChar w:fldCharType="separate"/>
          </w:r>
          <w:r w:rsidR="007D06CD" w:rsidRPr="007D06CD">
            <w:rPr>
              <w:noProof/>
            </w:rPr>
            <w:t>[39]</w:t>
          </w:r>
          <w:r w:rsidR="003D7F47">
            <w:fldChar w:fldCharType="end"/>
          </w:r>
        </w:sdtContent>
      </w:sdt>
      <w:r w:rsidRPr="00E84AB3">
        <w:t>.</w:t>
      </w:r>
    </w:p>
    <w:p w14:paraId="1AE425CD" w14:textId="6BFBDEAC" w:rsidR="00E84AB3" w:rsidRPr="00E84AB3" w:rsidRDefault="00E84AB3">
      <w:pPr>
        <w:pStyle w:val="NormalBPBHEB"/>
        <w:numPr>
          <w:ilvl w:val="0"/>
          <w:numId w:val="20"/>
        </w:numPr>
        <w:pPrChange w:id="662" w:author="Arya" w:date="2025-02-26T17:38:00Z" w16du:dateUtc="2025-02-26T12:08:00Z">
          <w:pPr>
            <w:pStyle w:val="NormalBPBHEB"/>
          </w:pPr>
        </w:pPrChange>
      </w:pPr>
      <w:r w:rsidRPr="00B17000">
        <w:rPr>
          <w:b/>
          <w:bCs/>
        </w:rPr>
        <w:t xml:space="preserve">Collaboration </w:t>
      </w:r>
      <w:r w:rsidR="00933E30" w:rsidRPr="00B17000">
        <w:rPr>
          <w:b/>
          <w:bCs/>
        </w:rPr>
        <w:t>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Content>
          <w:r w:rsidR="003D7F47">
            <w:fldChar w:fldCharType="begin"/>
          </w:r>
          <w:r w:rsidR="002131C0">
            <w:instrText xml:space="preserve">CITATION AWS2010 \l 1033 </w:instrText>
          </w:r>
          <w:r w:rsidR="003D7F47">
            <w:fldChar w:fldCharType="separate"/>
          </w:r>
          <w:r w:rsidR="007D06CD" w:rsidRPr="007D06CD">
            <w:rPr>
              <w:noProof/>
            </w:rPr>
            <w:t>[41]</w:t>
          </w:r>
          <w:r w:rsidR="003D7F47">
            <w:fldChar w:fldCharType="end"/>
          </w:r>
        </w:sdtContent>
      </w:sdt>
      <w:r w:rsidRPr="00E84AB3">
        <w:t>.</w:t>
      </w:r>
    </w:p>
    <w:p w14:paraId="13FA8010" w14:textId="11F95B6A" w:rsidR="00E84AB3" w:rsidRPr="00E84AB3" w:rsidRDefault="009A17C0">
      <w:pPr>
        <w:pStyle w:val="Heading3BPBHEB"/>
        <w:pPrChange w:id="663" w:author="Arya" w:date="2025-02-26T17:38:00Z" w16du:dateUtc="2025-02-26T12:08:00Z">
          <w:pPr>
            <w:pStyle w:val="Heading2"/>
          </w:pPr>
        </w:pPrChange>
      </w:pPr>
      <w:r w:rsidRPr="009A17C0">
        <w:t>Wrap-</w:t>
      </w:r>
      <w:ins w:id="664" w:author="Arya" w:date="2025-02-26T17:38:00Z" w16du:dateUtc="2025-02-26T12:08:00Z">
        <w:r w:rsidR="00004B10">
          <w:t>u</w:t>
        </w:r>
      </w:ins>
      <w:del w:id="665" w:author="Arya" w:date="2025-02-26T17:38:00Z" w16du:dateUtc="2025-02-26T12:08:00Z">
        <w:r w:rsidRPr="009A17C0" w:rsidDel="00004B10">
          <w:delText>U</w:delText>
        </w:r>
      </w:del>
      <w:r w:rsidRPr="009A17C0">
        <w:t>p</w:t>
      </w:r>
    </w:p>
    <w:p w14:paraId="7AA8789D" w14:textId="012D9D96" w:rsidR="0027660A" w:rsidRDefault="00E64AA5">
      <w:pPr>
        <w:pStyle w:val="NormalBPBHEB"/>
        <w:pPrChange w:id="666" w:author="Arya" w:date="2025-02-26T17:38:00Z" w16du:dateUtc="2025-02-26T12:08:00Z">
          <w:pPr>
            <w:jc w:val="both"/>
          </w:pPr>
        </w:pPrChange>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xml:space="preserve">, enhancing financial accountability and efficiency </w:t>
      </w:r>
      <w:sdt>
        <w:sdtPr>
          <w:id w:val="1664809232"/>
          <w:citation/>
        </w:sdtPr>
        <w:sdtContent>
          <w:r w:rsidR="008E05EC">
            <w:fldChar w:fldCharType="begin"/>
          </w:r>
          <w:r w:rsidR="002131C0">
            <w:instrText xml:space="preserve">CITATION AWS2b2 \l 1033 </w:instrText>
          </w:r>
          <w:r w:rsidR="008E05EC">
            <w:fldChar w:fldCharType="separate"/>
          </w:r>
          <w:r w:rsidR="007D06CD" w:rsidRPr="007D06CD">
            <w:rPr>
              <w:noProof/>
            </w:rPr>
            <w:t>[40]</w:t>
          </w:r>
          <w:r w:rsidR="008E05EC">
            <w:fldChar w:fldCharType="end"/>
          </w:r>
        </w:sdtContent>
      </w:sdt>
      <w:r w:rsidR="00E84AB3" w:rsidRPr="00E84AB3">
        <w:t>.</w:t>
      </w:r>
    </w:p>
    <w:p w14:paraId="7766AEC8" w14:textId="4A442E1A" w:rsidR="006F445F" w:rsidRPr="006F445F" w:rsidRDefault="006F445F">
      <w:pPr>
        <w:pStyle w:val="Heading2BPBHEB"/>
        <w:pPrChange w:id="667" w:author="Arya" w:date="2025-02-27T10:24:00Z" w16du:dateUtc="2025-02-27T04:54:00Z">
          <w:pPr>
            <w:pStyle w:val="Heading1"/>
            <w:jc w:val="both"/>
          </w:pPr>
        </w:pPrChange>
      </w:pPr>
      <w:r w:rsidRPr="006F445F">
        <w:t xml:space="preserve">AWS </w:t>
      </w:r>
      <w:r w:rsidR="00E312A6" w:rsidRPr="006F445F">
        <w:t>cost explorer</w:t>
      </w:r>
    </w:p>
    <w:p w14:paraId="394C34DB" w14:textId="21A5C3CE" w:rsidR="006F445F" w:rsidRPr="006F445F" w:rsidRDefault="006F445F">
      <w:pPr>
        <w:pStyle w:val="NormalBPBHEB"/>
        <w:pPrChange w:id="668" w:author="Arya" w:date="2025-02-27T10:24:00Z" w16du:dateUtc="2025-02-27T04:54:00Z">
          <w:pPr>
            <w:jc w:val="both"/>
          </w:pPr>
        </w:pPrChange>
      </w:pPr>
      <w:bookmarkStart w:id="669" w:name="_Hlk188531961"/>
      <w:r w:rsidRPr="006F445F">
        <w:rPr>
          <w:b/>
          <w:bCs/>
        </w:rPr>
        <w:t>AWS Cost Explorer</w:t>
      </w:r>
      <w:r w:rsidRPr="006F445F">
        <w:t xml:space="preserve"> </w:t>
      </w:r>
      <w:bookmarkEnd w:id="669"/>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3E7355">
        <w:t xml:space="preserve"> </w:t>
      </w:r>
      <w:sdt>
        <w:sdtPr>
          <w:id w:val="-1914467144"/>
          <w:citation/>
        </w:sdtPr>
        <w:sdtContent>
          <w:r w:rsidR="00871593">
            <w:fldChar w:fldCharType="begin"/>
          </w:r>
          <w:r w:rsidR="002131C0">
            <w:instrText xml:space="preserve">CITATION AWS2011 \l 1033 </w:instrText>
          </w:r>
          <w:r w:rsidR="00871593">
            <w:fldChar w:fldCharType="separate"/>
          </w:r>
          <w:r w:rsidR="007D06CD" w:rsidRPr="007D06CD">
            <w:rPr>
              <w:noProof/>
            </w:rPr>
            <w:t>[42]</w:t>
          </w:r>
          <w:r w:rsidR="00871593">
            <w:fldChar w:fldCharType="end"/>
          </w:r>
        </w:sdtContent>
      </w:sdt>
      <w:r w:rsidRPr="006F445F">
        <w:t>.</w:t>
      </w:r>
    </w:p>
    <w:p w14:paraId="3B947553" w14:textId="61C15EC8" w:rsidR="006F445F" w:rsidRDefault="00712E8E">
      <w:pPr>
        <w:pStyle w:val="Heading3BPBHEB"/>
        <w:pPrChange w:id="670" w:author="Arya" w:date="2025-02-27T10:24:00Z" w16du:dateUtc="2025-02-27T04:54:00Z">
          <w:pPr>
            <w:pStyle w:val="Heading2"/>
          </w:pPr>
        </w:pPrChange>
      </w:pPr>
      <w:r w:rsidRPr="00712E8E">
        <w:t xml:space="preserve">Key </w:t>
      </w:r>
      <w:ins w:id="671" w:author="Arya" w:date="2025-02-27T10:24:00Z" w16du:dateUtc="2025-02-27T04:54:00Z">
        <w:r w:rsidR="00B227D1">
          <w:t>f</w:t>
        </w:r>
      </w:ins>
      <w:del w:id="672" w:author="Arya" w:date="2025-02-27T10:24:00Z" w16du:dateUtc="2025-02-27T04:54:00Z">
        <w:r w:rsidRPr="00712E8E" w:rsidDel="00B227D1">
          <w:delText>F</w:delText>
        </w:r>
      </w:del>
      <w:r w:rsidRPr="00712E8E">
        <w:t>eatures</w:t>
      </w:r>
    </w:p>
    <w:p w14:paraId="10517993" w14:textId="6958E76E" w:rsidR="003E7355" w:rsidRPr="003E7355" w:rsidRDefault="003E7355">
      <w:pPr>
        <w:pStyle w:val="NormalBPBHEB"/>
        <w:pPrChange w:id="673" w:author="Arya" w:date="2025-02-27T10:24:00Z" w16du:dateUtc="2025-02-27T04:54:00Z">
          <w:pPr>
            <w:jc w:val="both"/>
          </w:pPr>
        </w:pPrChange>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 xml:space="preserve">his section </w:t>
      </w:r>
      <w:r w:rsidR="009E17E3">
        <w:t xml:space="preserve">we visit </w:t>
      </w:r>
      <w:r w:rsidRPr="003E7355">
        <w:t xml:space="preserve">the features and functionalities of AWS Cost Explorer and highlights how it contributes to cloud </w:t>
      </w:r>
      <w:r w:rsidR="008B1056" w:rsidRPr="003E7355">
        <w:t>monetary management</w:t>
      </w:r>
      <w:r w:rsidRPr="003E7355">
        <w:t xml:space="preserve"> by providing businesses with a detailed, interactive way to explore their cloud spending patterns</w:t>
      </w:r>
      <w:r w:rsidR="00C5253F">
        <w:t xml:space="preserve">. </w:t>
      </w:r>
      <w:ins w:id="674" w:author="Arya" w:date="2025-02-27T10:25:00Z" w16du:dateUtc="2025-02-27T04:55:00Z">
        <w:r w:rsidR="00E04099">
          <w:t xml:space="preserve">Some </w:t>
        </w:r>
      </w:ins>
      <w:del w:id="675" w:author="Arya" w:date="2025-02-27T10:25:00Z" w16du:dateUtc="2025-02-27T04:55:00Z">
        <w:r w:rsidR="00C5253F" w:rsidDel="00E04099">
          <w:delText xml:space="preserve">Below we introduce </w:delText>
        </w:r>
      </w:del>
      <w:r w:rsidR="00C5253F">
        <w:t>relevant features</w:t>
      </w:r>
      <w:r w:rsidR="00E95F4E">
        <w:t xml:space="preserve"> of the service</w:t>
      </w:r>
      <w:ins w:id="676" w:author="Arya" w:date="2025-02-27T10:25:00Z" w16du:dateUtc="2025-02-27T04:55:00Z">
        <w:r w:rsidR="00E04099">
          <w:t xml:space="preserve"> are as follows:</w:t>
        </w:r>
      </w:ins>
      <w:del w:id="677" w:author="Arya" w:date="2025-02-27T10:25:00Z" w16du:dateUtc="2025-02-27T04:55:00Z">
        <w:r w:rsidR="00E95F4E" w:rsidDel="00E04099">
          <w:delText>:</w:delText>
        </w:r>
      </w:del>
    </w:p>
    <w:p w14:paraId="4965BABB" w14:textId="123C8262" w:rsidR="006F445F" w:rsidRPr="006F445F" w:rsidRDefault="00C15675">
      <w:pPr>
        <w:pStyle w:val="NormalBPBHEB"/>
        <w:numPr>
          <w:ilvl w:val="0"/>
          <w:numId w:val="21"/>
        </w:numPr>
        <w:pPrChange w:id="678" w:author="Arya" w:date="2025-02-27T10:25:00Z" w16du:dateUtc="2025-02-27T04:55:00Z">
          <w:pPr>
            <w:pStyle w:val="NormalBPBHEB"/>
          </w:pPr>
        </w:pPrChange>
      </w:pPr>
      <w:r w:rsidRPr="00B17000">
        <w:rPr>
          <w:b/>
          <w:bCs/>
        </w:rPr>
        <w:t xml:space="preserve">Cost </w:t>
      </w:r>
      <w:r w:rsidR="00E04099" w:rsidRPr="00B17000">
        <w:rPr>
          <w:b/>
          <w:bCs/>
        </w:rPr>
        <w:t>allocation and optimization</w:t>
      </w:r>
      <w:r w:rsidR="00E04099">
        <w:rPr>
          <w:b/>
          <w:bCs/>
        </w:rPr>
        <w:t xml:space="preserve">: </w:t>
      </w:r>
      <w:r w:rsidR="00F17BCB" w:rsidRPr="00F17BCB">
        <w:t xml:space="preserve">AWS Cost Explorer enables businesses to break down costs by resource, service, or department, making it easier to </w:t>
      </w:r>
      <w:r w:rsidR="00452FB4" w:rsidRPr="00F17BCB">
        <w:t>improve</w:t>
      </w:r>
      <w:r w:rsidR="00F17BCB" w:rsidRPr="00F17BCB">
        <w:t xml:space="preserve"> resource allocation and reduce wasteful spending </w:t>
      </w:r>
      <w:sdt>
        <w:sdtPr>
          <w:id w:val="660124721"/>
          <w:citation/>
        </w:sdtPr>
        <w:sdtContent>
          <w:r w:rsidR="00BF52A9">
            <w:fldChar w:fldCharType="begin"/>
          </w:r>
          <w:r w:rsidR="002131C0">
            <w:instrText xml:space="preserve">CITATION AWS2011 \l 1033 </w:instrText>
          </w:r>
          <w:r w:rsidR="00BF52A9">
            <w:fldChar w:fldCharType="separate"/>
          </w:r>
          <w:r w:rsidR="007D06CD" w:rsidRPr="007D06CD">
            <w:rPr>
              <w:noProof/>
            </w:rPr>
            <w:t>[42]</w:t>
          </w:r>
          <w:r w:rsidR="00BF52A9">
            <w:fldChar w:fldCharType="end"/>
          </w:r>
        </w:sdtContent>
      </w:sdt>
      <w:r w:rsidR="006F445F" w:rsidRPr="006F445F">
        <w:t xml:space="preserve">. </w:t>
      </w:r>
    </w:p>
    <w:p w14:paraId="5EB98002" w14:textId="2355C327" w:rsidR="006F445F" w:rsidRPr="006F445F" w:rsidRDefault="009808F7">
      <w:pPr>
        <w:pStyle w:val="NormalBPBHEB"/>
        <w:numPr>
          <w:ilvl w:val="0"/>
          <w:numId w:val="21"/>
        </w:numPr>
        <w:pPrChange w:id="679" w:author="Arya" w:date="2025-02-27T10:25:00Z" w16du:dateUtc="2025-02-27T04:55:00Z">
          <w:pPr>
            <w:pStyle w:val="NormalBPBHEB"/>
          </w:pPr>
        </w:pPrChange>
      </w:pPr>
      <w:r w:rsidRPr="00B17000">
        <w:rPr>
          <w:b/>
          <w:bCs/>
        </w:rPr>
        <w:t xml:space="preserve">Forecasting and </w:t>
      </w:r>
      <w:r w:rsidR="00E04099" w:rsidRPr="00B17000">
        <w:rPr>
          <w:b/>
          <w:bCs/>
        </w:rPr>
        <w:t>cost prediction</w:t>
      </w:r>
      <w:r w:rsidR="00837341">
        <w:rPr>
          <w:b/>
          <w:bCs/>
        </w:rPr>
        <w:t xml:space="preserve">: </w:t>
      </w:r>
      <w:r w:rsidR="00385F09" w:rsidRPr="00385F09">
        <w:t xml:space="preserve">With built-in forecasting, the tool predicts future costs based on historical usage patterns, helping businesses adjust their budgets proactively and avoid unexpected cost spikes </w:t>
      </w:r>
      <w:sdt>
        <w:sdtPr>
          <w:id w:val="1364334051"/>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006F445F" w:rsidRPr="006F445F">
        <w:t>.</w:t>
      </w:r>
    </w:p>
    <w:p w14:paraId="0D70B208" w14:textId="398F51D6" w:rsidR="006F445F" w:rsidRPr="006F445F" w:rsidRDefault="00FA5BAF">
      <w:pPr>
        <w:pStyle w:val="NormalBPBHEB"/>
        <w:numPr>
          <w:ilvl w:val="0"/>
          <w:numId w:val="21"/>
        </w:numPr>
        <w:pPrChange w:id="680" w:author="Arya" w:date="2025-02-27T10:25:00Z" w16du:dateUtc="2025-02-27T04:55:00Z">
          <w:pPr>
            <w:pStyle w:val="NormalBPBHEB"/>
          </w:pPr>
        </w:pPrChange>
      </w:pPr>
      <w:r w:rsidRPr="00B17000">
        <w:rPr>
          <w:b/>
          <w:bCs/>
        </w:rPr>
        <w:t xml:space="preserve">Visualization and </w:t>
      </w:r>
      <w:r w:rsidR="00E04099" w:rsidRPr="00B17000">
        <w:rPr>
          <w:b/>
          <w:bCs/>
        </w:rPr>
        <w:t>custom reports</w:t>
      </w:r>
      <w:r w:rsidR="00837341">
        <w:rPr>
          <w:b/>
          <w:bCs/>
        </w:rPr>
        <w:t xml:space="preserve">: </w:t>
      </w:r>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w:t>
      </w:r>
      <w:ins w:id="681" w:author="Arya" w:date="2025-02-27T10:25:00Z" w16du:dateUtc="2025-02-27T04:55:00Z">
        <w:r w:rsidR="007C7E51">
          <w:t>.</w:t>
        </w:r>
      </w:ins>
      <w:r w:rsidR="00C02367" w:rsidRPr="00C02367">
        <w:t xml:space="preserve"> </w:t>
      </w:r>
      <w:sdt>
        <w:sdtPr>
          <w:id w:val="-2113350752"/>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p>
    <w:p w14:paraId="376AA690" w14:textId="41997B16" w:rsidR="006F445F" w:rsidRDefault="006F445F">
      <w:pPr>
        <w:pStyle w:val="Heading3BPBHEB"/>
        <w:pPrChange w:id="682" w:author="Arya" w:date="2025-02-27T10:25:00Z" w16du:dateUtc="2025-02-27T04:55:00Z">
          <w:pPr>
            <w:pStyle w:val="Heading2"/>
          </w:pPr>
        </w:pPrChange>
      </w:pPr>
      <w:r w:rsidRPr="006F445F">
        <w:lastRenderedPageBreak/>
        <w:t xml:space="preserve">Benefits </w:t>
      </w:r>
    </w:p>
    <w:p w14:paraId="4AA28A81" w14:textId="5E67B8ED" w:rsidR="003477DC" w:rsidRPr="003477DC" w:rsidRDefault="004A0425">
      <w:pPr>
        <w:pStyle w:val="NormalBPBHEB"/>
        <w:pPrChange w:id="683" w:author="Arya" w:date="2025-02-27T10:26:00Z" w16du:dateUtc="2025-02-27T04:56:00Z">
          <w:pPr>
            <w:jc w:val="both"/>
          </w:pPr>
        </w:pPrChange>
      </w:pPr>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w:t>
      </w:r>
      <w:del w:id="684" w:author="Arya" w:date="2025-03-03T10:08:00Z" w16du:dateUtc="2025-03-03T04:38:00Z">
        <w:r w:rsidR="008B064B" w:rsidDel="00445745">
          <w:delText>Below is a</w:delText>
        </w:r>
      </w:del>
      <w:ins w:id="685" w:author="Arya" w:date="2025-03-03T10:08:00Z" w16du:dateUtc="2025-03-03T04:38:00Z">
        <w:r w:rsidR="00445745">
          <w:t>The r</w:t>
        </w:r>
      </w:ins>
      <w:del w:id="686" w:author="Arya" w:date="2025-03-03T10:08:00Z" w16du:dateUtc="2025-03-03T04:38:00Z">
        <w:r w:rsidR="008B064B" w:rsidDel="00445745">
          <w:delText xml:space="preserve"> list of r</w:delText>
        </w:r>
      </w:del>
      <w:r w:rsidR="008B064B">
        <w:t>elevant benefits of ASW CUR</w:t>
      </w:r>
      <w:ins w:id="687" w:author="Arya" w:date="2025-03-03T10:08:00Z" w16du:dateUtc="2025-03-03T04:38:00Z">
        <w:r w:rsidR="00445745">
          <w:t xml:space="preserve"> are as follows:</w:t>
        </w:r>
      </w:ins>
      <w:del w:id="688" w:author="Arya" w:date="2025-03-03T10:08:00Z" w16du:dateUtc="2025-03-03T04:38:00Z">
        <w:r w:rsidR="008B064B" w:rsidDel="00445745">
          <w:delText>:</w:delText>
        </w:r>
      </w:del>
    </w:p>
    <w:p w14:paraId="1184AAFF" w14:textId="347CB4A1" w:rsidR="006F445F" w:rsidRPr="006F445F" w:rsidRDefault="006F445F">
      <w:pPr>
        <w:pStyle w:val="NormalBPBHEB"/>
        <w:numPr>
          <w:ilvl w:val="0"/>
          <w:numId w:val="22"/>
        </w:numPr>
        <w:pPrChange w:id="689" w:author="Arya" w:date="2025-02-27T10:26:00Z" w16du:dateUtc="2025-02-27T04:56:00Z">
          <w:pPr>
            <w:pStyle w:val="NormalBPBHEB"/>
          </w:pPr>
        </w:pPrChange>
      </w:pPr>
      <w:r w:rsidRPr="001317F4">
        <w:rPr>
          <w:b/>
          <w:bCs/>
        </w:rPr>
        <w:t xml:space="preserve">Cost </w:t>
      </w:r>
      <w:r w:rsidR="00961880" w:rsidRPr="001317F4">
        <w:rPr>
          <w:b/>
          <w:bCs/>
        </w:rPr>
        <w:t>allocation and optimization</w:t>
      </w:r>
      <w:r w:rsidR="003502D5">
        <w:rPr>
          <w:b/>
          <w:bCs/>
        </w:rPr>
        <w:t xml:space="preserve">: </w:t>
      </w:r>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 </w:t>
      </w:r>
      <w:sdt>
        <w:sdtPr>
          <w:id w:val="-1574654780"/>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 xml:space="preserve">. </w:t>
      </w:r>
    </w:p>
    <w:p w14:paraId="29A0B375" w14:textId="455BB3BA" w:rsidR="006F445F" w:rsidRPr="006F445F" w:rsidRDefault="006F445F">
      <w:pPr>
        <w:pStyle w:val="NormalBPBHEB"/>
        <w:numPr>
          <w:ilvl w:val="0"/>
          <w:numId w:val="22"/>
        </w:numPr>
        <w:pPrChange w:id="690" w:author="Arya" w:date="2025-02-27T10:26:00Z" w16du:dateUtc="2025-02-27T04:56:00Z">
          <w:pPr>
            <w:pStyle w:val="NormalBPBHEB"/>
          </w:pPr>
        </w:pPrChange>
      </w:pPr>
      <w:r w:rsidRPr="001317F4">
        <w:rPr>
          <w:b/>
          <w:bCs/>
        </w:rPr>
        <w:t xml:space="preserve">Forecasting and </w:t>
      </w:r>
      <w:ins w:id="691" w:author="Arya" w:date="2025-02-27T10:25:00Z" w16du:dateUtc="2025-02-27T04:55:00Z">
        <w:r w:rsidR="00961880">
          <w:rPr>
            <w:b/>
            <w:bCs/>
          </w:rPr>
          <w:t>b</w:t>
        </w:r>
      </w:ins>
      <w:del w:id="692" w:author="Arya" w:date="2025-02-27T10:25:00Z" w16du:dateUtc="2025-02-27T04:55:00Z">
        <w:r w:rsidRPr="001317F4" w:rsidDel="00961880">
          <w:rPr>
            <w:b/>
            <w:bCs/>
          </w:rPr>
          <w:delText>B</w:delText>
        </w:r>
      </w:del>
      <w:r w:rsidRPr="001317F4">
        <w:rPr>
          <w:b/>
          <w:bCs/>
        </w:rPr>
        <w:t>udgeting</w:t>
      </w:r>
      <w:r w:rsidR="003502D5">
        <w:rPr>
          <w:b/>
          <w:bCs/>
        </w:rPr>
        <w:t xml:space="preserve">: </w:t>
      </w:r>
      <w:r w:rsidR="000723E2" w:rsidRPr="000723E2">
        <w:t xml:space="preserve">AWS Cost Explorer helps businesses forecast costs and set budgets, ensuring financial plans align with expected cloud expenditures </w:t>
      </w:r>
      <w:sdt>
        <w:sdtPr>
          <w:id w:val="1065063863"/>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 xml:space="preserve">. </w:t>
      </w:r>
    </w:p>
    <w:p w14:paraId="15115989" w14:textId="146077C8" w:rsidR="006F445F" w:rsidRPr="006F445F" w:rsidRDefault="006F445F">
      <w:pPr>
        <w:pStyle w:val="NormalBPBHEB"/>
        <w:numPr>
          <w:ilvl w:val="0"/>
          <w:numId w:val="22"/>
        </w:numPr>
        <w:pPrChange w:id="693" w:author="Arya" w:date="2025-02-27T10:26:00Z" w16du:dateUtc="2025-02-27T04:56:00Z">
          <w:pPr>
            <w:pStyle w:val="NormalBPBHEB"/>
          </w:pPr>
        </w:pPrChange>
      </w:pPr>
      <w:r w:rsidRPr="001317F4">
        <w:rPr>
          <w:b/>
          <w:bCs/>
        </w:rPr>
        <w:t xml:space="preserve">Insights into </w:t>
      </w:r>
      <w:r w:rsidR="00961880" w:rsidRPr="001317F4">
        <w:rPr>
          <w:b/>
          <w:bCs/>
        </w:rPr>
        <w:t>cost drivers</w:t>
      </w:r>
      <w:r w:rsidR="00BD387D">
        <w:rPr>
          <w:b/>
          <w:bCs/>
        </w:rPr>
        <w:t xml:space="preserve">: </w:t>
      </w:r>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sdt>
        <w:sdtPr>
          <w:id w:val="-1470661020"/>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r w:rsidRPr="006F445F">
        <w:t>.</w:t>
      </w:r>
    </w:p>
    <w:p w14:paraId="55A4A1ED" w14:textId="62C2B1A5" w:rsidR="006F445F" w:rsidRPr="00DC6C09" w:rsidRDefault="006F445F">
      <w:pPr>
        <w:pStyle w:val="Heading3BPBHEB"/>
        <w:pPrChange w:id="694" w:author="Arya" w:date="2025-02-27T10:26:00Z" w16du:dateUtc="2025-02-27T04:56:00Z">
          <w:pPr>
            <w:pStyle w:val="Heading2"/>
          </w:pPr>
        </w:pPrChange>
      </w:pPr>
      <w:r w:rsidRPr="00DC6C09">
        <w:t xml:space="preserve">Use </w:t>
      </w:r>
      <w:ins w:id="695" w:author="Arya" w:date="2025-02-27T10:26:00Z" w16du:dateUtc="2025-02-27T04:56:00Z">
        <w:r w:rsidR="007B4E94">
          <w:t>c</w:t>
        </w:r>
      </w:ins>
      <w:del w:id="696" w:author="Arya" w:date="2025-02-27T10:26:00Z" w16du:dateUtc="2025-02-27T04:56:00Z">
        <w:r w:rsidRPr="00DC6C09" w:rsidDel="007B4E94">
          <w:delText>C</w:delText>
        </w:r>
      </w:del>
      <w:r w:rsidRPr="00DC6C09">
        <w:t xml:space="preserve">ases </w:t>
      </w:r>
    </w:p>
    <w:p w14:paraId="3C9B289E" w14:textId="571591AA" w:rsidR="00012C2E" w:rsidRPr="00F0316E" w:rsidRDefault="00012C2E" w:rsidP="007B4E94">
      <w:pPr>
        <w:pStyle w:val="NormalBPBHEB"/>
      </w:pPr>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73A54D0E" w:rsidR="006F445F" w:rsidRPr="006F445F" w:rsidRDefault="006F445F">
      <w:pPr>
        <w:pStyle w:val="NormalBPBHEB"/>
        <w:numPr>
          <w:ilvl w:val="0"/>
          <w:numId w:val="23"/>
        </w:numPr>
        <w:pPrChange w:id="697" w:author="Arya" w:date="2025-02-27T10:26:00Z" w16du:dateUtc="2025-02-27T04:56:00Z">
          <w:pPr>
            <w:pStyle w:val="NormalBPBHEB"/>
          </w:pPr>
        </w:pPrChange>
      </w:pPr>
      <w:r w:rsidRPr="00F0316E">
        <w:rPr>
          <w:b/>
          <w:bCs/>
        </w:rPr>
        <w:t xml:space="preserve">Cost </w:t>
      </w:r>
      <w:r w:rsidR="007B4E94" w:rsidRPr="00F0316E">
        <w:rPr>
          <w:b/>
          <w:bCs/>
        </w:rPr>
        <w:t>allocation across departments</w:t>
      </w:r>
      <w:r w:rsidR="007B4E94">
        <w:rPr>
          <w:b/>
          <w:bCs/>
        </w:rPr>
        <w:t xml:space="preserve">: </w:t>
      </w:r>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sdt>
        <w:sdtPr>
          <w:id w:val="780611981"/>
          <w:citation/>
        </w:sdtPr>
        <w:sdtContent>
          <w:r w:rsidR="002A0203">
            <w:fldChar w:fldCharType="begin"/>
          </w:r>
          <w:r w:rsidR="002131C0">
            <w:instrText xml:space="preserve">CITATION AWS2011 \l 1033 </w:instrText>
          </w:r>
          <w:r w:rsidR="002A0203">
            <w:fldChar w:fldCharType="separate"/>
          </w:r>
          <w:r w:rsidR="007D06CD" w:rsidRPr="007D06CD">
            <w:rPr>
              <w:noProof/>
            </w:rPr>
            <w:t>[42]</w:t>
          </w:r>
          <w:r w:rsidR="002A0203">
            <w:fldChar w:fldCharType="end"/>
          </w:r>
        </w:sdtContent>
      </w:sdt>
    </w:p>
    <w:p w14:paraId="1572EF8A" w14:textId="51B6CE10" w:rsidR="006F445F" w:rsidRPr="006F445F" w:rsidRDefault="006F445F">
      <w:pPr>
        <w:pStyle w:val="NormalBPBHEB"/>
        <w:numPr>
          <w:ilvl w:val="0"/>
          <w:numId w:val="23"/>
        </w:numPr>
        <w:pPrChange w:id="698" w:author="Arya" w:date="2025-02-27T10:26:00Z" w16du:dateUtc="2025-02-27T04:56:00Z">
          <w:pPr>
            <w:pStyle w:val="NormalBPBHEB"/>
          </w:pPr>
        </w:pPrChange>
      </w:pPr>
      <w:r w:rsidRPr="00F0316E">
        <w:rPr>
          <w:b/>
          <w:bCs/>
        </w:rPr>
        <w:t xml:space="preserve">Cost </w:t>
      </w:r>
      <w:r w:rsidR="007B4E94" w:rsidRPr="00F0316E">
        <w:rPr>
          <w:b/>
          <w:bCs/>
        </w:rPr>
        <w:t>optimization in multi-account environments</w:t>
      </w:r>
      <w:r w:rsidR="007B4E94">
        <w:rPr>
          <w:b/>
          <w:bCs/>
        </w:rPr>
        <w:t xml:space="preserve">: </w:t>
      </w:r>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sdt>
        <w:sdtPr>
          <w:id w:val="-384869224"/>
          <w:citation/>
        </w:sdtPr>
        <w:sdtContent>
          <w:r w:rsidR="00AE35CA">
            <w:fldChar w:fldCharType="begin"/>
          </w:r>
          <w:r w:rsidR="002131C0">
            <w:instrText xml:space="preserve">CITATION AWS2011 \l 1033 </w:instrText>
          </w:r>
          <w:r w:rsidR="00AE35CA">
            <w:fldChar w:fldCharType="separate"/>
          </w:r>
          <w:r w:rsidR="007D06CD" w:rsidRPr="007D06CD">
            <w:rPr>
              <w:noProof/>
            </w:rPr>
            <w:t>[42]</w:t>
          </w:r>
          <w:r w:rsidR="00AE35CA">
            <w:fldChar w:fldCharType="end"/>
          </w:r>
        </w:sdtContent>
      </w:sdt>
      <w:r w:rsidR="005A492D">
        <w:t>.</w:t>
      </w:r>
    </w:p>
    <w:p w14:paraId="755C34AE" w14:textId="6EE15DD0" w:rsidR="006F445F" w:rsidRPr="006F445F" w:rsidRDefault="006F445F">
      <w:pPr>
        <w:pStyle w:val="NormalBPBHEB"/>
        <w:numPr>
          <w:ilvl w:val="0"/>
          <w:numId w:val="23"/>
        </w:numPr>
        <w:pPrChange w:id="699" w:author="Arya" w:date="2025-02-27T10:26:00Z" w16du:dateUtc="2025-02-27T04:56:00Z">
          <w:pPr>
            <w:pStyle w:val="NormalBPBHEB"/>
          </w:pPr>
        </w:pPrChange>
      </w:pPr>
      <w:r w:rsidRPr="00F0316E">
        <w:rPr>
          <w:b/>
          <w:bCs/>
        </w:rPr>
        <w:t xml:space="preserve">Tracking </w:t>
      </w:r>
      <w:r w:rsidR="007B4E94" w:rsidRPr="00F0316E">
        <w:rPr>
          <w:b/>
          <w:bCs/>
        </w:rPr>
        <w:t>reserved instances</w:t>
      </w:r>
      <w:del w:id="700" w:author="Arya" w:date="2025-02-27T10:26:00Z" w16du:dateUtc="2025-02-27T04:56:00Z">
        <w:r w:rsidRPr="00F0316E" w:rsidDel="007B4E94">
          <w:rPr>
            <w:b/>
            <w:bCs/>
          </w:rPr>
          <w:delText xml:space="preserve"> (RI)</w:delText>
        </w:r>
      </w:del>
      <w:ins w:id="701" w:author="Arya" w:date="2025-02-27T10:26:00Z" w16du:dateUtc="2025-02-27T04:56:00Z">
        <w:r w:rsidR="007B4E94">
          <w:rPr>
            <w:b/>
            <w:bCs/>
          </w:rPr>
          <w:t xml:space="preserve"> </w:t>
        </w:r>
      </w:ins>
      <w:del w:id="702" w:author="Arya" w:date="2025-02-27T10:26:00Z" w16du:dateUtc="2025-02-27T04:56:00Z">
        <w:r w:rsidRPr="00F0316E" w:rsidDel="007B4E94">
          <w:rPr>
            <w:b/>
            <w:bCs/>
          </w:rPr>
          <w:delText xml:space="preserve"> </w:delText>
        </w:r>
      </w:del>
      <w:r w:rsidR="007B4E94" w:rsidRPr="00F0316E">
        <w:rPr>
          <w:b/>
          <w:bCs/>
        </w:rPr>
        <w:t>usage</w:t>
      </w:r>
      <w:r w:rsidR="007B4E94">
        <w:rPr>
          <w:b/>
          <w:bCs/>
        </w:rPr>
        <w:t xml:space="preserve">: </w:t>
      </w:r>
      <w:r w:rsidR="00EC5266" w:rsidRPr="00EC5266">
        <w:t xml:space="preserve">Businesses can use Cost Explorer to </w:t>
      </w:r>
      <w:r w:rsidR="00452FB4" w:rsidRPr="00EC5266">
        <w:t>check</w:t>
      </w:r>
      <w:r w:rsidR="00EC5266" w:rsidRPr="00EC5266">
        <w:t xml:space="preserve"> </w:t>
      </w:r>
      <w:r w:rsidR="00EC5266" w:rsidRPr="007B4E94">
        <w:rPr>
          <w:b/>
          <w:bCs/>
          <w:rPrChange w:id="703" w:author="Arya" w:date="2025-02-27T10:27:00Z" w16du:dateUtc="2025-02-27T04:57:00Z">
            <w:rPr/>
          </w:rPrChange>
        </w:rPr>
        <w:t>Reserved Instance</w:t>
      </w:r>
      <w:ins w:id="704" w:author="Arya" w:date="2025-02-27T10:27:00Z" w16du:dateUtc="2025-02-27T04:57:00Z">
        <w:r w:rsidR="007B4E94">
          <w:t xml:space="preserve"> (</w:t>
        </w:r>
        <w:r w:rsidR="007B4E94" w:rsidRPr="007B4E94">
          <w:rPr>
            <w:b/>
            <w:bCs/>
            <w:rPrChange w:id="705" w:author="Arya" w:date="2025-02-27T10:27:00Z" w16du:dateUtc="2025-02-27T04:57:00Z">
              <w:rPr/>
            </w:rPrChange>
          </w:rPr>
          <w:t>RI</w:t>
        </w:r>
        <w:r w:rsidR="007B4E94">
          <w:t>)</w:t>
        </w:r>
      </w:ins>
      <w:r w:rsidR="00EC5266" w:rsidRPr="00EC5266">
        <w:t xml:space="preserv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sdt>
        <w:sdtPr>
          <w:id w:val="-428045830"/>
          <w:citation/>
        </w:sdtPr>
        <w:sdtContent>
          <w:r w:rsidR="00AE35CA">
            <w:fldChar w:fldCharType="begin"/>
          </w:r>
          <w:r w:rsidR="002131C0">
            <w:instrText xml:space="preserve">CITATION AWS2011 \l 1033 </w:instrText>
          </w:r>
          <w:r w:rsidR="00AE35CA">
            <w:fldChar w:fldCharType="separate"/>
          </w:r>
          <w:r w:rsidR="007D06CD" w:rsidRPr="007D06CD">
            <w:rPr>
              <w:noProof/>
            </w:rPr>
            <w:t>[42]</w:t>
          </w:r>
          <w:r w:rsidR="00AE35CA">
            <w:fldChar w:fldCharType="end"/>
          </w:r>
        </w:sdtContent>
      </w:sdt>
      <w:r w:rsidRPr="006F445F">
        <w:t>.</w:t>
      </w:r>
    </w:p>
    <w:p w14:paraId="6D5DF636" w14:textId="2418CC49" w:rsidR="006F445F" w:rsidRPr="006F445F" w:rsidRDefault="006F445F">
      <w:pPr>
        <w:pStyle w:val="Heading3BPBHEB"/>
        <w:pPrChange w:id="706" w:author="Arya" w:date="2025-02-27T10:27:00Z" w16du:dateUtc="2025-02-27T04:57:00Z">
          <w:pPr>
            <w:pStyle w:val="Heading2"/>
          </w:pPr>
        </w:pPrChange>
      </w:pPr>
      <w:r w:rsidRPr="006F445F">
        <w:t xml:space="preserve">Best </w:t>
      </w:r>
      <w:ins w:id="707" w:author="Arya" w:date="2025-02-27T10:27:00Z" w16du:dateUtc="2025-02-27T04:57:00Z">
        <w:r w:rsidR="00763F08">
          <w:t>p</w:t>
        </w:r>
      </w:ins>
      <w:del w:id="708" w:author="Arya" w:date="2025-02-27T10:27:00Z" w16du:dateUtc="2025-02-27T04:57:00Z">
        <w:r w:rsidRPr="006F445F" w:rsidDel="00763F08">
          <w:delText>P</w:delText>
        </w:r>
      </w:del>
      <w:r w:rsidRPr="006F445F">
        <w:t xml:space="preserve">ractices </w:t>
      </w:r>
    </w:p>
    <w:p w14:paraId="6D01FC5D" w14:textId="091C33B4" w:rsidR="00D80FBD" w:rsidRDefault="00F5147B" w:rsidP="00D80FBD">
      <w:pPr>
        <w:pStyle w:val="NormalBPBHEB"/>
      </w:pPr>
      <w:ins w:id="709" w:author="Arya" w:date="2025-02-27T10:27:00Z" w16du:dateUtc="2025-02-27T04:57:00Z">
        <w:r>
          <w:rPr>
            <w:lang w:val="en-IN"/>
          </w:rPr>
          <w:t xml:space="preserve">A </w:t>
        </w:r>
      </w:ins>
      <w:del w:id="710" w:author="Arya" w:date="2025-02-27T10:27:00Z" w16du:dateUtc="2025-02-27T04:57:00Z">
        <w:r w:rsidR="00D80FBD" w:rsidDel="00F5147B">
          <w:delText xml:space="preserve">Below is </w:delText>
        </w:r>
        <w:r w:rsidR="0043281F" w:rsidDel="00F5147B">
          <w:delText xml:space="preserve">a </w:delText>
        </w:r>
      </w:del>
      <w:r w:rsidR="0043281F">
        <w:t xml:space="preserve">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ins w:id="711" w:author="Arya" w:date="2025-02-27T10:27:00Z" w16du:dateUtc="2025-02-27T04:57:00Z">
        <w:r>
          <w:t xml:space="preserve"> is as follows:</w:t>
        </w:r>
      </w:ins>
      <w:del w:id="712" w:author="Arya" w:date="2025-02-27T10:27:00Z" w16du:dateUtc="2025-02-27T04:57:00Z">
        <w:r w:rsidR="00055196" w:rsidDel="00F5147B">
          <w:delText>:</w:delText>
        </w:r>
      </w:del>
    </w:p>
    <w:p w14:paraId="48BB7153" w14:textId="7B47CC74" w:rsidR="006F445F" w:rsidRPr="006F445F" w:rsidRDefault="006F445F">
      <w:pPr>
        <w:pStyle w:val="NormalBPBHEB"/>
        <w:numPr>
          <w:ilvl w:val="0"/>
          <w:numId w:val="24"/>
        </w:numPr>
        <w:pPrChange w:id="713" w:author="Arya" w:date="2025-02-27T10:30:00Z" w16du:dateUtc="2025-02-27T05:00:00Z">
          <w:pPr>
            <w:pStyle w:val="NormalBPBHEB"/>
          </w:pPr>
        </w:pPrChange>
      </w:pPr>
      <w:r w:rsidRPr="00F0316E">
        <w:rPr>
          <w:b/>
          <w:bCs/>
        </w:rPr>
        <w:t xml:space="preserve">Regular </w:t>
      </w:r>
      <w:r w:rsidR="00C10A1B" w:rsidRPr="00F0316E">
        <w:rPr>
          <w:b/>
          <w:bCs/>
        </w:rPr>
        <w:t>monitoring and analysis</w:t>
      </w:r>
      <w:r w:rsidR="00A7592B">
        <w:rPr>
          <w:b/>
          <w:bCs/>
        </w:rPr>
        <w:t xml:space="preserve">: </w:t>
      </w:r>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sdt>
        <w:sdtPr>
          <w:id w:val="1222941675"/>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59F752CB" w14:textId="7DCA6515" w:rsidR="006F445F" w:rsidRPr="006F445F" w:rsidRDefault="006F445F">
      <w:pPr>
        <w:pStyle w:val="NormalBPBHEB"/>
        <w:numPr>
          <w:ilvl w:val="0"/>
          <w:numId w:val="24"/>
        </w:numPr>
        <w:pPrChange w:id="714" w:author="Arya" w:date="2025-02-27T10:30:00Z" w16du:dateUtc="2025-02-27T05:00:00Z">
          <w:pPr>
            <w:pStyle w:val="NormalBPBHEB"/>
          </w:pPr>
        </w:pPrChange>
      </w:pPr>
      <w:r w:rsidRPr="00F0316E">
        <w:rPr>
          <w:b/>
          <w:bCs/>
        </w:rPr>
        <w:t xml:space="preserve">Collaborative </w:t>
      </w:r>
      <w:r w:rsidR="00C10A1B" w:rsidRPr="00F0316E">
        <w:rPr>
          <w:b/>
          <w:bCs/>
        </w:rPr>
        <w:t>decision-making</w:t>
      </w:r>
      <w:r w:rsidR="00A7592B">
        <w:rPr>
          <w:b/>
          <w:bCs/>
        </w:rPr>
        <w:t xml:space="preserve">: </w:t>
      </w:r>
      <w:r w:rsidR="00092EFA" w:rsidRPr="00092EFA">
        <w:t>Share insights from Cost Explorer across teams, including finance, IT, and operations, to align efforts on cost optimization</w:t>
      </w:r>
      <w:r w:rsidR="00131BB3" w:rsidRPr="00131BB3">
        <w:t xml:space="preserve"> </w:t>
      </w:r>
      <w:sdt>
        <w:sdtPr>
          <w:id w:val="-116222391"/>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00302731" w14:textId="2EBFBE07" w:rsidR="006F445F" w:rsidRPr="006F445F" w:rsidRDefault="006F445F">
      <w:pPr>
        <w:pStyle w:val="NormalBPBHEB"/>
        <w:numPr>
          <w:ilvl w:val="0"/>
          <w:numId w:val="24"/>
        </w:numPr>
        <w:pPrChange w:id="715" w:author="Arya" w:date="2025-02-27T10:30:00Z" w16du:dateUtc="2025-02-27T05:00:00Z">
          <w:pPr>
            <w:pStyle w:val="NormalBPBHEB"/>
          </w:pPr>
        </w:pPrChange>
      </w:pPr>
      <w:r w:rsidRPr="00F0316E">
        <w:rPr>
          <w:b/>
          <w:bCs/>
        </w:rPr>
        <w:t xml:space="preserve">Setting </w:t>
      </w:r>
      <w:ins w:id="716" w:author="Arya" w:date="2025-02-27T10:27:00Z" w16du:dateUtc="2025-02-27T04:57:00Z">
        <w:r w:rsidR="00C10A1B">
          <w:rPr>
            <w:b/>
            <w:bCs/>
          </w:rPr>
          <w:t>c</w:t>
        </w:r>
      </w:ins>
      <w:del w:id="717" w:author="Arya" w:date="2025-02-27T10:27:00Z" w16du:dateUtc="2025-02-27T04:57:00Z">
        <w:r w:rsidRPr="00F0316E" w:rsidDel="00C10A1B">
          <w:rPr>
            <w:b/>
            <w:bCs/>
          </w:rPr>
          <w:delText>C</w:delText>
        </w:r>
      </w:del>
      <w:r w:rsidRPr="00F0316E">
        <w:rPr>
          <w:b/>
          <w:bCs/>
        </w:rPr>
        <w:t xml:space="preserve">ustom </w:t>
      </w:r>
      <w:ins w:id="718" w:author="Arya" w:date="2025-02-27T10:27:00Z" w16du:dateUtc="2025-02-27T04:57:00Z">
        <w:r w:rsidR="00C10A1B">
          <w:rPr>
            <w:b/>
            <w:bCs/>
          </w:rPr>
          <w:t>a</w:t>
        </w:r>
      </w:ins>
      <w:del w:id="719" w:author="Arya" w:date="2025-02-27T10:27:00Z" w16du:dateUtc="2025-02-27T04:57:00Z">
        <w:r w:rsidRPr="00F0316E" w:rsidDel="00C10A1B">
          <w:rPr>
            <w:b/>
            <w:bCs/>
          </w:rPr>
          <w:delText>A</w:delText>
        </w:r>
      </w:del>
      <w:r w:rsidRPr="00F0316E">
        <w:rPr>
          <w:b/>
          <w:bCs/>
        </w:rPr>
        <w:t>lerts</w:t>
      </w:r>
      <w:r w:rsidR="00A7592B">
        <w:rPr>
          <w:b/>
          <w:bCs/>
        </w:rPr>
        <w:t xml:space="preserve">: </w:t>
      </w:r>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sdt>
        <w:sdtPr>
          <w:id w:val="1509255653"/>
          <w:citation/>
        </w:sdtPr>
        <w:sdtContent>
          <w:r w:rsidR="00F062C6">
            <w:fldChar w:fldCharType="begin"/>
          </w:r>
          <w:r w:rsidR="002131C0">
            <w:instrText xml:space="preserve">CITATION AWS2011 \l 1033 </w:instrText>
          </w:r>
          <w:r w:rsidR="00F062C6">
            <w:fldChar w:fldCharType="separate"/>
          </w:r>
          <w:r w:rsidR="007D06CD" w:rsidRPr="007D06CD">
            <w:rPr>
              <w:noProof/>
            </w:rPr>
            <w:t>[42]</w:t>
          </w:r>
          <w:r w:rsidR="00F062C6">
            <w:fldChar w:fldCharType="end"/>
          </w:r>
        </w:sdtContent>
      </w:sdt>
      <w:r w:rsidRPr="006F445F">
        <w:t>.</w:t>
      </w:r>
    </w:p>
    <w:p w14:paraId="525C366D" w14:textId="54F89581" w:rsidR="006F445F" w:rsidRPr="006F445F" w:rsidRDefault="00092EFA">
      <w:pPr>
        <w:pStyle w:val="Heading3BPBHEB"/>
        <w:pPrChange w:id="720" w:author="Arya" w:date="2025-02-27T10:30:00Z" w16du:dateUtc="2025-02-27T05:00:00Z">
          <w:pPr>
            <w:pStyle w:val="Heading2"/>
          </w:pPr>
        </w:pPrChange>
      </w:pPr>
      <w:r>
        <w:t>Wrap up</w:t>
      </w:r>
    </w:p>
    <w:p w14:paraId="36A0D335" w14:textId="372F07E0" w:rsidR="006F445F" w:rsidRPr="006F445F" w:rsidRDefault="006F445F">
      <w:pPr>
        <w:pStyle w:val="NormalBPBHEB"/>
        <w:pPrChange w:id="721" w:author="Arya" w:date="2025-02-27T10:30:00Z" w16du:dateUtc="2025-02-27T05:00:00Z">
          <w:pPr>
            <w:jc w:val="both"/>
          </w:pPr>
        </w:pPrChange>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w:t>
      </w:r>
      <w:r w:rsidR="00A6312C" w:rsidRPr="00A6312C">
        <w:lastRenderedPageBreak/>
        <w:t>organizations control their cloud costs and make data-driven decisions to drive long-term savings</w:t>
      </w:r>
      <w:r w:rsidR="00055196">
        <w:t xml:space="preserve"> </w:t>
      </w:r>
      <w:sdt>
        <w:sdtPr>
          <w:id w:val="1566608861"/>
          <w:citation/>
        </w:sdtPr>
        <w:sdtContent>
          <w:r w:rsidR="00362D49">
            <w:fldChar w:fldCharType="begin"/>
          </w:r>
          <w:r w:rsidR="002131C0">
            <w:instrText xml:space="preserve">CITATION AWS2011 \l 1033 </w:instrText>
          </w:r>
          <w:r w:rsidR="00362D49">
            <w:fldChar w:fldCharType="separate"/>
          </w:r>
          <w:r w:rsidR="007D06CD" w:rsidRPr="007D06CD">
            <w:rPr>
              <w:noProof/>
            </w:rPr>
            <w:t>[42]</w:t>
          </w:r>
          <w:r w:rsidR="00362D49">
            <w:fldChar w:fldCharType="end"/>
          </w:r>
        </w:sdtContent>
      </w:sdt>
      <w:r w:rsidR="00362D49">
        <w:t>.</w:t>
      </w:r>
    </w:p>
    <w:p w14:paraId="199778E0" w14:textId="2D871D3D" w:rsidR="00F346E3" w:rsidRPr="00F346E3" w:rsidRDefault="00F346E3">
      <w:pPr>
        <w:pStyle w:val="Heading2BPBHEB"/>
        <w:pPrChange w:id="722" w:author="Arya" w:date="2025-02-27T10:30:00Z" w16du:dateUtc="2025-02-27T05:00:00Z">
          <w:pPr>
            <w:pStyle w:val="Heading1"/>
            <w:jc w:val="both"/>
          </w:pPr>
        </w:pPrChange>
      </w:pPr>
      <w:r w:rsidRPr="00F346E3">
        <w:t xml:space="preserve">Reserved </w:t>
      </w:r>
      <w:ins w:id="723" w:author="Arya" w:date="2025-02-27T10:30:00Z" w16du:dateUtc="2025-02-27T05:00:00Z">
        <w:r w:rsidR="00E03174">
          <w:t>i</w:t>
        </w:r>
      </w:ins>
      <w:del w:id="724" w:author="Arya" w:date="2025-02-27T10:30:00Z" w16du:dateUtc="2025-02-27T05:00:00Z">
        <w:r w:rsidRPr="00F346E3" w:rsidDel="00E03174">
          <w:delText>I</w:delText>
        </w:r>
      </w:del>
      <w:r w:rsidRPr="00F346E3">
        <w:t>nstance</w:t>
      </w:r>
      <w:del w:id="725" w:author="Arya" w:date="2025-02-27T10:30:00Z" w16du:dateUtc="2025-02-27T05:00:00Z">
        <w:r w:rsidRPr="00F346E3" w:rsidDel="00E03174">
          <w:delText xml:space="preserve"> (RI)</w:delText>
        </w:r>
      </w:del>
      <w:r w:rsidRPr="00F346E3">
        <w:t xml:space="preserve"> </w:t>
      </w:r>
      <w:ins w:id="726" w:author="Arya" w:date="2025-02-27T10:30:00Z" w16du:dateUtc="2025-02-27T05:00:00Z">
        <w:r w:rsidR="00E03174">
          <w:t>r</w:t>
        </w:r>
      </w:ins>
      <w:del w:id="727" w:author="Arya" w:date="2025-02-27T10:30:00Z" w16du:dateUtc="2025-02-27T05:00:00Z">
        <w:r w:rsidRPr="00F346E3" w:rsidDel="00E03174">
          <w:delText>R</w:delText>
        </w:r>
      </w:del>
      <w:r w:rsidRPr="00F346E3">
        <w:t>eporting</w:t>
      </w:r>
    </w:p>
    <w:p w14:paraId="30CD436F" w14:textId="5CE4E08A" w:rsidR="00590627" w:rsidRDefault="00F346E3" w:rsidP="00FC77B7">
      <w:pPr>
        <w:pStyle w:val="NormalBPBHEB"/>
        <w:pPrChange w:id="728" w:author="Arya" w:date="2025-03-03T10:09:00Z" w16du:dateUtc="2025-03-03T04:39:00Z">
          <w:pPr>
            <w:jc w:val="both"/>
          </w:pPr>
        </w:pPrChange>
      </w:pPr>
      <w:del w:id="729" w:author="Arya" w:date="2025-02-27T10:31:00Z" w16du:dateUtc="2025-02-27T05:01:00Z">
        <w:r w:rsidRPr="00F346E3" w:rsidDel="008E490B">
          <w:delText>Reserved Instances (</w:delText>
        </w:r>
      </w:del>
      <w:r w:rsidRPr="00F346E3">
        <w:t>RIs</w:t>
      </w:r>
      <w:del w:id="730" w:author="Arya" w:date="2025-02-27T10:31:00Z" w16du:dateUtc="2025-02-27T05:01:00Z">
        <w:r w:rsidRPr="00F346E3" w:rsidDel="008E490B">
          <w:delText>)</w:delText>
        </w:r>
      </w:del>
      <w:r w:rsidRPr="00F346E3">
        <w:t xml:space="preserve"> </w:t>
      </w:r>
      <w:r w:rsidR="00590627" w:rsidRPr="00590627">
        <w:t xml:space="preserve">offer businesses significant savings by </w:t>
      </w:r>
      <w:del w:id="731" w:author="Arya" w:date="2025-02-27T10:31:00Z" w16du:dateUtc="2025-02-27T05:01:00Z">
        <w:r w:rsidR="00590627" w:rsidRPr="00590627" w:rsidDel="008E490B">
          <w:delText>committing</w:delText>
        </w:r>
      </w:del>
      <w:ins w:id="732" w:author="Arya" w:date="2025-02-27T10:31:00Z" w16du:dateUtc="2025-02-27T05:01:00Z">
        <w:r w:rsidR="008E490B" w:rsidRPr="00590627">
          <w:t>committing them</w:t>
        </w:r>
      </w:ins>
      <w:r w:rsidR="00590627" w:rsidRPr="00590627">
        <w:t xml:space="preserve">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2E143F53" w:rsidR="00F346E3" w:rsidRPr="00704367" w:rsidRDefault="00704367">
      <w:pPr>
        <w:pStyle w:val="Heading3BPBHEB"/>
        <w:pPrChange w:id="733" w:author="Arya" w:date="2025-02-27T10:32:00Z" w16du:dateUtc="2025-02-27T05:02:00Z">
          <w:pPr>
            <w:pStyle w:val="Heading2"/>
          </w:pPr>
        </w:pPrChange>
      </w:pPr>
      <w:r w:rsidRPr="00704367">
        <w:t xml:space="preserve">Key </w:t>
      </w:r>
      <w:r w:rsidR="00014B06" w:rsidRPr="00704367">
        <w:t xml:space="preserve">features </w:t>
      </w:r>
      <w:r w:rsidR="00014B06">
        <w:t>and benefits</w:t>
      </w:r>
    </w:p>
    <w:p w14:paraId="42F2C8DB" w14:textId="39B49FF2" w:rsidR="004616DB" w:rsidRPr="004616DB" w:rsidRDefault="00B81439" w:rsidP="00FC77B7">
      <w:pPr>
        <w:pStyle w:val="NormalBPBHEB"/>
        <w:pPrChange w:id="734" w:author="Arya" w:date="2025-03-03T10:09:00Z" w16du:dateUtc="2025-03-03T04:39:00Z">
          <w:pPr>
            <w:jc w:val="both"/>
          </w:pPr>
        </w:pPrChange>
      </w:pPr>
      <w:r w:rsidRPr="00B81439">
        <w:t xml:space="preserve">AWS </w:t>
      </w:r>
      <w:r w:rsidRPr="007D7B00">
        <w:rPr>
          <w:b/>
          <w:bCs/>
          <w:rPrChange w:id="735" w:author="Arya" w:date="2025-03-03T10:33:00Z" w16du:dateUtc="2025-03-03T05:03:00Z">
            <w:rPr/>
          </w:rPrChange>
        </w:rPr>
        <w:t>Reserved Instances</w:t>
      </w:r>
      <w:r w:rsidRPr="00B81439">
        <w:t xml:space="preserve"> (</w:t>
      </w:r>
      <w:r w:rsidRPr="007D7B00">
        <w:rPr>
          <w:b/>
          <w:bCs/>
          <w:rPrChange w:id="736" w:author="Arya" w:date="2025-03-03T10:33:00Z" w16du:dateUtc="2025-03-03T05:03:00Z">
            <w:rPr/>
          </w:rPrChange>
        </w:rPr>
        <w:t>RIs</w:t>
      </w:r>
      <w:r w:rsidRPr="00B81439">
        <w:t>)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B81439">
            <w:fldChar w:fldCharType="begin"/>
          </w:r>
          <w:r w:rsidR="002131C0">
            <w:instrText xml:space="preserve">CITATION AWS2013 \l 1033 </w:instrText>
          </w:r>
          <w:r w:rsidRPr="00B81439">
            <w:fldChar w:fldCharType="separate"/>
          </w:r>
          <w:r w:rsidR="007D06CD">
            <w:rPr>
              <w:noProof/>
            </w:rPr>
            <w:t xml:space="preserve"> </w:t>
          </w:r>
          <w:r w:rsidR="007D06CD" w:rsidRPr="007D06CD">
            <w:rPr>
              <w:noProof/>
            </w:rPr>
            <w:t>[43]</w:t>
          </w:r>
          <w:r w:rsidRPr="00B81439">
            <w:fldChar w:fldCharType="end"/>
          </w:r>
        </w:sdtContent>
      </w:sdt>
      <w:r w:rsidRPr="00B81439">
        <w:t>.</w:t>
      </w:r>
      <w:ins w:id="737" w:author="Arya" w:date="2025-03-03T10:33:00Z" w16du:dateUtc="2025-03-03T05:03:00Z">
        <w:r w:rsidR="0089357A">
          <w:t xml:space="preserve"> The k</w:t>
        </w:r>
      </w:ins>
      <w:del w:id="738" w:author="Arya" w:date="2025-03-03T10:33:00Z" w16du:dateUtc="2025-03-03T05:03:00Z">
        <w:r w:rsidDel="0089357A">
          <w:delText xml:space="preserve"> Below</w:delText>
        </w:r>
        <w:r w:rsidR="004E72AF" w:rsidDel="0089357A">
          <w:delText xml:space="preserve"> we list k</w:delText>
        </w:r>
      </w:del>
      <w:r w:rsidR="004E72AF">
        <w:t>ey features that help RIs</w:t>
      </w:r>
      <w:r w:rsidR="00B55B14">
        <w:t xml:space="preserve"> implementations to meet those goals:</w:t>
      </w:r>
    </w:p>
    <w:p w14:paraId="5C8E9E15" w14:textId="4E39C45E" w:rsidR="00C94B12" w:rsidRPr="00C94B12" w:rsidRDefault="00C94B12">
      <w:pPr>
        <w:pStyle w:val="NormalBPBHEB"/>
        <w:numPr>
          <w:ilvl w:val="0"/>
          <w:numId w:val="25"/>
        </w:numPr>
        <w:pPrChange w:id="739" w:author="Arya" w:date="2025-02-27T10:33:00Z" w16du:dateUtc="2025-02-27T05:03:00Z">
          <w:pPr>
            <w:pStyle w:val="NormalBPBHEB"/>
          </w:pPr>
        </w:pPrChange>
      </w:pPr>
      <w:r w:rsidRPr="00F0316E">
        <w:rPr>
          <w:b/>
          <w:bCs/>
        </w:rPr>
        <w:t xml:space="preserve">Cost </w:t>
      </w:r>
      <w:ins w:id="740" w:author="Arya" w:date="2025-02-27T10:32:00Z" w16du:dateUtc="2025-02-27T05:02:00Z">
        <w:r w:rsidR="00F608E5">
          <w:rPr>
            <w:b/>
            <w:bCs/>
          </w:rPr>
          <w:t>s</w:t>
        </w:r>
      </w:ins>
      <w:del w:id="741" w:author="Arya" w:date="2025-02-27T10:32:00Z" w16du:dateUtc="2025-02-27T05:02:00Z">
        <w:r w:rsidRPr="00F0316E" w:rsidDel="00F608E5">
          <w:rPr>
            <w:b/>
            <w:bCs/>
          </w:rPr>
          <w:delText>S</w:delText>
        </w:r>
      </w:del>
      <w:r w:rsidRPr="00F0316E">
        <w:rPr>
          <w:b/>
          <w:bCs/>
        </w:rPr>
        <w:t>avings</w:t>
      </w:r>
      <w:r w:rsidR="00F90E06">
        <w:rPr>
          <w:b/>
          <w:bCs/>
        </w:rPr>
        <w:t xml:space="preserve">: </w:t>
      </w:r>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7D06CD" w:rsidRPr="007D06CD">
            <w:rPr>
              <w:noProof/>
            </w:rPr>
            <w:t>[43]</w:t>
          </w:r>
          <w:r w:rsidR="003B11F9" w:rsidRPr="003B11F9">
            <w:fldChar w:fldCharType="end"/>
          </w:r>
        </w:sdtContent>
      </w:sdt>
      <w:r w:rsidR="003B11F9" w:rsidRPr="003B11F9">
        <w:t>.</w:t>
      </w:r>
    </w:p>
    <w:p w14:paraId="29DE2D74" w14:textId="4300AB2A" w:rsidR="00C94B12" w:rsidRPr="00C94B12" w:rsidRDefault="00C94B12">
      <w:pPr>
        <w:pStyle w:val="NormalBPBHEB"/>
        <w:numPr>
          <w:ilvl w:val="0"/>
          <w:numId w:val="25"/>
        </w:numPr>
        <w:pPrChange w:id="742" w:author="Arya" w:date="2025-02-27T10:33:00Z" w16du:dateUtc="2025-02-27T05:03:00Z">
          <w:pPr>
            <w:pStyle w:val="NormalBPBHEB"/>
          </w:pPr>
        </w:pPrChange>
      </w:pPr>
      <w:r w:rsidRPr="00F0316E">
        <w:rPr>
          <w:b/>
          <w:bCs/>
        </w:rPr>
        <w:t xml:space="preserve">Financial </w:t>
      </w:r>
      <w:ins w:id="743" w:author="Arya" w:date="2025-02-27T10:32:00Z" w16du:dateUtc="2025-02-27T05:02:00Z">
        <w:r w:rsidR="00014B06">
          <w:rPr>
            <w:b/>
            <w:bCs/>
          </w:rPr>
          <w:t>f</w:t>
        </w:r>
      </w:ins>
      <w:del w:id="744" w:author="Arya" w:date="2025-02-27T10:32:00Z" w16du:dateUtc="2025-02-27T05:02:00Z">
        <w:r w:rsidRPr="00F0316E" w:rsidDel="00014B06">
          <w:rPr>
            <w:b/>
            <w:bCs/>
          </w:rPr>
          <w:delText>F</w:delText>
        </w:r>
      </w:del>
      <w:r w:rsidRPr="00F0316E">
        <w:rPr>
          <w:b/>
          <w:bCs/>
        </w:rPr>
        <w:t>orecasting</w:t>
      </w:r>
      <w:r w:rsidR="00F90E06">
        <w:rPr>
          <w:b/>
          <w:bCs/>
        </w:rPr>
        <w:t xml:space="preserve">: </w:t>
      </w:r>
      <w:r w:rsidRPr="00C94B12">
        <w:t xml:space="preserve">RI Reporting offers insights that help businesses forecast future costs more accurately. By aligning RI purchases with actual usage, companies can predict their cloud expenditures, avoiding unexpected expenses </w:t>
      </w:r>
      <w:sdt>
        <w:sdtPr>
          <w:id w:val="1177923961"/>
          <w:citation/>
        </w:sdtPr>
        <w:sdtContent>
          <w:r w:rsidR="003B11F9">
            <w:fldChar w:fldCharType="begin"/>
          </w:r>
          <w:r w:rsidR="002131C0">
            <w:instrText xml:space="preserve">CITATION AWS2013 \l 1033 </w:instrText>
          </w:r>
          <w:r w:rsidR="003B11F9">
            <w:fldChar w:fldCharType="separate"/>
          </w:r>
          <w:r w:rsidR="007D06CD" w:rsidRPr="007D06CD">
            <w:rPr>
              <w:noProof/>
            </w:rPr>
            <w:t>[43]</w:t>
          </w:r>
          <w:r w:rsidR="003B11F9">
            <w:fldChar w:fldCharType="end"/>
          </w:r>
        </w:sdtContent>
      </w:sdt>
      <w:r w:rsidR="003B11F9" w:rsidRPr="00F346E3">
        <w:t>.</w:t>
      </w:r>
    </w:p>
    <w:p w14:paraId="6BBCB14D" w14:textId="406D6094" w:rsidR="00C94B12" w:rsidRDefault="00C94B12">
      <w:pPr>
        <w:pStyle w:val="NormalBPBHEB"/>
        <w:numPr>
          <w:ilvl w:val="0"/>
          <w:numId w:val="25"/>
        </w:numPr>
        <w:pPrChange w:id="745" w:author="Arya" w:date="2025-02-27T10:33:00Z" w16du:dateUtc="2025-02-27T05:03:00Z">
          <w:pPr>
            <w:pStyle w:val="NormalBPBHEB"/>
          </w:pPr>
        </w:pPrChange>
      </w:pPr>
      <w:r w:rsidRPr="00F0316E">
        <w:rPr>
          <w:b/>
          <w:bCs/>
        </w:rPr>
        <w:t xml:space="preserve">Alignment with Cloud </w:t>
      </w:r>
      <w:ins w:id="746" w:author="Arya" w:date="2025-02-27T10:32:00Z" w16du:dateUtc="2025-02-27T05:02:00Z">
        <w:r w:rsidR="00014B06">
          <w:rPr>
            <w:b/>
            <w:bCs/>
          </w:rPr>
          <w:t>u</w:t>
        </w:r>
      </w:ins>
      <w:del w:id="747" w:author="Arya" w:date="2025-02-27T10:32:00Z" w16du:dateUtc="2025-02-27T05:02:00Z">
        <w:r w:rsidRPr="00F0316E" w:rsidDel="00014B06">
          <w:rPr>
            <w:b/>
            <w:bCs/>
          </w:rPr>
          <w:delText>U</w:delText>
        </w:r>
      </w:del>
      <w:proofErr w:type="gramStart"/>
      <w:r w:rsidRPr="00F0316E">
        <w:rPr>
          <w:b/>
          <w:bCs/>
        </w:rPr>
        <w:t>sage</w:t>
      </w:r>
      <w:proofErr w:type="gramEnd"/>
      <w:r w:rsidR="00F90E06">
        <w:rPr>
          <w:b/>
          <w:bCs/>
        </w:rPr>
        <w:t xml:space="preserve">: </w:t>
      </w:r>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sdt>
        <w:sdtPr>
          <w:id w:val="-961349591"/>
          <w:citation/>
        </w:sdtPr>
        <w:sdtContent>
          <w:r w:rsidR="003B11F9">
            <w:fldChar w:fldCharType="begin"/>
          </w:r>
          <w:r w:rsidR="002131C0">
            <w:instrText xml:space="preserve">CITATION AWS2013 \l 1033 </w:instrText>
          </w:r>
          <w:r w:rsidR="003B11F9">
            <w:fldChar w:fldCharType="separate"/>
          </w:r>
          <w:r w:rsidR="007D06CD" w:rsidRPr="007D06CD">
            <w:rPr>
              <w:noProof/>
            </w:rPr>
            <w:t>[43]</w:t>
          </w:r>
          <w:r w:rsidR="003B11F9">
            <w:fldChar w:fldCharType="end"/>
          </w:r>
        </w:sdtContent>
      </w:sdt>
      <w:r w:rsidR="003B11F9" w:rsidRPr="00F346E3">
        <w:t>.</w:t>
      </w:r>
    </w:p>
    <w:p w14:paraId="2C043294" w14:textId="3FB07CBA" w:rsidR="00F0653E" w:rsidRPr="00F346E3" w:rsidRDefault="00F0653E" w:rsidP="004A798F">
      <w:pPr>
        <w:pStyle w:val="Heading3BPBHEB"/>
        <w:pPrChange w:id="748" w:author="Arya" w:date="2025-03-03T10:09:00Z" w16du:dateUtc="2025-03-03T04:39:00Z">
          <w:pPr>
            <w:pStyle w:val="Heading2"/>
          </w:pPr>
        </w:pPrChange>
      </w:pPr>
      <w:r w:rsidRPr="00F346E3">
        <w:t xml:space="preserve">Use </w:t>
      </w:r>
      <w:ins w:id="749" w:author="Arya" w:date="2025-02-27T10:33:00Z" w16du:dateUtc="2025-02-27T05:03:00Z">
        <w:r w:rsidR="00D26A0D">
          <w:t>c</w:t>
        </w:r>
      </w:ins>
      <w:del w:id="750" w:author="Arya" w:date="2025-02-27T10:33:00Z" w16du:dateUtc="2025-02-27T05:03:00Z">
        <w:r w:rsidRPr="00F346E3" w:rsidDel="00D26A0D">
          <w:delText>C</w:delText>
        </w:r>
      </w:del>
      <w:r w:rsidRPr="00F346E3">
        <w:t xml:space="preserve">ases </w:t>
      </w:r>
    </w:p>
    <w:p w14:paraId="033DFAFA" w14:textId="35C854C0" w:rsidR="006E47F2" w:rsidRPr="006E47F2" w:rsidRDefault="006E47F2" w:rsidP="005B2D01">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sdt>
        <w:sdtPr>
          <w:id w:val="610243828"/>
          <w:citation/>
        </w:sdtPr>
        <w:sdtContent>
          <w:r w:rsidRPr="006E47F2">
            <w:fldChar w:fldCharType="begin"/>
          </w:r>
          <w:r w:rsidR="002131C0">
            <w:instrText xml:space="preserve">CITATION AWS2013 \l 1033 </w:instrText>
          </w:r>
          <w:r w:rsidRPr="006E47F2">
            <w:fldChar w:fldCharType="separate"/>
          </w:r>
          <w:r w:rsidR="007D06CD" w:rsidRPr="007D06CD">
            <w:rPr>
              <w:noProof/>
            </w:rPr>
            <w:t>[43]</w:t>
          </w:r>
          <w:r w:rsidRPr="006E47F2">
            <w:fldChar w:fldCharType="end"/>
          </w:r>
        </w:sdtContent>
      </w:sdt>
      <w:r w:rsidRPr="006E47F2">
        <w:t>.</w:t>
      </w:r>
      <w:r>
        <w:t xml:space="preserve"> </w:t>
      </w:r>
      <w:ins w:id="751" w:author="Arya" w:date="2025-02-27T10:33:00Z" w16du:dateUtc="2025-02-27T05:03:00Z">
        <w:r w:rsidR="009F7AB1">
          <w:t>W</w:t>
        </w:r>
      </w:ins>
      <w:del w:id="752" w:author="Arya" w:date="2025-02-27T10:33:00Z" w16du:dateUtc="2025-02-27T05:03:00Z">
        <w:r w:rsidDel="009F7AB1">
          <w:delText xml:space="preserve">Below </w:delText>
        </w:r>
        <w:r w:rsidR="002D65F2" w:rsidDel="009F7AB1">
          <w:delText>w</w:delText>
        </w:r>
      </w:del>
      <w:r w:rsidR="002D65F2">
        <w:t xml:space="preserve">e </w:t>
      </w:r>
      <w:r w:rsidR="004B280B">
        <w:t>list</w:t>
      </w:r>
      <w:r w:rsidR="002D65F2">
        <w:t xml:space="preserve"> cases that show </w:t>
      </w:r>
      <w:r w:rsidR="00CC1560">
        <w:t>the scenario:</w:t>
      </w:r>
    </w:p>
    <w:p w14:paraId="3815125C" w14:textId="3841BDAD" w:rsidR="00F0653E" w:rsidRPr="00F346E3" w:rsidRDefault="00452FB4">
      <w:pPr>
        <w:pStyle w:val="NormalBPBHEB"/>
        <w:numPr>
          <w:ilvl w:val="0"/>
          <w:numId w:val="26"/>
        </w:numPr>
        <w:pPrChange w:id="753" w:author="Arya" w:date="2025-02-27T10:34:00Z" w16du:dateUtc="2025-02-27T05:04:00Z">
          <w:pPr>
            <w:pStyle w:val="NormalBPBHEB"/>
          </w:pPr>
        </w:pPrChange>
      </w:pPr>
      <w:r w:rsidRPr="00F0316E">
        <w:rPr>
          <w:b/>
          <w:bCs/>
        </w:rPr>
        <w:t>Improving</w:t>
      </w:r>
      <w:r w:rsidR="00F0653E" w:rsidRPr="00F0316E">
        <w:rPr>
          <w:b/>
          <w:bCs/>
        </w:rPr>
        <w:t xml:space="preserve"> </w:t>
      </w:r>
      <w:r w:rsidR="009F7AB1" w:rsidRPr="00F0316E">
        <w:rPr>
          <w:b/>
          <w:bCs/>
        </w:rPr>
        <w:t>reserved instance usage</w:t>
      </w:r>
      <w:r w:rsidR="00F90E06">
        <w:rPr>
          <w:b/>
          <w:bCs/>
        </w:rPr>
        <w:t xml:space="preserve">: </w:t>
      </w:r>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sdt>
        <w:sdtPr>
          <w:id w:val="-2031714362"/>
          <w:citation/>
        </w:sdtPr>
        <w:sdtContent>
          <w:r w:rsidR="00F0653E">
            <w:fldChar w:fldCharType="begin"/>
          </w:r>
          <w:r w:rsidR="002131C0">
            <w:instrText xml:space="preserve">CITATION AWS2013 \l 1033 </w:instrText>
          </w:r>
          <w:r w:rsidR="00F0653E">
            <w:fldChar w:fldCharType="separate"/>
          </w:r>
          <w:r w:rsidR="007D06CD" w:rsidRPr="007D06CD">
            <w:rPr>
              <w:noProof/>
            </w:rPr>
            <w:t>[43]</w:t>
          </w:r>
          <w:r w:rsidR="00F0653E">
            <w:fldChar w:fldCharType="end"/>
          </w:r>
        </w:sdtContent>
      </w:sdt>
      <w:r w:rsidR="00F0653E" w:rsidRPr="00F346E3">
        <w:t>.</w:t>
      </w:r>
    </w:p>
    <w:p w14:paraId="1B6E2EE9" w14:textId="37BBE07B" w:rsidR="00F0653E" w:rsidRPr="00F346E3" w:rsidRDefault="00F0653E">
      <w:pPr>
        <w:pStyle w:val="NormalBPBHEB"/>
        <w:numPr>
          <w:ilvl w:val="0"/>
          <w:numId w:val="26"/>
        </w:numPr>
        <w:pPrChange w:id="754" w:author="Arya" w:date="2025-02-27T10:34:00Z" w16du:dateUtc="2025-02-27T05:04:00Z">
          <w:pPr>
            <w:pStyle w:val="NormalBPBHEB"/>
          </w:pPr>
        </w:pPrChange>
      </w:pPr>
      <w:r w:rsidRPr="00F0316E">
        <w:rPr>
          <w:b/>
          <w:bCs/>
        </w:rPr>
        <w:t xml:space="preserve">Cost </w:t>
      </w:r>
      <w:r w:rsidR="00D11B0A" w:rsidRPr="00F0316E">
        <w:rPr>
          <w:b/>
          <w:bCs/>
        </w:rPr>
        <w:t>planning for long-term projects</w:t>
      </w:r>
      <w:r w:rsidR="00F90E06">
        <w:rPr>
          <w:b/>
          <w:bCs/>
        </w:rPr>
        <w:t xml:space="preserve">: </w:t>
      </w:r>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sdt>
        <w:sdtPr>
          <w:id w:val="-1116903974"/>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6D0A722A" w14:textId="70470ED7" w:rsidR="00F0653E" w:rsidRPr="00F346E3" w:rsidRDefault="00F0653E">
      <w:pPr>
        <w:pStyle w:val="NormalBPBHEB"/>
        <w:numPr>
          <w:ilvl w:val="0"/>
          <w:numId w:val="26"/>
        </w:numPr>
        <w:pPrChange w:id="755" w:author="Arya" w:date="2025-02-27T10:34:00Z" w16du:dateUtc="2025-02-27T05:04:00Z">
          <w:pPr>
            <w:pStyle w:val="NormalBPBHEB"/>
          </w:pPr>
        </w:pPrChange>
      </w:pPr>
      <w:r w:rsidRPr="00F0316E">
        <w:rPr>
          <w:b/>
          <w:bCs/>
        </w:rPr>
        <w:t xml:space="preserve">Managing </w:t>
      </w:r>
      <w:r w:rsidR="00D11B0A" w:rsidRPr="00F0316E">
        <w:rPr>
          <w:b/>
          <w:bCs/>
        </w:rPr>
        <w:t>reserved instance expiry and renewals</w:t>
      </w:r>
      <w:r w:rsidR="00F90E06">
        <w:rPr>
          <w:b/>
          <w:bCs/>
        </w:rPr>
        <w:t xml:space="preserve">: </w:t>
      </w:r>
      <w:r w:rsidR="004D6E49" w:rsidRPr="004D6E49">
        <w:t>RI Reporting enables businesses to track expiration dates and renew or adjust reservations proactively, avoiding the higher costs associated with on-demand instances after RIs expire</w:t>
      </w:r>
      <w:r w:rsidRPr="00F346E3">
        <w:t xml:space="preserve"> </w:t>
      </w:r>
      <w:sdt>
        <w:sdtPr>
          <w:id w:val="1855371458"/>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1D62CE01" w14:textId="79E82F1F" w:rsidR="004D6E49" w:rsidRPr="00F346E3" w:rsidRDefault="004D6E49">
      <w:pPr>
        <w:pStyle w:val="Heading3BPBHEB"/>
        <w:pPrChange w:id="756" w:author="Arya" w:date="2025-02-27T10:34:00Z" w16du:dateUtc="2025-02-27T05:04:00Z">
          <w:pPr>
            <w:pStyle w:val="Heading2"/>
          </w:pPr>
        </w:pPrChange>
      </w:pPr>
      <w:r w:rsidRPr="00F346E3">
        <w:lastRenderedPageBreak/>
        <w:t xml:space="preserve">Best </w:t>
      </w:r>
      <w:ins w:id="757" w:author="Arya" w:date="2025-02-27T10:34:00Z" w16du:dateUtc="2025-02-27T05:04:00Z">
        <w:r w:rsidR="00BC1BE1">
          <w:t>p</w:t>
        </w:r>
      </w:ins>
      <w:del w:id="758" w:author="Arya" w:date="2025-02-27T10:34:00Z" w16du:dateUtc="2025-02-27T05:04:00Z">
        <w:r w:rsidRPr="00F346E3" w:rsidDel="00BC1BE1">
          <w:delText>P</w:delText>
        </w:r>
      </w:del>
      <w:r w:rsidRPr="00F346E3">
        <w:t xml:space="preserve">ractices </w:t>
      </w:r>
    </w:p>
    <w:p w14:paraId="5AFF5C96" w14:textId="7B31CC04" w:rsidR="004D6E49" w:rsidRPr="004D6E49" w:rsidRDefault="009F18CE">
      <w:pPr>
        <w:pStyle w:val="NormalBPBHEB"/>
        <w:pPrChange w:id="759" w:author="Arya" w:date="2025-02-27T10:35:00Z" w16du:dateUtc="2025-02-27T05:05:00Z">
          <w:pPr>
            <w:jc w:val="both"/>
          </w:pPr>
        </w:pPrChange>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 you will find a list of best practices for operating R</w:t>
      </w:r>
      <w:r w:rsidR="00174829">
        <w:t>Is:</w:t>
      </w:r>
    </w:p>
    <w:p w14:paraId="7285AF89" w14:textId="2FC70AD6" w:rsidR="004D6E49" w:rsidRPr="00F346E3" w:rsidRDefault="004D6E49">
      <w:pPr>
        <w:pStyle w:val="NormalBPBHEB"/>
        <w:numPr>
          <w:ilvl w:val="0"/>
          <w:numId w:val="27"/>
        </w:numPr>
        <w:pPrChange w:id="760" w:author="Arya" w:date="2025-02-27T10:35:00Z" w16du:dateUtc="2025-02-27T05:05:00Z">
          <w:pPr>
            <w:pStyle w:val="NormalBPBHEB"/>
          </w:pPr>
        </w:pPrChange>
      </w:pPr>
      <w:r w:rsidRPr="00F0316E">
        <w:rPr>
          <w:b/>
          <w:bCs/>
        </w:rPr>
        <w:t xml:space="preserve">Regularly </w:t>
      </w:r>
      <w:ins w:id="761" w:author="Arya" w:date="2025-02-27T10:35:00Z" w16du:dateUtc="2025-02-27T05:05:00Z">
        <w:r w:rsidR="0001070E">
          <w:rPr>
            <w:b/>
            <w:bCs/>
          </w:rPr>
          <w:t>r</w:t>
        </w:r>
      </w:ins>
      <w:del w:id="762" w:author="Arya" w:date="2025-02-27T10:35:00Z" w16du:dateUtc="2025-02-27T05:05:00Z">
        <w:r w:rsidRPr="00F0316E" w:rsidDel="0001070E">
          <w:rPr>
            <w:b/>
            <w:bCs/>
          </w:rPr>
          <w:delText>R</w:delText>
        </w:r>
      </w:del>
      <w:r w:rsidRPr="00F0316E">
        <w:rPr>
          <w:b/>
          <w:bCs/>
        </w:rPr>
        <w:t>eview RI</w:t>
      </w:r>
      <w:ins w:id="763" w:author="Arya" w:date="2025-02-27T10:35:00Z" w16du:dateUtc="2025-02-27T05:05:00Z">
        <w:r w:rsidR="0001070E">
          <w:rPr>
            <w:b/>
            <w:bCs/>
          </w:rPr>
          <w:t xml:space="preserve"> u</w:t>
        </w:r>
      </w:ins>
      <w:del w:id="764" w:author="Arya" w:date="2025-02-27T10:35:00Z" w16du:dateUtc="2025-02-27T05:05:00Z">
        <w:r w:rsidRPr="00F0316E" w:rsidDel="0001070E">
          <w:rPr>
            <w:b/>
            <w:bCs/>
          </w:rPr>
          <w:delText xml:space="preserve"> U</w:delText>
        </w:r>
      </w:del>
      <w:r w:rsidRPr="00F0316E">
        <w:rPr>
          <w:b/>
          <w:bCs/>
        </w:rPr>
        <w:t>tilization</w:t>
      </w:r>
      <w:r w:rsidR="00F90E06">
        <w:rPr>
          <w:b/>
          <w:bCs/>
        </w:rPr>
        <w:t xml:space="preserve">: </w:t>
      </w:r>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0DAC1D4C" w14:textId="5D9F1C1F" w:rsidR="004D6E49" w:rsidRPr="00F346E3" w:rsidRDefault="004D6E49">
      <w:pPr>
        <w:pStyle w:val="NormalBPBHEB"/>
        <w:numPr>
          <w:ilvl w:val="0"/>
          <w:numId w:val="27"/>
        </w:numPr>
        <w:pPrChange w:id="765" w:author="Arya" w:date="2025-02-27T10:35:00Z" w16du:dateUtc="2025-02-27T05:05:00Z">
          <w:pPr>
            <w:pStyle w:val="NormalBPBHEB"/>
          </w:pPr>
        </w:pPrChange>
      </w:pPr>
      <w:r w:rsidRPr="00F0316E">
        <w:rPr>
          <w:b/>
          <w:bCs/>
        </w:rPr>
        <w:t xml:space="preserve">Collaboration </w:t>
      </w:r>
      <w:ins w:id="766" w:author="Arya" w:date="2025-02-27T10:35:00Z" w16du:dateUtc="2025-02-27T05:05:00Z">
        <w:r w:rsidR="0001070E">
          <w:rPr>
            <w:b/>
            <w:bCs/>
          </w:rPr>
          <w:t>b</w:t>
        </w:r>
      </w:ins>
      <w:del w:id="767" w:author="Arya" w:date="2025-02-27T10:35:00Z" w16du:dateUtc="2025-02-27T05:05:00Z">
        <w:r w:rsidRPr="00F0316E" w:rsidDel="0001070E">
          <w:rPr>
            <w:b/>
            <w:bCs/>
          </w:rPr>
          <w:delText>B</w:delText>
        </w:r>
      </w:del>
      <w:r w:rsidRPr="00F0316E">
        <w:rPr>
          <w:b/>
          <w:bCs/>
        </w:rPr>
        <w:t xml:space="preserve">etween </w:t>
      </w:r>
      <w:ins w:id="768" w:author="Arya" w:date="2025-02-27T10:35:00Z" w16du:dateUtc="2025-02-27T05:05:00Z">
        <w:r w:rsidR="0001070E">
          <w:rPr>
            <w:b/>
            <w:bCs/>
          </w:rPr>
          <w:t>t</w:t>
        </w:r>
      </w:ins>
      <w:del w:id="769" w:author="Arya" w:date="2025-02-27T10:35:00Z" w16du:dateUtc="2025-02-27T05:05:00Z">
        <w:r w:rsidRPr="00F0316E" w:rsidDel="0001070E">
          <w:rPr>
            <w:b/>
            <w:bCs/>
          </w:rPr>
          <w:delText>T</w:delText>
        </w:r>
      </w:del>
      <w:r w:rsidRPr="00F0316E">
        <w:rPr>
          <w:b/>
          <w:bCs/>
        </w:rPr>
        <w:t>eams</w:t>
      </w:r>
      <w:r w:rsidR="00F90E06">
        <w:rPr>
          <w:b/>
          <w:bCs/>
        </w:rPr>
        <w:t xml:space="preserve">: </w:t>
      </w:r>
      <w:r w:rsidR="00A11085" w:rsidRPr="00A11085">
        <w:t>Finance and technical teams should collaborate to align RI usage with the business’s overall cloud strategy, ensuring that cost-saving opportunities are fully realized</w:t>
      </w:r>
      <w:r w:rsidR="00A11085">
        <w:t xml:space="preserve"> </w:t>
      </w:r>
      <w:sdt>
        <w:sdtPr>
          <w:id w:val="531775583"/>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1EECB046" w14:textId="299BFFA5" w:rsidR="004D6E49" w:rsidRDefault="004D6E49">
      <w:pPr>
        <w:pStyle w:val="NormalBPBHEB"/>
        <w:numPr>
          <w:ilvl w:val="0"/>
          <w:numId w:val="27"/>
        </w:numPr>
        <w:pPrChange w:id="770" w:author="Arya" w:date="2025-02-27T10:35:00Z" w16du:dateUtc="2025-02-27T05:05:00Z">
          <w:pPr>
            <w:pStyle w:val="NormalBPBHEB"/>
          </w:pPr>
        </w:pPrChange>
      </w:pPr>
      <w:r w:rsidRPr="00F0316E">
        <w:rPr>
          <w:b/>
          <w:bCs/>
        </w:rPr>
        <w:t xml:space="preserve">Integrating RI </w:t>
      </w:r>
      <w:ins w:id="771" w:author="Arya" w:date="2025-02-27T10:35:00Z" w16du:dateUtc="2025-02-27T05:05:00Z">
        <w:r w:rsidR="00D951CA">
          <w:rPr>
            <w:b/>
            <w:bCs/>
          </w:rPr>
          <w:t>d</w:t>
        </w:r>
      </w:ins>
      <w:del w:id="772" w:author="Arya" w:date="2025-02-27T10:35:00Z" w16du:dateUtc="2025-02-27T05:05:00Z">
        <w:r w:rsidRPr="00F0316E" w:rsidDel="00D951CA">
          <w:rPr>
            <w:b/>
            <w:bCs/>
          </w:rPr>
          <w:delText>D</w:delText>
        </w:r>
      </w:del>
      <w:r w:rsidRPr="00F0316E">
        <w:rPr>
          <w:b/>
          <w:bCs/>
        </w:rPr>
        <w:t xml:space="preserve">ata with </w:t>
      </w:r>
      <w:ins w:id="773" w:author="Arya" w:date="2025-02-27T10:35:00Z" w16du:dateUtc="2025-02-27T05:05:00Z">
        <w:r w:rsidR="00D951CA">
          <w:rPr>
            <w:b/>
            <w:bCs/>
          </w:rPr>
          <w:t>f</w:t>
        </w:r>
      </w:ins>
      <w:del w:id="774" w:author="Arya" w:date="2025-02-27T10:35:00Z" w16du:dateUtc="2025-02-27T05:05:00Z">
        <w:r w:rsidRPr="00F0316E" w:rsidDel="00D951CA">
          <w:rPr>
            <w:b/>
            <w:bCs/>
          </w:rPr>
          <w:delText>F</w:delText>
        </w:r>
      </w:del>
      <w:r w:rsidRPr="00F0316E">
        <w:rPr>
          <w:b/>
          <w:bCs/>
        </w:rPr>
        <w:t xml:space="preserve">inancial </w:t>
      </w:r>
      <w:ins w:id="775" w:author="Arya" w:date="2025-02-27T10:35:00Z" w16du:dateUtc="2025-02-27T05:05:00Z">
        <w:r w:rsidR="00D951CA">
          <w:rPr>
            <w:b/>
            <w:bCs/>
          </w:rPr>
          <w:t>f</w:t>
        </w:r>
      </w:ins>
      <w:del w:id="776" w:author="Arya" w:date="2025-02-27T10:35:00Z" w16du:dateUtc="2025-02-27T05:05:00Z">
        <w:r w:rsidRPr="00F0316E" w:rsidDel="00D951CA">
          <w:rPr>
            <w:b/>
            <w:bCs/>
          </w:rPr>
          <w:delText>F</w:delText>
        </w:r>
      </w:del>
      <w:r w:rsidRPr="00F0316E">
        <w:rPr>
          <w:b/>
          <w:bCs/>
        </w:rPr>
        <w:t>orecasting</w:t>
      </w:r>
      <w:r w:rsidR="00F90E06">
        <w:rPr>
          <w:b/>
          <w:bCs/>
        </w:rPr>
        <w:t xml:space="preserve">: </w:t>
      </w:r>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necessary data to predict future costs and make informed decisions about cloud resource </w:t>
      </w:r>
      <w:r w:rsidR="00017ACD" w:rsidRPr="00F346E3">
        <w:t>use</w:t>
      </w:r>
      <w:r w:rsidRPr="00F346E3">
        <w:t xml:space="preserve"> </w:t>
      </w:r>
      <w:sdt>
        <w:sdtPr>
          <w:id w:val="1356845758"/>
          <w:citation/>
        </w:sdtPr>
        <w:sdtContent>
          <w:r>
            <w:fldChar w:fldCharType="begin"/>
          </w:r>
          <w:r w:rsidR="002131C0">
            <w:instrText xml:space="preserve">CITATION AWS2013 \l 1033 </w:instrText>
          </w:r>
          <w:r>
            <w:fldChar w:fldCharType="separate"/>
          </w:r>
          <w:r w:rsidR="007D06CD" w:rsidRPr="007D06CD">
            <w:rPr>
              <w:noProof/>
            </w:rPr>
            <w:t>[43]</w:t>
          </w:r>
          <w:r>
            <w:fldChar w:fldCharType="end"/>
          </w:r>
        </w:sdtContent>
      </w:sdt>
      <w:r w:rsidRPr="00F346E3">
        <w:t>.</w:t>
      </w:r>
    </w:p>
    <w:p w14:paraId="5FDF75F9" w14:textId="27AD5B22" w:rsidR="000142A5" w:rsidRDefault="000142A5">
      <w:pPr>
        <w:pStyle w:val="Heading3BPBHEB"/>
        <w:rPr>
          <w:rFonts w:eastAsia="Palatino Linotype"/>
        </w:rPr>
        <w:pPrChange w:id="777" w:author="Arya" w:date="2025-02-27T10:35:00Z" w16du:dateUtc="2025-02-27T05:05:00Z">
          <w:pPr>
            <w:jc w:val="both"/>
          </w:pPr>
        </w:pPrChange>
      </w:pPr>
      <w:r w:rsidRPr="000142A5">
        <w:rPr>
          <w:rFonts w:eastAsia="Palatino Linotype"/>
        </w:rPr>
        <w:t>Wrap-</w:t>
      </w:r>
      <w:ins w:id="778" w:author="Arya" w:date="2025-02-27T10:35:00Z" w16du:dateUtc="2025-02-27T05:05:00Z">
        <w:r w:rsidR="000C0EF4">
          <w:rPr>
            <w:rFonts w:eastAsia="Palatino Linotype"/>
          </w:rPr>
          <w:t>u</w:t>
        </w:r>
      </w:ins>
      <w:del w:id="779" w:author="Arya" w:date="2025-02-27T10:35:00Z" w16du:dateUtc="2025-02-27T05:05:00Z">
        <w:r w:rsidRPr="000142A5" w:rsidDel="000C0EF4">
          <w:rPr>
            <w:rFonts w:eastAsia="Palatino Linotype"/>
          </w:rPr>
          <w:delText>U</w:delText>
        </w:r>
      </w:del>
      <w:r w:rsidRPr="000142A5">
        <w:rPr>
          <w:rFonts w:eastAsia="Palatino Linotype"/>
        </w:rPr>
        <w:t>p</w:t>
      </w:r>
    </w:p>
    <w:p w14:paraId="3849276D" w14:textId="2F492C4A" w:rsidR="00165CCC" w:rsidRDefault="00BF15EF">
      <w:pPr>
        <w:pStyle w:val="NormalBPBHEB"/>
        <w:pPrChange w:id="780" w:author="Arya" w:date="2025-02-27T10:35:00Z" w16du:dateUtc="2025-02-27T05:05:00Z">
          <w:pPr>
            <w:jc w:val="both"/>
          </w:pPr>
        </w:pPrChange>
      </w:pPr>
      <w:del w:id="781" w:author="Arya" w:date="2025-02-27T10:36:00Z" w16du:dateUtc="2025-02-27T05:06:00Z">
        <w:r w:rsidRPr="00BF15EF" w:rsidDel="006A3501">
          <w:delText>R</w:delText>
        </w:r>
      </w:del>
      <w:del w:id="782" w:author="Arya" w:date="2025-02-27T10:35:00Z" w16du:dateUtc="2025-02-27T05:05:00Z">
        <w:r w:rsidRPr="00BF15EF" w:rsidDel="006A3501">
          <w:delText xml:space="preserve">eserved Instance </w:delText>
        </w:r>
        <w:r w:rsidR="00380CA9" w:rsidDel="006A3501">
          <w:delText>(</w:delText>
        </w:r>
      </w:del>
      <w:r w:rsidR="00380CA9" w:rsidRPr="000142A5">
        <w:t>RI</w:t>
      </w:r>
      <w:del w:id="783" w:author="Arya" w:date="2025-02-27T10:36:00Z" w16du:dateUtc="2025-02-27T05:06:00Z">
        <w:r w:rsidR="00380CA9" w:rsidDel="006A3501">
          <w:delText>)</w:delText>
        </w:r>
      </w:del>
      <w:r w:rsidR="00380CA9">
        <w:t xml:space="preserve"> </w:t>
      </w:r>
      <w:r w:rsidR="000142A5" w:rsidRPr="000142A5">
        <w:t xml:space="preserve">Reporting is an essential tool for </w:t>
      </w:r>
      <w:r w:rsidR="00017ACD" w:rsidRPr="000142A5">
        <w:t>improving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sdt>
        <w:sdtPr>
          <w:id w:val="940494824"/>
          <w:citation/>
        </w:sdtPr>
        <w:sdtContent>
          <w:r w:rsidR="00DC2CE0">
            <w:fldChar w:fldCharType="begin"/>
          </w:r>
          <w:r w:rsidR="002131C0">
            <w:instrText xml:space="preserve">CITATION AWS2013 \l 1033 </w:instrText>
          </w:r>
          <w:r w:rsidR="00DC2CE0">
            <w:fldChar w:fldCharType="separate"/>
          </w:r>
          <w:r w:rsidR="007D06CD" w:rsidRPr="007D06CD">
            <w:rPr>
              <w:noProof/>
            </w:rPr>
            <w:t>[43]</w:t>
          </w:r>
          <w:r w:rsidR="00DC2CE0">
            <w:fldChar w:fldCharType="end"/>
          </w:r>
        </w:sdtContent>
      </w:sdt>
      <w:r w:rsidRPr="00BF15EF">
        <w:t>.</w:t>
      </w:r>
    </w:p>
    <w:p w14:paraId="4C18974C" w14:textId="45EF2F23" w:rsidR="00DC705F" w:rsidRPr="00DC705F" w:rsidRDefault="00B65BFD">
      <w:pPr>
        <w:pStyle w:val="Heading2BPBHEB"/>
        <w:pPrChange w:id="784" w:author="Arya" w:date="2025-02-27T10:36:00Z" w16du:dateUtc="2025-02-27T05:06:00Z">
          <w:pPr>
            <w:pStyle w:val="Heading1"/>
            <w:jc w:val="both"/>
          </w:pPr>
        </w:pPrChange>
      </w:pPr>
      <w:r>
        <w:t>AWS</w:t>
      </w:r>
      <w:r w:rsidR="00DC705F" w:rsidRPr="00DC705F">
        <w:t xml:space="preserve"> </w:t>
      </w:r>
      <w:r w:rsidR="005A7340" w:rsidRPr="00DC705F">
        <w:t>savings plans</w:t>
      </w:r>
    </w:p>
    <w:p w14:paraId="3C30BDFF" w14:textId="56CDADD6" w:rsidR="00DE49C8" w:rsidRDefault="00DE49C8">
      <w:pPr>
        <w:pStyle w:val="NormalBPBHEB"/>
        <w:pPrChange w:id="785" w:author="Arya" w:date="2025-02-27T10:36:00Z" w16du:dateUtc="2025-02-27T05:06:00Z">
          <w:pPr>
            <w:jc w:val="both"/>
          </w:pPr>
        </w:pPrChange>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F25DDD">
        <w:t xml:space="preserve"> </w:t>
      </w:r>
      <w:sdt>
        <w:sdtPr>
          <w:id w:val="1140915703"/>
          <w:citation/>
        </w:sdtPr>
        <w:sdtContent>
          <w:r w:rsidR="00F25DDD">
            <w:fldChar w:fldCharType="begin"/>
          </w:r>
          <w:r w:rsidR="00F25DDD">
            <w:instrText xml:space="preserve"> CITATION AWS22 \l 1033 </w:instrText>
          </w:r>
          <w:r w:rsidR="00F25DDD">
            <w:fldChar w:fldCharType="separate"/>
          </w:r>
          <w:r w:rsidR="007D06CD" w:rsidRPr="007D06CD">
            <w:rPr>
              <w:noProof/>
            </w:rPr>
            <w:t>[44]</w:t>
          </w:r>
          <w:r w:rsidR="00F25DDD">
            <w:fldChar w:fldCharType="end"/>
          </w:r>
        </w:sdtContent>
      </w:sdt>
      <w:r w:rsidR="00F25DDD">
        <w:t>.</w:t>
      </w:r>
    </w:p>
    <w:p w14:paraId="79A281D9" w14:textId="620A2F8D" w:rsidR="00EA0EE0" w:rsidRDefault="00EA0EE0">
      <w:pPr>
        <w:pStyle w:val="Heading3BPBHEB"/>
        <w:pPrChange w:id="786" w:author="Arya" w:date="2025-02-27T10:36:00Z" w16du:dateUtc="2025-02-27T05:06:00Z">
          <w:pPr>
            <w:pStyle w:val="Heading2"/>
          </w:pPr>
        </w:pPrChange>
      </w:pPr>
      <w:r w:rsidRPr="00EA0EE0">
        <w:t xml:space="preserve">Key </w:t>
      </w:r>
      <w:ins w:id="787" w:author="Arya" w:date="2025-02-27T10:36:00Z" w16du:dateUtc="2025-02-27T05:06:00Z">
        <w:r w:rsidR="005A7340">
          <w:t>f</w:t>
        </w:r>
      </w:ins>
      <w:del w:id="788" w:author="Arya" w:date="2025-02-27T10:36:00Z" w16du:dateUtc="2025-02-27T05:06:00Z">
        <w:r w:rsidRPr="00EA0EE0" w:rsidDel="005A7340">
          <w:delText>F</w:delText>
        </w:r>
      </w:del>
      <w:r w:rsidRPr="00EA0EE0">
        <w:t>eatures</w:t>
      </w:r>
    </w:p>
    <w:p w14:paraId="7BC6C201" w14:textId="62A8EB3B" w:rsidR="00EA0EE0" w:rsidRPr="00EA0EE0" w:rsidRDefault="006E6892">
      <w:pPr>
        <w:pStyle w:val="NormalBPBHEB"/>
        <w:pPrChange w:id="789" w:author="Arya" w:date="2025-02-27T10:56:00Z" w16du:dateUtc="2025-02-27T05:26:00Z">
          <w:pPr>
            <w:jc w:val="both"/>
          </w:pPr>
        </w:pPrChange>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w:t>
      </w:r>
      <w:r w:rsidRPr="00B636AA">
        <w:rPr>
          <w:b/>
          <w:bCs/>
          <w:rPrChange w:id="790" w:author="Arya" w:date="2025-02-27T10:45:00Z" w16du:dateUtc="2025-02-27T05:15:00Z">
            <w:rPr/>
          </w:rPrChange>
        </w:rPr>
        <w:t>Amazon Web Services</w:t>
      </w:r>
      <w:r w:rsidRPr="006E6892">
        <w:t xml:space="preserve"> (</w:t>
      </w:r>
      <w:r w:rsidRPr="00B636AA">
        <w:rPr>
          <w:b/>
          <w:bCs/>
          <w:rPrChange w:id="791" w:author="Arya" w:date="2025-02-27T10:45:00Z" w16du:dateUtc="2025-02-27T05:15:00Z">
            <w:rPr/>
          </w:rPrChange>
        </w:rPr>
        <w:t>AWS</w:t>
      </w:r>
      <w:r w:rsidRPr="006E6892">
        <w:t xml:space="preserve">)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r w:rsidR="00A32C6B">
        <w:t>Among the key features offered by AWS Cost savings, you will find</w:t>
      </w:r>
      <w:r w:rsidR="00F25DDD">
        <w:t xml:space="preserve"> </w:t>
      </w:r>
      <w:sdt>
        <w:sdtPr>
          <w:id w:val="-732848683"/>
          <w:citation/>
        </w:sdtPr>
        <w:sdtContent>
          <w:r w:rsidR="00A255F4">
            <w:fldChar w:fldCharType="begin"/>
          </w:r>
          <w:r w:rsidR="00A255F4">
            <w:instrText xml:space="preserve"> CITATION AWS22 \l 1033 </w:instrText>
          </w:r>
          <w:r w:rsidR="00A255F4">
            <w:fldChar w:fldCharType="separate"/>
          </w:r>
          <w:r w:rsidR="007D06CD" w:rsidRPr="007D06CD">
            <w:rPr>
              <w:noProof/>
            </w:rPr>
            <w:t>[44]</w:t>
          </w:r>
          <w:r w:rsidR="00A255F4">
            <w:fldChar w:fldCharType="end"/>
          </w:r>
        </w:sdtContent>
      </w:sdt>
      <w:r w:rsidR="00A32C6B">
        <w:t>:</w:t>
      </w:r>
    </w:p>
    <w:p w14:paraId="6A5C6BD9" w14:textId="2860EE46" w:rsidR="00EA0EE0" w:rsidRPr="00EA0EE0" w:rsidRDefault="00EA0EE0">
      <w:pPr>
        <w:pStyle w:val="NormalBPBHEB"/>
        <w:numPr>
          <w:ilvl w:val="0"/>
          <w:numId w:val="28"/>
        </w:numPr>
        <w:rPr>
          <w:b/>
          <w:bCs/>
        </w:rPr>
        <w:pPrChange w:id="792" w:author="Arya" w:date="2025-02-27T10:45:00Z" w16du:dateUtc="2025-02-27T05:15:00Z">
          <w:pPr>
            <w:pStyle w:val="NormalBPBHEB"/>
          </w:pPr>
        </w:pPrChange>
      </w:pPr>
      <w:r w:rsidRPr="00EA0EE0">
        <w:rPr>
          <w:b/>
          <w:bCs/>
        </w:rPr>
        <w:t xml:space="preserve">Definition and </w:t>
      </w:r>
      <w:r w:rsidR="00CE2DDC" w:rsidRPr="00EA0EE0">
        <w:rPr>
          <w:b/>
          <w:bCs/>
        </w:rPr>
        <w:t>flexible pricing model</w:t>
      </w:r>
      <w:r w:rsidR="00CE2DDC">
        <w:rPr>
          <w:b/>
          <w:bCs/>
        </w:rPr>
        <w:t xml:space="preserve">: </w:t>
      </w:r>
      <w:r w:rsidRPr="00EA0EE0">
        <w:t xml:space="preserve">Savings Plans offer businesses a chance to commit to consistent usage in exchange for savings. Unlike Reserved Instances, which are tied to specific configurations, Savings Plans provide broader flexibility, covering different instance types, families, and regions </w:t>
      </w:r>
      <w:sdt>
        <w:sdtPr>
          <w:id w:val="1675991124"/>
          <w:citation/>
        </w:sdtPr>
        <w:sdtContent>
          <w:r w:rsidR="00407350">
            <w:fldChar w:fldCharType="begin"/>
          </w:r>
          <w:r w:rsidR="002131C0">
            <w:instrText xml:space="preserve">CITATION AWS0a \l 1033 </w:instrText>
          </w:r>
          <w:r w:rsidR="00407350">
            <w:fldChar w:fldCharType="separate"/>
          </w:r>
          <w:r w:rsidR="007D06CD" w:rsidRPr="007D06CD">
            <w:rPr>
              <w:noProof/>
            </w:rPr>
            <w:t>[45]</w:t>
          </w:r>
          <w:r w:rsidR="00407350">
            <w:fldChar w:fldCharType="end"/>
          </w:r>
        </w:sdtContent>
      </w:sdt>
      <w:r w:rsidR="00FB3D32">
        <w:t xml:space="preserve">; </w:t>
      </w:r>
      <w:sdt>
        <w:sdtPr>
          <w:id w:val="-1539511861"/>
          <w:citation/>
        </w:sdtPr>
        <w:sdtContent>
          <w:r w:rsidR="00FB3D32">
            <w:fldChar w:fldCharType="begin"/>
          </w:r>
          <w:r w:rsidR="00FB3D32">
            <w:instrText xml:space="preserve"> CITATION Gri20 \l 1033 </w:instrText>
          </w:r>
          <w:r w:rsidR="00FB3D32">
            <w:fldChar w:fldCharType="separate"/>
          </w:r>
          <w:r w:rsidR="007D06CD" w:rsidRPr="007D06CD">
            <w:rPr>
              <w:noProof/>
            </w:rPr>
            <w:t>[46]</w:t>
          </w:r>
          <w:r w:rsidR="00FB3D32">
            <w:fldChar w:fldCharType="end"/>
          </w:r>
        </w:sdtContent>
      </w:sdt>
      <w:r w:rsidRPr="00EA0EE0">
        <w:t>.</w:t>
      </w:r>
    </w:p>
    <w:p w14:paraId="76A25426" w14:textId="773F0233" w:rsidR="00EA0EE0" w:rsidRPr="00EA0EE0" w:rsidRDefault="00EA0EE0">
      <w:pPr>
        <w:pStyle w:val="NormalBPBHEB"/>
        <w:numPr>
          <w:ilvl w:val="0"/>
          <w:numId w:val="28"/>
        </w:numPr>
        <w:rPr>
          <w:b/>
          <w:bCs/>
        </w:rPr>
        <w:pPrChange w:id="793" w:author="Arya" w:date="2025-02-27T10:45:00Z" w16du:dateUtc="2025-02-27T05:15:00Z">
          <w:pPr>
            <w:pStyle w:val="NormalBPBHEB"/>
          </w:pPr>
        </w:pPrChange>
      </w:pPr>
      <w:r w:rsidRPr="00EA0EE0">
        <w:rPr>
          <w:b/>
          <w:bCs/>
        </w:rPr>
        <w:lastRenderedPageBreak/>
        <w:t xml:space="preserve">Usage </w:t>
      </w:r>
      <w:ins w:id="794" w:author="Arya" w:date="2025-02-27T10:36:00Z" w16du:dateUtc="2025-02-27T05:06:00Z">
        <w:r w:rsidR="00CE2DDC">
          <w:rPr>
            <w:b/>
            <w:bCs/>
          </w:rPr>
          <w:t>f</w:t>
        </w:r>
      </w:ins>
      <w:del w:id="795" w:author="Arya" w:date="2025-02-27T10:36:00Z" w16du:dateUtc="2025-02-27T05:06:00Z">
        <w:r w:rsidRPr="00EA0EE0" w:rsidDel="00CE2DDC">
          <w:rPr>
            <w:b/>
            <w:bCs/>
          </w:rPr>
          <w:delText>F</w:delText>
        </w:r>
      </w:del>
      <w:r w:rsidRPr="00EA0EE0">
        <w:rPr>
          <w:b/>
          <w:bCs/>
        </w:rPr>
        <w:t>lexibility</w:t>
      </w:r>
      <w:r w:rsidR="00F90E06">
        <w:rPr>
          <w:b/>
          <w:bCs/>
        </w:rPr>
        <w:t xml:space="preserve">: </w:t>
      </w:r>
      <w:r w:rsidRPr="00EA0EE0">
        <w:t xml:space="preserve">Businesses can switch between instance families, sizes, and operating systems, allowing them to adapt their cloud infrastructure without losing the benefits of their savings </w:t>
      </w:r>
      <w:sdt>
        <w:sdtPr>
          <w:id w:val="-1705626551"/>
          <w:citation/>
        </w:sdtPr>
        <w:sdtContent>
          <w:r w:rsidR="00CF0753">
            <w:fldChar w:fldCharType="begin"/>
          </w:r>
          <w:r w:rsidR="002131C0">
            <w:instrText xml:space="preserve">CITATION AWS0b \l 1033 </w:instrText>
          </w:r>
          <w:r w:rsidR="00CF0753">
            <w:fldChar w:fldCharType="separate"/>
          </w:r>
          <w:r w:rsidR="007D06CD" w:rsidRPr="007D06CD">
            <w:rPr>
              <w:noProof/>
            </w:rPr>
            <w:t>[47]</w:t>
          </w:r>
          <w:r w:rsidR="00CF0753">
            <w:fldChar w:fldCharType="end"/>
          </w:r>
        </w:sdtContent>
      </w:sdt>
      <w:r w:rsidRPr="00EA0EE0">
        <w:t>.</w:t>
      </w:r>
    </w:p>
    <w:p w14:paraId="4C831A5C" w14:textId="4B36081C" w:rsidR="00EA0EE0" w:rsidRPr="00EA0EE0" w:rsidRDefault="00EA0EE0">
      <w:pPr>
        <w:pStyle w:val="NormalBPBHEB"/>
        <w:numPr>
          <w:ilvl w:val="0"/>
          <w:numId w:val="28"/>
        </w:numPr>
        <w:rPr>
          <w:rFonts w:eastAsiaTheme="majorEastAsia" w:cstheme="majorBidi"/>
          <w:b/>
          <w:sz w:val="28"/>
          <w:szCs w:val="30"/>
        </w:rPr>
        <w:pPrChange w:id="796" w:author="Arya" w:date="2025-02-27T10:45:00Z" w16du:dateUtc="2025-02-27T05:15:00Z">
          <w:pPr>
            <w:pStyle w:val="NormalBPBHEB"/>
          </w:pPr>
        </w:pPrChange>
      </w:pPr>
      <w:r w:rsidRPr="00EA0EE0">
        <w:rPr>
          <w:b/>
          <w:bCs/>
        </w:rPr>
        <w:t xml:space="preserve">Commitment </w:t>
      </w:r>
      <w:ins w:id="797" w:author="Arya" w:date="2025-02-27T10:37:00Z" w16du:dateUtc="2025-02-27T05:07:00Z">
        <w:r w:rsidR="00CE2DDC">
          <w:rPr>
            <w:b/>
            <w:bCs/>
          </w:rPr>
          <w:t>p</w:t>
        </w:r>
      </w:ins>
      <w:del w:id="798" w:author="Arya" w:date="2025-02-27T10:37:00Z" w16du:dateUtc="2025-02-27T05:07:00Z">
        <w:r w:rsidRPr="00EA0EE0" w:rsidDel="00CE2DDC">
          <w:rPr>
            <w:b/>
            <w:bCs/>
          </w:rPr>
          <w:delText>P</w:delText>
        </w:r>
      </w:del>
      <w:r w:rsidRPr="00EA0EE0">
        <w:rPr>
          <w:b/>
          <w:bCs/>
        </w:rPr>
        <w:t>eriod</w:t>
      </w:r>
      <w:r w:rsidR="00F90E06">
        <w:rPr>
          <w:b/>
          <w:bCs/>
        </w:rPr>
        <w:t xml:space="preserve">: </w:t>
      </w:r>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sdt>
        <w:sdtPr>
          <w:id w:val="1407951355"/>
          <w:citation/>
        </w:sdtPr>
        <w:sdtContent>
          <w:r w:rsidR="007235AE">
            <w:fldChar w:fldCharType="begin"/>
          </w:r>
          <w:r w:rsidR="002131C0">
            <w:instrText xml:space="preserve">CITATION AWS0a \l 1033 </w:instrText>
          </w:r>
          <w:r w:rsidR="007235AE">
            <w:fldChar w:fldCharType="separate"/>
          </w:r>
          <w:r w:rsidR="007D06CD" w:rsidRPr="007D06CD">
            <w:rPr>
              <w:noProof/>
            </w:rPr>
            <w:t>[45]</w:t>
          </w:r>
          <w:r w:rsidR="007235AE">
            <w:fldChar w:fldCharType="end"/>
          </w:r>
        </w:sdtContent>
      </w:sdt>
      <w:r w:rsidRPr="00EA0EE0">
        <w:t>.</w:t>
      </w:r>
    </w:p>
    <w:p w14:paraId="15920BE1" w14:textId="750CF767" w:rsidR="004325B9" w:rsidRPr="004325B9" w:rsidRDefault="00BE787C">
      <w:pPr>
        <w:pStyle w:val="Heading3BPBHEB"/>
        <w:pPrChange w:id="799" w:author="Arya" w:date="2025-02-27T10:46:00Z" w16du:dateUtc="2025-02-27T05:16:00Z">
          <w:pPr>
            <w:pStyle w:val="Heading2"/>
          </w:pPr>
        </w:pPrChange>
      </w:pPr>
      <w:r w:rsidRPr="00BE787C">
        <w:t>Advantages</w:t>
      </w:r>
    </w:p>
    <w:p w14:paraId="1EDE6486" w14:textId="76BF9EA0" w:rsidR="004325B9" w:rsidRDefault="004325B9">
      <w:pPr>
        <w:pStyle w:val="NormalBPBHEB"/>
        <w:pPrChange w:id="800" w:author="Arya" w:date="2025-02-27T10:46:00Z" w16du:dateUtc="2025-02-27T05:16:00Z">
          <w:pPr>
            <w:jc w:val="both"/>
          </w:pPr>
        </w:pPrChange>
      </w:pPr>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72AA19B9" w14:textId="4301B514" w:rsidR="009B63F3" w:rsidRPr="009B63F3" w:rsidRDefault="009B63F3">
      <w:pPr>
        <w:pStyle w:val="NormalBPBHEB"/>
        <w:numPr>
          <w:ilvl w:val="0"/>
          <w:numId w:val="29"/>
        </w:numPr>
        <w:rPr>
          <w:b/>
          <w:bCs/>
        </w:rPr>
        <w:pPrChange w:id="801" w:author="Arya" w:date="2025-02-27T10:46:00Z" w16du:dateUtc="2025-02-27T05:16:00Z">
          <w:pPr>
            <w:pStyle w:val="NormalBPBHEB"/>
          </w:pPr>
        </w:pPrChange>
      </w:pPr>
      <w:commentRangeStart w:id="802"/>
      <w:r w:rsidRPr="009B63F3">
        <w:rPr>
          <w:b/>
          <w:bCs/>
        </w:rPr>
        <w:t xml:space="preserve">Cost </w:t>
      </w:r>
      <w:ins w:id="803" w:author="Arya" w:date="2025-02-27T10:46:00Z" w16du:dateUtc="2025-02-27T05:16:00Z">
        <w:r w:rsidR="006A3984">
          <w:rPr>
            <w:b/>
            <w:bCs/>
          </w:rPr>
          <w:t>s</w:t>
        </w:r>
      </w:ins>
      <w:del w:id="804" w:author="Arya" w:date="2025-02-27T10:46:00Z" w16du:dateUtc="2025-02-27T05:16:00Z">
        <w:r w:rsidRPr="009B63F3" w:rsidDel="006A3984">
          <w:rPr>
            <w:b/>
            <w:bCs/>
          </w:rPr>
          <w:delText>S</w:delText>
        </w:r>
      </w:del>
      <w:r w:rsidRPr="009B63F3">
        <w:rPr>
          <w:b/>
          <w:bCs/>
        </w:rPr>
        <w:t>avings</w:t>
      </w:r>
      <w:r w:rsidR="00F90E06">
        <w:rPr>
          <w:b/>
          <w:bCs/>
        </w:rPr>
        <w:t xml:space="preserve">: </w:t>
      </w:r>
      <w:commentRangeEnd w:id="802"/>
      <w:r w:rsidR="006A3984">
        <w:rPr>
          <w:rStyle w:val="CommentReference"/>
          <w:rFonts w:eastAsiaTheme="minorHAnsi" w:cstheme="minorBidi"/>
        </w:rPr>
        <w:commentReference w:id="802"/>
      </w:r>
      <w:r w:rsidRPr="009B63F3">
        <w:t xml:space="preserve">Savings Plans provide significant savings, especially for companies with steady or variable workloads that would otherwise pay full On-Demand pricing </w:t>
      </w:r>
      <w:sdt>
        <w:sdtPr>
          <w:id w:val="1789937808"/>
          <w:citation/>
        </w:sdtPr>
        <w:sdtContent>
          <w:r w:rsidR="00EC0C02">
            <w:fldChar w:fldCharType="begin"/>
          </w:r>
          <w:r w:rsidR="002131C0">
            <w:instrText xml:space="preserve">CITATION AWS0a \l 1033 </w:instrText>
          </w:r>
          <w:r w:rsidR="00EC0C02">
            <w:fldChar w:fldCharType="separate"/>
          </w:r>
          <w:r w:rsidR="007D06CD" w:rsidRPr="007D06CD">
            <w:rPr>
              <w:noProof/>
            </w:rPr>
            <w:t>[45]</w:t>
          </w:r>
          <w:r w:rsidR="00EC0C02">
            <w:fldChar w:fldCharType="end"/>
          </w:r>
        </w:sdtContent>
      </w:sdt>
      <w:r w:rsidR="00EC0C02">
        <w:t>.</w:t>
      </w:r>
    </w:p>
    <w:p w14:paraId="02A9D4A2" w14:textId="3D5A253E" w:rsidR="009B63F3" w:rsidRPr="009B63F3" w:rsidRDefault="009B63F3">
      <w:pPr>
        <w:pStyle w:val="NormalBPBHEB"/>
        <w:numPr>
          <w:ilvl w:val="0"/>
          <w:numId w:val="29"/>
        </w:numPr>
        <w:rPr>
          <w:b/>
          <w:bCs/>
        </w:rPr>
        <w:pPrChange w:id="805" w:author="Arya" w:date="2025-02-27T10:46:00Z" w16du:dateUtc="2025-02-27T05:16:00Z">
          <w:pPr>
            <w:pStyle w:val="NormalBPBHEB"/>
          </w:pPr>
        </w:pPrChange>
      </w:pPr>
      <w:r w:rsidRPr="009B63F3">
        <w:rPr>
          <w:b/>
          <w:bCs/>
        </w:rPr>
        <w:t xml:space="preserve">Predictable </w:t>
      </w:r>
      <w:ins w:id="806" w:author="Arya" w:date="2025-02-27T10:46:00Z" w16du:dateUtc="2025-02-27T05:16:00Z">
        <w:r w:rsidR="006A3984">
          <w:rPr>
            <w:b/>
            <w:bCs/>
          </w:rPr>
          <w:t>b</w:t>
        </w:r>
      </w:ins>
      <w:del w:id="807" w:author="Arya" w:date="2025-02-27T10:46:00Z" w16du:dateUtc="2025-02-27T05:16:00Z">
        <w:r w:rsidRPr="009B63F3" w:rsidDel="006A3984">
          <w:rPr>
            <w:b/>
            <w:bCs/>
          </w:rPr>
          <w:delText>B</w:delText>
        </w:r>
      </w:del>
      <w:r w:rsidRPr="009B63F3">
        <w:rPr>
          <w:b/>
          <w:bCs/>
        </w:rPr>
        <w:t>illing</w:t>
      </w:r>
      <w:r w:rsidR="00F90E06">
        <w:rPr>
          <w:b/>
          <w:bCs/>
        </w:rPr>
        <w:t xml:space="preserve">: </w:t>
      </w:r>
      <w:r w:rsidRPr="009B63F3">
        <w:t xml:space="preserve">The commitment to consistent usage helps businesses forecast and budget more effectively, reducing financial surprises </w:t>
      </w:r>
      <w:sdt>
        <w:sdtPr>
          <w:id w:val="-1287350264"/>
          <w:citation/>
        </w:sdtPr>
        <w:sdtContent>
          <w:r w:rsidR="00B17F76">
            <w:fldChar w:fldCharType="begin"/>
          </w:r>
          <w:r w:rsidR="002131C0">
            <w:instrText xml:space="preserve">CITATION AWS0a \l 1033 </w:instrText>
          </w:r>
          <w:r w:rsidR="00B17F76">
            <w:fldChar w:fldCharType="separate"/>
          </w:r>
          <w:r w:rsidR="007D06CD" w:rsidRPr="007D06CD">
            <w:rPr>
              <w:noProof/>
            </w:rPr>
            <w:t>[45]</w:t>
          </w:r>
          <w:r w:rsidR="00B17F76">
            <w:fldChar w:fldCharType="end"/>
          </w:r>
        </w:sdtContent>
      </w:sdt>
      <w:r w:rsidR="00B17F76">
        <w:t>.</w:t>
      </w:r>
    </w:p>
    <w:p w14:paraId="484EF93B" w14:textId="25DC64AF" w:rsidR="009B63F3" w:rsidRPr="009B63F3" w:rsidRDefault="009B63F3">
      <w:pPr>
        <w:pStyle w:val="NormalBPBHEB"/>
        <w:numPr>
          <w:ilvl w:val="0"/>
          <w:numId w:val="29"/>
        </w:numPr>
        <w:rPr>
          <w:b/>
          <w:bCs/>
        </w:rPr>
        <w:pPrChange w:id="808" w:author="Arya" w:date="2025-02-27T10:46:00Z" w16du:dateUtc="2025-02-27T05:16:00Z">
          <w:pPr>
            <w:pStyle w:val="NormalBPBHEB"/>
          </w:pPr>
        </w:pPrChange>
      </w:pPr>
      <w:r w:rsidRPr="009B63F3">
        <w:rPr>
          <w:b/>
          <w:bCs/>
        </w:rPr>
        <w:t xml:space="preserve">Usage </w:t>
      </w:r>
      <w:ins w:id="809" w:author="Arya" w:date="2025-02-27T10:46:00Z" w16du:dateUtc="2025-02-27T05:16:00Z">
        <w:r w:rsidR="00B719FE">
          <w:rPr>
            <w:b/>
            <w:bCs/>
          </w:rPr>
          <w:t>f</w:t>
        </w:r>
      </w:ins>
      <w:del w:id="810" w:author="Arya" w:date="2025-02-27T10:46:00Z" w16du:dateUtc="2025-02-27T05:16:00Z">
        <w:r w:rsidRPr="009B63F3" w:rsidDel="00B719FE">
          <w:rPr>
            <w:b/>
            <w:bCs/>
          </w:rPr>
          <w:delText>F</w:delText>
        </w:r>
      </w:del>
      <w:r w:rsidRPr="009B63F3">
        <w:rPr>
          <w:b/>
          <w:bCs/>
        </w:rPr>
        <w:t>lexibility</w:t>
      </w:r>
      <w:r w:rsidR="00F90E06">
        <w:rPr>
          <w:b/>
          <w:bCs/>
        </w:rPr>
        <w:t xml:space="preserve">: </w:t>
      </w:r>
      <w:r w:rsidRPr="009B63F3">
        <w:t xml:space="preserve">This model ensures businesses can adapt to evolving workloads without sacrificing cost benefits </w:t>
      </w:r>
      <w:sdt>
        <w:sdtPr>
          <w:id w:val="-1561626247"/>
          <w:citation/>
        </w:sdtPr>
        <w:sdtContent>
          <w:r w:rsidR="00AE3046">
            <w:fldChar w:fldCharType="begin"/>
          </w:r>
          <w:r w:rsidR="002131C0">
            <w:instrText xml:space="preserve">CITATION AWS0b \l 1033 </w:instrText>
          </w:r>
          <w:r w:rsidR="00AE3046">
            <w:fldChar w:fldCharType="separate"/>
          </w:r>
          <w:r w:rsidR="007D06CD" w:rsidRPr="007D06CD">
            <w:rPr>
              <w:noProof/>
            </w:rPr>
            <w:t>[47]</w:t>
          </w:r>
          <w:r w:rsidR="00AE3046">
            <w:fldChar w:fldCharType="end"/>
          </w:r>
        </w:sdtContent>
      </w:sdt>
      <w:r w:rsidRPr="009B63F3">
        <w:t>.</w:t>
      </w:r>
    </w:p>
    <w:p w14:paraId="67743BE7" w14:textId="6A45A232" w:rsidR="00D70CE2" w:rsidRDefault="00D70CE2">
      <w:pPr>
        <w:pStyle w:val="Heading2BPBHEB"/>
        <w:pPrChange w:id="811" w:author="Arya" w:date="2025-02-27T10:47:00Z" w16du:dateUtc="2025-02-27T05:17:00Z">
          <w:pPr>
            <w:pStyle w:val="Heading2"/>
          </w:pPr>
        </w:pPrChange>
      </w:pPr>
      <w:r w:rsidRPr="00D70CE2">
        <w:t xml:space="preserve">Managing AWS </w:t>
      </w:r>
      <w:r w:rsidR="000D0634" w:rsidRPr="00D70CE2">
        <w:t>savings plans</w:t>
      </w:r>
    </w:p>
    <w:p w14:paraId="1B655853" w14:textId="163FE3BA" w:rsidR="004C16AD" w:rsidRPr="00D70CE2" w:rsidRDefault="004C16AD">
      <w:pPr>
        <w:pStyle w:val="NormalBPBHEB"/>
        <w:pPrChange w:id="812" w:author="Arya" w:date="2025-02-27T10:48:00Z" w16du:dateUtc="2025-02-27T05:18:00Z">
          <w:pPr>
            <w:jc w:val="both"/>
          </w:pPr>
        </w:pPrChange>
      </w:pPr>
      <w:r w:rsidRPr="00B37270">
        <w:t xml:space="preserve">To fully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712AF238" w14:textId="6CE37D45" w:rsidR="00D70CE2" w:rsidRPr="00D70CE2" w:rsidRDefault="00D70CE2">
      <w:pPr>
        <w:pStyle w:val="NormalBPBHEB"/>
        <w:numPr>
          <w:ilvl w:val="0"/>
          <w:numId w:val="30"/>
        </w:numPr>
        <w:rPr>
          <w:b/>
          <w:bCs/>
        </w:rPr>
        <w:pPrChange w:id="813" w:author="Arya" w:date="2025-02-27T10:48:00Z" w16du:dateUtc="2025-02-27T05:18:00Z">
          <w:pPr>
            <w:pStyle w:val="NormalBPBHEB"/>
          </w:pPr>
        </w:pPrChange>
      </w:pPr>
      <w:commentRangeStart w:id="814"/>
      <w:r w:rsidRPr="00F0316E">
        <w:rPr>
          <w:b/>
          <w:bCs/>
        </w:rPr>
        <w:t xml:space="preserve">AWS </w:t>
      </w:r>
      <w:ins w:id="815" w:author="Arya" w:date="2025-02-27T10:48:00Z" w16du:dateUtc="2025-02-27T05:18:00Z">
        <w:r w:rsidR="000D0634">
          <w:rPr>
            <w:b/>
            <w:bCs/>
          </w:rPr>
          <w:t>c</w:t>
        </w:r>
      </w:ins>
      <w:del w:id="816" w:author="Arya" w:date="2025-02-27T10:48:00Z" w16du:dateUtc="2025-02-27T05:18:00Z">
        <w:r w:rsidRPr="00F0316E" w:rsidDel="000D0634">
          <w:rPr>
            <w:b/>
            <w:bCs/>
          </w:rPr>
          <w:delText>C</w:delText>
        </w:r>
      </w:del>
      <w:r w:rsidRPr="00F0316E">
        <w:rPr>
          <w:b/>
          <w:bCs/>
        </w:rPr>
        <w:t xml:space="preserve">ost </w:t>
      </w:r>
      <w:ins w:id="817" w:author="Arya" w:date="2025-02-27T10:48:00Z" w16du:dateUtc="2025-02-27T05:18:00Z">
        <w:r w:rsidR="000D0634">
          <w:rPr>
            <w:b/>
            <w:bCs/>
          </w:rPr>
          <w:t>e</w:t>
        </w:r>
      </w:ins>
      <w:del w:id="818" w:author="Arya" w:date="2025-02-27T10:48:00Z" w16du:dateUtc="2025-02-27T05:18:00Z">
        <w:r w:rsidRPr="00F0316E" w:rsidDel="000D0634">
          <w:rPr>
            <w:b/>
            <w:bCs/>
          </w:rPr>
          <w:delText>E</w:delText>
        </w:r>
      </w:del>
      <w:r w:rsidRPr="00F0316E">
        <w:rPr>
          <w:b/>
          <w:bCs/>
        </w:rPr>
        <w:t>xplorer</w:t>
      </w:r>
      <w:r w:rsidR="00F90E06">
        <w:rPr>
          <w:b/>
          <w:bCs/>
        </w:rPr>
        <w:t xml:space="preserve">: </w:t>
      </w:r>
      <w:commentRangeEnd w:id="814"/>
      <w:r w:rsidR="00713206">
        <w:rPr>
          <w:rStyle w:val="CommentReference"/>
          <w:rFonts w:asciiTheme="minorHAnsi" w:eastAsiaTheme="minorHAnsi" w:hAnsiTheme="minorHAnsi" w:cstheme="minorBidi"/>
        </w:rPr>
        <w:commentReference w:id="814"/>
      </w:r>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sdt>
        <w:sdtPr>
          <w:id w:val="1843281027"/>
          <w:citation/>
        </w:sdtPr>
        <w:sdtContent>
          <w:r w:rsidR="00AE3046">
            <w:fldChar w:fldCharType="begin"/>
          </w:r>
          <w:r w:rsidR="002131C0">
            <w:instrText xml:space="preserve">CITATION AWS0b \l 1033 </w:instrText>
          </w:r>
          <w:r w:rsidR="00AE3046">
            <w:fldChar w:fldCharType="separate"/>
          </w:r>
          <w:r w:rsidR="007D06CD" w:rsidRPr="007D06CD">
            <w:rPr>
              <w:noProof/>
            </w:rPr>
            <w:t>[47]</w:t>
          </w:r>
          <w:r w:rsidR="00AE3046">
            <w:fldChar w:fldCharType="end"/>
          </w:r>
        </w:sdtContent>
      </w:sdt>
      <w:r w:rsidR="00072D14">
        <w:t>.</w:t>
      </w:r>
    </w:p>
    <w:p w14:paraId="179B3E5D" w14:textId="268A8050" w:rsidR="00D70CE2" w:rsidRPr="00D70CE2" w:rsidRDefault="00D70CE2">
      <w:pPr>
        <w:pStyle w:val="NormalBPBHEB"/>
        <w:numPr>
          <w:ilvl w:val="0"/>
          <w:numId w:val="30"/>
        </w:numPr>
        <w:rPr>
          <w:b/>
          <w:bCs/>
        </w:rPr>
        <w:pPrChange w:id="819" w:author="Arya" w:date="2025-02-27T10:48:00Z" w16du:dateUtc="2025-02-27T05:18:00Z">
          <w:pPr>
            <w:pStyle w:val="NormalBPBHEB"/>
          </w:pPr>
        </w:pPrChange>
      </w:pPr>
      <w:r w:rsidRPr="00D70CE2">
        <w:rPr>
          <w:b/>
          <w:bCs/>
        </w:rPr>
        <w:t xml:space="preserve">AWS </w:t>
      </w:r>
      <w:ins w:id="820" w:author="Arya" w:date="2025-02-27T10:48:00Z" w16du:dateUtc="2025-02-27T05:18:00Z">
        <w:r w:rsidR="000D0634">
          <w:rPr>
            <w:b/>
            <w:bCs/>
          </w:rPr>
          <w:t>b</w:t>
        </w:r>
      </w:ins>
      <w:del w:id="821" w:author="Arya" w:date="2025-02-27T10:48:00Z" w16du:dateUtc="2025-02-27T05:18:00Z">
        <w:r w:rsidRPr="00D70CE2" w:rsidDel="000D0634">
          <w:rPr>
            <w:b/>
            <w:bCs/>
          </w:rPr>
          <w:delText>B</w:delText>
        </w:r>
      </w:del>
      <w:r w:rsidRPr="00D70CE2">
        <w:rPr>
          <w:b/>
          <w:bCs/>
        </w:rPr>
        <w:t>udgets</w:t>
      </w:r>
      <w:r w:rsidR="00FC1AF6">
        <w:rPr>
          <w:b/>
          <w:bCs/>
        </w:rPr>
        <w:t xml:space="preserve">: </w:t>
      </w:r>
      <w:r w:rsidRPr="00D70CE2">
        <w:t>AWS Budgets enables businesses to track and set alerts for Savings Plans-related costs, ensur</w:t>
      </w:r>
      <w:r w:rsidR="00FD6083">
        <w:t>e meeting the</w:t>
      </w:r>
      <w:r w:rsidRPr="00D70CE2">
        <w:t xml:space="preserve"> financial goals </w:t>
      </w:r>
      <w:sdt>
        <w:sdtPr>
          <w:id w:val="381213755"/>
          <w:citation/>
        </w:sdtPr>
        <w:sdtContent>
          <w:r w:rsidR="00072D14">
            <w:fldChar w:fldCharType="begin"/>
          </w:r>
          <w:r w:rsidR="002131C0">
            <w:instrText xml:space="preserve">CITATION AWS0b \l 1033 </w:instrText>
          </w:r>
          <w:r w:rsidR="00072D14">
            <w:fldChar w:fldCharType="separate"/>
          </w:r>
          <w:r w:rsidR="007D06CD" w:rsidRPr="007D06CD">
            <w:rPr>
              <w:noProof/>
            </w:rPr>
            <w:t>[47]</w:t>
          </w:r>
          <w:r w:rsidR="00072D14">
            <w:fldChar w:fldCharType="end"/>
          </w:r>
        </w:sdtContent>
      </w:sdt>
    </w:p>
    <w:p w14:paraId="39B43E8B" w14:textId="43EF74CF" w:rsidR="00D70CE2" w:rsidRDefault="00D70CE2">
      <w:pPr>
        <w:pStyle w:val="NormalBPBHEB"/>
        <w:numPr>
          <w:ilvl w:val="0"/>
          <w:numId w:val="30"/>
        </w:numPr>
        <w:pPrChange w:id="822" w:author="Arya" w:date="2025-02-27T10:48:00Z" w16du:dateUtc="2025-02-27T05:18:00Z">
          <w:pPr>
            <w:pStyle w:val="NormalBPBHEB"/>
          </w:pPr>
        </w:pPrChange>
      </w:pPr>
      <w:r w:rsidRPr="00D70CE2">
        <w:rPr>
          <w:b/>
          <w:bCs/>
        </w:rPr>
        <w:t xml:space="preserve">Custom </w:t>
      </w:r>
      <w:ins w:id="823" w:author="Arya" w:date="2025-02-27T10:48:00Z" w16du:dateUtc="2025-02-27T05:18:00Z">
        <w:r w:rsidR="000D0634">
          <w:rPr>
            <w:b/>
            <w:bCs/>
          </w:rPr>
          <w:t>r</w:t>
        </w:r>
      </w:ins>
      <w:del w:id="824" w:author="Arya" w:date="2025-02-27T10:48:00Z" w16du:dateUtc="2025-02-27T05:18:00Z">
        <w:r w:rsidRPr="00D70CE2" w:rsidDel="000D0634">
          <w:rPr>
            <w:b/>
            <w:bCs/>
          </w:rPr>
          <w:delText>R</w:delText>
        </w:r>
      </w:del>
      <w:r w:rsidRPr="00D70CE2">
        <w:rPr>
          <w:b/>
          <w:bCs/>
        </w:rPr>
        <w:t>eporting with CUR</w:t>
      </w:r>
      <w:r w:rsidR="00FC1AF6">
        <w:rPr>
          <w:b/>
          <w:bCs/>
        </w:rPr>
        <w:t xml:space="preserve">: </w:t>
      </w:r>
      <w:r w:rsidRPr="00D70CE2">
        <w:t xml:space="preserve">The AWS </w:t>
      </w:r>
      <w:r w:rsidRPr="000D0634">
        <w:rPr>
          <w:b/>
          <w:bCs/>
          <w:rPrChange w:id="825" w:author="Arya" w:date="2025-02-27T10:48:00Z" w16du:dateUtc="2025-02-27T05:18:00Z">
            <w:rPr/>
          </w:rPrChange>
        </w:rPr>
        <w:t>Cost and Usage Report</w:t>
      </w:r>
      <w:r w:rsidRPr="00D70CE2">
        <w:t xml:space="preserve"> (</w:t>
      </w:r>
      <w:r w:rsidRPr="000D0634">
        <w:rPr>
          <w:b/>
          <w:bCs/>
          <w:rPrChange w:id="826" w:author="Arya" w:date="2025-02-27T10:48:00Z" w16du:dateUtc="2025-02-27T05:18:00Z">
            <w:rPr/>
          </w:rPrChange>
        </w:rPr>
        <w:t>CUR</w:t>
      </w:r>
      <w:r w:rsidRPr="00D70CE2">
        <w:t xml:space="preserve">) provides detailed data, </w:t>
      </w:r>
      <w:r w:rsidR="00FD6083">
        <w:t>to</w:t>
      </w:r>
      <w:r w:rsidRPr="00D70CE2">
        <w:t xml:space="preserve"> integrate with BI tools for deeper analysis </w:t>
      </w:r>
      <w:sdt>
        <w:sdtPr>
          <w:id w:val="-974070491"/>
          <w:citation/>
        </w:sdtPr>
        <w:sdtContent>
          <w:r w:rsidR="001D28BC">
            <w:fldChar w:fldCharType="begin"/>
          </w:r>
          <w:r w:rsidR="002131C0">
            <w:instrText xml:space="preserve">CITATION AWS0a \l 1033 </w:instrText>
          </w:r>
          <w:r w:rsidR="001D28BC">
            <w:fldChar w:fldCharType="separate"/>
          </w:r>
          <w:r w:rsidR="007D06CD" w:rsidRPr="007D06CD">
            <w:rPr>
              <w:noProof/>
            </w:rPr>
            <w:t>[45]</w:t>
          </w:r>
          <w:r w:rsidR="001D28BC">
            <w:fldChar w:fldCharType="end"/>
          </w:r>
        </w:sdtContent>
      </w:sdt>
    </w:p>
    <w:p w14:paraId="54DB4130" w14:textId="5001E5E2" w:rsidR="00065CAF" w:rsidRDefault="00065CAF">
      <w:pPr>
        <w:pStyle w:val="Heading3BPBHEB"/>
        <w:pPrChange w:id="827" w:author="Arya" w:date="2025-02-27T10:47:00Z" w16du:dateUtc="2025-02-27T05:17:00Z">
          <w:pPr>
            <w:pStyle w:val="Heading2"/>
          </w:pPr>
        </w:pPrChange>
      </w:pPr>
      <w:r w:rsidRPr="004325B9">
        <w:t xml:space="preserve">Best </w:t>
      </w:r>
      <w:ins w:id="828" w:author="Arya" w:date="2025-02-27T10:47:00Z" w16du:dateUtc="2025-02-27T05:17:00Z">
        <w:r w:rsidR="000D0634">
          <w:t>p</w:t>
        </w:r>
      </w:ins>
      <w:del w:id="829" w:author="Arya" w:date="2025-02-27T10:47:00Z" w16du:dateUtc="2025-02-27T05:17:00Z">
        <w:r w:rsidRPr="004325B9" w:rsidDel="000D0634">
          <w:delText>P</w:delText>
        </w:r>
      </w:del>
      <w:r w:rsidRPr="004325B9">
        <w:t xml:space="preserve">ractices </w:t>
      </w:r>
    </w:p>
    <w:p w14:paraId="7A60A0DB" w14:textId="6652BA06" w:rsidR="00065CAF" w:rsidRPr="00DE2183" w:rsidRDefault="00065CAF">
      <w:pPr>
        <w:pStyle w:val="NormalBPBHEB"/>
        <w:pPrChange w:id="830" w:author="Arya" w:date="2025-02-27T10:48:00Z" w16du:dateUtc="2025-02-27T05:18:00Z">
          <w:pPr>
            <w:jc w:val="both"/>
          </w:pPr>
        </w:pPrChange>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ins w:id="831" w:author="Arya" w:date="2025-02-27T10:49:00Z" w16du:dateUtc="2025-02-27T05:19:00Z">
        <w:r w:rsidR="00801610">
          <w:t>:</w:t>
        </w:r>
      </w:ins>
      <w:del w:id="832" w:author="Arya" w:date="2025-02-27T10:49:00Z" w16du:dateUtc="2025-02-27T05:19:00Z">
        <w:r w:rsidRPr="00DE2183" w:rsidDel="00801610">
          <w:delText>.</w:delText>
        </w:r>
      </w:del>
    </w:p>
    <w:p w14:paraId="2CCCBCE7" w14:textId="57699490" w:rsidR="009451A3" w:rsidRDefault="00065CAF">
      <w:pPr>
        <w:pStyle w:val="NormalBPBHEB"/>
        <w:numPr>
          <w:ilvl w:val="0"/>
          <w:numId w:val="31"/>
        </w:numPr>
        <w:pPrChange w:id="833" w:author="Arya" w:date="2025-02-27T10:49:00Z" w16du:dateUtc="2025-02-27T05:19:00Z">
          <w:pPr>
            <w:pStyle w:val="NormalBPBHEB"/>
          </w:pPr>
        </w:pPrChange>
      </w:pPr>
      <w:r w:rsidRPr="00F0316E">
        <w:rPr>
          <w:b/>
          <w:bCs/>
        </w:rPr>
        <w:t xml:space="preserve">Regular </w:t>
      </w:r>
      <w:r w:rsidR="00F03E8F" w:rsidRPr="00F0316E">
        <w:rPr>
          <w:b/>
          <w:bCs/>
        </w:rPr>
        <w:t>analysis and adjustment</w:t>
      </w:r>
      <w:r w:rsidR="00FC1AF6">
        <w:rPr>
          <w:b/>
          <w:bCs/>
        </w:rPr>
        <w:t xml:space="preserve">: </w:t>
      </w:r>
      <w:r w:rsidR="009451A3" w:rsidRPr="009451A3">
        <w:t xml:space="preserve">Regular reviews of Savings Plans usage ensure that businesses are </w:t>
      </w:r>
      <w:r w:rsidR="00ED4D2B" w:rsidRPr="009451A3">
        <w:t>improving</w:t>
      </w:r>
      <w:r w:rsidR="009451A3" w:rsidRPr="009451A3">
        <w:t xml:space="preserve"> their cloud expenditures</w:t>
      </w:r>
      <w:r w:rsidR="001A5BE9">
        <w:t xml:space="preserve"> </w:t>
      </w:r>
      <w:sdt>
        <w:sdtPr>
          <w:id w:val="82418518"/>
          <w:citation/>
        </w:sdtPr>
        <w:sdtContent>
          <w:r w:rsidR="00183AE7">
            <w:fldChar w:fldCharType="begin"/>
          </w:r>
          <w:r w:rsidR="002131C0">
            <w:instrText xml:space="preserve">CITATION AWS0a \l 1033 </w:instrText>
          </w:r>
          <w:r w:rsidR="00183AE7">
            <w:fldChar w:fldCharType="separate"/>
          </w:r>
          <w:r w:rsidR="007D06CD" w:rsidRPr="007D06CD">
            <w:rPr>
              <w:noProof/>
            </w:rPr>
            <w:t>[45]</w:t>
          </w:r>
          <w:r w:rsidR="00183AE7">
            <w:fldChar w:fldCharType="end"/>
          </w:r>
        </w:sdtContent>
      </w:sdt>
      <w:r w:rsidR="001A5BE9" w:rsidRPr="00FF0FFD">
        <w:t>.</w:t>
      </w:r>
    </w:p>
    <w:p w14:paraId="236224D8" w14:textId="5A0FBB74" w:rsidR="00FF0FFD" w:rsidRPr="00FF0FFD" w:rsidRDefault="00FF0FFD">
      <w:pPr>
        <w:pStyle w:val="NormalBPBHEB"/>
        <w:numPr>
          <w:ilvl w:val="0"/>
          <w:numId w:val="31"/>
        </w:numPr>
        <w:rPr>
          <w:b/>
          <w:bCs/>
        </w:rPr>
        <w:pPrChange w:id="834" w:author="Arya" w:date="2025-02-27T10:49:00Z" w16du:dateUtc="2025-02-27T05:19:00Z">
          <w:pPr>
            <w:pStyle w:val="NormalBPBHEB"/>
          </w:pPr>
        </w:pPrChange>
      </w:pPr>
      <w:r w:rsidRPr="00F0316E">
        <w:rPr>
          <w:b/>
          <w:bCs/>
        </w:rPr>
        <w:t xml:space="preserve">Collaboration </w:t>
      </w:r>
      <w:r w:rsidR="00F03E8F" w:rsidRPr="00F0316E">
        <w:rPr>
          <w:b/>
          <w:bCs/>
        </w:rPr>
        <w:t>between teams</w:t>
      </w:r>
      <w:r w:rsidR="00FC1AF6">
        <w:rPr>
          <w:b/>
          <w:bCs/>
        </w:rPr>
        <w:t xml:space="preserve">: </w:t>
      </w:r>
      <w:r w:rsidRPr="00FF0FFD">
        <w:t xml:space="preserve">Finance and technical teams must collaborate to align savings plans with infrastructure needs, ensuring cost-effectiveness </w:t>
      </w:r>
      <w:sdt>
        <w:sdtPr>
          <w:id w:val="-562407496"/>
          <w:citation/>
        </w:sdtPr>
        <w:sdtContent>
          <w:r w:rsidR="00183AE7">
            <w:fldChar w:fldCharType="begin"/>
          </w:r>
          <w:r w:rsidR="00183AE7">
            <w:instrText xml:space="preserve"> CITATION Gri20 \l 1033 </w:instrText>
          </w:r>
          <w:r w:rsidR="00183AE7">
            <w:fldChar w:fldCharType="separate"/>
          </w:r>
          <w:r w:rsidR="007D06CD" w:rsidRPr="007D06CD">
            <w:rPr>
              <w:noProof/>
            </w:rPr>
            <w:t>[46]</w:t>
          </w:r>
          <w:r w:rsidR="00183AE7">
            <w:fldChar w:fldCharType="end"/>
          </w:r>
        </w:sdtContent>
      </w:sdt>
    </w:p>
    <w:p w14:paraId="072C46D8" w14:textId="3FDE7567" w:rsidR="00FF0FFD" w:rsidRPr="00FF0FFD" w:rsidRDefault="00FF0FFD">
      <w:pPr>
        <w:pStyle w:val="NormalBPBHEB"/>
        <w:numPr>
          <w:ilvl w:val="0"/>
          <w:numId w:val="31"/>
        </w:numPr>
        <w:rPr>
          <w:b/>
          <w:bCs/>
        </w:rPr>
        <w:pPrChange w:id="835" w:author="Arya" w:date="2025-02-27T10:49:00Z" w16du:dateUtc="2025-02-27T05:19:00Z">
          <w:pPr>
            <w:pStyle w:val="NormalBPBHEB"/>
          </w:pPr>
        </w:pPrChange>
      </w:pPr>
      <w:r w:rsidRPr="00FF0FFD">
        <w:rPr>
          <w:b/>
          <w:bCs/>
        </w:rPr>
        <w:lastRenderedPageBreak/>
        <w:t xml:space="preserve">Forecasting and </w:t>
      </w:r>
      <w:r w:rsidR="00F03E8F" w:rsidRPr="00FF0FFD">
        <w:rPr>
          <w:b/>
          <w:bCs/>
        </w:rPr>
        <w:t>long-term planning</w:t>
      </w:r>
      <w:r w:rsidR="00FC1AF6">
        <w:rPr>
          <w:b/>
          <w:bCs/>
        </w:rPr>
        <w:t xml:space="preserve">: </w:t>
      </w:r>
      <w:r w:rsidR="00ED4D2B" w:rsidRPr="00FF0FFD">
        <w:t>Using</w:t>
      </w:r>
      <w:r w:rsidRPr="00FF0FFD">
        <w:t xml:space="preserve"> AWS tools like Cost Explorer and AWS Budgets for forecasting ensures businesses stay prepared for growth or usage fluctuations </w:t>
      </w:r>
      <w:sdt>
        <w:sdtPr>
          <w:id w:val="-34273747"/>
          <w:citation/>
        </w:sdtPr>
        <w:sdtContent>
          <w:r w:rsidR="009D4C70">
            <w:fldChar w:fldCharType="begin"/>
          </w:r>
          <w:r w:rsidR="002131C0">
            <w:instrText xml:space="preserve">CITATION AWS0b \l 1033 </w:instrText>
          </w:r>
          <w:r w:rsidR="009D4C70">
            <w:fldChar w:fldCharType="separate"/>
          </w:r>
          <w:r w:rsidR="007D06CD" w:rsidRPr="007D06CD">
            <w:rPr>
              <w:noProof/>
            </w:rPr>
            <w:t>[47]</w:t>
          </w:r>
          <w:r w:rsidR="009D4C70">
            <w:fldChar w:fldCharType="end"/>
          </w:r>
        </w:sdtContent>
      </w:sdt>
      <w:r w:rsidRPr="00FF0FFD">
        <w:t>.</w:t>
      </w:r>
    </w:p>
    <w:p w14:paraId="5A51337F" w14:textId="41AAE4F4" w:rsidR="0046603C" w:rsidRDefault="0046603C">
      <w:pPr>
        <w:pStyle w:val="Heading3BPBHEB"/>
        <w:pPrChange w:id="836" w:author="Arya" w:date="2025-02-27T10:49:00Z" w16du:dateUtc="2025-02-27T05:19:00Z">
          <w:pPr>
            <w:pStyle w:val="Heading2"/>
          </w:pPr>
        </w:pPrChange>
      </w:pPr>
      <w:r w:rsidRPr="004325B9">
        <w:t xml:space="preserve">Use </w:t>
      </w:r>
      <w:ins w:id="837" w:author="Arya" w:date="2025-02-27T10:49:00Z" w16du:dateUtc="2025-02-27T05:19:00Z">
        <w:r w:rsidR="00914538">
          <w:t>c</w:t>
        </w:r>
      </w:ins>
      <w:del w:id="838" w:author="Arya" w:date="2025-02-27T10:49:00Z" w16du:dateUtc="2025-02-27T05:19:00Z">
        <w:r w:rsidRPr="004325B9" w:rsidDel="00914538">
          <w:delText>C</w:delText>
        </w:r>
      </w:del>
      <w:r w:rsidRPr="004325B9">
        <w:t xml:space="preserve">ases </w:t>
      </w:r>
    </w:p>
    <w:p w14:paraId="3473A2EC" w14:textId="1B838979" w:rsidR="009A5E47" w:rsidRPr="009A5E47" w:rsidRDefault="009A5E47">
      <w:pPr>
        <w:pStyle w:val="NormalBPBHEB"/>
        <w:pPrChange w:id="839" w:author="Arya" w:date="2025-02-27T10:49:00Z" w16du:dateUtc="2025-02-27T05:19:00Z">
          <w:pPr>
            <w:jc w:val="both"/>
          </w:pPr>
        </w:pPrChange>
      </w:pPr>
      <w:r w:rsidRPr="004325B9">
        <w:t xml:space="preserve">A </w:t>
      </w:r>
      <w:r w:rsidRPr="004325B9">
        <w:rPr>
          <w:i/>
          <w:iCs/>
        </w:rPr>
        <w:t>Gartner</w:t>
      </w:r>
      <w:r w:rsidRPr="004325B9">
        <w:t xml:space="preserve"> report </w:t>
      </w:r>
      <w:sdt>
        <w:sdtPr>
          <w:id w:val="-1910460283"/>
          <w:citation/>
        </w:sdtPr>
        <w:sdtContent>
          <w:r>
            <w:fldChar w:fldCharType="begin"/>
          </w:r>
          <w:r>
            <w:instrText xml:space="preserve"> CITATION Gar21 \l 1033 </w:instrText>
          </w:r>
          <w:r>
            <w:fldChar w:fldCharType="separate"/>
          </w:r>
          <w:r w:rsidR="007D06CD" w:rsidRPr="007D06CD">
            <w:rPr>
              <w:noProof/>
            </w:rPr>
            <w:t>[48]</w:t>
          </w:r>
          <w:r>
            <w:fldChar w:fldCharType="end"/>
          </w:r>
        </w:sdtContent>
      </w:sdt>
      <w:r w:rsidRPr="004325B9">
        <w:t xml:space="preserve"> highlights that this flexibility is one of the main drivers for businesses transitioning to Savings Plans over Reserved Instances. The report notes that organizations that previously had rigid cloud resource needs were increasingly </w:t>
      </w:r>
      <w:r w:rsidR="00B3465C" w:rsidRPr="004325B9">
        <w:t>receiving help</w:t>
      </w:r>
      <w:r w:rsidRPr="004325B9">
        <w:t xml:space="preserve"> from the flexibility that Savings Plans offer, especially in industries where scalability and changing demands are the norm.</w:t>
      </w:r>
      <w:r>
        <w:t xml:space="preserve"> </w:t>
      </w:r>
      <w:ins w:id="840" w:author="Arya" w:date="2025-02-27T10:49:00Z" w16du:dateUtc="2025-02-27T05:19:00Z">
        <w:r w:rsidR="00914538">
          <w:t>U</w:t>
        </w:r>
      </w:ins>
      <w:del w:id="841" w:author="Arya" w:date="2025-02-27T10:49:00Z" w16du:dateUtc="2025-02-27T05:19:00Z">
        <w:r w:rsidR="00291D94" w:rsidDel="00914538">
          <w:delText>Below we find u</w:delText>
        </w:r>
      </w:del>
      <w:r w:rsidR="00291D94">
        <w:t xml:space="preserve">se case examples </w:t>
      </w:r>
      <w:r w:rsidR="00E04BBF">
        <w:t xml:space="preserve">of Savings Plans </w:t>
      </w:r>
      <w:del w:id="842" w:author="Arya" w:date="2025-02-27T10:49:00Z" w16du:dateUtc="2025-02-27T05:19:00Z">
        <w:r w:rsidR="00E04BBF" w:rsidDel="006B3A9C">
          <w:delText>flexibility</w:delText>
        </w:r>
      </w:del>
      <w:ins w:id="843" w:author="Arya" w:date="2025-02-27T10:49:00Z" w16du:dateUtc="2025-02-27T05:19:00Z">
        <w:r w:rsidR="006B3A9C">
          <w:t>flexibility are</w:t>
        </w:r>
        <w:r w:rsidR="00914538">
          <w:t xml:space="preserve"> as follows:</w:t>
        </w:r>
      </w:ins>
      <w:del w:id="844" w:author="Arya" w:date="2025-02-27T10:49:00Z" w16du:dateUtc="2025-02-27T05:19:00Z">
        <w:r w:rsidR="00E04BBF" w:rsidDel="00914538">
          <w:delText>:</w:delText>
        </w:r>
      </w:del>
    </w:p>
    <w:p w14:paraId="572EACD5" w14:textId="299C7730" w:rsidR="004E4D2A" w:rsidRPr="004E4D2A" w:rsidRDefault="004E4D2A">
      <w:pPr>
        <w:pStyle w:val="NormalBPBHEB"/>
        <w:numPr>
          <w:ilvl w:val="0"/>
          <w:numId w:val="32"/>
        </w:numPr>
        <w:rPr>
          <w:b/>
          <w:bCs/>
        </w:rPr>
        <w:pPrChange w:id="845" w:author="Arya" w:date="2025-02-27T10:50:00Z" w16du:dateUtc="2025-02-27T05:20:00Z">
          <w:pPr>
            <w:pStyle w:val="NormalBPBHEB"/>
          </w:pPr>
        </w:pPrChange>
      </w:pPr>
      <w:r w:rsidRPr="004E4D2A">
        <w:rPr>
          <w:b/>
          <w:bCs/>
        </w:rPr>
        <w:t xml:space="preserve">Predictable </w:t>
      </w:r>
      <w:ins w:id="846" w:author="Arya" w:date="2025-02-27T10:49:00Z" w16du:dateUtc="2025-02-27T05:19:00Z">
        <w:r w:rsidR="006B3A9C">
          <w:rPr>
            <w:b/>
            <w:bCs/>
          </w:rPr>
          <w:t>w</w:t>
        </w:r>
      </w:ins>
      <w:del w:id="847" w:author="Arya" w:date="2025-02-27T10:49:00Z" w16du:dateUtc="2025-02-27T05:19:00Z">
        <w:r w:rsidRPr="004E4D2A" w:rsidDel="006B3A9C">
          <w:rPr>
            <w:b/>
            <w:bCs/>
          </w:rPr>
          <w:delText>W</w:delText>
        </w:r>
      </w:del>
      <w:r w:rsidRPr="004E4D2A">
        <w:rPr>
          <w:b/>
          <w:bCs/>
        </w:rPr>
        <w:t>orkloads</w:t>
      </w:r>
      <w:r w:rsidR="00FC1AF6">
        <w:rPr>
          <w:b/>
          <w:bCs/>
        </w:rPr>
        <w:t xml:space="preserve">: </w:t>
      </w:r>
      <w:r w:rsidRPr="004E4D2A">
        <w:t xml:space="preserve">Savings Plans are ideal for businesses with steady-state workloads, such as production applications or database management systems </w:t>
      </w:r>
      <w:sdt>
        <w:sdtPr>
          <w:id w:val="1089971380"/>
          <w:citation/>
        </w:sdtPr>
        <w:sdtContent>
          <w:r w:rsidR="00050D93">
            <w:fldChar w:fldCharType="begin"/>
          </w:r>
          <w:r w:rsidR="002131C0">
            <w:instrText xml:space="preserve">CITATION AWS0a \l 1033 </w:instrText>
          </w:r>
          <w:r w:rsidR="00050D93">
            <w:fldChar w:fldCharType="separate"/>
          </w:r>
          <w:r w:rsidR="007D06CD" w:rsidRPr="007D06CD">
            <w:rPr>
              <w:noProof/>
            </w:rPr>
            <w:t>[45]</w:t>
          </w:r>
          <w:r w:rsidR="00050D93">
            <w:fldChar w:fldCharType="end"/>
          </w:r>
        </w:sdtContent>
      </w:sdt>
      <w:r w:rsidRPr="004E4D2A">
        <w:t>.</w:t>
      </w:r>
    </w:p>
    <w:p w14:paraId="34A94D5B" w14:textId="1C808563" w:rsidR="004E4D2A" w:rsidRPr="004E4D2A" w:rsidRDefault="004E4D2A">
      <w:pPr>
        <w:pStyle w:val="NormalBPBHEB"/>
        <w:numPr>
          <w:ilvl w:val="0"/>
          <w:numId w:val="32"/>
        </w:numPr>
        <w:rPr>
          <w:b/>
          <w:bCs/>
        </w:rPr>
        <w:pPrChange w:id="848" w:author="Arya" w:date="2025-02-27T10:50:00Z" w16du:dateUtc="2025-02-27T05:20:00Z">
          <w:pPr>
            <w:pStyle w:val="NormalBPBHEB"/>
          </w:pPr>
        </w:pPrChange>
      </w:pPr>
      <w:r w:rsidRPr="004E4D2A">
        <w:rPr>
          <w:b/>
          <w:bCs/>
        </w:rPr>
        <w:t xml:space="preserve">Hybrid </w:t>
      </w:r>
      <w:ins w:id="849" w:author="Arya" w:date="2025-02-27T10:49:00Z" w16du:dateUtc="2025-02-27T05:19:00Z">
        <w:r w:rsidR="006B3A9C">
          <w:rPr>
            <w:b/>
            <w:bCs/>
          </w:rPr>
          <w:t>w</w:t>
        </w:r>
      </w:ins>
      <w:del w:id="850" w:author="Arya" w:date="2025-02-27T10:49:00Z" w16du:dateUtc="2025-02-27T05:19:00Z">
        <w:r w:rsidRPr="004E4D2A" w:rsidDel="006B3A9C">
          <w:rPr>
            <w:b/>
            <w:bCs/>
          </w:rPr>
          <w:delText>W</w:delText>
        </w:r>
      </w:del>
      <w:r w:rsidRPr="004E4D2A">
        <w:rPr>
          <w:b/>
          <w:bCs/>
        </w:rPr>
        <w:t>orkloads</w:t>
      </w:r>
      <w:r w:rsidR="00FC1AF6">
        <w:rPr>
          <w:b/>
          <w:bCs/>
        </w:rPr>
        <w:t xml:space="preserve">: </w:t>
      </w:r>
      <w:r w:rsidRPr="004E4D2A">
        <w:t xml:space="preserve">Organizations that need resources across multiple regions or instance types can balance their usage with Savings Plans, </w:t>
      </w:r>
      <w:r w:rsidR="00B3465C" w:rsidRPr="004E4D2A">
        <w:t>receiving help</w:t>
      </w:r>
      <w:r w:rsidRPr="004E4D2A">
        <w:t xml:space="preserve"> from savings while meeting dynamic needs </w:t>
      </w:r>
      <w:sdt>
        <w:sdtPr>
          <w:id w:val="908200582"/>
          <w:citation/>
        </w:sdtPr>
        <w:sdtContent>
          <w:r w:rsidR="00071F4B">
            <w:fldChar w:fldCharType="begin"/>
          </w:r>
          <w:r w:rsidR="002131C0">
            <w:instrText xml:space="preserve">CITATION AWS0b \l 1033 </w:instrText>
          </w:r>
          <w:r w:rsidR="00071F4B">
            <w:fldChar w:fldCharType="separate"/>
          </w:r>
          <w:r w:rsidR="007D06CD" w:rsidRPr="007D06CD">
            <w:rPr>
              <w:noProof/>
            </w:rPr>
            <w:t>[47]</w:t>
          </w:r>
          <w:r w:rsidR="00071F4B">
            <w:fldChar w:fldCharType="end"/>
          </w:r>
        </w:sdtContent>
      </w:sdt>
      <w:r w:rsidRPr="004E4D2A">
        <w:t>.</w:t>
      </w:r>
    </w:p>
    <w:p w14:paraId="5E097E10" w14:textId="0CF332E1" w:rsidR="004E4D2A" w:rsidRDefault="004E4D2A">
      <w:pPr>
        <w:pStyle w:val="NormalBPBHEB"/>
        <w:numPr>
          <w:ilvl w:val="0"/>
          <w:numId w:val="32"/>
        </w:numPr>
        <w:pPrChange w:id="851" w:author="Arya" w:date="2025-02-27T10:50:00Z" w16du:dateUtc="2025-02-27T05:20:00Z">
          <w:pPr>
            <w:pStyle w:val="NormalBPBHEB"/>
          </w:pPr>
        </w:pPrChange>
      </w:pPr>
      <w:r w:rsidRPr="004E4D2A">
        <w:rPr>
          <w:b/>
          <w:bCs/>
        </w:rPr>
        <w:t xml:space="preserve">Startups and </w:t>
      </w:r>
      <w:ins w:id="852" w:author="Arya" w:date="2025-02-27T10:49:00Z" w16du:dateUtc="2025-02-27T05:19:00Z">
        <w:r w:rsidR="006B3A9C">
          <w:rPr>
            <w:b/>
            <w:bCs/>
          </w:rPr>
          <w:t>g</w:t>
        </w:r>
      </w:ins>
      <w:del w:id="853" w:author="Arya" w:date="2025-02-27T10:49:00Z" w16du:dateUtc="2025-02-27T05:19:00Z">
        <w:r w:rsidRPr="004E4D2A" w:rsidDel="006B3A9C">
          <w:rPr>
            <w:b/>
            <w:bCs/>
          </w:rPr>
          <w:delText>G</w:delText>
        </w:r>
      </w:del>
      <w:r w:rsidRPr="004E4D2A">
        <w:rPr>
          <w:b/>
          <w:bCs/>
        </w:rPr>
        <w:t xml:space="preserve">rowing </w:t>
      </w:r>
      <w:ins w:id="854" w:author="Arya" w:date="2025-02-27T10:49:00Z" w16du:dateUtc="2025-02-27T05:19:00Z">
        <w:r w:rsidR="006B3A9C">
          <w:rPr>
            <w:b/>
            <w:bCs/>
          </w:rPr>
          <w:t>b</w:t>
        </w:r>
      </w:ins>
      <w:del w:id="855" w:author="Arya" w:date="2025-02-27T10:49:00Z" w16du:dateUtc="2025-02-27T05:19:00Z">
        <w:r w:rsidRPr="004E4D2A" w:rsidDel="006B3A9C">
          <w:rPr>
            <w:b/>
            <w:bCs/>
          </w:rPr>
          <w:delText>B</w:delText>
        </w:r>
      </w:del>
      <w:r w:rsidRPr="004E4D2A">
        <w:rPr>
          <w:b/>
          <w:bCs/>
        </w:rPr>
        <w:t>usinesses</w:t>
      </w:r>
      <w:r w:rsidR="00FC1AF6">
        <w:rPr>
          <w:b/>
          <w:bCs/>
        </w:rPr>
        <w:t xml:space="preserve">: </w:t>
      </w:r>
      <w:r w:rsidRPr="004E4D2A">
        <w:t xml:space="preserve">Startups can lock in savings as they scale, ensuring cloud costs </w:t>
      </w:r>
      <w:r w:rsidR="00B3465C" w:rsidRPr="004E4D2A">
        <w:t>stay</w:t>
      </w:r>
      <w:r w:rsidRPr="004E4D2A">
        <w:t xml:space="preserve"> manageable </w:t>
      </w:r>
      <w:sdt>
        <w:sdtPr>
          <w:id w:val="347525386"/>
          <w:citation/>
        </w:sdtPr>
        <w:sdtContent>
          <w:r w:rsidR="00283EFD">
            <w:fldChar w:fldCharType="begin"/>
          </w:r>
          <w:r w:rsidR="00283EFD">
            <w:instrText xml:space="preserve"> CITATION Gri20 \l 1033 </w:instrText>
          </w:r>
          <w:r w:rsidR="00283EFD">
            <w:fldChar w:fldCharType="separate"/>
          </w:r>
          <w:r w:rsidR="007D06CD" w:rsidRPr="007D06CD">
            <w:rPr>
              <w:noProof/>
            </w:rPr>
            <w:t>[46]</w:t>
          </w:r>
          <w:r w:rsidR="00283EFD">
            <w:fldChar w:fldCharType="end"/>
          </w:r>
        </w:sdtContent>
      </w:sdt>
      <w:r w:rsidRPr="004E4D2A">
        <w:t>.</w:t>
      </w:r>
    </w:p>
    <w:p w14:paraId="13CF2C97" w14:textId="6D20C3F8" w:rsidR="007808E6" w:rsidRPr="007808E6" w:rsidRDefault="006D49FB">
      <w:pPr>
        <w:pStyle w:val="Heading3BPBHEB"/>
        <w:pPrChange w:id="856" w:author="Arya" w:date="2025-02-27T10:50:00Z" w16du:dateUtc="2025-02-27T05:20:00Z">
          <w:pPr>
            <w:pStyle w:val="Heading2"/>
          </w:pPr>
        </w:pPrChange>
      </w:pPr>
      <w:r>
        <w:t>Wrap up</w:t>
      </w:r>
    </w:p>
    <w:p w14:paraId="0DEE61B8" w14:textId="0F623CC3" w:rsidR="007808E6" w:rsidRPr="007808E6" w:rsidRDefault="007808E6">
      <w:pPr>
        <w:pStyle w:val="NormalBPBHEB"/>
        <w:pPrChange w:id="857" w:author="Arya" w:date="2025-02-27T10:50:00Z" w16du:dateUtc="2025-02-27T05:20:00Z">
          <w:pPr>
            <w:jc w:val="both"/>
          </w:pPr>
        </w:pPrChange>
      </w:pPr>
      <w:r w:rsidRPr="007808E6">
        <w:t xml:space="preserve">AWS Savings Plans provide businesses with a flexible, cost-effective way to manage cloud spending, offering significant savings, flexibility, and predictable billing. By using tools like AWS Cost Explorer and AWS Budgets, businesses can effectively </w:t>
      </w:r>
      <w:r w:rsidR="00452FB4" w:rsidRPr="007808E6">
        <w:t>check</w:t>
      </w:r>
      <w:r w:rsidRPr="007808E6">
        <w:t xml:space="preserve"> and </w:t>
      </w:r>
      <w:r w:rsidR="000E3891" w:rsidRPr="007808E6">
        <w:t>improve</w:t>
      </w:r>
      <w:r w:rsidRPr="007808E6">
        <w:t xml:space="preserve"> their usage, ensuring that their cloud infrastructure aligns with financial goals </w:t>
      </w:r>
      <w:sdt>
        <w:sdtPr>
          <w:id w:val="-1926945409"/>
          <w:citation/>
        </w:sdtPr>
        <w:sdtContent>
          <w:r w:rsidR="006D49FB">
            <w:fldChar w:fldCharType="begin"/>
          </w:r>
          <w:r w:rsidR="002131C0">
            <w:instrText xml:space="preserve">CITATION AWS0a \l 1033 </w:instrText>
          </w:r>
          <w:r w:rsidR="006D49FB">
            <w:fldChar w:fldCharType="separate"/>
          </w:r>
          <w:r w:rsidR="007D06CD" w:rsidRPr="007D06CD">
            <w:rPr>
              <w:noProof/>
            </w:rPr>
            <w:t>[45]</w:t>
          </w:r>
          <w:r w:rsidR="006D49FB">
            <w:fldChar w:fldCharType="end"/>
          </w:r>
        </w:sdtContent>
      </w:sdt>
      <w:r w:rsidRPr="007808E6">
        <w:t>.</w:t>
      </w:r>
    </w:p>
    <w:p w14:paraId="5F9B6766" w14:textId="0708A2F8" w:rsidR="00CF3BC1" w:rsidRPr="00CF3BC1" w:rsidRDefault="00307DC6">
      <w:pPr>
        <w:pStyle w:val="NormalBPBHEB"/>
        <w:pPrChange w:id="858" w:author="Arya" w:date="2025-02-27T10:54:00Z" w16du:dateUtc="2025-02-27T05:24:00Z">
          <w:pPr>
            <w:jc w:val="both"/>
          </w:pPr>
        </w:pPrChange>
      </w:pPr>
      <w:ins w:id="859" w:author="Arya" w:date="2025-02-27T10:50:00Z" w16du:dateUtc="2025-02-27T05:20:00Z">
        <w:r>
          <w:t>I</w:t>
        </w:r>
      </w:ins>
      <w:del w:id="860" w:author="Arya" w:date="2025-02-27T10:50:00Z" w16du:dateUtc="2025-02-27T05:20:00Z">
        <w:r w:rsidR="009024C7" w:rsidDel="00307DC6">
          <w:delText>O</w:delText>
        </w:r>
      </w:del>
      <w:r w:rsidR="009024C7">
        <w:t xml:space="preserve">n </w:t>
      </w:r>
      <w:ins w:id="861" w:author="Arya" w:date="2025-02-27T10:50:00Z" w16du:dateUtc="2025-02-27T05:20:00Z">
        <w:r w:rsidRPr="00307DC6">
          <w:rPr>
            <w:i/>
            <w:iCs/>
            <w:rPrChange w:id="862" w:author="Arya" w:date="2025-02-27T10:50:00Z" w16du:dateUtc="2025-02-27T05:20:00Z">
              <w:rPr/>
            </w:rPrChange>
          </w:rPr>
          <w:t>f</w:t>
        </w:r>
      </w:ins>
      <w:del w:id="863" w:author="Arya" w:date="2025-02-27T10:50:00Z" w16du:dateUtc="2025-02-27T05:20:00Z">
        <w:r w:rsidR="00CF3BC1" w:rsidRPr="00307DC6" w:rsidDel="00307DC6">
          <w:rPr>
            <w:i/>
            <w:iCs/>
            <w:rPrChange w:id="864" w:author="Arya" w:date="2025-02-27T10:50:00Z" w16du:dateUtc="2025-02-27T05:20:00Z">
              <w:rPr/>
            </w:rPrChange>
          </w:rPr>
          <w:delText>F</w:delText>
        </w:r>
      </w:del>
      <w:r w:rsidR="00CF3BC1" w:rsidRPr="00307DC6">
        <w:rPr>
          <w:i/>
          <w:iCs/>
          <w:rPrChange w:id="865" w:author="Arya" w:date="2025-02-27T10:50:00Z" w16du:dateUtc="2025-02-27T05:20:00Z">
            <w:rPr/>
          </w:rPrChange>
        </w:rPr>
        <w:t xml:space="preserve">igure </w:t>
      </w:r>
      <w:ins w:id="866" w:author="Arya" w:date="2025-02-27T10:50:00Z" w16du:dateUtc="2025-02-27T05:20:00Z">
        <w:r w:rsidRPr="00307DC6">
          <w:rPr>
            <w:i/>
            <w:iCs/>
            <w:rPrChange w:id="867" w:author="Arya" w:date="2025-02-27T10:50:00Z" w16du:dateUtc="2025-02-27T05:20:00Z">
              <w:rPr/>
            </w:rPrChange>
          </w:rPr>
          <w:t>10.</w:t>
        </w:r>
      </w:ins>
      <w:r w:rsidR="00CF3BC1" w:rsidRPr="00307DC6">
        <w:rPr>
          <w:i/>
          <w:iCs/>
          <w:rPrChange w:id="868" w:author="Arya" w:date="2025-02-27T10:50:00Z" w16du:dateUtc="2025-02-27T05:20:00Z">
            <w:rPr/>
          </w:rPrChange>
        </w:rPr>
        <w:fldChar w:fldCharType="begin"/>
      </w:r>
      <w:r w:rsidR="00CF3BC1" w:rsidRPr="00307DC6">
        <w:rPr>
          <w:i/>
          <w:iCs/>
          <w:rPrChange w:id="869" w:author="Arya" w:date="2025-02-27T10:50:00Z" w16du:dateUtc="2025-02-27T05:20:00Z">
            <w:rPr/>
          </w:rPrChange>
        </w:rPr>
        <w:instrText xml:space="preserve"> SEQ Figure \* ARABIC </w:instrText>
      </w:r>
      <w:r w:rsidR="00CF3BC1" w:rsidRPr="00307DC6">
        <w:rPr>
          <w:i/>
          <w:iCs/>
          <w:rPrChange w:id="870" w:author="Arya" w:date="2025-02-27T10:50:00Z" w16du:dateUtc="2025-02-27T05:20:00Z">
            <w:rPr/>
          </w:rPrChange>
        </w:rPr>
        <w:fldChar w:fldCharType="separate"/>
      </w:r>
      <w:r w:rsidR="00CF3BC1" w:rsidRPr="00307DC6">
        <w:rPr>
          <w:i/>
          <w:iCs/>
          <w:rPrChange w:id="871" w:author="Arya" w:date="2025-02-27T10:50:00Z" w16du:dateUtc="2025-02-27T05:20:00Z">
            <w:rPr/>
          </w:rPrChange>
        </w:rPr>
        <w:t>6</w:t>
      </w:r>
      <w:r w:rsidR="00CF3BC1" w:rsidRPr="00307DC6">
        <w:rPr>
          <w:i/>
          <w:iCs/>
          <w:rPrChange w:id="872" w:author="Arya" w:date="2025-02-27T10:50:00Z" w16du:dateUtc="2025-02-27T05:20:00Z">
            <w:rPr/>
          </w:rPrChange>
        </w:rPr>
        <w:fldChar w:fldCharType="end"/>
      </w:r>
      <w:ins w:id="873" w:author="Arya" w:date="2025-02-27T10:50:00Z" w16du:dateUtc="2025-02-27T05:20:00Z">
        <w:r>
          <w:t xml:space="preserve">, you can see </w:t>
        </w:r>
      </w:ins>
      <w:del w:id="874" w:author="Arya" w:date="2025-02-27T10:50:00Z" w16du:dateUtc="2025-02-27T05:20:00Z">
        <w:r w:rsidR="00CF3BC1" w:rsidRPr="00CF3BC1" w:rsidDel="00307DC6">
          <w:delText xml:space="preserve"> </w:delText>
        </w:r>
        <w:r w:rsidR="009024C7" w:rsidDel="00307DC6">
          <w:delText xml:space="preserve">below we show </w:delText>
        </w:r>
      </w:del>
      <w:r w:rsidR="009024C7">
        <w:t>t</w:t>
      </w:r>
      <w:r w:rsidR="00CF3BC1" w:rsidRPr="00CF3BC1">
        <w:t>he four pillars of Cloud Financial Management. (AWS Well-Architected Framework documentation).</w:t>
      </w:r>
    </w:p>
    <w:p w14:paraId="78113FDC" w14:textId="77777777" w:rsidR="00CF3BC1" w:rsidRDefault="00CF3BC1" w:rsidP="00CF3BC1"/>
    <w:p w14:paraId="48CBE550" w14:textId="77777777" w:rsidR="00CF3BC1" w:rsidRDefault="00CF3BC1">
      <w:pPr>
        <w:pStyle w:val="FigureBPBHEB"/>
        <w:pPrChange w:id="875" w:author="Arya" w:date="2025-02-27T10:53:00Z" w16du:dateUtc="2025-02-27T05:23:00Z">
          <w:pPr>
            <w:keepNext/>
            <w:jc w:val="center"/>
          </w:pPr>
        </w:pPrChange>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51291AC8" w14:textId="77777777" w:rsidR="00CF3BC1" w:rsidRPr="00AA3C78" w:rsidRDefault="00CF3BC1" w:rsidP="00CF3BC1">
      <w:pPr>
        <w:pStyle w:val="Caption"/>
        <w:jc w:val="center"/>
      </w:pPr>
      <w:commentRangeStart w:id="876"/>
      <w:r>
        <w:t xml:space="preserve">Figure </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commentRangeEnd w:id="876"/>
      <w:r w:rsidR="00335FAB">
        <w:rPr>
          <w:rStyle w:val="CommentReference"/>
          <w:i w:val="0"/>
          <w:iCs w:val="0"/>
          <w:color w:val="auto"/>
        </w:rPr>
        <w:commentReference w:id="876"/>
      </w:r>
    </w:p>
    <w:p w14:paraId="0DF1921E" w14:textId="77777777" w:rsidR="009F1271" w:rsidRDefault="009F1271">
      <w:pPr>
        <w:rPr>
          <w:rFonts w:asciiTheme="majorHAnsi" w:eastAsiaTheme="majorEastAsia" w:hAnsiTheme="majorHAnsi" w:cstheme="majorBidi"/>
          <w:spacing w:val="-10"/>
          <w:kern w:val="28"/>
          <w:sz w:val="56"/>
          <w:szCs w:val="56"/>
        </w:rPr>
      </w:pPr>
      <w:bookmarkStart w:id="877" w:name="_Hlk150872616"/>
      <w:r>
        <w:lastRenderedPageBreak/>
        <w:br w:type="page"/>
      </w:r>
    </w:p>
    <w:p w14:paraId="3321A3D6" w14:textId="3D00BBB3" w:rsidR="00305A2D" w:rsidRDefault="00305A2D">
      <w:pPr>
        <w:pStyle w:val="Heading1BPBHEB"/>
        <w:pPrChange w:id="878" w:author="Arya" w:date="2025-02-27T10:56:00Z" w16du:dateUtc="2025-02-27T05:26:00Z">
          <w:pPr>
            <w:pStyle w:val="Title"/>
          </w:pPr>
        </w:pPrChange>
      </w:pPr>
      <w:bookmarkStart w:id="879" w:name="_Hlk155348525"/>
      <w:commentRangeStart w:id="880"/>
      <w:r>
        <w:lastRenderedPageBreak/>
        <w:t xml:space="preserve">Part 3: </w:t>
      </w:r>
      <w:r w:rsidR="00AA3C78" w:rsidRPr="00AA3C78">
        <w:t xml:space="preserve">Media </w:t>
      </w:r>
      <w:ins w:id="881" w:author="Arya" w:date="2025-02-27T10:56:00Z" w16du:dateUtc="2025-02-27T05:26:00Z">
        <w:r w:rsidR="000911D7">
          <w:t>s</w:t>
        </w:r>
      </w:ins>
      <w:del w:id="882" w:author="Arya" w:date="2025-02-27T10:56:00Z" w16du:dateUtc="2025-02-27T05:26:00Z">
        <w:r w:rsidR="00AA3C78" w:rsidRPr="00AA3C78" w:rsidDel="000911D7">
          <w:delText>S</w:delText>
        </w:r>
      </w:del>
      <w:r w:rsidR="00AA3C78" w:rsidRPr="00AA3C78">
        <w:t xml:space="preserve">ervices </w:t>
      </w:r>
      <w:commentRangeEnd w:id="880"/>
      <w:r w:rsidR="000911D7">
        <w:rPr>
          <w:rStyle w:val="CommentReference"/>
          <w:rFonts w:asciiTheme="minorHAnsi" w:eastAsiaTheme="minorHAnsi" w:hAnsiTheme="minorHAnsi" w:cstheme="minorBidi"/>
          <w:b w:val="0"/>
        </w:rPr>
        <w:commentReference w:id="880"/>
      </w:r>
    </w:p>
    <w:p w14:paraId="1A324B45" w14:textId="32D17313" w:rsidR="009C156A" w:rsidRPr="00DE29ED" w:rsidRDefault="009C156A">
      <w:pPr>
        <w:pStyle w:val="NormalBPBHEB"/>
        <w:pPrChange w:id="883" w:author="Arya" w:date="2025-02-27T10:58:00Z" w16du:dateUtc="2025-02-27T05:28:00Z">
          <w:pPr>
            <w:jc w:val="both"/>
          </w:pPr>
        </w:pPrChange>
      </w:pPr>
      <w:r w:rsidRPr="000911D7">
        <w:rPr>
          <w:i/>
          <w:iCs/>
          <w:rPrChange w:id="884" w:author="Arya" w:date="2025-02-27T10:58:00Z" w16du:dateUtc="2025-02-27T05:28:00Z">
            <w:rPr/>
          </w:rPrChange>
        </w:rPr>
        <w:t xml:space="preserve">Figure </w:t>
      </w:r>
      <w:ins w:id="885" w:author="Arya" w:date="2025-02-27T10:58:00Z" w16du:dateUtc="2025-02-27T05:28:00Z">
        <w:r w:rsidR="000911D7" w:rsidRPr="000911D7">
          <w:rPr>
            <w:i/>
            <w:iCs/>
            <w:rPrChange w:id="886" w:author="Arya" w:date="2025-02-27T10:58:00Z" w16du:dateUtc="2025-02-27T05:28:00Z">
              <w:rPr/>
            </w:rPrChange>
          </w:rPr>
          <w:t>10.</w:t>
        </w:r>
      </w:ins>
      <w:r w:rsidRPr="000911D7">
        <w:rPr>
          <w:i/>
          <w:iCs/>
          <w:rPrChange w:id="887" w:author="Arya" w:date="2025-02-27T10:58:00Z" w16du:dateUtc="2025-02-27T05:28:00Z">
            <w:rPr/>
          </w:rPrChange>
        </w:rPr>
        <w:t>7</w:t>
      </w:r>
      <w:del w:id="888" w:author="Arya" w:date="2025-02-27T10:59:00Z" w16du:dateUtc="2025-02-27T05:29:00Z">
        <w:r w:rsidDel="000911D7">
          <w:delText xml:space="preserve"> below</w:delText>
        </w:r>
      </w:del>
      <w:r w:rsidRPr="00DE29ED">
        <w:t xml:space="preserve"> serves as a pivotal guide for understanding how AWS Media Services meet diverse multimedia processing requirements.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provides insights into how AWS services like Amazon Elastic Transcoder, AWS Elemental </w:t>
      </w:r>
      <w:proofErr w:type="spellStart"/>
      <w:r w:rsidRPr="00DE29ED">
        <w:t>MediaLive</w:t>
      </w:r>
      <w:proofErr w:type="spellEnd"/>
      <w:r w:rsidRPr="00DE29ED">
        <w:t>, and Amazon S3 synergize to support end-to-end media processing, storage, and delivery.</w:t>
      </w:r>
    </w:p>
    <w:bookmarkEnd w:id="879"/>
    <w:p w14:paraId="5B4FB097" w14:textId="77777777" w:rsidR="00386143" w:rsidRDefault="002248F8">
      <w:pPr>
        <w:pStyle w:val="FigureBPBHEB"/>
        <w:pPrChange w:id="889" w:author="Arya" w:date="2025-02-27T10:59:00Z" w16du:dateUtc="2025-02-27T05:29:00Z">
          <w:pPr>
            <w:keepNext/>
            <w:keepLines/>
            <w:spacing w:before="400" w:after="0" w:line="276" w:lineRule="auto"/>
            <w:jc w:val="center"/>
            <w:outlineLvl w:val="0"/>
          </w:pPr>
        </w:pPrChange>
      </w:pPr>
      <w:r>
        <w:rPr>
          <w:noProof/>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commentRangeStart w:id="890"/>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commentRangeEnd w:id="890"/>
      <w:r w:rsidR="00CB1851">
        <w:rPr>
          <w:rStyle w:val="CommentReference"/>
          <w:i w:val="0"/>
          <w:iCs w:val="0"/>
          <w:color w:val="auto"/>
        </w:rPr>
        <w:commentReference w:id="890"/>
      </w:r>
    </w:p>
    <w:p w14:paraId="10F4FEE5" w14:textId="0E32ACA0" w:rsidR="00AA3C78" w:rsidRPr="00AA3C78" w:rsidRDefault="00AA3C78">
      <w:pPr>
        <w:pStyle w:val="Heading1BPBHEB"/>
        <w:pPrChange w:id="891" w:author="Arya" w:date="2025-02-27T10:59:00Z" w16du:dateUtc="2025-02-27T05:29:00Z">
          <w:pPr>
            <w:keepNext/>
            <w:keepLines/>
            <w:spacing w:before="400" w:after="0" w:line="276" w:lineRule="auto"/>
            <w:outlineLvl w:val="0"/>
          </w:pPr>
        </w:pPrChange>
      </w:pPr>
      <w:r w:rsidRPr="00AA3C78">
        <w:t xml:space="preserve">Amazon </w:t>
      </w:r>
      <w:ins w:id="892" w:author="Arya" w:date="2025-02-27T10:59:00Z" w16du:dateUtc="2025-02-27T05:29:00Z">
        <w:r w:rsidR="00CB1851">
          <w:t>e</w:t>
        </w:r>
      </w:ins>
      <w:del w:id="893" w:author="Arya" w:date="2025-02-27T10:59:00Z" w16du:dateUtc="2025-02-27T05:29:00Z">
        <w:r w:rsidRPr="00AA3C78" w:rsidDel="00CB1851">
          <w:delText>E</w:delText>
        </w:r>
      </w:del>
      <w:r w:rsidRPr="00AA3C78">
        <w:t xml:space="preserve">lastic </w:t>
      </w:r>
      <w:ins w:id="894" w:author="Arya" w:date="2025-02-27T10:59:00Z" w16du:dateUtc="2025-02-27T05:29:00Z">
        <w:r w:rsidR="00CB1851">
          <w:t>t</w:t>
        </w:r>
      </w:ins>
      <w:del w:id="895" w:author="Arya" w:date="2025-02-27T10:59:00Z" w16du:dateUtc="2025-02-27T05:29:00Z">
        <w:r w:rsidRPr="00AA3C78" w:rsidDel="00CB1851">
          <w:delText>T</w:delText>
        </w:r>
      </w:del>
      <w:r w:rsidRPr="00AA3C78">
        <w:t>ranscoder</w:t>
      </w:r>
    </w:p>
    <w:p w14:paraId="11F62BAE" w14:textId="77777777" w:rsidR="00DE29ED" w:rsidRPr="00DE29ED" w:rsidRDefault="00DE29ED">
      <w:pPr>
        <w:pStyle w:val="NormalBPBHEB"/>
        <w:pPrChange w:id="896" w:author="Arya" w:date="2025-02-27T10:59:00Z" w16du:dateUtc="2025-02-27T05:29:00Z">
          <w:pPr>
            <w:jc w:val="both"/>
          </w:pPr>
        </w:pPrChange>
      </w:pPr>
      <w:r w:rsidRPr="00DE29ED">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04401BF0" w:rsidR="00DE29ED" w:rsidRDefault="00DE29ED">
      <w:pPr>
        <w:pStyle w:val="Heading3BPBHEB"/>
        <w:pPrChange w:id="897" w:author="Arya" w:date="2025-02-27T11:00:00Z" w16du:dateUtc="2025-02-27T05:30:00Z">
          <w:pPr>
            <w:pStyle w:val="Heading2"/>
          </w:pPr>
        </w:pPrChange>
      </w:pPr>
      <w:r w:rsidRPr="00DE29ED">
        <w:t xml:space="preserve">Key </w:t>
      </w:r>
      <w:ins w:id="898" w:author="Arya" w:date="2025-02-27T11:00:00Z" w16du:dateUtc="2025-02-27T05:30:00Z">
        <w:r w:rsidR="002853E2">
          <w:t>f</w:t>
        </w:r>
      </w:ins>
      <w:del w:id="899" w:author="Arya" w:date="2025-02-27T11:00:00Z" w16du:dateUtc="2025-02-27T05:30:00Z">
        <w:r w:rsidRPr="00DE29ED" w:rsidDel="002853E2">
          <w:delText>F</w:delText>
        </w:r>
      </w:del>
      <w:r w:rsidRPr="00DE29ED">
        <w:t xml:space="preserve">eatures </w:t>
      </w:r>
    </w:p>
    <w:p w14:paraId="52C21B95" w14:textId="03007F07" w:rsidR="0003075F" w:rsidRPr="0003075F" w:rsidRDefault="0003075F">
      <w:pPr>
        <w:pStyle w:val="NormalBPBHEB"/>
        <w:pPrChange w:id="900" w:author="Arya" w:date="2025-02-27T11:00:00Z" w16du:dateUtc="2025-02-27T05:30:00Z">
          <w:pPr>
            <w:jc w:val="both"/>
          </w:pPr>
        </w:pPrChange>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 (Amazon Web Services, 2022b).</w:t>
      </w:r>
      <w:r>
        <w:t xml:space="preserve"> </w:t>
      </w:r>
      <w:ins w:id="901" w:author="Arya" w:date="2025-02-27T11:00:00Z" w16du:dateUtc="2025-02-27T05:30:00Z">
        <w:r w:rsidR="002853E2">
          <w:t>The k</w:t>
        </w:r>
      </w:ins>
      <w:del w:id="902" w:author="Arya" w:date="2025-02-27T11:00:00Z" w16du:dateUtc="2025-02-27T05:30:00Z">
        <w:r w:rsidDel="002853E2">
          <w:delText>Below we highlight k</w:delText>
        </w:r>
      </w:del>
      <w:r>
        <w:t>ey features</w:t>
      </w:r>
      <w:r w:rsidR="00DB4534">
        <w:t xml:space="preserve"> of the service</w:t>
      </w:r>
      <w:ins w:id="903" w:author="Arya" w:date="2025-02-27T11:00:00Z" w16du:dateUtc="2025-02-27T05:30:00Z">
        <w:r w:rsidR="002853E2">
          <w:t xml:space="preserve"> are as follows:</w:t>
        </w:r>
      </w:ins>
      <w:del w:id="904" w:author="Arya" w:date="2025-02-27T11:00:00Z" w16du:dateUtc="2025-02-27T05:30:00Z">
        <w:r w:rsidR="00DB4534" w:rsidDel="002853E2">
          <w:delText>:</w:delText>
        </w:r>
      </w:del>
    </w:p>
    <w:p w14:paraId="0EC344B1" w14:textId="4ADFCD57" w:rsidR="00DE29ED" w:rsidRPr="00DE29ED" w:rsidRDefault="00DE29ED">
      <w:pPr>
        <w:pStyle w:val="NormalBPBHEB"/>
        <w:numPr>
          <w:ilvl w:val="0"/>
          <w:numId w:val="36"/>
        </w:numPr>
        <w:pPrChange w:id="905" w:author="Arya" w:date="2025-02-27T11:00:00Z" w16du:dateUtc="2025-02-27T05:30:00Z">
          <w:pPr>
            <w:pStyle w:val="NormalBPBHEB"/>
          </w:pPr>
        </w:pPrChange>
      </w:pPr>
      <w:r w:rsidRPr="00F0316E">
        <w:rPr>
          <w:b/>
          <w:bCs/>
        </w:rPr>
        <w:lastRenderedPageBreak/>
        <w:t xml:space="preserve">Elastic </w:t>
      </w:r>
      <w:ins w:id="906" w:author="Arya" w:date="2025-02-27T11:00:00Z" w16du:dateUtc="2025-02-27T05:30:00Z">
        <w:r w:rsidR="002853E2">
          <w:rPr>
            <w:b/>
            <w:bCs/>
          </w:rPr>
          <w:t>s</w:t>
        </w:r>
      </w:ins>
      <w:del w:id="907" w:author="Arya" w:date="2025-02-27T11:00:00Z" w16du:dateUtc="2025-02-27T05:30:00Z">
        <w:r w:rsidRPr="00F0316E" w:rsidDel="002853E2">
          <w:rPr>
            <w:b/>
            <w:bCs/>
          </w:rPr>
          <w:delText>S</w:delText>
        </w:r>
      </w:del>
      <w:r w:rsidRPr="00F0316E">
        <w:rPr>
          <w:b/>
          <w:bCs/>
        </w:rPr>
        <w:t>calability</w:t>
      </w:r>
      <w:r w:rsidR="00FC1AF6">
        <w:rPr>
          <w:b/>
          <w:bCs/>
        </w:rPr>
        <w:t xml:space="preserve">: </w:t>
      </w:r>
      <w:r w:rsidRPr="00DE29ED">
        <w:t xml:space="preserve">Amazon Elastic Transcoder automatically scales based on the volume of transcoding jobs, ensuring </w:t>
      </w:r>
      <w:r w:rsidR="00B3465C" w:rsidRPr="00DE29ED">
        <w:t>best</w:t>
      </w:r>
      <w:r w:rsidRPr="00DE29ED">
        <w:t xml:space="preserve"> performance and responsiveness to varying workloads </w:t>
      </w:r>
      <w:sdt>
        <w:sdtPr>
          <w:id w:val="-853421126"/>
          <w:citation/>
        </w:sdtPr>
        <w:sdtContent>
          <w:r w:rsidR="005E4F5F">
            <w:fldChar w:fldCharType="begin"/>
          </w:r>
          <w:r w:rsidR="005E4F5F">
            <w:instrText xml:space="preserve"> CITATION AWS2b4 \l 1033 </w:instrText>
          </w:r>
          <w:r w:rsidR="005E4F5F">
            <w:fldChar w:fldCharType="separate"/>
          </w:r>
          <w:r w:rsidR="007D06CD" w:rsidRPr="007D06CD">
            <w:rPr>
              <w:noProof/>
            </w:rPr>
            <w:t>[49]</w:t>
          </w:r>
          <w:r w:rsidR="005E4F5F">
            <w:fldChar w:fldCharType="end"/>
          </w:r>
        </w:sdtContent>
      </w:sdt>
      <w:r w:rsidRPr="00DE29ED">
        <w:t>.</w:t>
      </w:r>
    </w:p>
    <w:p w14:paraId="742EF87D" w14:textId="41CA2759" w:rsidR="00DE29ED" w:rsidRPr="00DE29ED" w:rsidRDefault="00DE29ED">
      <w:pPr>
        <w:pStyle w:val="NormalBPBHEB"/>
        <w:numPr>
          <w:ilvl w:val="0"/>
          <w:numId w:val="36"/>
        </w:numPr>
        <w:pPrChange w:id="908" w:author="Arya" w:date="2025-02-27T11:00:00Z" w16du:dateUtc="2025-02-27T05:30:00Z">
          <w:pPr>
            <w:pStyle w:val="NormalBPBHEB"/>
          </w:pPr>
        </w:pPrChange>
      </w:pPr>
      <w:r w:rsidRPr="00F0316E">
        <w:rPr>
          <w:b/>
          <w:bCs/>
        </w:rPr>
        <w:t xml:space="preserve">Customizable </w:t>
      </w:r>
      <w:ins w:id="909" w:author="Arya" w:date="2025-02-27T11:00:00Z" w16du:dateUtc="2025-02-27T05:30:00Z">
        <w:r w:rsidR="00456B26">
          <w:rPr>
            <w:b/>
            <w:bCs/>
          </w:rPr>
          <w:t>p</w:t>
        </w:r>
      </w:ins>
      <w:del w:id="910" w:author="Arya" w:date="2025-02-27T11:00:00Z" w16du:dateUtc="2025-02-27T05:30:00Z">
        <w:r w:rsidRPr="00F0316E" w:rsidDel="00456B26">
          <w:rPr>
            <w:b/>
            <w:bCs/>
          </w:rPr>
          <w:delText>P</w:delText>
        </w:r>
      </w:del>
      <w:r w:rsidRPr="00F0316E">
        <w:rPr>
          <w:b/>
          <w:bCs/>
        </w:rPr>
        <w:t>resets</w:t>
      </w:r>
      <w:r w:rsidR="00FC1AF6">
        <w:rPr>
          <w:b/>
          <w:bCs/>
        </w:rPr>
        <w:t xml:space="preserve">: </w:t>
      </w:r>
      <w:r w:rsidRPr="00DE29ED">
        <w:t xml:space="preserve">Users can choose from a selection of predefined transcoding presets or create custom presets to tailor the output to specific requirements, such as resolution, bitrate, and codec settings </w:t>
      </w:r>
      <w:sdt>
        <w:sdtPr>
          <w:id w:val="259499500"/>
          <w:citation/>
        </w:sdtPr>
        <w:sdtContent>
          <w:r w:rsidR="009319AB">
            <w:fldChar w:fldCharType="begin"/>
          </w:r>
          <w:r w:rsidR="009319AB">
            <w:instrText xml:space="preserve"> CITATION Joh22 \l 1033 </w:instrText>
          </w:r>
          <w:r w:rsidR="009319AB">
            <w:fldChar w:fldCharType="separate"/>
          </w:r>
          <w:r w:rsidR="007D06CD" w:rsidRPr="007D06CD">
            <w:rPr>
              <w:noProof/>
            </w:rPr>
            <w:t>[50]</w:t>
          </w:r>
          <w:r w:rsidR="009319AB">
            <w:fldChar w:fldCharType="end"/>
          </w:r>
        </w:sdtContent>
      </w:sdt>
      <w:r w:rsidRPr="00DE29ED">
        <w:t>.</w:t>
      </w:r>
    </w:p>
    <w:p w14:paraId="48FFCA79" w14:textId="597BF51C" w:rsidR="00DE29ED" w:rsidRPr="00DE29ED" w:rsidRDefault="00DE29ED">
      <w:pPr>
        <w:pStyle w:val="NormalBPBHEB"/>
        <w:numPr>
          <w:ilvl w:val="0"/>
          <w:numId w:val="36"/>
        </w:numPr>
        <w:pPrChange w:id="911" w:author="Arya" w:date="2025-02-27T11:00:00Z" w16du:dateUtc="2025-02-27T05:30:00Z">
          <w:pPr>
            <w:pStyle w:val="NormalBPBHEB"/>
          </w:pPr>
        </w:pPrChange>
      </w:pPr>
      <w:r w:rsidRPr="00F0316E">
        <w:rPr>
          <w:b/>
          <w:bCs/>
        </w:rPr>
        <w:t xml:space="preserve">Thumbnail </w:t>
      </w:r>
      <w:ins w:id="912" w:author="Arya" w:date="2025-02-27T11:00:00Z" w16du:dateUtc="2025-02-27T05:30:00Z">
        <w:r w:rsidR="00456B26">
          <w:rPr>
            <w:b/>
            <w:bCs/>
          </w:rPr>
          <w:t>g</w:t>
        </w:r>
      </w:ins>
      <w:del w:id="913" w:author="Arya" w:date="2025-02-27T11:00:00Z" w16du:dateUtc="2025-02-27T05:30:00Z">
        <w:r w:rsidRPr="00F0316E" w:rsidDel="00456B26">
          <w:rPr>
            <w:b/>
            <w:bCs/>
          </w:rPr>
          <w:delText>G</w:delText>
        </w:r>
      </w:del>
      <w:r w:rsidRPr="00F0316E">
        <w:rPr>
          <w:b/>
          <w:bCs/>
        </w:rPr>
        <w:t>eneration</w:t>
      </w:r>
      <w:r w:rsidR="00FC1AF6">
        <w:rPr>
          <w:b/>
          <w:bCs/>
        </w:rPr>
        <w:t xml:space="preserve">: </w:t>
      </w:r>
      <w:r w:rsidRPr="00DE29ED">
        <w:t>The service can generate thumbnails from the input video at specified intervals, enhancing the ability to create engaging and visually appealing content</w:t>
      </w:r>
      <w:ins w:id="914" w:author="Arya" w:date="2025-02-27T11:00:00Z" w16du:dateUtc="2025-02-27T05:30:00Z">
        <w:r w:rsidR="00456B26">
          <w:t>.</w:t>
        </w:r>
      </w:ins>
      <w:r w:rsidRPr="00DE29ED">
        <w:t xml:space="preserve"> </w:t>
      </w:r>
      <w:sdt>
        <w:sdtPr>
          <w:id w:val="1361858394"/>
          <w:citation/>
        </w:sdtPr>
        <w:sdtContent>
          <w:r w:rsidR="005001D6">
            <w:fldChar w:fldCharType="begin"/>
          </w:r>
          <w:r w:rsidR="002131C0">
            <w:instrText xml:space="preserve">CITATION AWS235 \l 1033 </w:instrText>
          </w:r>
          <w:r w:rsidR="005001D6">
            <w:fldChar w:fldCharType="separate"/>
          </w:r>
          <w:r w:rsidR="007D06CD" w:rsidRPr="007D06CD">
            <w:rPr>
              <w:noProof/>
            </w:rPr>
            <w:t>[51]</w:t>
          </w:r>
          <w:r w:rsidR="005001D6">
            <w:fldChar w:fldCharType="end"/>
          </w:r>
        </w:sdtContent>
      </w:sdt>
    </w:p>
    <w:p w14:paraId="18074F90" w14:textId="3F1C654D" w:rsidR="00DE29ED" w:rsidRDefault="00DE29ED">
      <w:pPr>
        <w:pStyle w:val="Heading3BPBHEB"/>
        <w:pPrChange w:id="915" w:author="Arya" w:date="2025-02-27T11:06:00Z" w16du:dateUtc="2025-02-27T05:36:00Z">
          <w:pPr>
            <w:pStyle w:val="Heading2"/>
          </w:pPr>
        </w:pPrChange>
      </w:pPr>
      <w:r w:rsidRPr="00DE29ED">
        <w:t xml:space="preserve">Use </w:t>
      </w:r>
      <w:r w:rsidR="00B74990" w:rsidRPr="00DE29ED">
        <w:t>cases of amazon elastic transcoder</w:t>
      </w:r>
    </w:p>
    <w:p w14:paraId="1643B55A" w14:textId="79B8835D" w:rsidR="00091F39" w:rsidRPr="00091F39" w:rsidRDefault="00091F39">
      <w:pPr>
        <w:pStyle w:val="NormalBPBHEB"/>
        <w:pPrChange w:id="916" w:author="Arya" w:date="2025-02-27T11:06:00Z" w16du:dateUtc="2025-02-27T05:36:00Z">
          <w:pPr>
            <w:jc w:val="both"/>
          </w:pPr>
        </w:pPrChange>
      </w:pPr>
      <w:r w:rsidRPr="00DE29ED">
        <w:t xml:space="preserve">The service supports a broad range of input and output formats, allowing users to transcode media files into formats suitable for web browsers, mobile devices, smart TVs, and other platforms </w:t>
      </w:r>
      <w:sdt>
        <w:sdtPr>
          <w:id w:val="-1336909111"/>
          <w:citation/>
        </w:sdtPr>
        <w:sdtContent>
          <w:r w:rsidR="004B01A4">
            <w:fldChar w:fldCharType="begin"/>
          </w:r>
          <w:r w:rsidR="004B01A4">
            <w:instrText xml:space="preserve"> CITATION Smi23 \l 1033 </w:instrText>
          </w:r>
          <w:r w:rsidR="004B01A4">
            <w:fldChar w:fldCharType="separate"/>
          </w:r>
          <w:r w:rsidR="007D06CD" w:rsidRPr="007D06CD">
            <w:rPr>
              <w:noProof/>
            </w:rPr>
            <w:t>[52]</w:t>
          </w:r>
          <w:r w:rsidR="004B01A4">
            <w:fldChar w:fldCharType="end"/>
          </w:r>
        </w:sdtContent>
      </w:sdt>
      <w:r w:rsidRPr="00DE29ED">
        <w:t>.</w:t>
      </w:r>
      <w:r>
        <w:t xml:space="preserve"> </w:t>
      </w:r>
      <w:ins w:id="917" w:author="Arya" w:date="2025-02-27T11:07:00Z" w16du:dateUtc="2025-02-27T05:37:00Z">
        <w:r w:rsidR="00B74990">
          <w:t>Some e</w:t>
        </w:r>
      </w:ins>
      <w:del w:id="918" w:author="Arya" w:date="2025-02-27T11:07:00Z" w16du:dateUtc="2025-02-27T05:37:00Z">
        <w:r w:rsidR="005E4F5F" w:rsidDel="00B74990">
          <w:delText>Below we find e</w:delText>
        </w:r>
      </w:del>
      <w:r w:rsidR="005E4F5F">
        <w:t>xamples of the service’s application</w:t>
      </w:r>
      <w:ins w:id="919" w:author="Arya" w:date="2025-02-27T11:07:00Z" w16du:dateUtc="2025-02-27T05:37:00Z">
        <w:r w:rsidR="00B74990">
          <w:t xml:space="preserve"> are as follows:</w:t>
        </w:r>
      </w:ins>
      <w:del w:id="920" w:author="Arya" w:date="2025-02-27T11:07:00Z" w16du:dateUtc="2025-02-27T05:37:00Z">
        <w:r w:rsidR="005E4F5F" w:rsidDel="00B74990">
          <w:delText>:</w:delText>
        </w:r>
      </w:del>
    </w:p>
    <w:p w14:paraId="42CE36D2" w14:textId="3D2E8FD6" w:rsidR="00DE29ED" w:rsidRPr="00DE29ED" w:rsidRDefault="00DE29ED">
      <w:pPr>
        <w:pStyle w:val="NormalBPBHEB"/>
        <w:numPr>
          <w:ilvl w:val="0"/>
          <w:numId w:val="37"/>
        </w:numPr>
        <w:pPrChange w:id="921" w:author="Arya" w:date="2025-02-27T11:07:00Z" w16du:dateUtc="2025-02-27T05:37:00Z">
          <w:pPr>
            <w:pStyle w:val="NormalBPBHEB"/>
          </w:pPr>
        </w:pPrChange>
      </w:pPr>
      <w:r w:rsidRPr="00F0316E">
        <w:rPr>
          <w:b/>
          <w:bCs/>
        </w:rPr>
        <w:t>Multi-</w:t>
      </w:r>
      <w:ins w:id="922" w:author="Arya" w:date="2025-02-27T11:06:00Z" w16du:dateUtc="2025-02-27T05:36:00Z">
        <w:r w:rsidR="00B74990">
          <w:rPr>
            <w:b/>
            <w:bCs/>
          </w:rPr>
          <w:t>d</w:t>
        </w:r>
      </w:ins>
      <w:del w:id="923" w:author="Arya" w:date="2025-02-27T11:06:00Z" w16du:dateUtc="2025-02-27T05:36:00Z">
        <w:r w:rsidRPr="00F0316E" w:rsidDel="00B74990">
          <w:rPr>
            <w:b/>
            <w:bCs/>
          </w:rPr>
          <w:delText>D</w:delText>
        </w:r>
      </w:del>
      <w:r w:rsidRPr="00F0316E">
        <w:rPr>
          <w:b/>
          <w:bCs/>
        </w:rPr>
        <w:t xml:space="preserve">evice </w:t>
      </w:r>
      <w:ins w:id="924" w:author="Arya" w:date="2025-02-27T11:06:00Z" w16du:dateUtc="2025-02-27T05:36:00Z">
        <w:r w:rsidR="00B74990">
          <w:rPr>
            <w:b/>
            <w:bCs/>
          </w:rPr>
          <w:t>c</w:t>
        </w:r>
      </w:ins>
      <w:del w:id="925" w:author="Arya" w:date="2025-02-27T11:06:00Z" w16du:dateUtc="2025-02-27T05:36:00Z">
        <w:r w:rsidRPr="00F0316E" w:rsidDel="00B74990">
          <w:rPr>
            <w:b/>
            <w:bCs/>
          </w:rPr>
          <w:delText>C</w:delText>
        </w:r>
      </w:del>
      <w:r w:rsidRPr="00F0316E">
        <w:rPr>
          <w:b/>
          <w:bCs/>
        </w:rPr>
        <w:t xml:space="preserve">ontent </w:t>
      </w:r>
      <w:ins w:id="926" w:author="Arya" w:date="2025-02-27T11:06:00Z" w16du:dateUtc="2025-02-27T05:36:00Z">
        <w:r w:rsidR="00B74990">
          <w:rPr>
            <w:b/>
            <w:bCs/>
          </w:rPr>
          <w:t>d</w:t>
        </w:r>
      </w:ins>
      <w:del w:id="927" w:author="Arya" w:date="2025-02-27T11:06:00Z" w16du:dateUtc="2025-02-27T05:36:00Z">
        <w:r w:rsidRPr="00F0316E" w:rsidDel="00B74990">
          <w:rPr>
            <w:b/>
            <w:bCs/>
          </w:rPr>
          <w:delText>D</w:delText>
        </w:r>
      </w:del>
      <w:r w:rsidRPr="00F0316E">
        <w:rPr>
          <w:b/>
          <w:bCs/>
        </w:rPr>
        <w:t>elivery</w:t>
      </w:r>
      <w:r w:rsidR="00FC1AF6">
        <w:rPr>
          <w:b/>
          <w:bCs/>
        </w:rPr>
        <w:t xml:space="preserve">: </w:t>
      </w:r>
      <w:r w:rsidRPr="00DE29ED">
        <w:t>Amazon Elastic Transcoder is instrumental in preparing media content for delivery to a diverse array of devices, ensuring a seamless and optimized viewing experience across platforms.</w:t>
      </w:r>
    </w:p>
    <w:p w14:paraId="0937FE03" w14:textId="7975E627" w:rsidR="00DE29ED" w:rsidRPr="00DE29ED" w:rsidRDefault="00DE29ED">
      <w:pPr>
        <w:pStyle w:val="NormalBPBHEB"/>
        <w:numPr>
          <w:ilvl w:val="0"/>
          <w:numId w:val="37"/>
        </w:numPr>
        <w:pPrChange w:id="928" w:author="Arya" w:date="2025-02-27T11:07:00Z" w16du:dateUtc="2025-02-27T05:37:00Z">
          <w:pPr>
            <w:pStyle w:val="NormalBPBHEB"/>
          </w:pPr>
        </w:pPrChange>
      </w:pPr>
      <w:r w:rsidRPr="00F0316E">
        <w:rPr>
          <w:b/>
          <w:bCs/>
        </w:rPr>
        <w:t xml:space="preserve">Dynamic </w:t>
      </w:r>
      <w:ins w:id="929" w:author="Arya" w:date="2025-02-27T11:06:00Z" w16du:dateUtc="2025-02-27T05:36:00Z">
        <w:r w:rsidR="00B74990">
          <w:rPr>
            <w:b/>
            <w:bCs/>
          </w:rPr>
          <w:t>a</w:t>
        </w:r>
      </w:ins>
      <w:del w:id="930" w:author="Arya" w:date="2025-02-27T11:06:00Z" w16du:dateUtc="2025-02-27T05:36:00Z">
        <w:r w:rsidRPr="00F0316E" w:rsidDel="00B74990">
          <w:rPr>
            <w:b/>
            <w:bCs/>
          </w:rPr>
          <w:delText>A</w:delText>
        </w:r>
      </w:del>
      <w:r w:rsidRPr="00F0316E">
        <w:rPr>
          <w:b/>
          <w:bCs/>
        </w:rPr>
        <w:t xml:space="preserve">daptive </w:t>
      </w:r>
      <w:ins w:id="931" w:author="Arya" w:date="2025-02-27T11:07:00Z" w16du:dateUtc="2025-02-27T05:37:00Z">
        <w:r w:rsidR="00B74990">
          <w:rPr>
            <w:b/>
            <w:bCs/>
          </w:rPr>
          <w:t>s</w:t>
        </w:r>
      </w:ins>
      <w:del w:id="932" w:author="Arya" w:date="2025-02-27T11:07:00Z" w16du:dateUtc="2025-02-27T05:37:00Z">
        <w:r w:rsidRPr="00F0316E" w:rsidDel="00B74990">
          <w:rPr>
            <w:b/>
            <w:bCs/>
          </w:rPr>
          <w:delText>S</w:delText>
        </w:r>
      </w:del>
      <w:r w:rsidRPr="00F0316E">
        <w:rPr>
          <w:b/>
          <w:bCs/>
        </w:rPr>
        <w:t>treaming over HTTP (DASH) and HTTP Live Streaming (HLS)</w:t>
      </w:r>
      <w:r w:rsidR="00186141">
        <w:rPr>
          <w:b/>
          <w:bCs/>
        </w:rPr>
        <w:t xml:space="preserve">: </w:t>
      </w:r>
      <w:r w:rsidRPr="00DE29ED">
        <w:t xml:space="preserve">The service supports popular streaming protocols like DASH and HLS, enabling the delivery of adaptive bitrate streaming for an enhanced streaming experience </w:t>
      </w:r>
      <w:sdt>
        <w:sdtPr>
          <w:id w:val="1043787958"/>
          <w:citation/>
        </w:sdtPr>
        <w:sdtContent>
          <w:r w:rsidR="0074442B">
            <w:fldChar w:fldCharType="begin"/>
          </w:r>
          <w:r w:rsidR="0074442B">
            <w:instrText xml:space="preserve"> CITATION Jon24 \l 1033 </w:instrText>
          </w:r>
          <w:r w:rsidR="0074442B">
            <w:fldChar w:fldCharType="separate"/>
          </w:r>
          <w:r w:rsidR="007D06CD" w:rsidRPr="007D06CD">
            <w:rPr>
              <w:noProof/>
            </w:rPr>
            <w:t>[53]</w:t>
          </w:r>
          <w:r w:rsidR="0074442B">
            <w:fldChar w:fldCharType="end"/>
          </w:r>
        </w:sdtContent>
      </w:sdt>
    </w:p>
    <w:p w14:paraId="75A863C3" w14:textId="473796CF" w:rsidR="00DE29ED" w:rsidRPr="00DE29ED" w:rsidRDefault="00DE29ED">
      <w:pPr>
        <w:pStyle w:val="NormalBPBHEB"/>
        <w:numPr>
          <w:ilvl w:val="0"/>
          <w:numId w:val="37"/>
        </w:numPr>
        <w:pPrChange w:id="933" w:author="Arya" w:date="2025-02-27T11:07:00Z" w16du:dateUtc="2025-02-27T05:37:00Z">
          <w:pPr>
            <w:pStyle w:val="NormalBPBHEB"/>
          </w:pPr>
        </w:pPrChange>
      </w:pPr>
      <w:r w:rsidRPr="00F0316E">
        <w:rPr>
          <w:b/>
          <w:bCs/>
        </w:rPr>
        <w:t>User-</w:t>
      </w:r>
      <w:ins w:id="934" w:author="Arya" w:date="2025-02-27T11:07:00Z" w16du:dateUtc="2025-02-27T05:37:00Z">
        <w:r w:rsidR="00B74990">
          <w:rPr>
            <w:b/>
            <w:bCs/>
          </w:rPr>
          <w:t>g</w:t>
        </w:r>
      </w:ins>
      <w:del w:id="935" w:author="Arya" w:date="2025-02-27T11:07:00Z" w16du:dateUtc="2025-02-27T05:37:00Z">
        <w:r w:rsidRPr="00F0316E" w:rsidDel="00B74990">
          <w:rPr>
            <w:b/>
            <w:bCs/>
          </w:rPr>
          <w:delText>G</w:delText>
        </w:r>
      </w:del>
      <w:r w:rsidRPr="00F0316E">
        <w:rPr>
          <w:b/>
          <w:bCs/>
        </w:rPr>
        <w:t xml:space="preserve">enerated </w:t>
      </w:r>
      <w:ins w:id="936" w:author="Arya" w:date="2025-02-27T11:07:00Z" w16du:dateUtc="2025-02-27T05:37:00Z">
        <w:r w:rsidR="00B74990">
          <w:rPr>
            <w:b/>
            <w:bCs/>
          </w:rPr>
          <w:t>c</w:t>
        </w:r>
      </w:ins>
      <w:del w:id="937" w:author="Arya" w:date="2025-02-27T11:07:00Z" w16du:dateUtc="2025-02-27T05:37:00Z">
        <w:r w:rsidRPr="00F0316E" w:rsidDel="00B74990">
          <w:rPr>
            <w:b/>
            <w:bCs/>
          </w:rPr>
          <w:delText>C</w:delText>
        </w:r>
      </w:del>
      <w:r w:rsidRPr="00F0316E">
        <w:rPr>
          <w:b/>
          <w:bCs/>
        </w:rPr>
        <w:t xml:space="preserve">ontent </w:t>
      </w:r>
      <w:ins w:id="938" w:author="Arya" w:date="2025-02-27T11:07:00Z" w16du:dateUtc="2025-02-27T05:37:00Z">
        <w:r w:rsidR="00B74990">
          <w:rPr>
            <w:b/>
            <w:bCs/>
          </w:rPr>
          <w:t>p</w:t>
        </w:r>
      </w:ins>
      <w:del w:id="939" w:author="Arya" w:date="2025-02-27T11:07:00Z" w16du:dateUtc="2025-02-27T05:37:00Z">
        <w:r w:rsidRPr="00F0316E" w:rsidDel="00B74990">
          <w:rPr>
            <w:b/>
            <w:bCs/>
          </w:rPr>
          <w:delText>P</w:delText>
        </w:r>
      </w:del>
      <w:r w:rsidRPr="00F0316E">
        <w:rPr>
          <w:b/>
          <w:bCs/>
        </w:rPr>
        <w:t>rocessing</w:t>
      </w:r>
      <w:r w:rsidR="00186141">
        <w:rPr>
          <w:b/>
          <w:bCs/>
        </w:rPr>
        <w:t xml:space="preserve">: </w:t>
      </w:r>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2639444" w:rsidR="00DE29ED" w:rsidRDefault="00DE29ED">
      <w:pPr>
        <w:pStyle w:val="Heading3BPBHEB"/>
        <w:pPrChange w:id="940" w:author="Arya" w:date="2025-02-27T11:07:00Z" w16du:dateUtc="2025-02-27T05:37:00Z">
          <w:pPr>
            <w:pStyle w:val="Heading2"/>
          </w:pPr>
        </w:pPrChange>
      </w:pPr>
      <w:r w:rsidRPr="00DE29ED">
        <w:t xml:space="preserve">Best </w:t>
      </w:r>
      <w:r w:rsidR="003A0D4A" w:rsidRPr="00DE29ED">
        <w:t>practices for effective usage</w:t>
      </w:r>
    </w:p>
    <w:p w14:paraId="33B41E86" w14:textId="33B8289C" w:rsidR="00B8632C" w:rsidRPr="00B8632C" w:rsidRDefault="00B8632C">
      <w:pPr>
        <w:pStyle w:val="NormalBPBHEB"/>
        <w:pPrChange w:id="941" w:author="Arya" w:date="2025-02-27T11:07:00Z" w16du:dateUtc="2025-02-27T05:37:00Z">
          <w:pPr>
            <w:jc w:val="both"/>
          </w:pPr>
        </w:pPrChange>
      </w:pPr>
      <w:r w:rsidRPr="00DE29ED">
        <w:t xml:space="preserve">Seamless integration with Amazon S3 allows users to store input and output files, simplifying the management of media assets throughout the transcoding process </w:t>
      </w:r>
      <w:sdt>
        <w:sdtPr>
          <w:id w:val="1018124553"/>
          <w:citation/>
        </w:sdtPr>
        <w:sdtContent>
          <w:r>
            <w:fldChar w:fldCharType="begin"/>
          </w:r>
          <w:r w:rsidR="00717402">
            <w:instrText xml:space="preserve">CITATION AWS24 \l 1033 </w:instrText>
          </w:r>
          <w:r>
            <w:fldChar w:fldCharType="separate"/>
          </w:r>
          <w:r w:rsidR="007D06CD" w:rsidRPr="007D06CD">
            <w:rPr>
              <w:noProof/>
            </w:rPr>
            <w:t>[54]</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Content>
          <w:r>
            <w:fldChar w:fldCharType="begin"/>
          </w:r>
          <w:r>
            <w:instrText xml:space="preserve"> CITATION AWS2b4 \l 1033 </w:instrText>
          </w:r>
          <w:r>
            <w:fldChar w:fldCharType="separate"/>
          </w:r>
          <w:r w:rsidR="007D06CD" w:rsidRPr="007D06CD">
            <w:rPr>
              <w:noProof/>
            </w:rPr>
            <w:t>[49]</w:t>
          </w:r>
          <w:r>
            <w:fldChar w:fldCharType="end"/>
          </w:r>
        </w:sdtContent>
      </w:sdt>
      <w:r w:rsidRPr="00DE29ED">
        <w:t>.</w:t>
      </w:r>
    </w:p>
    <w:p w14:paraId="6DE78E01" w14:textId="64E0E52C" w:rsidR="00DE29ED" w:rsidRPr="00DE29ED" w:rsidRDefault="00DE29ED" w:rsidP="00B00836">
      <w:pPr>
        <w:pStyle w:val="NormalBPBHEB"/>
        <w:numPr>
          <w:ilvl w:val="0"/>
          <w:numId w:val="81"/>
        </w:numPr>
        <w:pPrChange w:id="942" w:author="Arya" w:date="2025-03-03T10:37:00Z" w16du:dateUtc="2025-03-03T05:07:00Z">
          <w:pPr>
            <w:pStyle w:val="NormalBPBHEB"/>
          </w:pPr>
        </w:pPrChange>
      </w:pPr>
      <w:commentRangeStart w:id="943"/>
      <w:r w:rsidRPr="00F0316E">
        <w:rPr>
          <w:b/>
          <w:bCs/>
        </w:rPr>
        <w:t xml:space="preserve">Optimal </w:t>
      </w:r>
      <w:ins w:id="944" w:author="Arya" w:date="2025-02-27T11:08:00Z" w16du:dateUtc="2025-02-27T05:38:00Z">
        <w:r w:rsidR="003A0D4A">
          <w:rPr>
            <w:b/>
            <w:bCs/>
          </w:rPr>
          <w:t>p</w:t>
        </w:r>
      </w:ins>
      <w:del w:id="945" w:author="Arya" w:date="2025-02-27T11:08:00Z" w16du:dateUtc="2025-02-27T05:38:00Z">
        <w:r w:rsidRPr="00F0316E" w:rsidDel="003A0D4A">
          <w:rPr>
            <w:b/>
            <w:bCs/>
          </w:rPr>
          <w:delText>P</w:delText>
        </w:r>
      </w:del>
      <w:r w:rsidRPr="00F0316E">
        <w:rPr>
          <w:b/>
          <w:bCs/>
        </w:rPr>
        <w:t xml:space="preserve">reset </w:t>
      </w:r>
      <w:ins w:id="946" w:author="Arya" w:date="2025-02-27T11:08:00Z" w16du:dateUtc="2025-02-27T05:38:00Z">
        <w:r w:rsidR="003A0D4A">
          <w:rPr>
            <w:b/>
            <w:bCs/>
          </w:rPr>
          <w:t>s</w:t>
        </w:r>
      </w:ins>
      <w:del w:id="947" w:author="Arya" w:date="2025-02-27T11:08:00Z" w16du:dateUtc="2025-02-27T05:38:00Z">
        <w:r w:rsidRPr="00F0316E" w:rsidDel="003A0D4A">
          <w:rPr>
            <w:b/>
            <w:bCs/>
          </w:rPr>
          <w:delText>S</w:delText>
        </w:r>
      </w:del>
      <w:r w:rsidRPr="00F0316E">
        <w:rPr>
          <w:b/>
          <w:bCs/>
        </w:rPr>
        <w:t>election</w:t>
      </w:r>
      <w:commentRangeEnd w:id="943"/>
      <w:r w:rsidR="003A0D4A">
        <w:rPr>
          <w:rStyle w:val="CommentReference"/>
          <w:rFonts w:asciiTheme="minorHAnsi" w:eastAsiaTheme="minorHAnsi" w:hAnsiTheme="minorHAnsi" w:cstheme="minorBidi"/>
        </w:rPr>
        <w:commentReference w:id="943"/>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Content>
          <w:r w:rsidR="00FD21C2">
            <w:fldChar w:fldCharType="begin"/>
          </w:r>
          <w:r w:rsidR="00FD21C2">
            <w:instrText xml:space="preserve"> CITATION Smi23 \l 1033 </w:instrText>
          </w:r>
          <w:r w:rsidR="00FD21C2">
            <w:fldChar w:fldCharType="separate"/>
          </w:r>
          <w:r w:rsidR="007D06CD" w:rsidRPr="007D06CD">
            <w:rPr>
              <w:noProof/>
            </w:rPr>
            <w:t>[52]</w:t>
          </w:r>
          <w:r w:rsidR="00FD21C2">
            <w:fldChar w:fldCharType="end"/>
          </w:r>
        </w:sdtContent>
      </w:sdt>
      <w:r w:rsidRPr="00DE29ED">
        <w:t>.</w:t>
      </w:r>
    </w:p>
    <w:p w14:paraId="10BC54AC" w14:textId="31974B0C" w:rsidR="00DE29ED" w:rsidRPr="00DE29ED" w:rsidRDefault="00DE29ED" w:rsidP="00B00836">
      <w:pPr>
        <w:pStyle w:val="NormalBPBHEB"/>
        <w:numPr>
          <w:ilvl w:val="0"/>
          <w:numId w:val="81"/>
        </w:numPr>
        <w:pPrChange w:id="948" w:author="Arya" w:date="2025-03-03T10:37:00Z" w16du:dateUtc="2025-03-03T05:07:00Z">
          <w:pPr>
            <w:pStyle w:val="NormalBPBHEB"/>
          </w:pPr>
        </w:pPrChange>
      </w:pPr>
      <w:r w:rsidRPr="00F0316E">
        <w:rPr>
          <w:b/>
          <w:bCs/>
        </w:rPr>
        <w:t xml:space="preserve">Cost </w:t>
      </w:r>
      <w:ins w:id="949" w:author="Arya" w:date="2025-02-27T11:08:00Z" w16du:dateUtc="2025-02-27T05:38:00Z">
        <w:r w:rsidR="003A0D4A">
          <w:rPr>
            <w:b/>
            <w:bCs/>
          </w:rPr>
          <w:t>o</w:t>
        </w:r>
      </w:ins>
      <w:del w:id="950" w:author="Arya" w:date="2025-02-27T11:08:00Z" w16du:dateUtc="2025-02-27T05:38:00Z">
        <w:r w:rsidRPr="00F0316E" w:rsidDel="003A0D4A">
          <w:rPr>
            <w:b/>
            <w:bCs/>
          </w:rPr>
          <w:delText>O</w:delText>
        </w:r>
      </w:del>
      <w:r w:rsidRPr="00F0316E">
        <w:rPr>
          <w:b/>
          <w:bCs/>
        </w:rPr>
        <w:t>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Content>
          <w:r w:rsidR="00FD21C2">
            <w:fldChar w:fldCharType="begin"/>
          </w:r>
          <w:r w:rsidR="00FD21C2">
            <w:instrText xml:space="preserve"> CITATION Jon24 \l 1033 </w:instrText>
          </w:r>
          <w:r w:rsidR="00FD21C2">
            <w:fldChar w:fldCharType="separate"/>
          </w:r>
          <w:r w:rsidR="007D06CD" w:rsidRPr="007D06CD">
            <w:rPr>
              <w:noProof/>
            </w:rPr>
            <w:t>[53]</w:t>
          </w:r>
          <w:r w:rsidR="00FD21C2">
            <w:fldChar w:fldCharType="end"/>
          </w:r>
        </w:sdtContent>
      </w:sdt>
      <w:r w:rsidRPr="00DE29ED">
        <w:t>.</w:t>
      </w:r>
    </w:p>
    <w:p w14:paraId="240911AB" w14:textId="2CFD1803" w:rsidR="00DE29ED" w:rsidRPr="00DE29ED" w:rsidRDefault="00D11D9D">
      <w:pPr>
        <w:pStyle w:val="Heading3BPBHEB"/>
        <w:pPrChange w:id="951" w:author="Arya" w:date="2025-02-27T11:08:00Z" w16du:dateUtc="2025-02-27T05:38:00Z">
          <w:pPr>
            <w:pStyle w:val="Heading2"/>
          </w:pPr>
        </w:pPrChange>
      </w:pPr>
      <w:r>
        <w:t>Wrap up</w:t>
      </w:r>
    </w:p>
    <w:p w14:paraId="0AF79608" w14:textId="4416B8A6" w:rsidR="00DE29ED" w:rsidRPr="00DE29ED" w:rsidRDefault="00DE29ED">
      <w:pPr>
        <w:pStyle w:val="NormalBPBHEB"/>
        <w:pPrChange w:id="952" w:author="Arya" w:date="2025-02-27T11:08:00Z" w16du:dateUtc="2025-02-27T05:38:00Z">
          <w:pPr>
            <w:jc w:val="both"/>
          </w:pPr>
        </w:pPrChange>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w:t>
      </w:r>
      <w:r w:rsidRPr="00DE29ED">
        <w:lastRenderedPageBreak/>
        <w:t>By understanding its features, use cases, and integration possibilities, organizations can unlock the full potential of this service, enhancing their capabilities in the ever-expanding digital content landscape.</w:t>
      </w:r>
    </w:p>
    <w:p w14:paraId="5EC16FE8" w14:textId="4B9771F4" w:rsidR="00E366EF" w:rsidRPr="00E366EF" w:rsidRDefault="00E366EF">
      <w:pPr>
        <w:pStyle w:val="Heading2BPBHEB"/>
        <w:pPrChange w:id="953" w:author="Arya" w:date="2025-02-27T11:08:00Z" w16du:dateUtc="2025-02-27T05:38:00Z">
          <w:pPr>
            <w:pStyle w:val="Heading1"/>
          </w:pPr>
        </w:pPrChange>
      </w:pPr>
      <w:r w:rsidRPr="00E366EF">
        <w:t xml:space="preserve">Amazon </w:t>
      </w:r>
      <w:ins w:id="954" w:author="Arya" w:date="2025-02-27T11:08:00Z" w16du:dateUtc="2025-02-27T05:38:00Z">
        <w:r w:rsidR="00345D54">
          <w:t>i</w:t>
        </w:r>
      </w:ins>
      <w:del w:id="955" w:author="Arya" w:date="2025-02-27T11:08:00Z" w16du:dateUtc="2025-02-27T05:38:00Z">
        <w:r w:rsidRPr="00E366EF" w:rsidDel="00345D54">
          <w:delText>I</w:delText>
        </w:r>
      </w:del>
      <w:r w:rsidRPr="00E366EF">
        <w:t xml:space="preserve">nteractive </w:t>
      </w:r>
      <w:ins w:id="956" w:author="Arya" w:date="2025-02-27T11:08:00Z" w16du:dateUtc="2025-02-27T05:38:00Z">
        <w:r w:rsidR="00345D54">
          <w:t>v</w:t>
        </w:r>
      </w:ins>
      <w:del w:id="957" w:author="Arya" w:date="2025-02-27T11:08:00Z" w16du:dateUtc="2025-02-27T05:38:00Z">
        <w:r w:rsidRPr="00E366EF" w:rsidDel="00345D54">
          <w:delText>V</w:delText>
        </w:r>
      </w:del>
      <w:r w:rsidRPr="00E366EF">
        <w:t xml:space="preserve">ideo </w:t>
      </w:r>
      <w:ins w:id="958" w:author="Arya" w:date="2025-02-27T11:08:00Z" w16du:dateUtc="2025-02-27T05:38:00Z">
        <w:r w:rsidR="00345D54">
          <w:t>s</w:t>
        </w:r>
      </w:ins>
      <w:del w:id="959" w:author="Arya" w:date="2025-02-27T11:08:00Z" w16du:dateUtc="2025-02-27T05:38:00Z">
        <w:r w:rsidRPr="00E366EF" w:rsidDel="00345D54">
          <w:delText>S</w:delText>
        </w:r>
      </w:del>
      <w:r w:rsidRPr="00E366EF">
        <w:t>ervice</w:t>
      </w:r>
    </w:p>
    <w:p w14:paraId="3DEEF4B8" w14:textId="77777777" w:rsidR="00E366EF" w:rsidRPr="00E366EF" w:rsidRDefault="00E366EF">
      <w:pPr>
        <w:pStyle w:val="NormalBPBHEB"/>
        <w:pPrChange w:id="960" w:author="Arya" w:date="2025-02-27T11:08:00Z" w16du:dateUtc="2025-02-27T05:38:00Z">
          <w:pPr/>
        </w:pPrChange>
      </w:pPr>
      <w:r w:rsidRPr="00E366EF">
        <w:t xml:space="preserve">The growing demand for engaging, interactive video content has placed a spotlight on services that simplify live streaming while incorporating real-time features. Amazon </w:t>
      </w:r>
      <w:r w:rsidRPr="00345D54">
        <w:rPr>
          <w:b/>
          <w:bCs/>
          <w:rPrChange w:id="961" w:author="Arya" w:date="2025-02-27T11:08:00Z" w16du:dateUtc="2025-02-27T05:38:00Z">
            <w:rPr/>
          </w:rPrChange>
        </w:rPr>
        <w:t>Interactive Video Service</w:t>
      </w:r>
      <w:r w:rsidRPr="00E366EF">
        <w:t xml:space="preserve"> (</w:t>
      </w:r>
      <w:r w:rsidRPr="00345D54">
        <w:rPr>
          <w:b/>
          <w:bCs/>
          <w:rPrChange w:id="962" w:author="Arya" w:date="2025-02-27T11:08:00Z" w16du:dateUtc="2025-02-27T05:38:00Z">
            <w:rPr/>
          </w:rPrChange>
        </w:rPr>
        <w:t>IVS</w:t>
      </w:r>
      <w:r w:rsidRPr="00E366EF">
        <w:t>) addresses this need by offering a managed service for live video streaming, complete with interactive capabilities. This section discusses the features, use cases, and benefits of Amazon IVS in the live streaming domain.</w:t>
      </w:r>
    </w:p>
    <w:p w14:paraId="77BDD24D" w14:textId="1A840482" w:rsidR="00457B8B" w:rsidRDefault="00E366EF">
      <w:pPr>
        <w:pStyle w:val="Heading3BPBHEB"/>
        <w:pPrChange w:id="963" w:author="Arya" w:date="2025-02-27T11:08:00Z" w16du:dateUtc="2025-02-27T05:38:00Z">
          <w:pPr>
            <w:pStyle w:val="Heading2"/>
          </w:pPr>
        </w:pPrChange>
      </w:pPr>
      <w:r w:rsidRPr="00E366EF">
        <w:t xml:space="preserve">Key </w:t>
      </w:r>
      <w:ins w:id="964" w:author="Arya" w:date="2025-02-27T11:08:00Z" w16du:dateUtc="2025-02-27T05:38:00Z">
        <w:r w:rsidR="00345D54">
          <w:t>f</w:t>
        </w:r>
      </w:ins>
      <w:del w:id="965" w:author="Arya" w:date="2025-02-27T11:08:00Z" w16du:dateUtc="2025-02-27T05:38:00Z">
        <w:r w:rsidRPr="00E366EF" w:rsidDel="00345D54">
          <w:delText>F</w:delText>
        </w:r>
      </w:del>
      <w:r w:rsidRPr="00E366EF">
        <w:t>eatures</w:t>
      </w:r>
    </w:p>
    <w:p w14:paraId="01E27E38" w14:textId="14D509D5" w:rsidR="00E366EF" w:rsidRPr="00E366EF" w:rsidRDefault="00457B8B" w:rsidP="000668C9">
      <w:pPr>
        <w:pStyle w:val="NormalBPBHEB"/>
      </w:pPr>
      <w:r w:rsidRPr="00457B8B">
        <w:t xml:space="preserve">Amazon </w:t>
      </w:r>
      <w:del w:id="966" w:author="Arya" w:date="2025-02-27T11:09:00Z" w16du:dateUtc="2025-02-27T05:39:00Z">
        <w:r w:rsidRPr="00457B8B" w:rsidDel="00345D54">
          <w:delText>Interactive Video Service (</w:delText>
        </w:r>
      </w:del>
      <w:r w:rsidRPr="00457B8B">
        <w:t>IVS</w:t>
      </w:r>
      <w:del w:id="967" w:author="Arya" w:date="2025-02-27T11:09:00Z" w16du:dateUtc="2025-02-27T05:39:00Z">
        <w:r w:rsidRPr="00457B8B" w:rsidDel="00345D54">
          <w:delText>)</w:delText>
        </w:r>
      </w:del>
      <w:r w:rsidRPr="00457B8B">
        <w:t xml:space="preserve"> </w:t>
      </w:r>
      <w:r w:rsidR="00682EB8">
        <w:t xml:space="preserve">is today an </w:t>
      </w:r>
      <w:r w:rsidR="000D2685">
        <w:t>important</w:t>
      </w:r>
      <w:r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2D6E76EB" w:rsidR="00E366EF" w:rsidRPr="00E366EF" w:rsidRDefault="00E366EF">
      <w:pPr>
        <w:pStyle w:val="NormalBPBHEB"/>
        <w:numPr>
          <w:ilvl w:val="0"/>
          <w:numId w:val="38"/>
        </w:numPr>
        <w:pPrChange w:id="968" w:author="Arya" w:date="2025-02-27T11:09:00Z" w16du:dateUtc="2025-02-27T05:39:00Z">
          <w:pPr>
            <w:pStyle w:val="NormalBPBHEB"/>
          </w:pPr>
        </w:pPrChange>
      </w:pPr>
      <w:r w:rsidRPr="008222D4">
        <w:rPr>
          <w:b/>
          <w:bCs/>
        </w:rPr>
        <w:t xml:space="preserve">Low </w:t>
      </w:r>
      <w:ins w:id="969" w:author="Arya" w:date="2025-02-27T11:09:00Z" w16du:dateUtc="2025-02-27T05:39:00Z">
        <w:r w:rsidR="000668C9">
          <w:rPr>
            <w:b/>
            <w:bCs/>
          </w:rPr>
          <w:t>l</w:t>
        </w:r>
      </w:ins>
      <w:del w:id="970" w:author="Arya" w:date="2025-02-27T11:09:00Z" w16du:dateUtc="2025-02-27T05:39:00Z">
        <w:r w:rsidRPr="008222D4" w:rsidDel="000668C9">
          <w:rPr>
            <w:b/>
            <w:bCs/>
          </w:rPr>
          <w:delText>L</w:delText>
        </w:r>
      </w:del>
      <w:r w:rsidRPr="008222D4">
        <w:rPr>
          <w:b/>
          <w:bCs/>
        </w:rPr>
        <w:t>atency</w:t>
      </w:r>
      <w:r w:rsidR="008222D4">
        <w:rPr>
          <w:b/>
          <w:bCs/>
        </w:rPr>
        <w:t xml:space="preserve">: </w:t>
      </w:r>
      <w:r w:rsidRPr="00E366EF">
        <w:t xml:space="preserve">Designed to minimize delays, making it suitable for events requiring immediate interaction </w:t>
      </w:r>
      <w:sdt>
        <w:sdtPr>
          <w:id w:val="2103757862"/>
          <w:citation/>
        </w:sdtPr>
        <w:sdtContent>
          <w:r w:rsidR="00037DD1">
            <w:fldChar w:fldCharType="begin"/>
          </w:r>
          <w:r w:rsidR="00037DD1">
            <w:instrText xml:space="preserve"> CITATION Jon24 \l 1033 </w:instrText>
          </w:r>
          <w:r w:rsidR="00037DD1">
            <w:fldChar w:fldCharType="separate"/>
          </w:r>
          <w:r w:rsidR="007D06CD" w:rsidRPr="007D06CD">
            <w:rPr>
              <w:noProof/>
            </w:rPr>
            <w:t>[53]</w:t>
          </w:r>
          <w:r w:rsidR="00037DD1">
            <w:fldChar w:fldCharType="end"/>
          </w:r>
        </w:sdtContent>
      </w:sdt>
      <w:r w:rsidRPr="00E366EF">
        <w:t>.</w:t>
      </w:r>
    </w:p>
    <w:p w14:paraId="4462F243" w14:textId="6AD26E43" w:rsidR="00E366EF" w:rsidRDefault="00E366EF">
      <w:pPr>
        <w:pStyle w:val="NormalBPBHEB"/>
        <w:numPr>
          <w:ilvl w:val="0"/>
          <w:numId w:val="38"/>
        </w:numPr>
        <w:pPrChange w:id="971" w:author="Arya" w:date="2025-02-27T11:09:00Z" w16du:dateUtc="2025-02-27T05:39:00Z">
          <w:pPr>
            <w:pStyle w:val="NormalBPBHEB"/>
          </w:pPr>
        </w:pPrChange>
      </w:pPr>
      <w:r w:rsidRPr="008222D4">
        <w:rPr>
          <w:b/>
          <w:bCs/>
        </w:rPr>
        <w:t xml:space="preserve">Scalable </w:t>
      </w:r>
      <w:ins w:id="972" w:author="Arya" w:date="2025-02-27T11:09:00Z" w16du:dateUtc="2025-02-27T05:39:00Z">
        <w:r w:rsidR="000668C9">
          <w:rPr>
            <w:b/>
            <w:bCs/>
          </w:rPr>
          <w:t>i</w:t>
        </w:r>
      </w:ins>
      <w:del w:id="973" w:author="Arya" w:date="2025-02-27T11:09:00Z" w16du:dateUtc="2025-02-27T05:39:00Z">
        <w:r w:rsidRPr="008222D4" w:rsidDel="000668C9">
          <w:rPr>
            <w:b/>
            <w:bCs/>
          </w:rPr>
          <w:delText>I</w:delText>
        </w:r>
      </w:del>
      <w:r w:rsidRPr="008222D4">
        <w:rPr>
          <w:b/>
          <w:bCs/>
        </w:rPr>
        <w:t>nfrastructure</w:t>
      </w:r>
      <w:r w:rsidR="008222D4">
        <w:rPr>
          <w:b/>
          <w:bCs/>
        </w:rPr>
        <w:t xml:space="preserve">: </w:t>
      </w:r>
      <w:r w:rsidRPr="00E366EF">
        <w:t xml:space="preserve">Automatically adjusts to audience size, accommodating a variety of event scales </w:t>
      </w:r>
      <w:sdt>
        <w:sdtPr>
          <w:id w:val="1809202081"/>
          <w:citation/>
        </w:sdtPr>
        <w:sdtContent>
          <w:r w:rsidR="00037DD1">
            <w:fldChar w:fldCharType="begin"/>
          </w:r>
          <w:r w:rsidR="00037DD1">
            <w:instrText xml:space="preserve"> CITATION Smi23 \l 1033 </w:instrText>
          </w:r>
          <w:r w:rsidR="00037DD1">
            <w:fldChar w:fldCharType="separate"/>
          </w:r>
          <w:r w:rsidR="007D06CD" w:rsidRPr="007D06CD">
            <w:rPr>
              <w:noProof/>
            </w:rPr>
            <w:t>[52]</w:t>
          </w:r>
          <w:r w:rsidR="00037DD1">
            <w:fldChar w:fldCharType="end"/>
          </w:r>
        </w:sdtContent>
      </w:sdt>
      <w:r w:rsidRPr="00E366EF">
        <w:t>.</w:t>
      </w:r>
    </w:p>
    <w:p w14:paraId="5655DCE3" w14:textId="51B077B0" w:rsidR="0078665D" w:rsidRPr="00E366EF" w:rsidRDefault="0078665D">
      <w:pPr>
        <w:pStyle w:val="NormalBPBHEB"/>
        <w:numPr>
          <w:ilvl w:val="0"/>
          <w:numId w:val="38"/>
        </w:numPr>
        <w:pPrChange w:id="974" w:author="Arya" w:date="2025-02-27T11:09:00Z" w16du:dateUtc="2025-02-27T05:39:00Z">
          <w:pPr>
            <w:pStyle w:val="NormalBPBHEB"/>
          </w:pPr>
        </w:pPrChange>
      </w:pPr>
      <w:r w:rsidRPr="002658C5">
        <w:rPr>
          <w:b/>
          <w:bCs/>
        </w:rPr>
        <w:t xml:space="preserve">Streamlined </w:t>
      </w:r>
      <w:ins w:id="975" w:author="Arya" w:date="2025-02-27T11:09:00Z" w16du:dateUtc="2025-02-27T05:39:00Z">
        <w:r w:rsidR="000668C9">
          <w:rPr>
            <w:b/>
            <w:bCs/>
          </w:rPr>
          <w:t>l</w:t>
        </w:r>
      </w:ins>
      <w:del w:id="976" w:author="Arya" w:date="2025-02-27T11:09:00Z" w16du:dateUtc="2025-02-27T05:39:00Z">
        <w:r w:rsidRPr="002658C5" w:rsidDel="000668C9">
          <w:rPr>
            <w:b/>
            <w:bCs/>
          </w:rPr>
          <w:delText>L</w:delText>
        </w:r>
      </w:del>
      <w:r w:rsidRPr="002658C5">
        <w:rPr>
          <w:b/>
          <w:bCs/>
        </w:rPr>
        <w:t xml:space="preserve">ive </w:t>
      </w:r>
      <w:ins w:id="977" w:author="Arya" w:date="2025-02-27T11:09:00Z" w16du:dateUtc="2025-02-27T05:39:00Z">
        <w:r w:rsidR="000668C9">
          <w:rPr>
            <w:b/>
            <w:bCs/>
          </w:rPr>
          <w:t>s</w:t>
        </w:r>
      </w:ins>
      <w:del w:id="978" w:author="Arya" w:date="2025-02-27T11:09:00Z" w16du:dateUtc="2025-02-27T05:39:00Z">
        <w:r w:rsidRPr="002658C5" w:rsidDel="000668C9">
          <w:rPr>
            <w:b/>
            <w:bCs/>
          </w:rPr>
          <w:delText>S</w:delText>
        </w:r>
      </w:del>
      <w:r w:rsidRPr="002658C5">
        <w:rPr>
          <w:b/>
          <w:bCs/>
        </w:rPr>
        <w:t>treaming</w:t>
      </w:r>
      <w:r w:rsidR="002658C5">
        <w:t xml:space="preserve">: </w:t>
      </w:r>
      <w:r w:rsidRPr="00E366EF">
        <w:t>Simplifies live video delivery by managing infrastructure, enabling businesses to focus on content creation and audience interaction.</w:t>
      </w:r>
    </w:p>
    <w:p w14:paraId="3707DDDC" w14:textId="5373B5E6" w:rsidR="0078665D" w:rsidRPr="00E366EF" w:rsidRDefault="0078665D">
      <w:pPr>
        <w:pStyle w:val="NormalBPBHEB"/>
        <w:numPr>
          <w:ilvl w:val="0"/>
          <w:numId w:val="38"/>
        </w:numPr>
        <w:pPrChange w:id="979" w:author="Arya" w:date="2025-02-27T11:09:00Z" w16du:dateUtc="2025-02-27T05:39:00Z">
          <w:pPr>
            <w:pStyle w:val="NormalBPBHEB"/>
          </w:pPr>
        </w:pPrChange>
      </w:pPr>
      <w:proofErr w:type="gramStart"/>
      <w:r w:rsidRPr="002658C5">
        <w:rPr>
          <w:b/>
          <w:bCs/>
        </w:rPr>
        <w:t>Real-</w:t>
      </w:r>
      <w:ins w:id="980" w:author="Arya" w:date="2025-02-27T11:09:00Z" w16du:dateUtc="2025-02-27T05:39:00Z">
        <w:r w:rsidR="000668C9">
          <w:rPr>
            <w:b/>
            <w:bCs/>
          </w:rPr>
          <w:t>t</w:t>
        </w:r>
      </w:ins>
      <w:proofErr w:type="gramEnd"/>
      <w:del w:id="981" w:author="Arya" w:date="2025-02-27T11:09:00Z" w16du:dateUtc="2025-02-27T05:39:00Z">
        <w:r w:rsidRPr="002658C5" w:rsidDel="000668C9">
          <w:rPr>
            <w:b/>
            <w:bCs/>
          </w:rPr>
          <w:delText>T</w:delText>
        </w:r>
      </w:del>
      <w:r w:rsidRPr="002658C5">
        <w:rPr>
          <w:b/>
          <w:bCs/>
        </w:rPr>
        <w:t xml:space="preserve">ime </w:t>
      </w:r>
      <w:ins w:id="982" w:author="Arya" w:date="2025-02-27T11:09:00Z" w16du:dateUtc="2025-02-27T05:39:00Z">
        <w:r w:rsidR="000668C9">
          <w:rPr>
            <w:b/>
            <w:bCs/>
          </w:rPr>
          <w:t>i</w:t>
        </w:r>
      </w:ins>
      <w:del w:id="983" w:author="Arya" w:date="2025-02-27T11:09:00Z" w16du:dateUtc="2025-02-27T05:39:00Z">
        <w:r w:rsidRPr="002658C5" w:rsidDel="000668C9">
          <w:rPr>
            <w:b/>
            <w:bCs/>
          </w:rPr>
          <w:delText>I</w:delText>
        </w:r>
      </w:del>
      <w:r w:rsidRPr="002658C5">
        <w:rPr>
          <w:b/>
          <w:bCs/>
        </w:rPr>
        <w:t>nteraction</w:t>
      </w:r>
      <w:r w:rsidR="002658C5">
        <w:rPr>
          <w:b/>
          <w:bCs/>
        </w:rPr>
        <w:t xml:space="preserve">: </w:t>
      </w:r>
      <w:r w:rsidRPr="00E366EF">
        <w:t xml:space="preserve">Features such as live chat, polls, and Q&amp;A enhance engagement during broadcasts </w:t>
      </w:r>
      <w:sdt>
        <w:sdtPr>
          <w:id w:val="-94712629"/>
          <w:citation/>
        </w:sdtPr>
        <w:sdtContent>
          <w:r w:rsidR="006E0333">
            <w:fldChar w:fldCharType="begin"/>
          </w:r>
          <w:r w:rsidR="006E0333">
            <w:instrText xml:space="preserve"> CITATION AWS2b4 \l 1033 </w:instrText>
          </w:r>
          <w:r w:rsidR="006E0333">
            <w:fldChar w:fldCharType="separate"/>
          </w:r>
          <w:r w:rsidR="007D06CD" w:rsidRPr="007D06CD">
            <w:rPr>
              <w:noProof/>
            </w:rPr>
            <w:t>[49]</w:t>
          </w:r>
          <w:r w:rsidR="006E0333">
            <w:fldChar w:fldCharType="end"/>
          </w:r>
        </w:sdtContent>
      </w:sdt>
      <w:r w:rsidRPr="00E366EF">
        <w:t>.</w:t>
      </w:r>
    </w:p>
    <w:p w14:paraId="22F4BE39" w14:textId="0ECF8A73" w:rsidR="00E366EF" w:rsidRPr="00E366EF" w:rsidRDefault="00E366EF">
      <w:pPr>
        <w:pStyle w:val="Heading3BPBHEB"/>
        <w:pPrChange w:id="984" w:author="Arya" w:date="2025-02-27T11:09:00Z" w16du:dateUtc="2025-02-27T05:39:00Z">
          <w:pPr>
            <w:pStyle w:val="Heading2"/>
          </w:pPr>
        </w:pPrChange>
      </w:pPr>
      <w:commentRangeStart w:id="985"/>
      <w:r w:rsidRPr="00E366EF">
        <w:t xml:space="preserve">Use </w:t>
      </w:r>
      <w:ins w:id="986" w:author="Arya" w:date="2025-02-27T11:09:00Z" w16du:dateUtc="2025-02-27T05:39:00Z">
        <w:r w:rsidR="00C20F08">
          <w:t>c</w:t>
        </w:r>
      </w:ins>
      <w:del w:id="987" w:author="Arya" w:date="2025-02-27T11:09:00Z" w16du:dateUtc="2025-02-27T05:39:00Z">
        <w:r w:rsidRPr="00E366EF" w:rsidDel="00C20F08">
          <w:delText>C</w:delText>
        </w:r>
      </w:del>
      <w:r w:rsidRPr="00E366EF">
        <w:t>ases of Amazon IVS</w:t>
      </w:r>
      <w:commentRangeEnd w:id="985"/>
      <w:r w:rsidR="00561ED5">
        <w:rPr>
          <w:rStyle w:val="CommentReference"/>
          <w:rFonts w:asciiTheme="minorHAnsi" w:eastAsiaTheme="minorHAnsi" w:hAnsiTheme="minorHAnsi" w:cstheme="minorBidi"/>
          <w:b w:val="0"/>
          <w:color w:val="auto"/>
          <w:lang w:val="en-US"/>
        </w:rPr>
        <w:commentReference w:id="985"/>
      </w:r>
    </w:p>
    <w:p w14:paraId="7DFE4A47" w14:textId="35EB4933" w:rsidR="00E366EF" w:rsidRPr="00E366EF" w:rsidRDefault="00E366EF" w:rsidP="00186141">
      <w:pPr>
        <w:pStyle w:val="NormalBPBHEB"/>
      </w:pPr>
      <w:r w:rsidRPr="00F0316E">
        <w:rPr>
          <w:b/>
          <w:bCs/>
        </w:rPr>
        <w:t xml:space="preserve">Live </w:t>
      </w:r>
      <w:ins w:id="988" w:author="Arya" w:date="2025-02-27T11:10:00Z" w16du:dateUtc="2025-02-27T05:40:00Z">
        <w:r w:rsidR="00C20F08">
          <w:rPr>
            <w:b/>
            <w:bCs/>
          </w:rPr>
          <w:t>e</w:t>
        </w:r>
      </w:ins>
      <w:del w:id="989" w:author="Arya" w:date="2025-02-27T11:10:00Z" w16du:dateUtc="2025-02-27T05:40:00Z">
        <w:r w:rsidRPr="00F0316E" w:rsidDel="00C20F08">
          <w:rPr>
            <w:b/>
            <w:bCs/>
          </w:rPr>
          <w:delText>E</w:delText>
        </w:r>
      </w:del>
      <w:proofErr w:type="gramStart"/>
      <w:r w:rsidRPr="00F0316E">
        <w:rPr>
          <w:b/>
          <w:bCs/>
        </w:rPr>
        <w:t>vents</w:t>
      </w:r>
      <w:proofErr w:type="gramEnd"/>
      <w:r w:rsidRPr="00F0316E">
        <w:rPr>
          <w:b/>
          <w:bCs/>
        </w:rPr>
        <w:t xml:space="preserve"> and </w:t>
      </w:r>
      <w:ins w:id="990" w:author="Arya" w:date="2025-02-27T11:10:00Z" w16du:dateUtc="2025-02-27T05:40:00Z">
        <w:r w:rsidR="00C20F08">
          <w:rPr>
            <w:b/>
            <w:bCs/>
          </w:rPr>
          <w:t>w</w:t>
        </w:r>
      </w:ins>
      <w:del w:id="991" w:author="Arya" w:date="2025-02-27T11:10:00Z" w16du:dateUtc="2025-02-27T05:40:00Z">
        <w:r w:rsidRPr="00F0316E" w:rsidDel="00C20F08">
          <w:rPr>
            <w:b/>
            <w:bCs/>
          </w:rPr>
          <w:delText>W</w:delText>
        </w:r>
      </w:del>
      <w:r w:rsidRPr="00F0316E">
        <w:rPr>
          <w:b/>
          <w:bCs/>
        </w:rPr>
        <w:t>ebinars</w:t>
      </w:r>
      <w:r w:rsidR="00186141">
        <w:rPr>
          <w:b/>
          <w:bCs/>
        </w:rPr>
        <w:t xml:space="preserve">: </w:t>
      </w:r>
      <w:r w:rsidRPr="00E366EF">
        <w:t>Ideal for events requiring active audience participation, such as live Q&amp;A and polls.</w:t>
      </w:r>
    </w:p>
    <w:p w14:paraId="5211F2BB" w14:textId="145BAA2E" w:rsidR="00E366EF" w:rsidRPr="00E366EF" w:rsidRDefault="00E366EF" w:rsidP="000B0D38">
      <w:pPr>
        <w:pStyle w:val="NormalBPBHEB"/>
        <w:numPr>
          <w:ilvl w:val="0"/>
          <w:numId w:val="80"/>
        </w:numPr>
        <w:pPrChange w:id="992" w:author="Arya" w:date="2025-03-03T10:10:00Z" w16du:dateUtc="2025-03-03T04:40:00Z">
          <w:pPr>
            <w:pStyle w:val="NormalBPBHEB"/>
          </w:pPr>
        </w:pPrChange>
      </w:pPr>
      <w:r w:rsidRPr="00F0316E">
        <w:rPr>
          <w:b/>
          <w:bCs/>
        </w:rPr>
        <w:t xml:space="preserve">Gaming and </w:t>
      </w:r>
      <w:ins w:id="993" w:author="Arya" w:date="2025-02-27T11:23:00Z" w16du:dateUtc="2025-02-27T05:53:00Z">
        <w:r w:rsidR="002B6AF0">
          <w:rPr>
            <w:b/>
            <w:bCs/>
          </w:rPr>
          <w:t>e</w:t>
        </w:r>
      </w:ins>
      <w:del w:id="994" w:author="Arya" w:date="2025-02-27T11:23:00Z" w16du:dateUtc="2025-02-27T05:53:00Z">
        <w:r w:rsidRPr="00F0316E" w:rsidDel="002B6AF0">
          <w:rPr>
            <w:b/>
            <w:bCs/>
          </w:rPr>
          <w:delText>E</w:delText>
        </w:r>
      </w:del>
      <w:r w:rsidRPr="00F0316E">
        <w:rPr>
          <w:b/>
          <w:bCs/>
        </w:rPr>
        <w:t>sports</w:t>
      </w:r>
      <w:r w:rsidR="00186141">
        <w:rPr>
          <w:b/>
          <w:bCs/>
        </w:rPr>
        <w:t xml:space="preserve">: </w:t>
      </w:r>
      <w:r w:rsidRPr="00E366EF">
        <w:t>Low-latency capabilities make it a preferred choice for gaming streams, ensuring minimal delays.</w:t>
      </w:r>
    </w:p>
    <w:p w14:paraId="492913BB" w14:textId="541477A2" w:rsidR="00E366EF" w:rsidRPr="00E366EF" w:rsidRDefault="00E366EF" w:rsidP="000B0D38">
      <w:pPr>
        <w:pStyle w:val="NormalBPBHEB"/>
        <w:numPr>
          <w:ilvl w:val="0"/>
          <w:numId w:val="80"/>
        </w:numPr>
        <w:pPrChange w:id="995" w:author="Arya" w:date="2025-03-03T10:10:00Z" w16du:dateUtc="2025-03-03T04:40:00Z">
          <w:pPr>
            <w:pStyle w:val="NormalBPBHEB"/>
          </w:pPr>
        </w:pPrChange>
      </w:pPr>
      <w:r w:rsidRPr="00F0316E">
        <w:rPr>
          <w:b/>
          <w:bCs/>
        </w:rPr>
        <w:t xml:space="preserve">Online </w:t>
      </w:r>
      <w:ins w:id="996" w:author="Arya" w:date="2025-02-27T11:23:00Z" w16du:dateUtc="2025-02-27T05:53:00Z">
        <w:r w:rsidR="002B6AF0">
          <w:rPr>
            <w:b/>
            <w:bCs/>
          </w:rPr>
          <w:t>e</w:t>
        </w:r>
      </w:ins>
      <w:del w:id="997" w:author="Arya" w:date="2025-02-27T11:23:00Z" w16du:dateUtc="2025-02-27T05:53:00Z">
        <w:r w:rsidRPr="00F0316E" w:rsidDel="002B6AF0">
          <w:rPr>
            <w:b/>
            <w:bCs/>
          </w:rPr>
          <w:delText>E</w:delText>
        </w:r>
      </w:del>
      <w:r w:rsidRPr="00F0316E">
        <w:rPr>
          <w:b/>
          <w:bCs/>
        </w:rPr>
        <w:t xml:space="preserve">ducation and </w:t>
      </w:r>
      <w:ins w:id="998" w:author="Arya" w:date="2025-02-27T11:23:00Z" w16du:dateUtc="2025-02-27T05:53:00Z">
        <w:r w:rsidR="002B6AF0">
          <w:rPr>
            <w:b/>
            <w:bCs/>
          </w:rPr>
          <w:t>t</w:t>
        </w:r>
      </w:ins>
      <w:del w:id="999" w:author="Arya" w:date="2025-02-27T11:23:00Z" w16du:dateUtc="2025-02-27T05:53:00Z">
        <w:r w:rsidRPr="00F0316E" w:rsidDel="002B6AF0">
          <w:rPr>
            <w:b/>
            <w:bCs/>
          </w:rPr>
          <w:delText>T</w:delText>
        </w:r>
      </w:del>
      <w:proofErr w:type="gramStart"/>
      <w:r w:rsidRPr="00F0316E">
        <w:rPr>
          <w:b/>
          <w:bCs/>
        </w:rPr>
        <w:t>raining</w:t>
      </w:r>
      <w:proofErr w:type="gramEnd"/>
      <w:r w:rsidR="00186141">
        <w:rPr>
          <w:b/>
          <w:bCs/>
        </w:rPr>
        <w:t xml:space="preserve">: </w:t>
      </w:r>
      <w:r w:rsidRPr="00E366EF">
        <w:t>Supports interactive workshops, live classes, and training sessions.</w:t>
      </w:r>
    </w:p>
    <w:p w14:paraId="42695696" w14:textId="7B621DFF" w:rsidR="00E366EF" w:rsidRDefault="007A3EB9">
      <w:pPr>
        <w:pStyle w:val="Heading3BPBHEB"/>
        <w:pPrChange w:id="1000" w:author="Arya" w:date="2025-02-27T11:23:00Z" w16du:dateUtc="2025-02-27T05:53:00Z">
          <w:pPr>
            <w:pStyle w:val="Heading2"/>
          </w:pPr>
        </w:pPrChange>
      </w:pPr>
      <w:ins w:id="1001" w:author="Arya" w:date="2025-02-27T11:23:00Z" w16du:dateUtc="2025-02-27T05:53:00Z">
        <w:r>
          <w:t>B</w:t>
        </w:r>
      </w:ins>
      <w:del w:id="1002" w:author="Arya" w:date="2025-02-27T11:23:00Z" w16du:dateUtc="2025-02-27T05:53:00Z">
        <w:r w:rsidRPr="00E366EF" w:rsidDel="007A3EB9">
          <w:delText>b</w:delText>
        </w:r>
      </w:del>
      <w:r w:rsidRPr="00E366EF">
        <w:t>est practices for implementation</w:t>
      </w:r>
    </w:p>
    <w:p w14:paraId="48FC3CA3" w14:textId="7B2C7996" w:rsidR="00AD648A" w:rsidRPr="00AD648A" w:rsidRDefault="00D36B86" w:rsidP="00083B49">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438CE181" w:rsidR="00E366EF" w:rsidRPr="00E366EF" w:rsidRDefault="00E366EF">
      <w:pPr>
        <w:pStyle w:val="NormalBPBHEB"/>
        <w:numPr>
          <w:ilvl w:val="0"/>
          <w:numId w:val="39"/>
        </w:numPr>
        <w:pPrChange w:id="1003" w:author="Arya" w:date="2025-02-27T11:24:00Z" w16du:dateUtc="2025-02-27T05:54:00Z">
          <w:pPr>
            <w:pStyle w:val="NormalBPBHEB"/>
          </w:pPr>
        </w:pPrChange>
      </w:pPr>
      <w:r w:rsidRPr="00F0316E">
        <w:rPr>
          <w:b/>
          <w:bCs/>
        </w:rPr>
        <w:lastRenderedPageBreak/>
        <w:t xml:space="preserve">Enhancing </w:t>
      </w:r>
      <w:ins w:id="1004" w:author="Arya" w:date="2025-02-27T11:24:00Z" w16du:dateUtc="2025-02-27T05:54:00Z">
        <w:r w:rsidR="00E4046B">
          <w:rPr>
            <w:b/>
            <w:bCs/>
          </w:rPr>
          <w:t>v</w:t>
        </w:r>
      </w:ins>
      <w:del w:id="1005" w:author="Arya" w:date="2025-02-27T11:24:00Z" w16du:dateUtc="2025-02-27T05:54:00Z">
        <w:r w:rsidRPr="00F0316E" w:rsidDel="00E4046B">
          <w:rPr>
            <w:b/>
            <w:bCs/>
          </w:rPr>
          <w:delText>V</w:delText>
        </w:r>
      </w:del>
      <w:r w:rsidRPr="00F0316E">
        <w:rPr>
          <w:b/>
          <w:bCs/>
        </w:rPr>
        <w:t xml:space="preserve">iewer </w:t>
      </w:r>
      <w:ins w:id="1006" w:author="Arya" w:date="2025-02-27T11:24:00Z" w16du:dateUtc="2025-02-27T05:54:00Z">
        <w:r w:rsidR="00E4046B">
          <w:rPr>
            <w:b/>
            <w:bCs/>
          </w:rPr>
          <w:t>e</w:t>
        </w:r>
      </w:ins>
      <w:del w:id="1007" w:author="Arya" w:date="2025-02-27T11:24:00Z" w16du:dateUtc="2025-02-27T05:54:00Z">
        <w:r w:rsidRPr="00F0316E" w:rsidDel="00E4046B">
          <w:rPr>
            <w:b/>
            <w:bCs/>
          </w:rPr>
          <w:delText>E</w:delText>
        </w:r>
      </w:del>
      <w:r w:rsidRPr="00F0316E">
        <w:rPr>
          <w:b/>
          <w:bCs/>
        </w:rPr>
        <w:t>ngagement</w:t>
      </w:r>
      <w:r w:rsidR="00186141">
        <w:rPr>
          <w:b/>
          <w:bCs/>
        </w:rPr>
        <w:t xml:space="preserve">: </w:t>
      </w:r>
      <w:r w:rsidRPr="00E366EF">
        <w:t>Use interactive features strategically to match content goals and audience expectations.</w:t>
      </w:r>
    </w:p>
    <w:p w14:paraId="5784530F" w14:textId="6464714A" w:rsidR="00DE29ED" w:rsidRDefault="00E366EF">
      <w:pPr>
        <w:pStyle w:val="NormalBPBHEB"/>
        <w:numPr>
          <w:ilvl w:val="0"/>
          <w:numId w:val="39"/>
        </w:numPr>
        <w:pPrChange w:id="1008" w:author="Arya" w:date="2025-02-27T11:24:00Z" w16du:dateUtc="2025-02-27T05:54:00Z">
          <w:pPr>
            <w:pStyle w:val="NormalBPBHEB"/>
          </w:pPr>
        </w:pPrChange>
      </w:pPr>
      <w:r w:rsidRPr="00F0316E">
        <w:rPr>
          <w:b/>
          <w:bCs/>
        </w:rPr>
        <w:t xml:space="preserve">Leveraging </w:t>
      </w:r>
      <w:ins w:id="1009" w:author="Arya" w:date="2025-02-27T11:24:00Z" w16du:dateUtc="2025-02-27T05:54:00Z">
        <w:r w:rsidR="00E4046B">
          <w:rPr>
            <w:b/>
            <w:bCs/>
          </w:rPr>
          <w:t>a</w:t>
        </w:r>
      </w:ins>
      <w:del w:id="1010" w:author="Arya" w:date="2025-02-27T11:24:00Z" w16du:dateUtc="2025-02-27T05:54:00Z">
        <w:r w:rsidRPr="00F0316E" w:rsidDel="00E4046B">
          <w:rPr>
            <w:b/>
            <w:bCs/>
          </w:rPr>
          <w:delText>A</w:delText>
        </w:r>
      </w:del>
      <w:r w:rsidRPr="00F0316E">
        <w:rPr>
          <w:b/>
          <w:bCs/>
        </w:rPr>
        <w:t>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pPr>
        <w:pStyle w:val="Heading3BPBHEB"/>
        <w:pPrChange w:id="1011" w:author="Arya" w:date="2025-02-27T11:25:00Z" w16du:dateUtc="2025-02-27T05:55:00Z">
          <w:pPr>
            <w:pStyle w:val="Heading2"/>
          </w:pPr>
        </w:pPrChange>
      </w:pPr>
      <w:r>
        <w:t>Wrap up</w:t>
      </w:r>
    </w:p>
    <w:p w14:paraId="11B8B521" w14:textId="77777777" w:rsidR="00F94506" w:rsidRPr="00F94506" w:rsidRDefault="00F94506" w:rsidP="006F1355">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04B6C7F0" w:rsidR="0000563A" w:rsidRPr="0000563A" w:rsidRDefault="0000563A">
      <w:pPr>
        <w:pStyle w:val="Heading2BPBHEB"/>
        <w:pPrChange w:id="1012" w:author="Arya" w:date="2025-02-27T11:25:00Z" w16du:dateUtc="2025-02-27T05:55:00Z">
          <w:pPr>
            <w:pStyle w:val="Heading1"/>
          </w:pPr>
        </w:pPrChange>
      </w:pPr>
      <w:r w:rsidRPr="0000563A">
        <w:t xml:space="preserve">Amazon </w:t>
      </w:r>
      <w:ins w:id="1013" w:author="Arya" w:date="2025-02-27T11:25:00Z" w16du:dateUtc="2025-02-27T05:55:00Z">
        <w:r w:rsidR="006F1355">
          <w:t>K</w:t>
        </w:r>
      </w:ins>
      <w:del w:id="1014" w:author="Arya" w:date="2025-02-27T11:25:00Z" w16du:dateUtc="2025-02-27T05:55:00Z">
        <w:r w:rsidR="006F1355" w:rsidRPr="0000563A" w:rsidDel="006F1355">
          <w:delText>k</w:delText>
        </w:r>
      </w:del>
      <w:r w:rsidR="006F1355" w:rsidRPr="0000563A">
        <w:t>inesis video streams</w:t>
      </w:r>
    </w:p>
    <w:p w14:paraId="5D36232A" w14:textId="77777777" w:rsidR="0000563A" w:rsidRPr="0000563A" w:rsidRDefault="0000563A" w:rsidP="0000563A">
      <w:r w:rsidRPr="006F1355">
        <w:rPr>
          <w:rStyle w:val="NormalBPBHEBChar"/>
          <w:rPrChange w:id="1015" w:author="Arya" w:date="2025-02-27T11:25:00Z" w16du:dateUtc="2025-02-27T05:55:00Z">
            <w:rPr/>
          </w:rPrChange>
        </w:rPr>
        <w:t xml:space="preserve">Amazon </w:t>
      </w:r>
      <w:r w:rsidRPr="006F1355">
        <w:rPr>
          <w:rStyle w:val="NormalBPBHEBChar"/>
          <w:b/>
          <w:bCs/>
          <w:rPrChange w:id="1016" w:author="Arya" w:date="2025-02-27T11:25:00Z" w16du:dateUtc="2025-02-27T05:55:00Z">
            <w:rPr/>
          </w:rPrChange>
        </w:rPr>
        <w:t>Kinesis Video Streams</w:t>
      </w:r>
      <w:r w:rsidRPr="006F1355">
        <w:rPr>
          <w:rStyle w:val="NormalBPBHEBChar"/>
          <w:rPrChange w:id="1017" w:author="Arya" w:date="2025-02-27T11:25:00Z" w16du:dateUtc="2025-02-27T05:55:00Z">
            <w:rPr/>
          </w:rPrChange>
        </w:rPr>
        <w:t xml:space="preserve"> (</w:t>
      </w:r>
      <w:r w:rsidRPr="006F1355">
        <w:rPr>
          <w:rStyle w:val="NormalBPBHEBChar"/>
          <w:b/>
          <w:bCs/>
          <w:rPrChange w:id="1018" w:author="Arya" w:date="2025-02-27T11:25:00Z" w16du:dateUtc="2025-02-27T05:55:00Z">
            <w:rPr/>
          </w:rPrChange>
        </w:rPr>
        <w:t>KVS</w:t>
      </w:r>
      <w:r w:rsidRPr="006F1355">
        <w:rPr>
          <w:rStyle w:val="NormalBPBHEBChar"/>
          <w:rPrChange w:id="1019" w:author="Arya" w:date="2025-02-27T11:25:00Z" w16du:dateUtc="2025-02-27T05:55:00Z">
            <w:rPr/>
          </w:rPrChange>
        </w:rPr>
        <w:t>) provides a robust solution for processing and analyzing video streams in the cloud. Designed to manage real-time ingestion and storage of video data, it supports applications ranging from machine learning to surveillance and live streaming</w:t>
      </w:r>
      <w:r w:rsidRPr="0000563A">
        <w:t>.</w:t>
      </w:r>
    </w:p>
    <w:p w14:paraId="615197BD" w14:textId="56B33134" w:rsidR="0000563A" w:rsidRDefault="0000563A">
      <w:pPr>
        <w:pStyle w:val="Heading3BPBHEB"/>
        <w:pPrChange w:id="1020" w:author="Arya" w:date="2025-02-27T11:25:00Z" w16du:dateUtc="2025-02-27T05:55:00Z">
          <w:pPr>
            <w:pStyle w:val="Heading2"/>
          </w:pPr>
        </w:pPrChange>
      </w:pPr>
      <w:r w:rsidRPr="0000563A">
        <w:t xml:space="preserve">Key </w:t>
      </w:r>
      <w:ins w:id="1021" w:author="Arya" w:date="2025-02-27T11:25:00Z" w16du:dateUtc="2025-02-27T05:55:00Z">
        <w:r w:rsidR="00D0657A">
          <w:t>f</w:t>
        </w:r>
      </w:ins>
      <w:del w:id="1022" w:author="Arya" w:date="2025-02-27T11:25:00Z" w16du:dateUtc="2025-02-27T05:55:00Z">
        <w:r w:rsidRPr="0000563A" w:rsidDel="00D0657A">
          <w:delText>F</w:delText>
        </w:r>
      </w:del>
      <w:r w:rsidRPr="0000563A">
        <w:t xml:space="preserve">eatures </w:t>
      </w:r>
    </w:p>
    <w:p w14:paraId="173CC49B" w14:textId="273A414C" w:rsidR="00327C67" w:rsidRPr="0000563A" w:rsidRDefault="00344AFC">
      <w:pPr>
        <w:pStyle w:val="NormalBPBHEB"/>
        <w:pPrChange w:id="1023" w:author="Arya" w:date="2025-02-27T11:25:00Z" w16du:dateUtc="2025-02-27T05:55:00Z">
          <w:pPr/>
        </w:pPrChange>
      </w:pPr>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Content>
          <w:r>
            <w:fldChar w:fldCharType="begin"/>
          </w:r>
          <w:r w:rsidR="002131C0">
            <w:instrText xml:space="preserve">CITATION AWS236 \l 1033 </w:instrText>
          </w:r>
          <w:r>
            <w:fldChar w:fldCharType="separate"/>
          </w:r>
          <w:r w:rsidR="007D06CD" w:rsidRPr="007D06CD">
            <w:rPr>
              <w:noProof/>
            </w:rPr>
            <w:t>[55]</w:t>
          </w:r>
          <w:r>
            <w:fldChar w:fldCharType="end"/>
          </w:r>
        </w:sdtContent>
      </w:sdt>
      <w:r>
        <w:t xml:space="preserve">. Other </w:t>
      </w:r>
      <w:r w:rsidR="00B81B06">
        <w:t>key features include:</w:t>
      </w:r>
    </w:p>
    <w:p w14:paraId="12370AF3" w14:textId="5C140CAB" w:rsidR="0000563A" w:rsidRPr="0000563A" w:rsidRDefault="0000563A">
      <w:pPr>
        <w:pStyle w:val="NormalBPBHEB"/>
        <w:numPr>
          <w:ilvl w:val="0"/>
          <w:numId w:val="40"/>
        </w:numPr>
        <w:pPrChange w:id="1024" w:author="Arya" w:date="2025-02-27T11:25:00Z" w16du:dateUtc="2025-02-27T05:55:00Z">
          <w:pPr/>
        </w:pPrChange>
      </w:pPr>
      <w:r w:rsidRPr="0000563A">
        <w:rPr>
          <w:b/>
          <w:bCs/>
        </w:rPr>
        <w:t xml:space="preserve">Scalable and </w:t>
      </w:r>
      <w:ins w:id="1025" w:author="Arya" w:date="2025-02-27T11:25:00Z" w16du:dateUtc="2025-02-27T05:55:00Z">
        <w:r w:rsidR="00D0657A">
          <w:rPr>
            <w:b/>
            <w:bCs/>
          </w:rPr>
          <w:t>f</w:t>
        </w:r>
      </w:ins>
      <w:del w:id="1026" w:author="Arya" w:date="2025-02-27T11:25:00Z" w16du:dateUtc="2025-02-27T05:55:00Z">
        <w:r w:rsidRPr="0000563A" w:rsidDel="00D0657A">
          <w:rPr>
            <w:b/>
            <w:bCs/>
          </w:rPr>
          <w:delText>F</w:delText>
        </w:r>
      </w:del>
      <w:r w:rsidRPr="0000563A">
        <w:rPr>
          <w:b/>
          <w:bCs/>
        </w:rPr>
        <w:t>lexible</w:t>
      </w:r>
      <w:r w:rsidRPr="0000563A">
        <w:t xml:space="preserve">: Adapts to changing workloads, managing concurrent video streams with ease </w:t>
      </w:r>
      <w:sdt>
        <w:sdtPr>
          <w:id w:val="1512413668"/>
          <w:citation/>
        </w:sdtPr>
        <w:sdtContent>
          <w:r w:rsidR="00E01580">
            <w:fldChar w:fldCharType="begin"/>
          </w:r>
          <w:r w:rsidR="00E01580">
            <w:instrText xml:space="preserve"> CITATION Smi23 \l 1033 </w:instrText>
          </w:r>
          <w:r w:rsidR="00E01580">
            <w:fldChar w:fldCharType="separate"/>
          </w:r>
          <w:r w:rsidR="007D06CD" w:rsidRPr="007D06CD">
            <w:rPr>
              <w:noProof/>
            </w:rPr>
            <w:t>[52]</w:t>
          </w:r>
          <w:r w:rsidR="00E01580">
            <w:fldChar w:fldCharType="end"/>
          </w:r>
        </w:sdtContent>
      </w:sdt>
      <w:r w:rsidRPr="0000563A">
        <w:t>.</w:t>
      </w:r>
    </w:p>
    <w:p w14:paraId="64ABC539" w14:textId="587A9966" w:rsidR="0000563A" w:rsidRPr="0000563A" w:rsidRDefault="0000563A">
      <w:pPr>
        <w:pStyle w:val="NormalBPBHEB"/>
        <w:numPr>
          <w:ilvl w:val="0"/>
          <w:numId w:val="40"/>
        </w:numPr>
        <w:pPrChange w:id="1027" w:author="Arya" w:date="2025-02-27T11:25:00Z" w16du:dateUtc="2025-02-27T05:55:00Z">
          <w:pPr/>
        </w:pPrChange>
      </w:pPr>
      <w:r w:rsidRPr="0000563A">
        <w:rPr>
          <w:b/>
          <w:bCs/>
        </w:rPr>
        <w:t xml:space="preserve">AWS </w:t>
      </w:r>
      <w:ins w:id="1028" w:author="Arya" w:date="2025-02-27T11:25:00Z" w16du:dateUtc="2025-02-27T05:55:00Z">
        <w:r w:rsidR="00D0657A">
          <w:rPr>
            <w:b/>
            <w:bCs/>
          </w:rPr>
          <w:t>i</w:t>
        </w:r>
      </w:ins>
      <w:del w:id="1029" w:author="Arya" w:date="2025-02-27T11:25:00Z" w16du:dateUtc="2025-02-27T05:55:00Z">
        <w:r w:rsidRPr="0000563A" w:rsidDel="00D0657A">
          <w:rPr>
            <w:b/>
            <w:bCs/>
          </w:rPr>
          <w:delText>I</w:delText>
        </w:r>
      </w:del>
      <w:r w:rsidRPr="0000563A">
        <w:rPr>
          <w:b/>
          <w:bCs/>
        </w:rPr>
        <w:t>ntegration</w:t>
      </w:r>
      <w:r w:rsidRPr="0000563A">
        <w:t xml:space="preserve">: Builds end-to-end pipelines with tools like Amazon Kinesis Data Analytics and Amazon S3 </w:t>
      </w:r>
      <w:sdt>
        <w:sdtPr>
          <w:id w:val="817918840"/>
          <w:citation/>
        </w:sdtPr>
        <w:sdtContent>
          <w:r w:rsidR="001D1921">
            <w:fldChar w:fldCharType="begin"/>
          </w:r>
          <w:r w:rsidR="001D1921">
            <w:instrText xml:space="preserve"> CITATION Jon24 \l 1033 </w:instrText>
          </w:r>
          <w:r w:rsidR="001D1921">
            <w:fldChar w:fldCharType="separate"/>
          </w:r>
          <w:r w:rsidR="007D06CD" w:rsidRPr="007D06CD">
            <w:rPr>
              <w:noProof/>
            </w:rPr>
            <w:t>[53]</w:t>
          </w:r>
          <w:r w:rsidR="001D1921">
            <w:fldChar w:fldCharType="end"/>
          </w:r>
        </w:sdtContent>
      </w:sdt>
      <w:r w:rsidRPr="0000563A">
        <w:t>.</w:t>
      </w:r>
    </w:p>
    <w:p w14:paraId="2CB9F759" w14:textId="2CE0ADB9" w:rsidR="0000563A" w:rsidRDefault="0000563A">
      <w:pPr>
        <w:pStyle w:val="Heading3BPBHEB"/>
        <w:pPrChange w:id="1030" w:author="Arya" w:date="2025-02-27T11:26:00Z" w16du:dateUtc="2025-02-27T05:56:00Z">
          <w:pPr>
            <w:pStyle w:val="Heading2"/>
          </w:pPr>
        </w:pPrChange>
      </w:pPr>
      <w:r w:rsidRPr="0000563A">
        <w:t xml:space="preserve">Use </w:t>
      </w:r>
      <w:ins w:id="1031" w:author="Arya" w:date="2025-02-27T11:26:00Z" w16du:dateUtc="2025-02-27T05:56:00Z">
        <w:r w:rsidR="004B12A1">
          <w:t>c</w:t>
        </w:r>
      </w:ins>
      <w:del w:id="1032" w:author="Arya" w:date="2025-02-27T11:25:00Z" w16du:dateUtc="2025-02-27T05:55:00Z">
        <w:r w:rsidRPr="0000563A" w:rsidDel="004B12A1">
          <w:delText>C</w:delText>
        </w:r>
      </w:del>
      <w:r w:rsidRPr="0000563A">
        <w:t xml:space="preserve">ases </w:t>
      </w:r>
    </w:p>
    <w:p w14:paraId="4B669A00" w14:textId="3361B33F" w:rsidR="004E1F01" w:rsidRPr="004E1F01" w:rsidRDefault="00BC7B39">
      <w:pPr>
        <w:pStyle w:val="NormalBPBHEB"/>
        <w:pPrChange w:id="1033" w:author="Arya" w:date="2025-02-27T11:26:00Z" w16du:dateUtc="2025-02-27T05:56:00Z">
          <w:pPr/>
        </w:pPrChange>
      </w:pPr>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Content>
          <w:r w:rsidR="004E1F01" w:rsidRPr="004E1F01">
            <w:fldChar w:fldCharType="begin"/>
          </w:r>
          <w:r w:rsidR="004E1F01" w:rsidRPr="004E1F01">
            <w:instrText xml:space="preserve"> CITATION AWS2b4 \l 1033 </w:instrText>
          </w:r>
          <w:r w:rsidR="004E1F01" w:rsidRPr="004E1F01">
            <w:fldChar w:fldCharType="separate"/>
          </w:r>
          <w:r w:rsidR="007D06CD" w:rsidRPr="007D06CD">
            <w:rPr>
              <w:noProof/>
            </w:rPr>
            <w:t>[49]</w:t>
          </w:r>
          <w:r w:rsidR="004E1F01" w:rsidRPr="004E1F01">
            <w:fldChar w:fldCharType="end"/>
          </w:r>
        </w:sdtContent>
      </w:sdt>
      <w:r w:rsidR="004E1F01" w:rsidRPr="004E1F01">
        <w:t>.</w:t>
      </w:r>
    </w:p>
    <w:p w14:paraId="042CA12D" w14:textId="38298881" w:rsidR="0000563A" w:rsidRPr="0000563A" w:rsidRDefault="0000563A">
      <w:pPr>
        <w:pStyle w:val="NormalBPBHEB"/>
        <w:numPr>
          <w:ilvl w:val="0"/>
          <w:numId w:val="42"/>
        </w:numPr>
        <w:pPrChange w:id="1034" w:author="Arya" w:date="2025-02-27T11:26:00Z" w16du:dateUtc="2025-02-27T05:56:00Z">
          <w:pPr/>
        </w:pPrChange>
      </w:pPr>
      <w:r w:rsidRPr="0000563A">
        <w:rPr>
          <w:b/>
          <w:bCs/>
        </w:rPr>
        <w:t xml:space="preserve">Video </w:t>
      </w:r>
      <w:r w:rsidR="00A7448E" w:rsidRPr="0000563A">
        <w:rPr>
          <w:b/>
          <w:bCs/>
        </w:rPr>
        <w:t>analytics and machine learning</w:t>
      </w:r>
      <w:r w:rsidR="00D56093">
        <w:rPr>
          <w:b/>
          <w:bCs/>
        </w:rPr>
        <w:t xml:space="preserve">: </w:t>
      </w:r>
      <w:r w:rsidRPr="0000563A">
        <w:t>Powers applications like object detection, facial recognition, and sentiment analysis.</w:t>
      </w:r>
    </w:p>
    <w:p w14:paraId="2C882AB9" w14:textId="00BDF608" w:rsidR="0000563A" w:rsidRPr="0000563A" w:rsidRDefault="0000563A">
      <w:pPr>
        <w:pStyle w:val="NormalBPBHEB"/>
        <w:numPr>
          <w:ilvl w:val="0"/>
          <w:numId w:val="42"/>
        </w:numPr>
        <w:pPrChange w:id="1035" w:author="Arya" w:date="2025-02-27T11:26:00Z" w16du:dateUtc="2025-02-27T05:56:00Z">
          <w:pPr/>
        </w:pPrChange>
      </w:pPr>
      <w:r w:rsidRPr="0000563A">
        <w:rPr>
          <w:b/>
          <w:bCs/>
        </w:rPr>
        <w:t xml:space="preserve">Security and </w:t>
      </w:r>
      <w:ins w:id="1036" w:author="Arya" w:date="2025-02-27T11:26:00Z" w16du:dateUtc="2025-02-27T05:56:00Z">
        <w:r w:rsidR="00A7448E">
          <w:rPr>
            <w:b/>
            <w:bCs/>
          </w:rPr>
          <w:t>s</w:t>
        </w:r>
      </w:ins>
      <w:del w:id="1037" w:author="Arya" w:date="2025-02-27T11:26:00Z" w16du:dateUtc="2025-02-27T05:56:00Z">
        <w:r w:rsidRPr="0000563A" w:rsidDel="00A7448E">
          <w:rPr>
            <w:b/>
            <w:bCs/>
          </w:rPr>
          <w:delText>S</w:delText>
        </w:r>
      </w:del>
      <w:r w:rsidRPr="0000563A">
        <w:rPr>
          <w:b/>
          <w:bCs/>
        </w:rPr>
        <w:t>urveillance</w:t>
      </w:r>
      <w:r w:rsidR="00D56093">
        <w:rPr>
          <w:b/>
          <w:bCs/>
        </w:rPr>
        <w:t xml:space="preserve">: </w:t>
      </w:r>
      <w:r w:rsidR="00B3465C" w:rsidRPr="0000563A">
        <w:t>Helps</w:t>
      </w:r>
      <w:r w:rsidRPr="0000563A">
        <w:t xml:space="preserve"> scalable monitoring and analysis for multi-camera setups.</w:t>
      </w:r>
    </w:p>
    <w:p w14:paraId="507816D4" w14:textId="6A0E7401" w:rsidR="0000563A" w:rsidRPr="0000563A" w:rsidRDefault="0000563A">
      <w:pPr>
        <w:pStyle w:val="NormalBPBHEB"/>
        <w:numPr>
          <w:ilvl w:val="0"/>
          <w:numId w:val="42"/>
        </w:numPr>
        <w:pPrChange w:id="1038" w:author="Arya" w:date="2025-02-27T11:26:00Z" w16du:dateUtc="2025-02-27T05:56:00Z">
          <w:pPr/>
        </w:pPrChange>
      </w:pPr>
      <w:r w:rsidRPr="0000563A">
        <w:rPr>
          <w:b/>
          <w:bCs/>
        </w:rPr>
        <w:t xml:space="preserve">Live </w:t>
      </w:r>
      <w:ins w:id="1039" w:author="Arya" w:date="2025-02-27T11:26:00Z" w16du:dateUtc="2025-02-27T05:56:00Z">
        <w:r w:rsidR="00A7448E">
          <w:rPr>
            <w:b/>
            <w:bCs/>
          </w:rPr>
          <w:t>s</w:t>
        </w:r>
      </w:ins>
      <w:del w:id="1040" w:author="Arya" w:date="2025-02-27T11:26:00Z" w16du:dateUtc="2025-02-27T05:56:00Z">
        <w:r w:rsidRPr="0000563A" w:rsidDel="00A7448E">
          <w:rPr>
            <w:b/>
            <w:bCs/>
          </w:rPr>
          <w:delText>S</w:delText>
        </w:r>
      </w:del>
      <w:r w:rsidRPr="0000563A">
        <w:rPr>
          <w:b/>
          <w:bCs/>
        </w:rPr>
        <w:t xml:space="preserve">treaming and </w:t>
      </w:r>
      <w:ins w:id="1041" w:author="Arya" w:date="2025-02-27T11:26:00Z" w16du:dateUtc="2025-02-27T05:56:00Z">
        <w:r w:rsidR="00A7448E">
          <w:rPr>
            <w:b/>
            <w:bCs/>
          </w:rPr>
          <w:t>c</w:t>
        </w:r>
      </w:ins>
      <w:del w:id="1042" w:author="Arya" w:date="2025-02-27T11:26:00Z" w16du:dateUtc="2025-02-27T05:56:00Z">
        <w:r w:rsidRPr="0000563A" w:rsidDel="00A7448E">
          <w:rPr>
            <w:b/>
            <w:bCs/>
          </w:rPr>
          <w:delText>C</w:delText>
        </w:r>
      </w:del>
      <w:r w:rsidRPr="0000563A">
        <w:rPr>
          <w:b/>
          <w:bCs/>
        </w:rPr>
        <w:t xml:space="preserve">ontent </w:t>
      </w:r>
      <w:ins w:id="1043" w:author="Arya" w:date="2025-02-27T11:26:00Z" w16du:dateUtc="2025-02-27T05:56:00Z">
        <w:r w:rsidR="00A7448E">
          <w:rPr>
            <w:b/>
            <w:bCs/>
          </w:rPr>
          <w:t>d</w:t>
        </w:r>
      </w:ins>
      <w:del w:id="1044" w:author="Arya" w:date="2025-02-27T11:26:00Z" w16du:dateUtc="2025-02-27T05:56:00Z">
        <w:r w:rsidRPr="0000563A" w:rsidDel="00A7448E">
          <w:rPr>
            <w:b/>
            <w:bCs/>
          </w:rPr>
          <w:delText>D</w:delText>
        </w:r>
      </w:del>
      <w:r w:rsidRPr="0000563A">
        <w:rPr>
          <w:b/>
          <w:bCs/>
        </w:rPr>
        <w:t>elivery</w:t>
      </w:r>
      <w:r w:rsidR="00D56093">
        <w:rPr>
          <w:b/>
          <w:bCs/>
        </w:rPr>
        <w:t xml:space="preserve">: </w:t>
      </w:r>
      <w:r w:rsidRPr="0000563A">
        <w:t>Supports high-quality live broadcasts for events, gaming, and interactive streaming.</w:t>
      </w:r>
    </w:p>
    <w:p w14:paraId="283F975B" w14:textId="0A1DF6E5" w:rsidR="0000563A" w:rsidRDefault="0000563A">
      <w:pPr>
        <w:pStyle w:val="Heading3BPBHEB"/>
        <w:pPrChange w:id="1045" w:author="Arya" w:date="2025-02-27T11:26:00Z" w16du:dateUtc="2025-02-27T05:56:00Z">
          <w:pPr>
            <w:pStyle w:val="Heading2"/>
          </w:pPr>
        </w:pPrChange>
      </w:pPr>
      <w:r w:rsidRPr="0000563A">
        <w:t xml:space="preserve">Best </w:t>
      </w:r>
      <w:r w:rsidR="006E34F1" w:rsidRPr="0000563A">
        <w:t>practices for effective usage</w:t>
      </w:r>
    </w:p>
    <w:p w14:paraId="17A2E059" w14:textId="441FC0BD" w:rsidR="0014548F" w:rsidRPr="0014548F" w:rsidRDefault="00DA1332">
      <w:pPr>
        <w:pStyle w:val="NormalBPBHEB"/>
        <w:pPrChange w:id="1046" w:author="Arya" w:date="2025-02-27T11:26:00Z" w16du:dateUtc="2025-02-27T05:56:00Z">
          <w:pPr/>
        </w:pPrChange>
      </w:pPr>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Content>
          <w:r w:rsidR="0014548F" w:rsidRPr="0014548F">
            <w:fldChar w:fldCharType="begin"/>
          </w:r>
          <w:r w:rsidR="0014548F" w:rsidRPr="0014548F">
            <w:instrText xml:space="preserve"> CITATION AWS2b4 \l 1033 </w:instrText>
          </w:r>
          <w:r w:rsidR="0014548F" w:rsidRPr="0014548F">
            <w:fldChar w:fldCharType="separate"/>
          </w:r>
          <w:r w:rsidR="007D06CD" w:rsidRPr="007D06CD">
            <w:rPr>
              <w:noProof/>
            </w:rPr>
            <w:t>[49]</w:t>
          </w:r>
          <w:r w:rsidR="0014548F" w:rsidRPr="0014548F">
            <w:fldChar w:fldCharType="end"/>
          </w:r>
        </w:sdtContent>
      </w:sdt>
      <w:r w:rsidR="0014548F" w:rsidRPr="0014548F">
        <w:t>.</w:t>
      </w:r>
      <w:r w:rsidR="004F13F9">
        <w:t xml:space="preserve"> Also, A</w:t>
      </w:r>
      <w:r w:rsidR="0014548F" w:rsidRPr="0014548F">
        <w:t xml:space="preserve">mazon </w:t>
      </w:r>
      <w:proofErr w:type="spellStart"/>
      <w:r w:rsidR="0014548F" w:rsidRPr="0014548F">
        <w:t>Rekognition</w:t>
      </w:r>
      <w:proofErr w:type="spellEnd"/>
      <w:r w:rsidR="004F13F9">
        <w:t xml:space="preserve"> </w:t>
      </w:r>
      <w:r w:rsidR="00B7261F">
        <w:lastRenderedPageBreak/>
        <w:t>a</w:t>
      </w:r>
      <w:r w:rsidR="0014548F" w:rsidRPr="0014548F">
        <w:t xml:space="preserve">dds advanced image and video analysis, including object detection and activity tracking </w:t>
      </w:r>
      <w:sdt>
        <w:sdtPr>
          <w:id w:val="2074459670"/>
          <w:citation/>
        </w:sdtPr>
        <w:sdtContent>
          <w:r w:rsidR="0014548F" w:rsidRPr="0014548F">
            <w:fldChar w:fldCharType="begin"/>
          </w:r>
          <w:r w:rsidR="0014548F" w:rsidRPr="0014548F">
            <w:instrText xml:space="preserve"> CITATION Jon24 \l 1033 </w:instrText>
          </w:r>
          <w:r w:rsidR="0014548F" w:rsidRPr="0014548F">
            <w:fldChar w:fldCharType="separate"/>
          </w:r>
          <w:r w:rsidR="007D06CD" w:rsidRPr="007D06CD">
            <w:rPr>
              <w:noProof/>
            </w:rPr>
            <w:t>[53]</w:t>
          </w:r>
          <w:r w:rsidR="0014548F" w:rsidRPr="0014548F">
            <w:fldChar w:fldCharType="end"/>
          </w:r>
        </w:sdtContent>
      </w:sdt>
      <w:r w:rsidR="0014548F" w:rsidRPr="0014548F">
        <w:t>.</w:t>
      </w:r>
      <w:r w:rsidR="00B7261F">
        <w:t xml:space="preserve"> </w:t>
      </w:r>
      <w:r w:rsidR="001813BD">
        <w:t>Other best practices include:</w:t>
      </w:r>
    </w:p>
    <w:p w14:paraId="129CF4E9" w14:textId="57542B89" w:rsidR="0000563A" w:rsidRPr="0000563A" w:rsidRDefault="00187E4F">
      <w:pPr>
        <w:pStyle w:val="NormalBPBHEB"/>
        <w:numPr>
          <w:ilvl w:val="0"/>
          <w:numId w:val="43"/>
        </w:numPr>
        <w:pPrChange w:id="1047" w:author="Arya" w:date="2025-02-27T11:26:00Z" w16du:dateUtc="2025-02-27T05:56:00Z">
          <w:pPr/>
        </w:pPrChange>
      </w:pPr>
      <w:r w:rsidRPr="0000563A">
        <w:rPr>
          <w:b/>
          <w:bCs/>
        </w:rPr>
        <w:t>Improving</w:t>
      </w:r>
      <w:r w:rsidR="0000563A" w:rsidRPr="0000563A">
        <w:rPr>
          <w:b/>
          <w:bCs/>
        </w:rPr>
        <w:t xml:space="preserve"> </w:t>
      </w:r>
      <w:ins w:id="1048" w:author="Arya" w:date="2025-02-27T11:26:00Z" w16du:dateUtc="2025-02-27T05:56:00Z">
        <w:r w:rsidR="000D14F1">
          <w:rPr>
            <w:b/>
            <w:bCs/>
          </w:rPr>
          <w:t>c</w:t>
        </w:r>
      </w:ins>
      <w:del w:id="1049" w:author="Arya" w:date="2025-02-27T11:26:00Z" w16du:dateUtc="2025-02-27T05:56:00Z">
        <w:r w:rsidR="0000563A" w:rsidRPr="0000563A" w:rsidDel="000D14F1">
          <w:rPr>
            <w:b/>
            <w:bCs/>
          </w:rPr>
          <w:delText>C</w:delText>
        </w:r>
      </w:del>
      <w:r w:rsidR="0000563A" w:rsidRPr="0000563A">
        <w:rPr>
          <w:b/>
          <w:bCs/>
        </w:rPr>
        <w:t xml:space="preserve">ost and </w:t>
      </w:r>
      <w:ins w:id="1050" w:author="Arya" w:date="2025-02-27T11:26:00Z" w16du:dateUtc="2025-02-27T05:56:00Z">
        <w:r w:rsidR="000D14F1">
          <w:rPr>
            <w:b/>
            <w:bCs/>
          </w:rPr>
          <w:t>p</w:t>
        </w:r>
      </w:ins>
      <w:del w:id="1051" w:author="Arya" w:date="2025-02-27T11:26:00Z" w16du:dateUtc="2025-02-27T05:56:00Z">
        <w:r w:rsidR="0000563A" w:rsidRPr="0000563A" w:rsidDel="000D14F1">
          <w:rPr>
            <w:b/>
            <w:bCs/>
          </w:rPr>
          <w:delText>P</w:delText>
        </w:r>
      </w:del>
      <w:r w:rsidR="0000563A" w:rsidRPr="0000563A">
        <w:rPr>
          <w:b/>
          <w:bCs/>
        </w:rPr>
        <w:t>erformance</w:t>
      </w:r>
      <w:r w:rsidR="00D17D60">
        <w:rPr>
          <w:b/>
          <w:bCs/>
        </w:rPr>
        <w:t xml:space="preserve">: </w:t>
      </w:r>
      <w:r w:rsidR="0000563A" w:rsidRPr="0000563A">
        <w:t xml:space="preserve">Configure storage, resolution, and throughput settings based on specific needs </w:t>
      </w:r>
      <w:sdt>
        <w:sdtPr>
          <w:id w:val="1044483711"/>
          <w:citation/>
        </w:sdtPr>
        <w:sdtContent>
          <w:r w:rsidR="00E15FF3">
            <w:fldChar w:fldCharType="begin"/>
          </w:r>
          <w:r w:rsidR="00E15FF3">
            <w:instrText xml:space="preserve"> CITATION Smi23 \l 1033 </w:instrText>
          </w:r>
          <w:r w:rsidR="00E15FF3">
            <w:fldChar w:fldCharType="separate"/>
          </w:r>
          <w:r w:rsidR="007D06CD" w:rsidRPr="007D06CD">
            <w:rPr>
              <w:noProof/>
            </w:rPr>
            <w:t>[52]</w:t>
          </w:r>
          <w:r w:rsidR="00E15FF3">
            <w:fldChar w:fldCharType="end"/>
          </w:r>
        </w:sdtContent>
      </w:sdt>
      <w:r w:rsidR="0000563A" w:rsidRPr="0000563A">
        <w:t>.</w:t>
      </w:r>
    </w:p>
    <w:p w14:paraId="19FFE518" w14:textId="38D821B3" w:rsidR="0000563A" w:rsidRPr="0000563A" w:rsidRDefault="0000563A">
      <w:pPr>
        <w:pStyle w:val="NormalBPBHEB"/>
        <w:numPr>
          <w:ilvl w:val="0"/>
          <w:numId w:val="43"/>
        </w:numPr>
        <w:pPrChange w:id="1052" w:author="Arya" w:date="2025-02-27T11:26:00Z" w16du:dateUtc="2025-02-27T05:56:00Z">
          <w:pPr/>
        </w:pPrChange>
      </w:pPr>
      <w:r w:rsidRPr="0000563A">
        <w:rPr>
          <w:b/>
          <w:bCs/>
        </w:rPr>
        <w:t xml:space="preserve">Ensuring </w:t>
      </w:r>
      <w:ins w:id="1053" w:author="Arya" w:date="2025-02-27T11:26:00Z" w16du:dateUtc="2025-02-27T05:56:00Z">
        <w:r w:rsidR="000D14F1">
          <w:rPr>
            <w:b/>
            <w:bCs/>
          </w:rPr>
          <w:t>s</w:t>
        </w:r>
      </w:ins>
      <w:del w:id="1054" w:author="Arya" w:date="2025-02-27T11:26:00Z" w16du:dateUtc="2025-02-27T05:56:00Z">
        <w:r w:rsidRPr="0000563A" w:rsidDel="000D14F1">
          <w:rPr>
            <w:b/>
            <w:bCs/>
          </w:rPr>
          <w:delText>S</w:delText>
        </w:r>
      </w:del>
      <w:r w:rsidRPr="0000563A">
        <w:rPr>
          <w:b/>
          <w:bCs/>
        </w:rPr>
        <w:t>ecurity</w:t>
      </w:r>
      <w:r w:rsidR="00D17D60">
        <w:rPr>
          <w:b/>
          <w:bCs/>
        </w:rPr>
        <w:t xml:space="preserve">: </w:t>
      </w:r>
      <w:r w:rsidRPr="0000563A">
        <w:t>Implement encryption and access controls to safeguard video data.</w:t>
      </w:r>
    </w:p>
    <w:p w14:paraId="09049327" w14:textId="3ACE21A5" w:rsidR="0000563A" w:rsidRPr="0000563A" w:rsidRDefault="0086075D">
      <w:pPr>
        <w:pStyle w:val="Heading3BPBHEB"/>
        <w:pPrChange w:id="1055" w:author="Arya" w:date="2025-02-27T11:26:00Z" w16du:dateUtc="2025-02-27T05:56:00Z">
          <w:pPr>
            <w:pStyle w:val="Heading2"/>
          </w:pPr>
        </w:pPrChange>
      </w:pPr>
      <w:r>
        <w:t>Wrap up</w:t>
      </w:r>
    </w:p>
    <w:p w14:paraId="0F8DF2F2" w14:textId="12F32AF7" w:rsidR="0000563A" w:rsidRPr="0000563A" w:rsidRDefault="0000563A">
      <w:pPr>
        <w:pStyle w:val="NormalBPBHEB"/>
        <w:pPrChange w:id="1056" w:author="Arya" w:date="2025-02-27T11:27:00Z" w16du:dateUtc="2025-02-27T05:57:00Z">
          <w:pPr/>
        </w:pPrChange>
      </w:pPr>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77DCB704" w:rsidR="0011762C" w:rsidRPr="0011762C" w:rsidRDefault="0011762C">
      <w:pPr>
        <w:pStyle w:val="Heading2BPBHEB"/>
        <w:pPrChange w:id="1057" w:author="Arya" w:date="2025-02-27T11:27:00Z" w16du:dateUtc="2025-02-27T05:57:00Z">
          <w:pPr>
            <w:pStyle w:val="Heading1"/>
          </w:pPr>
        </w:pPrChange>
      </w:pPr>
      <w:r w:rsidRPr="0011762C">
        <w:t xml:space="preserve">Amazon Nimble </w:t>
      </w:r>
      <w:ins w:id="1058" w:author="Arya" w:date="2025-02-27T11:27:00Z" w16du:dateUtc="2025-02-27T05:57:00Z">
        <w:r w:rsidR="00607576">
          <w:t>s</w:t>
        </w:r>
      </w:ins>
      <w:del w:id="1059" w:author="Arya" w:date="2025-02-27T11:27:00Z" w16du:dateUtc="2025-02-27T05:57:00Z">
        <w:r w:rsidRPr="0011762C" w:rsidDel="00607576">
          <w:delText>S</w:delText>
        </w:r>
      </w:del>
      <w:r w:rsidRPr="0011762C">
        <w:t>tudio</w:t>
      </w:r>
    </w:p>
    <w:p w14:paraId="65B5A46E" w14:textId="77777777" w:rsidR="0011762C" w:rsidRPr="0011762C" w:rsidRDefault="0011762C">
      <w:pPr>
        <w:pStyle w:val="NormalBPBHEB"/>
        <w:pPrChange w:id="1060" w:author="Arya" w:date="2025-02-27T11:27:00Z" w16du:dateUtc="2025-02-27T05:57:00Z">
          <w:pPr/>
        </w:pPrChange>
      </w:pPr>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269B6855" w:rsidR="0011762C" w:rsidRDefault="0011762C">
      <w:pPr>
        <w:pStyle w:val="Heading3BPBHEB"/>
        <w:pPrChange w:id="1061" w:author="Arya" w:date="2025-02-27T11:27:00Z" w16du:dateUtc="2025-02-27T05:57:00Z">
          <w:pPr>
            <w:pStyle w:val="Heading2"/>
          </w:pPr>
        </w:pPrChange>
      </w:pPr>
      <w:r w:rsidRPr="0011762C">
        <w:t xml:space="preserve">Key </w:t>
      </w:r>
      <w:ins w:id="1062" w:author="Arya" w:date="2025-02-27T11:27:00Z" w16du:dateUtc="2025-02-27T05:57:00Z">
        <w:r w:rsidR="00607576">
          <w:t>f</w:t>
        </w:r>
      </w:ins>
      <w:del w:id="1063" w:author="Arya" w:date="2025-02-27T11:27:00Z" w16du:dateUtc="2025-02-27T05:57:00Z">
        <w:r w:rsidRPr="0011762C" w:rsidDel="00607576">
          <w:delText>F</w:delText>
        </w:r>
      </w:del>
      <w:r w:rsidRPr="0011762C">
        <w:t xml:space="preserve">eatures </w:t>
      </w:r>
    </w:p>
    <w:p w14:paraId="26540411" w14:textId="2B8B2338" w:rsidR="00B017A3" w:rsidRPr="00B017A3" w:rsidRDefault="00B017A3">
      <w:pPr>
        <w:pStyle w:val="NormalBPBHEB"/>
        <w:pPrChange w:id="1064" w:author="Arya" w:date="2025-02-27T11:27:00Z" w16du:dateUtc="2025-02-27T05:57:00Z">
          <w:pPr/>
        </w:pPrChange>
      </w:pPr>
      <w:r w:rsidRPr="00B017A3">
        <w:t>This section highlights the features, applications, and benefits of Amazon Nimble Studio in the media and entertainment industry.</w:t>
      </w:r>
      <w:r>
        <w:t xml:space="preserve"> </w:t>
      </w:r>
      <w:commentRangeStart w:id="1065"/>
      <w:r w:rsidR="00187E4F">
        <w:t>Below we introduce</w:t>
      </w:r>
      <w:r w:rsidR="00BC13F8">
        <w:t xml:space="preserve"> a sample </w:t>
      </w:r>
      <w:r w:rsidR="008251F1">
        <w:t>of its key features:</w:t>
      </w:r>
      <w:commentRangeEnd w:id="1065"/>
      <w:r w:rsidR="00A57706">
        <w:rPr>
          <w:rStyle w:val="CommentReference"/>
          <w:rFonts w:asciiTheme="minorHAnsi" w:eastAsiaTheme="minorHAnsi" w:hAnsiTheme="minorHAnsi" w:cstheme="minorBidi"/>
        </w:rPr>
        <w:commentReference w:id="1065"/>
      </w:r>
    </w:p>
    <w:p w14:paraId="612D5283" w14:textId="0CFE52F7" w:rsidR="008251F1" w:rsidRPr="008251F1" w:rsidRDefault="008251F1">
      <w:pPr>
        <w:pStyle w:val="NormalBPBHEB"/>
        <w:numPr>
          <w:ilvl w:val="0"/>
          <w:numId w:val="44"/>
        </w:numPr>
        <w:pPrChange w:id="1066" w:author="Arya" w:date="2025-02-27T11:27:00Z" w16du:dateUtc="2025-02-27T05:57:00Z">
          <w:pPr/>
        </w:pPrChange>
      </w:pPr>
      <w:r w:rsidRPr="008251F1">
        <w:rPr>
          <w:b/>
          <w:bCs/>
        </w:rPr>
        <w:t xml:space="preserve">Virtual </w:t>
      </w:r>
      <w:ins w:id="1067" w:author="Arya" w:date="2025-02-27T11:27:00Z" w16du:dateUtc="2025-02-27T05:57:00Z">
        <w:r w:rsidR="00607576">
          <w:rPr>
            <w:b/>
            <w:bCs/>
          </w:rPr>
          <w:t>s</w:t>
        </w:r>
      </w:ins>
      <w:del w:id="1068" w:author="Arya" w:date="2025-02-27T11:27:00Z" w16du:dateUtc="2025-02-27T05:57:00Z">
        <w:r w:rsidRPr="008251F1" w:rsidDel="00607576">
          <w:rPr>
            <w:b/>
            <w:bCs/>
          </w:rPr>
          <w:delText>S</w:delText>
        </w:r>
      </w:del>
      <w:r w:rsidRPr="008251F1">
        <w:rPr>
          <w:b/>
          <w:bCs/>
        </w:rPr>
        <w:t>tudio in the Cloud</w:t>
      </w:r>
      <w:r w:rsidRPr="008251F1">
        <w:t>: Provides a cloud-based virtual studio, enabling creative professionals to collaborate on content creation from anywhere.</w:t>
      </w:r>
    </w:p>
    <w:p w14:paraId="2F782C08" w14:textId="58D0B163" w:rsidR="00900AC9" w:rsidRPr="0011762C" w:rsidRDefault="008251F1">
      <w:pPr>
        <w:pStyle w:val="NormalBPBHEB"/>
        <w:numPr>
          <w:ilvl w:val="0"/>
          <w:numId w:val="44"/>
        </w:numPr>
        <w:pPrChange w:id="1069" w:author="Arya" w:date="2025-02-27T11:27:00Z" w16du:dateUtc="2025-02-27T05:57:00Z">
          <w:pPr/>
        </w:pPrChange>
      </w:pPr>
      <w:r w:rsidRPr="008251F1">
        <w:rPr>
          <w:b/>
          <w:bCs/>
        </w:rPr>
        <w:t>End-to-</w:t>
      </w:r>
      <w:ins w:id="1070" w:author="Arya" w:date="2025-02-27T11:27:00Z" w16du:dateUtc="2025-02-27T05:57:00Z">
        <w:r w:rsidR="00607576">
          <w:rPr>
            <w:b/>
            <w:bCs/>
          </w:rPr>
          <w:t>e</w:t>
        </w:r>
      </w:ins>
      <w:del w:id="1071" w:author="Arya" w:date="2025-02-27T11:27:00Z" w16du:dateUtc="2025-02-27T05:57:00Z">
        <w:r w:rsidRPr="008251F1" w:rsidDel="00607576">
          <w:rPr>
            <w:b/>
            <w:bCs/>
          </w:rPr>
          <w:delText>E</w:delText>
        </w:r>
      </w:del>
      <w:r w:rsidRPr="008251F1">
        <w:rPr>
          <w:b/>
          <w:bCs/>
        </w:rPr>
        <w:t xml:space="preserve">nd </w:t>
      </w:r>
      <w:ins w:id="1072" w:author="Arya" w:date="2025-02-27T11:27:00Z" w16du:dateUtc="2025-02-27T05:57:00Z">
        <w:r w:rsidR="00607576">
          <w:rPr>
            <w:b/>
            <w:bCs/>
          </w:rPr>
          <w:t>p</w:t>
        </w:r>
      </w:ins>
      <w:del w:id="1073" w:author="Arya" w:date="2025-02-27T11:27:00Z" w16du:dateUtc="2025-02-27T05:57:00Z">
        <w:r w:rsidRPr="008251F1" w:rsidDel="00607576">
          <w:rPr>
            <w:b/>
            <w:bCs/>
          </w:rPr>
          <w:delText>P</w:delText>
        </w:r>
      </w:del>
      <w:r w:rsidRPr="008251F1">
        <w:rPr>
          <w:b/>
          <w:bCs/>
        </w:rPr>
        <w:t>roduction</w:t>
      </w:r>
      <w:r w:rsidRPr="008251F1">
        <w:t xml:space="preserve">: Offers comprehensive tools for content production, including virtual workstations, scalable storage, and integration with popular creative applications </w:t>
      </w:r>
      <w:sdt>
        <w:sdtPr>
          <w:id w:val="-1707860845"/>
          <w:citation/>
        </w:sdtPr>
        <w:sdtContent>
          <w:r w:rsidR="00416A8E">
            <w:fldChar w:fldCharType="begin"/>
          </w:r>
          <w:r w:rsidR="00416A8E">
            <w:instrText xml:space="preserve"> CITATION AWS2b4 \l 1033 </w:instrText>
          </w:r>
          <w:r w:rsidR="00416A8E">
            <w:fldChar w:fldCharType="separate"/>
          </w:r>
          <w:r w:rsidR="007D06CD" w:rsidRPr="007D06CD">
            <w:rPr>
              <w:noProof/>
            </w:rPr>
            <w:t>[49]</w:t>
          </w:r>
          <w:r w:rsidR="00416A8E">
            <w:fldChar w:fldCharType="end"/>
          </w:r>
        </w:sdtContent>
      </w:sdt>
      <w:r w:rsidR="00416A8E">
        <w:t>.</w:t>
      </w:r>
    </w:p>
    <w:p w14:paraId="5F9C1396" w14:textId="63B99AFB" w:rsidR="0011762C" w:rsidRPr="0011762C" w:rsidRDefault="0011762C">
      <w:pPr>
        <w:pStyle w:val="NormalBPBHEB"/>
        <w:numPr>
          <w:ilvl w:val="0"/>
          <w:numId w:val="44"/>
        </w:numPr>
        <w:pPrChange w:id="1074" w:author="Arya" w:date="2025-02-27T11:27:00Z" w16du:dateUtc="2025-02-27T05:57:00Z">
          <w:pPr/>
        </w:pPrChange>
      </w:pPr>
      <w:r w:rsidRPr="0011762C">
        <w:rPr>
          <w:b/>
          <w:bCs/>
        </w:rPr>
        <w:t xml:space="preserve">Collaborative </w:t>
      </w:r>
      <w:ins w:id="1075" w:author="Arya" w:date="2025-02-27T11:27:00Z" w16du:dateUtc="2025-02-27T05:57:00Z">
        <w:r w:rsidR="00607576">
          <w:rPr>
            <w:b/>
            <w:bCs/>
          </w:rPr>
          <w:t>w</w:t>
        </w:r>
      </w:ins>
      <w:del w:id="1076" w:author="Arya" w:date="2025-02-27T11:27:00Z" w16du:dateUtc="2025-02-27T05:57:00Z">
        <w:r w:rsidRPr="0011762C" w:rsidDel="00607576">
          <w:rPr>
            <w:b/>
            <w:bCs/>
          </w:rPr>
          <w:delText>W</w:delText>
        </w:r>
      </w:del>
      <w:r w:rsidRPr="0011762C">
        <w:rPr>
          <w:b/>
          <w:bCs/>
        </w:rPr>
        <w:t>orkflows</w:t>
      </w:r>
      <w:r w:rsidRPr="0011762C">
        <w:t xml:space="preserve">: </w:t>
      </w:r>
      <w:r w:rsidR="00C078F9" w:rsidRPr="0011762C">
        <w:t>Helps</w:t>
      </w:r>
      <w:r w:rsidRPr="0011762C">
        <w:t xml:space="preserve"> team collaboration, allowing artists and contributors to work simultaneously on projects.</w:t>
      </w:r>
    </w:p>
    <w:p w14:paraId="01A8393D" w14:textId="6EC91758" w:rsidR="0011762C" w:rsidRPr="0011762C" w:rsidRDefault="0011762C">
      <w:pPr>
        <w:pStyle w:val="NormalBPBHEB"/>
        <w:numPr>
          <w:ilvl w:val="0"/>
          <w:numId w:val="44"/>
        </w:numPr>
        <w:pPrChange w:id="1077" w:author="Arya" w:date="2025-02-27T11:27:00Z" w16du:dateUtc="2025-02-27T05:57:00Z">
          <w:pPr/>
        </w:pPrChange>
      </w:pPr>
      <w:r w:rsidRPr="0011762C">
        <w:rPr>
          <w:b/>
          <w:bCs/>
        </w:rPr>
        <w:t xml:space="preserve">Elastic </w:t>
      </w:r>
      <w:ins w:id="1078" w:author="Arya" w:date="2025-02-27T11:27:00Z" w16du:dateUtc="2025-02-27T05:57:00Z">
        <w:r w:rsidR="00607576">
          <w:rPr>
            <w:b/>
            <w:bCs/>
          </w:rPr>
          <w:t>r</w:t>
        </w:r>
      </w:ins>
      <w:del w:id="1079" w:author="Arya" w:date="2025-02-27T11:27:00Z" w16du:dateUtc="2025-02-27T05:57:00Z">
        <w:r w:rsidRPr="0011762C" w:rsidDel="00607576">
          <w:rPr>
            <w:b/>
            <w:bCs/>
          </w:rPr>
          <w:delText>R</w:delText>
        </w:r>
      </w:del>
      <w:r w:rsidRPr="0011762C">
        <w:rPr>
          <w:b/>
          <w:bCs/>
        </w:rPr>
        <w:t>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Content>
          <w:r w:rsidR="00416A8E">
            <w:fldChar w:fldCharType="begin"/>
          </w:r>
          <w:r w:rsidR="00416A8E">
            <w:instrText xml:space="preserve"> CITATION Smi23 \l 1033 </w:instrText>
          </w:r>
          <w:r w:rsidR="00416A8E">
            <w:fldChar w:fldCharType="separate"/>
          </w:r>
          <w:r w:rsidR="007D06CD" w:rsidRPr="007D06CD">
            <w:rPr>
              <w:noProof/>
            </w:rPr>
            <w:t>[52]</w:t>
          </w:r>
          <w:r w:rsidR="00416A8E">
            <w:fldChar w:fldCharType="end"/>
          </w:r>
        </w:sdtContent>
      </w:sdt>
      <w:r w:rsidRPr="0011762C">
        <w:t>.</w:t>
      </w:r>
    </w:p>
    <w:p w14:paraId="2DA8812C" w14:textId="744F3D85" w:rsidR="0011762C" w:rsidRDefault="0011762C">
      <w:pPr>
        <w:pStyle w:val="Heading3BPBHEB"/>
        <w:pPrChange w:id="1080" w:author="Arya" w:date="2025-02-27T11:28:00Z" w16du:dateUtc="2025-02-27T05:58:00Z">
          <w:pPr>
            <w:pStyle w:val="Heading2"/>
          </w:pPr>
        </w:pPrChange>
      </w:pPr>
      <w:r w:rsidRPr="0011762C">
        <w:t xml:space="preserve">Use </w:t>
      </w:r>
      <w:ins w:id="1081" w:author="Arya" w:date="2025-02-27T11:29:00Z" w16du:dateUtc="2025-02-27T05:59:00Z">
        <w:r w:rsidR="00445121">
          <w:t>c</w:t>
        </w:r>
      </w:ins>
      <w:del w:id="1082" w:author="Arya" w:date="2025-02-27T11:29:00Z" w16du:dateUtc="2025-02-27T05:59:00Z">
        <w:r w:rsidRPr="0011762C" w:rsidDel="00445121">
          <w:delText>C</w:delText>
        </w:r>
      </w:del>
      <w:r w:rsidRPr="0011762C">
        <w:t xml:space="preserve">ases of Amazon Nimble </w:t>
      </w:r>
      <w:ins w:id="1083" w:author="Arya" w:date="2025-02-27T11:29:00Z" w16du:dateUtc="2025-02-27T05:59:00Z">
        <w:r w:rsidR="00445121">
          <w:t>s</w:t>
        </w:r>
      </w:ins>
      <w:del w:id="1084" w:author="Arya" w:date="2025-02-27T11:29:00Z" w16du:dateUtc="2025-02-27T05:59:00Z">
        <w:r w:rsidRPr="0011762C" w:rsidDel="00445121">
          <w:delText>S</w:delText>
        </w:r>
      </w:del>
      <w:r w:rsidRPr="0011762C">
        <w:t>tudio</w:t>
      </w:r>
    </w:p>
    <w:p w14:paraId="5718F69A" w14:textId="0E5F643D" w:rsidR="00900AC9" w:rsidRPr="0011762C" w:rsidRDefault="00B72712">
      <w:pPr>
        <w:pStyle w:val="NormalBPBHEB"/>
        <w:pPrChange w:id="1085" w:author="Arya" w:date="2025-02-27T11:29:00Z" w16du:dateUtc="2025-02-27T05:59:00Z">
          <w:pPr/>
        </w:pPrChange>
      </w:pPr>
      <w:r w:rsidRPr="00B72712">
        <w:rPr>
          <w:b/>
          <w:bCs/>
        </w:rPr>
        <w:t>AWS Identity and Access Management (IAM)</w:t>
      </w:r>
      <w:r w:rsidR="00D049EA">
        <w:rPr>
          <w:b/>
          <w:bCs/>
        </w:rPr>
        <w:t xml:space="preserve"> </w:t>
      </w:r>
      <w:r w:rsidR="00D049EA">
        <w:t xml:space="preserve">are </w:t>
      </w:r>
      <w:r w:rsidR="00B43879">
        <w:t>important tools when</w:t>
      </w:r>
      <w:r w:rsidR="00F45D4B">
        <w:t xml:space="preserve"> talking about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C011F0D" w:rsidR="0011762C" w:rsidRPr="0011762C" w:rsidRDefault="0011762C">
      <w:pPr>
        <w:pStyle w:val="NormalBPBHEB"/>
        <w:numPr>
          <w:ilvl w:val="0"/>
          <w:numId w:val="45"/>
        </w:numPr>
        <w:pPrChange w:id="1086" w:author="Arya" w:date="2025-02-27T11:29:00Z" w16du:dateUtc="2025-02-27T05:59:00Z">
          <w:pPr/>
        </w:pPrChange>
      </w:pPr>
      <w:r w:rsidRPr="0011762C">
        <w:rPr>
          <w:b/>
          <w:bCs/>
        </w:rPr>
        <w:t>Animation and VFX</w:t>
      </w:r>
      <w:r w:rsidR="001D22C1">
        <w:rPr>
          <w:b/>
          <w:bCs/>
        </w:rPr>
        <w:t xml:space="preserve">: </w:t>
      </w:r>
      <w:r w:rsidRPr="0011762C">
        <w:t>Supports high-quality animation and VFX production, improving collaboration and productivity.</w:t>
      </w:r>
    </w:p>
    <w:p w14:paraId="0E7C7B93" w14:textId="5B846B8D" w:rsidR="0011762C" w:rsidRPr="0011762C" w:rsidRDefault="0011762C">
      <w:pPr>
        <w:pStyle w:val="NormalBPBHEB"/>
        <w:numPr>
          <w:ilvl w:val="0"/>
          <w:numId w:val="45"/>
        </w:numPr>
        <w:pPrChange w:id="1087" w:author="Arya" w:date="2025-02-27T11:29:00Z" w16du:dateUtc="2025-02-27T05:59:00Z">
          <w:pPr/>
        </w:pPrChange>
      </w:pPr>
      <w:r w:rsidRPr="0011762C">
        <w:rPr>
          <w:b/>
          <w:bCs/>
        </w:rPr>
        <w:t xml:space="preserve">Remote </w:t>
      </w:r>
      <w:ins w:id="1088" w:author="Arya" w:date="2025-02-27T11:29:00Z" w16du:dateUtc="2025-02-27T05:59:00Z">
        <w:r w:rsidR="00445121">
          <w:rPr>
            <w:b/>
            <w:bCs/>
          </w:rPr>
          <w:t>m</w:t>
        </w:r>
      </w:ins>
      <w:del w:id="1089" w:author="Arya" w:date="2025-02-27T11:29:00Z" w16du:dateUtc="2025-02-27T05:59:00Z">
        <w:r w:rsidRPr="0011762C" w:rsidDel="00445121">
          <w:rPr>
            <w:b/>
            <w:bCs/>
          </w:rPr>
          <w:delText>M</w:delText>
        </w:r>
      </w:del>
      <w:r w:rsidRPr="0011762C">
        <w:rPr>
          <w:b/>
          <w:bCs/>
        </w:rPr>
        <w:t xml:space="preserve">edia </w:t>
      </w:r>
      <w:ins w:id="1090" w:author="Arya" w:date="2025-02-27T11:29:00Z" w16du:dateUtc="2025-02-27T05:59:00Z">
        <w:r w:rsidR="00445121">
          <w:rPr>
            <w:b/>
            <w:bCs/>
          </w:rPr>
          <w:t>c</w:t>
        </w:r>
      </w:ins>
      <w:del w:id="1091" w:author="Arya" w:date="2025-02-27T11:29:00Z" w16du:dateUtc="2025-02-27T05:59:00Z">
        <w:r w:rsidRPr="0011762C" w:rsidDel="00445121">
          <w:rPr>
            <w:b/>
            <w:bCs/>
          </w:rPr>
          <w:delText>C</w:delText>
        </w:r>
      </w:del>
      <w:r w:rsidRPr="0011762C">
        <w:rPr>
          <w:b/>
          <w:bCs/>
        </w:rPr>
        <w:t>ollaboration</w:t>
      </w:r>
      <w:r w:rsidR="001D22C1">
        <w:rPr>
          <w:b/>
          <w:bCs/>
        </w:rPr>
        <w:t xml:space="preserve">: </w:t>
      </w:r>
      <w:r w:rsidRPr="0011762C">
        <w:t>Enables geographically dispersed teams to collaborate effectively, addressing the challenges of remote production.</w:t>
      </w:r>
    </w:p>
    <w:p w14:paraId="2969B49F" w14:textId="3F9AAE36" w:rsidR="0011762C" w:rsidRPr="0011762C" w:rsidRDefault="0011762C">
      <w:pPr>
        <w:pStyle w:val="NormalBPBHEB"/>
        <w:numPr>
          <w:ilvl w:val="0"/>
          <w:numId w:val="45"/>
        </w:numPr>
        <w:pPrChange w:id="1092" w:author="Arya" w:date="2025-02-27T11:29:00Z" w16du:dateUtc="2025-02-27T05:59:00Z">
          <w:pPr/>
        </w:pPrChange>
      </w:pPr>
      <w:r w:rsidRPr="0011762C">
        <w:rPr>
          <w:b/>
          <w:bCs/>
        </w:rPr>
        <w:lastRenderedPageBreak/>
        <w:t xml:space="preserve">Interactive </w:t>
      </w:r>
      <w:ins w:id="1093" w:author="Arya" w:date="2025-02-27T11:29:00Z" w16du:dateUtc="2025-02-27T05:59:00Z">
        <w:r w:rsidR="00445121">
          <w:rPr>
            <w:b/>
            <w:bCs/>
          </w:rPr>
          <w:t>m</w:t>
        </w:r>
      </w:ins>
      <w:del w:id="1094" w:author="Arya" w:date="2025-02-27T11:29:00Z" w16du:dateUtc="2025-02-27T05:59:00Z">
        <w:r w:rsidRPr="0011762C" w:rsidDel="00445121">
          <w:rPr>
            <w:b/>
            <w:bCs/>
          </w:rPr>
          <w:delText>M</w:delText>
        </w:r>
      </w:del>
      <w:r w:rsidRPr="0011762C">
        <w:rPr>
          <w:b/>
          <w:bCs/>
        </w:rPr>
        <w:t xml:space="preserve">edia and </w:t>
      </w:r>
      <w:ins w:id="1095" w:author="Arya" w:date="2025-02-27T11:29:00Z" w16du:dateUtc="2025-02-27T05:59:00Z">
        <w:r w:rsidR="00445121">
          <w:rPr>
            <w:b/>
            <w:bCs/>
          </w:rPr>
          <w:t>g</w:t>
        </w:r>
      </w:ins>
      <w:del w:id="1096" w:author="Arya" w:date="2025-02-27T11:29:00Z" w16du:dateUtc="2025-02-27T05:59:00Z">
        <w:r w:rsidRPr="0011762C" w:rsidDel="00445121">
          <w:rPr>
            <w:b/>
            <w:bCs/>
          </w:rPr>
          <w:delText>G</w:delText>
        </w:r>
      </w:del>
      <w:r w:rsidRPr="0011762C">
        <w:rPr>
          <w:b/>
          <w:bCs/>
        </w:rPr>
        <w:t>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Content>
          <w:r w:rsidR="00416A8E">
            <w:fldChar w:fldCharType="begin"/>
          </w:r>
          <w:r w:rsidR="00416A8E">
            <w:instrText xml:space="preserve"> CITATION Jon24 \l 1033 </w:instrText>
          </w:r>
          <w:r w:rsidR="00416A8E">
            <w:fldChar w:fldCharType="separate"/>
          </w:r>
          <w:r w:rsidR="007D06CD" w:rsidRPr="007D06CD">
            <w:rPr>
              <w:noProof/>
            </w:rPr>
            <w:t>[53]</w:t>
          </w:r>
          <w:r w:rsidR="00416A8E">
            <w:fldChar w:fldCharType="end"/>
          </w:r>
        </w:sdtContent>
      </w:sdt>
      <w:r w:rsidRPr="0011762C">
        <w:t>.</w:t>
      </w:r>
    </w:p>
    <w:p w14:paraId="1915DF8E" w14:textId="6690AC8A" w:rsidR="0011762C" w:rsidRDefault="0011762C">
      <w:pPr>
        <w:pStyle w:val="Heading3BPBHEB"/>
        <w:pPrChange w:id="1097" w:author="Arya" w:date="2025-02-27T11:29:00Z" w16du:dateUtc="2025-02-27T05:59:00Z">
          <w:pPr>
            <w:pStyle w:val="Heading2"/>
          </w:pPr>
        </w:pPrChange>
      </w:pPr>
      <w:commentRangeStart w:id="1098"/>
      <w:r w:rsidRPr="0011762C">
        <w:t xml:space="preserve">Best </w:t>
      </w:r>
      <w:r w:rsidR="00852D1C" w:rsidRPr="0011762C">
        <w:t>practices for effective usage</w:t>
      </w:r>
      <w:commentRangeEnd w:id="1098"/>
      <w:r w:rsidR="00852D1C">
        <w:rPr>
          <w:rStyle w:val="CommentReference"/>
          <w:rFonts w:asciiTheme="minorHAnsi" w:eastAsiaTheme="minorHAnsi" w:hAnsiTheme="minorHAnsi" w:cstheme="minorBidi"/>
          <w:b w:val="0"/>
          <w:color w:val="auto"/>
          <w:lang w:val="en-US"/>
        </w:rPr>
        <w:commentReference w:id="1098"/>
      </w:r>
    </w:p>
    <w:p w14:paraId="264F932F" w14:textId="6494C5F3" w:rsidR="00900AC9" w:rsidRPr="0011762C" w:rsidRDefault="00384E66">
      <w:pPr>
        <w:pStyle w:val="NormalBPBHEB"/>
        <w:numPr>
          <w:ilvl w:val="0"/>
          <w:numId w:val="46"/>
        </w:numPr>
        <w:pPrChange w:id="1099" w:author="Arya" w:date="2025-02-27T11:30:00Z" w16du:dateUtc="2025-02-27T06:00:00Z">
          <w:pPr/>
        </w:pPrChange>
      </w:pPr>
      <w:r w:rsidRPr="00384E66">
        <w:rPr>
          <w:b/>
          <w:bCs/>
        </w:rPr>
        <w:t xml:space="preserve">Amazon S3 and Amazon </w:t>
      </w:r>
      <w:proofErr w:type="spellStart"/>
      <w:r w:rsidRPr="00384E66">
        <w:rPr>
          <w:b/>
          <w:bCs/>
        </w:rPr>
        <w:t>FSx</w:t>
      </w:r>
      <w:proofErr w:type="spellEnd"/>
      <w:r w:rsidRPr="00384E66">
        <w:rPr>
          <w:b/>
          <w:bCs/>
        </w:rPr>
        <w:t xml:space="preserve"> for </w:t>
      </w:r>
      <w:proofErr w:type="spellStart"/>
      <w:r w:rsidRPr="00384E66">
        <w:rPr>
          <w:b/>
          <w:bCs/>
        </w:rPr>
        <w:t>Lustre</w:t>
      </w:r>
      <w:proofErr w:type="spellEnd"/>
      <w:r w:rsidRPr="00384E66">
        <w:rPr>
          <w:b/>
          <w:bCs/>
        </w:rPr>
        <w:t xml:space="preserv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w:t>
      </w:r>
      <w:proofErr w:type="spellStart"/>
      <w:r w:rsidRPr="00384E66">
        <w:t>FSx</w:t>
      </w:r>
      <w:proofErr w:type="spellEnd"/>
      <w:r w:rsidRPr="00384E66">
        <w:t xml:space="preserve"> for </w:t>
      </w:r>
      <w:proofErr w:type="spellStart"/>
      <w:r w:rsidRPr="00384E66">
        <w:t>Lustre</w:t>
      </w:r>
      <w:proofErr w:type="spellEnd"/>
      <w:r w:rsidRPr="00384E66">
        <w:t xml:space="preserv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7C2A46BC" w:rsidR="0011762C" w:rsidRPr="0011762C" w:rsidRDefault="007151E5">
      <w:pPr>
        <w:pStyle w:val="NormalBPBHEB"/>
        <w:numPr>
          <w:ilvl w:val="0"/>
          <w:numId w:val="46"/>
        </w:numPr>
        <w:pPrChange w:id="1100" w:author="Arya" w:date="2025-02-27T11:30:00Z" w16du:dateUtc="2025-02-27T06:00:00Z">
          <w:pPr/>
        </w:pPrChange>
      </w:pPr>
      <w:r w:rsidRPr="0011762C">
        <w:rPr>
          <w:b/>
          <w:bCs/>
        </w:rPr>
        <w:t>Improving</w:t>
      </w:r>
      <w:r w:rsidR="0011762C" w:rsidRPr="0011762C">
        <w:rPr>
          <w:b/>
          <w:bCs/>
        </w:rPr>
        <w:t xml:space="preserve"> </w:t>
      </w:r>
      <w:ins w:id="1101" w:author="Arya" w:date="2025-02-27T11:29:00Z" w16du:dateUtc="2025-02-27T05:59:00Z">
        <w:r w:rsidR="00852D1C">
          <w:rPr>
            <w:b/>
            <w:bCs/>
          </w:rPr>
          <w:t>w</w:t>
        </w:r>
      </w:ins>
      <w:del w:id="1102" w:author="Arya" w:date="2025-02-27T11:29:00Z" w16du:dateUtc="2025-02-27T05:59:00Z">
        <w:r w:rsidR="0011762C" w:rsidRPr="0011762C" w:rsidDel="00852D1C">
          <w:rPr>
            <w:b/>
            <w:bCs/>
          </w:rPr>
          <w:delText>W</w:delText>
        </w:r>
      </w:del>
      <w:r w:rsidR="0011762C" w:rsidRPr="0011762C">
        <w:rPr>
          <w:b/>
          <w:bCs/>
        </w:rPr>
        <w:t xml:space="preserve">orkstation </w:t>
      </w:r>
      <w:ins w:id="1103" w:author="Arya" w:date="2025-02-27T11:29:00Z" w16du:dateUtc="2025-02-27T05:59:00Z">
        <w:r w:rsidR="00852D1C">
          <w:rPr>
            <w:b/>
            <w:bCs/>
          </w:rPr>
          <w:t>c</w:t>
        </w:r>
      </w:ins>
      <w:del w:id="1104" w:author="Arya" w:date="2025-02-27T11:29:00Z" w16du:dateUtc="2025-02-27T05:59:00Z">
        <w:r w:rsidR="0011762C" w:rsidRPr="0011762C" w:rsidDel="00852D1C">
          <w:rPr>
            <w:b/>
            <w:bCs/>
          </w:rPr>
          <w:delText>C</w:delText>
        </w:r>
      </w:del>
      <w:r w:rsidR="0011762C" w:rsidRPr="0011762C">
        <w:rPr>
          <w:b/>
          <w:bCs/>
        </w:rPr>
        <w:t>onfigurations</w:t>
      </w:r>
      <w:r w:rsidR="00A77E82">
        <w:rPr>
          <w:b/>
          <w:bCs/>
        </w:rPr>
        <w:t xml:space="preserve">: </w:t>
      </w:r>
      <w:r w:rsidR="0011762C" w:rsidRPr="0011762C">
        <w:t xml:space="preserve">Select </w:t>
      </w:r>
      <w:r w:rsidR="006879DC" w:rsidRPr="0011762C">
        <w:t>the right</w:t>
      </w:r>
      <w:r w:rsidR="00C078F9" w:rsidRPr="0011762C">
        <w:t xml:space="preserve"> instance</w:t>
      </w:r>
      <w:r w:rsidR="0011762C" w:rsidRPr="0011762C">
        <w:t xml:space="preserve"> types and GPU configurations for </w:t>
      </w:r>
      <w:r w:rsidR="00187E4F" w:rsidRPr="0011762C">
        <w:t>the best</w:t>
      </w:r>
      <w:r w:rsidR="0011762C" w:rsidRPr="0011762C">
        <w:t xml:space="preserve"> performance.</w:t>
      </w:r>
    </w:p>
    <w:p w14:paraId="01654463" w14:textId="4FD79C7A" w:rsidR="0011762C" w:rsidRPr="0011762C" w:rsidRDefault="0011762C">
      <w:pPr>
        <w:pStyle w:val="NormalBPBHEB"/>
        <w:numPr>
          <w:ilvl w:val="0"/>
          <w:numId w:val="46"/>
        </w:numPr>
        <w:pPrChange w:id="1105" w:author="Arya" w:date="2025-02-27T11:30:00Z" w16du:dateUtc="2025-02-27T06:00:00Z">
          <w:pPr/>
        </w:pPrChange>
      </w:pPr>
      <w:r w:rsidRPr="0011762C">
        <w:rPr>
          <w:b/>
          <w:bCs/>
        </w:rPr>
        <w:t xml:space="preserve">Implementing </w:t>
      </w:r>
      <w:ins w:id="1106" w:author="Arya" w:date="2025-02-27T11:30:00Z" w16du:dateUtc="2025-02-27T06:00:00Z">
        <w:r w:rsidR="00852D1C">
          <w:rPr>
            <w:b/>
            <w:bCs/>
          </w:rPr>
          <w:t>s</w:t>
        </w:r>
      </w:ins>
      <w:del w:id="1107" w:author="Arya" w:date="2025-02-27T11:30:00Z" w16du:dateUtc="2025-02-27T06:00:00Z">
        <w:r w:rsidRPr="0011762C" w:rsidDel="00852D1C">
          <w:rPr>
            <w:b/>
            <w:bCs/>
          </w:rPr>
          <w:delText>S</w:delText>
        </w:r>
      </w:del>
      <w:r w:rsidRPr="0011762C">
        <w:rPr>
          <w:b/>
          <w:bCs/>
        </w:rPr>
        <w:t xml:space="preserve">ecure </w:t>
      </w:r>
      <w:ins w:id="1108" w:author="Arya" w:date="2025-02-27T11:30:00Z" w16du:dateUtc="2025-02-27T06:00:00Z">
        <w:r w:rsidR="00852D1C">
          <w:rPr>
            <w:b/>
            <w:bCs/>
          </w:rPr>
          <w:t>c</w:t>
        </w:r>
      </w:ins>
      <w:del w:id="1109" w:author="Arya" w:date="2025-02-27T11:30:00Z" w16du:dateUtc="2025-02-27T06:00:00Z">
        <w:r w:rsidRPr="0011762C" w:rsidDel="00852D1C">
          <w:rPr>
            <w:b/>
            <w:bCs/>
          </w:rPr>
          <w:delText>C</w:delText>
        </w:r>
      </w:del>
      <w:r w:rsidRPr="0011762C">
        <w:rPr>
          <w:b/>
          <w:bCs/>
        </w:rPr>
        <w:t>ollaboration</w:t>
      </w:r>
      <w:r w:rsidR="00A77E82">
        <w:rPr>
          <w:b/>
          <w:bCs/>
        </w:rPr>
        <w:t xml:space="preserve">: </w:t>
      </w:r>
      <w:r w:rsidRPr="0011762C">
        <w:t>Configure access controls, encrypt data, and audit permissions regularly.</w:t>
      </w:r>
    </w:p>
    <w:p w14:paraId="24FD3C3E" w14:textId="7641CA6E" w:rsidR="0011762C" w:rsidRPr="0011762C" w:rsidRDefault="008865C3">
      <w:pPr>
        <w:pStyle w:val="Heading3BPBHEB"/>
        <w:pPrChange w:id="1110" w:author="Arya" w:date="2025-02-27T11:30:00Z" w16du:dateUtc="2025-02-27T06:00:00Z">
          <w:pPr>
            <w:pStyle w:val="Heading2"/>
          </w:pPr>
        </w:pPrChange>
      </w:pPr>
      <w:r>
        <w:t>Wrap up</w:t>
      </w:r>
    </w:p>
    <w:p w14:paraId="21FCEBCC" w14:textId="77777777" w:rsidR="0011762C" w:rsidRPr="0011762C" w:rsidRDefault="0011762C">
      <w:pPr>
        <w:pStyle w:val="NormalBPBHEB"/>
        <w:pPrChange w:id="1111" w:author="Arya" w:date="2025-02-27T11:30:00Z" w16du:dateUtc="2025-02-27T06:00:00Z">
          <w:pPr/>
        </w:pPrChange>
      </w:pPr>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17956720" w:rsidR="008865C3" w:rsidRPr="008865C3" w:rsidRDefault="008865C3">
      <w:pPr>
        <w:pStyle w:val="Heading2BPBHEB"/>
        <w:pPrChange w:id="1112" w:author="Arya" w:date="2025-02-27T11:30:00Z" w16du:dateUtc="2025-02-27T06:00:00Z">
          <w:pPr>
            <w:pStyle w:val="Heading1"/>
          </w:pPr>
        </w:pPrChange>
      </w:pPr>
      <w:r w:rsidRPr="008865C3">
        <w:t xml:space="preserve">AWS </w:t>
      </w:r>
      <w:r w:rsidR="00D14AA7" w:rsidRPr="008865C3">
        <w:t>elemental appliances &amp; software</w:t>
      </w:r>
    </w:p>
    <w:p w14:paraId="4BA5826D" w14:textId="77777777" w:rsidR="008865C3" w:rsidRPr="008865C3" w:rsidRDefault="008865C3">
      <w:pPr>
        <w:pStyle w:val="NormalBPBHEB"/>
        <w:pPrChange w:id="1113" w:author="Arya" w:date="2025-02-27T11:30:00Z" w16du:dateUtc="2025-02-27T06:00:00Z">
          <w:pPr/>
        </w:pPrChange>
      </w:pPr>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13364FA9" w:rsidR="008865C3" w:rsidRDefault="008865C3">
      <w:pPr>
        <w:pStyle w:val="Heading3BPBHEB"/>
        <w:pPrChange w:id="1114" w:author="Arya" w:date="2025-02-27T11:30:00Z" w16du:dateUtc="2025-02-27T06:00:00Z">
          <w:pPr>
            <w:pStyle w:val="Heading2"/>
          </w:pPr>
        </w:pPrChange>
      </w:pPr>
      <w:r w:rsidRPr="009465ED">
        <w:t xml:space="preserve">Key </w:t>
      </w:r>
      <w:ins w:id="1115" w:author="Arya" w:date="2025-02-27T11:31:00Z" w16du:dateUtc="2025-02-27T06:01:00Z">
        <w:r w:rsidR="00D14AA7">
          <w:t>c</w:t>
        </w:r>
      </w:ins>
      <w:del w:id="1116" w:author="Arya" w:date="2025-02-27T11:31:00Z" w16du:dateUtc="2025-02-27T06:01:00Z">
        <w:r w:rsidRPr="009465ED" w:rsidDel="00D14AA7">
          <w:delText>C</w:delText>
        </w:r>
      </w:del>
      <w:r w:rsidRPr="009465ED">
        <w:t xml:space="preserve">omponents and </w:t>
      </w:r>
      <w:ins w:id="1117" w:author="Arya" w:date="2025-02-27T11:31:00Z" w16du:dateUtc="2025-02-27T06:01:00Z">
        <w:r w:rsidR="00D14AA7">
          <w:t>f</w:t>
        </w:r>
      </w:ins>
      <w:del w:id="1118" w:author="Arya" w:date="2025-02-27T11:31:00Z" w16du:dateUtc="2025-02-27T06:01:00Z">
        <w:r w:rsidRPr="009465ED" w:rsidDel="00D14AA7">
          <w:delText>F</w:delText>
        </w:r>
      </w:del>
      <w:r w:rsidRPr="009465ED">
        <w:t>eatures</w:t>
      </w:r>
    </w:p>
    <w:p w14:paraId="6E32C912" w14:textId="7D041FBC" w:rsidR="00B04D0E" w:rsidRPr="00B04D0E" w:rsidRDefault="00F156DF">
      <w:pPr>
        <w:pStyle w:val="NormalBPBHEB"/>
        <w:pPrChange w:id="1119" w:author="Arya" w:date="2025-02-27T11:31:00Z" w16du:dateUtc="2025-02-27T06:01:00Z">
          <w:pPr/>
        </w:pPrChange>
      </w:pPr>
      <w:r>
        <w:t xml:space="preserve">AWS Elemental includes </w:t>
      </w:r>
      <w:r w:rsidR="00667452">
        <w:t xml:space="preserve">the following key features to reinforce its </w:t>
      </w:r>
      <w:r w:rsidR="00667452" w:rsidRPr="00AA3C78">
        <w:t>role in delivering high-quality, scalable, and efficient video content across various platforms</w:t>
      </w:r>
      <w:r w:rsidR="00A06D6F">
        <w:t>:</w:t>
      </w:r>
    </w:p>
    <w:p w14:paraId="2A6A7ADA" w14:textId="44D37A7F" w:rsidR="008865C3" w:rsidRPr="008865C3" w:rsidRDefault="008865C3">
      <w:pPr>
        <w:pStyle w:val="NormalBPBHEB"/>
        <w:numPr>
          <w:ilvl w:val="0"/>
          <w:numId w:val="47"/>
        </w:numPr>
        <w:pPrChange w:id="1120" w:author="Arya" w:date="2025-02-27T11:31:00Z" w16du:dateUtc="2025-02-27T06:01:00Z">
          <w:pPr/>
        </w:pPrChange>
      </w:pPr>
      <w:r w:rsidRPr="008865C3">
        <w:rPr>
          <w:b/>
          <w:bCs/>
        </w:rPr>
        <w:t xml:space="preserve">Elemental </w:t>
      </w:r>
      <w:ins w:id="1121" w:author="Arya" w:date="2025-02-27T11:31:00Z" w16du:dateUtc="2025-02-27T06:01:00Z">
        <w:r w:rsidR="00D14AA7">
          <w:rPr>
            <w:b/>
            <w:bCs/>
          </w:rPr>
          <w:t>l</w:t>
        </w:r>
      </w:ins>
      <w:del w:id="1122" w:author="Arya" w:date="2025-02-27T11:31:00Z" w16du:dateUtc="2025-02-27T06:01:00Z">
        <w:r w:rsidRPr="008865C3" w:rsidDel="00D14AA7">
          <w:rPr>
            <w:b/>
            <w:bCs/>
          </w:rPr>
          <w:delText>L</w:delText>
        </w:r>
      </w:del>
      <w:r w:rsidRPr="008865C3">
        <w:rPr>
          <w:b/>
          <w:bCs/>
        </w:rPr>
        <w:t>ive</w:t>
      </w:r>
      <w:r w:rsidRPr="008865C3">
        <w:t xml:space="preserve">: Real-time video and audio processing software that ensures high-quality live streaming by encoding and packaging content for various devices </w:t>
      </w:r>
      <w:sdt>
        <w:sdtPr>
          <w:id w:val="337816439"/>
          <w:citation/>
        </w:sdtPr>
        <w:sdtContent>
          <w:r w:rsidR="00E825FB">
            <w:fldChar w:fldCharType="begin"/>
          </w:r>
          <w:r w:rsidR="00E07ED0">
            <w:instrText xml:space="preserve">CITATION AWSnd \l 1033 </w:instrText>
          </w:r>
          <w:r w:rsidR="00E825FB">
            <w:fldChar w:fldCharType="separate"/>
          </w:r>
          <w:r w:rsidR="007D06CD" w:rsidRPr="007D06CD">
            <w:rPr>
              <w:noProof/>
            </w:rPr>
            <w:t>[56]</w:t>
          </w:r>
          <w:r w:rsidR="00E825FB">
            <w:fldChar w:fldCharType="end"/>
          </w:r>
        </w:sdtContent>
      </w:sdt>
      <w:r w:rsidR="00B77D71">
        <w:t>.</w:t>
      </w:r>
    </w:p>
    <w:p w14:paraId="51F7BB29" w14:textId="4ECCF8B7" w:rsidR="008865C3" w:rsidRPr="008865C3" w:rsidRDefault="008865C3">
      <w:pPr>
        <w:pStyle w:val="NormalBPBHEB"/>
        <w:numPr>
          <w:ilvl w:val="0"/>
          <w:numId w:val="47"/>
        </w:numPr>
        <w:pPrChange w:id="1123" w:author="Arya" w:date="2025-02-27T11:31:00Z" w16du:dateUtc="2025-02-27T06:01:00Z">
          <w:pPr/>
        </w:pPrChange>
      </w:pPr>
      <w:r w:rsidRPr="008865C3">
        <w:rPr>
          <w:b/>
          <w:bCs/>
        </w:rPr>
        <w:t xml:space="preserve">Elemental </w:t>
      </w:r>
      <w:ins w:id="1124" w:author="Arya" w:date="2025-02-27T11:31:00Z" w16du:dateUtc="2025-02-27T06:01:00Z">
        <w:r w:rsidR="00D14AA7">
          <w:rPr>
            <w:b/>
            <w:bCs/>
          </w:rPr>
          <w:t>s</w:t>
        </w:r>
      </w:ins>
      <w:del w:id="1125" w:author="Arya" w:date="2025-02-27T11:31:00Z" w16du:dateUtc="2025-02-27T06:01:00Z">
        <w:r w:rsidRPr="008865C3" w:rsidDel="00D14AA7">
          <w:rPr>
            <w:b/>
            <w:bCs/>
          </w:rPr>
          <w:delText>S</w:delText>
        </w:r>
      </w:del>
      <w:r w:rsidRPr="008865C3">
        <w:rPr>
          <w:b/>
          <w:bCs/>
        </w:rPr>
        <w:t>erver</w:t>
      </w:r>
      <w:r w:rsidRPr="008865C3">
        <w:t xml:space="preserve">: An on-premises video processing solution for file-based video transcoding, creating on-demand assets </w:t>
      </w:r>
      <w:r w:rsidR="007151E5" w:rsidRPr="008865C3">
        <w:t>improved</w:t>
      </w:r>
      <w:r w:rsidRPr="008865C3">
        <w:t xml:space="preserve"> for different screens </w:t>
      </w:r>
      <w:sdt>
        <w:sdtPr>
          <w:id w:val="-716960430"/>
          <w:citation/>
        </w:sdtPr>
        <w:sdtContent>
          <w:r w:rsidR="00B77D71">
            <w:fldChar w:fldCharType="begin"/>
          </w:r>
          <w:r w:rsidR="00B77D71">
            <w:instrText xml:space="preserve"> CITATION Smi23 \l 1033 </w:instrText>
          </w:r>
          <w:r w:rsidR="00B77D71">
            <w:fldChar w:fldCharType="separate"/>
          </w:r>
          <w:r w:rsidR="007D06CD" w:rsidRPr="007D06CD">
            <w:rPr>
              <w:noProof/>
            </w:rPr>
            <w:t>[52]</w:t>
          </w:r>
          <w:r w:rsidR="00B77D71">
            <w:fldChar w:fldCharType="end"/>
          </w:r>
        </w:sdtContent>
      </w:sdt>
      <w:r w:rsidR="00B77D71">
        <w:t>.</w:t>
      </w:r>
    </w:p>
    <w:p w14:paraId="27D3F60D" w14:textId="59DDD657" w:rsidR="008865C3" w:rsidRDefault="008865C3">
      <w:pPr>
        <w:pStyle w:val="NormalBPBHEB"/>
        <w:numPr>
          <w:ilvl w:val="0"/>
          <w:numId w:val="47"/>
        </w:numPr>
        <w:pPrChange w:id="1126" w:author="Arya" w:date="2025-02-27T11:31:00Z" w16du:dateUtc="2025-02-27T06:01:00Z">
          <w:pPr/>
        </w:pPrChange>
      </w:pPr>
      <w:r w:rsidRPr="008865C3">
        <w:rPr>
          <w:b/>
          <w:bCs/>
        </w:rPr>
        <w:t xml:space="preserve">Elemental </w:t>
      </w:r>
      <w:ins w:id="1127" w:author="Arya" w:date="2025-02-27T11:31:00Z" w16du:dateUtc="2025-02-27T06:01:00Z">
        <w:r w:rsidR="00D14AA7">
          <w:rPr>
            <w:b/>
            <w:bCs/>
          </w:rPr>
          <w:t>c</w:t>
        </w:r>
      </w:ins>
      <w:del w:id="1128" w:author="Arya" w:date="2025-02-27T11:31:00Z" w16du:dateUtc="2025-02-27T06:01:00Z">
        <w:r w:rsidRPr="008865C3" w:rsidDel="00D14AA7">
          <w:rPr>
            <w:b/>
            <w:bCs/>
          </w:rPr>
          <w:delText>C</w:delText>
        </w:r>
      </w:del>
      <w:r w:rsidRPr="008865C3">
        <w:rPr>
          <w:b/>
          <w:bCs/>
        </w:rPr>
        <w:t>onductor</w:t>
      </w:r>
      <w:r w:rsidRPr="008865C3">
        <w:t xml:space="preserve">: A centralized management tool for coordinating multiple Elemental Live and Server instances, streamlining control and monitoring </w:t>
      </w:r>
      <w:sdt>
        <w:sdtPr>
          <w:id w:val="299268410"/>
          <w:citation/>
        </w:sdtPr>
        <w:sdtContent>
          <w:r w:rsidR="00B77D71">
            <w:fldChar w:fldCharType="begin"/>
          </w:r>
          <w:r w:rsidR="00B77D71">
            <w:instrText xml:space="preserve"> CITATION Jon24 \l 1033 </w:instrText>
          </w:r>
          <w:r w:rsidR="00B77D71">
            <w:fldChar w:fldCharType="separate"/>
          </w:r>
          <w:r w:rsidR="007D06CD" w:rsidRPr="007D06CD">
            <w:rPr>
              <w:noProof/>
            </w:rPr>
            <w:t>[53]</w:t>
          </w:r>
          <w:r w:rsidR="00B77D71">
            <w:fldChar w:fldCharType="end"/>
          </w:r>
        </w:sdtContent>
      </w:sdt>
      <w:r w:rsidR="00B77D71">
        <w:t>.</w:t>
      </w:r>
    </w:p>
    <w:p w14:paraId="1A6EA62E" w14:textId="0F5376A7" w:rsidR="004D00A4" w:rsidRPr="004D00A4" w:rsidRDefault="004D00A4">
      <w:pPr>
        <w:pStyle w:val="NormalBPBHEB"/>
        <w:numPr>
          <w:ilvl w:val="0"/>
          <w:numId w:val="47"/>
        </w:numPr>
        <w:pPrChange w:id="1129" w:author="Arya" w:date="2025-02-27T11:31:00Z" w16du:dateUtc="2025-02-27T06:01:00Z">
          <w:pPr/>
        </w:pPrChange>
      </w:pPr>
      <w:r w:rsidRPr="004D00A4">
        <w:rPr>
          <w:b/>
          <w:bCs/>
        </w:rPr>
        <w:t xml:space="preserve">Complete </w:t>
      </w:r>
      <w:ins w:id="1130" w:author="Arya" w:date="2025-02-27T11:31:00Z" w16du:dateUtc="2025-02-27T06:01:00Z">
        <w:r w:rsidR="00D14AA7">
          <w:rPr>
            <w:b/>
            <w:bCs/>
          </w:rPr>
          <w:t>v</w:t>
        </w:r>
      </w:ins>
      <w:del w:id="1131" w:author="Arya" w:date="2025-02-27T11:31:00Z" w16du:dateUtc="2025-02-27T06:01:00Z">
        <w:r w:rsidRPr="004D00A4" w:rsidDel="00D14AA7">
          <w:rPr>
            <w:b/>
            <w:bCs/>
          </w:rPr>
          <w:delText>V</w:delText>
        </w:r>
      </w:del>
      <w:r w:rsidRPr="004D00A4">
        <w:rPr>
          <w:b/>
          <w:bCs/>
        </w:rPr>
        <w:t xml:space="preserve">ideo </w:t>
      </w:r>
      <w:ins w:id="1132" w:author="Arya" w:date="2025-02-27T11:31:00Z" w16du:dateUtc="2025-02-27T06:01:00Z">
        <w:r w:rsidR="00D14AA7">
          <w:rPr>
            <w:b/>
            <w:bCs/>
          </w:rPr>
          <w:t>p</w:t>
        </w:r>
      </w:ins>
      <w:del w:id="1133" w:author="Arya" w:date="2025-02-27T11:31:00Z" w16du:dateUtc="2025-02-27T06:01:00Z">
        <w:r w:rsidRPr="004D00A4" w:rsidDel="00D14AA7">
          <w:rPr>
            <w:b/>
            <w:bCs/>
          </w:rPr>
          <w:delText>P</w:delText>
        </w:r>
      </w:del>
      <w:r w:rsidRPr="004D00A4">
        <w:rPr>
          <w:b/>
          <w:bCs/>
        </w:rPr>
        <w:t xml:space="preserve">rocessing </w:t>
      </w:r>
      <w:ins w:id="1134" w:author="Arya" w:date="2025-02-27T11:31:00Z" w16du:dateUtc="2025-02-27T06:01:00Z">
        <w:r w:rsidR="00D14AA7">
          <w:rPr>
            <w:b/>
            <w:bCs/>
          </w:rPr>
          <w:t>s</w:t>
        </w:r>
      </w:ins>
      <w:del w:id="1135" w:author="Arya" w:date="2025-02-27T11:31:00Z" w16du:dateUtc="2025-02-27T06:01:00Z">
        <w:r w:rsidRPr="004D00A4" w:rsidDel="00D14AA7">
          <w:rPr>
            <w:b/>
            <w:bCs/>
          </w:rPr>
          <w:delText>S</w:delText>
        </w:r>
      </w:del>
      <w:r w:rsidRPr="004D00A4">
        <w:rPr>
          <w:b/>
          <w:bCs/>
        </w:rPr>
        <w:t>olution</w:t>
      </w:r>
      <w:r w:rsidRPr="004D00A4">
        <w:t>: Provides a comprehensive solution for video processing, encompassing encoding, transcoding, packaging, and delivery.</w:t>
      </w:r>
    </w:p>
    <w:p w14:paraId="21E9EC1C" w14:textId="44189AD9" w:rsidR="004D00A4" w:rsidRPr="004D00A4" w:rsidRDefault="004D00A4">
      <w:pPr>
        <w:pStyle w:val="NormalBPBHEB"/>
        <w:numPr>
          <w:ilvl w:val="0"/>
          <w:numId w:val="47"/>
        </w:numPr>
        <w:pPrChange w:id="1136" w:author="Arya" w:date="2025-02-27T11:31:00Z" w16du:dateUtc="2025-02-27T06:01:00Z">
          <w:pPr/>
        </w:pPrChange>
      </w:pPr>
      <w:r w:rsidRPr="004D00A4">
        <w:rPr>
          <w:b/>
          <w:bCs/>
        </w:rPr>
        <w:t xml:space="preserve">Scalability and </w:t>
      </w:r>
      <w:ins w:id="1137" w:author="Arya" w:date="2025-02-27T11:31:00Z" w16du:dateUtc="2025-02-27T06:01:00Z">
        <w:r w:rsidR="00D14AA7">
          <w:rPr>
            <w:b/>
            <w:bCs/>
          </w:rPr>
          <w:t>f</w:t>
        </w:r>
      </w:ins>
      <w:del w:id="1138" w:author="Arya" w:date="2025-02-27T11:31:00Z" w16du:dateUtc="2025-02-27T06:01:00Z">
        <w:r w:rsidRPr="004D00A4" w:rsidDel="00D14AA7">
          <w:rPr>
            <w:b/>
            <w:bCs/>
          </w:rPr>
          <w:delText>F</w:delText>
        </w:r>
      </w:del>
      <w:r w:rsidRPr="004D00A4">
        <w:rPr>
          <w:b/>
          <w:bCs/>
        </w:rPr>
        <w:t>lexibility</w:t>
      </w:r>
      <w:r w:rsidRPr="004D00A4">
        <w:t xml:space="preserve">: Built to scale and adapt to varying project demands and audience sizes </w:t>
      </w:r>
      <w:sdt>
        <w:sdtPr>
          <w:id w:val="289557348"/>
          <w:citation/>
        </w:sdtPr>
        <w:sdtContent>
          <w:r w:rsidR="00B77D71">
            <w:fldChar w:fldCharType="begin"/>
          </w:r>
          <w:r w:rsidR="00E07ED0">
            <w:instrText xml:space="preserve">CITATION AWSnd \l 1033 </w:instrText>
          </w:r>
          <w:r w:rsidR="00B77D71">
            <w:fldChar w:fldCharType="separate"/>
          </w:r>
          <w:r w:rsidR="007D06CD" w:rsidRPr="007D06CD">
            <w:rPr>
              <w:noProof/>
            </w:rPr>
            <w:t>[56]</w:t>
          </w:r>
          <w:r w:rsidR="00B77D71">
            <w:fldChar w:fldCharType="end"/>
          </w:r>
        </w:sdtContent>
      </w:sdt>
      <w:r w:rsidR="00B77D71">
        <w:t>.</w:t>
      </w:r>
    </w:p>
    <w:p w14:paraId="0993289E" w14:textId="5553ABA7" w:rsidR="008865C3" w:rsidRPr="009465ED" w:rsidRDefault="008865C3">
      <w:pPr>
        <w:pStyle w:val="Heading3BPBHEB"/>
        <w:pPrChange w:id="1139" w:author="Arya" w:date="2025-02-27T11:31:00Z" w16du:dateUtc="2025-02-27T06:01:00Z">
          <w:pPr>
            <w:pStyle w:val="Heading2"/>
          </w:pPr>
        </w:pPrChange>
      </w:pPr>
      <w:r w:rsidRPr="009465ED">
        <w:lastRenderedPageBreak/>
        <w:t xml:space="preserve">Use </w:t>
      </w:r>
      <w:ins w:id="1140" w:author="Arya" w:date="2025-02-27T11:31:00Z" w16du:dateUtc="2025-02-27T06:01:00Z">
        <w:r w:rsidR="00BC6358">
          <w:t>c</w:t>
        </w:r>
      </w:ins>
      <w:del w:id="1141" w:author="Arya" w:date="2025-02-27T11:31:00Z" w16du:dateUtc="2025-02-27T06:01:00Z">
        <w:r w:rsidRPr="009465ED" w:rsidDel="00BC6358">
          <w:delText>C</w:delText>
        </w:r>
      </w:del>
      <w:r w:rsidRPr="009465ED">
        <w:t xml:space="preserve">ases of AWS </w:t>
      </w:r>
      <w:ins w:id="1142" w:author="Arya" w:date="2025-02-27T11:31:00Z" w16du:dateUtc="2025-02-27T06:01:00Z">
        <w:r w:rsidR="00D14AA7">
          <w:t>e</w:t>
        </w:r>
      </w:ins>
      <w:del w:id="1143" w:author="Arya" w:date="2025-02-27T11:31:00Z" w16du:dateUtc="2025-02-27T06:01:00Z">
        <w:r w:rsidRPr="009465ED" w:rsidDel="00D14AA7">
          <w:delText>E</w:delText>
        </w:r>
      </w:del>
      <w:r w:rsidRPr="009465ED">
        <w:t xml:space="preserve">lemental </w:t>
      </w:r>
      <w:ins w:id="1144" w:author="Arya" w:date="2025-02-27T11:31:00Z" w16du:dateUtc="2025-02-27T06:01:00Z">
        <w:r w:rsidR="00D14AA7">
          <w:t>a</w:t>
        </w:r>
      </w:ins>
      <w:del w:id="1145" w:author="Arya" w:date="2025-02-27T11:31:00Z" w16du:dateUtc="2025-02-27T06:01:00Z">
        <w:r w:rsidRPr="009465ED" w:rsidDel="00D14AA7">
          <w:delText>A</w:delText>
        </w:r>
      </w:del>
      <w:r w:rsidRPr="009465ED">
        <w:t xml:space="preserve">ppliances </w:t>
      </w:r>
      <w:ins w:id="1146" w:author="Arya" w:date="2025-02-27T11:31:00Z" w16du:dateUtc="2025-02-27T06:01:00Z">
        <w:r w:rsidR="00D14AA7">
          <w:t>and</w:t>
        </w:r>
      </w:ins>
      <w:del w:id="1147" w:author="Arya" w:date="2025-02-27T11:31:00Z" w16du:dateUtc="2025-02-27T06:01:00Z">
        <w:r w:rsidRPr="009465ED" w:rsidDel="00D14AA7">
          <w:delText>&amp;</w:delText>
        </w:r>
      </w:del>
      <w:r w:rsidRPr="009465ED">
        <w:t xml:space="preserve"> </w:t>
      </w:r>
      <w:ins w:id="1148" w:author="Arya" w:date="2025-02-27T11:31:00Z" w16du:dateUtc="2025-02-27T06:01:00Z">
        <w:r w:rsidR="00D14AA7">
          <w:t>s</w:t>
        </w:r>
      </w:ins>
      <w:del w:id="1149" w:author="Arya" w:date="2025-02-27T11:31:00Z" w16du:dateUtc="2025-02-27T06:01:00Z">
        <w:r w:rsidRPr="009465ED" w:rsidDel="00D14AA7">
          <w:delText>S</w:delText>
        </w:r>
      </w:del>
      <w:r w:rsidRPr="009465ED">
        <w:t>oftware</w:t>
      </w:r>
    </w:p>
    <w:p w14:paraId="5F1686C7" w14:textId="50AD0704" w:rsidR="008865C3" w:rsidRPr="008865C3" w:rsidRDefault="008865C3">
      <w:pPr>
        <w:pStyle w:val="NormalBPBHEB"/>
        <w:numPr>
          <w:ilvl w:val="0"/>
          <w:numId w:val="48"/>
        </w:numPr>
        <w:pPrChange w:id="1150" w:author="Arya" w:date="2025-02-27T11:32:00Z" w16du:dateUtc="2025-02-27T06:02:00Z">
          <w:pPr/>
        </w:pPrChange>
      </w:pPr>
      <w:commentRangeStart w:id="1151"/>
      <w:r w:rsidRPr="008865C3">
        <w:rPr>
          <w:b/>
          <w:bCs/>
        </w:rPr>
        <w:t xml:space="preserve">Live </w:t>
      </w:r>
      <w:ins w:id="1152" w:author="Arya" w:date="2025-02-27T11:32:00Z" w16du:dateUtc="2025-02-27T06:02:00Z">
        <w:r w:rsidR="00BC6358">
          <w:rPr>
            <w:b/>
            <w:bCs/>
          </w:rPr>
          <w:t>e</w:t>
        </w:r>
      </w:ins>
      <w:del w:id="1153" w:author="Arya" w:date="2025-02-27T11:32:00Z" w16du:dateUtc="2025-02-27T06:02:00Z">
        <w:r w:rsidRPr="008865C3" w:rsidDel="00BC6358">
          <w:rPr>
            <w:b/>
            <w:bCs/>
          </w:rPr>
          <w:delText>E</w:delText>
        </w:r>
      </w:del>
      <w:r w:rsidRPr="008865C3">
        <w:rPr>
          <w:b/>
          <w:bCs/>
        </w:rPr>
        <w:t xml:space="preserve">vent </w:t>
      </w:r>
      <w:ins w:id="1154" w:author="Arya" w:date="2025-02-27T11:32:00Z" w16du:dateUtc="2025-02-27T06:02:00Z">
        <w:r w:rsidR="00BC6358">
          <w:rPr>
            <w:b/>
            <w:bCs/>
          </w:rPr>
          <w:t>s</w:t>
        </w:r>
      </w:ins>
      <w:del w:id="1155" w:author="Arya" w:date="2025-02-27T11:32:00Z" w16du:dateUtc="2025-02-27T06:02:00Z">
        <w:r w:rsidRPr="008865C3" w:rsidDel="00BC6358">
          <w:rPr>
            <w:b/>
            <w:bCs/>
          </w:rPr>
          <w:delText>S</w:delText>
        </w:r>
      </w:del>
      <w:r w:rsidRPr="008865C3">
        <w:rPr>
          <w:b/>
          <w:bCs/>
        </w:rPr>
        <w:t>treaming</w:t>
      </w:r>
      <w:r w:rsidR="00FA7CD1">
        <w:rPr>
          <w:b/>
          <w:bCs/>
        </w:rPr>
        <w:t xml:space="preserve">: </w:t>
      </w:r>
      <w:commentRangeEnd w:id="1151"/>
      <w:r w:rsidR="00BC6358">
        <w:rPr>
          <w:rStyle w:val="CommentReference"/>
        </w:rPr>
        <w:commentReference w:id="1151"/>
      </w:r>
      <w:r w:rsidRPr="008865C3">
        <w:t xml:space="preserve">Enables real-time encoding and packaging of video content for global audiences during live events, ensuring a seamless viewing experience </w:t>
      </w:r>
      <w:sdt>
        <w:sdtPr>
          <w:id w:val="1602455049"/>
          <w:citation/>
        </w:sdtPr>
        <w:sdtContent>
          <w:r w:rsidR="00C21FFA">
            <w:fldChar w:fldCharType="begin"/>
          </w:r>
          <w:r w:rsidR="00C21FFA">
            <w:instrText xml:space="preserve"> CITATION Smi23 \l 1033 </w:instrText>
          </w:r>
          <w:r w:rsidR="00C21FFA">
            <w:fldChar w:fldCharType="separate"/>
          </w:r>
          <w:r w:rsidR="007D06CD" w:rsidRPr="007D06CD">
            <w:rPr>
              <w:noProof/>
            </w:rPr>
            <w:t>[52]</w:t>
          </w:r>
          <w:r w:rsidR="00C21FFA">
            <w:fldChar w:fldCharType="end"/>
          </w:r>
        </w:sdtContent>
      </w:sdt>
      <w:r w:rsidR="00C21FFA">
        <w:t>.</w:t>
      </w:r>
    </w:p>
    <w:p w14:paraId="1546FE8A" w14:textId="6174BFB5" w:rsidR="008865C3" w:rsidRPr="008865C3" w:rsidRDefault="008865C3">
      <w:pPr>
        <w:pStyle w:val="NormalBPBHEB"/>
        <w:numPr>
          <w:ilvl w:val="0"/>
          <w:numId w:val="48"/>
        </w:numPr>
        <w:pPrChange w:id="1156" w:author="Arya" w:date="2025-02-27T11:32:00Z" w16du:dateUtc="2025-02-27T06:02:00Z">
          <w:pPr/>
        </w:pPrChange>
      </w:pPr>
      <w:r w:rsidRPr="008865C3">
        <w:rPr>
          <w:b/>
          <w:bCs/>
        </w:rPr>
        <w:t>On-</w:t>
      </w:r>
      <w:ins w:id="1157" w:author="Arya" w:date="2025-02-27T11:32:00Z" w16du:dateUtc="2025-02-27T06:02:00Z">
        <w:r w:rsidR="00BC6358">
          <w:rPr>
            <w:b/>
            <w:bCs/>
          </w:rPr>
          <w:t>d</w:t>
        </w:r>
      </w:ins>
      <w:del w:id="1158" w:author="Arya" w:date="2025-02-27T11:32:00Z" w16du:dateUtc="2025-02-27T06:02:00Z">
        <w:r w:rsidRPr="008865C3" w:rsidDel="00BC6358">
          <w:rPr>
            <w:b/>
            <w:bCs/>
          </w:rPr>
          <w:delText>D</w:delText>
        </w:r>
      </w:del>
      <w:r w:rsidRPr="008865C3">
        <w:rPr>
          <w:b/>
          <w:bCs/>
        </w:rPr>
        <w:t xml:space="preserve">emand </w:t>
      </w:r>
      <w:ins w:id="1159" w:author="Arya" w:date="2025-02-27T11:32:00Z" w16du:dateUtc="2025-02-27T06:02:00Z">
        <w:r w:rsidR="00BC6358">
          <w:rPr>
            <w:b/>
            <w:bCs/>
          </w:rPr>
          <w:t>v</w:t>
        </w:r>
      </w:ins>
      <w:del w:id="1160" w:author="Arya" w:date="2025-02-27T11:32:00Z" w16du:dateUtc="2025-02-27T06:02:00Z">
        <w:r w:rsidRPr="008865C3" w:rsidDel="00BC6358">
          <w:rPr>
            <w:b/>
            <w:bCs/>
          </w:rPr>
          <w:delText>V</w:delText>
        </w:r>
      </w:del>
      <w:r w:rsidRPr="008865C3">
        <w:rPr>
          <w:b/>
          <w:bCs/>
        </w:rPr>
        <w:t xml:space="preserve">ideo </w:t>
      </w:r>
      <w:ins w:id="1161" w:author="Arya" w:date="2025-02-27T11:32:00Z" w16du:dateUtc="2025-02-27T06:02:00Z">
        <w:r w:rsidR="00BC6358">
          <w:rPr>
            <w:b/>
            <w:bCs/>
          </w:rPr>
          <w:t>p</w:t>
        </w:r>
      </w:ins>
      <w:del w:id="1162" w:author="Arya" w:date="2025-02-27T11:32:00Z" w16du:dateUtc="2025-02-27T06:02:00Z">
        <w:r w:rsidRPr="008865C3" w:rsidDel="00BC6358">
          <w:rPr>
            <w:b/>
            <w:bCs/>
          </w:rPr>
          <w:delText>P</w:delText>
        </w:r>
      </w:del>
      <w:r w:rsidRPr="008865C3">
        <w:rPr>
          <w:b/>
          <w:bCs/>
        </w:rPr>
        <w:t>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Content>
          <w:r w:rsidR="006A00C2">
            <w:fldChar w:fldCharType="begin"/>
          </w:r>
          <w:r w:rsidR="00E07ED0">
            <w:instrText xml:space="preserve">CITATION AWSnd \l 1033 </w:instrText>
          </w:r>
          <w:r w:rsidR="006A00C2">
            <w:fldChar w:fldCharType="separate"/>
          </w:r>
          <w:r w:rsidR="007D06CD" w:rsidRPr="007D06CD">
            <w:rPr>
              <w:noProof/>
            </w:rPr>
            <w:t>[56]</w:t>
          </w:r>
          <w:r w:rsidR="006A00C2">
            <w:fldChar w:fldCharType="end"/>
          </w:r>
        </w:sdtContent>
      </w:sdt>
      <w:r w:rsidR="006A00C2">
        <w:t>.</w:t>
      </w:r>
    </w:p>
    <w:p w14:paraId="0DCDBC3D" w14:textId="71A26D95" w:rsidR="008865C3" w:rsidRPr="008865C3" w:rsidRDefault="008865C3">
      <w:pPr>
        <w:pStyle w:val="NormalBPBHEB"/>
        <w:numPr>
          <w:ilvl w:val="0"/>
          <w:numId w:val="48"/>
        </w:numPr>
        <w:pPrChange w:id="1163" w:author="Arya" w:date="2025-02-27T11:32:00Z" w16du:dateUtc="2025-02-27T06:02:00Z">
          <w:pPr/>
        </w:pPrChange>
      </w:pPr>
      <w:r w:rsidRPr="008865C3">
        <w:rPr>
          <w:b/>
          <w:bCs/>
        </w:rPr>
        <w:t>Multi-</w:t>
      </w:r>
      <w:ins w:id="1164" w:author="Arya" w:date="2025-02-27T11:32:00Z" w16du:dateUtc="2025-02-27T06:02:00Z">
        <w:r w:rsidR="00BC6358">
          <w:rPr>
            <w:b/>
            <w:bCs/>
          </w:rPr>
          <w:t>s</w:t>
        </w:r>
      </w:ins>
      <w:del w:id="1165" w:author="Arya" w:date="2025-02-27T11:32:00Z" w16du:dateUtc="2025-02-27T06:02:00Z">
        <w:r w:rsidRPr="008865C3" w:rsidDel="00BC6358">
          <w:rPr>
            <w:b/>
            <w:bCs/>
          </w:rPr>
          <w:delText>S</w:delText>
        </w:r>
      </w:del>
      <w:r w:rsidRPr="008865C3">
        <w:rPr>
          <w:b/>
          <w:bCs/>
        </w:rPr>
        <w:t xml:space="preserve">creen </w:t>
      </w:r>
      <w:ins w:id="1166" w:author="Arya" w:date="2025-02-27T11:32:00Z" w16du:dateUtc="2025-02-27T06:02:00Z">
        <w:r w:rsidR="00BC6358">
          <w:rPr>
            <w:b/>
            <w:bCs/>
          </w:rPr>
          <w:t>v</w:t>
        </w:r>
      </w:ins>
      <w:del w:id="1167" w:author="Arya" w:date="2025-02-27T11:32:00Z" w16du:dateUtc="2025-02-27T06:02:00Z">
        <w:r w:rsidRPr="008865C3" w:rsidDel="00BC6358">
          <w:rPr>
            <w:b/>
            <w:bCs/>
          </w:rPr>
          <w:delText>V</w:delText>
        </w:r>
      </w:del>
      <w:r w:rsidRPr="008865C3">
        <w:rPr>
          <w:b/>
          <w:bCs/>
        </w:rPr>
        <w:t xml:space="preserve">ideo </w:t>
      </w:r>
      <w:ins w:id="1168" w:author="Arya" w:date="2025-02-27T11:32:00Z" w16du:dateUtc="2025-02-27T06:02:00Z">
        <w:r w:rsidR="00BC6358">
          <w:rPr>
            <w:b/>
            <w:bCs/>
          </w:rPr>
          <w:t>d</w:t>
        </w:r>
      </w:ins>
      <w:del w:id="1169" w:author="Arya" w:date="2025-02-27T11:32:00Z" w16du:dateUtc="2025-02-27T06:02:00Z">
        <w:r w:rsidRPr="008865C3" w:rsidDel="00BC6358">
          <w:rPr>
            <w:b/>
            <w:bCs/>
          </w:rPr>
          <w:delText>D</w:delText>
        </w:r>
      </w:del>
      <w:r w:rsidRPr="008865C3">
        <w:rPr>
          <w:b/>
          <w:bCs/>
        </w:rPr>
        <w:t>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Content>
          <w:r w:rsidR="001F3E31">
            <w:fldChar w:fldCharType="begin"/>
          </w:r>
          <w:r w:rsidR="001F3E31">
            <w:instrText xml:space="preserve"> CITATION Jon24 \l 1033 </w:instrText>
          </w:r>
          <w:r w:rsidR="001F3E31">
            <w:fldChar w:fldCharType="separate"/>
          </w:r>
          <w:r w:rsidR="007D06CD" w:rsidRPr="007D06CD">
            <w:rPr>
              <w:noProof/>
            </w:rPr>
            <w:t>[53]</w:t>
          </w:r>
          <w:r w:rsidR="001F3E31">
            <w:fldChar w:fldCharType="end"/>
          </w:r>
        </w:sdtContent>
      </w:sdt>
      <w:r w:rsidRPr="008865C3">
        <w:t>.</w:t>
      </w:r>
    </w:p>
    <w:p w14:paraId="5074BD42" w14:textId="5FF8FCBD" w:rsidR="008865C3" w:rsidRDefault="008865C3">
      <w:pPr>
        <w:pStyle w:val="Heading3BPBHEB"/>
        <w:pPrChange w:id="1170" w:author="Arya" w:date="2025-02-27T11:32:00Z" w16du:dateUtc="2025-02-27T06:02:00Z">
          <w:pPr>
            <w:pStyle w:val="Heading2"/>
          </w:pPr>
        </w:pPrChange>
      </w:pPr>
      <w:r w:rsidRPr="009465ED">
        <w:t xml:space="preserve">Best </w:t>
      </w:r>
      <w:ins w:id="1171" w:author="Arya" w:date="2025-02-27T11:32:00Z" w16du:dateUtc="2025-02-27T06:02:00Z">
        <w:r w:rsidR="00DA08EB">
          <w:t>p</w:t>
        </w:r>
      </w:ins>
      <w:del w:id="1172" w:author="Arya" w:date="2025-02-27T11:32:00Z" w16du:dateUtc="2025-02-27T06:02:00Z">
        <w:r w:rsidRPr="009465ED" w:rsidDel="00DA08EB">
          <w:delText>P</w:delText>
        </w:r>
      </w:del>
      <w:r w:rsidRPr="009465ED">
        <w:t xml:space="preserve">ractices for </w:t>
      </w:r>
      <w:ins w:id="1173" w:author="Arya" w:date="2025-02-27T11:32:00Z" w16du:dateUtc="2025-02-27T06:02:00Z">
        <w:r w:rsidR="00DA08EB">
          <w:t>e</w:t>
        </w:r>
      </w:ins>
      <w:del w:id="1174" w:author="Arya" w:date="2025-02-27T11:32:00Z" w16du:dateUtc="2025-02-27T06:02:00Z">
        <w:r w:rsidRPr="009465ED" w:rsidDel="00DA08EB">
          <w:delText>E</w:delText>
        </w:r>
      </w:del>
      <w:r w:rsidRPr="009465ED">
        <w:t xml:space="preserve">ffective </w:t>
      </w:r>
      <w:ins w:id="1175" w:author="Arya" w:date="2025-02-27T11:32:00Z" w16du:dateUtc="2025-02-27T06:02:00Z">
        <w:r w:rsidR="00DA08EB">
          <w:t>u</w:t>
        </w:r>
      </w:ins>
      <w:del w:id="1176" w:author="Arya" w:date="2025-02-27T11:32:00Z" w16du:dateUtc="2025-02-27T06:02:00Z">
        <w:r w:rsidRPr="009465ED" w:rsidDel="00DA08EB">
          <w:delText>U</w:delText>
        </w:r>
      </w:del>
      <w:r w:rsidRPr="009465ED">
        <w:t>sage</w:t>
      </w:r>
    </w:p>
    <w:p w14:paraId="14F7EDFB" w14:textId="4F53AB79" w:rsidR="00321C7F" w:rsidRPr="00321C7F" w:rsidRDefault="00321C7F">
      <w:pPr>
        <w:pStyle w:val="NormalBPBHEB"/>
        <w:pPrChange w:id="1177" w:author="Arya" w:date="2025-02-27T11:32:00Z" w16du:dateUtc="2025-02-27T06:02:00Z">
          <w:pPr/>
        </w:pPrChange>
      </w:pPr>
      <w:r w:rsidRPr="006A00C2">
        <w:rPr>
          <w:b/>
          <w:bCs/>
        </w:rPr>
        <w:t xml:space="preserve">AWS Elemental </w:t>
      </w:r>
      <w:proofErr w:type="spellStart"/>
      <w:r w:rsidRPr="006A00C2">
        <w:rPr>
          <w:b/>
          <w:bCs/>
        </w:rPr>
        <w:t>MediaPackag</w:t>
      </w:r>
      <w:r w:rsidR="004B74BA" w:rsidRPr="006A00C2">
        <w:rPr>
          <w:b/>
          <w:bCs/>
        </w:rPr>
        <w:t>e</w:t>
      </w:r>
      <w:proofErr w:type="spellEnd"/>
      <w:r w:rsidR="004B74BA">
        <w:t xml:space="preserve"> e</w:t>
      </w:r>
      <w:r w:rsidRPr="008865C3">
        <w:t>nhances live or on-demand content delivery by packaging and originating video for diverse devices</w:t>
      </w:r>
      <w:r w:rsidR="004B74BA">
        <w:t xml:space="preserve">, and </w:t>
      </w:r>
      <w:r w:rsidR="00CA3276" w:rsidRPr="008865C3">
        <w:rPr>
          <w:b/>
          <w:bCs/>
        </w:rPr>
        <w:t xml:space="preserve">AWS Elemental </w:t>
      </w:r>
      <w:proofErr w:type="spellStart"/>
      <w:r w:rsidR="00CA3276" w:rsidRPr="008865C3">
        <w:rPr>
          <w:b/>
          <w:bCs/>
        </w:rPr>
        <w:t>MediaLive</w:t>
      </w:r>
      <w:proofErr w:type="spellEnd"/>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Content>
          <w:r w:rsidR="00372677">
            <w:fldChar w:fldCharType="begin"/>
          </w:r>
          <w:r w:rsidR="00E07ED0">
            <w:instrText xml:space="preserve">CITATION AWSnd \l 1033 </w:instrText>
          </w:r>
          <w:r w:rsidR="00372677">
            <w:fldChar w:fldCharType="separate"/>
          </w:r>
          <w:r w:rsidR="007D06CD" w:rsidRPr="007D06CD">
            <w:rPr>
              <w:noProof/>
            </w:rPr>
            <w:t>[56]</w:t>
          </w:r>
          <w:r w:rsidR="00372677">
            <w:fldChar w:fldCharType="end"/>
          </w:r>
        </w:sdtContent>
      </w:sdt>
      <w:r w:rsidR="004B74BA" w:rsidRPr="008865C3">
        <w:t>.</w:t>
      </w:r>
      <w:r w:rsidR="00AC4BBD">
        <w:t xml:space="preserve"> </w:t>
      </w:r>
      <w:r w:rsidR="00075596">
        <w:t xml:space="preserve">To achieve success in every </w:t>
      </w:r>
      <w:proofErr w:type="spellStart"/>
      <w:r w:rsidR="00075596">
        <w:t>MediaPackage</w:t>
      </w:r>
      <w:proofErr w:type="spellEnd"/>
      <w:r w:rsidR="00075596">
        <w:t xml:space="preserve"> implementation, </w:t>
      </w:r>
      <w:r w:rsidR="00561876">
        <w:t xml:space="preserve">AWS </w:t>
      </w:r>
      <w:r w:rsidR="00372677">
        <w:t>recommends</w:t>
      </w:r>
      <w:r w:rsidR="00561876">
        <w:t xml:space="preserve"> the following best practices</w:t>
      </w:r>
      <w:r w:rsidR="00372677">
        <w:t>:</w:t>
      </w:r>
    </w:p>
    <w:p w14:paraId="31B0E5F6" w14:textId="2A0BAD05" w:rsidR="008865C3" w:rsidRPr="008865C3" w:rsidRDefault="007151E5">
      <w:pPr>
        <w:pStyle w:val="NormalBPBHEB"/>
        <w:numPr>
          <w:ilvl w:val="0"/>
          <w:numId w:val="49"/>
        </w:numPr>
        <w:pPrChange w:id="1178" w:author="Arya" w:date="2025-02-27T11:33:00Z" w16du:dateUtc="2025-02-27T06:03:00Z">
          <w:pPr/>
        </w:pPrChange>
      </w:pPr>
      <w:r w:rsidRPr="008865C3">
        <w:rPr>
          <w:b/>
          <w:bCs/>
        </w:rPr>
        <w:t>Improving</w:t>
      </w:r>
      <w:r w:rsidR="008865C3" w:rsidRPr="008865C3">
        <w:rPr>
          <w:b/>
          <w:bCs/>
        </w:rPr>
        <w:t xml:space="preserve"> </w:t>
      </w:r>
      <w:ins w:id="1179" w:author="Arya" w:date="2025-02-27T11:33:00Z" w16du:dateUtc="2025-02-27T06:03:00Z">
        <w:r w:rsidR="006B0C79">
          <w:rPr>
            <w:b/>
            <w:bCs/>
          </w:rPr>
          <w:t>v</w:t>
        </w:r>
      </w:ins>
      <w:del w:id="1180" w:author="Arya" w:date="2025-02-27T11:33:00Z" w16du:dateUtc="2025-02-27T06:03:00Z">
        <w:r w:rsidR="008865C3" w:rsidRPr="008865C3" w:rsidDel="006B0C79">
          <w:rPr>
            <w:b/>
            <w:bCs/>
          </w:rPr>
          <w:delText>V</w:delText>
        </w:r>
      </w:del>
      <w:r w:rsidR="008865C3" w:rsidRPr="008865C3">
        <w:rPr>
          <w:b/>
          <w:bCs/>
        </w:rPr>
        <w:t xml:space="preserve">ideo </w:t>
      </w:r>
      <w:ins w:id="1181" w:author="Arya" w:date="2025-02-27T11:33:00Z" w16du:dateUtc="2025-02-27T06:03:00Z">
        <w:r w:rsidR="006B0C79">
          <w:rPr>
            <w:b/>
            <w:bCs/>
          </w:rPr>
          <w:t>w</w:t>
        </w:r>
      </w:ins>
      <w:del w:id="1182" w:author="Arya" w:date="2025-02-27T11:33:00Z" w16du:dateUtc="2025-02-27T06:03:00Z">
        <w:r w:rsidR="008865C3" w:rsidRPr="008865C3" w:rsidDel="006B0C79">
          <w:rPr>
            <w:b/>
            <w:bCs/>
          </w:rPr>
          <w:delText>W</w:delText>
        </w:r>
      </w:del>
      <w:r w:rsidR="008865C3" w:rsidRPr="008865C3">
        <w:rPr>
          <w:b/>
          <w:bCs/>
        </w:rPr>
        <w:t>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34E9479A" w:rsidR="008865C3" w:rsidRPr="008865C3" w:rsidRDefault="008865C3">
      <w:pPr>
        <w:pStyle w:val="NormalBPBHEB"/>
        <w:numPr>
          <w:ilvl w:val="0"/>
          <w:numId w:val="49"/>
        </w:numPr>
        <w:pPrChange w:id="1183" w:author="Arya" w:date="2025-02-27T11:33:00Z" w16du:dateUtc="2025-02-27T06:03:00Z">
          <w:pPr/>
        </w:pPrChange>
      </w:pPr>
      <w:r w:rsidRPr="008865C3">
        <w:rPr>
          <w:b/>
          <w:bCs/>
        </w:rPr>
        <w:t xml:space="preserve">Implementing </w:t>
      </w:r>
      <w:ins w:id="1184" w:author="Arya" w:date="2025-02-27T11:33:00Z" w16du:dateUtc="2025-02-27T06:03:00Z">
        <w:r w:rsidR="006B0C79">
          <w:rPr>
            <w:b/>
            <w:bCs/>
          </w:rPr>
          <w:t>s</w:t>
        </w:r>
      </w:ins>
      <w:del w:id="1185" w:author="Arya" w:date="2025-02-27T11:33:00Z" w16du:dateUtc="2025-02-27T06:03:00Z">
        <w:r w:rsidRPr="008865C3" w:rsidDel="006B0C79">
          <w:rPr>
            <w:b/>
            <w:bCs/>
          </w:rPr>
          <w:delText>S</w:delText>
        </w:r>
      </w:del>
      <w:r w:rsidRPr="008865C3">
        <w:rPr>
          <w:b/>
          <w:bCs/>
        </w:rPr>
        <w:t xml:space="preserve">ecurity </w:t>
      </w:r>
      <w:ins w:id="1186" w:author="Arya" w:date="2025-02-27T11:33:00Z" w16du:dateUtc="2025-02-27T06:03:00Z">
        <w:r w:rsidR="006B0C79">
          <w:rPr>
            <w:b/>
            <w:bCs/>
          </w:rPr>
          <w:t>m</w:t>
        </w:r>
      </w:ins>
      <w:del w:id="1187" w:author="Arya" w:date="2025-02-27T11:33:00Z" w16du:dateUtc="2025-02-27T06:03:00Z">
        <w:r w:rsidRPr="008865C3" w:rsidDel="006B0C79">
          <w:rPr>
            <w:b/>
            <w:bCs/>
          </w:rPr>
          <w:delText>M</w:delText>
        </w:r>
      </w:del>
      <w:r w:rsidRPr="008865C3">
        <w:rPr>
          <w:b/>
          <w:bCs/>
        </w:rPr>
        <w:t>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Content>
          <w:r w:rsidR="00DA6B05">
            <w:fldChar w:fldCharType="begin"/>
          </w:r>
          <w:r w:rsidR="00DA6B05">
            <w:instrText xml:space="preserve"> CITATION Smi23 \l 1033 </w:instrText>
          </w:r>
          <w:r w:rsidR="00DA6B05">
            <w:fldChar w:fldCharType="separate"/>
          </w:r>
          <w:r w:rsidR="007D06CD" w:rsidRPr="007D06CD">
            <w:rPr>
              <w:noProof/>
            </w:rPr>
            <w:t>[52]</w:t>
          </w:r>
          <w:r w:rsidR="00DA6B05">
            <w:fldChar w:fldCharType="end"/>
          </w:r>
        </w:sdtContent>
      </w:sdt>
      <w:r w:rsidRPr="008865C3">
        <w:t>.</w:t>
      </w:r>
    </w:p>
    <w:p w14:paraId="204F0D8A" w14:textId="02A7938D" w:rsidR="008865C3" w:rsidRPr="009465ED" w:rsidRDefault="0086075D">
      <w:pPr>
        <w:pStyle w:val="Heading3BPBHEB"/>
        <w:pPrChange w:id="1188" w:author="Arya" w:date="2025-02-27T11:33:00Z" w16du:dateUtc="2025-02-27T06:03:00Z">
          <w:pPr>
            <w:pStyle w:val="Heading2"/>
          </w:pPr>
        </w:pPrChange>
      </w:pPr>
      <w:r>
        <w:t>Wrap up</w:t>
      </w:r>
    </w:p>
    <w:p w14:paraId="13C72613" w14:textId="77777777" w:rsidR="008865C3" w:rsidRPr="008865C3" w:rsidRDefault="008865C3">
      <w:pPr>
        <w:pStyle w:val="NormalBPBHEB"/>
        <w:pPrChange w:id="1189" w:author="Arya" w:date="2025-02-27T11:33:00Z" w16du:dateUtc="2025-02-27T06:03:00Z">
          <w:pPr/>
        </w:pPrChange>
      </w:pPr>
      <w:r w:rsidRPr="008865C3">
        <w:t>AWS Elemental Appliances &amp; Software is a cornerstone in the video processing landscape, offering a comprehensive suite of tools to meet the needs of content creators and distributors. With its focus on scalability, flexibility, and integration with other AWS services, it paves the way for efficient and high-quality video content delivery.</w:t>
      </w:r>
    </w:p>
    <w:p w14:paraId="45F2E663" w14:textId="77777777" w:rsidR="008A7577" w:rsidRPr="009465ED" w:rsidRDefault="008A7577">
      <w:pPr>
        <w:pStyle w:val="Heading2BPBHEB"/>
        <w:pPrChange w:id="1190" w:author="Arya" w:date="2025-02-27T11:33:00Z" w16du:dateUtc="2025-02-27T06:03:00Z">
          <w:pPr>
            <w:pStyle w:val="Heading1"/>
          </w:pPr>
        </w:pPrChange>
      </w:pPr>
      <w:r w:rsidRPr="009465ED">
        <w:t xml:space="preserve">AWS Elemental </w:t>
      </w:r>
      <w:proofErr w:type="spellStart"/>
      <w:r w:rsidRPr="009465ED">
        <w:t>MediaConnect</w:t>
      </w:r>
      <w:proofErr w:type="spellEnd"/>
    </w:p>
    <w:p w14:paraId="127D4440" w14:textId="77777777" w:rsidR="008A7577" w:rsidRPr="008A7577" w:rsidRDefault="008A7577">
      <w:pPr>
        <w:pStyle w:val="NormalBPBHEB"/>
        <w:pPrChange w:id="1191" w:author="Arya" w:date="2025-02-27T11:33:00Z" w16du:dateUtc="2025-02-27T06:03:00Z">
          <w:pPr/>
        </w:pPrChange>
      </w:pPr>
      <w:r w:rsidRPr="008A7577">
        <w:t xml:space="preserve">AWS Elemental </w:t>
      </w:r>
      <w:proofErr w:type="spellStart"/>
      <w:r w:rsidRPr="008A7577">
        <w:t>MediaConnect</w:t>
      </w:r>
      <w:proofErr w:type="spellEnd"/>
      <w:r w:rsidRPr="008A7577">
        <w:t xml:space="preserve"> ensures secure, high-quality live video transport between sources and destinations. It supports real-time workflows for seamless content transmission, critical for live streaming and media production.</w:t>
      </w:r>
    </w:p>
    <w:p w14:paraId="1715AE6A" w14:textId="380EF0C7" w:rsidR="008A7577" w:rsidRPr="008A7577" w:rsidRDefault="008A7577">
      <w:pPr>
        <w:pStyle w:val="Heading3BPBHEB"/>
        <w:pPrChange w:id="1192" w:author="Arya" w:date="2025-02-27T11:33:00Z" w16du:dateUtc="2025-02-27T06:03:00Z">
          <w:pPr>
            <w:pStyle w:val="Heading2"/>
          </w:pPr>
        </w:pPrChange>
      </w:pPr>
      <w:r w:rsidRPr="009465ED">
        <w:t xml:space="preserve">Key </w:t>
      </w:r>
      <w:ins w:id="1193" w:author="Arya" w:date="2025-02-27T11:33:00Z" w16du:dateUtc="2025-02-27T06:03:00Z">
        <w:r w:rsidR="008E1EA5">
          <w:t>f</w:t>
        </w:r>
      </w:ins>
      <w:del w:id="1194" w:author="Arya" w:date="2025-02-27T11:33:00Z" w16du:dateUtc="2025-02-27T06:03:00Z">
        <w:r w:rsidRPr="009465ED" w:rsidDel="008E1EA5">
          <w:delText>F</w:delText>
        </w:r>
      </w:del>
      <w:r w:rsidRPr="009465ED">
        <w:t xml:space="preserve">eatures </w:t>
      </w:r>
    </w:p>
    <w:p w14:paraId="35D0D26E" w14:textId="0A887C3F" w:rsidR="008A7577" w:rsidRPr="008A7577" w:rsidRDefault="008A7577">
      <w:pPr>
        <w:pStyle w:val="NormalBPBHEB"/>
        <w:numPr>
          <w:ilvl w:val="0"/>
          <w:numId w:val="50"/>
        </w:numPr>
        <w:pPrChange w:id="1195" w:author="Arya" w:date="2025-02-27T11:34:00Z" w16du:dateUtc="2025-02-27T06:04:00Z">
          <w:pPr/>
        </w:pPrChange>
      </w:pPr>
      <w:commentRangeStart w:id="1196"/>
      <w:r w:rsidRPr="008A7577">
        <w:rPr>
          <w:b/>
          <w:bCs/>
        </w:rPr>
        <w:t xml:space="preserve">Secure </w:t>
      </w:r>
      <w:ins w:id="1197" w:author="Arya" w:date="2025-02-27T11:34:00Z" w16du:dateUtc="2025-02-27T06:04:00Z">
        <w:r w:rsidR="008E1EA5">
          <w:rPr>
            <w:b/>
            <w:bCs/>
          </w:rPr>
          <w:t>t</w:t>
        </w:r>
      </w:ins>
      <w:del w:id="1198" w:author="Arya" w:date="2025-02-27T11:34:00Z" w16du:dateUtc="2025-02-27T06:04:00Z">
        <w:r w:rsidRPr="008A7577" w:rsidDel="008E1EA5">
          <w:rPr>
            <w:b/>
            <w:bCs/>
          </w:rPr>
          <w:delText>T</w:delText>
        </w:r>
      </w:del>
      <w:r w:rsidRPr="008A7577">
        <w:rPr>
          <w:b/>
          <w:bCs/>
        </w:rPr>
        <w:t>ransport</w:t>
      </w:r>
      <w:r w:rsidRPr="008A7577">
        <w:t xml:space="preserve">: </w:t>
      </w:r>
      <w:commentRangeEnd w:id="1196"/>
      <w:r w:rsidR="008E1EA5">
        <w:rPr>
          <w:rStyle w:val="CommentReference"/>
          <w:rFonts w:asciiTheme="minorHAnsi" w:eastAsiaTheme="minorHAnsi" w:hAnsiTheme="minorHAnsi" w:cstheme="minorBidi"/>
        </w:rPr>
        <w:commentReference w:id="1196"/>
      </w:r>
      <w:r w:rsidRPr="008A7577">
        <w:t>Protects live video with encryption and secure network protocols.</w:t>
      </w:r>
    </w:p>
    <w:p w14:paraId="27258919" w14:textId="0D1844C3" w:rsidR="008A7577" w:rsidRDefault="008A7577">
      <w:pPr>
        <w:pStyle w:val="NormalBPBHEB"/>
        <w:numPr>
          <w:ilvl w:val="0"/>
          <w:numId w:val="50"/>
        </w:numPr>
        <w:pPrChange w:id="1199" w:author="Arya" w:date="2025-02-27T11:34:00Z" w16du:dateUtc="2025-02-27T06:04:00Z">
          <w:pPr/>
        </w:pPrChange>
      </w:pPr>
      <w:r w:rsidRPr="008A7577">
        <w:rPr>
          <w:b/>
          <w:bCs/>
        </w:rPr>
        <w:t>Hub-and-</w:t>
      </w:r>
      <w:ins w:id="1200" w:author="Arya" w:date="2025-02-27T11:34:00Z" w16du:dateUtc="2025-02-27T06:04:00Z">
        <w:r w:rsidR="008E1EA5">
          <w:rPr>
            <w:b/>
            <w:bCs/>
          </w:rPr>
          <w:t>s</w:t>
        </w:r>
      </w:ins>
      <w:del w:id="1201" w:author="Arya" w:date="2025-02-27T11:34:00Z" w16du:dateUtc="2025-02-27T06:04:00Z">
        <w:r w:rsidRPr="008A7577" w:rsidDel="008E1EA5">
          <w:rPr>
            <w:b/>
            <w:bCs/>
          </w:rPr>
          <w:delText>S</w:delText>
        </w:r>
      </w:del>
      <w:r w:rsidRPr="008A7577">
        <w:rPr>
          <w:b/>
          <w:bCs/>
        </w:rPr>
        <w:t xml:space="preserve">poke </w:t>
      </w:r>
      <w:ins w:id="1202" w:author="Arya" w:date="2025-02-27T11:34:00Z" w16du:dateUtc="2025-02-27T06:04:00Z">
        <w:r w:rsidR="008E1EA5">
          <w:rPr>
            <w:b/>
            <w:bCs/>
          </w:rPr>
          <w:t>m</w:t>
        </w:r>
      </w:ins>
      <w:del w:id="1203" w:author="Arya" w:date="2025-02-27T11:34:00Z" w16du:dateUtc="2025-02-27T06:04:00Z">
        <w:r w:rsidRPr="008A7577" w:rsidDel="008E1EA5">
          <w:rPr>
            <w:b/>
            <w:bCs/>
          </w:rPr>
          <w:delText>M</w:delText>
        </w:r>
      </w:del>
      <w:r w:rsidRPr="008A7577">
        <w:rPr>
          <w:b/>
          <w:bCs/>
        </w:rPr>
        <w:t>odel</w:t>
      </w:r>
      <w:r w:rsidRPr="008A7577">
        <w:t xml:space="preserve">: Simplifies workflow management with flexible, scalable connections between sources and destinations </w:t>
      </w:r>
      <w:sdt>
        <w:sdtPr>
          <w:id w:val="-508603314"/>
          <w:citation/>
        </w:sdtPr>
        <w:sdtContent>
          <w:r w:rsidR="00D53CA2">
            <w:fldChar w:fldCharType="begin"/>
          </w:r>
          <w:r w:rsidR="00D53CA2">
            <w:instrText xml:space="preserve"> CITATION Jon24 \l 1033 </w:instrText>
          </w:r>
          <w:r w:rsidR="00D53CA2">
            <w:fldChar w:fldCharType="separate"/>
          </w:r>
          <w:r w:rsidR="007D06CD" w:rsidRPr="007D06CD">
            <w:rPr>
              <w:noProof/>
            </w:rPr>
            <w:t>[53]</w:t>
          </w:r>
          <w:r w:rsidR="00D53CA2">
            <w:fldChar w:fldCharType="end"/>
          </w:r>
        </w:sdtContent>
      </w:sdt>
      <w:r w:rsidR="00D53CA2">
        <w:t>.</w:t>
      </w:r>
    </w:p>
    <w:p w14:paraId="5A39DBC0" w14:textId="426C4A05" w:rsidR="0086075D" w:rsidRPr="0086075D" w:rsidRDefault="0086075D">
      <w:pPr>
        <w:pStyle w:val="NormalBPBHEB"/>
        <w:numPr>
          <w:ilvl w:val="0"/>
          <w:numId w:val="50"/>
        </w:numPr>
        <w:pPrChange w:id="1204" w:author="Arya" w:date="2025-02-27T11:34:00Z" w16du:dateUtc="2025-02-27T06:04:00Z">
          <w:pPr/>
        </w:pPrChange>
      </w:pPr>
      <w:r w:rsidRPr="0086075D">
        <w:rPr>
          <w:b/>
          <w:bCs/>
        </w:rPr>
        <w:t xml:space="preserve">Live </w:t>
      </w:r>
      <w:ins w:id="1205" w:author="Arya" w:date="2025-02-27T11:34:00Z" w16du:dateUtc="2025-02-27T06:04:00Z">
        <w:r w:rsidR="008E1EA5">
          <w:rPr>
            <w:b/>
            <w:bCs/>
          </w:rPr>
          <w:t>v</w:t>
        </w:r>
      </w:ins>
      <w:del w:id="1206" w:author="Arya" w:date="2025-02-27T11:34:00Z" w16du:dateUtc="2025-02-27T06:04:00Z">
        <w:r w:rsidRPr="0086075D" w:rsidDel="008E1EA5">
          <w:rPr>
            <w:b/>
            <w:bCs/>
          </w:rPr>
          <w:delText>V</w:delText>
        </w:r>
      </w:del>
      <w:r w:rsidRPr="0086075D">
        <w:rPr>
          <w:b/>
          <w:bCs/>
        </w:rPr>
        <w:t xml:space="preserve">ideo </w:t>
      </w:r>
      <w:ins w:id="1207" w:author="Arya" w:date="2025-02-27T11:34:00Z" w16du:dateUtc="2025-02-27T06:04:00Z">
        <w:r w:rsidR="008E1EA5">
          <w:rPr>
            <w:b/>
            <w:bCs/>
          </w:rPr>
          <w:t>t</w:t>
        </w:r>
      </w:ins>
      <w:del w:id="1208" w:author="Arya" w:date="2025-02-27T11:34:00Z" w16du:dateUtc="2025-02-27T06:04:00Z">
        <w:r w:rsidRPr="0086075D" w:rsidDel="008E1EA5">
          <w:rPr>
            <w:b/>
            <w:bCs/>
          </w:rPr>
          <w:delText>T</w:delText>
        </w:r>
      </w:del>
      <w:r w:rsidRPr="0086075D">
        <w:rPr>
          <w:b/>
          <w:bCs/>
        </w:rPr>
        <w:t>ransport</w:t>
      </w:r>
      <w:r w:rsidRPr="0086075D">
        <w:t xml:space="preserve">: Transmits live </w:t>
      </w:r>
      <w:proofErr w:type="gramStart"/>
      <w:r w:rsidRPr="0086075D">
        <w:t>video</w:t>
      </w:r>
      <w:proofErr w:type="gramEnd"/>
      <w:r w:rsidRPr="0086075D">
        <w:t xml:space="preserve"> efficiently and securely, forming an essential </w:t>
      </w:r>
      <w:r w:rsidR="007151E5" w:rsidRPr="0086075D">
        <w:t>part</w:t>
      </w:r>
      <w:r w:rsidRPr="0086075D">
        <w:t xml:space="preserve"> of workflows.</w:t>
      </w:r>
    </w:p>
    <w:p w14:paraId="78B04584" w14:textId="0AC13D1C" w:rsidR="0086075D" w:rsidRPr="0086075D" w:rsidRDefault="0086075D">
      <w:pPr>
        <w:pStyle w:val="NormalBPBHEB"/>
        <w:numPr>
          <w:ilvl w:val="0"/>
          <w:numId w:val="50"/>
        </w:numPr>
        <w:pPrChange w:id="1209" w:author="Arya" w:date="2025-02-27T11:34:00Z" w16du:dateUtc="2025-02-27T06:04:00Z">
          <w:pPr/>
        </w:pPrChange>
      </w:pPr>
      <w:r w:rsidRPr="0086075D">
        <w:rPr>
          <w:b/>
          <w:bCs/>
        </w:rPr>
        <w:t xml:space="preserve">Low </w:t>
      </w:r>
      <w:ins w:id="1210" w:author="Arya" w:date="2025-02-27T11:34:00Z" w16du:dateUtc="2025-02-27T06:04:00Z">
        <w:r w:rsidR="008E1EA5">
          <w:rPr>
            <w:b/>
            <w:bCs/>
          </w:rPr>
          <w:t>l</w:t>
        </w:r>
      </w:ins>
      <w:del w:id="1211" w:author="Arya" w:date="2025-02-27T11:34:00Z" w16du:dateUtc="2025-02-27T06:04:00Z">
        <w:r w:rsidRPr="0086075D" w:rsidDel="008E1EA5">
          <w:rPr>
            <w:b/>
            <w:bCs/>
          </w:rPr>
          <w:delText>L</w:delText>
        </w:r>
      </w:del>
      <w:r w:rsidRPr="0086075D">
        <w:rPr>
          <w:b/>
          <w:bCs/>
        </w:rPr>
        <w:t>atency</w:t>
      </w:r>
      <w:r w:rsidRPr="0086075D">
        <w:t xml:space="preserve">: </w:t>
      </w:r>
      <w:r w:rsidR="007151E5" w:rsidRPr="0086075D">
        <w:t>Keeps</w:t>
      </w:r>
      <w:r w:rsidRPr="0086075D">
        <w:t xml:space="preserve"> minimal delays and high quality for real-time applications </w:t>
      </w:r>
      <w:sdt>
        <w:sdtPr>
          <w:id w:val="-363054845"/>
          <w:citation/>
        </w:sdtPr>
        <w:sdtContent>
          <w:r w:rsidR="00D53CA2">
            <w:fldChar w:fldCharType="begin"/>
          </w:r>
          <w:r w:rsidR="00E07ED0">
            <w:instrText xml:space="preserve">CITATION AWSnd \l 1033 </w:instrText>
          </w:r>
          <w:r w:rsidR="00D53CA2">
            <w:fldChar w:fldCharType="separate"/>
          </w:r>
          <w:r w:rsidR="007D06CD" w:rsidRPr="007D06CD">
            <w:rPr>
              <w:noProof/>
            </w:rPr>
            <w:t>[56]</w:t>
          </w:r>
          <w:r w:rsidR="00D53CA2">
            <w:fldChar w:fldCharType="end"/>
          </w:r>
        </w:sdtContent>
      </w:sdt>
      <w:r w:rsidRPr="0086075D">
        <w:t>.</w:t>
      </w:r>
    </w:p>
    <w:p w14:paraId="66095454" w14:textId="050FEA65" w:rsidR="008A7577" w:rsidRPr="009465ED" w:rsidRDefault="008A7577">
      <w:pPr>
        <w:pStyle w:val="Heading3BPBHEB"/>
        <w:pPrChange w:id="1212" w:author="Arya" w:date="2025-02-27T11:34:00Z" w16du:dateUtc="2025-02-27T06:04:00Z">
          <w:pPr>
            <w:pStyle w:val="Heading2"/>
          </w:pPr>
        </w:pPrChange>
      </w:pPr>
      <w:r w:rsidRPr="009465ED">
        <w:lastRenderedPageBreak/>
        <w:t xml:space="preserve">Use </w:t>
      </w:r>
      <w:ins w:id="1213" w:author="Arya" w:date="2025-02-27T11:34:00Z" w16du:dateUtc="2025-02-27T06:04:00Z">
        <w:r w:rsidR="00C7117B">
          <w:t>c</w:t>
        </w:r>
      </w:ins>
      <w:del w:id="1214" w:author="Arya" w:date="2025-02-27T11:34:00Z" w16du:dateUtc="2025-02-27T06:04:00Z">
        <w:r w:rsidRPr="009465ED" w:rsidDel="00C7117B">
          <w:delText>C</w:delText>
        </w:r>
      </w:del>
      <w:r w:rsidRPr="009465ED">
        <w:t xml:space="preserve">ases of AWS </w:t>
      </w:r>
      <w:ins w:id="1215" w:author="Arya" w:date="2025-02-27T11:34:00Z" w16du:dateUtc="2025-02-27T06:04:00Z">
        <w:r w:rsidR="00C7117B">
          <w:t>e</w:t>
        </w:r>
      </w:ins>
      <w:del w:id="1216" w:author="Arya" w:date="2025-02-27T11:34:00Z" w16du:dateUtc="2025-02-27T06:04:00Z">
        <w:r w:rsidRPr="009465ED" w:rsidDel="00C7117B">
          <w:delText>E</w:delText>
        </w:r>
      </w:del>
      <w:r w:rsidRPr="009465ED">
        <w:t xml:space="preserve">lemental </w:t>
      </w:r>
      <w:proofErr w:type="spellStart"/>
      <w:r w:rsidRPr="009465ED">
        <w:t>MediaConnect</w:t>
      </w:r>
      <w:proofErr w:type="spellEnd"/>
    </w:p>
    <w:p w14:paraId="6965952A" w14:textId="7B4A827A" w:rsidR="008A7577" w:rsidRPr="008A7577" w:rsidRDefault="008A7577">
      <w:pPr>
        <w:pStyle w:val="NormalBPBHEB"/>
        <w:numPr>
          <w:ilvl w:val="0"/>
          <w:numId w:val="51"/>
        </w:numPr>
        <w:pPrChange w:id="1217" w:author="Arya" w:date="2025-02-27T11:35:00Z" w16du:dateUtc="2025-02-27T06:05:00Z">
          <w:pPr/>
        </w:pPrChange>
      </w:pPr>
      <w:commentRangeStart w:id="1218"/>
      <w:r w:rsidRPr="008A7577">
        <w:rPr>
          <w:b/>
          <w:bCs/>
        </w:rPr>
        <w:t xml:space="preserve">Live </w:t>
      </w:r>
      <w:ins w:id="1219" w:author="Arya" w:date="2025-02-27T11:35:00Z" w16du:dateUtc="2025-02-27T06:05:00Z">
        <w:r w:rsidR="00C87716">
          <w:rPr>
            <w:b/>
            <w:bCs/>
          </w:rPr>
          <w:t>e</w:t>
        </w:r>
      </w:ins>
      <w:del w:id="1220" w:author="Arya" w:date="2025-02-27T11:35:00Z" w16du:dateUtc="2025-02-27T06:05:00Z">
        <w:r w:rsidRPr="008A7577" w:rsidDel="00C87716">
          <w:rPr>
            <w:b/>
            <w:bCs/>
          </w:rPr>
          <w:delText>E</w:delText>
        </w:r>
      </w:del>
      <w:r w:rsidRPr="008A7577">
        <w:rPr>
          <w:b/>
          <w:bCs/>
        </w:rPr>
        <w:t xml:space="preserve">vent </w:t>
      </w:r>
      <w:ins w:id="1221" w:author="Arya" w:date="2025-02-27T11:35:00Z" w16du:dateUtc="2025-02-27T06:05:00Z">
        <w:r w:rsidR="00C87716">
          <w:rPr>
            <w:b/>
            <w:bCs/>
          </w:rPr>
          <w:t>b</w:t>
        </w:r>
      </w:ins>
      <w:del w:id="1222" w:author="Arya" w:date="2025-02-27T11:35:00Z" w16du:dateUtc="2025-02-27T06:05:00Z">
        <w:r w:rsidRPr="008A7577" w:rsidDel="00C87716">
          <w:rPr>
            <w:b/>
            <w:bCs/>
          </w:rPr>
          <w:delText>B</w:delText>
        </w:r>
      </w:del>
      <w:r w:rsidRPr="008A7577">
        <w:rPr>
          <w:b/>
          <w:bCs/>
        </w:rPr>
        <w:t>roadcasting</w:t>
      </w:r>
      <w:r w:rsidR="0094366B">
        <w:rPr>
          <w:b/>
          <w:bCs/>
        </w:rPr>
        <w:t xml:space="preserve">: </w:t>
      </w:r>
      <w:commentRangeEnd w:id="1218"/>
      <w:r w:rsidR="00C87716">
        <w:rPr>
          <w:rStyle w:val="CommentReference"/>
        </w:rPr>
        <w:commentReference w:id="1218"/>
      </w:r>
      <w:r w:rsidRPr="008A7577">
        <w:t xml:space="preserve">Ensures uninterrupted transmission of live video feeds for global events </w:t>
      </w:r>
      <w:sdt>
        <w:sdtPr>
          <w:id w:val="-1463494894"/>
          <w:citation/>
        </w:sdtPr>
        <w:sdtContent>
          <w:r w:rsidR="00B4675B">
            <w:fldChar w:fldCharType="begin"/>
          </w:r>
          <w:r w:rsidR="00B4675B">
            <w:instrText xml:space="preserve"> CITATION Smi23 \l 1033 </w:instrText>
          </w:r>
          <w:r w:rsidR="00B4675B">
            <w:fldChar w:fldCharType="separate"/>
          </w:r>
          <w:r w:rsidR="007D06CD" w:rsidRPr="007D06CD">
            <w:rPr>
              <w:noProof/>
            </w:rPr>
            <w:t>[52]</w:t>
          </w:r>
          <w:r w:rsidR="00B4675B">
            <w:fldChar w:fldCharType="end"/>
          </w:r>
        </w:sdtContent>
      </w:sdt>
      <w:r w:rsidR="00D53CA2">
        <w:t>.</w:t>
      </w:r>
    </w:p>
    <w:p w14:paraId="35D84124" w14:textId="67F80D8B" w:rsidR="008A7577" w:rsidRPr="008A7577" w:rsidRDefault="008A7577">
      <w:pPr>
        <w:pStyle w:val="NormalBPBHEB"/>
        <w:numPr>
          <w:ilvl w:val="0"/>
          <w:numId w:val="51"/>
        </w:numPr>
        <w:pPrChange w:id="1223" w:author="Arya" w:date="2025-02-27T11:35:00Z" w16du:dateUtc="2025-02-27T06:05:00Z">
          <w:pPr/>
        </w:pPrChange>
      </w:pPr>
      <w:r w:rsidRPr="008A7577">
        <w:rPr>
          <w:b/>
          <w:bCs/>
        </w:rPr>
        <w:t xml:space="preserve">Contribution and </w:t>
      </w:r>
      <w:ins w:id="1224" w:author="Arya" w:date="2025-02-27T11:35:00Z" w16du:dateUtc="2025-02-27T06:05:00Z">
        <w:r w:rsidR="00C87716">
          <w:rPr>
            <w:b/>
            <w:bCs/>
          </w:rPr>
          <w:t>d</w:t>
        </w:r>
      </w:ins>
      <w:del w:id="1225" w:author="Arya" w:date="2025-02-27T11:35:00Z" w16du:dateUtc="2025-02-27T06:05:00Z">
        <w:r w:rsidRPr="008A7577" w:rsidDel="00C87716">
          <w:rPr>
            <w:b/>
            <w:bCs/>
          </w:rPr>
          <w:delText>D</w:delText>
        </w:r>
      </w:del>
      <w:r w:rsidRPr="008A7577">
        <w:rPr>
          <w:b/>
          <w:bCs/>
        </w:rPr>
        <w:t>istribution</w:t>
      </w:r>
      <w:r w:rsidR="0094366B">
        <w:rPr>
          <w:b/>
          <w:bCs/>
        </w:rPr>
        <w:t xml:space="preserve">: </w:t>
      </w:r>
      <w:r w:rsidR="00250D46" w:rsidRPr="008A7577">
        <w:t>Helps with</w:t>
      </w:r>
      <w:r w:rsidRPr="008A7577">
        <w:t xml:space="preserve"> video transport from remote locations to studios and affiliates.</w:t>
      </w:r>
    </w:p>
    <w:p w14:paraId="104BC065" w14:textId="02BA299C" w:rsidR="008A7577" w:rsidRPr="008A7577" w:rsidRDefault="008A7577">
      <w:pPr>
        <w:pStyle w:val="NormalBPBHEB"/>
        <w:numPr>
          <w:ilvl w:val="0"/>
          <w:numId w:val="51"/>
        </w:numPr>
        <w:pPrChange w:id="1226" w:author="Arya" w:date="2025-02-27T11:35:00Z" w16du:dateUtc="2025-02-27T06:05:00Z">
          <w:pPr/>
        </w:pPrChange>
      </w:pPr>
      <w:r w:rsidRPr="008A7577">
        <w:rPr>
          <w:b/>
          <w:bCs/>
        </w:rPr>
        <w:t>Cloud-</w:t>
      </w:r>
      <w:ins w:id="1227" w:author="Arya" w:date="2025-02-27T11:35:00Z" w16du:dateUtc="2025-02-27T06:05:00Z">
        <w:r w:rsidR="00C87716">
          <w:rPr>
            <w:b/>
            <w:bCs/>
          </w:rPr>
          <w:t>b</w:t>
        </w:r>
      </w:ins>
      <w:del w:id="1228" w:author="Arya" w:date="2025-02-27T11:35:00Z" w16du:dateUtc="2025-02-27T06:05:00Z">
        <w:r w:rsidRPr="008A7577" w:rsidDel="00C87716">
          <w:rPr>
            <w:b/>
            <w:bCs/>
          </w:rPr>
          <w:delText>B</w:delText>
        </w:r>
      </w:del>
      <w:r w:rsidRPr="008A7577">
        <w:rPr>
          <w:b/>
          <w:bCs/>
        </w:rPr>
        <w:t xml:space="preserve">ased </w:t>
      </w:r>
      <w:ins w:id="1229" w:author="Arya" w:date="2025-02-27T11:35:00Z" w16du:dateUtc="2025-02-27T06:05:00Z">
        <w:r w:rsidR="00C87716">
          <w:rPr>
            <w:b/>
            <w:bCs/>
          </w:rPr>
          <w:t>w</w:t>
        </w:r>
      </w:ins>
      <w:del w:id="1230" w:author="Arya" w:date="2025-02-27T11:35:00Z" w16du:dateUtc="2025-02-27T06:05:00Z">
        <w:r w:rsidRPr="008A7577" w:rsidDel="00C87716">
          <w:rPr>
            <w:b/>
            <w:bCs/>
          </w:rPr>
          <w:delText>W</w:delText>
        </w:r>
      </w:del>
      <w:r w:rsidRPr="008A7577">
        <w:rPr>
          <w:b/>
          <w:bCs/>
        </w:rPr>
        <w:t>orkflows</w:t>
      </w:r>
      <w:r w:rsidR="0094366B">
        <w:rPr>
          <w:b/>
          <w:bCs/>
        </w:rPr>
        <w:t xml:space="preserve">: </w:t>
      </w:r>
      <w:r w:rsidRPr="008A7577">
        <w:t>Connects on-premises sources with cloud resources for seamless media processing.</w:t>
      </w:r>
    </w:p>
    <w:p w14:paraId="3E17FCAD" w14:textId="7679A3DC" w:rsidR="008A7577" w:rsidRDefault="008A7577">
      <w:pPr>
        <w:pStyle w:val="Heading3BPBHEB"/>
        <w:pPrChange w:id="1231" w:author="Arya" w:date="2025-02-27T11:35:00Z" w16du:dateUtc="2025-02-27T06:05:00Z">
          <w:pPr>
            <w:pStyle w:val="Heading2"/>
          </w:pPr>
        </w:pPrChange>
      </w:pPr>
      <w:r w:rsidRPr="009465ED">
        <w:t xml:space="preserve">Best </w:t>
      </w:r>
      <w:ins w:id="1232" w:author="Arya" w:date="2025-02-27T11:35:00Z" w16du:dateUtc="2025-02-27T06:05:00Z">
        <w:r w:rsidR="003504E0">
          <w:t>p</w:t>
        </w:r>
      </w:ins>
      <w:del w:id="1233" w:author="Arya" w:date="2025-02-27T11:35:00Z" w16du:dateUtc="2025-02-27T06:05:00Z">
        <w:r w:rsidRPr="009465ED" w:rsidDel="003504E0">
          <w:delText>P</w:delText>
        </w:r>
      </w:del>
      <w:r w:rsidRPr="009465ED">
        <w:t xml:space="preserve">ractices for </w:t>
      </w:r>
      <w:ins w:id="1234" w:author="Arya" w:date="2025-02-27T11:35:00Z" w16du:dateUtc="2025-02-27T06:05:00Z">
        <w:r w:rsidR="003504E0">
          <w:t>e</w:t>
        </w:r>
      </w:ins>
      <w:del w:id="1235" w:author="Arya" w:date="2025-02-27T11:35:00Z" w16du:dateUtc="2025-02-27T06:05:00Z">
        <w:r w:rsidRPr="009465ED" w:rsidDel="003504E0">
          <w:delText>E</w:delText>
        </w:r>
      </w:del>
      <w:r w:rsidRPr="009465ED">
        <w:t xml:space="preserve">ffective </w:t>
      </w:r>
      <w:ins w:id="1236" w:author="Arya" w:date="2025-02-27T11:35:00Z" w16du:dateUtc="2025-02-27T06:05:00Z">
        <w:r w:rsidR="003504E0">
          <w:t>u</w:t>
        </w:r>
      </w:ins>
      <w:del w:id="1237" w:author="Arya" w:date="2025-02-27T11:35:00Z" w16du:dateUtc="2025-02-27T06:05:00Z">
        <w:r w:rsidRPr="009465ED" w:rsidDel="003504E0">
          <w:delText>U</w:delText>
        </w:r>
      </w:del>
      <w:r w:rsidRPr="009465ED">
        <w:t>sage</w:t>
      </w:r>
    </w:p>
    <w:p w14:paraId="0B36E2C4" w14:textId="5A23FD89" w:rsidR="0094366B" w:rsidRPr="003028E1" w:rsidDel="003028E1" w:rsidRDefault="0094366B">
      <w:pPr>
        <w:pStyle w:val="NormalBPBHEB"/>
        <w:numPr>
          <w:ilvl w:val="0"/>
          <w:numId w:val="52"/>
        </w:numPr>
        <w:rPr>
          <w:del w:id="1238" w:author="Arya" w:date="2025-02-27T11:35:00Z" w16du:dateUtc="2025-02-27T06:05:00Z"/>
          <w:b/>
          <w:bCs/>
          <w:rPrChange w:id="1239" w:author="Arya" w:date="2025-02-27T11:36:00Z" w16du:dateUtc="2025-02-27T06:06:00Z">
            <w:rPr>
              <w:del w:id="1240" w:author="Arya" w:date="2025-02-27T11:35:00Z" w16du:dateUtc="2025-02-27T06:05:00Z"/>
            </w:rPr>
          </w:rPrChange>
        </w:rPr>
        <w:pPrChange w:id="1241" w:author="Arya" w:date="2025-02-27T11:36:00Z" w16du:dateUtc="2025-02-27T06:06:00Z">
          <w:pPr/>
        </w:pPrChange>
      </w:pPr>
      <w:commentRangeStart w:id="1242"/>
      <w:r w:rsidRPr="003028E1">
        <w:rPr>
          <w:b/>
          <w:bCs/>
          <w:rPrChange w:id="1243" w:author="Arya" w:date="2025-02-27T11:36:00Z" w16du:dateUtc="2025-02-27T06:06:00Z">
            <w:rPr/>
          </w:rPrChange>
        </w:rPr>
        <w:t xml:space="preserve">AWS </w:t>
      </w:r>
      <w:ins w:id="1244" w:author="Arya" w:date="2025-02-27T11:36:00Z" w16du:dateUtc="2025-02-27T06:06:00Z">
        <w:r w:rsidR="003028E1">
          <w:rPr>
            <w:b/>
            <w:bCs/>
          </w:rPr>
          <w:t>e</w:t>
        </w:r>
      </w:ins>
      <w:del w:id="1245" w:author="Arya" w:date="2025-02-27T11:36:00Z" w16du:dateUtc="2025-02-27T06:06:00Z">
        <w:r w:rsidRPr="003028E1" w:rsidDel="003028E1">
          <w:rPr>
            <w:b/>
            <w:bCs/>
            <w:rPrChange w:id="1246" w:author="Arya" w:date="2025-02-27T11:36:00Z" w16du:dateUtc="2025-02-27T06:06:00Z">
              <w:rPr/>
            </w:rPrChange>
          </w:rPr>
          <w:delText>E</w:delText>
        </w:r>
      </w:del>
      <w:r w:rsidRPr="003028E1">
        <w:rPr>
          <w:b/>
          <w:bCs/>
          <w:rPrChange w:id="1247" w:author="Arya" w:date="2025-02-27T11:36:00Z" w16du:dateUtc="2025-02-27T06:06:00Z">
            <w:rPr/>
          </w:rPrChange>
        </w:rPr>
        <w:t xml:space="preserve">lemental </w:t>
      </w:r>
      <w:proofErr w:type="spellStart"/>
      <w:r w:rsidRPr="003028E1">
        <w:rPr>
          <w:b/>
          <w:bCs/>
          <w:rPrChange w:id="1248" w:author="Arya" w:date="2025-02-27T11:36:00Z" w16du:dateUtc="2025-02-27T06:06:00Z">
            <w:rPr/>
          </w:rPrChange>
        </w:rPr>
        <w:t>MediaLive</w:t>
      </w:r>
      <w:proofErr w:type="spellEnd"/>
      <w:ins w:id="1249" w:author="Arya" w:date="2025-02-27T11:35:00Z" w16du:dateUtc="2025-02-27T06:05:00Z">
        <w:r w:rsidR="003028E1" w:rsidRPr="003028E1">
          <w:rPr>
            <w:b/>
            <w:bCs/>
            <w:rPrChange w:id="1250" w:author="Arya" w:date="2025-02-27T11:36:00Z" w16du:dateUtc="2025-02-27T06:06:00Z">
              <w:rPr/>
            </w:rPrChange>
          </w:rPr>
          <w:t xml:space="preserve">: </w:t>
        </w:r>
      </w:ins>
      <w:commentRangeEnd w:id="1242"/>
      <w:ins w:id="1251" w:author="Arya" w:date="2025-03-03T10:21:00Z" w16du:dateUtc="2025-03-03T04:51:00Z">
        <w:r w:rsidR="00186FED">
          <w:rPr>
            <w:rStyle w:val="CommentReference"/>
            <w:rFonts w:asciiTheme="minorHAnsi" w:eastAsiaTheme="minorHAnsi" w:hAnsiTheme="minorHAnsi" w:cstheme="minorBidi"/>
          </w:rPr>
          <w:commentReference w:id="1242"/>
        </w:r>
      </w:ins>
    </w:p>
    <w:p w14:paraId="53A62CAE" w14:textId="795CD921" w:rsidR="0094366B" w:rsidRPr="0094366B" w:rsidRDefault="0094366B">
      <w:pPr>
        <w:pStyle w:val="NormalBPBHEB"/>
        <w:numPr>
          <w:ilvl w:val="0"/>
          <w:numId w:val="52"/>
        </w:numPr>
        <w:pPrChange w:id="1252" w:author="Arya" w:date="2025-02-27T11:36:00Z" w16du:dateUtc="2025-02-27T06:06:00Z">
          <w:pPr/>
        </w:pPrChange>
      </w:pPr>
      <w:r w:rsidRPr="0094366B">
        <w:t xml:space="preserve">Enhances live video workflows by </w:t>
      </w:r>
      <w:r w:rsidR="007151E5" w:rsidRPr="0094366B">
        <w:t>offering</w:t>
      </w:r>
      <w:r w:rsidRPr="0094366B">
        <w:t xml:space="preserve"> real-time processing capabilities.</w:t>
      </w:r>
    </w:p>
    <w:p w14:paraId="290CE0E2" w14:textId="4D27376B" w:rsidR="0094366B" w:rsidRPr="003028E1" w:rsidDel="003028E1" w:rsidRDefault="0094366B">
      <w:pPr>
        <w:pStyle w:val="NormalBPBHEB"/>
        <w:rPr>
          <w:del w:id="1253" w:author="Arya" w:date="2025-02-27T11:36:00Z" w16du:dateUtc="2025-02-27T06:06:00Z"/>
          <w:b/>
          <w:bCs/>
          <w:rPrChange w:id="1254" w:author="Arya" w:date="2025-02-27T11:36:00Z" w16du:dateUtc="2025-02-27T06:06:00Z">
            <w:rPr>
              <w:del w:id="1255" w:author="Arya" w:date="2025-02-27T11:36:00Z" w16du:dateUtc="2025-02-27T06:06:00Z"/>
            </w:rPr>
          </w:rPrChange>
        </w:rPr>
        <w:pPrChange w:id="1256" w:author="Arya" w:date="2025-02-27T11:36:00Z" w16du:dateUtc="2025-02-27T06:06:00Z">
          <w:pPr/>
        </w:pPrChange>
      </w:pPr>
      <w:r w:rsidRPr="003028E1">
        <w:rPr>
          <w:b/>
          <w:bCs/>
          <w:rPrChange w:id="1257" w:author="Arya" w:date="2025-02-27T11:36:00Z" w16du:dateUtc="2025-02-27T06:06:00Z">
            <w:rPr/>
          </w:rPrChange>
        </w:rPr>
        <w:t xml:space="preserve">AWS </w:t>
      </w:r>
      <w:ins w:id="1258" w:author="Arya" w:date="2025-02-27T11:36:00Z" w16du:dateUtc="2025-02-27T06:06:00Z">
        <w:r w:rsidR="003028E1">
          <w:rPr>
            <w:b/>
            <w:bCs/>
          </w:rPr>
          <w:t>e</w:t>
        </w:r>
      </w:ins>
      <w:del w:id="1259" w:author="Arya" w:date="2025-02-27T11:36:00Z" w16du:dateUtc="2025-02-27T06:06:00Z">
        <w:r w:rsidRPr="003028E1" w:rsidDel="003028E1">
          <w:rPr>
            <w:b/>
            <w:bCs/>
            <w:rPrChange w:id="1260" w:author="Arya" w:date="2025-02-27T11:36:00Z" w16du:dateUtc="2025-02-27T06:06:00Z">
              <w:rPr/>
            </w:rPrChange>
          </w:rPr>
          <w:delText>E</w:delText>
        </w:r>
      </w:del>
      <w:r w:rsidRPr="003028E1">
        <w:rPr>
          <w:b/>
          <w:bCs/>
          <w:rPrChange w:id="1261" w:author="Arya" w:date="2025-02-27T11:36:00Z" w16du:dateUtc="2025-02-27T06:06:00Z">
            <w:rPr/>
          </w:rPrChange>
        </w:rPr>
        <w:t xml:space="preserve">lemental </w:t>
      </w:r>
      <w:proofErr w:type="spellStart"/>
      <w:r w:rsidRPr="003028E1">
        <w:rPr>
          <w:b/>
          <w:bCs/>
          <w:rPrChange w:id="1262" w:author="Arya" w:date="2025-02-27T11:36:00Z" w16du:dateUtc="2025-02-27T06:06:00Z">
            <w:rPr/>
          </w:rPrChange>
        </w:rPr>
        <w:t>MediaPackage</w:t>
      </w:r>
      <w:proofErr w:type="spellEnd"/>
      <w:ins w:id="1263" w:author="Arya" w:date="2025-02-27T11:36:00Z" w16du:dateUtc="2025-02-27T06:06:00Z">
        <w:r w:rsidR="003028E1" w:rsidRPr="003028E1">
          <w:rPr>
            <w:b/>
            <w:bCs/>
            <w:rPrChange w:id="1264" w:author="Arya" w:date="2025-02-27T11:36:00Z" w16du:dateUtc="2025-02-27T06:06:00Z">
              <w:rPr/>
            </w:rPrChange>
          </w:rPr>
          <w:t xml:space="preserve">: </w:t>
        </w:r>
      </w:ins>
    </w:p>
    <w:p w14:paraId="727157A3" w14:textId="6E1C177D" w:rsidR="0094366B" w:rsidRPr="0094366B" w:rsidRDefault="0094366B">
      <w:pPr>
        <w:pStyle w:val="NormalBPBHEB"/>
        <w:numPr>
          <w:ilvl w:val="0"/>
          <w:numId w:val="52"/>
        </w:numPr>
        <w:pPrChange w:id="1265" w:author="Arya" w:date="2025-02-27T11:36:00Z" w16du:dateUtc="2025-02-27T06:06:00Z">
          <w:pPr/>
        </w:pPrChange>
      </w:pPr>
      <w:r w:rsidRPr="0094366B">
        <w:t>Prepares live video streams for diverse devices and platforms efficiently.</w:t>
      </w:r>
    </w:p>
    <w:p w14:paraId="32400A18" w14:textId="6779C2DD" w:rsidR="008A7577" w:rsidRPr="008A7577" w:rsidRDefault="007151E5">
      <w:pPr>
        <w:pStyle w:val="NormalBPBHEB"/>
        <w:numPr>
          <w:ilvl w:val="0"/>
          <w:numId w:val="52"/>
        </w:numPr>
        <w:pPrChange w:id="1266" w:author="Arya" w:date="2025-02-27T11:36:00Z" w16du:dateUtc="2025-02-27T06:06:00Z">
          <w:pPr/>
        </w:pPrChange>
      </w:pPr>
      <w:r w:rsidRPr="003028E1">
        <w:rPr>
          <w:b/>
          <w:bCs/>
          <w:rPrChange w:id="1267" w:author="Arya" w:date="2025-02-27T11:36:00Z" w16du:dateUtc="2025-02-27T06:06:00Z">
            <w:rPr/>
          </w:rPrChange>
        </w:rPr>
        <w:t>Improving</w:t>
      </w:r>
      <w:r w:rsidR="008A7577" w:rsidRPr="003028E1">
        <w:rPr>
          <w:b/>
          <w:bCs/>
          <w:rPrChange w:id="1268" w:author="Arya" w:date="2025-02-27T11:36:00Z" w16du:dateUtc="2025-02-27T06:06:00Z">
            <w:rPr/>
          </w:rPrChange>
        </w:rPr>
        <w:t xml:space="preserve"> </w:t>
      </w:r>
      <w:ins w:id="1269" w:author="Arya" w:date="2025-02-27T11:36:00Z" w16du:dateUtc="2025-02-27T06:06:00Z">
        <w:r w:rsidR="003028E1">
          <w:rPr>
            <w:b/>
            <w:bCs/>
          </w:rPr>
          <w:t>t</w:t>
        </w:r>
      </w:ins>
      <w:del w:id="1270" w:author="Arya" w:date="2025-02-27T11:36:00Z" w16du:dateUtc="2025-02-27T06:06:00Z">
        <w:r w:rsidR="008A7577" w:rsidRPr="003028E1" w:rsidDel="003028E1">
          <w:rPr>
            <w:b/>
            <w:bCs/>
            <w:rPrChange w:id="1271" w:author="Arya" w:date="2025-02-27T11:36:00Z" w16du:dateUtc="2025-02-27T06:06:00Z">
              <w:rPr/>
            </w:rPrChange>
          </w:rPr>
          <w:delText>T</w:delText>
        </w:r>
      </w:del>
      <w:r w:rsidR="008A7577" w:rsidRPr="003028E1">
        <w:rPr>
          <w:b/>
          <w:bCs/>
          <w:rPrChange w:id="1272" w:author="Arya" w:date="2025-02-27T11:36:00Z" w16du:dateUtc="2025-02-27T06:06:00Z">
            <w:rPr/>
          </w:rPrChange>
        </w:rPr>
        <w:t xml:space="preserve">ransport </w:t>
      </w:r>
      <w:ins w:id="1273" w:author="Arya" w:date="2025-02-27T11:36:00Z" w16du:dateUtc="2025-02-27T06:06:00Z">
        <w:r w:rsidR="003028E1">
          <w:rPr>
            <w:b/>
            <w:bCs/>
          </w:rPr>
          <w:t>w</w:t>
        </w:r>
      </w:ins>
      <w:del w:id="1274" w:author="Arya" w:date="2025-02-27T11:36:00Z" w16du:dateUtc="2025-02-27T06:06:00Z">
        <w:r w:rsidR="008A7577" w:rsidRPr="003028E1" w:rsidDel="003028E1">
          <w:rPr>
            <w:b/>
            <w:bCs/>
            <w:rPrChange w:id="1275" w:author="Arya" w:date="2025-02-27T11:36:00Z" w16du:dateUtc="2025-02-27T06:06:00Z">
              <w:rPr/>
            </w:rPrChange>
          </w:rPr>
          <w:delText>W</w:delText>
        </w:r>
      </w:del>
      <w:r w:rsidR="008A7577" w:rsidRPr="003028E1">
        <w:rPr>
          <w:b/>
          <w:bCs/>
          <w:rPrChange w:id="1276" w:author="Arya" w:date="2025-02-27T11:36:00Z" w16du:dateUtc="2025-02-27T06:06:00Z">
            <w:rPr/>
          </w:rPrChange>
        </w:rPr>
        <w:t>orkflows</w:t>
      </w:r>
      <w:r w:rsidR="009252A3" w:rsidRPr="003028E1">
        <w:rPr>
          <w:b/>
          <w:bCs/>
          <w:rPrChange w:id="1277" w:author="Arya" w:date="2025-02-27T11:36:00Z" w16du:dateUtc="2025-02-27T06:06:00Z">
            <w:rPr/>
          </w:rPrChange>
        </w:rPr>
        <w:t>:</w:t>
      </w:r>
      <w:r w:rsidR="009252A3">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14ABDDDD" w:rsidR="008A7577" w:rsidRPr="008A7577" w:rsidRDefault="008A7577">
      <w:pPr>
        <w:pStyle w:val="NormalBPBHEB"/>
        <w:numPr>
          <w:ilvl w:val="0"/>
          <w:numId w:val="52"/>
        </w:numPr>
        <w:pPrChange w:id="1278" w:author="Arya" w:date="2025-02-27T11:36:00Z" w16du:dateUtc="2025-02-27T06:06:00Z">
          <w:pPr/>
        </w:pPrChange>
      </w:pPr>
      <w:r w:rsidRPr="003028E1">
        <w:rPr>
          <w:b/>
          <w:bCs/>
          <w:rPrChange w:id="1279" w:author="Arya" w:date="2025-02-27T11:36:00Z" w16du:dateUtc="2025-02-27T06:06:00Z">
            <w:rPr/>
          </w:rPrChange>
        </w:rPr>
        <w:t xml:space="preserve">Ensuring </w:t>
      </w:r>
      <w:ins w:id="1280" w:author="Arya" w:date="2025-02-27T11:36:00Z" w16du:dateUtc="2025-02-27T06:06:00Z">
        <w:r w:rsidR="003028E1">
          <w:rPr>
            <w:b/>
            <w:bCs/>
          </w:rPr>
          <w:t>s</w:t>
        </w:r>
      </w:ins>
      <w:del w:id="1281" w:author="Arya" w:date="2025-02-27T11:36:00Z" w16du:dateUtc="2025-02-27T06:06:00Z">
        <w:r w:rsidRPr="003028E1" w:rsidDel="003028E1">
          <w:rPr>
            <w:b/>
            <w:bCs/>
            <w:rPrChange w:id="1282" w:author="Arya" w:date="2025-02-27T11:36:00Z" w16du:dateUtc="2025-02-27T06:06:00Z">
              <w:rPr/>
            </w:rPrChange>
          </w:rPr>
          <w:delText>S</w:delText>
        </w:r>
      </w:del>
      <w:r w:rsidRPr="003028E1">
        <w:rPr>
          <w:b/>
          <w:bCs/>
          <w:rPrChange w:id="1283" w:author="Arya" w:date="2025-02-27T11:36:00Z" w16du:dateUtc="2025-02-27T06:06:00Z">
            <w:rPr/>
          </w:rPrChange>
        </w:rPr>
        <w:t>ecurity</w:t>
      </w:r>
      <w:r w:rsidR="009252A3" w:rsidRPr="003028E1">
        <w:rPr>
          <w:b/>
          <w:bCs/>
          <w:rPrChange w:id="1284" w:author="Arya" w:date="2025-02-27T11:36:00Z" w16du:dateUtc="2025-02-27T06:06:00Z">
            <w:rPr/>
          </w:rPrChange>
        </w:rPr>
        <w:t>:</w:t>
      </w:r>
      <w:r w:rsidR="009252A3">
        <w:t xml:space="preserve"> </w:t>
      </w:r>
      <w:r w:rsidRPr="008A7577">
        <w:t xml:space="preserve">Configure encryption and access controls to protect video streams </w:t>
      </w:r>
      <w:sdt>
        <w:sdtPr>
          <w:id w:val="-193546639"/>
          <w:citation/>
        </w:sdtPr>
        <w:sdtContent>
          <w:r w:rsidR="0032610C">
            <w:fldChar w:fldCharType="begin"/>
          </w:r>
          <w:r w:rsidR="00E07ED0">
            <w:instrText xml:space="preserve">CITATION AWSnd \l 1033 </w:instrText>
          </w:r>
          <w:r w:rsidR="0032610C">
            <w:fldChar w:fldCharType="separate"/>
          </w:r>
          <w:r w:rsidR="007D06CD" w:rsidRPr="007D06CD">
            <w:rPr>
              <w:noProof/>
            </w:rPr>
            <w:t>[56]</w:t>
          </w:r>
          <w:r w:rsidR="0032610C">
            <w:fldChar w:fldCharType="end"/>
          </w:r>
        </w:sdtContent>
      </w:sdt>
      <w:r w:rsidR="0032610C">
        <w:t>.</w:t>
      </w:r>
    </w:p>
    <w:p w14:paraId="0DD36710" w14:textId="7C721B29" w:rsidR="008A7577" w:rsidRPr="009465ED" w:rsidRDefault="0086075D">
      <w:pPr>
        <w:pStyle w:val="Heading3BPBHEB"/>
        <w:pPrChange w:id="1285" w:author="Arya" w:date="2025-02-27T11:37:00Z" w16du:dateUtc="2025-02-27T06:07:00Z">
          <w:pPr>
            <w:pStyle w:val="Heading2"/>
          </w:pPr>
        </w:pPrChange>
      </w:pPr>
      <w:r>
        <w:t>Wrap up</w:t>
      </w:r>
    </w:p>
    <w:p w14:paraId="02257C6D" w14:textId="77777777" w:rsidR="008A7577" w:rsidRPr="008A7577" w:rsidRDefault="008A7577">
      <w:pPr>
        <w:pStyle w:val="NormalBPBHEB"/>
        <w:pPrChange w:id="1286" w:author="Arya" w:date="2025-02-27T11:37:00Z" w16du:dateUtc="2025-02-27T06:07:00Z">
          <w:pPr/>
        </w:pPrChange>
      </w:pPr>
      <w:r w:rsidRPr="008A7577">
        <w:t xml:space="preserve">AWS Elemental </w:t>
      </w:r>
      <w:proofErr w:type="spellStart"/>
      <w:r w:rsidRPr="008A7577">
        <w:t>MediaConnect</w:t>
      </w:r>
      <w:proofErr w:type="spellEnd"/>
      <w:r w:rsidRPr="008A7577">
        <w:t xml:space="preserve"> serves as a reliable, secure solution for live video transport. Its integration capabilities and focus on high-quality transmission make it an ideal choice for diverse workflows in live video production and distribution.</w:t>
      </w:r>
    </w:p>
    <w:p w14:paraId="6D73E248" w14:textId="2A61418E" w:rsidR="00283CA9" w:rsidRPr="009465ED" w:rsidRDefault="00283CA9">
      <w:pPr>
        <w:pStyle w:val="Heading2BPBHEB"/>
        <w:pPrChange w:id="1287" w:author="Arya" w:date="2025-02-27T11:37:00Z" w16du:dateUtc="2025-02-27T06:07:00Z">
          <w:pPr>
            <w:pStyle w:val="Heading1"/>
          </w:pPr>
        </w:pPrChange>
      </w:pPr>
      <w:r w:rsidRPr="009465ED">
        <w:t xml:space="preserve">AWS </w:t>
      </w:r>
      <w:ins w:id="1288" w:author="Arya" w:date="2025-02-27T11:37:00Z" w16du:dateUtc="2025-02-27T06:07:00Z">
        <w:r w:rsidR="003028E1">
          <w:t>e</w:t>
        </w:r>
      </w:ins>
      <w:del w:id="1289" w:author="Arya" w:date="2025-02-27T11:37:00Z" w16du:dateUtc="2025-02-27T06:07:00Z">
        <w:r w:rsidRPr="009465ED" w:rsidDel="003028E1">
          <w:delText>E</w:delText>
        </w:r>
      </w:del>
      <w:r w:rsidRPr="009465ED">
        <w:t xml:space="preserve">lemental </w:t>
      </w:r>
      <w:proofErr w:type="spellStart"/>
      <w:r w:rsidRPr="009465ED">
        <w:t>MediaConvert</w:t>
      </w:r>
      <w:proofErr w:type="spellEnd"/>
    </w:p>
    <w:p w14:paraId="11BCC438" w14:textId="350790BB" w:rsidR="00283CA9" w:rsidRPr="00283CA9" w:rsidRDefault="00283CA9">
      <w:pPr>
        <w:pStyle w:val="NormalBPBHEB"/>
        <w:pPrChange w:id="1290" w:author="Arya" w:date="2025-02-27T11:37:00Z" w16du:dateUtc="2025-02-27T06:07:00Z">
          <w:pPr/>
        </w:pPrChange>
      </w:pPr>
      <w:r w:rsidRPr="00283CA9">
        <w:t xml:space="preserve">AWS Elemental </w:t>
      </w:r>
      <w:proofErr w:type="spellStart"/>
      <w:r w:rsidRPr="00283CA9">
        <w:t>MediaConvert</w:t>
      </w:r>
      <w:proofErr w:type="spellEnd"/>
      <w:r w:rsidRPr="00283CA9">
        <w:t xml:space="preserve">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Content>
          <w:r w:rsidR="00042DB0">
            <w:fldChar w:fldCharType="begin"/>
          </w:r>
          <w:r w:rsidR="00042DB0">
            <w:instrText xml:space="preserve"> CITATION AWSdk \l 1033 </w:instrText>
          </w:r>
          <w:r w:rsidR="00042DB0">
            <w:fldChar w:fldCharType="separate"/>
          </w:r>
          <w:r w:rsidR="007D06CD" w:rsidRPr="007D06CD">
            <w:rPr>
              <w:noProof/>
            </w:rPr>
            <w:t>[57]</w:t>
          </w:r>
          <w:r w:rsidR="00042DB0">
            <w:fldChar w:fldCharType="end"/>
          </w:r>
        </w:sdtContent>
      </w:sdt>
      <w:r w:rsidRPr="00283CA9">
        <w:t>.</w:t>
      </w:r>
    </w:p>
    <w:p w14:paraId="4D5A7E0D" w14:textId="5B910CF5" w:rsidR="00283CA9" w:rsidRDefault="00283CA9">
      <w:pPr>
        <w:pStyle w:val="Heading3BPBHEB"/>
        <w:pPrChange w:id="1291" w:author="Arya" w:date="2025-02-27T11:37:00Z" w16du:dateUtc="2025-02-27T06:07:00Z">
          <w:pPr>
            <w:pStyle w:val="Heading2"/>
          </w:pPr>
        </w:pPrChange>
      </w:pPr>
      <w:r w:rsidRPr="009465ED">
        <w:t xml:space="preserve">Key </w:t>
      </w:r>
      <w:ins w:id="1292" w:author="Arya" w:date="2025-02-27T11:37:00Z" w16du:dateUtc="2025-02-27T06:07:00Z">
        <w:r w:rsidR="003028E1">
          <w:t>f</w:t>
        </w:r>
      </w:ins>
      <w:del w:id="1293" w:author="Arya" w:date="2025-02-27T11:37:00Z" w16du:dateUtc="2025-02-27T06:07:00Z">
        <w:r w:rsidRPr="009465ED" w:rsidDel="003028E1">
          <w:delText>F</w:delText>
        </w:r>
      </w:del>
      <w:r w:rsidRPr="009465ED">
        <w:t xml:space="preserve">eatures and </w:t>
      </w:r>
      <w:ins w:id="1294" w:author="Arya" w:date="2025-02-27T11:37:00Z" w16du:dateUtc="2025-02-27T06:07:00Z">
        <w:r w:rsidR="003028E1">
          <w:t>c</w:t>
        </w:r>
      </w:ins>
      <w:del w:id="1295" w:author="Arya" w:date="2025-02-27T11:37:00Z" w16du:dateUtc="2025-02-27T06:07:00Z">
        <w:r w:rsidRPr="009465ED" w:rsidDel="003028E1">
          <w:delText>C</w:delText>
        </w:r>
      </w:del>
      <w:r w:rsidRPr="009465ED">
        <w:t>omponents</w:t>
      </w:r>
    </w:p>
    <w:p w14:paraId="467084FD" w14:textId="136FC164" w:rsidR="00F816BF" w:rsidRPr="00283CA9" w:rsidRDefault="00F816BF">
      <w:pPr>
        <w:pStyle w:val="NormalBPBHEB"/>
        <w:numPr>
          <w:ilvl w:val="0"/>
          <w:numId w:val="53"/>
        </w:numPr>
        <w:pPrChange w:id="1296" w:author="Arya" w:date="2025-02-27T11:37:00Z" w16du:dateUtc="2025-02-27T06:07:00Z">
          <w:pPr/>
        </w:pPrChange>
      </w:pPr>
      <w:commentRangeStart w:id="1297"/>
      <w:r w:rsidRPr="00283CA9">
        <w:rPr>
          <w:b/>
          <w:bCs/>
        </w:rPr>
        <w:t>File-</w:t>
      </w:r>
      <w:ins w:id="1298" w:author="Arya" w:date="2025-02-27T11:38:00Z" w16du:dateUtc="2025-02-27T06:08:00Z">
        <w:r w:rsidR="003028E1">
          <w:rPr>
            <w:b/>
            <w:bCs/>
          </w:rPr>
          <w:t>b</w:t>
        </w:r>
      </w:ins>
      <w:del w:id="1299" w:author="Arya" w:date="2025-02-27T11:38:00Z" w16du:dateUtc="2025-02-27T06:08:00Z">
        <w:r w:rsidRPr="00283CA9" w:rsidDel="003028E1">
          <w:rPr>
            <w:b/>
            <w:bCs/>
          </w:rPr>
          <w:delText>B</w:delText>
        </w:r>
      </w:del>
      <w:r w:rsidRPr="00283CA9">
        <w:rPr>
          <w:b/>
          <w:bCs/>
        </w:rPr>
        <w:t xml:space="preserve">ased </w:t>
      </w:r>
      <w:ins w:id="1300" w:author="Arya" w:date="2025-02-27T11:38:00Z" w16du:dateUtc="2025-02-27T06:08:00Z">
        <w:r w:rsidR="003028E1">
          <w:rPr>
            <w:b/>
            <w:bCs/>
          </w:rPr>
          <w:t>v</w:t>
        </w:r>
      </w:ins>
      <w:del w:id="1301" w:author="Arya" w:date="2025-02-27T11:38:00Z" w16du:dateUtc="2025-02-27T06:08:00Z">
        <w:r w:rsidRPr="00283CA9" w:rsidDel="003028E1">
          <w:rPr>
            <w:b/>
            <w:bCs/>
          </w:rPr>
          <w:delText>V</w:delText>
        </w:r>
      </w:del>
      <w:r w:rsidRPr="00283CA9">
        <w:rPr>
          <w:b/>
          <w:bCs/>
        </w:rPr>
        <w:t xml:space="preserve">ideo </w:t>
      </w:r>
      <w:ins w:id="1302" w:author="Arya" w:date="2025-02-27T11:38:00Z" w16du:dateUtc="2025-02-27T06:08:00Z">
        <w:r w:rsidR="003028E1">
          <w:rPr>
            <w:b/>
            <w:bCs/>
          </w:rPr>
          <w:t>t</w:t>
        </w:r>
      </w:ins>
      <w:del w:id="1303" w:author="Arya" w:date="2025-02-27T11:38:00Z" w16du:dateUtc="2025-02-27T06:08:00Z">
        <w:r w:rsidRPr="00283CA9" w:rsidDel="003028E1">
          <w:rPr>
            <w:b/>
            <w:bCs/>
          </w:rPr>
          <w:delText>T</w:delText>
        </w:r>
      </w:del>
      <w:r w:rsidRPr="00283CA9">
        <w:rPr>
          <w:b/>
          <w:bCs/>
        </w:rPr>
        <w:t>ranscoding</w:t>
      </w:r>
      <w:r w:rsidRPr="00283CA9">
        <w:t xml:space="preserve">: </w:t>
      </w:r>
      <w:commentRangeEnd w:id="1297"/>
      <w:r w:rsidR="003028E1">
        <w:rPr>
          <w:rStyle w:val="CommentReference"/>
          <w:rFonts w:asciiTheme="minorHAnsi" w:eastAsiaTheme="minorHAnsi" w:hAnsiTheme="minorHAnsi" w:cstheme="minorBidi"/>
        </w:rPr>
        <w:commentReference w:id="1297"/>
      </w:r>
      <w:r w:rsidRPr="00283CA9">
        <w:t>Converts video files to various formats, ensuring compatibility with multiple devices and platforms.</w:t>
      </w:r>
    </w:p>
    <w:p w14:paraId="65AAB5A6" w14:textId="050120DB" w:rsidR="00F816BF" w:rsidRPr="00283CA9" w:rsidRDefault="00F816BF">
      <w:pPr>
        <w:pStyle w:val="NormalBPBHEB"/>
        <w:numPr>
          <w:ilvl w:val="0"/>
          <w:numId w:val="53"/>
        </w:numPr>
        <w:pPrChange w:id="1304" w:author="Arya" w:date="2025-02-27T11:37:00Z" w16du:dateUtc="2025-02-27T06:07:00Z">
          <w:pPr/>
        </w:pPrChange>
      </w:pPr>
      <w:r w:rsidRPr="00283CA9">
        <w:rPr>
          <w:b/>
          <w:bCs/>
        </w:rPr>
        <w:t xml:space="preserve">Scalability and </w:t>
      </w:r>
      <w:ins w:id="1305" w:author="Arya" w:date="2025-02-27T11:39:00Z" w16du:dateUtc="2025-02-27T06:09:00Z">
        <w:r w:rsidR="003028E1">
          <w:rPr>
            <w:b/>
            <w:bCs/>
          </w:rPr>
          <w:t>e</w:t>
        </w:r>
      </w:ins>
      <w:del w:id="1306" w:author="Arya" w:date="2025-02-27T11:39:00Z" w16du:dateUtc="2025-02-27T06:09:00Z">
        <w:r w:rsidRPr="00283CA9" w:rsidDel="003028E1">
          <w:rPr>
            <w:b/>
            <w:bCs/>
          </w:rPr>
          <w:delText>E</w:delText>
        </w:r>
      </w:del>
      <w:r w:rsidRPr="00283CA9">
        <w:rPr>
          <w:b/>
          <w:bCs/>
        </w:rPr>
        <w:t>lasticity</w:t>
      </w:r>
      <w:r w:rsidRPr="00283CA9">
        <w:t>: Processes single files or millions of files effortlessly, adapting to changing workloads (AWS Elemental, n.d.).</w:t>
      </w:r>
    </w:p>
    <w:p w14:paraId="23A298C8" w14:textId="3744B1A2" w:rsidR="00283CA9" w:rsidRPr="00283CA9" w:rsidRDefault="00283CA9">
      <w:pPr>
        <w:pStyle w:val="NormalBPBHEB"/>
        <w:numPr>
          <w:ilvl w:val="0"/>
          <w:numId w:val="53"/>
        </w:numPr>
        <w:pPrChange w:id="1307" w:author="Arya" w:date="2025-02-27T11:37:00Z" w16du:dateUtc="2025-02-27T06:07:00Z">
          <w:pPr/>
        </w:pPrChange>
      </w:pPr>
      <w:r w:rsidRPr="00283CA9">
        <w:rPr>
          <w:b/>
          <w:bCs/>
        </w:rPr>
        <w:t xml:space="preserve">Wide </w:t>
      </w:r>
      <w:ins w:id="1308" w:author="Arya" w:date="2025-02-27T11:39:00Z" w16du:dateUtc="2025-02-27T06:09:00Z">
        <w:r w:rsidR="003028E1">
          <w:rPr>
            <w:b/>
            <w:bCs/>
          </w:rPr>
          <w:t>f</w:t>
        </w:r>
      </w:ins>
      <w:del w:id="1309" w:author="Arya" w:date="2025-02-27T11:39:00Z" w16du:dateUtc="2025-02-27T06:09:00Z">
        <w:r w:rsidRPr="00283CA9" w:rsidDel="003028E1">
          <w:rPr>
            <w:b/>
            <w:bCs/>
          </w:rPr>
          <w:delText>F</w:delText>
        </w:r>
      </w:del>
      <w:r w:rsidRPr="00283CA9">
        <w:rPr>
          <w:b/>
          <w:bCs/>
        </w:rPr>
        <w:t xml:space="preserve">ormat </w:t>
      </w:r>
      <w:ins w:id="1310" w:author="Arya" w:date="2025-02-27T11:39:00Z" w16du:dateUtc="2025-02-27T06:09:00Z">
        <w:r w:rsidR="003028E1">
          <w:rPr>
            <w:b/>
            <w:bCs/>
          </w:rPr>
          <w:t>s</w:t>
        </w:r>
      </w:ins>
      <w:del w:id="1311" w:author="Arya" w:date="2025-02-27T11:39:00Z" w16du:dateUtc="2025-02-27T06:09:00Z">
        <w:r w:rsidRPr="00283CA9" w:rsidDel="003028E1">
          <w:rPr>
            <w:b/>
            <w:bCs/>
          </w:rPr>
          <w:delText>S</w:delText>
        </w:r>
      </w:del>
      <w:r w:rsidRPr="00283CA9">
        <w:rPr>
          <w:b/>
          <w:bCs/>
        </w:rPr>
        <w:t>upport</w:t>
      </w:r>
      <w:r w:rsidRPr="00283CA9">
        <w:t xml:space="preserve">: </w:t>
      </w:r>
      <w:r w:rsidR="001830F6" w:rsidRPr="00283CA9">
        <w:t>Manages</w:t>
      </w:r>
      <w:r w:rsidRPr="00283CA9">
        <w:t xml:space="preserve"> a broad range of input and output formats for streaming, broadcasting, and on-demand delivery (Smith, 2023).</w:t>
      </w:r>
    </w:p>
    <w:p w14:paraId="2FCC0540" w14:textId="1BE30B08" w:rsidR="00283CA9" w:rsidRPr="00283CA9" w:rsidRDefault="00283CA9">
      <w:pPr>
        <w:pStyle w:val="NormalBPBHEB"/>
        <w:numPr>
          <w:ilvl w:val="0"/>
          <w:numId w:val="53"/>
        </w:numPr>
        <w:pPrChange w:id="1312" w:author="Arya" w:date="2025-02-27T11:37:00Z" w16du:dateUtc="2025-02-27T06:07:00Z">
          <w:pPr/>
        </w:pPrChange>
      </w:pPr>
      <w:r w:rsidRPr="00283CA9">
        <w:rPr>
          <w:b/>
          <w:bCs/>
        </w:rPr>
        <w:t xml:space="preserve">Automated </w:t>
      </w:r>
      <w:ins w:id="1313" w:author="Arya" w:date="2025-02-27T11:39:00Z" w16du:dateUtc="2025-02-27T06:09:00Z">
        <w:r w:rsidR="003028E1">
          <w:rPr>
            <w:b/>
            <w:bCs/>
          </w:rPr>
          <w:t>r</w:t>
        </w:r>
      </w:ins>
      <w:del w:id="1314" w:author="Arya" w:date="2025-02-27T11:39:00Z" w16du:dateUtc="2025-02-27T06:09:00Z">
        <w:r w:rsidRPr="00283CA9" w:rsidDel="003028E1">
          <w:rPr>
            <w:b/>
            <w:bCs/>
          </w:rPr>
          <w:delText>R</w:delText>
        </w:r>
      </w:del>
      <w:r w:rsidRPr="00283CA9">
        <w:rPr>
          <w:b/>
          <w:bCs/>
        </w:rPr>
        <w:t xml:space="preserve">esource </w:t>
      </w:r>
      <w:ins w:id="1315" w:author="Arya" w:date="2025-02-27T11:39:00Z" w16du:dateUtc="2025-02-27T06:09:00Z">
        <w:r w:rsidR="003028E1">
          <w:rPr>
            <w:b/>
            <w:bCs/>
          </w:rPr>
          <w:t>s</w:t>
        </w:r>
      </w:ins>
      <w:del w:id="1316" w:author="Arya" w:date="2025-02-27T11:39:00Z" w16du:dateUtc="2025-02-27T06:09:00Z">
        <w:r w:rsidRPr="00283CA9" w:rsidDel="003028E1">
          <w:rPr>
            <w:b/>
            <w:bCs/>
          </w:rPr>
          <w:delText>S</w:delText>
        </w:r>
      </w:del>
      <w:r w:rsidRPr="00283CA9">
        <w:rPr>
          <w:b/>
          <w:bCs/>
        </w:rPr>
        <w:t>caling</w:t>
      </w:r>
      <w:r w:rsidRPr="00283CA9">
        <w:t xml:space="preserve">: Dynamically adjusts resources based on transcoding requirements, </w:t>
      </w:r>
      <w:r w:rsidR="007151E5" w:rsidRPr="00283CA9">
        <w:t>improving</w:t>
      </w:r>
      <w:r w:rsidRPr="00283CA9">
        <w:t xml:space="preserve"> performance and cost-efficiency (Jones, 2024).</w:t>
      </w:r>
    </w:p>
    <w:p w14:paraId="40F244DD" w14:textId="6FC42EC3" w:rsidR="00283CA9" w:rsidRPr="009465ED" w:rsidRDefault="00283CA9">
      <w:pPr>
        <w:pStyle w:val="Heading3BPBHEB"/>
        <w:pPrChange w:id="1317" w:author="Arya" w:date="2025-02-27T11:39:00Z" w16du:dateUtc="2025-02-27T06:09:00Z">
          <w:pPr>
            <w:pStyle w:val="Heading2"/>
          </w:pPr>
        </w:pPrChange>
      </w:pPr>
      <w:r w:rsidRPr="009465ED">
        <w:lastRenderedPageBreak/>
        <w:t xml:space="preserve">Use </w:t>
      </w:r>
      <w:ins w:id="1318" w:author="Arya" w:date="2025-02-27T11:39:00Z" w16du:dateUtc="2025-02-27T06:09:00Z">
        <w:r w:rsidR="00962B43">
          <w:t>c</w:t>
        </w:r>
      </w:ins>
      <w:del w:id="1319" w:author="Arya" w:date="2025-02-27T11:39:00Z" w16du:dateUtc="2025-02-27T06:09:00Z">
        <w:r w:rsidRPr="009465ED" w:rsidDel="00962B43">
          <w:delText>C</w:delText>
        </w:r>
      </w:del>
      <w:r w:rsidRPr="009465ED">
        <w:t xml:space="preserve">ases of AWS </w:t>
      </w:r>
      <w:ins w:id="1320" w:author="Arya" w:date="2025-02-27T11:39:00Z" w16du:dateUtc="2025-02-27T06:09:00Z">
        <w:r w:rsidR="00962B43">
          <w:t>e</w:t>
        </w:r>
      </w:ins>
      <w:del w:id="1321" w:author="Arya" w:date="2025-02-27T11:39:00Z" w16du:dateUtc="2025-02-27T06:09:00Z">
        <w:r w:rsidRPr="009465ED" w:rsidDel="00962B43">
          <w:delText>E</w:delText>
        </w:r>
      </w:del>
      <w:r w:rsidRPr="009465ED">
        <w:t xml:space="preserve">lemental </w:t>
      </w:r>
      <w:proofErr w:type="spellStart"/>
      <w:r w:rsidRPr="009465ED">
        <w:t>MediaConvert</w:t>
      </w:r>
      <w:proofErr w:type="spellEnd"/>
    </w:p>
    <w:p w14:paraId="612BB9E3" w14:textId="27110AF6" w:rsidR="00283CA9" w:rsidRPr="00283CA9" w:rsidRDefault="00283CA9">
      <w:pPr>
        <w:pStyle w:val="NormalBPBHEB"/>
        <w:numPr>
          <w:ilvl w:val="0"/>
          <w:numId w:val="54"/>
        </w:numPr>
        <w:pPrChange w:id="1322" w:author="Arya" w:date="2025-02-27T11:40:00Z" w16du:dateUtc="2025-02-27T06:10:00Z">
          <w:pPr/>
        </w:pPrChange>
      </w:pPr>
      <w:commentRangeStart w:id="1323"/>
      <w:r w:rsidRPr="00283CA9">
        <w:rPr>
          <w:b/>
          <w:bCs/>
        </w:rPr>
        <w:t>Multi-</w:t>
      </w:r>
      <w:r w:rsidR="00962B43" w:rsidRPr="00283CA9">
        <w:rPr>
          <w:b/>
          <w:bCs/>
        </w:rPr>
        <w:t>screen video delivery</w:t>
      </w:r>
      <w:r w:rsidR="003B6248">
        <w:rPr>
          <w:b/>
          <w:bCs/>
        </w:rPr>
        <w:t xml:space="preserve">: </w:t>
      </w:r>
      <w:commentRangeEnd w:id="1323"/>
      <w:r w:rsidR="00402B2C">
        <w:rPr>
          <w:rStyle w:val="CommentReference"/>
          <w:rFonts w:asciiTheme="minorHAnsi" w:eastAsiaTheme="minorHAnsi" w:hAnsiTheme="minorHAnsi" w:cstheme="minorBidi"/>
        </w:rPr>
        <w:commentReference w:id="1323"/>
      </w:r>
      <w:r w:rsidRPr="00283CA9">
        <w:t xml:space="preserve">Enables content providers </w:t>
      </w:r>
      <w:del w:id="1324" w:author="Arya" w:date="2025-02-27T11:41:00Z" w16du:dateUtc="2025-02-27T06:11:00Z">
        <w:r w:rsidRPr="00283CA9" w:rsidDel="00402B2C">
          <w:delText>to deliver</w:delText>
        </w:r>
      </w:del>
      <w:ins w:id="1325" w:author="Arya" w:date="2025-02-27T11:41:00Z" w16du:dateUtc="2025-02-27T06:11:00Z">
        <w:r w:rsidR="00402B2C" w:rsidRPr="00283CA9">
          <w:t>deliver</w:t>
        </w:r>
      </w:ins>
      <w:r w:rsidRPr="00283CA9">
        <w:t xml:space="preserve"> optimized videos for smartphones, tablets, and smart TVs.</w:t>
      </w:r>
    </w:p>
    <w:p w14:paraId="0A52A522" w14:textId="2030625F" w:rsidR="00283CA9" w:rsidRPr="00283CA9" w:rsidRDefault="00283CA9">
      <w:pPr>
        <w:pStyle w:val="NormalBPBHEB"/>
        <w:numPr>
          <w:ilvl w:val="0"/>
          <w:numId w:val="54"/>
        </w:numPr>
        <w:pPrChange w:id="1326" w:author="Arya" w:date="2025-02-27T11:40:00Z" w16du:dateUtc="2025-02-27T06:10:00Z">
          <w:pPr/>
        </w:pPrChange>
      </w:pPr>
      <w:r w:rsidRPr="00283CA9">
        <w:rPr>
          <w:b/>
          <w:bCs/>
        </w:rPr>
        <w:t xml:space="preserve">OTT </w:t>
      </w:r>
      <w:ins w:id="1327" w:author="Arya" w:date="2025-02-27T11:39:00Z" w16du:dateUtc="2025-02-27T06:09:00Z">
        <w:r w:rsidR="00962B43">
          <w:rPr>
            <w:b/>
            <w:bCs/>
          </w:rPr>
          <w:t>s</w:t>
        </w:r>
      </w:ins>
      <w:del w:id="1328" w:author="Arya" w:date="2025-02-27T11:39:00Z" w16du:dateUtc="2025-02-27T06:09:00Z">
        <w:r w:rsidRPr="00283CA9" w:rsidDel="00962B43">
          <w:rPr>
            <w:b/>
            <w:bCs/>
          </w:rPr>
          <w:delText>S</w:delText>
        </w:r>
      </w:del>
      <w:r w:rsidRPr="00283CA9">
        <w:rPr>
          <w:b/>
          <w:bCs/>
        </w:rPr>
        <w:t>treaming</w:t>
      </w:r>
      <w:r w:rsidR="003B6248">
        <w:rPr>
          <w:b/>
          <w:bCs/>
        </w:rPr>
        <w:t xml:space="preserve">: </w:t>
      </w:r>
      <w:r w:rsidRPr="00283CA9">
        <w:t>Powers over-the-top streaming services by transcoding content into formats suited for internet-based viewing.</w:t>
      </w:r>
    </w:p>
    <w:p w14:paraId="4D20F235" w14:textId="3259B8CA" w:rsidR="00283CA9" w:rsidRPr="00283CA9" w:rsidRDefault="00283CA9">
      <w:pPr>
        <w:pStyle w:val="NormalBPBHEB"/>
        <w:numPr>
          <w:ilvl w:val="0"/>
          <w:numId w:val="54"/>
        </w:numPr>
        <w:pPrChange w:id="1329" w:author="Arya" w:date="2025-02-27T11:40:00Z" w16du:dateUtc="2025-02-27T06:10:00Z">
          <w:pPr/>
        </w:pPrChange>
      </w:pPr>
      <w:r w:rsidRPr="00283CA9">
        <w:rPr>
          <w:b/>
          <w:bCs/>
        </w:rPr>
        <w:t xml:space="preserve">Broadcast </w:t>
      </w:r>
      <w:ins w:id="1330" w:author="Arya" w:date="2025-02-27T11:40:00Z" w16du:dateUtc="2025-02-27T06:10:00Z">
        <w:r w:rsidR="00962B43">
          <w:rPr>
            <w:b/>
            <w:bCs/>
          </w:rPr>
          <w:t>w</w:t>
        </w:r>
      </w:ins>
      <w:del w:id="1331" w:author="Arya" w:date="2025-02-27T11:40:00Z" w16du:dateUtc="2025-02-27T06:10:00Z">
        <w:r w:rsidRPr="00283CA9" w:rsidDel="00962B43">
          <w:rPr>
            <w:b/>
            <w:bCs/>
          </w:rPr>
          <w:delText>W</w:delText>
        </w:r>
      </w:del>
      <w:r w:rsidRPr="00283CA9">
        <w:rPr>
          <w:b/>
          <w:bCs/>
        </w:rPr>
        <w:t>orkflows</w:t>
      </w:r>
      <w:r w:rsidR="003B6248">
        <w:rPr>
          <w:b/>
          <w:bCs/>
        </w:rPr>
        <w:t xml:space="preserve">: </w:t>
      </w:r>
      <w:r w:rsidRPr="00283CA9">
        <w:t>Prepares video content for live events and scheduled broadcasts, meeting industry standards efficiently.</w:t>
      </w:r>
    </w:p>
    <w:p w14:paraId="436E51C9" w14:textId="0C7988F9" w:rsidR="00283CA9" w:rsidRDefault="00283CA9">
      <w:pPr>
        <w:pStyle w:val="Heading3BPBHEB"/>
        <w:pPrChange w:id="1332" w:author="Arya" w:date="2025-02-27T11:41:00Z" w16du:dateUtc="2025-02-27T06:11:00Z">
          <w:pPr>
            <w:pStyle w:val="Heading2"/>
          </w:pPr>
        </w:pPrChange>
      </w:pPr>
      <w:r w:rsidRPr="009465ED">
        <w:t xml:space="preserve">Best </w:t>
      </w:r>
      <w:r w:rsidR="006F5D7E" w:rsidRPr="009465ED">
        <w:t>practices for effective usage</w:t>
      </w:r>
    </w:p>
    <w:p w14:paraId="48BF95E2" w14:textId="14B7C86C" w:rsidR="00A3006F" w:rsidRPr="00283CA9" w:rsidRDefault="00A3006F">
      <w:pPr>
        <w:pStyle w:val="NormalBPBHEB"/>
        <w:numPr>
          <w:ilvl w:val="0"/>
          <w:numId w:val="55"/>
        </w:numPr>
        <w:pPrChange w:id="1333" w:author="Arya" w:date="2025-02-27T11:41:00Z" w16du:dateUtc="2025-02-27T06:11:00Z">
          <w:pPr/>
        </w:pPrChange>
      </w:pPr>
      <w:commentRangeStart w:id="1334"/>
      <w:r w:rsidRPr="00283CA9">
        <w:rPr>
          <w:b/>
          <w:bCs/>
        </w:rPr>
        <w:t xml:space="preserve">AWS </w:t>
      </w:r>
      <w:ins w:id="1335" w:author="Arya" w:date="2025-02-27T11:41:00Z" w16du:dateUtc="2025-02-27T06:11:00Z">
        <w:r w:rsidR="006F5D7E">
          <w:rPr>
            <w:b/>
            <w:bCs/>
          </w:rPr>
          <w:t>e</w:t>
        </w:r>
      </w:ins>
      <w:del w:id="1336" w:author="Arya" w:date="2025-02-27T11:41:00Z" w16du:dateUtc="2025-02-27T06:11:00Z">
        <w:r w:rsidRPr="00283CA9" w:rsidDel="006F5D7E">
          <w:rPr>
            <w:b/>
            <w:bCs/>
          </w:rPr>
          <w:delText>E</w:delText>
        </w:r>
      </w:del>
      <w:r w:rsidRPr="00283CA9">
        <w:rPr>
          <w:b/>
          <w:bCs/>
        </w:rPr>
        <w:t xml:space="preserve">lemental </w:t>
      </w:r>
      <w:proofErr w:type="spellStart"/>
      <w:r w:rsidRPr="00283CA9">
        <w:rPr>
          <w:b/>
          <w:bCs/>
        </w:rPr>
        <w:t>MediaPackage</w:t>
      </w:r>
      <w:proofErr w:type="spellEnd"/>
      <w:r>
        <w:rPr>
          <w:b/>
          <w:bCs/>
        </w:rPr>
        <w:t xml:space="preserve">: </w:t>
      </w:r>
      <w:commentRangeEnd w:id="1334"/>
      <w:r w:rsidR="00C57065">
        <w:rPr>
          <w:rStyle w:val="CommentReference"/>
          <w:rFonts w:asciiTheme="minorHAnsi" w:eastAsiaTheme="minorHAnsi" w:hAnsiTheme="minorHAnsi" w:cstheme="minorBidi"/>
        </w:rPr>
        <w:commentReference w:id="1334"/>
      </w:r>
      <w:r w:rsidRPr="00283CA9">
        <w:t>Prepares transcoded videos for delivery to various devices, streamlining workflows.</w:t>
      </w:r>
    </w:p>
    <w:p w14:paraId="78E5E214" w14:textId="6269B0D0" w:rsidR="00A3006F" w:rsidRPr="00283CA9" w:rsidRDefault="00A3006F">
      <w:pPr>
        <w:pStyle w:val="NormalBPBHEB"/>
        <w:numPr>
          <w:ilvl w:val="0"/>
          <w:numId w:val="55"/>
        </w:numPr>
        <w:pPrChange w:id="1337" w:author="Arya" w:date="2025-02-27T11:41:00Z" w16du:dateUtc="2025-02-27T06:11:00Z">
          <w:pPr/>
        </w:pPrChange>
      </w:pPr>
      <w:r w:rsidRPr="00283CA9">
        <w:rPr>
          <w:b/>
          <w:bCs/>
        </w:rPr>
        <w:t xml:space="preserve">AWS </w:t>
      </w:r>
      <w:ins w:id="1338" w:author="Arya" w:date="2025-02-27T11:41:00Z" w16du:dateUtc="2025-02-27T06:11:00Z">
        <w:r w:rsidR="006F5D7E">
          <w:rPr>
            <w:b/>
            <w:bCs/>
          </w:rPr>
          <w:t>e</w:t>
        </w:r>
      </w:ins>
      <w:del w:id="1339" w:author="Arya" w:date="2025-02-27T11:41:00Z" w16du:dateUtc="2025-02-27T06:11:00Z">
        <w:r w:rsidRPr="00283CA9" w:rsidDel="006F5D7E">
          <w:rPr>
            <w:b/>
            <w:bCs/>
          </w:rPr>
          <w:delText>E</w:delText>
        </w:r>
      </w:del>
      <w:r w:rsidRPr="00283CA9">
        <w:rPr>
          <w:b/>
          <w:bCs/>
        </w:rPr>
        <w:t xml:space="preserve">lemental </w:t>
      </w:r>
      <w:proofErr w:type="spellStart"/>
      <w:r w:rsidRPr="00283CA9">
        <w:rPr>
          <w:b/>
          <w:bCs/>
        </w:rPr>
        <w:t>MediaLive</w:t>
      </w:r>
      <w:proofErr w:type="spellEnd"/>
      <w:r>
        <w:rPr>
          <w:b/>
          <w:bCs/>
        </w:rPr>
        <w:t xml:space="preserve">: </w:t>
      </w:r>
      <w:r w:rsidRPr="00283CA9">
        <w:t xml:space="preserve">Combines with </w:t>
      </w:r>
      <w:proofErr w:type="spellStart"/>
      <w:r w:rsidRPr="00283CA9">
        <w:t>MediaLive</w:t>
      </w:r>
      <w:proofErr w:type="spellEnd"/>
      <w:r w:rsidRPr="00283CA9">
        <w:t xml:space="preserve"> for end-to-end live video workflows, enhancing both services.</w:t>
      </w:r>
    </w:p>
    <w:p w14:paraId="2D5AB6B7" w14:textId="7CC135E0" w:rsidR="00283CA9" w:rsidRPr="00283CA9" w:rsidRDefault="007151E5">
      <w:pPr>
        <w:pStyle w:val="NormalBPBHEB"/>
        <w:numPr>
          <w:ilvl w:val="0"/>
          <w:numId w:val="55"/>
        </w:numPr>
        <w:pPrChange w:id="1340" w:author="Arya" w:date="2025-02-27T11:41:00Z" w16du:dateUtc="2025-02-27T06:11:00Z">
          <w:pPr/>
        </w:pPrChange>
      </w:pPr>
      <w:r w:rsidRPr="00283CA9">
        <w:rPr>
          <w:b/>
          <w:bCs/>
        </w:rPr>
        <w:t>Improving</w:t>
      </w:r>
      <w:r w:rsidR="00283CA9" w:rsidRPr="00283CA9">
        <w:rPr>
          <w:b/>
          <w:bCs/>
        </w:rPr>
        <w:t xml:space="preserve"> </w:t>
      </w:r>
      <w:ins w:id="1341" w:author="Arya" w:date="2025-02-27T11:41:00Z" w16du:dateUtc="2025-02-27T06:11:00Z">
        <w:r w:rsidR="006F5D7E">
          <w:rPr>
            <w:b/>
            <w:bCs/>
          </w:rPr>
          <w:t>t</w:t>
        </w:r>
      </w:ins>
      <w:del w:id="1342" w:author="Arya" w:date="2025-02-27T11:41:00Z" w16du:dateUtc="2025-02-27T06:11:00Z">
        <w:r w:rsidR="00283CA9" w:rsidRPr="00283CA9" w:rsidDel="006F5D7E">
          <w:rPr>
            <w:b/>
            <w:bCs/>
          </w:rPr>
          <w:delText>T</w:delText>
        </w:r>
      </w:del>
      <w:r w:rsidR="00283CA9" w:rsidRPr="00283CA9">
        <w:rPr>
          <w:b/>
          <w:bCs/>
        </w:rPr>
        <w:t xml:space="preserve">ranscoding </w:t>
      </w:r>
      <w:ins w:id="1343" w:author="Arya" w:date="2025-02-27T11:41:00Z" w16du:dateUtc="2025-02-27T06:11:00Z">
        <w:r w:rsidR="006F5D7E">
          <w:rPr>
            <w:b/>
            <w:bCs/>
          </w:rPr>
          <w:t>s</w:t>
        </w:r>
      </w:ins>
      <w:del w:id="1344" w:author="Arya" w:date="2025-02-27T11:41:00Z" w16du:dateUtc="2025-02-27T06:11:00Z">
        <w:r w:rsidR="00283CA9" w:rsidRPr="00283CA9" w:rsidDel="006F5D7E">
          <w:rPr>
            <w:b/>
            <w:bCs/>
          </w:rPr>
          <w:delText>S</w:delText>
        </w:r>
      </w:del>
      <w:r w:rsidR="00283CA9" w:rsidRPr="00283CA9">
        <w:rPr>
          <w:b/>
          <w:bCs/>
        </w:rPr>
        <w:t>ettings</w:t>
      </w:r>
      <w:r w:rsidR="00A3006F">
        <w:rPr>
          <w:b/>
          <w:bCs/>
        </w:rPr>
        <w:t xml:space="preserve">: </w:t>
      </w:r>
      <w:r w:rsidR="00283CA9" w:rsidRPr="00283CA9">
        <w:t xml:space="preserve">Select </w:t>
      </w:r>
      <w:proofErr w:type="gramStart"/>
      <w:r w:rsidR="00283CA9" w:rsidRPr="00283CA9">
        <w:t>codecs</w:t>
      </w:r>
      <w:proofErr w:type="gramEnd"/>
      <w:r w:rsidR="00283CA9" w:rsidRPr="00283CA9">
        <w:t>, resolutions, and bitrates based on specific use cases to balance quality and file size.</w:t>
      </w:r>
    </w:p>
    <w:p w14:paraId="505C7EFB" w14:textId="08D64F67" w:rsidR="00283CA9" w:rsidRPr="00283CA9" w:rsidRDefault="00283CA9">
      <w:pPr>
        <w:pStyle w:val="NormalBPBHEB"/>
        <w:numPr>
          <w:ilvl w:val="0"/>
          <w:numId w:val="55"/>
        </w:numPr>
        <w:pPrChange w:id="1345" w:author="Arya" w:date="2025-02-27T11:41:00Z" w16du:dateUtc="2025-02-27T06:11:00Z">
          <w:pPr/>
        </w:pPrChange>
      </w:pPr>
      <w:r w:rsidRPr="00283CA9">
        <w:rPr>
          <w:b/>
          <w:bCs/>
        </w:rPr>
        <w:t xml:space="preserve">Utilizing </w:t>
      </w:r>
      <w:ins w:id="1346" w:author="Arya" w:date="2025-02-27T11:41:00Z" w16du:dateUtc="2025-02-27T06:11:00Z">
        <w:r w:rsidR="006F5D7E">
          <w:rPr>
            <w:b/>
            <w:bCs/>
          </w:rPr>
          <w:t>a</w:t>
        </w:r>
      </w:ins>
      <w:del w:id="1347" w:author="Arya" w:date="2025-02-27T11:41:00Z" w16du:dateUtc="2025-02-27T06:11:00Z">
        <w:r w:rsidRPr="00283CA9" w:rsidDel="006F5D7E">
          <w:rPr>
            <w:b/>
            <w:bCs/>
          </w:rPr>
          <w:delText>A</w:delText>
        </w:r>
      </w:del>
      <w:r w:rsidRPr="00283CA9">
        <w:rPr>
          <w:b/>
          <w:bCs/>
        </w:rPr>
        <w:t xml:space="preserve">utomated </w:t>
      </w:r>
      <w:ins w:id="1348" w:author="Arya" w:date="2025-02-27T11:41:00Z" w16du:dateUtc="2025-02-27T06:11:00Z">
        <w:r w:rsidR="006F5D7E">
          <w:rPr>
            <w:b/>
            <w:bCs/>
          </w:rPr>
          <w:t>w</w:t>
        </w:r>
      </w:ins>
      <w:del w:id="1349" w:author="Arya" w:date="2025-02-27T11:41:00Z" w16du:dateUtc="2025-02-27T06:11:00Z">
        <w:r w:rsidRPr="00283CA9" w:rsidDel="006F5D7E">
          <w:rPr>
            <w:b/>
            <w:bCs/>
          </w:rPr>
          <w:delText>W</w:delText>
        </w:r>
      </w:del>
      <w:r w:rsidRPr="00283CA9">
        <w:rPr>
          <w:b/>
          <w:bCs/>
        </w:rPr>
        <w:t>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pPr>
        <w:pStyle w:val="Heading3BPBHEB"/>
        <w:pPrChange w:id="1350" w:author="Arya" w:date="2025-02-27T11:42:00Z" w16du:dateUtc="2025-02-27T06:12:00Z">
          <w:pPr>
            <w:pStyle w:val="Heading2"/>
          </w:pPr>
        </w:pPrChange>
      </w:pPr>
      <w:r>
        <w:t>Wrap up</w:t>
      </w:r>
    </w:p>
    <w:p w14:paraId="5CFFA8DE" w14:textId="6D892404" w:rsidR="00283CA9" w:rsidRPr="00283CA9" w:rsidRDefault="00283CA9">
      <w:pPr>
        <w:pStyle w:val="NormalBPBHEB"/>
        <w:pPrChange w:id="1351" w:author="Arya" w:date="2025-02-27T11:42:00Z" w16du:dateUtc="2025-02-27T06:12:00Z">
          <w:pPr/>
        </w:pPrChange>
      </w:pPr>
      <w:r w:rsidRPr="00283CA9">
        <w:t xml:space="preserve">AWS Elemental </w:t>
      </w:r>
      <w:proofErr w:type="spellStart"/>
      <w:r w:rsidRPr="00283CA9">
        <w:t>MediaConvert</w:t>
      </w:r>
      <w:proofErr w:type="spellEnd"/>
      <w:r w:rsidRPr="00283CA9">
        <w:t xml:space="preserve">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Content>
          <w:r w:rsidR="0074345D">
            <w:fldChar w:fldCharType="begin"/>
          </w:r>
          <w:r w:rsidR="0074345D">
            <w:instrText xml:space="preserve"> CITATION AWSdk \l 1033 </w:instrText>
          </w:r>
          <w:r w:rsidR="0074345D">
            <w:fldChar w:fldCharType="separate"/>
          </w:r>
          <w:r w:rsidR="007D06CD" w:rsidRPr="007D06CD">
            <w:rPr>
              <w:noProof/>
            </w:rPr>
            <w:t>[57]</w:t>
          </w:r>
          <w:r w:rsidR="0074345D">
            <w:fldChar w:fldCharType="end"/>
          </w:r>
        </w:sdtContent>
      </w:sdt>
      <w:r w:rsidRPr="00283CA9">
        <w:t>.</w:t>
      </w:r>
    </w:p>
    <w:p w14:paraId="58CFBDBC" w14:textId="007BC85C" w:rsidR="002C2F0D" w:rsidRPr="009465ED" w:rsidRDefault="002C2F0D">
      <w:pPr>
        <w:pStyle w:val="Heading2BPBHEB"/>
        <w:pPrChange w:id="1352" w:author="Arya" w:date="2025-02-27T11:42:00Z" w16du:dateUtc="2025-02-27T06:12:00Z">
          <w:pPr>
            <w:pStyle w:val="Heading1"/>
          </w:pPr>
        </w:pPrChange>
      </w:pPr>
      <w:r w:rsidRPr="009465ED">
        <w:t xml:space="preserve">AWS </w:t>
      </w:r>
      <w:ins w:id="1353" w:author="Arya" w:date="2025-02-27T11:43:00Z" w16du:dateUtc="2025-02-27T06:13:00Z">
        <w:r w:rsidR="00D04D9F">
          <w:t>E</w:t>
        </w:r>
      </w:ins>
      <w:del w:id="1354" w:author="Arya" w:date="2025-02-27T11:42:00Z" w16du:dateUtc="2025-02-27T06:12:00Z">
        <w:r w:rsidRPr="009465ED" w:rsidDel="00D04D9F">
          <w:delText>E</w:delText>
        </w:r>
      </w:del>
      <w:r w:rsidRPr="009465ED">
        <w:t xml:space="preserve">lemental </w:t>
      </w:r>
      <w:proofErr w:type="spellStart"/>
      <w:r w:rsidRPr="009465ED">
        <w:t>MediaLive</w:t>
      </w:r>
      <w:proofErr w:type="spellEnd"/>
    </w:p>
    <w:p w14:paraId="34AEB2F5" w14:textId="77777777" w:rsidR="002C2F0D" w:rsidRPr="002C2F0D" w:rsidRDefault="002C2F0D">
      <w:pPr>
        <w:pStyle w:val="NormalBPBHEB"/>
        <w:pPrChange w:id="1355" w:author="Arya" w:date="2025-02-27T11:43:00Z" w16du:dateUtc="2025-02-27T06:13:00Z">
          <w:pPr/>
        </w:pPrChange>
      </w:pPr>
      <w:r w:rsidRPr="002C2F0D">
        <w:t xml:space="preserve">AWS Elemental </w:t>
      </w:r>
      <w:proofErr w:type="spellStart"/>
      <w:r w:rsidRPr="002C2F0D">
        <w:t>MediaLive</w:t>
      </w:r>
      <w:proofErr w:type="spellEnd"/>
      <w:r w:rsidRPr="002C2F0D">
        <w:t xml:space="preserve"> provides real-time video encoding for broadcast and multiscreen delivery, supporting diverse live video workflows with scalability and resilience.</w:t>
      </w:r>
    </w:p>
    <w:p w14:paraId="44DE0095" w14:textId="1D031FDA" w:rsidR="002C2F0D" w:rsidRDefault="002C2F0D" w:rsidP="005A6F9F">
      <w:pPr>
        <w:pStyle w:val="Heading3BPBHEB"/>
        <w:rPr>
          <w:ins w:id="1356" w:author="Arya" w:date="2025-02-27T11:43:00Z" w16du:dateUtc="2025-02-27T06:13:00Z"/>
        </w:rPr>
      </w:pPr>
      <w:r w:rsidRPr="009465ED">
        <w:t xml:space="preserve">Key </w:t>
      </w:r>
      <w:ins w:id="1357" w:author="Arya" w:date="2025-02-27T11:43:00Z" w16du:dateUtc="2025-02-27T06:13:00Z">
        <w:r w:rsidR="001121BE">
          <w:t>f</w:t>
        </w:r>
      </w:ins>
      <w:del w:id="1358" w:author="Arya" w:date="2025-02-27T11:43:00Z" w16du:dateUtc="2025-02-27T06:13:00Z">
        <w:r w:rsidRPr="009465ED" w:rsidDel="005A6F9F">
          <w:delText>F</w:delText>
        </w:r>
      </w:del>
      <w:r w:rsidRPr="009465ED">
        <w:t>eatures</w:t>
      </w:r>
    </w:p>
    <w:p w14:paraId="7D78894B" w14:textId="2F97C3F3" w:rsidR="0075389F" w:rsidRDefault="0075389F">
      <w:pPr>
        <w:pStyle w:val="NormalBPBHEB"/>
        <w:pPrChange w:id="1359" w:author="Arya" w:date="2025-02-27T11:44:00Z" w16du:dateUtc="2025-02-27T06:14:00Z">
          <w:pPr>
            <w:pStyle w:val="Heading2"/>
          </w:pPr>
        </w:pPrChange>
      </w:pPr>
      <w:ins w:id="1360" w:author="Arya" w:date="2025-02-27T11:43:00Z" w16du:dateUtc="2025-02-27T06:13:00Z">
        <w:r>
          <w:t>The key features are</w:t>
        </w:r>
      </w:ins>
      <w:ins w:id="1361" w:author="Arya" w:date="2025-02-27T11:44:00Z" w16du:dateUtc="2025-02-27T06:14:00Z">
        <w:r>
          <w:t xml:space="preserve"> as follows:</w:t>
        </w:r>
      </w:ins>
    </w:p>
    <w:p w14:paraId="74BE60EC" w14:textId="4EE295C7" w:rsidR="00FD423A" w:rsidRPr="002C2F0D" w:rsidRDefault="00FD423A">
      <w:pPr>
        <w:pStyle w:val="NormalBPBHEB"/>
        <w:numPr>
          <w:ilvl w:val="0"/>
          <w:numId w:val="56"/>
        </w:numPr>
        <w:pPrChange w:id="1362" w:author="Arya" w:date="2025-02-27T11:44:00Z" w16du:dateUtc="2025-02-27T06:14:00Z">
          <w:pPr/>
        </w:pPrChange>
      </w:pPr>
      <w:r w:rsidRPr="002C2F0D">
        <w:rPr>
          <w:b/>
          <w:bCs/>
        </w:rPr>
        <w:t xml:space="preserve">Live </w:t>
      </w:r>
      <w:ins w:id="1363" w:author="Arya" w:date="2025-02-27T11:43:00Z" w16du:dateUtc="2025-02-27T06:13:00Z">
        <w:r w:rsidR="00A423F8">
          <w:rPr>
            <w:b/>
            <w:bCs/>
          </w:rPr>
          <w:t>v</w:t>
        </w:r>
      </w:ins>
      <w:del w:id="1364" w:author="Arya" w:date="2025-02-27T11:43:00Z" w16du:dateUtc="2025-02-27T06:13:00Z">
        <w:r w:rsidRPr="002C2F0D" w:rsidDel="00A423F8">
          <w:rPr>
            <w:b/>
            <w:bCs/>
          </w:rPr>
          <w:delText>V</w:delText>
        </w:r>
      </w:del>
      <w:r w:rsidRPr="002C2F0D">
        <w:rPr>
          <w:b/>
          <w:bCs/>
        </w:rPr>
        <w:t xml:space="preserve">ideo </w:t>
      </w:r>
      <w:ins w:id="1365" w:author="Arya" w:date="2025-02-27T11:43:00Z" w16du:dateUtc="2025-02-27T06:13:00Z">
        <w:r w:rsidR="00A423F8">
          <w:rPr>
            <w:b/>
            <w:bCs/>
          </w:rPr>
          <w:t>e</w:t>
        </w:r>
      </w:ins>
      <w:del w:id="1366" w:author="Arya" w:date="2025-02-27T11:43:00Z" w16du:dateUtc="2025-02-27T06:13:00Z">
        <w:r w:rsidRPr="002C2F0D" w:rsidDel="00A423F8">
          <w:rPr>
            <w:b/>
            <w:bCs/>
          </w:rPr>
          <w:delText>E</w:delText>
        </w:r>
      </w:del>
      <w:r w:rsidRPr="002C2F0D">
        <w:rPr>
          <w:b/>
          <w:bCs/>
        </w:rPr>
        <w:t>ncoding</w:t>
      </w:r>
      <w:r w:rsidRPr="002C2F0D">
        <w:t>: Encodes live video streams in real-time, making it essential for broadcasting live events, 24/7 channels, and OTT content delivery.</w:t>
      </w:r>
    </w:p>
    <w:p w14:paraId="46993492" w14:textId="6C401DDA" w:rsidR="00FD423A" w:rsidRPr="002C2F0D" w:rsidRDefault="00FD423A">
      <w:pPr>
        <w:pStyle w:val="NormalBPBHEB"/>
        <w:numPr>
          <w:ilvl w:val="0"/>
          <w:numId w:val="56"/>
        </w:numPr>
        <w:pPrChange w:id="1367" w:author="Arya" w:date="2025-02-27T11:44:00Z" w16du:dateUtc="2025-02-27T06:14:00Z">
          <w:pPr/>
        </w:pPrChange>
      </w:pPr>
      <w:r w:rsidRPr="002C2F0D">
        <w:rPr>
          <w:b/>
          <w:bCs/>
        </w:rPr>
        <w:t xml:space="preserve">Scalability and </w:t>
      </w:r>
      <w:ins w:id="1368" w:author="Arya" w:date="2025-02-27T11:43:00Z" w16du:dateUtc="2025-02-27T06:13:00Z">
        <w:r w:rsidR="00A423F8">
          <w:rPr>
            <w:b/>
            <w:bCs/>
          </w:rPr>
          <w:t>r</w:t>
        </w:r>
      </w:ins>
      <w:del w:id="1369" w:author="Arya" w:date="2025-02-27T11:43:00Z" w16du:dateUtc="2025-02-27T06:13:00Z">
        <w:r w:rsidRPr="002C2F0D" w:rsidDel="00A423F8">
          <w:rPr>
            <w:b/>
            <w:bCs/>
          </w:rPr>
          <w:delText>R</w:delText>
        </w:r>
      </w:del>
      <w:r w:rsidRPr="002C2F0D">
        <w:rPr>
          <w:b/>
          <w:bCs/>
        </w:rPr>
        <w:t>esilience</w:t>
      </w:r>
      <w:r w:rsidRPr="002C2F0D">
        <w:t xml:space="preserve">: Adjusts resources automatically to meet demand, ensuring efficiency and cost-effectiveness </w:t>
      </w:r>
      <w:sdt>
        <w:sdtPr>
          <w:id w:val="129987760"/>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rsidRPr="002C2F0D">
        <w:t>.</w:t>
      </w:r>
    </w:p>
    <w:p w14:paraId="13C92461" w14:textId="1C319AEF" w:rsidR="002C2F0D" w:rsidRPr="002C2F0D" w:rsidRDefault="002C2F0D">
      <w:pPr>
        <w:pStyle w:val="NormalBPBHEB"/>
        <w:numPr>
          <w:ilvl w:val="0"/>
          <w:numId w:val="56"/>
        </w:numPr>
        <w:pPrChange w:id="1370" w:author="Arya" w:date="2025-02-27T11:44:00Z" w16du:dateUtc="2025-02-27T06:14:00Z">
          <w:pPr/>
        </w:pPrChange>
      </w:pPr>
      <w:r w:rsidRPr="002C2F0D">
        <w:rPr>
          <w:b/>
          <w:bCs/>
        </w:rPr>
        <w:t xml:space="preserve">Wide </w:t>
      </w:r>
      <w:ins w:id="1371" w:author="Arya" w:date="2025-02-27T11:43:00Z" w16du:dateUtc="2025-02-27T06:13:00Z">
        <w:r w:rsidR="00A423F8">
          <w:rPr>
            <w:b/>
            <w:bCs/>
          </w:rPr>
          <w:t>f</w:t>
        </w:r>
      </w:ins>
      <w:del w:id="1372" w:author="Arya" w:date="2025-02-27T11:43:00Z" w16du:dateUtc="2025-02-27T06:13:00Z">
        <w:r w:rsidRPr="002C2F0D" w:rsidDel="00A423F8">
          <w:rPr>
            <w:b/>
            <w:bCs/>
          </w:rPr>
          <w:delText>F</w:delText>
        </w:r>
      </w:del>
      <w:r w:rsidRPr="002C2F0D">
        <w:rPr>
          <w:b/>
          <w:bCs/>
        </w:rPr>
        <w:t xml:space="preserve">ormat </w:t>
      </w:r>
      <w:ins w:id="1373" w:author="Arya" w:date="2025-02-27T11:43:00Z" w16du:dateUtc="2025-02-27T06:13:00Z">
        <w:r w:rsidR="00A423F8">
          <w:rPr>
            <w:b/>
            <w:bCs/>
          </w:rPr>
          <w:t>s</w:t>
        </w:r>
      </w:ins>
      <w:del w:id="1374" w:author="Arya" w:date="2025-02-27T11:43:00Z" w16du:dateUtc="2025-02-27T06:13:00Z">
        <w:r w:rsidRPr="002C2F0D" w:rsidDel="00A423F8">
          <w:rPr>
            <w:b/>
            <w:bCs/>
          </w:rPr>
          <w:delText>S</w:delText>
        </w:r>
      </w:del>
      <w:r w:rsidRPr="002C2F0D">
        <w:rPr>
          <w:b/>
          <w:bCs/>
        </w:rPr>
        <w:t>upport</w:t>
      </w:r>
      <w:r w:rsidRPr="002C2F0D">
        <w:t xml:space="preserve">: Supports various input and output formats, codecs, and resolutions to deliver high-quality video streams across platforms </w:t>
      </w:r>
      <w:sdt>
        <w:sdtPr>
          <w:id w:val="871339668"/>
          <w:citation/>
        </w:sdtPr>
        <w:sdtContent>
          <w:r w:rsidR="00787710">
            <w:fldChar w:fldCharType="begin"/>
          </w:r>
          <w:r w:rsidR="00787710">
            <w:instrText xml:space="preserve"> CITATION Smi23 \l 1033 </w:instrText>
          </w:r>
          <w:r w:rsidR="00787710">
            <w:fldChar w:fldCharType="separate"/>
          </w:r>
          <w:r w:rsidR="007D06CD" w:rsidRPr="007D06CD">
            <w:rPr>
              <w:noProof/>
            </w:rPr>
            <w:t>[52]</w:t>
          </w:r>
          <w:r w:rsidR="00787710">
            <w:fldChar w:fldCharType="end"/>
          </w:r>
        </w:sdtContent>
      </w:sdt>
      <w:r w:rsidR="00787710">
        <w:t>.</w:t>
      </w:r>
    </w:p>
    <w:p w14:paraId="26856552" w14:textId="336E35AC" w:rsidR="002C2F0D" w:rsidRPr="002C2F0D" w:rsidRDefault="002C2F0D">
      <w:pPr>
        <w:pStyle w:val="NormalBPBHEB"/>
        <w:numPr>
          <w:ilvl w:val="0"/>
          <w:numId w:val="56"/>
        </w:numPr>
        <w:pPrChange w:id="1375" w:author="Arya" w:date="2025-02-27T11:44:00Z" w16du:dateUtc="2025-02-27T06:14:00Z">
          <w:pPr/>
        </w:pPrChange>
      </w:pPr>
      <w:r w:rsidRPr="002C2F0D">
        <w:rPr>
          <w:b/>
          <w:bCs/>
        </w:rPr>
        <w:t xml:space="preserve">Channel </w:t>
      </w:r>
      <w:ins w:id="1376" w:author="Arya" w:date="2025-02-27T11:43:00Z" w16du:dateUtc="2025-02-27T06:13:00Z">
        <w:r w:rsidR="0075389F">
          <w:rPr>
            <w:b/>
            <w:bCs/>
          </w:rPr>
          <w:t>c</w:t>
        </w:r>
      </w:ins>
      <w:del w:id="1377" w:author="Arya" w:date="2025-02-27T11:43:00Z" w16du:dateUtc="2025-02-27T06:13:00Z">
        <w:r w:rsidRPr="002C2F0D" w:rsidDel="0075389F">
          <w:rPr>
            <w:b/>
            <w:bCs/>
          </w:rPr>
          <w:delText>C</w:delText>
        </w:r>
      </w:del>
      <w:r w:rsidRPr="002C2F0D">
        <w:rPr>
          <w:b/>
          <w:bCs/>
        </w:rPr>
        <w:t>onfiguration</w:t>
      </w:r>
      <w:r w:rsidRPr="002C2F0D">
        <w:t>: Allows users to manage channels with customizable encoding settings, input sources, and output destinations</w:t>
      </w:r>
      <w:ins w:id="1378" w:author="Arya" w:date="2025-02-27T11:44:00Z" w16du:dateUtc="2025-02-27T06:14:00Z">
        <w:r w:rsidR="001A533E">
          <w:t>.</w:t>
        </w:r>
      </w:ins>
      <w:r w:rsidRPr="002C2F0D">
        <w:t xml:space="preserve"> </w:t>
      </w:r>
      <w:sdt>
        <w:sdtPr>
          <w:id w:val="-345251380"/>
          <w:citation/>
        </w:sdtPr>
        <w:sdtContent>
          <w:r w:rsidR="00787710">
            <w:fldChar w:fldCharType="begin"/>
          </w:r>
          <w:r w:rsidR="00787710">
            <w:instrText xml:space="preserve"> CITATION Jon24 \l 1033 </w:instrText>
          </w:r>
          <w:r w:rsidR="00787710">
            <w:fldChar w:fldCharType="separate"/>
          </w:r>
          <w:r w:rsidR="007D06CD" w:rsidRPr="007D06CD">
            <w:rPr>
              <w:noProof/>
            </w:rPr>
            <w:t>[53]</w:t>
          </w:r>
          <w:r w:rsidR="00787710">
            <w:fldChar w:fldCharType="end"/>
          </w:r>
        </w:sdtContent>
      </w:sdt>
    </w:p>
    <w:p w14:paraId="668CCA96" w14:textId="5C3518E9" w:rsidR="002C2F0D" w:rsidRPr="009465ED" w:rsidRDefault="002C2F0D">
      <w:pPr>
        <w:pStyle w:val="Heading3BPBHEB"/>
        <w:pPrChange w:id="1379" w:author="Arya" w:date="2025-02-27T11:44:00Z" w16du:dateUtc="2025-02-27T06:14:00Z">
          <w:pPr>
            <w:pStyle w:val="Heading2"/>
          </w:pPr>
        </w:pPrChange>
      </w:pPr>
      <w:r w:rsidRPr="009465ED">
        <w:lastRenderedPageBreak/>
        <w:t xml:space="preserve">Use </w:t>
      </w:r>
      <w:ins w:id="1380" w:author="Arya" w:date="2025-02-27T11:44:00Z" w16du:dateUtc="2025-02-27T06:14:00Z">
        <w:r w:rsidR="00277A65">
          <w:t>c</w:t>
        </w:r>
      </w:ins>
      <w:del w:id="1381" w:author="Arya" w:date="2025-02-27T11:44:00Z" w16du:dateUtc="2025-02-27T06:14:00Z">
        <w:r w:rsidRPr="009465ED" w:rsidDel="00277A65">
          <w:delText>C</w:delText>
        </w:r>
      </w:del>
      <w:r w:rsidRPr="009465ED">
        <w:t xml:space="preserve">ases </w:t>
      </w:r>
    </w:p>
    <w:p w14:paraId="63A5EEEF" w14:textId="2E31F890" w:rsidR="002C2F0D" w:rsidRPr="002C2F0D" w:rsidRDefault="002C2F0D">
      <w:pPr>
        <w:pStyle w:val="NormalBPBHEB"/>
        <w:numPr>
          <w:ilvl w:val="0"/>
          <w:numId w:val="58"/>
        </w:numPr>
        <w:pPrChange w:id="1382" w:author="Arya" w:date="2025-02-27T11:45:00Z" w16du:dateUtc="2025-02-27T06:15:00Z">
          <w:pPr/>
        </w:pPrChange>
      </w:pPr>
      <w:commentRangeStart w:id="1383"/>
      <w:r w:rsidRPr="002C2F0D">
        <w:rPr>
          <w:b/>
          <w:bCs/>
        </w:rPr>
        <w:t xml:space="preserve">Live </w:t>
      </w:r>
      <w:ins w:id="1384" w:author="Arya" w:date="2025-02-27T11:44:00Z" w16du:dateUtc="2025-02-27T06:14:00Z">
        <w:r w:rsidR="00277A65">
          <w:rPr>
            <w:b/>
            <w:bCs/>
          </w:rPr>
          <w:t>e</w:t>
        </w:r>
      </w:ins>
      <w:del w:id="1385" w:author="Arya" w:date="2025-02-27T11:44:00Z" w16du:dateUtc="2025-02-27T06:14:00Z">
        <w:r w:rsidRPr="002C2F0D" w:rsidDel="00277A65">
          <w:rPr>
            <w:b/>
            <w:bCs/>
          </w:rPr>
          <w:delText>E</w:delText>
        </w:r>
      </w:del>
      <w:r w:rsidRPr="002C2F0D">
        <w:rPr>
          <w:b/>
          <w:bCs/>
        </w:rPr>
        <w:t xml:space="preserve">vents </w:t>
      </w:r>
      <w:ins w:id="1386" w:author="Arya" w:date="2025-02-27T11:44:00Z" w16du:dateUtc="2025-02-27T06:14:00Z">
        <w:r w:rsidR="00277A65">
          <w:rPr>
            <w:b/>
            <w:bCs/>
          </w:rPr>
          <w:t>s</w:t>
        </w:r>
      </w:ins>
      <w:del w:id="1387" w:author="Arya" w:date="2025-02-27T11:44:00Z" w16du:dateUtc="2025-02-27T06:14:00Z">
        <w:r w:rsidRPr="002C2F0D" w:rsidDel="00277A65">
          <w:rPr>
            <w:b/>
            <w:bCs/>
          </w:rPr>
          <w:delText>S</w:delText>
        </w:r>
      </w:del>
      <w:r w:rsidRPr="002C2F0D">
        <w:rPr>
          <w:b/>
          <w:bCs/>
        </w:rPr>
        <w:t>treaming</w:t>
      </w:r>
      <w:r w:rsidR="00787710">
        <w:rPr>
          <w:b/>
          <w:bCs/>
        </w:rPr>
        <w:t xml:space="preserve">: </w:t>
      </w:r>
      <w:commentRangeEnd w:id="1383"/>
      <w:r w:rsidR="00277A65">
        <w:rPr>
          <w:rStyle w:val="CommentReference"/>
          <w:rFonts w:asciiTheme="minorHAnsi" w:eastAsiaTheme="minorHAnsi" w:hAnsiTheme="minorHAnsi" w:cstheme="minorBidi"/>
        </w:rPr>
        <w:commentReference w:id="1383"/>
      </w:r>
      <w:r w:rsidRPr="002C2F0D">
        <w:t xml:space="preserve">Powers live events such as sports, concerts, and news broadcasts, ensuring smooth streaming experiences </w:t>
      </w:r>
      <w:sdt>
        <w:sdtPr>
          <w:id w:val="-318508975"/>
          <w:citation/>
        </w:sdtPr>
        <w:sdtContent>
          <w:r w:rsidR="00787710">
            <w:fldChar w:fldCharType="begin"/>
          </w:r>
          <w:r w:rsidR="00787710">
            <w:instrText xml:space="preserve"> CITATION Smi23 \l 1033 </w:instrText>
          </w:r>
          <w:r w:rsidR="00787710">
            <w:fldChar w:fldCharType="separate"/>
          </w:r>
          <w:r w:rsidR="007D06CD" w:rsidRPr="007D06CD">
            <w:rPr>
              <w:noProof/>
            </w:rPr>
            <w:t>[52]</w:t>
          </w:r>
          <w:r w:rsidR="00787710">
            <w:fldChar w:fldCharType="end"/>
          </w:r>
        </w:sdtContent>
      </w:sdt>
      <w:r w:rsidRPr="002C2F0D">
        <w:t>.</w:t>
      </w:r>
    </w:p>
    <w:p w14:paraId="0749F1B3" w14:textId="22D294D4" w:rsidR="002C2F0D" w:rsidRPr="002C2F0D" w:rsidRDefault="002C2F0D">
      <w:pPr>
        <w:pStyle w:val="NormalBPBHEB"/>
        <w:numPr>
          <w:ilvl w:val="0"/>
          <w:numId w:val="57"/>
        </w:numPr>
        <w:pPrChange w:id="1388" w:author="Arya" w:date="2025-02-27T11:45:00Z" w16du:dateUtc="2025-02-27T06:15:00Z">
          <w:pPr/>
        </w:pPrChange>
      </w:pPr>
      <w:r w:rsidRPr="002C2F0D">
        <w:rPr>
          <w:b/>
          <w:bCs/>
        </w:rPr>
        <w:t xml:space="preserve">24/7 </w:t>
      </w:r>
      <w:ins w:id="1389" w:author="Arya" w:date="2025-02-27T11:44:00Z" w16du:dateUtc="2025-02-27T06:14:00Z">
        <w:r w:rsidR="00277A65">
          <w:rPr>
            <w:b/>
            <w:bCs/>
          </w:rPr>
          <w:t>c</w:t>
        </w:r>
      </w:ins>
      <w:del w:id="1390" w:author="Arya" w:date="2025-02-27T11:44:00Z" w16du:dateUtc="2025-02-27T06:14:00Z">
        <w:r w:rsidRPr="002C2F0D" w:rsidDel="00277A65">
          <w:rPr>
            <w:b/>
            <w:bCs/>
          </w:rPr>
          <w:delText>C</w:delText>
        </w:r>
      </w:del>
      <w:r w:rsidRPr="002C2F0D">
        <w:rPr>
          <w:b/>
          <w:bCs/>
        </w:rPr>
        <w:t xml:space="preserve">hannel </w:t>
      </w:r>
      <w:ins w:id="1391" w:author="Arya" w:date="2025-02-27T11:44:00Z" w16du:dateUtc="2025-02-27T06:14:00Z">
        <w:r w:rsidR="00277A65">
          <w:rPr>
            <w:b/>
            <w:bCs/>
          </w:rPr>
          <w:t>b</w:t>
        </w:r>
      </w:ins>
      <w:del w:id="1392" w:author="Arya" w:date="2025-02-27T11:44:00Z" w16du:dateUtc="2025-02-27T06:14:00Z">
        <w:r w:rsidRPr="002C2F0D" w:rsidDel="00277A65">
          <w:rPr>
            <w:b/>
            <w:bCs/>
          </w:rPr>
          <w:delText>B</w:delText>
        </w:r>
      </w:del>
      <w:r w:rsidRPr="002C2F0D">
        <w:rPr>
          <w:b/>
          <w:bCs/>
        </w:rPr>
        <w:t>roadcasting</w:t>
      </w:r>
      <w:r w:rsidR="00787710">
        <w:rPr>
          <w:b/>
          <w:bCs/>
        </w:rPr>
        <w:t xml:space="preserve">: </w:t>
      </w:r>
      <w:r w:rsidRPr="002C2F0D">
        <w:t xml:space="preserve">Supports continuous 24/7 channel operations for broadcasters and content providers </w:t>
      </w:r>
      <w:sdt>
        <w:sdtPr>
          <w:id w:val="388007362"/>
          <w:citation/>
        </w:sdtPr>
        <w:sdtContent>
          <w:r w:rsidR="00787710">
            <w:fldChar w:fldCharType="begin"/>
          </w:r>
          <w:r w:rsidR="00787710">
            <w:instrText xml:space="preserve"> CITATION Jon24 \l 1033 </w:instrText>
          </w:r>
          <w:r w:rsidR="00787710">
            <w:fldChar w:fldCharType="separate"/>
          </w:r>
          <w:r w:rsidR="007D06CD" w:rsidRPr="007D06CD">
            <w:rPr>
              <w:noProof/>
            </w:rPr>
            <w:t>[53]</w:t>
          </w:r>
          <w:r w:rsidR="00787710">
            <w:fldChar w:fldCharType="end"/>
          </w:r>
        </w:sdtContent>
      </w:sdt>
      <w:r w:rsidR="00787710">
        <w:t>.</w:t>
      </w:r>
    </w:p>
    <w:p w14:paraId="7321E724" w14:textId="7385ABD0" w:rsidR="002C2F0D" w:rsidRPr="002C2F0D" w:rsidRDefault="002C2F0D">
      <w:pPr>
        <w:pStyle w:val="NormalBPBHEB"/>
        <w:numPr>
          <w:ilvl w:val="0"/>
          <w:numId w:val="57"/>
        </w:numPr>
        <w:pPrChange w:id="1393" w:author="Arya" w:date="2025-02-27T11:45:00Z" w16du:dateUtc="2025-02-27T06:15:00Z">
          <w:pPr/>
        </w:pPrChange>
      </w:pPr>
      <w:r w:rsidRPr="002C2F0D">
        <w:rPr>
          <w:b/>
          <w:bCs/>
        </w:rPr>
        <w:t xml:space="preserve">OTT </w:t>
      </w:r>
      <w:ins w:id="1394" w:author="Arya" w:date="2025-02-27T11:44:00Z" w16du:dateUtc="2025-02-27T06:14:00Z">
        <w:r w:rsidR="00277A65">
          <w:rPr>
            <w:b/>
            <w:bCs/>
          </w:rPr>
          <w:t>c</w:t>
        </w:r>
      </w:ins>
      <w:del w:id="1395" w:author="Arya" w:date="2025-02-27T11:44:00Z" w16du:dateUtc="2025-02-27T06:14:00Z">
        <w:r w:rsidRPr="002C2F0D" w:rsidDel="00277A65">
          <w:rPr>
            <w:b/>
            <w:bCs/>
          </w:rPr>
          <w:delText>C</w:delText>
        </w:r>
      </w:del>
      <w:r w:rsidRPr="002C2F0D">
        <w:rPr>
          <w:b/>
          <w:bCs/>
        </w:rPr>
        <w:t xml:space="preserve">ontent </w:t>
      </w:r>
      <w:ins w:id="1396" w:author="Arya" w:date="2025-02-27T11:44:00Z" w16du:dateUtc="2025-02-27T06:14:00Z">
        <w:r w:rsidR="00277A65">
          <w:rPr>
            <w:b/>
            <w:bCs/>
          </w:rPr>
          <w:t>d</w:t>
        </w:r>
      </w:ins>
      <w:del w:id="1397" w:author="Arya" w:date="2025-02-27T11:44:00Z" w16du:dateUtc="2025-02-27T06:14:00Z">
        <w:r w:rsidRPr="002C2F0D" w:rsidDel="00277A65">
          <w:rPr>
            <w:b/>
            <w:bCs/>
          </w:rPr>
          <w:delText>D</w:delText>
        </w:r>
      </w:del>
      <w:r w:rsidRPr="002C2F0D">
        <w:rPr>
          <w:b/>
          <w:bCs/>
        </w:rPr>
        <w:t>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7DA43426" w:rsidR="002C2F0D" w:rsidRDefault="002C2F0D">
      <w:pPr>
        <w:pStyle w:val="Heading3BPBHEB"/>
        <w:pPrChange w:id="1398" w:author="Arya" w:date="2025-02-27T11:45:00Z" w16du:dateUtc="2025-02-27T06:15:00Z">
          <w:pPr>
            <w:pStyle w:val="Heading2"/>
          </w:pPr>
        </w:pPrChange>
      </w:pPr>
      <w:r w:rsidRPr="009465ED">
        <w:t xml:space="preserve">Best </w:t>
      </w:r>
      <w:r w:rsidR="001017B5" w:rsidRPr="009465ED">
        <w:t>practices for effective usage</w:t>
      </w:r>
    </w:p>
    <w:p w14:paraId="0280384F" w14:textId="77777777" w:rsidR="00772C5E" w:rsidRPr="002C2F0D" w:rsidRDefault="00772C5E">
      <w:pPr>
        <w:pStyle w:val="NormalBPBHEB"/>
        <w:numPr>
          <w:ilvl w:val="0"/>
          <w:numId w:val="59"/>
        </w:numPr>
        <w:pPrChange w:id="1399" w:author="Arya" w:date="2025-02-27T11:45:00Z" w16du:dateUtc="2025-02-27T06:15:00Z">
          <w:pPr/>
        </w:pPrChange>
      </w:pPr>
      <w:commentRangeStart w:id="1400"/>
      <w:r w:rsidRPr="002C2F0D">
        <w:rPr>
          <w:b/>
          <w:bCs/>
        </w:rPr>
        <w:t xml:space="preserve">AWS Elemental </w:t>
      </w:r>
      <w:proofErr w:type="spellStart"/>
      <w:r w:rsidRPr="002C2F0D">
        <w:rPr>
          <w:b/>
          <w:bCs/>
        </w:rPr>
        <w:t>MediaPackage</w:t>
      </w:r>
      <w:proofErr w:type="spellEnd"/>
      <w:r>
        <w:rPr>
          <w:b/>
          <w:bCs/>
        </w:rPr>
        <w:t xml:space="preserve">: </w:t>
      </w:r>
      <w:commentRangeEnd w:id="1400"/>
      <w:r w:rsidR="000C5B49">
        <w:rPr>
          <w:rStyle w:val="CommentReference"/>
          <w:rFonts w:asciiTheme="minorHAnsi" w:eastAsiaTheme="minorHAnsi" w:hAnsiTheme="minorHAnsi" w:cstheme="minorBidi"/>
        </w:rPr>
        <w:commentReference w:id="1400"/>
      </w:r>
      <w:r w:rsidRPr="002C2F0D">
        <w:t>Prepares and protects live video streams for seamless delivery to various devices.</w:t>
      </w:r>
    </w:p>
    <w:p w14:paraId="0BFCD225" w14:textId="6CC94182" w:rsidR="00772C5E" w:rsidRPr="002C2F0D" w:rsidRDefault="00772C5E">
      <w:pPr>
        <w:pStyle w:val="NormalBPBHEB"/>
        <w:numPr>
          <w:ilvl w:val="0"/>
          <w:numId w:val="59"/>
        </w:numPr>
        <w:pPrChange w:id="1401" w:author="Arya" w:date="2025-02-27T11:45:00Z" w16du:dateUtc="2025-02-27T06:15:00Z">
          <w:pPr/>
        </w:pPrChange>
      </w:pPr>
      <w:r w:rsidRPr="002C2F0D">
        <w:rPr>
          <w:b/>
          <w:bCs/>
        </w:rPr>
        <w:t>AWS CloudTrail</w:t>
      </w:r>
      <w:r>
        <w:rPr>
          <w:b/>
          <w:bCs/>
        </w:rPr>
        <w:t xml:space="preserve">: </w:t>
      </w:r>
      <w:r w:rsidRPr="002C2F0D">
        <w:t xml:space="preserve">Monitors and audits </w:t>
      </w:r>
      <w:proofErr w:type="spellStart"/>
      <w:r w:rsidRPr="002C2F0D">
        <w:t>MediaLive</w:t>
      </w:r>
      <w:proofErr w:type="spellEnd"/>
      <w:r w:rsidRPr="002C2F0D">
        <w:t xml:space="preserve"> API activity for enhanced security and compliance </w:t>
      </w:r>
      <w:sdt>
        <w:sdtPr>
          <w:id w:val="478655610"/>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t>.</w:t>
      </w:r>
    </w:p>
    <w:p w14:paraId="1CC526F7" w14:textId="3FE62957" w:rsidR="002C2F0D" w:rsidRPr="002C2F0D" w:rsidRDefault="00250D46">
      <w:pPr>
        <w:pStyle w:val="NormalBPBHEB"/>
        <w:numPr>
          <w:ilvl w:val="0"/>
          <w:numId w:val="59"/>
        </w:numPr>
        <w:pPrChange w:id="1402" w:author="Arya" w:date="2025-02-27T11:45:00Z" w16du:dateUtc="2025-02-27T06:15:00Z">
          <w:pPr/>
        </w:pPrChange>
      </w:pPr>
      <w:r w:rsidRPr="002C2F0D">
        <w:rPr>
          <w:b/>
          <w:bCs/>
        </w:rPr>
        <w:t>Improving</w:t>
      </w:r>
      <w:r w:rsidR="002C2F0D" w:rsidRPr="002C2F0D">
        <w:rPr>
          <w:b/>
          <w:bCs/>
        </w:rPr>
        <w:t xml:space="preserve"> </w:t>
      </w:r>
      <w:ins w:id="1403" w:author="Arya" w:date="2025-02-27T11:45:00Z" w16du:dateUtc="2025-02-27T06:15:00Z">
        <w:r w:rsidR="001017B5">
          <w:rPr>
            <w:b/>
            <w:bCs/>
          </w:rPr>
          <w:t>v</w:t>
        </w:r>
      </w:ins>
      <w:del w:id="1404" w:author="Arya" w:date="2025-02-27T11:45:00Z" w16du:dateUtc="2025-02-27T06:15:00Z">
        <w:r w:rsidR="002C2F0D" w:rsidRPr="002C2F0D" w:rsidDel="001017B5">
          <w:rPr>
            <w:b/>
            <w:bCs/>
          </w:rPr>
          <w:delText>V</w:delText>
        </w:r>
      </w:del>
      <w:r w:rsidR="002C2F0D" w:rsidRPr="002C2F0D">
        <w:rPr>
          <w:b/>
          <w:bCs/>
        </w:rPr>
        <w:t xml:space="preserve">ideo </w:t>
      </w:r>
      <w:ins w:id="1405" w:author="Arya" w:date="2025-02-27T11:45:00Z" w16du:dateUtc="2025-02-27T06:15:00Z">
        <w:r w:rsidR="001017B5">
          <w:rPr>
            <w:b/>
            <w:bCs/>
          </w:rPr>
          <w:t>q</w:t>
        </w:r>
      </w:ins>
      <w:del w:id="1406" w:author="Arya" w:date="2025-02-27T11:45:00Z" w16du:dateUtc="2025-02-27T06:15:00Z">
        <w:r w:rsidR="002C2F0D" w:rsidRPr="002C2F0D" w:rsidDel="001017B5">
          <w:rPr>
            <w:b/>
            <w:bCs/>
          </w:rPr>
          <w:delText>Q</w:delText>
        </w:r>
      </w:del>
      <w:r w:rsidR="002C2F0D" w:rsidRPr="002C2F0D">
        <w:rPr>
          <w:b/>
          <w:bCs/>
        </w:rPr>
        <w:t>uality</w:t>
      </w:r>
      <w:r w:rsidR="00772C5E">
        <w:rPr>
          <w:b/>
          <w:bCs/>
        </w:rPr>
        <w:t xml:space="preserve">: </w:t>
      </w:r>
      <w:r w:rsidR="002C2F0D" w:rsidRPr="002C2F0D">
        <w:t xml:space="preserve">Select </w:t>
      </w:r>
      <w:r w:rsidR="00C078F9" w:rsidRPr="002C2F0D">
        <w:t xml:space="preserve">right </w:t>
      </w:r>
      <w:proofErr w:type="gramStart"/>
      <w:r w:rsidR="00C078F9" w:rsidRPr="002C2F0D">
        <w:t>codecs</w:t>
      </w:r>
      <w:proofErr w:type="gramEnd"/>
      <w:r w:rsidR="002C2F0D" w:rsidRPr="002C2F0D">
        <w:t>, bitrates, and resolutions to balance quality and bandwidth usage.</w:t>
      </w:r>
    </w:p>
    <w:p w14:paraId="5DBF160D" w14:textId="30A81948" w:rsidR="002C2F0D" w:rsidRPr="002C2F0D" w:rsidRDefault="002C2F0D">
      <w:pPr>
        <w:pStyle w:val="NormalBPBHEB"/>
        <w:numPr>
          <w:ilvl w:val="0"/>
          <w:numId w:val="59"/>
        </w:numPr>
        <w:pPrChange w:id="1407" w:author="Arya" w:date="2025-02-27T11:45:00Z" w16du:dateUtc="2025-02-27T06:15:00Z">
          <w:pPr/>
        </w:pPrChange>
      </w:pPr>
      <w:r w:rsidRPr="002C2F0D">
        <w:rPr>
          <w:b/>
          <w:bCs/>
        </w:rPr>
        <w:t xml:space="preserve">Implementing </w:t>
      </w:r>
      <w:ins w:id="1408" w:author="Arya" w:date="2025-02-27T11:45:00Z" w16du:dateUtc="2025-02-27T06:15:00Z">
        <w:r w:rsidR="001017B5">
          <w:rPr>
            <w:b/>
            <w:bCs/>
          </w:rPr>
          <w:t>r</w:t>
        </w:r>
      </w:ins>
      <w:del w:id="1409" w:author="Arya" w:date="2025-02-27T11:45:00Z" w16du:dateUtc="2025-02-27T06:15:00Z">
        <w:r w:rsidRPr="002C2F0D" w:rsidDel="001017B5">
          <w:rPr>
            <w:b/>
            <w:bCs/>
          </w:rPr>
          <w:delText>R</w:delText>
        </w:r>
      </w:del>
      <w:r w:rsidRPr="002C2F0D">
        <w:rPr>
          <w:b/>
          <w:bCs/>
        </w:rPr>
        <w:t>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pPr>
        <w:pStyle w:val="Heading3BPBHEB"/>
        <w:pPrChange w:id="1410" w:author="Arya" w:date="2025-02-27T11:46:00Z" w16du:dateUtc="2025-02-27T06:16:00Z">
          <w:pPr>
            <w:pStyle w:val="Heading2"/>
          </w:pPr>
        </w:pPrChange>
      </w:pPr>
      <w:r>
        <w:t>Wrap up</w:t>
      </w:r>
    </w:p>
    <w:p w14:paraId="3B109C7A" w14:textId="77777777" w:rsidR="002C2F0D" w:rsidRPr="002C2F0D" w:rsidRDefault="002C2F0D">
      <w:pPr>
        <w:pStyle w:val="NormalBPBHEB"/>
        <w:pPrChange w:id="1411" w:author="Arya" w:date="2025-02-27T11:46:00Z" w16du:dateUtc="2025-02-27T06:16:00Z">
          <w:pPr/>
        </w:pPrChange>
      </w:pPr>
      <w:r w:rsidRPr="002C2F0D">
        <w:t xml:space="preserve">AWS Elemental </w:t>
      </w:r>
      <w:proofErr w:type="spellStart"/>
      <w:r w:rsidRPr="002C2F0D">
        <w:t>MediaLive</w:t>
      </w:r>
      <w:proofErr w:type="spellEnd"/>
      <w:r w:rsidRPr="002C2F0D">
        <w:t xml:space="preser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pPr>
        <w:pStyle w:val="Heading2BPBHEB"/>
        <w:pPrChange w:id="1412" w:author="Arya" w:date="2025-02-27T11:46:00Z" w16du:dateUtc="2025-02-27T06:16:00Z">
          <w:pPr>
            <w:pStyle w:val="Heading1"/>
          </w:pPr>
        </w:pPrChange>
      </w:pPr>
      <w:r w:rsidRPr="009465ED">
        <w:t xml:space="preserve">AWS Elemental </w:t>
      </w:r>
      <w:proofErr w:type="spellStart"/>
      <w:r w:rsidRPr="009465ED">
        <w:t>MediaLive</w:t>
      </w:r>
      <w:proofErr w:type="spellEnd"/>
    </w:p>
    <w:p w14:paraId="487CEE7A" w14:textId="77777777" w:rsidR="00E072A5" w:rsidRPr="00E072A5" w:rsidRDefault="00E072A5">
      <w:pPr>
        <w:pStyle w:val="NormalBPBHEB"/>
        <w:pPrChange w:id="1413" w:author="Arya" w:date="2025-02-27T11:46:00Z" w16du:dateUtc="2025-02-27T06:16:00Z">
          <w:pPr/>
        </w:pPrChange>
      </w:pPr>
      <w:r w:rsidRPr="00E072A5">
        <w:t xml:space="preserve">AWS Elemental </w:t>
      </w:r>
      <w:proofErr w:type="spellStart"/>
      <w:r w:rsidRPr="00E072A5">
        <w:t>MediaLive</w:t>
      </w:r>
      <w:proofErr w:type="spellEnd"/>
      <w:r w:rsidRPr="00E072A5">
        <w:t xml:space="preserve"> provides real-time video encoding for broadcast and multiscreen delivery, supporting diverse live video workflows with scalability and resilience.</w:t>
      </w:r>
    </w:p>
    <w:p w14:paraId="749F88BF" w14:textId="42CAEA2F" w:rsidR="00E072A5" w:rsidRDefault="00E072A5">
      <w:pPr>
        <w:pStyle w:val="Heading3BPBHEB"/>
        <w:rPr>
          <w:ins w:id="1414" w:author="Arya" w:date="2025-03-03T10:21:00Z" w16du:dateUtc="2025-03-03T04:51:00Z"/>
        </w:rPr>
      </w:pPr>
      <w:r w:rsidRPr="009465ED">
        <w:t xml:space="preserve">Key </w:t>
      </w:r>
      <w:ins w:id="1415" w:author="Arya" w:date="2025-02-27T11:46:00Z" w16du:dateUtc="2025-02-27T06:16:00Z">
        <w:r w:rsidR="00B203CD">
          <w:t>f</w:t>
        </w:r>
      </w:ins>
      <w:del w:id="1416" w:author="Arya" w:date="2025-02-27T11:46:00Z" w16du:dateUtc="2025-02-27T06:16:00Z">
        <w:r w:rsidRPr="009465ED" w:rsidDel="00B203CD">
          <w:delText>F</w:delText>
        </w:r>
      </w:del>
      <w:r w:rsidRPr="009465ED">
        <w:t xml:space="preserve">eatures </w:t>
      </w:r>
    </w:p>
    <w:p w14:paraId="468B61F9" w14:textId="1C74BDCD" w:rsidR="00921374" w:rsidRDefault="00921374" w:rsidP="00921374">
      <w:pPr>
        <w:pStyle w:val="NormalBPBHEB"/>
        <w:pPrChange w:id="1417" w:author="Arya" w:date="2025-03-03T10:21:00Z" w16du:dateUtc="2025-03-03T04:51:00Z">
          <w:pPr>
            <w:pStyle w:val="Heading2"/>
          </w:pPr>
        </w:pPrChange>
      </w:pPr>
      <w:ins w:id="1418" w:author="Arya" w:date="2025-03-03T10:21:00Z" w16du:dateUtc="2025-03-03T04:51:00Z">
        <w:r>
          <w:t>The key features are as follows:</w:t>
        </w:r>
      </w:ins>
    </w:p>
    <w:p w14:paraId="6F136A2B" w14:textId="03DEE6CF" w:rsidR="0069686F" w:rsidRPr="00E072A5" w:rsidRDefault="0069686F">
      <w:pPr>
        <w:pStyle w:val="NormalBPBHEB"/>
        <w:numPr>
          <w:ilvl w:val="0"/>
          <w:numId w:val="60"/>
        </w:numPr>
        <w:pPrChange w:id="1419" w:author="Arya" w:date="2025-02-27T11:46:00Z" w16du:dateUtc="2025-02-27T06:16:00Z">
          <w:pPr/>
        </w:pPrChange>
      </w:pPr>
      <w:r w:rsidRPr="00E072A5">
        <w:rPr>
          <w:b/>
          <w:bCs/>
        </w:rPr>
        <w:t xml:space="preserve">Live </w:t>
      </w:r>
      <w:ins w:id="1420" w:author="Arya" w:date="2025-02-27T11:46:00Z" w16du:dateUtc="2025-02-27T06:16:00Z">
        <w:r w:rsidR="00B203CD">
          <w:rPr>
            <w:b/>
            <w:bCs/>
          </w:rPr>
          <w:t>v</w:t>
        </w:r>
      </w:ins>
      <w:del w:id="1421" w:author="Arya" w:date="2025-02-27T11:46:00Z" w16du:dateUtc="2025-02-27T06:16:00Z">
        <w:r w:rsidRPr="00E072A5" w:rsidDel="00B203CD">
          <w:rPr>
            <w:b/>
            <w:bCs/>
          </w:rPr>
          <w:delText>V</w:delText>
        </w:r>
      </w:del>
      <w:r w:rsidRPr="00E072A5">
        <w:rPr>
          <w:b/>
          <w:bCs/>
        </w:rPr>
        <w:t xml:space="preserve">ideo </w:t>
      </w:r>
      <w:ins w:id="1422" w:author="Arya" w:date="2025-02-27T11:46:00Z" w16du:dateUtc="2025-02-27T06:16:00Z">
        <w:r w:rsidR="00B203CD">
          <w:rPr>
            <w:b/>
            <w:bCs/>
          </w:rPr>
          <w:t>e</w:t>
        </w:r>
      </w:ins>
      <w:del w:id="1423" w:author="Arya" w:date="2025-02-27T11:46:00Z" w16du:dateUtc="2025-02-27T06:16:00Z">
        <w:r w:rsidRPr="00E072A5" w:rsidDel="00B203CD">
          <w:rPr>
            <w:b/>
            <w:bCs/>
          </w:rPr>
          <w:delText>E</w:delText>
        </w:r>
      </w:del>
      <w:r w:rsidRPr="00E072A5">
        <w:rPr>
          <w:b/>
          <w:bCs/>
        </w:rPr>
        <w:t>ncoding</w:t>
      </w:r>
      <w:r w:rsidRPr="00E072A5">
        <w:t>: Encodes live video streams in real-time, supporting live events, 24/7 channels, and OTT content delivery.</w:t>
      </w:r>
    </w:p>
    <w:p w14:paraId="56DCE97C" w14:textId="4ECC5F6F" w:rsidR="0069686F" w:rsidRPr="00E072A5" w:rsidRDefault="0069686F">
      <w:pPr>
        <w:pStyle w:val="NormalBPBHEB"/>
        <w:numPr>
          <w:ilvl w:val="0"/>
          <w:numId w:val="60"/>
        </w:numPr>
        <w:pPrChange w:id="1424" w:author="Arya" w:date="2025-02-27T11:46:00Z" w16du:dateUtc="2025-02-27T06:16:00Z">
          <w:pPr/>
        </w:pPrChange>
      </w:pPr>
      <w:r w:rsidRPr="00E072A5">
        <w:rPr>
          <w:b/>
          <w:bCs/>
        </w:rPr>
        <w:t xml:space="preserve">Scalable </w:t>
      </w:r>
      <w:ins w:id="1425" w:author="Arya" w:date="2025-02-27T11:46:00Z" w16du:dateUtc="2025-02-27T06:16:00Z">
        <w:r w:rsidR="00B203CD">
          <w:rPr>
            <w:b/>
            <w:bCs/>
          </w:rPr>
          <w:t>a</w:t>
        </w:r>
      </w:ins>
      <w:del w:id="1426" w:author="Arya" w:date="2025-02-27T11:46:00Z" w16du:dateUtc="2025-02-27T06:16:00Z">
        <w:r w:rsidRPr="00E072A5" w:rsidDel="00B203CD">
          <w:rPr>
            <w:b/>
            <w:bCs/>
          </w:rPr>
          <w:delText>A</w:delText>
        </w:r>
      </w:del>
      <w:r w:rsidRPr="00E072A5">
        <w:rPr>
          <w:b/>
          <w:bCs/>
        </w:rPr>
        <w:t>rchitecture</w:t>
      </w:r>
      <w:r w:rsidRPr="00E072A5">
        <w:t xml:space="preserve">: Adjusts resources dynamically to meet workload demands, ensuring efficiency and reliability </w:t>
      </w:r>
      <w:sdt>
        <w:sdtPr>
          <w:id w:val="1653414240"/>
          <w:citation/>
        </w:sdtPr>
        <w:sdtContent>
          <w:r>
            <w:fldChar w:fldCharType="begin"/>
          </w:r>
          <w:r>
            <w:instrText xml:space="preserve">CITATION AWSnd \l 1033 </w:instrText>
          </w:r>
          <w:r>
            <w:fldChar w:fldCharType="separate"/>
          </w:r>
          <w:r w:rsidR="007D06CD" w:rsidRPr="007D06CD">
            <w:rPr>
              <w:noProof/>
            </w:rPr>
            <w:t>[56]</w:t>
          </w:r>
          <w:r>
            <w:fldChar w:fldCharType="end"/>
          </w:r>
        </w:sdtContent>
      </w:sdt>
      <w:r w:rsidRPr="00E072A5">
        <w:t>.</w:t>
      </w:r>
    </w:p>
    <w:p w14:paraId="274DFCBA" w14:textId="4653C9CB" w:rsidR="00E072A5" w:rsidRPr="00E072A5" w:rsidRDefault="00E072A5">
      <w:pPr>
        <w:pStyle w:val="NormalBPBHEB"/>
        <w:numPr>
          <w:ilvl w:val="0"/>
          <w:numId w:val="60"/>
        </w:numPr>
        <w:pPrChange w:id="1427" w:author="Arya" w:date="2025-02-27T11:46:00Z" w16du:dateUtc="2025-02-27T06:16:00Z">
          <w:pPr/>
        </w:pPrChange>
      </w:pPr>
      <w:r w:rsidRPr="00E072A5">
        <w:rPr>
          <w:b/>
          <w:bCs/>
        </w:rPr>
        <w:t xml:space="preserve">Wide </w:t>
      </w:r>
      <w:ins w:id="1428" w:author="Arya" w:date="2025-02-27T11:47:00Z" w16du:dateUtc="2025-02-27T06:17:00Z">
        <w:r w:rsidR="00B203CD">
          <w:rPr>
            <w:b/>
            <w:bCs/>
          </w:rPr>
          <w:t>f</w:t>
        </w:r>
      </w:ins>
      <w:del w:id="1429" w:author="Arya" w:date="2025-02-27T11:47:00Z" w16du:dateUtc="2025-02-27T06:17:00Z">
        <w:r w:rsidRPr="00E072A5" w:rsidDel="00B203CD">
          <w:rPr>
            <w:b/>
            <w:bCs/>
          </w:rPr>
          <w:delText>F</w:delText>
        </w:r>
      </w:del>
      <w:r w:rsidRPr="00E072A5">
        <w:rPr>
          <w:b/>
          <w:bCs/>
        </w:rPr>
        <w:t xml:space="preserve">ormat </w:t>
      </w:r>
      <w:ins w:id="1430" w:author="Arya" w:date="2025-02-27T11:47:00Z" w16du:dateUtc="2025-02-27T06:17:00Z">
        <w:r w:rsidR="00B203CD">
          <w:rPr>
            <w:b/>
            <w:bCs/>
          </w:rPr>
          <w:t>s</w:t>
        </w:r>
      </w:ins>
      <w:del w:id="1431" w:author="Arya" w:date="2025-02-27T11:47:00Z" w16du:dateUtc="2025-02-27T06:17:00Z">
        <w:r w:rsidRPr="00E072A5" w:rsidDel="00B203CD">
          <w:rPr>
            <w:b/>
            <w:bCs/>
          </w:rPr>
          <w:delText>S</w:delText>
        </w:r>
      </w:del>
      <w:r w:rsidRPr="00E072A5">
        <w:rPr>
          <w:b/>
          <w:bCs/>
        </w:rPr>
        <w:t>upport</w:t>
      </w:r>
      <w:r w:rsidRPr="00E072A5">
        <w:t xml:space="preserve">: Supports </w:t>
      </w:r>
      <w:r w:rsidR="001830F6">
        <w:t>different</w:t>
      </w:r>
      <w:r w:rsidRPr="00E072A5">
        <w:t xml:space="preserve"> </w:t>
      </w:r>
      <w:proofErr w:type="gramStart"/>
      <w:r w:rsidRPr="00E072A5">
        <w:t>codecs</w:t>
      </w:r>
      <w:proofErr w:type="gramEnd"/>
      <w:r w:rsidRPr="00E072A5">
        <w:t xml:space="preserve">, resolutions, and formats, enabling delivery to varied platforms </w:t>
      </w:r>
      <w:sdt>
        <w:sdtPr>
          <w:id w:val="-290053875"/>
          <w:citation/>
        </w:sdtPr>
        <w:sdtContent>
          <w:r w:rsidR="00601394">
            <w:fldChar w:fldCharType="begin"/>
          </w:r>
          <w:r w:rsidR="00601394">
            <w:instrText xml:space="preserve"> CITATION Smi23 \l 1033 </w:instrText>
          </w:r>
          <w:r w:rsidR="00601394">
            <w:fldChar w:fldCharType="separate"/>
          </w:r>
          <w:r w:rsidR="007D06CD" w:rsidRPr="007D06CD">
            <w:rPr>
              <w:noProof/>
            </w:rPr>
            <w:t>[52]</w:t>
          </w:r>
          <w:r w:rsidR="00601394">
            <w:fldChar w:fldCharType="end"/>
          </w:r>
        </w:sdtContent>
      </w:sdt>
      <w:r w:rsidR="00601394">
        <w:t>.</w:t>
      </w:r>
    </w:p>
    <w:p w14:paraId="75E5306D" w14:textId="0C1F05BD" w:rsidR="00E072A5" w:rsidRPr="00E072A5" w:rsidRDefault="00E072A5">
      <w:pPr>
        <w:pStyle w:val="NormalBPBHEB"/>
        <w:numPr>
          <w:ilvl w:val="0"/>
          <w:numId w:val="60"/>
        </w:numPr>
        <w:pPrChange w:id="1432" w:author="Arya" w:date="2025-02-27T11:46:00Z" w16du:dateUtc="2025-02-27T06:16:00Z">
          <w:pPr/>
        </w:pPrChange>
      </w:pPr>
      <w:r w:rsidRPr="00E072A5">
        <w:rPr>
          <w:b/>
          <w:bCs/>
        </w:rPr>
        <w:t xml:space="preserve">Customizable </w:t>
      </w:r>
      <w:ins w:id="1433" w:author="Arya" w:date="2025-02-27T11:47:00Z" w16du:dateUtc="2025-02-27T06:17:00Z">
        <w:r w:rsidR="00B203CD">
          <w:rPr>
            <w:b/>
            <w:bCs/>
          </w:rPr>
          <w:t>c</w:t>
        </w:r>
      </w:ins>
      <w:del w:id="1434" w:author="Arya" w:date="2025-02-27T11:47:00Z" w16du:dateUtc="2025-02-27T06:17:00Z">
        <w:r w:rsidRPr="00E072A5" w:rsidDel="00B203CD">
          <w:rPr>
            <w:b/>
            <w:bCs/>
          </w:rPr>
          <w:delText>C</w:delText>
        </w:r>
      </w:del>
      <w:r w:rsidRPr="00E072A5">
        <w:rPr>
          <w:b/>
          <w:bCs/>
        </w:rPr>
        <w:t>hannels</w:t>
      </w:r>
      <w:r w:rsidRPr="00E072A5">
        <w:t xml:space="preserve">: Users can define input sources, output destinations, and encoding settings to meet specific workflow needs </w:t>
      </w:r>
      <w:sdt>
        <w:sdtPr>
          <w:id w:val="82109639"/>
          <w:citation/>
        </w:sdtPr>
        <w:sdtContent>
          <w:r w:rsidR="00601394">
            <w:fldChar w:fldCharType="begin"/>
          </w:r>
          <w:r w:rsidR="00601394">
            <w:instrText xml:space="preserve"> CITATION Jon24 \l 1033 </w:instrText>
          </w:r>
          <w:r w:rsidR="00601394">
            <w:fldChar w:fldCharType="separate"/>
          </w:r>
          <w:r w:rsidR="007D06CD" w:rsidRPr="007D06CD">
            <w:rPr>
              <w:noProof/>
            </w:rPr>
            <w:t>[53]</w:t>
          </w:r>
          <w:r w:rsidR="00601394">
            <w:fldChar w:fldCharType="end"/>
          </w:r>
        </w:sdtContent>
      </w:sdt>
      <w:r w:rsidR="00601394">
        <w:t>.</w:t>
      </w:r>
    </w:p>
    <w:p w14:paraId="747FC306" w14:textId="5932F47B" w:rsidR="00E072A5" w:rsidRPr="009465ED" w:rsidRDefault="00E072A5">
      <w:pPr>
        <w:pStyle w:val="Heading3BPBHEB"/>
        <w:pPrChange w:id="1435" w:author="Arya" w:date="2025-02-27T11:47:00Z" w16du:dateUtc="2025-02-27T06:17:00Z">
          <w:pPr>
            <w:pStyle w:val="Heading2"/>
          </w:pPr>
        </w:pPrChange>
      </w:pPr>
      <w:r w:rsidRPr="009465ED">
        <w:lastRenderedPageBreak/>
        <w:t xml:space="preserve">Use </w:t>
      </w:r>
      <w:ins w:id="1436" w:author="Arya" w:date="2025-02-27T11:47:00Z" w16du:dateUtc="2025-02-27T06:17:00Z">
        <w:r w:rsidR="00A73AF8">
          <w:t>c</w:t>
        </w:r>
      </w:ins>
      <w:del w:id="1437" w:author="Arya" w:date="2025-02-27T11:47:00Z" w16du:dateUtc="2025-02-27T06:17:00Z">
        <w:r w:rsidRPr="009465ED" w:rsidDel="00A73AF8">
          <w:delText>C</w:delText>
        </w:r>
      </w:del>
      <w:r w:rsidRPr="009465ED">
        <w:t xml:space="preserve">ases </w:t>
      </w:r>
    </w:p>
    <w:p w14:paraId="47FAA5B1" w14:textId="37FAF6AD" w:rsidR="00E072A5" w:rsidRPr="00E072A5" w:rsidRDefault="00E072A5">
      <w:pPr>
        <w:pStyle w:val="NormalBPBHEB"/>
        <w:numPr>
          <w:ilvl w:val="0"/>
          <w:numId w:val="61"/>
        </w:numPr>
        <w:pPrChange w:id="1438" w:author="Arya" w:date="2025-02-27T11:47:00Z" w16du:dateUtc="2025-02-27T06:17:00Z">
          <w:pPr/>
        </w:pPrChange>
      </w:pPr>
      <w:commentRangeStart w:id="1439"/>
      <w:r w:rsidRPr="00E072A5">
        <w:rPr>
          <w:b/>
          <w:bCs/>
        </w:rPr>
        <w:t xml:space="preserve">Live </w:t>
      </w:r>
      <w:ins w:id="1440" w:author="Arya" w:date="2025-02-27T11:47:00Z" w16du:dateUtc="2025-02-27T06:17:00Z">
        <w:r w:rsidR="00A73AF8">
          <w:rPr>
            <w:b/>
            <w:bCs/>
          </w:rPr>
          <w:t>e</w:t>
        </w:r>
      </w:ins>
      <w:del w:id="1441" w:author="Arya" w:date="2025-02-27T11:47:00Z" w16du:dateUtc="2025-02-27T06:17:00Z">
        <w:r w:rsidRPr="00E072A5" w:rsidDel="00A73AF8">
          <w:rPr>
            <w:b/>
            <w:bCs/>
          </w:rPr>
          <w:delText>E</w:delText>
        </w:r>
      </w:del>
      <w:r w:rsidRPr="00E072A5">
        <w:rPr>
          <w:b/>
          <w:bCs/>
        </w:rPr>
        <w:t>vents</w:t>
      </w:r>
      <w:r w:rsidR="0036692B">
        <w:rPr>
          <w:b/>
          <w:bCs/>
        </w:rPr>
        <w:t xml:space="preserve">: </w:t>
      </w:r>
      <w:commentRangeEnd w:id="1439"/>
      <w:r w:rsidR="00A73AF8">
        <w:rPr>
          <w:rStyle w:val="CommentReference"/>
          <w:rFonts w:asciiTheme="minorHAnsi" w:eastAsiaTheme="minorHAnsi" w:hAnsiTheme="minorHAnsi" w:cstheme="minorBidi"/>
        </w:rPr>
        <w:commentReference w:id="1439"/>
      </w:r>
      <w:r w:rsidR="00250D46" w:rsidRPr="00E072A5">
        <w:t>Helps</w:t>
      </w:r>
      <w:r w:rsidRPr="00E072A5">
        <w:t xml:space="preserve"> </w:t>
      </w:r>
      <w:r w:rsidR="00C75D83" w:rsidRPr="00E072A5">
        <w:t>encoding</w:t>
      </w:r>
      <w:r w:rsidRPr="00E072A5">
        <w:t xml:space="preserve"> sports, concerts, and news broadcasts, providing smooth and reliable streaming</w:t>
      </w:r>
      <w:ins w:id="1442" w:author="Arya" w:date="2025-02-27T11:50:00Z" w16du:dateUtc="2025-02-27T06:20:00Z">
        <w:r w:rsidR="00D76C33">
          <w:t>.</w:t>
        </w:r>
      </w:ins>
      <w:r w:rsidRPr="00E072A5">
        <w:t xml:space="preserve"> </w:t>
      </w:r>
      <w:sdt>
        <w:sdtPr>
          <w:id w:val="-418722786"/>
          <w:citation/>
        </w:sdtPr>
        <w:sdtContent>
          <w:r w:rsidR="002E6D05">
            <w:fldChar w:fldCharType="begin"/>
          </w:r>
          <w:r w:rsidR="002E6D05">
            <w:instrText xml:space="preserve"> CITATION Smi23 \l 1033 </w:instrText>
          </w:r>
          <w:r w:rsidR="002E6D05">
            <w:fldChar w:fldCharType="separate"/>
          </w:r>
          <w:r w:rsidR="007D06CD" w:rsidRPr="007D06CD">
            <w:rPr>
              <w:noProof/>
            </w:rPr>
            <w:t>[52]</w:t>
          </w:r>
          <w:r w:rsidR="002E6D05">
            <w:fldChar w:fldCharType="end"/>
          </w:r>
        </w:sdtContent>
      </w:sdt>
    </w:p>
    <w:p w14:paraId="7CFA2FB3" w14:textId="5FDB3A26" w:rsidR="00E072A5" w:rsidRPr="00E072A5" w:rsidRDefault="00E072A5">
      <w:pPr>
        <w:pStyle w:val="NormalBPBHEB"/>
        <w:numPr>
          <w:ilvl w:val="0"/>
          <w:numId w:val="61"/>
        </w:numPr>
        <w:pPrChange w:id="1443" w:author="Arya" w:date="2025-02-27T11:47:00Z" w16du:dateUtc="2025-02-27T06:17:00Z">
          <w:pPr/>
        </w:pPrChange>
      </w:pPr>
      <w:r w:rsidRPr="00E072A5">
        <w:rPr>
          <w:b/>
          <w:bCs/>
        </w:rPr>
        <w:t xml:space="preserve">24/7 </w:t>
      </w:r>
      <w:ins w:id="1444" w:author="Arya" w:date="2025-02-27T11:47:00Z" w16du:dateUtc="2025-02-27T06:17:00Z">
        <w:r w:rsidR="00A73AF8">
          <w:rPr>
            <w:b/>
            <w:bCs/>
          </w:rPr>
          <w:t>b</w:t>
        </w:r>
      </w:ins>
      <w:del w:id="1445" w:author="Arya" w:date="2025-02-27T11:47:00Z" w16du:dateUtc="2025-02-27T06:17:00Z">
        <w:r w:rsidRPr="00E072A5" w:rsidDel="00A73AF8">
          <w:rPr>
            <w:b/>
            <w:bCs/>
          </w:rPr>
          <w:delText>B</w:delText>
        </w:r>
      </w:del>
      <w:r w:rsidRPr="00E072A5">
        <w:rPr>
          <w:b/>
          <w:bCs/>
        </w:rPr>
        <w:t>roadcasting</w:t>
      </w:r>
      <w:r w:rsidR="0036692B">
        <w:rPr>
          <w:b/>
          <w:bCs/>
        </w:rPr>
        <w:t xml:space="preserve">: </w:t>
      </w:r>
      <w:r w:rsidRPr="00E072A5">
        <w:t xml:space="preserve">Enables broadcasters to </w:t>
      </w:r>
      <w:r w:rsidR="00250D46" w:rsidRPr="00E072A5">
        <w:t>keep</w:t>
      </w:r>
      <w:r w:rsidRPr="00E072A5">
        <w:t xml:space="preserve"> continuous channel operations </w:t>
      </w:r>
      <w:r w:rsidR="00C75D83" w:rsidRPr="00E072A5">
        <w:t>of</w:t>
      </w:r>
      <w:r w:rsidRPr="00E072A5">
        <w:t xml:space="preserve"> consistent quality.</w:t>
      </w:r>
    </w:p>
    <w:p w14:paraId="49F560AD" w14:textId="59DC3302" w:rsidR="00E072A5" w:rsidRPr="00E072A5" w:rsidRDefault="00E072A5">
      <w:pPr>
        <w:pStyle w:val="NormalBPBHEB"/>
        <w:numPr>
          <w:ilvl w:val="0"/>
          <w:numId w:val="61"/>
        </w:numPr>
        <w:pPrChange w:id="1446" w:author="Arya" w:date="2025-02-27T11:47:00Z" w16du:dateUtc="2025-02-27T06:17:00Z">
          <w:pPr/>
        </w:pPrChange>
      </w:pPr>
      <w:r w:rsidRPr="00E072A5">
        <w:rPr>
          <w:b/>
          <w:bCs/>
        </w:rPr>
        <w:t xml:space="preserve">OTT </w:t>
      </w:r>
      <w:ins w:id="1447" w:author="Arya" w:date="2025-02-27T11:47:00Z" w16du:dateUtc="2025-02-27T06:17:00Z">
        <w:r w:rsidR="00A73AF8">
          <w:rPr>
            <w:b/>
            <w:bCs/>
          </w:rPr>
          <w:t>s</w:t>
        </w:r>
      </w:ins>
      <w:del w:id="1448" w:author="Arya" w:date="2025-02-27T11:47:00Z" w16du:dateUtc="2025-02-27T06:17:00Z">
        <w:r w:rsidRPr="00E072A5" w:rsidDel="00A73AF8">
          <w:rPr>
            <w:b/>
            <w:bCs/>
          </w:rPr>
          <w:delText>S</w:delText>
        </w:r>
      </w:del>
      <w:r w:rsidRPr="00E072A5">
        <w:rPr>
          <w:b/>
          <w:bCs/>
        </w:rPr>
        <w:t>treaming</w:t>
      </w:r>
      <w:r w:rsidR="0036692B">
        <w:rPr>
          <w:b/>
          <w:bCs/>
        </w:rPr>
        <w:t xml:space="preserve">: </w:t>
      </w:r>
      <w:r w:rsidRPr="00E072A5">
        <w:t>Powers live OTT content delivery, ensuring compatibility with internet-based streaming platforms</w:t>
      </w:r>
      <w:ins w:id="1449" w:author="Arya" w:date="2025-02-27T11:50:00Z" w16du:dateUtc="2025-02-27T06:20:00Z">
        <w:r w:rsidR="009B1387">
          <w:t>.</w:t>
        </w:r>
      </w:ins>
      <w:r w:rsidRPr="00E072A5">
        <w:t xml:space="preserve"> </w:t>
      </w:r>
      <w:sdt>
        <w:sdtPr>
          <w:id w:val="-1468426266"/>
          <w:citation/>
        </w:sdtPr>
        <w:sdtContent>
          <w:r w:rsidR="002E6D05">
            <w:fldChar w:fldCharType="begin"/>
          </w:r>
          <w:r w:rsidR="002E6D05">
            <w:instrText xml:space="preserve"> CITATION Jon24 \l 1033 </w:instrText>
          </w:r>
          <w:r w:rsidR="002E6D05">
            <w:fldChar w:fldCharType="separate"/>
          </w:r>
          <w:r w:rsidR="007D06CD" w:rsidRPr="007D06CD">
            <w:rPr>
              <w:noProof/>
            </w:rPr>
            <w:t>[53]</w:t>
          </w:r>
          <w:r w:rsidR="002E6D05">
            <w:fldChar w:fldCharType="end"/>
          </w:r>
        </w:sdtContent>
      </w:sdt>
    </w:p>
    <w:p w14:paraId="769F8E04" w14:textId="22F7CC32" w:rsidR="00E072A5" w:rsidRDefault="00E072A5">
      <w:pPr>
        <w:pStyle w:val="Heading3BPBHEB"/>
        <w:pPrChange w:id="1450" w:author="Arya" w:date="2025-02-27T11:50:00Z" w16du:dateUtc="2025-02-27T06:20:00Z">
          <w:pPr>
            <w:pStyle w:val="Heading2"/>
          </w:pPr>
        </w:pPrChange>
      </w:pPr>
      <w:r w:rsidRPr="009465ED">
        <w:t xml:space="preserve">Best </w:t>
      </w:r>
      <w:r w:rsidR="006163FE" w:rsidRPr="009465ED">
        <w:t>practices for effective usage</w:t>
      </w:r>
    </w:p>
    <w:p w14:paraId="0311C96C" w14:textId="77777777" w:rsidR="0036692B" w:rsidRPr="00E072A5" w:rsidRDefault="0036692B">
      <w:pPr>
        <w:pStyle w:val="NormalBPBHEB"/>
        <w:numPr>
          <w:ilvl w:val="0"/>
          <w:numId w:val="62"/>
        </w:numPr>
        <w:pPrChange w:id="1451" w:author="Arya" w:date="2025-02-27T11:50:00Z" w16du:dateUtc="2025-02-27T06:20:00Z">
          <w:pPr/>
        </w:pPrChange>
      </w:pPr>
      <w:commentRangeStart w:id="1452"/>
      <w:r w:rsidRPr="00E072A5">
        <w:rPr>
          <w:b/>
          <w:bCs/>
        </w:rPr>
        <w:t xml:space="preserve">AWS Elemental </w:t>
      </w:r>
      <w:proofErr w:type="spellStart"/>
      <w:r w:rsidRPr="00E072A5">
        <w:rPr>
          <w:b/>
          <w:bCs/>
        </w:rPr>
        <w:t>MediaPackage</w:t>
      </w:r>
      <w:proofErr w:type="spellEnd"/>
      <w:r>
        <w:rPr>
          <w:b/>
          <w:bCs/>
        </w:rPr>
        <w:t xml:space="preserve">: </w:t>
      </w:r>
      <w:commentRangeEnd w:id="1452"/>
      <w:r w:rsidR="006163FE">
        <w:rPr>
          <w:rStyle w:val="CommentReference"/>
          <w:rFonts w:asciiTheme="minorHAnsi" w:eastAsiaTheme="minorHAnsi" w:hAnsiTheme="minorHAnsi" w:cstheme="minorBidi"/>
        </w:rPr>
        <w:commentReference w:id="1452"/>
      </w:r>
      <w:r w:rsidRPr="00E072A5">
        <w:t>Processes and protects streams for seamless device delivery.</w:t>
      </w:r>
    </w:p>
    <w:p w14:paraId="5C68E037" w14:textId="77777777" w:rsidR="0036692B" w:rsidRPr="00E072A5" w:rsidRDefault="0036692B">
      <w:pPr>
        <w:pStyle w:val="NormalBPBHEB"/>
        <w:numPr>
          <w:ilvl w:val="0"/>
          <w:numId w:val="62"/>
        </w:numPr>
        <w:pPrChange w:id="1453" w:author="Arya" w:date="2025-02-27T11:50:00Z" w16du:dateUtc="2025-02-27T06:20:00Z">
          <w:pPr/>
        </w:pPrChange>
      </w:pPr>
      <w:r w:rsidRPr="00E072A5">
        <w:rPr>
          <w:b/>
          <w:bCs/>
        </w:rPr>
        <w:t>AWS CloudTrail</w:t>
      </w:r>
      <w:r>
        <w:rPr>
          <w:b/>
          <w:bCs/>
        </w:rPr>
        <w:t xml:space="preserve">: </w:t>
      </w:r>
      <w:r w:rsidRPr="00E072A5">
        <w:t>Tracks API activity for monitoring and compliance.</w:t>
      </w:r>
    </w:p>
    <w:p w14:paraId="55C0A827" w14:textId="68A386ED" w:rsidR="00E072A5" w:rsidRPr="00E072A5" w:rsidRDefault="00250D46">
      <w:pPr>
        <w:pStyle w:val="NormalBPBHEB"/>
        <w:numPr>
          <w:ilvl w:val="0"/>
          <w:numId w:val="62"/>
        </w:numPr>
        <w:pPrChange w:id="1454" w:author="Arya" w:date="2025-02-27T11:50:00Z" w16du:dateUtc="2025-02-27T06:20:00Z">
          <w:pPr/>
        </w:pPrChange>
      </w:pPr>
      <w:r w:rsidRPr="00E072A5">
        <w:rPr>
          <w:b/>
          <w:bCs/>
        </w:rPr>
        <w:t>Improve</w:t>
      </w:r>
      <w:r w:rsidR="00E072A5" w:rsidRPr="00E072A5">
        <w:rPr>
          <w:b/>
          <w:bCs/>
        </w:rPr>
        <w:t xml:space="preserve"> </w:t>
      </w:r>
      <w:ins w:id="1455" w:author="Arya" w:date="2025-02-27T11:50:00Z" w16du:dateUtc="2025-02-27T06:20:00Z">
        <w:r w:rsidR="006163FE">
          <w:rPr>
            <w:b/>
            <w:bCs/>
          </w:rPr>
          <w:t>q</w:t>
        </w:r>
      </w:ins>
      <w:del w:id="1456" w:author="Arya" w:date="2025-02-27T11:50:00Z" w16du:dateUtc="2025-02-27T06:20:00Z">
        <w:r w:rsidR="00E072A5" w:rsidRPr="00E072A5" w:rsidDel="006163FE">
          <w:rPr>
            <w:b/>
            <w:bCs/>
          </w:rPr>
          <w:delText>Q</w:delText>
        </w:r>
      </w:del>
      <w:r w:rsidR="00E072A5" w:rsidRPr="00E072A5">
        <w:rPr>
          <w:b/>
          <w:bCs/>
        </w:rPr>
        <w:t xml:space="preserve">uality </w:t>
      </w:r>
      <w:del w:id="1457" w:author="Arya" w:date="2025-02-27T11:50:00Z" w16du:dateUtc="2025-02-27T06:20:00Z">
        <w:r w:rsidR="00E072A5" w:rsidRPr="00E072A5" w:rsidDel="006163FE">
          <w:rPr>
            <w:b/>
            <w:bCs/>
          </w:rPr>
          <w:delText>S</w:delText>
        </w:r>
      </w:del>
      <w:ins w:id="1458" w:author="Arya" w:date="2025-02-27T11:50:00Z" w16du:dateUtc="2025-02-27T06:20:00Z">
        <w:r w:rsidR="006163FE">
          <w:rPr>
            <w:b/>
            <w:bCs/>
          </w:rPr>
          <w:t>s</w:t>
        </w:r>
      </w:ins>
      <w:r w:rsidR="00E072A5" w:rsidRPr="00E072A5">
        <w:rPr>
          <w:b/>
          <w:bCs/>
        </w:rPr>
        <w:t>ettings</w:t>
      </w:r>
      <w:r w:rsidR="00A215AA">
        <w:rPr>
          <w:b/>
          <w:bCs/>
        </w:rPr>
        <w:t xml:space="preserve">: </w:t>
      </w:r>
      <w:r w:rsidR="00E072A5" w:rsidRPr="00E072A5">
        <w:t>Adjust bitrate and codec settings to match device and bandwidth conditions.</w:t>
      </w:r>
    </w:p>
    <w:p w14:paraId="2141BCDF" w14:textId="20C70033" w:rsidR="00E072A5" w:rsidRPr="00E072A5" w:rsidRDefault="00E072A5">
      <w:pPr>
        <w:pStyle w:val="NormalBPBHEB"/>
        <w:numPr>
          <w:ilvl w:val="0"/>
          <w:numId w:val="62"/>
        </w:numPr>
        <w:pPrChange w:id="1459" w:author="Arya" w:date="2025-02-27T11:50:00Z" w16du:dateUtc="2025-02-27T06:20:00Z">
          <w:pPr/>
        </w:pPrChange>
      </w:pPr>
      <w:r w:rsidRPr="00E072A5">
        <w:rPr>
          <w:b/>
          <w:bCs/>
        </w:rPr>
        <w:t xml:space="preserve">Build </w:t>
      </w:r>
      <w:ins w:id="1460" w:author="Arya" w:date="2025-02-27T11:50:00Z" w16du:dateUtc="2025-02-27T06:20:00Z">
        <w:r w:rsidR="006163FE">
          <w:rPr>
            <w:b/>
            <w:bCs/>
          </w:rPr>
          <w:t>r</w:t>
        </w:r>
      </w:ins>
      <w:del w:id="1461" w:author="Arya" w:date="2025-02-27T11:50:00Z" w16du:dateUtc="2025-02-27T06:20:00Z">
        <w:r w:rsidRPr="00E072A5" w:rsidDel="006163FE">
          <w:rPr>
            <w:b/>
            <w:bCs/>
          </w:rPr>
          <w:delText>R</w:delText>
        </w:r>
      </w:del>
      <w:r w:rsidRPr="00E072A5">
        <w:rPr>
          <w:b/>
          <w:bCs/>
        </w:rPr>
        <w:t>edundancy</w:t>
      </w:r>
      <w:r w:rsidR="00A215AA">
        <w:rPr>
          <w:b/>
          <w:bCs/>
        </w:rPr>
        <w:t xml:space="preserve">: </w:t>
      </w:r>
      <w:r w:rsidRPr="00E072A5">
        <w:t>Configure backup sources and outputs for uninterrupted streaming.</w:t>
      </w:r>
    </w:p>
    <w:p w14:paraId="71F787EE" w14:textId="7E6B5205" w:rsidR="00E072A5" w:rsidRPr="009465ED" w:rsidRDefault="0086075D">
      <w:pPr>
        <w:pStyle w:val="Heading3BPBHEB"/>
        <w:pPrChange w:id="1462" w:author="Arya" w:date="2025-02-27T11:50:00Z" w16du:dateUtc="2025-02-27T06:20:00Z">
          <w:pPr>
            <w:pStyle w:val="Heading2"/>
          </w:pPr>
        </w:pPrChange>
      </w:pPr>
      <w:r>
        <w:t>Wrap up</w:t>
      </w:r>
    </w:p>
    <w:p w14:paraId="4026BC42" w14:textId="77777777" w:rsidR="00E072A5" w:rsidRPr="00E072A5" w:rsidRDefault="00E072A5">
      <w:pPr>
        <w:pStyle w:val="NormalBPBHEB"/>
        <w:pPrChange w:id="1463" w:author="Arya" w:date="2025-02-27T11:51:00Z" w16du:dateUtc="2025-02-27T06:21:00Z">
          <w:pPr/>
        </w:pPrChange>
      </w:pPr>
      <w:r w:rsidRPr="00E072A5">
        <w:t xml:space="preserve">AWS Elemental </w:t>
      </w:r>
      <w:proofErr w:type="spellStart"/>
      <w:r w:rsidRPr="00E072A5">
        <w:t>MediaLive</w:t>
      </w:r>
      <w:proofErr w:type="spellEnd"/>
      <w:r w:rsidRPr="00E072A5">
        <w:t xml:space="preserve"> is a cornerstone for live video encoding, offering flexibility, scalability, and seamless integration with AWS services. Its features and best practices empower broadcasters and content providers to deliver high-quality live streaming experiences.</w:t>
      </w:r>
    </w:p>
    <w:p w14:paraId="715C5EE1" w14:textId="77777777" w:rsidR="00AB76C3" w:rsidRPr="009465ED" w:rsidRDefault="00AB76C3">
      <w:pPr>
        <w:pStyle w:val="Heading2BPBHEB"/>
        <w:pPrChange w:id="1464" w:author="Arya" w:date="2025-02-27T11:51:00Z" w16du:dateUtc="2025-02-27T06:21:00Z">
          <w:pPr>
            <w:pStyle w:val="Heading1"/>
          </w:pPr>
        </w:pPrChange>
      </w:pPr>
      <w:r w:rsidRPr="009465ED">
        <w:t xml:space="preserve">AWS Elemental </w:t>
      </w:r>
      <w:proofErr w:type="spellStart"/>
      <w:r w:rsidRPr="009465ED">
        <w:t>MediaPackage</w:t>
      </w:r>
      <w:proofErr w:type="spellEnd"/>
    </w:p>
    <w:p w14:paraId="7FB0C06A" w14:textId="77777777" w:rsidR="00AB76C3" w:rsidRPr="00AB76C3" w:rsidRDefault="00AB76C3">
      <w:pPr>
        <w:pStyle w:val="NormalBPBHEB"/>
        <w:pPrChange w:id="1465" w:author="Arya" w:date="2025-02-27T11:51:00Z" w16du:dateUtc="2025-02-27T06:21:00Z">
          <w:pPr/>
        </w:pPrChange>
      </w:pPr>
      <w:r w:rsidRPr="00AB76C3">
        <w:t xml:space="preserve">AWS Elemental </w:t>
      </w:r>
      <w:proofErr w:type="spellStart"/>
      <w:r w:rsidRPr="00AB76C3">
        <w:t>MediaPackage</w:t>
      </w:r>
      <w:proofErr w:type="spellEnd"/>
      <w:r w:rsidRPr="00AB76C3">
        <w:t xml:space="preserve"> streamlines video content delivery by dynamically packaging live and on-demand video streams for various devices. Its capabilities ensure flexibility and high-quality streaming experiences for a diverse audience.</w:t>
      </w:r>
    </w:p>
    <w:p w14:paraId="1E6E978E" w14:textId="235C45D9" w:rsidR="00AB76C3" w:rsidRDefault="00AB76C3" w:rsidP="006860D7">
      <w:pPr>
        <w:pStyle w:val="Heading3BPBHEB"/>
        <w:rPr>
          <w:ins w:id="1466" w:author="Arya" w:date="2025-02-27T11:52:00Z" w16du:dateUtc="2025-02-27T06:22:00Z"/>
        </w:rPr>
      </w:pPr>
      <w:r w:rsidRPr="009465ED">
        <w:t xml:space="preserve">Key </w:t>
      </w:r>
      <w:ins w:id="1467" w:author="Arya" w:date="2025-02-27T11:51:00Z" w16du:dateUtc="2025-02-27T06:21:00Z">
        <w:r w:rsidR="006860D7">
          <w:t>f</w:t>
        </w:r>
      </w:ins>
      <w:del w:id="1468" w:author="Arya" w:date="2025-02-27T11:51:00Z" w16du:dateUtc="2025-02-27T06:21:00Z">
        <w:r w:rsidRPr="009465ED" w:rsidDel="006860D7">
          <w:delText>F</w:delText>
        </w:r>
      </w:del>
      <w:r w:rsidRPr="009465ED">
        <w:t xml:space="preserve">eatures </w:t>
      </w:r>
    </w:p>
    <w:p w14:paraId="3A02D42E" w14:textId="67F437AC" w:rsidR="003C6F74" w:rsidRDefault="003C6F74">
      <w:pPr>
        <w:pStyle w:val="NormalBPBHEB"/>
        <w:pPrChange w:id="1469" w:author="Arya" w:date="2025-02-27T11:52:00Z" w16du:dateUtc="2025-02-27T06:22:00Z">
          <w:pPr>
            <w:pStyle w:val="Heading2"/>
          </w:pPr>
        </w:pPrChange>
      </w:pPr>
      <w:ins w:id="1470" w:author="Arya" w:date="2025-02-27T11:52:00Z" w16du:dateUtc="2025-02-27T06:22:00Z">
        <w:r>
          <w:t>The key features are as follows:</w:t>
        </w:r>
      </w:ins>
    </w:p>
    <w:p w14:paraId="6DCA441D" w14:textId="41177805" w:rsidR="00FB31DB" w:rsidRPr="00AB76C3" w:rsidRDefault="00FB31DB">
      <w:pPr>
        <w:pStyle w:val="NormalBPBHEB"/>
        <w:numPr>
          <w:ilvl w:val="0"/>
          <w:numId w:val="63"/>
        </w:numPr>
        <w:pPrChange w:id="1471" w:author="Arya" w:date="2025-02-27T11:52:00Z" w16du:dateUtc="2025-02-27T06:22:00Z">
          <w:pPr/>
        </w:pPrChange>
      </w:pPr>
      <w:r w:rsidRPr="00AB76C3">
        <w:rPr>
          <w:b/>
          <w:bCs/>
        </w:rPr>
        <w:t xml:space="preserve">Dynamic </w:t>
      </w:r>
      <w:ins w:id="1472" w:author="Arya" w:date="2025-02-27T11:51:00Z" w16du:dateUtc="2025-02-27T06:21:00Z">
        <w:r w:rsidR="006860D7">
          <w:rPr>
            <w:b/>
            <w:bCs/>
          </w:rPr>
          <w:t>v</w:t>
        </w:r>
      </w:ins>
      <w:del w:id="1473" w:author="Arya" w:date="2025-02-27T11:51:00Z" w16du:dateUtc="2025-02-27T06:21:00Z">
        <w:r w:rsidRPr="00AB76C3" w:rsidDel="006860D7">
          <w:rPr>
            <w:b/>
            <w:bCs/>
          </w:rPr>
          <w:delText>V</w:delText>
        </w:r>
      </w:del>
      <w:r w:rsidRPr="00AB76C3">
        <w:rPr>
          <w:b/>
          <w:bCs/>
        </w:rPr>
        <w:t xml:space="preserve">ideo </w:t>
      </w:r>
      <w:ins w:id="1474" w:author="Arya" w:date="2025-02-27T11:51:00Z" w16du:dateUtc="2025-02-27T06:21:00Z">
        <w:r w:rsidR="006860D7">
          <w:rPr>
            <w:b/>
            <w:bCs/>
          </w:rPr>
          <w:t>p</w:t>
        </w:r>
      </w:ins>
      <w:del w:id="1475" w:author="Arya" w:date="2025-02-27T11:51:00Z" w16du:dateUtc="2025-02-27T06:21:00Z">
        <w:r w:rsidRPr="00AB76C3" w:rsidDel="006860D7">
          <w:rPr>
            <w:b/>
            <w:bCs/>
          </w:rPr>
          <w:delText>P</w:delText>
        </w:r>
      </w:del>
      <w:r w:rsidRPr="00AB76C3">
        <w:rPr>
          <w:b/>
          <w:bCs/>
        </w:rPr>
        <w:t>ackaging</w:t>
      </w:r>
      <w:r w:rsidRPr="00AB76C3">
        <w:t xml:space="preserve">: AWS Elemental </w:t>
      </w:r>
      <w:proofErr w:type="spellStart"/>
      <w:r w:rsidRPr="00AB76C3">
        <w:t>MediaPackage</w:t>
      </w:r>
      <w:proofErr w:type="spellEnd"/>
      <w:r w:rsidRPr="00AB76C3">
        <w:t xml:space="preserve"> prepares and protects video streams for delivery to multiple devices by dynamically packaging content into various formats.</w:t>
      </w:r>
    </w:p>
    <w:p w14:paraId="03A40BEB" w14:textId="69D2C7F0" w:rsidR="00FB31DB" w:rsidRPr="00AB76C3" w:rsidRDefault="00FB31DB">
      <w:pPr>
        <w:pStyle w:val="NormalBPBHEB"/>
        <w:numPr>
          <w:ilvl w:val="0"/>
          <w:numId w:val="63"/>
        </w:numPr>
        <w:pPrChange w:id="1476" w:author="Arya" w:date="2025-02-27T11:52:00Z" w16du:dateUtc="2025-02-27T06:22:00Z">
          <w:pPr/>
        </w:pPrChange>
      </w:pPr>
      <w:r w:rsidRPr="00AB76C3">
        <w:rPr>
          <w:b/>
          <w:bCs/>
        </w:rPr>
        <w:t xml:space="preserve">Scalable </w:t>
      </w:r>
      <w:ins w:id="1477" w:author="Arya" w:date="2025-02-27T11:51:00Z" w16du:dateUtc="2025-02-27T06:21:00Z">
        <w:r w:rsidR="006860D7">
          <w:rPr>
            <w:b/>
            <w:bCs/>
          </w:rPr>
          <w:t>a</w:t>
        </w:r>
      </w:ins>
      <w:del w:id="1478" w:author="Arya" w:date="2025-02-27T11:51:00Z" w16du:dateUtc="2025-02-27T06:21:00Z">
        <w:r w:rsidRPr="00AB76C3" w:rsidDel="006860D7">
          <w:rPr>
            <w:b/>
            <w:bCs/>
          </w:rPr>
          <w:delText>A</w:delText>
        </w:r>
      </w:del>
      <w:r w:rsidRPr="00AB76C3">
        <w:rPr>
          <w:b/>
          <w:bCs/>
        </w:rPr>
        <w:t>rchitecture</w:t>
      </w:r>
      <w:r w:rsidRPr="00AB76C3">
        <w:t xml:space="preserve">: Resources scale automatically to meet demand, ensuring reliability and high performance during peak loads </w:t>
      </w:r>
      <w:sdt>
        <w:sdtPr>
          <w:id w:val="410890393"/>
          <w:citation/>
        </w:sdtPr>
        <w:sdtContent>
          <w:r>
            <w:fldChar w:fldCharType="begin"/>
          </w:r>
          <w:r>
            <w:instrText xml:space="preserve"> CITATION AWSdt \l 1033 </w:instrText>
          </w:r>
          <w:r>
            <w:fldChar w:fldCharType="separate"/>
          </w:r>
          <w:r w:rsidR="007D06CD" w:rsidRPr="007D06CD">
            <w:rPr>
              <w:noProof/>
            </w:rPr>
            <w:t>[59]</w:t>
          </w:r>
          <w:r>
            <w:fldChar w:fldCharType="end"/>
          </w:r>
        </w:sdtContent>
      </w:sdt>
      <w:r w:rsidRPr="00AB76C3">
        <w:t>.</w:t>
      </w:r>
    </w:p>
    <w:p w14:paraId="13B8E234" w14:textId="45F3895C" w:rsidR="00AB76C3" w:rsidRPr="00AB76C3" w:rsidRDefault="00AB76C3">
      <w:pPr>
        <w:pStyle w:val="NormalBPBHEB"/>
        <w:numPr>
          <w:ilvl w:val="0"/>
          <w:numId w:val="63"/>
        </w:numPr>
        <w:pPrChange w:id="1479" w:author="Arya" w:date="2025-02-27T11:52:00Z" w16du:dateUtc="2025-02-27T06:22:00Z">
          <w:pPr/>
        </w:pPrChange>
      </w:pPr>
      <w:r w:rsidRPr="00AB76C3">
        <w:rPr>
          <w:b/>
          <w:bCs/>
        </w:rPr>
        <w:t xml:space="preserve">Multiple </w:t>
      </w:r>
      <w:ins w:id="1480" w:author="Arya" w:date="2025-02-27T11:51:00Z" w16du:dateUtc="2025-02-27T06:21:00Z">
        <w:r w:rsidR="006860D7">
          <w:rPr>
            <w:b/>
            <w:bCs/>
          </w:rPr>
          <w:t>s</w:t>
        </w:r>
      </w:ins>
      <w:del w:id="1481" w:author="Arya" w:date="2025-02-27T11:51:00Z" w16du:dateUtc="2025-02-27T06:21:00Z">
        <w:r w:rsidRPr="00AB76C3" w:rsidDel="006860D7">
          <w:rPr>
            <w:b/>
            <w:bCs/>
          </w:rPr>
          <w:delText>S</w:delText>
        </w:r>
      </w:del>
      <w:r w:rsidRPr="00AB76C3">
        <w:rPr>
          <w:b/>
          <w:bCs/>
        </w:rPr>
        <w:t xml:space="preserve">treaming </w:t>
      </w:r>
      <w:ins w:id="1482" w:author="Arya" w:date="2025-02-27T11:51:00Z" w16du:dateUtc="2025-02-27T06:21:00Z">
        <w:r w:rsidR="006860D7">
          <w:rPr>
            <w:b/>
            <w:bCs/>
          </w:rPr>
          <w:t>f</w:t>
        </w:r>
      </w:ins>
      <w:del w:id="1483" w:author="Arya" w:date="2025-02-27T11:51:00Z" w16du:dateUtc="2025-02-27T06:21:00Z">
        <w:r w:rsidRPr="00AB76C3" w:rsidDel="006860D7">
          <w:rPr>
            <w:b/>
            <w:bCs/>
          </w:rPr>
          <w:delText>F</w:delText>
        </w:r>
      </w:del>
      <w:r w:rsidRPr="00AB76C3">
        <w:rPr>
          <w:b/>
          <w:bCs/>
        </w:rPr>
        <w:t>ormats</w:t>
      </w:r>
      <w:r w:rsidRPr="00AB76C3">
        <w:t>: Supports formats like HLS, DASH, and CMAF to accommodate different devices and platforms.</w:t>
      </w:r>
    </w:p>
    <w:p w14:paraId="36CAA089" w14:textId="2DF5EB2E" w:rsidR="00AB76C3" w:rsidRPr="00AB76C3" w:rsidRDefault="00AB76C3">
      <w:pPr>
        <w:pStyle w:val="NormalBPBHEB"/>
        <w:numPr>
          <w:ilvl w:val="0"/>
          <w:numId w:val="63"/>
        </w:numPr>
        <w:pPrChange w:id="1484" w:author="Arya" w:date="2025-02-27T11:52:00Z" w16du:dateUtc="2025-02-27T06:22:00Z">
          <w:pPr/>
        </w:pPrChange>
      </w:pPr>
      <w:r w:rsidRPr="00AB76C3">
        <w:rPr>
          <w:b/>
          <w:bCs/>
        </w:rPr>
        <w:lastRenderedPageBreak/>
        <w:t xml:space="preserve">Digital </w:t>
      </w:r>
      <w:ins w:id="1485" w:author="Arya" w:date="2025-02-27T11:51:00Z" w16du:dateUtc="2025-02-27T06:21:00Z">
        <w:r w:rsidR="006860D7">
          <w:rPr>
            <w:b/>
            <w:bCs/>
          </w:rPr>
          <w:t>r</w:t>
        </w:r>
      </w:ins>
      <w:del w:id="1486" w:author="Arya" w:date="2025-02-27T11:51:00Z" w16du:dateUtc="2025-02-27T06:21:00Z">
        <w:r w:rsidRPr="00AB76C3" w:rsidDel="006860D7">
          <w:rPr>
            <w:b/>
            <w:bCs/>
          </w:rPr>
          <w:delText>R</w:delText>
        </w:r>
      </w:del>
      <w:r w:rsidRPr="00AB76C3">
        <w:rPr>
          <w:b/>
          <w:bCs/>
        </w:rPr>
        <w:t xml:space="preserve">ights </w:t>
      </w:r>
      <w:ins w:id="1487" w:author="Arya" w:date="2025-02-27T11:51:00Z" w16du:dateUtc="2025-02-27T06:21:00Z">
        <w:r w:rsidR="006860D7">
          <w:rPr>
            <w:b/>
            <w:bCs/>
          </w:rPr>
          <w:t>m</w:t>
        </w:r>
      </w:ins>
      <w:del w:id="1488" w:author="Arya" w:date="2025-02-27T11:51:00Z" w16du:dateUtc="2025-02-27T06:21:00Z">
        <w:r w:rsidRPr="00AB76C3" w:rsidDel="006860D7">
          <w:rPr>
            <w:b/>
            <w:bCs/>
          </w:rPr>
          <w:delText>M</w:delText>
        </w:r>
      </w:del>
      <w:r w:rsidRPr="00AB76C3">
        <w:rPr>
          <w:b/>
          <w:bCs/>
        </w:rPr>
        <w:t>anagement</w:t>
      </w:r>
      <w:del w:id="1489" w:author="Arya" w:date="2025-02-27T11:51:00Z" w16du:dateUtc="2025-02-27T06:21:00Z">
        <w:r w:rsidRPr="00AB76C3" w:rsidDel="006860D7">
          <w:rPr>
            <w:b/>
            <w:bCs/>
          </w:rPr>
          <w:delText xml:space="preserve"> (DRM)</w:delText>
        </w:r>
      </w:del>
      <w:r w:rsidRPr="00AB76C3">
        <w:t>: Protects content with</w:t>
      </w:r>
      <w:ins w:id="1490" w:author="Arya" w:date="2025-02-27T11:51:00Z" w16du:dateUtc="2025-02-27T06:21:00Z">
        <w:r w:rsidR="003C6F74">
          <w:t xml:space="preserve"> </w:t>
        </w:r>
        <w:r w:rsidR="003C6F74" w:rsidRPr="003C6F74">
          <w:rPr>
            <w:b/>
            <w:bCs/>
            <w:rPrChange w:id="1491" w:author="Arya" w:date="2025-02-27T11:52:00Z" w16du:dateUtc="2025-02-27T06:22:00Z">
              <w:rPr/>
            </w:rPrChange>
          </w:rPr>
          <w:t>Digital Rights M</w:t>
        </w:r>
      </w:ins>
      <w:ins w:id="1492" w:author="Arya" w:date="2025-02-27T11:52:00Z" w16du:dateUtc="2025-02-27T06:22:00Z">
        <w:r w:rsidR="003C6F74" w:rsidRPr="003C6F74">
          <w:rPr>
            <w:b/>
            <w:bCs/>
            <w:rPrChange w:id="1493" w:author="Arya" w:date="2025-02-27T11:52:00Z" w16du:dateUtc="2025-02-27T06:22:00Z">
              <w:rPr/>
            </w:rPrChange>
          </w:rPr>
          <w:t>anagement</w:t>
        </w:r>
      </w:ins>
      <w:r w:rsidRPr="00AB76C3">
        <w:t xml:space="preserve"> </w:t>
      </w:r>
      <w:ins w:id="1494" w:author="Arya" w:date="2025-02-27T11:52:00Z" w16du:dateUtc="2025-02-27T06:22:00Z">
        <w:r w:rsidR="003C6F74">
          <w:t>(</w:t>
        </w:r>
      </w:ins>
      <w:r w:rsidRPr="003C6F74">
        <w:rPr>
          <w:b/>
          <w:bCs/>
          <w:rPrChange w:id="1495" w:author="Arya" w:date="2025-02-27T11:52:00Z" w16du:dateUtc="2025-02-27T06:22:00Z">
            <w:rPr/>
          </w:rPrChange>
        </w:rPr>
        <w:t>DRM</w:t>
      </w:r>
      <w:ins w:id="1496" w:author="Arya" w:date="2025-02-27T11:52:00Z" w16du:dateUtc="2025-02-27T06:22:00Z">
        <w:r w:rsidR="003C6F74">
          <w:t>)</w:t>
        </w:r>
      </w:ins>
      <w:r w:rsidRPr="00AB76C3">
        <w:t xml:space="preserve"> integration, ensuring secure distribution.</w:t>
      </w:r>
    </w:p>
    <w:p w14:paraId="167D71BA" w14:textId="5E5DD6F9" w:rsidR="00AB76C3" w:rsidRPr="00AB76C3" w:rsidRDefault="00AB76C3">
      <w:pPr>
        <w:pStyle w:val="NormalBPBHEB"/>
        <w:numPr>
          <w:ilvl w:val="0"/>
          <w:numId w:val="63"/>
        </w:numPr>
        <w:pPrChange w:id="1497" w:author="Arya" w:date="2025-02-27T11:52:00Z" w16du:dateUtc="2025-02-27T06:22:00Z">
          <w:pPr/>
        </w:pPrChange>
      </w:pPr>
      <w:r w:rsidRPr="00AB76C3">
        <w:rPr>
          <w:b/>
          <w:bCs/>
        </w:rPr>
        <w:t>Customizable Channels</w:t>
      </w:r>
      <w:r w:rsidRPr="00AB76C3">
        <w:t xml:space="preserve">: Users can define packaging configurations to tailor delivery to specific requirements </w:t>
      </w:r>
      <w:sdt>
        <w:sdtPr>
          <w:id w:val="-367444124"/>
          <w:citation/>
        </w:sdtPr>
        <w:sdtContent>
          <w:r w:rsidR="00FB31DB">
            <w:fldChar w:fldCharType="begin"/>
          </w:r>
          <w:r w:rsidR="00FB31DB">
            <w:instrText xml:space="preserve"> CITATION Smi23 \l 1033 </w:instrText>
          </w:r>
          <w:r w:rsidR="00FB31DB">
            <w:fldChar w:fldCharType="separate"/>
          </w:r>
          <w:r w:rsidR="007D06CD" w:rsidRPr="007D06CD">
            <w:rPr>
              <w:noProof/>
            </w:rPr>
            <w:t>[52]</w:t>
          </w:r>
          <w:r w:rsidR="00FB31DB">
            <w:fldChar w:fldCharType="end"/>
          </w:r>
        </w:sdtContent>
      </w:sdt>
      <w:r w:rsidRPr="00AB76C3">
        <w:t>.</w:t>
      </w:r>
    </w:p>
    <w:p w14:paraId="6580AAC2" w14:textId="4A9014D0" w:rsidR="00AB76C3" w:rsidRPr="009465ED" w:rsidRDefault="00AB76C3">
      <w:pPr>
        <w:pStyle w:val="Heading3BPBHEB"/>
        <w:pPrChange w:id="1498" w:author="Arya" w:date="2025-02-27T11:52:00Z" w16du:dateUtc="2025-02-27T06:22:00Z">
          <w:pPr>
            <w:pStyle w:val="Heading2"/>
          </w:pPr>
        </w:pPrChange>
      </w:pPr>
      <w:r w:rsidRPr="009465ED">
        <w:t xml:space="preserve">Use </w:t>
      </w:r>
      <w:ins w:id="1499" w:author="Arya" w:date="2025-02-27T11:52:00Z" w16du:dateUtc="2025-02-27T06:22:00Z">
        <w:r w:rsidR="00FA03DE">
          <w:t>c</w:t>
        </w:r>
      </w:ins>
      <w:del w:id="1500" w:author="Arya" w:date="2025-02-27T11:52:00Z" w16du:dateUtc="2025-02-27T06:22:00Z">
        <w:r w:rsidRPr="009465ED" w:rsidDel="00FA03DE">
          <w:delText>C</w:delText>
        </w:r>
      </w:del>
      <w:r w:rsidRPr="009465ED">
        <w:t xml:space="preserve">ases </w:t>
      </w:r>
    </w:p>
    <w:p w14:paraId="3C4438A9" w14:textId="62B59063" w:rsidR="00AB76C3" w:rsidRPr="00AB76C3" w:rsidRDefault="00AB76C3">
      <w:pPr>
        <w:pStyle w:val="NormalBPBHEB"/>
        <w:numPr>
          <w:ilvl w:val="0"/>
          <w:numId w:val="64"/>
        </w:numPr>
        <w:pPrChange w:id="1501" w:author="Arya" w:date="2025-02-27T11:53:00Z" w16du:dateUtc="2025-02-27T06:23:00Z">
          <w:pPr/>
        </w:pPrChange>
      </w:pPr>
      <w:commentRangeStart w:id="1502"/>
      <w:r w:rsidRPr="00AB76C3">
        <w:rPr>
          <w:b/>
          <w:bCs/>
        </w:rPr>
        <w:t xml:space="preserve">Multiscreen </w:t>
      </w:r>
      <w:ins w:id="1503" w:author="Arya" w:date="2025-02-27T11:52:00Z" w16du:dateUtc="2025-02-27T06:22:00Z">
        <w:r w:rsidR="00FA03DE">
          <w:rPr>
            <w:b/>
            <w:bCs/>
          </w:rPr>
          <w:t>v</w:t>
        </w:r>
      </w:ins>
      <w:del w:id="1504" w:author="Arya" w:date="2025-02-27T11:52:00Z" w16du:dateUtc="2025-02-27T06:22:00Z">
        <w:r w:rsidRPr="00AB76C3" w:rsidDel="00FA03DE">
          <w:rPr>
            <w:b/>
            <w:bCs/>
          </w:rPr>
          <w:delText>V</w:delText>
        </w:r>
      </w:del>
      <w:r w:rsidRPr="00AB76C3">
        <w:rPr>
          <w:b/>
          <w:bCs/>
        </w:rPr>
        <w:t xml:space="preserve">ideo </w:t>
      </w:r>
      <w:ins w:id="1505" w:author="Arya" w:date="2025-02-27T11:52:00Z" w16du:dateUtc="2025-02-27T06:22:00Z">
        <w:r w:rsidR="00FA03DE">
          <w:rPr>
            <w:b/>
            <w:bCs/>
          </w:rPr>
          <w:t>d</w:t>
        </w:r>
      </w:ins>
      <w:del w:id="1506" w:author="Arya" w:date="2025-02-27T11:52:00Z" w16du:dateUtc="2025-02-27T06:22:00Z">
        <w:r w:rsidRPr="00AB76C3" w:rsidDel="00FA03DE">
          <w:rPr>
            <w:b/>
            <w:bCs/>
          </w:rPr>
          <w:delText>D</w:delText>
        </w:r>
      </w:del>
      <w:r w:rsidRPr="00AB76C3">
        <w:rPr>
          <w:b/>
          <w:bCs/>
        </w:rPr>
        <w:t>elivery</w:t>
      </w:r>
      <w:r w:rsidR="00DD1A32">
        <w:rPr>
          <w:b/>
          <w:bCs/>
        </w:rPr>
        <w:t xml:space="preserve">: </w:t>
      </w:r>
      <w:commentRangeEnd w:id="1502"/>
      <w:r w:rsidR="00BE7578">
        <w:rPr>
          <w:rStyle w:val="CommentReference"/>
          <w:rFonts w:asciiTheme="minorHAnsi" w:eastAsiaTheme="minorHAnsi" w:hAnsiTheme="minorHAnsi" w:cstheme="minorBidi"/>
        </w:rPr>
        <w:commentReference w:id="1502"/>
      </w:r>
      <w:r w:rsidRPr="00AB76C3">
        <w:t>Prepares video for devices like smartphones, tablets, and smart TVs, reaching audiences with varying preferences.</w:t>
      </w:r>
    </w:p>
    <w:p w14:paraId="1A141A44" w14:textId="6F45C3F2" w:rsidR="00AB76C3" w:rsidRPr="00AB76C3" w:rsidRDefault="00AB76C3">
      <w:pPr>
        <w:pStyle w:val="NormalBPBHEB"/>
        <w:numPr>
          <w:ilvl w:val="0"/>
          <w:numId w:val="64"/>
        </w:numPr>
        <w:pPrChange w:id="1507" w:author="Arya" w:date="2025-02-27T11:53:00Z" w16du:dateUtc="2025-02-27T06:23:00Z">
          <w:pPr/>
        </w:pPrChange>
      </w:pPr>
      <w:r w:rsidRPr="00AB76C3">
        <w:rPr>
          <w:b/>
          <w:bCs/>
        </w:rPr>
        <w:t xml:space="preserve">Live </w:t>
      </w:r>
      <w:ins w:id="1508" w:author="Arya" w:date="2025-02-27T11:53:00Z" w16du:dateUtc="2025-02-27T06:23:00Z">
        <w:r w:rsidR="00FA03DE">
          <w:rPr>
            <w:b/>
            <w:bCs/>
          </w:rPr>
          <w:t>e</w:t>
        </w:r>
      </w:ins>
      <w:del w:id="1509" w:author="Arya" w:date="2025-02-27T11:53:00Z" w16du:dateUtc="2025-02-27T06:23:00Z">
        <w:r w:rsidRPr="00AB76C3" w:rsidDel="00FA03DE">
          <w:rPr>
            <w:b/>
            <w:bCs/>
          </w:rPr>
          <w:delText>E</w:delText>
        </w:r>
      </w:del>
      <w:r w:rsidRPr="00AB76C3">
        <w:rPr>
          <w:b/>
          <w:bCs/>
        </w:rPr>
        <w:t xml:space="preserve">vent </w:t>
      </w:r>
      <w:ins w:id="1510" w:author="Arya" w:date="2025-02-27T11:53:00Z" w16du:dateUtc="2025-02-27T06:23:00Z">
        <w:r w:rsidR="00FA03DE">
          <w:rPr>
            <w:b/>
            <w:bCs/>
          </w:rPr>
          <w:t>s</w:t>
        </w:r>
      </w:ins>
      <w:del w:id="1511" w:author="Arya" w:date="2025-02-27T11:53:00Z" w16du:dateUtc="2025-02-27T06:23:00Z">
        <w:r w:rsidRPr="00AB76C3" w:rsidDel="00FA03DE">
          <w:rPr>
            <w:b/>
            <w:bCs/>
          </w:rPr>
          <w:delText>S</w:delText>
        </w:r>
      </w:del>
      <w:r w:rsidRPr="00AB76C3">
        <w:rPr>
          <w:b/>
          <w:bCs/>
        </w:rPr>
        <w:t>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Content>
          <w:r w:rsidR="00DD1A32">
            <w:fldChar w:fldCharType="begin"/>
          </w:r>
          <w:r w:rsidR="00DD1A32">
            <w:instrText xml:space="preserve"> CITATION Jon24 \l 1033 </w:instrText>
          </w:r>
          <w:r w:rsidR="00DD1A32">
            <w:fldChar w:fldCharType="separate"/>
          </w:r>
          <w:r w:rsidR="007D06CD" w:rsidRPr="007D06CD">
            <w:rPr>
              <w:noProof/>
            </w:rPr>
            <w:t>[53]</w:t>
          </w:r>
          <w:r w:rsidR="00DD1A32">
            <w:fldChar w:fldCharType="end"/>
          </w:r>
        </w:sdtContent>
      </w:sdt>
      <w:r w:rsidRPr="00AB76C3">
        <w:t>.</w:t>
      </w:r>
    </w:p>
    <w:p w14:paraId="0E3FBF82" w14:textId="19E68FB6" w:rsidR="00AB76C3" w:rsidRPr="00AB76C3" w:rsidRDefault="00AB76C3">
      <w:pPr>
        <w:pStyle w:val="NormalBPBHEB"/>
        <w:numPr>
          <w:ilvl w:val="0"/>
          <w:numId w:val="64"/>
        </w:numPr>
        <w:pPrChange w:id="1512" w:author="Arya" w:date="2025-02-27T11:53:00Z" w16du:dateUtc="2025-02-27T06:23:00Z">
          <w:pPr/>
        </w:pPrChange>
      </w:pPr>
      <w:r w:rsidRPr="00AB76C3">
        <w:rPr>
          <w:b/>
          <w:bCs/>
        </w:rPr>
        <w:t>Video-on-</w:t>
      </w:r>
      <w:ins w:id="1513" w:author="Arya" w:date="2025-02-27T11:53:00Z" w16du:dateUtc="2025-02-27T06:23:00Z">
        <w:r w:rsidR="00FA03DE">
          <w:rPr>
            <w:b/>
            <w:bCs/>
          </w:rPr>
          <w:t>d</w:t>
        </w:r>
      </w:ins>
      <w:del w:id="1514" w:author="Arya" w:date="2025-02-27T11:53:00Z" w16du:dateUtc="2025-02-27T06:23:00Z">
        <w:r w:rsidRPr="00AB76C3" w:rsidDel="00FA03DE">
          <w:rPr>
            <w:b/>
            <w:bCs/>
          </w:rPr>
          <w:delText>D</w:delText>
        </w:r>
      </w:del>
      <w:r w:rsidRPr="00AB76C3">
        <w:rPr>
          <w:b/>
          <w:bCs/>
        </w:rPr>
        <w:t>emand</w:t>
      </w:r>
      <w:del w:id="1515" w:author="Arya" w:date="2025-02-27T11:53:00Z" w16du:dateUtc="2025-02-27T06:23:00Z">
        <w:r w:rsidRPr="00AB76C3" w:rsidDel="00FA03DE">
          <w:rPr>
            <w:b/>
            <w:bCs/>
          </w:rPr>
          <w:delText xml:space="preserve"> (VOD)</w:delText>
        </w:r>
      </w:del>
      <w:ins w:id="1516" w:author="Arya" w:date="2025-02-27T11:53:00Z" w16du:dateUtc="2025-02-27T06:23:00Z">
        <w:r w:rsidR="00FA03DE">
          <w:rPr>
            <w:b/>
            <w:bCs/>
          </w:rPr>
          <w:t xml:space="preserve"> </w:t>
        </w:r>
      </w:ins>
      <w:del w:id="1517" w:author="Arya" w:date="2025-02-27T11:53:00Z" w16du:dateUtc="2025-02-27T06:23:00Z">
        <w:r w:rsidRPr="00AB76C3" w:rsidDel="00FA03DE">
          <w:rPr>
            <w:b/>
            <w:bCs/>
          </w:rPr>
          <w:delText xml:space="preserve"> </w:delText>
        </w:r>
      </w:del>
      <w:ins w:id="1518" w:author="Arya" w:date="2025-02-27T11:53:00Z" w16du:dateUtc="2025-02-27T06:23:00Z">
        <w:r w:rsidR="00FA03DE">
          <w:rPr>
            <w:b/>
            <w:bCs/>
          </w:rPr>
          <w:t>s</w:t>
        </w:r>
      </w:ins>
      <w:del w:id="1519" w:author="Arya" w:date="2025-02-27T11:53:00Z" w16du:dateUtc="2025-02-27T06:23:00Z">
        <w:r w:rsidRPr="00AB76C3" w:rsidDel="00FA03DE">
          <w:rPr>
            <w:b/>
            <w:bCs/>
          </w:rPr>
          <w:delText>S</w:delText>
        </w:r>
      </w:del>
      <w:r w:rsidRPr="00AB76C3">
        <w:rPr>
          <w:b/>
          <w:bCs/>
        </w:rPr>
        <w:t>treaming</w:t>
      </w:r>
      <w:r w:rsidR="00DD1A32">
        <w:rPr>
          <w:b/>
          <w:bCs/>
        </w:rPr>
        <w:t xml:space="preserve">: </w:t>
      </w:r>
      <w:ins w:id="1520" w:author="Arya" w:date="2025-02-27T11:54:00Z" w16du:dateUtc="2025-02-27T06:24:00Z">
        <w:r w:rsidR="007A5A0C" w:rsidRPr="007A5A0C">
          <w:rPr>
            <w:b/>
            <w:bCs/>
            <w:rPrChange w:id="1521" w:author="Arya" w:date="2025-02-27T11:54:00Z" w16du:dateUtc="2025-02-27T06:24:00Z">
              <w:rPr/>
            </w:rPrChange>
          </w:rPr>
          <w:t>Video-on-Demand</w:t>
        </w:r>
        <w:r w:rsidR="007A5A0C">
          <w:t xml:space="preserve"> (</w:t>
        </w:r>
        <w:r w:rsidR="007A5A0C" w:rsidRPr="007A5A0C">
          <w:rPr>
            <w:b/>
            <w:bCs/>
            <w:rPrChange w:id="1522" w:author="Arya" w:date="2025-02-27T11:54:00Z" w16du:dateUtc="2025-02-27T06:24:00Z">
              <w:rPr/>
            </w:rPrChange>
          </w:rPr>
          <w:t>VoD</w:t>
        </w:r>
        <w:r w:rsidR="007A5A0C">
          <w:t>) d</w:t>
        </w:r>
      </w:ins>
      <w:del w:id="1523" w:author="Arya" w:date="2025-02-27T11:54:00Z" w16du:dateUtc="2025-02-27T06:24:00Z">
        <w:r w:rsidRPr="00AB76C3" w:rsidDel="007A5A0C">
          <w:delText>D</w:delText>
        </w:r>
      </w:del>
      <w:r w:rsidRPr="00AB76C3">
        <w:t>ynamically packages content for streaming platforms offering on-demand libraries, ensuring efficient delivery.</w:t>
      </w:r>
    </w:p>
    <w:p w14:paraId="35D1C3AF" w14:textId="4DD04623" w:rsidR="00AB76C3" w:rsidRDefault="00AB76C3">
      <w:pPr>
        <w:pStyle w:val="Heading3BPBHEB"/>
        <w:pPrChange w:id="1524" w:author="Arya" w:date="2025-02-27T11:55:00Z" w16du:dateUtc="2025-02-27T06:25:00Z">
          <w:pPr>
            <w:pStyle w:val="Heading2"/>
          </w:pPr>
        </w:pPrChange>
      </w:pPr>
      <w:r w:rsidRPr="009465ED">
        <w:t xml:space="preserve">Best </w:t>
      </w:r>
      <w:r w:rsidR="00107857" w:rsidRPr="009465ED">
        <w:t>practices for effective usage</w:t>
      </w:r>
    </w:p>
    <w:p w14:paraId="5C39E9A8" w14:textId="77777777" w:rsidR="00DD1A32" w:rsidRPr="00AB76C3" w:rsidRDefault="00DD1A32">
      <w:pPr>
        <w:pStyle w:val="NormalBPBHEB"/>
        <w:numPr>
          <w:ilvl w:val="0"/>
          <w:numId w:val="65"/>
        </w:numPr>
        <w:pPrChange w:id="1525" w:author="Arya" w:date="2025-02-27T11:57:00Z" w16du:dateUtc="2025-02-27T06:27:00Z">
          <w:pPr/>
        </w:pPrChange>
      </w:pPr>
      <w:commentRangeStart w:id="1526"/>
      <w:r w:rsidRPr="00AB76C3">
        <w:rPr>
          <w:b/>
          <w:bCs/>
        </w:rPr>
        <w:t xml:space="preserve">AWS Elemental </w:t>
      </w:r>
      <w:proofErr w:type="spellStart"/>
      <w:r w:rsidRPr="00AB76C3">
        <w:rPr>
          <w:b/>
          <w:bCs/>
        </w:rPr>
        <w:t>MediaLive</w:t>
      </w:r>
      <w:proofErr w:type="spellEnd"/>
      <w:r>
        <w:rPr>
          <w:b/>
          <w:bCs/>
        </w:rPr>
        <w:t xml:space="preserve">: </w:t>
      </w:r>
      <w:commentRangeEnd w:id="1526"/>
      <w:r w:rsidR="0016786C">
        <w:rPr>
          <w:rStyle w:val="CommentReference"/>
          <w:rFonts w:asciiTheme="minorHAnsi" w:eastAsiaTheme="minorHAnsi" w:hAnsiTheme="minorHAnsi" w:cstheme="minorBidi"/>
        </w:rPr>
        <w:commentReference w:id="1526"/>
      </w:r>
      <w:r w:rsidRPr="00AB76C3">
        <w:t xml:space="preserve">Combines with </w:t>
      </w:r>
      <w:proofErr w:type="spellStart"/>
      <w:r w:rsidRPr="00AB76C3">
        <w:t>MediaLive</w:t>
      </w:r>
      <w:proofErr w:type="spellEnd"/>
      <w:r w:rsidRPr="00AB76C3">
        <w:t xml:space="preserve"> to enable seamless workflows for live streaming, from content encoding to packaging.</w:t>
      </w:r>
    </w:p>
    <w:p w14:paraId="34C5B5E9" w14:textId="4CCD8158" w:rsidR="00DD1A32" w:rsidRPr="00AB76C3" w:rsidRDefault="00DD1A32">
      <w:pPr>
        <w:pStyle w:val="NormalBPBHEB"/>
        <w:numPr>
          <w:ilvl w:val="0"/>
          <w:numId w:val="65"/>
        </w:numPr>
        <w:pPrChange w:id="1527" w:author="Arya" w:date="2025-02-27T11:57:00Z" w16du:dateUtc="2025-02-27T06:27:00Z">
          <w:pPr/>
        </w:pPrChange>
      </w:pPr>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Content>
          <w:r>
            <w:fldChar w:fldCharType="begin"/>
          </w:r>
          <w:r>
            <w:instrText xml:space="preserve"> CITATION AWSds \l 1033 </w:instrText>
          </w:r>
          <w:r>
            <w:fldChar w:fldCharType="separate"/>
          </w:r>
          <w:r w:rsidR="007D06CD" w:rsidRPr="007D06CD">
            <w:rPr>
              <w:noProof/>
            </w:rPr>
            <w:t>[58]</w:t>
          </w:r>
          <w:r>
            <w:fldChar w:fldCharType="end"/>
          </w:r>
        </w:sdtContent>
      </w:sdt>
      <w:r w:rsidRPr="00AB76C3">
        <w:t>.</w:t>
      </w:r>
    </w:p>
    <w:p w14:paraId="5FF7DF9E" w14:textId="0E5DB76B" w:rsidR="00AB76C3" w:rsidRPr="00AB76C3" w:rsidRDefault="00AB76C3">
      <w:pPr>
        <w:pStyle w:val="NormalBPBHEB"/>
        <w:numPr>
          <w:ilvl w:val="0"/>
          <w:numId w:val="65"/>
        </w:numPr>
        <w:pPrChange w:id="1528" w:author="Arya" w:date="2025-02-27T11:57:00Z" w16du:dateUtc="2025-02-27T06:27:00Z">
          <w:pPr/>
        </w:pPrChange>
      </w:pPr>
      <w:r w:rsidRPr="00AB76C3">
        <w:rPr>
          <w:b/>
          <w:bCs/>
        </w:rPr>
        <w:t>Fine-</w:t>
      </w:r>
      <w:r w:rsidR="00107857" w:rsidRPr="00AB76C3">
        <w:rPr>
          <w:b/>
          <w:bCs/>
        </w:rPr>
        <w:t>tuning packaging configurations</w:t>
      </w:r>
      <w:r w:rsidR="00DD1A32">
        <w:rPr>
          <w:b/>
          <w:bCs/>
        </w:rPr>
        <w:t xml:space="preserve">: </w:t>
      </w:r>
      <w:r w:rsidRPr="00AB76C3">
        <w:t xml:space="preserve">Adjust video quality, bitrate, and packaging formats based on audience and content requirements for </w:t>
      </w:r>
      <w:r w:rsidR="00250D46" w:rsidRPr="00AB76C3">
        <w:t>best</w:t>
      </w:r>
      <w:r w:rsidRPr="00AB76C3">
        <w:t xml:space="preserve"> delivery.</w:t>
      </w:r>
    </w:p>
    <w:p w14:paraId="226BC0DF" w14:textId="2BA34EA0" w:rsidR="00AB76C3" w:rsidRPr="00AB76C3" w:rsidRDefault="00AB76C3">
      <w:pPr>
        <w:pStyle w:val="NormalBPBHEB"/>
        <w:numPr>
          <w:ilvl w:val="0"/>
          <w:numId w:val="65"/>
        </w:numPr>
        <w:pPrChange w:id="1529" w:author="Arya" w:date="2025-02-27T11:57:00Z" w16du:dateUtc="2025-02-27T06:27:00Z">
          <w:pPr/>
        </w:pPrChange>
      </w:pPr>
      <w:r w:rsidRPr="00AB76C3">
        <w:rPr>
          <w:b/>
          <w:bCs/>
        </w:rPr>
        <w:t xml:space="preserve">Leveraging CDN </w:t>
      </w:r>
      <w:ins w:id="1530" w:author="Arya" w:date="2025-02-27T11:58:00Z" w16du:dateUtc="2025-02-27T06:28:00Z">
        <w:r w:rsidR="00107857">
          <w:rPr>
            <w:b/>
            <w:bCs/>
          </w:rPr>
          <w:t>i</w:t>
        </w:r>
      </w:ins>
      <w:del w:id="1531" w:author="Arya" w:date="2025-02-27T11:58:00Z" w16du:dateUtc="2025-02-27T06:28:00Z">
        <w:r w:rsidRPr="00AB76C3" w:rsidDel="00107857">
          <w:rPr>
            <w:b/>
            <w:bCs/>
          </w:rPr>
          <w:delText>I</w:delText>
        </w:r>
      </w:del>
      <w:r w:rsidRPr="00AB76C3">
        <w:rPr>
          <w:b/>
          <w:bCs/>
        </w:rPr>
        <w:t>ntegration</w:t>
      </w:r>
      <w:r w:rsidR="00DD1A32">
        <w:rPr>
          <w:b/>
          <w:bCs/>
        </w:rPr>
        <w:t xml:space="preserve">: </w:t>
      </w:r>
      <w:r w:rsidRPr="00AB76C3">
        <w:t xml:space="preserve">Use </w:t>
      </w:r>
      <w:r w:rsidRPr="00107857">
        <w:rPr>
          <w:b/>
          <w:bCs/>
          <w:rPrChange w:id="1532" w:author="Arya" w:date="2025-02-27T11:56:00Z" w16du:dateUtc="2025-02-27T06:26:00Z">
            <w:rPr/>
          </w:rPrChange>
        </w:rPr>
        <w:t>Content Delivery Networks</w:t>
      </w:r>
      <w:r w:rsidRPr="00AB76C3">
        <w:t xml:space="preserve"> (CDNs) to improve scalability and reduce latency, ensuring smooth streaming experiences.</w:t>
      </w:r>
    </w:p>
    <w:p w14:paraId="1AD2EB4E" w14:textId="220F7988" w:rsidR="00AB76C3" w:rsidRPr="009465ED" w:rsidRDefault="0086075D">
      <w:pPr>
        <w:pStyle w:val="Heading3BPBHEB"/>
        <w:pPrChange w:id="1533" w:author="Arya" w:date="2025-02-27T12:00:00Z" w16du:dateUtc="2025-02-27T06:30:00Z">
          <w:pPr>
            <w:pStyle w:val="Heading2"/>
          </w:pPr>
        </w:pPrChange>
      </w:pPr>
      <w:r>
        <w:t>Wrap up</w:t>
      </w:r>
    </w:p>
    <w:p w14:paraId="2899BCF8" w14:textId="77777777" w:rsidR="00AB76C3" w:rsidRPr="00AB76C3" w:rsidRDefault="00AB76C3">
      <w:pPr>
        <w:pStyle w:val="NormalBPBHEB"/>
        <w:pPrChange w:id="1534" w:author="Arya" w:date="2025-02-27T12:00:00Z" w16du:dateUtc="2025-02-27T06:30:00Z">
          <w:pPr/>
        </w:pPrChange>
      </w:pPr>
      <w:r w:rsidRPr="00AB76C3">
        <w:t xml:space="preserve">AWS Elemental </w:t>
      </w:r>
      <w:proofErr w:type="spellStart"/>
      <w:r w:rsidRPr="00AB76C3">
        <w:t>MediaPackage</w:t>
      </w:r>
      <w:proofErr w:type="spellEnd"/>
      <w:r w:rsidRPr="00AB76C3">
        <w:t xml:space="preserve"> is indispensable for secure, efficient, and scalable video content delivery. Its robust feature set, wide-ranging use cases, and seamless integration with AWS services empower broadcasters, media companies, and streaming platforms to meet modern streaming demands effectively.</w:t>
      </w:r>
    </w:p>
    <w:p w14:paraId="4271D7AC" w14:textId="77777777" w:rsidR="00FE654F" w:rsidRPr="009465ED" w:rsidRDefault="00FE654F">
      <w:pPr>
        <w:pStyle w:val="Heading2BPBHEB"/>
        <w:pPrChange w:id="1535" w:author="Arya" w:date="2025-02-27T12:00:00Z" w16du:dateUtc="2025-02-27T06:30:00Z">
          <w:pPr>
            <w:pStyle w:val="Heading1"/>
          </w:pPr>
        </w:pPrChange>
      </w:pPr>
      <w:r w:rsidRPr="009465ED">
        <w:t xml:space="preserve">AWS Elemental </w:t>
      </w:r>
      <w:proofErr w:type="spellStart"/>
      <w:r w:rsidRPr="009465ED">
        <w:t>MediaStore</w:t>
      </w:r>
      <w:proofErr w:type="spellEnd"/>
    </w:p>
    <w:p w14:paraId="246BC5E4" w14:textId="77777777" w:rsidR="00FE654F" w:rsidRPr="00FE654F" w:rsidRDefault="00FE654F">
      <w:pPr>
        <w:pStyle w:val="NormalBPBHEB"/>
        <w:pPrChange w:id="1536" w:author="Arya" w:date="2025-02-27T12:00:00Z" w16du:dateUtc="2025-02-27T06:30:00Z">
          <w:pPr/>
        </w:pPrChange>
      </w:pPr>
      <w:r w:rsidRPr="00FE654F">
        <w:t xml:space="preserve">AWS Elemental </w:t>
      </w:r>
      <w:proofErr w:type="spellStart"/>
      <w:r w:rsidRPr="00FE654F">
        <w:t>MediaStore</w:t>
      </w:r>
      <w:proofErr w:type="spellEnd"/>
      <w:r w:rsidRPr="00FE654F">
        <w:t xml:space="preserve"> provides optimized storage for media workflows, offering the performance and low latency necessary for efficient content delivery. It ensures durable and scalable storage tailored to the demands of modern media operations.</w:t>
      </w:r>
    </w:p>
    <w:p w14:paraId="78662EA6" w14:textId="0032DCB9" w:rsidR="00FE654F" w:rsidRPr="00FE654F" w:rsidRDefault="00FE654F">
      <w:pPr>
        <w:pStyle w:val="Heading3BPBHEB"/>
        <w:pPrChange w:id="1537" w:author="Arya" w:date="2025-02-27T12:02:00Z" w16du:dateUtc="2025-02-27T06:32:00Z">
          <w:pPr>
            <w:pStyle w:val="Heading2"/>
          </w:pPr>
        </w:pPrChange>
      </w:pPr>
      <w:r w:rsidRPr="009465ED">
        <w:t xml:space="preserve">Key </w:t>
      </w:r>
      <w:ins w:id="1538" w:author="Arya" w:date="2025-02-27T12:00:00Z" w16du:dateUtc="2025-02-27T06:30:00Z">
        <w:r w:rsidR="0016786C">
          <w:t>f</w:t>
        </w:r>
      </w:ins>
      <w:del w:id="1539" w:author="Arya" w:date="2025-02-27T12:00:00Z" w16du:dateUtc="2025-02-27T06:30:00Z">
        <w:r w:rsidRPr="009465ED" w:rsidDel="0016786C">
          <w:delText>F</w:delText>
        </w:r>
      </w:del>
      <w:r w:rsidRPr="009465ED">
        <w:t xml:space="preserve">eatures and </w:t>
      </w:r>
      <w:ins w:id="1540" w:author="Arya" w:date="2025-02-27T12:00:00Z" w16du:dateUtc="2025-02-27T06:30:00Z">
        <w:r w:rsidR="0016786C">
          <w:t>c</w:t>
        </w:r>
      </w:ins>
      <w:del w:id="1541" w:author="Arya" w:date="2025-02-27T12:00:00Z" w16du:dateUtc="2025-02-27T06:30:00Z">
        <w:r w:rsidRPr="009465ED" w:rsidDel="0016786C">
          <w:delText>C</w:delText>
        </w:r>
      </w:del>
      <w:r w:rsidRPr="009465ED">
        <w:t>omponents</w:t>
      </w:r>
    </w:p>
    <w:p w14:paraId="03189922" w14:textId="32CA3170" w:rsidR="00FE654F" w:rsidRPr="00FE654F" w:rsidRDefault="00FE654F">
      <w:pPr>
        <w:pStyle w:val="NormalBPBHEB"/>
        <w:numPr>
          <w:ilvl w:val="0"/>
          <w:numId w:val="66"/>
        </w:numPr>
        <w:pPrChange w:id="1542" w:author="Arya" w:date="2025-02-27T12:03:00Z" w16du:dateUtc="2025-02-27T06:33:00Z">
          <w:pPr/>
        </w:pPrChange>
      </w:pPr>
      <w:commentRangeStart w:id="1543"/>
      <w:r w:rsidRPr="00FE654F">
        <w:rPr>
          <w:b/>
          <w:bCs/>
        </w:rPr>
        <w:t xml:space="preserve">Durable </w:t>
      </w:r>
      <w:ins w:id="1544" w:author="Arya" w:date="2025-02-27T12:02:00Z" w16du:dateUtc="2025-02-27T06:32:00Z">
        <w:r w:rsidR="00822632">
          <w:rPr>
            <w:b/>
            <w:bCs/>
          </w:rPr>
          <w:t>s</w:t>
        </w:r>
      </w:ins>
      <w:del w:id="1545" w:author="Arya" w:date="2025-02-27T12:02:00Z" w16du:dateUtc="2025-02-27T06:32:00Z">
        <w:r w:rsidRPr="00FE654F" w:rsidDel="00822632">
          <w:rPr>
            <w:b/>
            <w:bCs/>
          </w:rPr>
          <w:delText>S</w:delText>
        </w:r>
      </w:del>
      <w:r w:rsidRPr="00FE654F">
        <w:rPr>
          <w:b/>
          <w:bCs/>
        </w:rPr>
        <w:t>torage</w:t>
      </w:r>
      <w:r w:rsidRPr="00FE654F">
        <w:t xml:space="preserve">: </w:t>
      </w:r>
      <w:commentRangeEnd w:id="1543"/>
      <w:r w:rsidR="005D433F">
        <w:rPr>
          <w:rStyle w:val="CommentReference"/>
          <w:rFonts w:asciiTheme="minorHAnsi" w:eastAsiaTheme="minorHAnsi" w:hAnsiTheme="minorHAnsi" w:cstheme="minorBidi"/>
        </w:rPr>
        <w:commentReference w:id="1543"/>
      </w:r>
      <w:r w:rsidRPr="00FE654F">
        <w:t>Provides multi-AZ replication to safeguard against data loss.</w:t>
      </w:r>
    </w:p>
    <w:p w14:paraId="61B76685" w14:textId="77777777" w:rsidR="00FE654F" w:rsidRPr="00FE654F" w:rsidRDefault="00FE654F">
      <w:pPr>
        <w:pStyle w:val="NormalBPBHEB"/>
        <w:numPr>
          <w:ilvl w:val="0"/>
          <w:numId w:val="66"/>
        </w:numPr>
        <w:pPrChange w:id="1546" w:author="Arya" w:date="2025-02-27T12:03:00Z" w16du:dateUtc="2025-02-27T06:33:00Z">
          <w:pPr/>
        </w:pPrChange>
      </w:pPr>
      <w:r w:rsidRPr="00FE654F">
        <w:rPr>
          <w:b/>
          <w:bCs/>
        </w:rPr>
        <w:t>HTTP-based API</w:t>
      </w:r>
      <w:r w:rsidRPr="00FE654F">
        <w:t>: Enables easy integration into media workflows for efficient asset retrieval.</w:t>
      </w:r>
    </w:p>
    <w:p w14:paraId="53E4ECDC" w14:textId="683F7F0B" w:rsidR="00FE654F" w:rsidRDefault="00FE654F">
      <w:pPr>
        <w:pStyle w:val="NormalBPBHEB"/>
        <w:numPr>
          <w:ilvl w:val="0"/>
          <w:numId w:val="66"/>
        </w:numPr>
        <w:pPrChange w:id="1547" w:author="Arya" w:date="2025-02-27T12:03:00Z" w16du:dateUtc="2025-02-27T06:33:00Z">
          <w:pPr/>
        </w:pPrChange>
      </w:pPr>
      <w:r w:rsidRPr="00FE654F">
        <w:rPr>
          <w:b/>
          <w:bCs/>
        </w:rPr>
        <w:lastRenderedPageBreak/>
        <w:t>Byte-</w:t>
      </w:r>
      <w:ins w:id="1548" w:author="Arya" w:date="2025-02-27T12:02:00Z" w16du:dateUtc="2025-02-27T06:32:00Z">
        <w:r w:rsidR="00822632">
          <w:rPr>
            <w:b/>
            <w:bCs/>
          </w:rPr>
          <w:t>r</w:t>
        </w:r>
      </w:ins>
      <w:del w:id="1549" w:author="Arya" w:date="2025-02-27T12:02:00Z" w16du:dateUtc="2025-02-27T06:32:00Z">
        <w:r w:rsidRPr="00FE654F" w:rsidDel="00822632">
          <w:rPr>
            <w:b/>
            <w:bCs/>
          </w:rPr>
          <w:delText>R</w:delText>
        </w:r>
      </w:del>
      <w:r w:rsidRPr="00FE654F">
        <w:rPr>
          <w:b/>
          <w:bCs/>
        </w:rPr>
        <w:t xml:space="preserve">ange </w:t>
      </w:r>
      <w:ins w:id="1550" w:author="Arya" w:date="2025-02-27T12:02:00Z" w16du:dateUtc="2025-02-27T06:32:00Z">
        <w:r w:rsidR="00822632">
          <w:rPr>
            <w:b/>
            <w:bCs/>
          </w:rPr>
          <w:t>r</w:t>
        </w:r>
      </w:ins>
      <w:del w:id="1551" w:author="Arya" w:date="2025-02-27T12:02:00Z" w16du:dateUtc="2025-02-27T06:32:00Z">
        <w:r w:rsidRPr="00FE654F" w:rsidDel="00822632">
          <w:rPr>
            <w:b/>
            <w:bCs/>
          </w:rPr>
          <w:delText>R</w:delText>
        </w:r>
      </w:del>
      <w:r w:rsidRPr="00FE654F">
        <w:rPr>
          <w:b/>
          <w:bCs/>
        </w:rPr>
        <w:t>equests</w:t>
      </w:r>
      <w:r w:rsidRPr="00FE654F">
        <w:t xml:space="preserve">: Supports partial file access, which is crucial for efficient media streaming </w:t>
      </w:r>
      <w:sdt>
        <w:sdtPr>
          <w:id w:val="2073998242"/>
          <w:citation/>
        </w:sdtPr>
        <w:sdtContent>
          <w:r w:rsidR="0043494F">
            <w:fldChar w:fldCharType="begin"/>
          </w:r>
          <w:r w:rsidR="0043494F">
            <w:instrText xml:space="preserve"> CITATION Smi23 \l 1033 </w:instrText>
          </w:r>
          <w:r w:rsidR="0043494F">
            <w:fldChar w:fldCharType="separate"/>
          </w:r>
          <w:r w:rsidR="007D06CD" w:rsidRPr="007D06CD">
            <w:rPr>
              <w:noProof/>
            </w:rPr>
            <w:t>[52]</w:t>
          </w:r>
          <w:r w:rsidR="0043494F">
            <w:fldChar w:fldCharType="end"/>
          </w:r>
        </w:sdtContent>
      </w:sdt>
      <w:r w:rsidRPr="00FE654F">
        <w:t>.</w:t>
      </w:r>
    </w:p>
    <w:p w14:paraId="0E9F91A2" w14:textId="2E22188E" w:rsidR="006F429F" w:rsidRPr="00FE654F" w:rsidRDefault="006F429F">
      <w:pPr>
        <w:pStyle w:val="NormalBPBHEB"/>
        <w:numPr>
          <w:ilvl w:val="0"/>
          <w:numId w:val="66"/>
        </w:numPr>
        <w:pPrChange w:id="1552" w:author="Arya" w:date="2025-02-27T12:03:00Z" w16du:dateUtc="2025-02-27T06:33:00Z">
          <w:pPr/>
        </w:pPrChange>
      </w:pPr>
      <w:r w:rsidRPr="00FE654F">
        <w:rPr>
          <w:b/>
          <w:bCs/>
        </w:rPr>
        <w:t xml:space="preserve">Optimized </w:t>
      </w:r>
      <w:ins w:id="1553" w:author="Arya" w:date="2025-02-27T12:02:00Z" w16du:dateUtc="2025-02-27T06:32:00Z">
        <w:r w:rsidR="00822632">
          <w:rPr>
            <w:b/>
            <w:bCs/>
          </w:rPr>
          <w:t>m</w:t>
        </w:r>
      </w:ins>
      <w:del w:id="1554" w:author="Arya" w:date="2025-02-27T12:02:00Z" w16du:dateUtc="2025-02-27T06:32:00Z">
        <w:r w:rsidRPr="00FE654F" w:rsidDel="00822632">
          <w:rPr>
            <w:b/>
            <w:bCs/>
          </w:rPr>
          <w:delText>M</w:delText>
        </w:r>
      </w:del>
      <w:r w:rsidRPr="00FE654F">
        <w:rPr>
          <w:b/>
          <w:bCs/>
        </w:rPr>
        <w:t xml:space="preserve">edia </w:t>
      </w:r>
      <w:ins w:id="1555" w:author="Arya" w:date="2025-02-27T12:02:00Z" w16du:dateUtc="2025-02-27T06:32:00Z">
        <w:r w:rsidR="00822632">
          <w:rPr>
            <w:b/>
            <w:bCs/>
          </w:rPr>
          <w:t>s</w:t>
        </w:r>
      </w:ins>
      <w:del w:id="1556" w:author="Arya" w:date="2025-02-27T12:02:00Z" w16du:dateUtc="2025-02-27T06:32:00Z">
        <w:r w:rsidRPr="00FE654F" w:rsidDel="00822632">
          <w:rPr>
            <w:b/>
            <w:bCs/>
          </w:rPr>
          <w:delText>S</w:delText>
        </w:r>
      </w:del>
      <w:r w:rsidRPr="00FE654F">
        <w:rPr>
          <w:b/>
          <w:bCs/>
        </w:rPr>
        <w:t>torage</w:t>
      </w:r>
      <w:r w:rsidRPr="00FE654F">
        <w:t xml:space="preserve">: AWS Elemental </w:t>
      </w:r>
      <w:proofErr w:type="spellStart"/>
      <w:r w:rsidRPr="00FE654F">
        <w:t>MediaStore</w:t>
      </w:r>
      <w:proofErr w:type="spellEnd"/>
      <w:r w:rsidRPr="00FE654F">
        <w:t xml:space="preserve"> </w:t>
      </w:r>
      <w:r w:rsidR="000D02BC">
        <w:t xml:space="preserve">purpose </w:t>
      </w:r>
      <w:r w:rsidRPr="00FE654F">
        <w:t>is to store and deliver media assets with low-latency access and high reliability.</w:t>
      </w:r>
    </w:p>
    <w:p w14:paraId="1AA2AAC7" w14:textId="24236825" w:rsidR="006F429F" w:rsidRPr="00FE654F" w:rsidRDefault="006F429F">
      <w:pPr>
        <w:pStyle w:val="NormalBPBHEB"/>
        <w:numPr>
          <w:ilvl w:val="0"/>
          <w:numId w:val="66"/>
        </w:numPr>
        <w:pPrChange w:id="1557" w:author="Arya" w:date="2025-02-27T12:03:00Z" w16du:dateUtc="2025-02-27T06:33:00Z">
          <w:pPr/>
        </w:pPrChange>
      </w:pPr>
      <w:r w:rsidRPr="00FE654F">
        <w:rPr>
          <w:b/>
          <w:bCs/>
        </w:rPr>
        <w:t xml:space="preserve">Scalable </w:t>
      </w:r>
      <w:ins w:id="1558" w:author="Arya" w:date="2025-02-27T12:02:00Z" w16du:dateUtc="2025-02-27T06:32:00Z">
        <w:r w:rsidR="00822632">
          <w:rPr>
            <w:b/>
            <w:bCs/>
          </w:rPr>
          <w:t>a</w:t>
        </w:r>
      </w:ins>
      <w:del w:id="1559" w:author="Arya" w:date="2025-02-27T12:02:00Z" w16du:dateUtc="2025-02-27T06:32:00Z">
        <w:r w:rsidRPr="00FE654F" w:rsidDel="00822632">
          <w:rPr>
            <w:b/>
            <w:bCs/>
          </w:rPr>
          <w:delText>A</w:delText>
        </w:r>
      </w:del>
      <w:r w:rsidRPr="00FE654F">
        <w:rPr>
          <w:b/>
          <w:bCs/>
        </w:rPr>
        <w:t>rchitecture</w:t>
      </w:r>
      <w:r w:rsidRPr="00FE654F">
        <w:t xml:space="preserve">: The service replicates objects across multiple Availability Zones, ensuring durability and availability </w:t>
      </w:r>
      <w:sdt>
        <w:sdtPr>
          <w:id w:val="-532427851"/>
          <w:citation/>
        </w:sdtPr>
        <w:sdtContent>
          <w:r>
            <w:fldChar w:fldCharType="begin"/>
          </w:r>
          <w:r>
            <w:instrText xml:space="preserve"> CITATION AWSdu \l 1033 </w:instrText>
          </w:r>
          <w:r>
            <w:fldChar w:fldCharType="separate"/>
          </w:r>
          <w:r w:rsidR="007D06CD" w:rsidRPr="007D06CD">
            <w:rPr>
              <w:noProof/>
            </w:rPr>
            <w:t>[60]</w:t>
          </w:r>
          <w:r>
            <w:fldChar w:fldCharType="end"/>
          </w:r>
        </w:sdtContent>
      </w:sdt>
      <w:r>
        <w:t>.</w:t>
      </w:r>
    </w:p>
    <w:p w14:paraId="105F9E06" w14:textId="2F2330A3" w:rsidR="00FE654F" w:rsidRPr="009465ED" w:rsidRDefault="00FE654F">
      <w:pPr>
        <w:pStyle w:val="Heading3BPBHEB"/>
        <w:pPrChange w:id="1560" w:author="Arya" w:date="2025-02-27T12:03:00Z" w16du:dateUtc="2025-02-27T06:33:00Z">
          <w:pPr>
            <w:pStyle w:val="Heading2"/>
          </w:pPr>
        </w:pPrChange>
      </w:pPr>
      <w:r w:rsidRPr="009465ED">
        <w:t xml:space="preserve">Use </w:t>
      </w:r>
      <w:ins w:id="1561" w:author="Arya" w:date="2025-02-27T12:03:00Z" w16du:dateUtc="2025-02-27T06:33:00Z">
        <w:r w:rsidR="00A24123">
          <w:t>c</w:t>
        </w:r>
      </w:ins>
      <w:del w:id="1562" w:author="Arya" w:date="2025-02-27T12:03:00Z" w16du:dateUtc="2025-02-27T06:33:00Z">
        <w:r w:rsidRPr="009465ED" w:rsidDel="00A24123">
          <w:delText>C</w:delText>
        </w:r>
      </w:del>
      <w:r w:rsidRPr="009465ED">
        <w:t xml:space="preserve">ases </w:t>
      </w:r>
    </w:p>
    <w:p w14:paraId="49B09441" w14:textId="322A847E" w:rsidR="00FE654F" w:rsidRPr="00FE654F" w:rsidRDefault="00FE654F">
      <w:pPr>
        <w:pStyle w:val="NormalBPBHEB"/>
        <w:numPr>
          <w:ilvl w:val="0"/>
          <w:numId w:val="67"/>
        </w:numPr>
        <w:pPrChange w:id="1563" w:author="Arya" w:date="2025-02-27T12:04:00Z" w16du:dateUtc="2025-02-27T06:34:00Z">
          <w:pPr/>
        </w:pPrChange>
      </w:pPr>
      <w:commentRangeStart w:id="1564"/>
      <w:r w:rsidRPr="00FE654F">
        <w:rPr>
          <w:b/>
          <w:bCs/>
        </w:rPr>
        <w:t xml:space="preserve">Content </w:t>
      </w:r>
      <w:ins w:id="1565" w:author="Arya" w:date="2025-02-27T12:03:00Z" w16du:dateUtc="2025-02-27T06:33:00Z">
        <w:r w:rsidR="00A24123">
          <w:rPr>
            <w:b/>
            <w:bCs/>
          </w:rPr>
          <w:t>d</w:t>
        </w:r>
      </w:ins>
      <w:del w:id="1566" w:author="Arya" w:date="2025-02-27T12:03:00Z" w16du:dateUtc="2025-02-27T06:33:00Z">
        <w:r w:rsidRPr="00FE654F" w:rsidDel="00A24123">
          <w:rPr>
            <w:b/>
            <w:bCs/>
          </w:rPr>
          <w:delText>D</w:delText>
        </w:r>
      </w:del>
      <w:r w:rsidRPr="00FE654F">
        <w:rPr>
          <w:b/>
          <w:bCs/>
        </w:rPr>
        <w:t>elivery</w:t>
      </w:r>
      <w:r w:rsidR="00112B52">
        <w:rPr>
          <w:b/>
          <w:bCs/>
        </w:rPr>
        <w:t xml:space="preserve">: </w:t>
      </w:r>
      <w:commentRangeEnd w:id="1564"/>
      <w:r w:rsidR="00A24123">
        <w:rPr>
          <w:rStyle w:val="CommentReference"/>
          <w:rFonts w:asciiTheme="minorHAnsi" w:eastAsiaTheme="minorHAnsi" w:hAnsiTheme="minorHAnsi" w:cstheme="minorBidi"/>
        </w:rPr>
        <w:commentReference w:id="1564"/>
      </w:r>
      <w:r w:rsidRPr="00FE654F">
        <w:t>Ensures seamless and responsive delivery of media content by providing low-latency access to stored assets.</w:t>
      </w:r>
    </w:p>
    <w:p w14:paraId="70970EF7" w14:textId="6116F7A3" w:rsidR="00FE654F" w:rsidRPr="00FE654F" w:rsidRDefault="00FE654F">
      <w:pPr>
        <w:pStyle w:val="NormalBPBHEB"/>
        <w:numPr>
          <w:ilvl w:val="0"/>
          <w:numId w:val="67"/>
        </w:numPr>
        <w:pPrChange w:id="1567" w:author="Arya" w:date="2025-02-27T12:04:00Z" w16du:dateUtc="2025-02-27T06:34:00Z">
          <w:pPr/>
        </w:pPrChange>
      </w:pPr>
      <w:r w:rsidRPr="00FE654F">
        <w:rPr>
          <w:b/>
          <w:bCs/>
        </w:rPr>
        <w:t xml:space="preserve">Live </w:t>
      </w:r>
      <w:ins w:id="1568" w:author="Arya" w:date="2025-02-27T12:03:00Z" w16du:dateUtc="2025-02-27T06:33:00Z">
        <w:r w:rsidR="00A24123">
          <w:rPr>
            <w:b/>
            <w:bCs/>
          </w:rPr>
          <w:t>s</w:t>
        </w:r>
      </w:ins>
      <w:del w:id="1569" w:author="Arya" w:date="2025-02-27T12:03:00Z" w16du:dateUtc="2025-02-27T06:33:00Z">
        <w:r w:rsidRPr="00FE654F" w:rsidDel="00A24123">
          <w:rPr>
            <w:b/>
            <w:bCs/>
          </w:rPr>
          <w:delText>S</w:delText>
        </w:r>
      </w:del>
      <w:r w:rsidRPr="00FE654F">
        <w:rPr>
          <w:b/>
          <w:bCs/>
        </w:rPr>
        <w:t>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Content>
          <w:r w:rsidR="00665A2B">
            <w:fldChar w:fldCharType="begin"/>
          </w:r>
          <w:r w:rsidR="00665A2B">
            <w:instrText xml:space="preserve"> CITATION Jon24 \l 1033 </w:instrText>
          </w:r>
          <w:r w:rsidR="00665A2B">
            <w:fldChar w:fldCharType="separate"/>
          </w:r>
          <w:r w:rsidR="007D06CD" w:rsidRPr="007D06CD">
            <w:rPr>
              <w:noProof/>
            </w:rPr>
            <w:t>[53]</w:t>
          </w:r>
          <w:r w:rsidR="00665A2B">
            <w:fldChar w:fldCharType="end"/>
          </w:r>
        </w:sdtContent>
      </w:sdt>
      <w:r w:rsidR="00665A2B">
        <w:t>.</w:t>
      </w:r>
    </w:p>
    <w:p w14:paraId="473C31E1" w14:textId="6350BBF2" w:rsidR="00FE654F" w:rsidRPr="00FE654F" w:rsidRDefault="00FE654F">
      <w:pPr>
        <w:pStyle w:val="NormalBPBHEB"/>
        <w:numPr>
          <w:ilvl w:val="0"/>
          <w:numId w:val="67"/>
        </w:numPr>
        <w:pPrChange w:id="1570" w:author="Arya" w:date="2025-02-27T12:04:00Z" w16du:dateUtc="2025-02-27T06:34:00Z">
          <w:pPr/>
        </w:pPrChange>
      </w:pPr>
      <w:r w:rsidRPr="00FE654F">
        <w:rPr>
          <w:b/>
          <w:bCs/>
        </w:rPr>
        <w:t>Video-on-</w:t>
      </w:r>
      <w:ins w:id="1571" w:author="Arya" w:date="2025-02-27T12:03:00Z" w16du:dateUtc="2025-02-27T06:33:00Z">
        <w:r w:rsidR="00A24123">
          <w:rPr>
            <w:b/>
            <w:bCs/>
          </w:rPr>
          <w:t>d</w:t>
        </w:r>
      </w:ins>
      <w:del w:id="1572" w:author="Arya" w:date="2025-02-27T12:03:00Z" w16du:dateUtc="2025-02-27T06:33:00Z">
        <w:r w:rsidRPr="00FE654F" w:rsidDel="00A24123">
          <w:rPr>
            <w:b/>
            <w:bCs/>
          </w:rPr>
          <w:delText>D</w:delText>
        </w:r>
      </w:del>
      <w:r w:rsidRPr="00FE654F">
        <w:rPr>
          <w:b/>
          <w:bCs/>
        </w:rPr>
        <w:t xml:space="preserve">emand </w:t>
      </w:r>
      <w:ins w:id="1573" w:author="Arya" w:date="2025-02-27T12:03:00Z" w16du:dateUtc="2025-02-27T06:33:00Z">
        <w:r w:rsidR="00A24123">
          <w:rPr>
            <w:b/>
            <w:bCs/>
          </w:rPr>
          <w:t>a</w:t>
        </w:r>
      </w:ins>
      <w:del w:id="1574" w:author="Arya" w:date="2025-02-27T12:03:00Z" w16du:dateUtc="2025-02-27T06:33:00Z">
        <w:r w:rsidRPr="00FE654F" w:rsidDel="00A24123">
          <w:rPr>
            <w:b/>
            <w:bCs/>
          </w:rPr>
          <w:delText>A</w:delText>
        </w:r>
      </w:del>
      <w:r w:rsidRPr="00FE654F">
        <w:rPr>
          <w:b/>
          <w:bCs/>
        </w:rPr>
        <w:t>pplications</w:t>
      </w:r>
      <w:r w:rsidR="00112B52">
        <w:rPr>
          <w:b/>
          <w:bCs/>
        </w:rPr>
        <w:t xml:space="preserve">: </w:t>
      </w:r>
      <w:r w:rsidRPr="00FE654F">
        <w:t>Supports scalable and durable storage for on-demand video libraries, ensuring reliable content access even during high-demand periods.</w:t>
      </w:r>
    </w:p>
    <w:p w14:paraId="14566B19" w14:textId="5E111ECC" w:rsidR="00FE654F" w:rsidRDefault="00FE654F">
      <w:pPr>
        <w:pStyle w:val="Heading3BPBHEB"/>
        <w:pPrChange w:id="1575" w:author="Arya" w:date="2025-02-27T12:04:00Z" w16du:dateUtc="2025-02-27T06:34:00Z">
          <w:pPr>
            <w:pStyle w:val="Heading2"/>
          </w:pPr>
        </w:pPrChange>
      </w:pPr>
      <w:r w:rsidRPr="009465ED">
        <w:t xml:space="preserve">Best </w:t>
      </w:r>
      <w:r w:rsidR="009E41D5" w:rsidRPr="009465ED">
        <w:t>practices for effective usage</w:t>
      </w:r>
    </w:p>
    <w:p w14:paraId="4258253A" w14:textId="1F070514" w:rsidR="000106E7" w:rsidRPr="00FE654F" w:rsidRDefault="000106E7">
      <w:pPr>
        <w:pStyle w:val="NormalBPBHEB"/>
        <w:numPr>
          <w:ilvl w:val="0"/>
          <w:numId w:val="68"/>
        </w:numPr>
        <w:pPrChange w:id="1576" w:author="Arya" w:date="2025-02-27T12:07:00Z" w16du:dateUtc="2025-02-27T06:37:00Z">
          <w:pPr/>
        </w:pPrChange>
      </w:pPr>
      <w:commentRangeStart w:id="1577"/>
      <w:r w:rsidRPr="00D11210">
        <w:rPr>
          <w:b/>
          <w:bCs/>
        </w:rPr>
        <w:t>Amazon CloudFront</w:t>
      </w:r>
      <w:r>
        <w:rPr>
          <w:b/>
          <w:bCs/>
        </w:rPr>
        <w:t xml:space="preserve">: </w:t>
      </w:r>
      <w:commentRangeEnd w:id="1577"/>
      <w:r w:rsidR="009E41D5">
        <w:rPr>
          <w:rStyle w:val="CommentReference"/>
          <w:rFonts w:asciiTheme="minorHAnsi" w:eastAsiaTheme="minorHAnsi" w:hAnsiTheme="minorHAnsi" w:cstheme="minorBidi"/>
        </w:rPr>
        <w:commentReference w:id="1577"/>
      </w:r>
      <w:r w:rsidRPr="00FE654F">
        <w:t xml:space="preserve">Integrates with CloudFront to </w:t>
      </w:r>
      <w:r w:rsidR="00250D46" w:rsidRPr="00FE654F">
        <w:t>use</w:t>
      </w:r>
      <w:r w:rsidRPr="00FE654F">
        <w:t xml:space="preserve"> its global edge locations, improving content delivery performance.</w:t>
      </w:r>
    </w:p>
    <w:p w14:paraId="4A98FF48" w14:textId="0670DF30" w:rsidR="000106E7" w:rsidRPr="00FE654F" w:rsidRDefault="000106E7">
      <w:pPr>
        <w:pStyle w:val="NormalBPBHEB"/>
        <w:numPr>
          <w:ilvl w:val="0"/>
          <w:numId w:val="68"/>
        </w:numPr>
        <w:pPrChange w:id="1578" w:author="Arya" w:date="2025-02-27T12:07:00Z" w16du:dateUtc="2025-02-27T06:37:00Z">
          <w:pPr/>
        </w:pPrChange>
      </w:pPr>
      <w:r w:rsidRPr="00FE654F">
        <w:rPr>
          <w:b/>
          <w:bCs/>
        </w:rPr>
        <w:t xml:space="preserve">AWS Elemental </w:t>
      </w:r>
      <w:proofErr w:type="spellStart"/>
      <w:r w:rsidRPr="00FE654F">
        <w:rPr>
          <w:b/>
          <w:bCs/>
        </w:rPr>
        <w:t>MediaLive</w:t>
      </w:r>
      <w:proofErr w:type="spellEnd"/>
      <w:r w:rsidRPr="00FE654F">
        <w:rPr>
          <w:b/>
          <w:bCs/>
        </w:rPr>
        <w:t xml:space="preserve"> and </w:t>
      </w:r>
      <w:proofErr w:type="spellStart"/>
      <w:r w:rsidRPr="00FE654F">
        <w:rPr>
          <w:b/>
          <w:bCs/>
        </w:rPr>
        <w:t>MediaPackage</w:t>
      </w:r>
      <w:proofErr w:type="spellEnd"/>
      <w:r>
        <w:rPr>
          <w:b/>
          <w:bCs/>
        </w:rPr>
        <w:t xml:space="preserve">: </w:t>
      </w:r>
      <w:r w:rsidRPr="00FE654F">
        <w:t xml:space="preserve">Works seamlessly with other AWS Media Services to enable end-to-end workflows, from encoding to delivery </w:t>
      </w:r>
      <w:sdt>
        <w:sdtPr>
          <w:id w:val="-1195002958"/>
          <w:citation/>
        </w:sdtPr>
        <w:sdtContent>
          <w:r w:rsidR="00E70F12">
            <w:fldChar w:fldCharType="begin"/>
          </w:r>
          <w:r w:rsidR="00E70F12">
            <w:instrText xml:space="preserve"> CITATION AWSds \l 1033 </w:instrText>
          </w:r>
          <w:r w:rsidR="00E70F12">
            <w:fldChar w:fldCharType="separate"/>
          </w:r>
          <w:r w:rsidR="007D06CD" w:rsidRPr="007D06CD">
            <w:rPr>
              <w:noProof/>
            </w:rPr>
            <w:t>[58]</w:t>
          </w:r>
          <w:r w:rsidR="00E70F12">
            <w:fldChar w:fldCharType="end"/>
          </w:r>
        </w:sdtContent>
      </w:sdt>
      <w:r w:rsidR="00112B52">
        <w:t xml:space="preserve">; </w:t>
      </w:r>
      <w:sdt>
        <w:sdtPr>
          <w:id w:val="-1600635891"/>
          <w:citation/>
        </w:sdtPr>
        <w:sdtContent>
          <w:r w:rsidR="00112B52">
            <w:fldChar w:fldCharType="begin"/>
          </w:r>
          <w:r w:rsidR="00112B52">
            <w:instrText xml:space="preserve">CITATION AWSdt \l 1033 </w:instrText>
          </w:r>
          <w:r w:rsidR="00112B52">
            <w:fldChar w:fldCharType="separate"/>
          </w:r>
          <w:r w:rsidR="007D06CD" w:rsidRPr="007D06CD">
            <w:rPr>
              <w:noProof/>
            </w:rPr>
            <w:t>[59]</w:t>
          </w:r>
          <w:r w:rsidR="00112B52">
            <w:fldChar w:fldCharType="end"/>
          </w:r>
        </w:sdtContent>
      </w:sdt>
    </w:p>
    <w:p w14:paraId="7BA423D3" w14:textId="2F7D730A" w:rsidR="00FE654F" w:rsidRPr="00FE654F" w:rsidRDefault="00FE654F">
      <w:pPr>
        <w:pStyle w:val="NormalBPBHEB"/>
        <w:numPr>
          <w:ilvl w:val="0"/>
          <w:numId w:val="68"/>
        </w:numPr>
        <w:pPrChange w:id="1579" w:author="Arya" w:date="2025-02-27T12:07:00Z" w16du:dateUtc="2025-02-27T06:37:00Z">
          <w:pPr/>
        </w:pPrChange>
      </w:pPr>
      <w:r w:rsidRPr="00FE654F">
        <w:rPr>
          <w:b/>
          <w:bCs/>
        </w:rPr>
        <w:t xml:space="preserve">Multi-AZ </w:t>
      </w:r>
      <w:ins w:id="1580" w:author="Arya" w:date="2025-02-27T12:04:00Z" w16du:dateUtc="2025-02-27T06:34:00Z">
        <w:r w:rsidR="009E41D5">
          <w:rPr>
            <w:b/>
            <w:bCs/>
          </w:rPr>
          <w:t>c</w:t>
        </w:r>
      </w:ins>
      <w:del w:id="1581" w:author="Arya" w:date="2025-02-27T12:04:00Z" w16du:dateUtc="2025-02-27T06:34:00Z">
        <w:r w:rsidRPr="00FE654F" w:rsidDel="009E41D5">
          <w:rPr>
            <w:b/>
            <w:bCs/>
          </w:rPr>
          <w:delText>C</w:delText>
        </w:r>
      </w:del>
      <w:r w:rsidRPr="00FE654F">
        <w:rPr>
          <w:b/>
          <w:bCs/>
        </w:rPr>
        <w:t>onfiguration</w:t>
      </w:r>
      <w:r w:rsidR="00491BD6">
        <w:rPr>
          <w:b/>
          <w:bCs/>
        </w:rPr>
        <w:t xml:space="preserve">: </w:t>
      </w:r>
      <w:r w:rsidRPr="00FE654F">
        <w:t>Configure storage across multiple Availability Zones to enhance durability and reduce the risk of data loss.</w:t>
      </w:r>
    </w:p>
    <w:p w14:paraId="76BBD941" w14:textId="24390973" w:rsidR="00FE654F" w:rsidRPr="00FE654F" w:rsidRDefault="00FE654F">
      <w:pPr>
        <w:pStyle w:val="NormalBPBHEB"/>
        <w:numPr>
          <w:ilvl w:val="0"/>
          <w:numId w:val="68"/>
        </w:numPr>
        <w:pPrChange w:id="1582" w:author="Arya" w:date="2025-02-27T12:07:00Z" w16du:dateUtc="2025-02-27T06:37:00Z">
          <w:pPr/>
        </w:pPrChange>
      </w:pPr>
      <w:r w:rsidRPr="00FE654F">
        <w:rPr>
          <w:b/>
          <w:bCs/>
        </w:rPr>
        <w:t xml:space="preserve">CDN </w:t>
      </w:r>
      <w:ins w:id="1583" w:author="Arya" w:date="2025-02-27T12:04:00Z" w16du:dateUtc="2025-02-27T06:34:00Z">
        <w:r w:rsidR="009E41D5">
          <w:rPr>
            <w:b/>
            <w:bCs/>
          </w:rPr>
          <w:t>i</w:t>
        </w:r>
      </w:ins>
      <w:del w:id="1584" w:author="Arya" w:date="2025-02-27T12:04:00Z" w16du:dateUtc="2025-02-27T06:34:00Z">
        <w:r w:rsidRPr="00FE654F" w:rsidDel="009E41D5">
          <w:rPr>
            <w:b/>
            <w:bCs/>
          </w:rPr>
          <w:delText>I</w:delText>
        </w:r>
      </w:del>
      <w:r w:rsidRPr="00FE654F">
        <w:rPr>
          <w:b/>
          <w:bCs/>
        </w:rPr>
        <w:t>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pPr>
        <w:pStyle w:val="Heading3BPBHEB"/>
        <w:pPrChange w:id="1585" w:author="Arya" w:date="2025-02-27T12:08:00Z" w16du:dateUtc="2025-02-27T06:38:00Z">
          <w:pPr>
            <w:pStyle w:val="Heading2"/>
          </w:pPr>
        </w:pPrChange>
      </w:pPr>
      <w:r>
        <w:t>Wrap up</w:t>
      </w:r>
    </w:p>
    <w:p w14:paraId="1FB9A9EC" w14:textId="0AA51FE3" w:rsidR="00FE654F" w:rsidRPr="00FE654F" w:rsidRDefault="00FE654F">
      <w:pPr>
        <w:pStyle w:val="NormalBPBHEB"/>
        <w:pPrChange w:id="1586" w:author="Arya" w:date="2025-02-27T12:08:00Z" w16du:dateUtc="2025-02-27T06:38:00Z">
          <w:pPr/>
        </w:pPrChange>
      </w:pPr>
      <w:r w:rsidRPr="00FE654F">
        <w:t xml:space="preserve">AWS Elemental </w:t>
      </w:r>
      <w:proofErr w:type="spellStart"/>
      <w:r w:rsidRPr="00FE654F">
        <w:t>MediaStore</w:t>
      </w:r>
      <w:proofErr w:type="spellEnd"/>
      <w:r w:rsidRPr="00FE654F">
        <w:t xml:space="preserve"> is a critical </w:t>
      </w:r>
      <w:r w:rsidR="00250D46" w:rsidRPr="00FE654F">
        <w:t>part</w:t>
      </w:r>
      <w:r w:rsidRPr="00FE654F">
        <w:t xml:space="preserve"> for storing and delivering media assets efficiently. Its robust features, seamless integration with AWS services, and scalability make it ideal for live streaming, VOD applications, and content delivery scenarios.</w:t>
      </w:r>
    </w:p>
    <w:p w14:paraId="720A21B4" w14:textId="77777777" w:rsidR="006B268C" w:rsidRPr="006B268C" w:rsidRDefault="006B268C">
      <w:pPr>
        <w:pStyle w:val="Heading2BPBHEB"/>
        <w:pPrChange w:id="1587" w:author="Arya" w:date="2025-02-27T12:08:00Z" w16du:dateUtc="2025-02-27T06:38:00Z">
          <w:pPr>
            <w:pStyle w:val="Heading1"/>
          </w:pPr>
        </w:pPrChange>
      </w:pPr>
      <w:r w:rsidRPr="006B268C">
        <w:t xml:space="preserve">AWS Elemental </w:t>
      </w:r>
      <w:proofErr w:type="spellStart"/>
      <w:r w:rsidRPr="006B268C">
        <w:t>MediaTailor</w:t>
      </w:r>
      <w:proofErr w:type="spellEnd"/>
    </w:p>
    <w:p w14:paraId="09BBDA6C" w14:textId="77FC0059" w:rsidR="006B268C" w:rsidRPr="006B268C" w:rsidRDefault="006B268C">
      <w:pPr>
        <w:pStyle w:val="NormalBPBHEB"/>
        <w:pPrChange w:id="1588" w:author="Arya" w:date="2025-02-27T12:08:00Z" w16du:dateUtc="2025-02-27T06:38:00Z">
          <w:pPr/>
        </w:pPrChange>
      </w:pPr>
      <w:r w:rsidRPr="006B268C">
        <w:t xml:space="preserve">AWS Elemental </w:t>
      </w:r>
      <w:proofErr w:type="spellStart"/>
      <w:r w:rsidRPr="006B268C">
        <w:t>MediaTailor</w:t>
      </w:r>
      <w:proofErr w:type="spellEnd"/>
      <w:r w:rsidRPr="006B268C">
        <w:t xml:space="preserve"> empowers content providers to deliver personalized and targeted advertisements while ensuring seamless integration into media workflows. By </w:t>
      </w:r>
      <w:r w:rsidR="00250D46" w:rsidRPr="006B268C">
        <w:t>using</w:t>
      </w:r>
      <w:r w:rsidRPr="006B268C">
        <w:t xml:space="preserve"> server-side ad insertion, </w:t>
      </w:r>
      <w:proofErr w:type="spellStart"/>
      <w:r w:rsidRPr="006B268C">
        <w:t>MediaTailor</w:t>
      </w:r>
      <w:proofErr w:type="spellEnd"/>
      <w:r w:rsidRPr="006B268C">
        <w:t xml:space="preserve"> delivers a consistent and engaging viewing experience across devices</w:t>
      </w:r>
      <w:r w:rsidR="0074345D">
        <w:t xml:space="preserve"> </w:t>
      </w:r>
      <w:sdt>
        <w:sdtPr>
          <w:id w:val="-356830"/>
          <w:citation/>
        </w:sdtPr>
        <w:sdtContent>
          <w:r w:rsidR="0074345D">
            <w:fldChar w:fldCharType="begin"/>
          </w:r>
          <w:r w:rsidR="0074345D">
            <w:instrText xml:space="preserve"> CITATION AWS251 \l 1033 </w:instrText>
          </w:r>
          <w:r w:rsidR="0074345D">
            <w:fldChar w:fldCharType="separate"/>
          </w:r>
          <w:r w:rsidR="007D06CD" w:rsidRPr="007D06CD">
            <w:rPr>
              <w:noProof/>
            </w:rPr>
            <w:t>[61]</w:t>
          </w:r>
          <w:r w:rsidR="0074345D">
            <w:fldChar w:fldCharType="end"/>
          </w:r>
        </w:sdtContent>
      </w:sdt>
      <w:r w:rsidRPr="006B268C">
        <w:t>.</w:t>
      </w:r>
    </w:p>
    <w:p w14:paraId="4D357245" w14:textId="1A0623D5" w:rsidR="006B268C" w:rsidRDefault="006B268C">
      <w:pPr>
        <w:pStyle w:val="Heading3BPBHEB"/>
        <w:pPrChange w:id="1589" w:author="Arya" w:date="2025-02-27T12:08:00Z" w16du:dateUtc="2025-02-27T06:38:00Z">
          <w:pPr>
            <w:pStyle w:val="Heading2"/>
          </w:pPr>
        </w:pPrChange>
      </w:pPr>
      <w:r w:rsidRPr="006B268C">
        <w:lastRenderedPageBreak/>
        <w:t xml:space="preserve">Key </w:t>
      </w:r>
      <w:ins w:id="1590" w:author="Arya" w:date="2025-02-27T12:08:00Z" w16du:dateUtc="2025-02-27T06:38:00Z">
        <w:r w:rsidR="009E41D5">
          <w:t>f</w:t>
        </w:r>
      </w:ins>
      <w:del w:id="1591" w:author="Arya" w:date="2025-02-27T12:08:00Z" w16du:dateUtc="2025-02-27T06:38:00Z">
        <w:r w:rsidRPr="006B268C" w:rsidDel="009E41D5">
          <w:delText>F</w:delText>
        </w:r>
      </w:del>
      <w:r w:rsidRPr="006B268C">
        <w:t xml:space="preserve">eatures and </w:t>
      </w:r>
      <w:ins w:id="1592" w:author="Arya" w:date="2025-02-27T12:08:00Z" w16du:dateUtc="2025-02-27T06:38:00Z">
        <w:r w:rsidR="009E41D5">
          <w:t>c</w:t>
        </w:r>
      </w:ins>
      <w:del w:id="1593" w:author="Arya" w:date="2025-02-27T12:08:00Z" w16du:dateUtc="2025-02-27T06:38:00Z">
        <w:r w:rsidRPr="006B268C" w:rsidDel="009E41D5">
          <w:delText>C</w:delText>
        </w:r>
      </w:del>
      <w:r w:rsidRPr="006B268C">
        <w:t>omponents</w:t>
      </w:r>
    </w:p>
    <w:p w14:paraId="2AF2C650" w14:textId="4DCDDD35" w:rsidR="00ED721D" w:rsidRPr="006B268C" w:rsidRDefault="00ED721D">
      <w:pPr>
        <w:pStyle w:val="NormalBPBHEB"/>
        <w:numPr>
          <w:ilvl w:val="0"/>
          <w:numId w:val="69"/>
        </w:numPr>
        <w:pPrChange w:id="1594" w:author="Arya" w:date="2025-02-27T12:08:00Z" w16du:dateUtc="2025-02-27T06:38:00Z">
          <w:pPr/>
        </w:pPrChange>
      </w:pPr>
      <w:commentRangeStart w:id="1595"/>
      <w:r w:rsidRPr="006B268C">
        <w:rPr>
          <w:b/>
          <w:bCs/>
        </w:rPr>
        <w:t xml:space="preserve">Personalized Ad </w:t>
      </w:r>
      <w:ins w:id="1596" w:author="Arya" w:date="2025-02-27T12:08:00Z" w16du:dateUtc="2025-02-27T06:38:00Z">
        <w:r w:rsidR="009E41D5">
          <w:rPr>
            <w:b/>
            <w:bCs/>
          </w:rPr>
          <w:t>d</w:t>
        </w:r>
      </w:ins>
      <w:del w:id="1597" w:author="Arya" w:date="2025-02-27T12:08:00Z" w16du:dateUtc="2025-02-27T06:38:00Z">
        <w:r w:rsidRPr="006B268C" w:rsidDel="009E41D5">
          <w:rPr>
            <w:b/>
            <w:bCs/>
          </w:rPr>
          <w:delText>D</w:delText>
        </w:r>
      </w:del>
      <w:r w:rsidRPr="006B268C">
        <w:rPr>
          <w:b/>
          <w:bCs/>
        </w:rPr>
        <w:t>elivery</w:t>
      </w:r>
      <w:r w:rsidRPr="006B268C">
        <w:t xml:space="preserve">: </w:t>
      </w:r>
      <w:commentRangeEnd w:id="1595"/>
      <w:r w:rsidR="009E41D5">
        <w:rPr>
          <w:rStyle w:val="CommentReference"/>
          <w:rFonts w:asciiTheme="minorHAnsi" w:eastAsiaTheme="minorHAnsi" w:hAnsiTheme="minorHAnsi" w:cstheme="minorBidi"/>
        </w:rPr>
        <w:commentReference w:id="1595"/>
      </w:r>
      <w:r w:rsidRPr="006B268C">
        <w:t xml:space="preserve">AWS Elemental </w:t>
      </w:r>
      <w:proofErr w:type="spellStart"/>
      <w:r w:rsidRPr="006B268C">
        <w:t>MediaTailor</w:t>
      </w:r>
      <w:proofErr w:type="spellEnd"/>
      <w:r w:rsidRPr="006B268C">
        <w:t xml:space="preserve"> enables targeted ad delivery by stitching ads into video streams on the server side. This ensures a seamless viewing experience for audiences on smart TVs, tablets, and smartphones.</w:t>
      </w:r>
    </w:p>
    <w:p w14:paraId="3EAEC5F3" w14:textId="5BBDB765" w:rsidR="00ED721D" w:rsidRPr="006B268C" w:rsidRDefault="00ED721D">
      <w:pPr>
        <w:pStyle w:val="NormalBPBHEB"/>
        <w:numPr>
          <w:ilvl w:val="0"/>
          <w:numId w:val="69"/>
        </w:numPr>
        <w:pPrChange w:id="1598" w:author="Arya" w:date="2025-02-27T12:08:00Z" w16du:dateUtc="2025-02-27T06:38:00Z">
          <w:pPr/>
        </w:pPrChange>
      </w:pPr>
      <w:r w:rsidRPr="006B268C">
        <w:rPr>
          <w:b/>
          <w:bCs/>
        </w:rPr>
        <w:t xml:space="preserve">Scalable Ad </w:t>
      </w:r>
      <w:ins w:id="1599" w:author="Arya" w:date="2025-02-27T12:08:00Z" w16du:dateUtc="2025-02-27T06:38:00Z">
        <w:r w:rsidR="009E41D5">
          <w:rPr>
            <w:b/>
            <w:bCs/>
          </w:rPr>
          <w:t>i</w:t>
        </w:r>
      </w:ins>
      <w:del w:id="1600" w:author="Arya" w:date="2025-02-27T12:08:00Z" w16du:dateUtc="2025-02-27T06:38:00Z">
        <w:r w:rsidRPr="006B268C" w:rsidDel="009E41D5">
          <w:rPr>
            <w:b/>
            <w:bCs/>
          </w:rPr>
          <w:delText>I</w:delText>
        </w:r>
      </w:del>
      <w:r w:rsidRPr="006B268C">
        <w:rPr>
          <w:b/>
          <w:bCs/>
        </w:rPr>
        <w:t>nsertion</w:t>
      </w:r>
      <w:r w:rsidRPr="006B268C">
        <w:t xml:space="preserve">: The service supports dynamic ad insertion, scaling resources to meet the demands of diverse audience sizes and complex workflows </w:t>
      </w:r>
      <w:sdt>
        <w:sdtPr>
          <w:id w:val="-600647156"/>
          <w:citation/>
        </w:sdtPr>
        <w:sdtContent>
          <w:r w:rsidR="0073212C">
            <w:fldChar w:fldCharType="begin"/>
          </w:r>
          <w:r w:rsidR="00E07ED0">
            <w:instrText xml:space="preserve">CITATION AWSnd \l 1033 </w:instrText>
          </w:r>
          <w:r w:rsidR="0073212C">
            <w:fldChar w:fldCharType="separate"/>
          </w:r>
          <w:r w:rsidR="007D06CD" w:rsidRPr="007D06CD">
            <w:rPr>
              <w:noProof/>
            </w:rPr>
            <w:t>[56]</w:t>
          </w:r>
          <w:r w:rsidR="0073212C">
            <w:fldChar w:fldCharType="end"/>
          </w:r>
        </w:sdtContent>
      </w:sdt>
      <w:r w:rsidRPr="006B268C">
        <w:t>.</w:t>
      </w:r>
    </w:p>
    <w:p w14:paraId="166DA5EC" w14:textId="2C3D5393" w:rsidR="006B268C" w:rsidRPr="006B268C" w:rsidRDefault="006B268C">
      <w:pPr>
        <w:pStyle w:val="NormalBPBHEB"/>
        <w:numPr>
          <w:ilvl w:val="0"/>
          <w:numId w:val="69"/>
        </w:numPr>
        <w:pPrChange w:id="1601" w:author="Arya" w:date="2025-02-27T12:08:00Z" w16du:dateUtc="2025-02-27T06:38:00Z">
          <w:pPr/>
        </w:pPrChange>
      </w:pPr>
      <w:r w:rsidRPr="006B268C">
        <w:rPr>
          <w:b/>
          <w:bCs/>
        </w:rPr>
        <w:t xml:space="preserve">Server-Side Ad </w:t>
      </w:r>
      <w:ins w:id="1602" w:author="Arya" w:date="2025-02-27T12:08:00Z" w16du:dateUtc="2025-02-27T06:38:00Z">
        <w:r w:rsidR="009E41D5">
          <w:rPr>
            <w:b/>
            <w:bCs/>
          </w:rPr>
          <w:t>i</w:t>
        </w:r>
      </w:ins>
      <w:del w:id="1603" w:author="Arya" w:date="2025-02-27T12:08:00Z" w16du:dateUtc="2025-02-27T06:38:00Z">
        <w:r w:rsidRPr="006B268C" w:rsidDel="009E41D5">
          <w:rPr>
            <w:b/>
            <w:bCs/>
          </w:rPr>
          <w:delText>I</w:delText>
        </w:r>
      </w:del>
      <w:r w:rsidRPr="006B268C">
        <w:rPr>
          <w:b/>
          <w:bCs/>
        </w:rPr>
        <w:t>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6560A757" w:rsidR="006B268C" w:rsidRPr="006B268C" w:rsidRDefault="006B268C">
      <w:pPr>
        <w:pStyle w:val="NormalBPBHEB"/>
        <w:numPr>
          <w:ilvl w:val="0"/>
          <w:numId w:val="69"/>
        </w:numPr>
        <w:pPrChange w:id="1604" w:author="Arya" w:date="2025-02-27T12:09:00Z" w16du:dateUtc="2025-02-27T06:39:00Z">
          <w:pPr/>
        </w:pPrChange>
      </w:pPr>
      <w:r w:rsidRPr="006B268C">
        <w:rPr>
          <w:b/>
          <w:bCs/>
        </w:rPr>
        <w:t xml:space="preserve">Targeted Ad </w:t>
      </w:r>
      <w:ins w:id="1605" w:author="Arya" w:date="2025-02-27T12:09:00Z" w16du:dateUtc="2025-02-27T06:39:00Z">
        <w:r w:rsidR="00422C31">
          <w:rPr>
            <w:b/>
            <w:bCs/>
          </w:rPr>
          <w:t>d</w:t>
        </w:r>
      </w:ins>
      <w:del w:id="1606" w:author="Arya" w:date="2025-02-27T12:09:00Z" w16du:dateUtc="2025-02-27T06:39:00Z">
        <w:r w:rsidRPr="006B268C" w:rsidDel="00422C31">
          <w:rPr>
            <w:b/>
            <w:bCs/>
          </w:rPr>
          <w:delText>D</w:delText>
        </w:r>
      </w:del>
      <w:r w:rsidRPr="006B268C">
        <w:rPr>
          <w:b/>
          <w:bCs/>
        </w:rPr>
        <w:t>elivery</w:t>
      </w:r>
      <w:r w:rsidRPr="006B268C">
        <w:t xml:space="preserve">: </w:t>
      </w:r>
      <w:r w:rsidR="00C72468" w:rsidRPr="006B268C">
        <w:t>Helps</w:t>
      </w:r>
      <w:r w:rsidRPr="006B268C">
        <w:t xml:space="preserve"> personalized ads through integrations with AWS Elemental </w:t>
      </w:r>
      <w:proofErr w:type="spellStart"/>
      <w:r w:rsidRPr="006B268C">
        <w:t>MediaPackage</w:t>
      </w:r>
      <w:proofErr w:type="spellEnd"/>
      <w:r w:rsidRPr="006B268C">
        <w:t xml:space="preserve"> and Ad Decision Servers (ADS), </w:t>
      </w:r>
      <w:r w:rsidR="00C078F9" w:rsidRPr="006B268C">
        <w:t>improving</w:t>
      </w:r>
      <w:r w:rsidRPr="006B268C">
        <w:t xml:space="preserve"> ad placement based on viewer profiles </w:t>
      </w:r>
      <w:sdt>
        <w:sdtPr>
          <w:id w:val="-782034418"/>
          <w:citation/>
        </w:sdtPr>
        <w:sdtContent>
          <w:r w:rsidR="0073212C">
            <w:fldChar w:fldCharType="begin"/>
          </w:r>
          <w:r w:rsidR="0073212C">
            <w:instrText xml:space="preserve"> CITATION Smi23 \l 1033 </w:instrText>
          </w:r>
          <w:r w:rsidR="0073212C">
            <w:fldChar w:fldCharType="separate"/>
          </w:r>
          <w:r w:rsidR="007D06CD" w:rsidRPr="007D06CD">
            <w:rPr>
              <w:noProof/>
            </w:rPr>
            <w:t>[52]</w:t>
          </w:r>
          <w:r w:rsidR="0073212C">
            <w:fldChar w:fldCharType="end"/>
          </w:r>
        </w:sdtContent>
      </w:sdt>
      <w:r w:rsidRPr="006B268C">
        <w:t>.</w:t>
      </w:r>
    </w:p>
    <w:p w14:paraId="4AC742F5" w14:textId="6190C4E7" w:rsidR="006B268C" w:rsidRPr="006B268C" w:rsidRDefault="006B268C">
      <w:pPr>
        <w:pStyle w:val="Heading3BPBHEB"/>
        <w:pPrChange w:id="1607" w:author="Arya" w:date="2025-02-27T12:09:00Z" w16du:dateUtc="2025-02-27T06:39:00Z">
          <w:pPr>
            <w:pStyle w:val="Heading2"/>
          </w:pPr>
        </w:pPrChange>
      </w:pPr>
      <w:r w:rsidRPr="006B268C">
        <w:t xml:space="preserve">Use </w:t>
      </w:r>
      <w:ins w:id="1608" w:author="Arya" w:date="2025-02-27T12:09:00Z" w16du:dateUtc="2025-02-27T06:39:00Z">
        <w:r w:rsidR="00422C31">
          <w:t>c</w:t>
        </w:r>
      </w:ins>
      <w:del w:id="1609" w:author="Arya" w:date="2025-02-27T12:09:00Z" w16du:dateUtc="2025-02-27T06:39:00Z">
        <w:r w:rsidRPr="006B268C" w:rsidDel="00422C31">
          <w:delText>C</w:delText>
        </w:r>
      </w:del>
      <w:r w:rsidRPr="006B268C">
        <w:t xml:space="preserve">ases </w:t>
      </w:r>
    </w:p>
    <w:p w14:paraId="687EC958" w14:textId="21332597" w:rsidR="006B268C" w:rsidRPr="006B268C" w:rsidRDefault="006B268C">
      <w:pPr>
        <w:pStyle w:val="NormalBPBHEB"/>
        <w:numPr>
          <w:ilvl w:val="0"/>
          <w:numId w:val="70"/>
        </w:numPr>
        <w:pPrChange w:id="1610" w:author="Arya" w:date="2025-02-27T12:09:00Z" w16du:dateUtc="2025-02-27T06:39:00Z">
          <w:pPr/>
        </w:pPrChange>
      </w:pPr>
      <w:commentRangeStart w:id="1611"/>
      <w:r w:rsidRPr="006B268C">
        <w:rPr>
          <w:b/>
          <w:bCs/>
        </w:rPr>
        <w:t xml:space="preserve">Enhanced </w:t>
      </w:r>
      <w:ins w:id="1612" w:author="Arya" w:date="2025-02-27T12:09:00Z" w16du:dateUtc="2025-02-27T06:39:00Z">
        <w:r w:rsidR="00422C31">
          <w:rPr>
            <w:b/>
            <w:bCs/>
          </w:rPr>
          <w:t>m</w:t>
        </w:r>
      </w:ins>
      <w:del w:id="1613" w:author="Arya" w:date="2025-02-27T12:09:00Z" w16du:dateUtc="2025-02-27T06:39:00Z">
        <w:r w:rsidRPr="006B268C" w:rsidDel="00422C31">
          <w:rPr>
            <w:b/>
            <w:bCs/>
          </w:rPr>
          <w:delText>M</w:delText>
        </w:r>
      </w:del>
      <w:r w:rsidRPr="006B268C">
        <w:rPr>
          <w:b/>
          <w:bCs/>
        </w:rPr>
        <w:t>onetization</w:t>
      </w:r>
      <w:r w:rsidR="009458C9">
        <w:rPr>
          <w:b/>
          <w:bCs/>
        </w:rPr>
        <w:t xml:space="preserve">: </w:t>
      </w:r>
      <w:commentRangeEnd w:id="1611"/>
      <w:r w:rsidR="00617975">
        <w:rPr>
          <w:rStyle w:val="CommentReference"/>
          <w:rFonts w:asciiTheme="minorHAnsi" w:eastAsiaTheme="minorHAnsi" w:hAnsiTheme="minorHAnsi" w:cstheme="minorBidi"/>
        </w:rPr>
        <w:commentReference w:id="1611"/>
      </w:r>
      <w:r w:rsidRPr="006B268C">
        <w:t>Maximizes revenue potential by delivering ads aligned with viewer interests, improving ad relevance and engagement.</w:t>
      </w:r>
    </w:p>
    <w:p w14:paraId="71D5FF9B" w14:textId="0F8914E0" w:rsidR="006B268C" w:rsidRPr="006B268C" w:rsidRDefault="006B268C">
      <w:pPr>
        <w:pStyle w:val="NormalBPBHEB"/>
        <w:numPr>
          <w:ilvl w:val="0"/>
          <w:numId w:val="70"/>
        </w:numPr>
        <w:pPrChange w:id="1614" w:author="Arya" w:date="2025-02-27T12:09:00Z" w16du:dateUtc="2025-02-27T06:39:00Z">
          <w:pPr/>
        </w:pPrChange>
      </w:pPr>
      <w:r w:rsidRPr="006B268C">
        <w:rPr>
          <w:b/>
          <w:bCs/>
        </w:rPr>
        <w:t xml:space="preserve">Consistent </w:t>
      </w:r>
      <w:ins w:id="1615" w:author="Arya" w:date="2025-02-27T12:09:00Z" w16du:dateUtc="2025-02-27T06:39:00Z">
        <w:r w:rsidR="00422C31">
          <w:rPr>
            <w:b/>
            <w:bCs/>
          </w:rPr>
          <w:t>v</w:t>
        </w:r>
      </w:ins>
      <w:del w:id="1616" w:author="Arya" w:date="2025-02-27T12:09:00Z" w16du:dateUtc="2025-02-27T06:39:00Z">
        <w:r w:rsidRPr="006B268C" w:rsidDel="00422C31">
          <w:rPr>
            <w:b/>
            <w:bCs/>
          </w:rPr>
          <w:delText>V</w:delText>
        </w:r>
      </w:del>
      <w:r w:rsidRPr="006B268C">
        <w:rPr>
          <w:b/>
          <w:bCs/>
        </w:rPr>
        <w:t xml:space="preserve">iewer </w:t>
      </w:r>
      <w:ins w:id="1617" w:author="Arya" w:date="2025-02-27T12:09:00Z" w16du:dateUtc="2025-02-27T06:39:00Z">
        <w:r w:rsidR="00422C31">
          <w:rPr>
            <w:b/>
            <w:bCs/>
          </w:rPr>
          <w:t>e</w:t>
        </w:r>
      </w:ins>
      <w:del w:id="1618" w:author="Arya" w:date="2025-02-27T12:09:00Z" w16du:dateUtc="2025-02-27T06:39:00Z">
        <w:r w:rsidRPr="006B268C" w:rsidDel="00422C31">
          <w:rPr>
            <w:b/>
            <w:bCs/>
          </w:rPr>
          <w:delText>E</w:delText>
        </w:r>
      </w:del>
      <w:r w:rsidRPr="006B268C">
        <w:rPr>
          <w:b/>
          <w:bCs/>
        </w:rPr>
        <w:t>xperience</w:t>
      </w:r>
      <w:r w:rsidR="009458C9">
        <w:rPr>
          <w:b/>
          <w:bCs/>
        </w:rPr>
        <w:t xml:space="preserve">: </w:t>
      </w:r>
      <w:r w:rsidRPr="006B268C">
        <w:t>Ensures smooth transitions between content and ads, enhancing overall audience satisfaction.</w:t>
      </w:r>
    </w:p>
    <w:p w14:paraId="0DA147B7" w14:textId="77777777" w:rsidR="000351DF" w:rsidRDefault="000351DF" w:rsidP="00E011ED"/>
    <w:p w14:paraId="4129DEC4" w14:textId="77777777" w:rsidR="000351DF" w:rsidRDefault="000351DF">
      <w:pPr>
        <w:pStyle w:val="FigureBPBHEB"/>
        <w:pPrChange w:id="1619" w:author="Arya" w:date="2025-02-27T12:10:00Z" w16du:dateUtc="2025-02-27T06:40:00Z">
          <w:pPr>
            <w:keepNext/>
            <w:jc w:val="center"/>
          </w:pPr>
        </w:pPrChange>
      </w:pPr>
      <w:commentRangeStart w:id="1620"/>
      <w:r>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commentRangeEnd w:id="1620"/>
      <w:r w:rsidR="00617975">
        <w:rPr>
          <w:rStyle w:val="CommentReference"/>
          <w:rFonts w:asciiTheme="minorHAnsi" w:hAnsiTheme="minorHAnsi"/>
        </w:rPr>
        <w:commentReference w:id="1620"/>
      </w:r>
    </w:p>
    <w:p w14:paraId="7E53EF73" w14:textId="77777777" w:rsidR="000351DF" w:rsidRDefault="000351DF" w:rsidP="000351DF">
      <w:pPr>
        <w:pStyle w:val="Caption"/>
      </w:pPr>
      <w:commentRangeStart w:id="1621"/>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 xml:space="preserve">How to configure advanced features in AWS Elemental </w:t>
      </w:r>
      <w:proofErr w:type="spellStart"/>
      <w:r w:rsidRPr="00C3664A">
        <w:t>MediaTailor</w:t>
      </w:r>
      <w:proofErr w:type="spellEnd"/>
      <w:r>
        <w:t xml:space="preserve">: </w:t>
      </w:r>
      <w:r w:rsidRPr="00C3664A">
        <w:t xml:space="preserve">Holistic view of OTT streaming solution with </w:t>
      </w:r>
      <w:proofErr w:type="spellStart"/>
      <w:r w:rsidRPr="00C3664A">
        <w:t>MediaTailor</w:t>
      </w:r>
      <w:proofErr w:type="spellEnd"/>
      <w:r w:rsidRPr="00C3664A">
        <w:t>, various origin types, an ADS connection, and media types served through a CDN</w:t>
      </w:r>
      <w:r>
        <w:t>"</w:t>
      </w:r>
      <w:commentRangeEnd w:id="1621"/>
      <w:r w:rsidR="00617975">
        <w:rPr>
          <w:rStyle w:val="CommentReference"/>
          <w:i w:val="0"/>
          <w:iCs w:val="0"/>
          <w:color w:val="auto"/>
        </w:rPr>
        <w:commentReference w:id="1621"/>
      </w:r>
    </w:p>
    <w:p w14:paraId="3F8A5BA0" w14:textId="4EB0560A" w:rsidR="006B268C" w:rsidRDefault="006B268C">
      <w:pPr>
        <w:pStyle w:val="Heading3BPBHEB"/>
        <w:pPrChange w:id="1622" w:author="Arya" w:date="2025-02-27T12:11:00Z" w16du:dateUtc="2025-02-27T06:41:00Z">
          <w:pPr>
            <w:pStyle w:val="Heading2"/>
          </w:pPr>
        </w:pPrChange>
      </w:pPr>
      <w:r w:rsidRPr="006B268C">
        <w:t xml:space="preserve">Best </w:t>
      </w:r>
      <w:r w:rsidR="00617975" w:rsidRPr="006B268C">
        <w:t>practices for effective usage</w:t>
      </w:r>
    </w:p>
    <w:p w14:paraId="1A5980F4" w14:textId="77777777" w:rsidR="009458C9" w:rsidRPr="006B268C" w:rsidRDefault="009458C9">
      <w:pPr>
        <w:pStyle w:val="NormalBPBHEB"/>
        <w:numPr>
          <w:ilvl w:val="0"/>
          <w:numId w:val="71"/>
        </w:numPr>
        <w:pPrChange w:id="1623" w:author="Arya" w:date="2025-02-27T12:12:00Z" w16du:dateUtc="2025-02-27T06:42:00Z">
          <w:pPr/>
        </w:pPrChange>
      </w:pPr>
      <w:commentRangeStart w:id="1624"/>
      <w:r w:rsidRPr="006B268C">
        <w:rPr>
          <w:b/>
          <w:bCs/>
        </w:rPr>
        <w:t xml:space="preserve">AWS Elemental </w:t>
      </w:r>
      <w:proofErr w:type="spellStart"/>
      <w:r w:rsidRPr="006B268C">
        <w:rPr>
          <w:b/>
          <w:bCs/>
        </w:rPr>
        <w:t>MediaPackage</w:t>
      </w:r>
      <w:proofErr w:type="spellEnd"/>
      <w:r>
        <w:rPr>
          <w:b/>
          <w:bCs/>
        </w:rPr>
        <w:t xml:space="preserve">: </w:t>
      </w:r>
      <w:commentRangeEnd w:id="1624"/>
      <w:r w:rsidR="00C82712">
        <w:rPr>
          <w:rStyle w:val="CommentReference"/>
          <w:rFonts w:asciiTheme="minorHAnsi" w:eastAsiaTheme="minorHAnsi" w:hAnsiTheme="minorHAnsi" w:cstheme="minorBidi"/>
        </w:rPr>
        <w:commentReference w:id="1624"/>
      </w:r>
      <w:r w:rsidRPr="006B268C">
        <w:t xml:space="preserve">Integrates seamlessly with </w:t>
      </w:r>
      <w:proofErr w:type="spellStart"/>
      <w:proofErr w:type="gramStart"/>
      <w:r w:rsidRPr="006B268C">
        <w:t>MediaPackage</w:t>
      </w:r>
      <w:proofErr w:type="spellEnd"/>
      <w:proofErr w:type="gramEnd"/>
      <w:r w:rsidRPr="006B268C">
        <w:t xml:space="preserve"> to deliver low-latency and high-quality video streams with embedded ads.</w:t>
      </w:r>
    </w:p>
    <w:p w14:paraId="76B4D951" w14:textId="45105168" w:rsidR="009458C9" w:rsidRDefault="009458C9">
      <w:pPr>
        <w:pStyle w:val="NormalBPBHEB"/>
        <w:numPr>
          <w:ilvl w:val="0"/>
          <w:numId w:val="71"/>
        </w:numPr>
        <w:pPrChange w:id="1625" w:author="Arya" w:date="2025-02-27T12:12:00Z" w16du:dateUtc="2025-02-27T06:42:00Z">
          <w:pPr/>
        </w:pPrChange>
      </w:pPr>
      <w:r w:rsidRPr="006B268C">
        <w:rPr>
          <w:b/>
          <w:bCs/>
        </w:rPr>
        <w:t xml:space="preserve">Ad </w:t>
      </w:r>
      <w:ins w:id="1626" w:author="Arya" w:date="2025-02-27T12:12:00Z" w16du:dateUtc="2025-02-27T06:42:00Z">
        <w:r w:rsidR="00C82712">
          <w:rPr>
            <w:b/>
            <w:bCs/>
          </w:rPr>
          <w:t>d</w:t>
        </w:r>
      </w:ins>
      <w:del w:id="1627" w:author="Arya" w:date="2025-02-27T12:12:00Z" w16du:dateUtc="2025-02-27T06:42:00Z">
        <w:r w:rsidRPr="006B268C" w:rsidDel="00C82712">
          <w:rPr>
            <w:b/>
            <w:bCs/>
          </w:rPr>
          <w:delText>D</w:delText>
        </w:r>
      </w:del>
      <w:r w:rsidRPr="006B268C">
        <w:rPr>
          <w:b/>
          <w:bCs/>
        </w:rPr>
        <w:t>ecision Server</w:t>
      </w:r>
      <w:ins w:id="1628" w:author="Arya" w:date="2025-02-27T12:12:00Z" w16du:dateUtc="2025-02-27T06:42:00Z">
        <w:r w:rsidR="00C82712">
          <w:rPr>
            <w:b/>
            <w:bCs/>
          </w:rPr>
          <w:t>s</w:t>
        </w:r>
      </w:ins>
      <w:del w:id="1629" w:author="Arya" w:date="2025-02-27T12:12:00Z" w16du:dateUtc="2025-02-27T06:42:00Z">
        <w:r w:rsidRPr="006B268C" w:rsidDel="00C82712">
          <w:rPr>
            <w:b/>
            <w:bCs/>
          </w:rPr>
          <w:delText>s (ADS)</w:delText>
        </w:r>
      </w:del>
      <w:r>
        <w:rPr>
          <w:b/>
          <w:bCs/>
        </w:rPr>
        <w:t xml:space="preserve">: </w:t>
      </w:r>
      <w:r w:rsidRPr="006B268C">
        <w:t xml:space="preserve">Supports existing </w:t>
      </w:r>
      <w:proofErr w:type="gramStart"/>
      <w:r w:rsidRPr="006B268C">
        <w:t>ad</w:t>
      </w:r>
      <w:proofErr w:type="gramEnd"/>
      <w:r w:rsidRPr="006B268C">
        <w:t xml:space="preserve"> decisioning workflows, ensuring compatibility with industry-standard </w:t>
      </w:r>
      <w:ins w:id="1630" w:author="Arya" w:date="2025-02-27T12:12:00Z" w16du:dateUtc="2025-02-27T06:42:00Z">
        <w:r w:rsidR="00444464" w:rsidRPr="00444464">
          <w:rPr>
            <w:b/>
            <w:bCs/>
            <w:rPrChange w:id="1631" w:author="Arya" w:date="2025-02-27T12:13:00Z" w16du:dateUtc="2025-02-27T06:43:00Z">
              <w:rPr/>
            </w:rPrChange>
          </w:rPr>
          <w:t xml:space="preserve">Ad Decision Servers </w:t>
        </w:r>
        <w:r w:rsidR="00444464">
          <w:t>(</w:t>
        </w:r>
      </w:ins>
      <w:r w:rsidRPr="00444464">
        <w:rPr>
          <w:b/>
          <w:bCs/>
          <w:rPrChange w:id="1632" w:author="Arya" w:date="2025-02-27T12:13:00Z" w16du:dateUtc="2025-02-27T06:43:00Z">
            <w:rPr/>
          </w:rPrChange>
        </w:rPr>
        <w:t>ADS</w:t>
      </w:r>
      <w:ins w:id="1633" w:author="Arya" w:date="2025-02-27T12:12:00Z" w16du:dateUtc="2025-02-27T06:42:00Z">
        <w:r w:rsidR="00444464">
          <w:t>)</w:t>
        </w:r>
      </w:ins>
      <w:r w:rsidRPr="006B268C">
        <w:t xml:space="preserve"> solutions for precise ad targeting.</w:t>
      </w:r>
    </w:p>
    <w:p w14:paraId="59708C0A" w14:textId="1F79B431" w:rsidR="006B268C" w:rsidRPr="006B268C" w:rsidRDefault="006B268C">
      <w:pPr>
        <w:pStyle w:val="NormalBPBHEB"/>
        <w:numPr>
          <w:ilvl w:val="0"/>
          <w:numId w:val="71"/>
        </w:numPr>
        <w:pPrChange w:id="1634" w:author="Arya" w:date="2025-02-27T12:12:00Z" w16du:dateUtc="2025-02-27T06:42:00Z">
          <w:pPr/>
        </w:pPrChange>
      </w:pPr>
      <w:r w:rsidRPr="006B268C">
        <w:rPr>
          <w:b/>
          <w:bCs/>
        </w:rPr>
        <w:lastRenderedPageBreak/>
        <w:t xml:space="preserve">Viewer </w:t>
      </w:r>
      <w:ins w:id="1635" w:author="Arya" w:date="2025-02-27T12:12:00Z" w16du:dateUtc="2025-02-27T06:42:00Z">
        <w:r w:rsidR="00C82712">
          <w:rPr>
            <w:b/>
            <w:bCs/>
          </w:rPr>
          <w:t>p</w:t>
        </w:r>
      </w:ins>
      <w:del w:id="1636" w:author="Arya" w:date="2025-02-27T12:12:00Z" w16du:dateUtc="2025-02-27T06:42:00Z">
        <w:r w:rsidRPr="006B268C" w:rsidDel="00C82712">
          <w:rPr>
            <w:b/>
            <w:bCs/>
          </w:rPr>
          <w:delText>P</w:delText>
        </w:r>
      </w:del>
      <w:r w:rsidRPr="006B268C">
        <w:rPr>
          <w:b/>
          <w:bCs/>
        </w:rPr>
        <w:t xml:space="preserve">rofile </w:t>
      </w:r>
      <w:ins w:id="1637" w:author="Arya" w:date="2025-02-27T12:12:00Z" w16du:dateUtc="2025-02-27T06:42:00Z">
        <w:r w:rsidR="00C82712">
          <w:rPr>
            <w:b/>
            <w:bCs/>
          </w:rPr>
          <w:t>m</w:t>
        </w:r>
      </w:ins>
      <w:del w:id="1638" w:author="Arya" w:date="2025-02-27T12:12:00Z" w16du:dateUtc="2025-02-27T06:42:00Z">
        <w:r w:rsidRPr="006B268C" w:rsidDel="00C82712">
          <w:rPr>
            <w:b/>
            <w:bCs/>
          </w:rPr>
          <w:delText>M</w:delText>
        </w:r>
      </w:del>
      <w:r w:rsidRPr="006B268C">
        <w:rPr>
          <w:b/>
          <w:bCs/>
        </w:rPr>
        <w:t>anagement</w:t>
      </w:r>
      <w:r w:rsidR="000351DF">
        <w:rPr>
          <w:b/>
          <w:bCs/>
        </w:rPr>
        <w:t xml:space="preserve">: </w:t>
      </w:r>
      <w:r w:rsidRPr="006B268C">
        <w:t>Develop comprehensive viewer profiles to enhance ad targeting and ensure relevant content delivery.</w:t>
      </w:r>
    </w:p>
    <w:p w14:paraId="555673DA" w14:textId="3092F32F" w:rsidR="006B268C" w:rsidRPr="006B268C" w:rsidRDefault="006B268C">
      <w:pPr>
        <w:pStyle w:val="NormalBPBHEB"/>
        <w:numPr>
          <w:ilvl w:val="0"/>
          <w:numId w:val="71"/>
        </w:numPr>
        <w:pPrChange w:id="1639" w:author="Arya" w:date="2025-02-27T12:12:00Z" w16du:dateUtc="2025-02-27T06:42:00Z">
          <w:pPr/>
        </w:pPrChange>
      </w:pPr>
      <w:r w:rsidRPr="006B268C">
        <w:rPr>
          <w:b/>
          <w:bCs/>
        </w:rPr>
        <w:t xml:space="preserve">Collaborative Ad </w:t>
      </w:r>
      <w:ins w:id="1640" w:author="Arya" w:date="2025-02-27T12:12:00Z" w16du:dateUtc="2025-02-27T06:42:00Z">
        <w:r w:rsidR="00C82712">
          <w:rPr>
            <w:b/>
            <w:bCs/>
          </w:rPr>
          <w:t>c</w:t>
        </w:r>
      </w:ins>
      <w:del w:id="1641" w:author="Arya" w:date="2025-02-27T12:12:00Z" w16du:dateUtc="2025-02-27T06:42:00Z">
        <w:r w:rsidRPr="006B268C" w:rsidDel="00C82712">
          <w:rPr>
            <w:b/>
            <w:bCs/>
          </w:rPr>
          <w:delText>C</w:delText>
        </w:r>
      </w:del>
      <w:r w:rsidRPr="006B268C">
        <w:rPr>
          <w:b/>
          <w:bCs/>
        </w:rPr>
        <w:t xml:space="preserve">ampaign </w:t>
      </w:r>
      <w:ins w:id="1642" w:author="Arya" w:date="2025-02-27T12:12:00Z" w16du:dateUtc="2025-02-27T06:42:00Z">
        <w:r w:rsidR="00C82712">
          <w:rPr>
            <w:b/>
            <w:bCs/>
          </w:rPr>
          <w:t>p</w:t>
        </w:r>
      </w:ins>
      <w:del w:id="1643" w:author="Arya" w:date="2025-02-27T12:12:00Z" w16du:dateUtc="2025-02-27T06:42:00Z">
        <w:r w:rsidRPr="006B268C" w:rsidDel="00C82712">
          <w:rPr>
            <w:b/>
            <w:bCs/>
          </w:rPr>
          <w:delText>P</w:delText>
        </w:r>
      </w:del>
      <w:r w:rsidRPr="006B268C">
        <w:rPr>
          <w:b/>
          <w:bCs/>
        </w:rPr>
        <w:t>lanning</w:t>
      </w:r>
      <w:r w:rsidR="000351DF">
        <w:rPr>
          <w:b/>
          <w:bCs/>
        </w:rPr>
        <w:t xml:space="preserve">: </w:t>
      </w:r>
      <w:r w:rsidRPr="006B268C">
        <w:t>Work closely with advertisers to align ad content with audience preferences, improving campaign outcomes</w:t>
      </w:r>
      <w:sdt>
        <w:sdtPr>
          <w:id w:val="916210337"/>
          <w:citation/>
        </w:sdtPr>
        <w:sdtContent>
          <w:r w:rsidR="0074345D">
            <w:fldChar w:fldCharType="begin"/>
          </w:r>
          <w:r w:rsidR="0074345D">
            <w:instrText xml:space="preserve"> CITATION AWS251 \l 1033 </w:instrText>
          </w:r>
          <w:r w:rsidR="0074345D">
            <w:fldChar w:fldCharType="separate"/>
          </w:r>
          <w:r w:rsidR="007D06CD">
            <w:rPr>
              <w:noProof/>
            </w:rPr>
            <w:t xml:space="preserve"> </w:t>
          </w:r>
          <w:r w:rsidR="007D06CD" w:rsidRPr="007D06CD">
            <w:rPr>
              <w:noProof/>
            </w:rPr>
            <w:t>[61]</w:t>
          </w:r>
          <w:r w:rsidR="0074345D">
            <w:fldChar w:fldCharType="end"/>
          </w:r>
        </w:sdtContent>
      </w:sdt>
      <w:r w:rsidRPr="006B268C">
        <w:t>.</w:t>
      </w:r>
    </w:p>
    <w:p w14:paraId="70A75938" w14:textId="231ED2FD" w:rsidR="006B268C" w:rsidRPr="006B268C" w:rsidRDefault="0086075D">
      <w:pPr>
        <w:pStyle w:val="Heading3BPBHEB"/>
        <w:pPrChange w:id="1644" w:author="Arya" w:date="2025-02-27T12:13:00Z" w16du:dateUtc="2025-02-27T06:43:00Z">
          <w:pPr>
            <w:pStyle w:val="Heading2"/>
          </w:pPr>
        </w:pPrChange>
      </w:pPr>
      <w:r>
        <w:t>Wrap up</w:t>
      </w:r>
    </w:p>
    <w:p w14:paraId="5F16B02E" w14:textId="60953583" w:rsidR="006B268C" w:rsidRDefault="006B268C">
      <w:pPr>
        <w:pStyle w:val="NormalBPBHEB"/>
        <w:pPrChange w:id="1645" w:author="Arya" w:date="2025-02-27T12:13:00Z" w16du:dateUtc="2025-02-27T06:43:00Z">
          <w:pPr/>
        </w:pPrChange>
      </w:pPr>
      <w:r w:rsidRPr="006B268C">
        <w:t xml:space="preserve">AWS Elemental </w:t>
      </w:r>
      <w:proofErr w:type="spellStart"/>
      <w:r w:rsidRPr="006B268C">
        <w:t>MediaTailor</w:t>
      </w:r>
      <w:proofErr w:type="spellEnd"/>
      <w:r w:rsidRPr="006B268C">
        <w:t xml:space="preserve">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6C82EFE1" w14:textId="362E75E5" w:rsidR="00650215" w:rsidRDefault="00650215">
      <w:pPr>
        <w:pStyle w:val="Heading1BPBHEB"/>
        <w:pPrChange w:id="1646" w:author="Arya" w:date="2025-02-27T12:14:00Z" w16du:dateUtc="2025-02-27T06:44:00Z">
          <w:pPr>
            <w:pStyle w:val="Title"/>
          </w:pPr>
        </w:pPrChange>
      </w:pPr>
      <w:commentRangeStart w:id="1647"/>
      <w:r>
        <w:t xml:space="preserve">Part 4: Amazon </w:t>
      </w:r>
      <w:ins w:id="1648" w:author="Arya" w:date="2025-02-27T12:14:00Z" w16du:dateUtc="2025-02-27T06:44:00Z">
        <w:r w:rsidR="00514354">
          <w:t>m</w:t>
        </w:r>
      </w:ins>
      <w:del w:id="1649" w:author="Arya" w:date="2025-02-27T12:14:00Z" w16du:dateUtc="2025-02-27T06:44:00Z">
        <w:r w:rsidDel="00514354">
          <w:delText>M</w:delText>
        </w:r>
      </w:del>
      <w:r>
        <w:t xml:space="preserve">anaged </w:t>
      </w:r>
      <w:ins w:id="1650" w:author="Arya" w:date="2025-02-27T12:14:00Z" w16du:dateUtc="2025-02-27T06:44:00Z">
        <w:r w:rsidR="00514354">
          <w:t>b</w:t>
        </w:r>
      </w:ins>
      <w:del w:id="1651" w:author="Arya" w:date="2025-02-27T12:14:00Z" w16du:dateUtc="2025-02-27T06:44:00Z">
        <w:r w:rsidDel="00514354">
          <w:delText>B</w:delText>
        </w:r>
      </w:del>
      <w:r>
        <w:t>lockchain</w:t>
      </w:r>
      <w:r w:rsidRPr="00AA3C78">
        <w:t xml:space="preserve"> </w:t>
      </w:r>
      <w:commentRangeEnd w:id="1647"/>
      <w:r w:rsidR="00514354">
        <w:rPr>
          <w:rStyle w:val="CommentReference"/>
          <w:rFonts w:asciiTheme="minorHAnsi" w:eastAsiaTheme="minorHAnsi" w:hAnsiTheme="minorHAnsi" w:cstheme="minorBidi"/>
          <w:b w:val="0"/>
        </w:rPr>
        <w:commentReference w:id="1647"/>
      </w:r>
    </w:p>
    <w:p w14:paraId="4F7AC9D7" w14:textId="736AFD7A" w:rsidR="00374E4E" w:rsidRPr="00374E4E" w:rsidRDefault="00374E4E">
      <w:pPr>
        <w:pStyle w:val="NormalBPBHEB"/>
        <w:pPrChange w:id="1652" w:author="Arya" w:date="2025-02-27T12:13:00Z" w16du:dateUtc="2025-02-27T06:43:00Z">
          <w:pPr>
            <w:pBdr>
              <w:top w:val="nil"/>
              <w:left w:val="nil"/>
              <w:bottom w:val="nil"/>
              <w:right w:val="nil"/>
              <w:between w:val="nil"/>
            </w:pBdr>
            <w:shd w:val="clear" w:color="auto" w:fill="FFFFFF"/>
            <w:spacing w:after="100" w:line="276" w:lineRule="auto"/>
            <w:jc w:val="both"/>
          </w:pPr>
        </w:pPrChange>
      </w:pPr>
      <w:r w:rsidRPr="008C0440">
        <w:rPr>
          <w:i/>
          <w:iCs/>
          <w:rPrChange w:id="1653" w:author="Arya" w:date="2025-02-27T12:13:00Z" w16du:dateUtc="2025-02-27T06:43:00Z">
            <w:rPr/>
          </w:rPrChange>
        </w:rPr>
        <w:t xml:space="preserve">Figure </w:t>
      </w:r>
      <w:ins w:id="1654" w:author="Arya" w:date="2025-02-27T12:13:00Z" w16du:dateUtc="2025-02-27T06:43:00Z">
        <w:r w:rsidR="008C0440" w:rsidRPr="008C0440">
          <w:rPr>
            <w:i/>
            <w:iCs/>
            <w:rPrChange w:id="1655" w:author="Arya" w:date="2025-02-27T12:13:00Z" w16du:dateUtc="2025-02-27T06:43:00Z">
              <w:rPr/>
            </w:rPrChange>
          </w:rPr>
          <w:t>10.</w:t>
        </w:r>
      </w:ins>
      <w:r w:rsidRPr="008C0440">
        <w:rPr>
          <w:i/>
          <w:iCs/>
          <w:rPrChange w:id="1656" w:author="Arya" w:date="2025-02-27T12:13:00Z" w16du:dateUtc="2025-02-27T06:43:00Z">
            <w:rPr/>
          </w:rPrChange>
        </w:rPr>
        <w:t>9</w:t>
      </w:r>
      <w:del w:id="1657" w:author="Arya" w:date="2025-02-27T12:13:00Z" w16du:dateUtc="2025-02-27T06:43:00Z">
        <w:r w:rsidR="00710E2E" w:rsidDel="00514354">
          <w:delText xml:space="preserve"> below</w:delText>
        </w:r>
      </w:del>
      <w:r w:rsidR="00710E2E">
        <w:t xml:space="preserve"> </w:t>
      </w:r>
      <w:r w:rsidRPr="00374E4E">
        <w:t>provides a representation of how blockchain can enhance the security and transparency of digital identities. The diagram emphasizes the integration of Amazon Managed Blockchain into applications that require immutable and decentralized data structures for secure identification systems</w:t>
      </w:r>
      <w:r w:rsidR="00CF592E">
        <w:t xml:space="preserve"> </w:t>
      </w:r>
      <w:sdt>
        <w:sdtPr>
          <w:id w:val="1140302352"/>
          <w:citation/>
        </w:sdtPr>
        <w:sdtContent>
          <w:r w:rsidR="007762A6">
            <w:fldChar w:fldCharType="begin"/>
          </w:r>
          <w:r w:rsidR="007762A6">
            <w:instrText xml:space="preserve"> CITATION AWS3p \l 1033 </w:instrText>
          </w:r>
          <w:r w:rsidR="007762A6">
            <w:fldChar w:fldCharType="separate"/>
          </w:r>
          <w:r w:rsidR="007D06CD" w:rsidRPr="007D06CD">
            <w:rPr>
              <w:noProof/>
            </w:rPr>
            <w:t>[62]</w:t>
          </w:r>
          <w:r w:rsidR="007762A6">
            <w:fldChar w:fldCharType="end"/>
          </w:r>
        </w:sdtContent>
      </w:sdt>
      <w:r w:rsidRPr="00374E4E">
        <w:t>.</w:t>
      </w:r>
    </w:p>
    <w:p w14:paraId="299548AC" w14:textId="77777777" w:rsidR="00374E4E" w:rsidRPr="00374E4E" w:rsidRDefault="00374E4E" w:rsidP="00374E4E"/>
    <w:p w14:paraId="5B5A4587" w14:textId="2CCC851D" w:rsidR="00650215" w:rsidRPr="00AA3C78" w:rsidRDefault="000D0E68">
      <w:pPr>
        <w:pStyle w:val="FigureBPBHEB"/>
        <w:pPrChange w:id="1658" w:author="Arya" w:date="2025-02-27T12:13:00Z" w16du:dateUtc="2025-02-27T06:43:00Z">
          <w:pPr>
            <w:pStyle w:val="Caption"/>
          </w:pPr>
        </w:pPrChange>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commentRangeStart w:id="1659"/>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commentRangeEnd w:id="1659"/>
      <w:r w:rsidR="00514354">
        <w:rPr>
          <w:rStyle w:val="CommentReference"/>
          <w:rFonts w:asciiTheme="minorHAnsi" w:hAnsiTheme="minorHAnsi"/>
        </w:rPr>
        <w:commentReference w:id="1659"/>
      </w:r>
    </w:p>
    <w:p w14:paraId="2E452E37" w14:textId="753C9BB7" w:rsidR="003C2BD2" w:rsidRPr="003C2BD2" w:rsidRDefault="003C2BD2">
      <w:pPr>
        <w:pStyle w:val="Heading2BPBHEB"/>
        <w:pPrChange w:id="1660" w:author="Arya" w:date="2025-02-27T12:18:00Z" w16du:dateUtc="2025-02-27T06:48:00Z">
          <w:pPr>
            <w:pStyle w:val="Heading1"/>
          </w:pPr>
        </w:pPrChange>
      </w:pPr>
      <w:commentRangeStart w:id="1661"/>
      <w:r w:rsidRPr="003C2BD2">
        <w:t xml:space="preserve">Amazon </w:t>
      </w:r>
      <w:ins w:id="1662" w:author="Arya" w:date="2025-02-27T12:19:00Z" w16du:dateUtc="2025-02-27T06:49:00Z">
        <w:r w:rsidR="00514354">
          <w:t>m</w:t>
        </w:r>
      </w:ins>
      <w:del w:id="1663" w:author="Arya" w:date="2025-02-27T12:19:00Z" w16du:dateUtc="2025-02-27T06:49:00Z">
        <w:r w:rsidRPr="003C2BD2" w:rsidDel="00514354">
          <w:delText>M</w:delText>
        </w:r>
      </w:del>
      <w:r w:rsidRPr="003C2BD2">
        <w:t xml:space="preserve">anaged </w:t>
      </w:r>
      <w:ins w:id="1664" w:author="Arya" w:date="2025-02-27T12:18:00Z" w16du:dateUtc="2025-02-27T06:48:00Z">
        <w:r w:rsidR="00514354">
          <w:t>b</w:t>
        </w:r>
      </w:ins>
      <w:del w:id="1665" w:author="Arya" w:date="2025-02-27T12:18:00Z" w16du:dateUtc="2025-02-27T06:48:00Z">
        <w:r w:rsidRPr="003C2BD2" w:rsidDel="00514354">
          <w:delText>B</w:delText>
        </w:r>
      </w:del>
      <w:r w:rsidRPr="003C2BD2">
        <w:t>lockchain</w:t>
      </w:r>
      <w:commentRangeEnd w:id="1661"/>
      <w:r w:rsidR="00514354">
        <w:rPr>
          <w:rStyle w:val="CommentReference"/>
          <w:rFonts w:asciiTheme="minorHAnsi" w:eastAsiaTheme="minorHAnsi" w:hAnsiTheme="minorHAnsi" w:cstheme="minorBidi"/>
          <w:b w:val="0"/>
          <w:color w:val="auto"/>
        </w:rPr>
        <w:commentReference w:id="1661"/>
      </w:r>
    </w:p>
    <w:p w14:paraId="2F0AB026" w14:textId="522EB560" w:rsidR="003C2BD2" w:rsidRPr="003C2BD2" w:rsidRDefault="003C2BD2" w:rsidP="003C2BD2">
      <w:pPr>
        <w:pStyle w:val="NormalBPBHEB"/>
      </w:pPr>
      <w:r w:rsidRPr="003C2BD2">
        <w:t xml:space="preserve">Amazon Managed Blockchain simplifies the creation and management of scalable blockchain networks. By </w:t>
      </w:r>
      <w:r w:rsidR="00C72468" w:rsidRPr="003C2BD2">
        <w:t>using</w:t>
      </w:r>
      <w:r w:rsidRPr="003C2BD2">
        <w:t xml:space="preserve"> this service, businesses can focus on innovative applications without the complexities of manual blockchain infrastructure setup</w:t>
      </w:r>
      <w:r w:rsidR="007762A6">
        <w:t xml:space="preserve"> </w:t>
      </w:r>
      <w:sdt>
        <w:sdtPr>
          <w:id w:val="228578379"/>
          <w:citation/>
        </w:sdtPr>
        <w:sdtContent>
          <w:r w:rsidR="007762A6">
            <w:fldChar w:fldCharType="begin"/>
          </w:r>
          <w:r w:rsidR="007762A6">
            <w:instrText xml:space="preserve"> CITATION AWS3p \l 1033 </w:instrText>
          </w:r>
          <w:r w:rsidR="007762A6">
            <w:fldChar w:fldCharType="separate"/>
          </w:r>
          <w:r w:rsidR="007D06CD" w:rsidRPr="007D06CD">
            <w:rPr>
              <w:noProof/>
            </w:rPr>
            <w:t>[62]</w:t>
          </w:r>
          <w:r w:rsidR="007762A6">
            <w:fldChar w:fldCharType="end"/>
          </w:r>
        </w:sdtContent>
      </w:sdt>
      <w:r w:rsidRPr="003C2BD2">
        <w:t>.</w:t>
      </w:r>
    </w:p>
    <w:p w14:paraId="120F3979" w14:textId="5AE5DDAC" w:rsidR="003C2BD2" w:rsidRDefault="003C2BD2">
      <w:pPr>
        <w:pStyle w:val="Heading3BPBHEB"/>
        <w:pPrChange w:id="1666" w:author="Arya" w:date="2025-02-27T12:19:00Z" w16du:dateUtc="2025-02-27T06:49:00Z">
          <w:pPr>
            <w:pStyle w:val="Heading2"/>
          </w:pPr>
        </w:pPrChange>
      </w:pPr>
      <w:r w:rsidRPr="003C2BD2">
        <w:t xml:space="preserve">Key </w:t>
      </w:r>
      <w:ins w:id="1667" w:author="Arya" w:date="2025-02-27T12:19:00Z" w16du:dateUtc="2025-02-27T06:49:00Z">
        <w:r w:rsidR="00A22992">
          <w:t>f</w:t>
        </w:r>
      </w:ins>
      <w:del w:id="1668" w:author="Arya" w:date="2025-02-27T12:19:00Z" w16du:dateUtc="2025-02-27T06:49:00Z">
        <w:r w:rsidRPr="003C2BD2" w:rsidDel="00A22992">
          <w:delText>F</w:delText>
        </w:r>
      </w:del>
      <w:r w:rsidRPr="003C2BD2">
        <w:t>eatures</w:t>
      </w:r>
    </w:p>
    <w:p w14:paraId="7F75DA34" w14:textId="1CBF7953" w:rsidR="00490AFE" w:rsidRPr="00490AFE" w:rsidRDefault="00490AFE">
      <w:pPr>
        <w:pStyle w:val="NormalBPBHEB"/>
        <w:numPr>
          <w:ilvl w:val="0"/>
          <w:numId w:val="72"/>
        </w:numPr>
        <w:pPrChange w:id="1669" w:author="Arya" w:date="2025-02-27T12:20:00Z" w16du:dateUtc="2025-02-27T06:50:00Z">
          <w:pPr>
            <w:pBdr>
              <w:top w:val="nil"/>
              <w:left w:val="nil"/>
              <w:bottom w:val="nil"/>
              <w:right w:val="nil"/>
              <w:between w:val="nil"/>
            </w:pBdr>
            <w:shd w:val="clear" w:color="auto" w:fill="FFFFFF"/>
            <w:spacing w:after="100" w:line="276" w:lineRule="auto"/>
            <w:jc w:val="both"/>
          </w:pPr>
        </w:pPrChange>
      </w:pPr>
      <w:commentRangeStart w:id="1670"/>
      <w:r w:rsidRPr="00490AFE">
        <w:rPr>
          <w:b/>
          <w:bCs/>
        </w:rPr>
        <w:t xml:space="preserve">Scalable </w:t>
      </w:r>
      <w:ins w:id="1671" w:author="Arya" w:date="2025-02-27T12:20:00Z" w16du:dateUtc="2025-02-27T06:50:00Z">
        <w:r w:rsidR="00A22992">
          <w:rPr>
            <w:b/>
            <w:bCs/>
          </w:rPr>
          <w:t>b</w:t>
        </w:r>
      </w:ins>
      <w:del w:id="1672" w:author="Arya" w:date="2025-02-27T12:20:00Z" w16du:dateUtc="2025-02-27T06:50:00Z">
        <w:r w:rsidRPr="00490AFE" w:rsidDel="00A22992">
          <w:rPr>
            <w:b/>
            <w:bCs/>
          </w:rPr>
          <w:delText>B</w:delText>
        </w:r>
      </w:del>
      <w:r w:rsidRPr="00490AFE">
        <w:rPr>
          <w:b/>
          <w:bCs/>
        </w:rPr>
        <w:t xml:space="preserve">lockchain </w:t>
      </w:r>
      <w:ins w:id="1673" w:author="Arya" w:date="2025-02-27T12:20:00Z" w16du:dateUtc="2025-02-27T06:50:00Z">
        <w:r w:rsidR="00A22992">
          <w:rPr>
            <w:b/>
            <w:bCs/>
          </w:rPr>
          <w:t>n</w:t>
        </w:r>
      </w:ins>
      <w:del w:id="1674" w:author="Arya" w:date="2025-02-27T12:20:00Z" w16du:dateUtc="2025-02-27T06:50:00Z">
        <w:r w:rsidRPr="00490AFE" w:rsidDel="00A22992">
          <w:rPr>
            <w:b/>
            <w:bCs/>
          </w:rPr>
          <w:delText>N</w:delText>
        </w:r>
      </w:del>
      <w:r w:rsidRPr="00490AFE">
        <w:rPr>
          <w:b/>
          <w:bCs/>
        </w:rPr>
        <w:t>etworks</w:t>
      </w:r>
      <w:commentRangeEnd w:id="1670"/>
      <w:r w:rsidR="00A22992">
        <w:rPr>
          <w:rStyle w:val="CommentReference"/>
          <w:rFonts w:asciiTheme="minorHAnsi" w:eastAsiaTheme="minorHAnsi" w:hAnsiTheme="minorHAnsi" w:cstheme="minorBidi"/>
        </w:rPr>
        <w:commentReference w:id="1670"/>
      </w:r>
      <w:r w:rsidRPr="00490AFE">
        <w:t xml:space="preserve">: Supports frameworks like Hyperledger Fabric and Ethereum, enabling businesses to build secure, decentralized networks without requiring specialized </w:t>
      </w:r>
      <w:r w:rsidR="00C72468" w:rsidRPr="00490AFE">
        <w:t>ability</w:t>
      </w:r>
      <w:r w:rsidRPr="00490AFE">
        <w:t>.</w:t>
      </w:r>
    </w:p>
    <w:p w14:paraId="6740E7BC" w14:textId="48C054C7" w:rsidR="00490AFE" w:rsidRPr="00490AFE" w:rsidRDefault="00490AFE">
      <w:pPr>
        <w:pStyle w:val="NormalBPBHEB"/>
        <w:numPr>
          <w:ilvl w:val="0"/>
          <w:numId w:val="72"/>
        </w:numPr>
        <w:pPrChange w:id="1675" w:author="Arya" w:date="2025-02-27T12:20:00Z" w16du:dateUtc="2025-02-27T06:50:00Z">
          <w:pPr>
            <w:pBdr>
              <w:top w:val="nil"/>
              <w:left w:val="nil"/>
              <w:bottom w:val="nil"/>
              <w:right w:val="nil"/>
              <w:between w:val="nil"/>
            </w:pBdr>
            <w:shd w:val="clear" w:color="auto" w:fill="FFFFFF"/>
            <w:spacing w:after="100" w:line="276" w:lineRule="auto"/>
            <w:jc w:val="both"/>
          </w:pPr>
        </w:pPrChange>
      </w:pPr>
      <w:r w:rsidRPr="00490AFE">
        <w:rPr>
          <w:b/>
          <w:bCs/>
        </w:rPr>
        <w:lastRenderedPageBreak/>
        <w:t xml:space="preserve">Fully </w:t>
      </w:r>
      <w:ins w:id="1676" w:author="Arya" w:date="2025-02-27T12:20:00Z" w16du:dateUtc="2025-02-27T06:50:00Z">
        <w:r w:rsidR="00A22992">
          <w:rPr>
            <w:b/>
            <w:bCs/>
          </w:rPr>
          <w:t>m</w:t>
        </w:r>
      </w:ins>
      <w:del w:id="1677" w:author="Arya" w:date="2025-02-27T12:20:00Z" w16du:dateUtc="2025-02-27T06:50:00Z">
        <w:r w:rsidRPr="00490AFE" w:rsidDel="00A22992">
          <w:rPr>
            <w:b/>
            <w:bCs/>
          </w:rPr>
          <w:delText>M</w:delText>
        </w:r>
      </w:del>
      <w:r w:rsidRPr="00490AFE">
        <w:rPr>
          <w:b/>
          <w:bCs/>
        </w:rPr>
        <w:t xml:space="preserve">anaged </w:t>
      </w:r>
      <w:ins w:id="1678" w:author="Arya" w:date="2025-02-27T12:20:00Z" w16du:dateUtc="2025-02-27T06:50:00Z">
        <w:r w:rsidR="00A22992">
          <w:rPr>
            <w:b/>
            <w:bCs/>
          </w:rPr>
          <w:t>i</w:t>
        </w:r>
      </w:ins>
      <w:del w:id="1679" w:author="Arya" w:date="2025-02-27T12:20:00Z" w16du:dateUtc="2025-02-27T06:50:00Z">
        <w:r w:rsidRPr="00490AFE" w:rsidDel="00A22992">
          <w:rPr>
            <w:b/>
            <w:bCs/>
          </w:rPr>
          <w:delText>I</w:delText>
        </w:r>
      </w:del>
      <w:r w:rsidRPr="00490AFE">
        <w:rPr>
          <w:b/>
          <w:bCs/>
        </w:rPr>
        <w:t>nfrastructure</w:t>
      </w:r>
      <w:r w:rsidRPr="00490AFE">
        <w:t xml:space="preserve">: </w:t>
      </w:r>
      <w:r w:rsidR="001830F6" w:rsidRPr="00490AFE">
        <w:t>Manages</w:t>
      </w:r>
      <w:r w:rsidRPr="00490AFE">
        <w:t xml:space="preserve"> the setup, configuration, and maintenance of blockchain networks, allowing organizations to focus on application development </w:t>
      </w:r>
      <w:sdt>
        <w:sdtPr>
          <w:id w:val="-522631310"/>
          <w:citation/>
        </w:sdtPr>
        <w:sdtContent>
          <w:r w:rsidRPr="00490AFE">
            <w:fldChar w:fldCharType="begin"/>
          </w:r>
          <w:r w:rsidRPr="00490AFE">
            <w:instrText xml:space="preserve"> CITATION AWS2u \l 1033 </w:instrText>
          </w:r>
          <w:r w:rsidRPr="00490AFE">
            <w:fldChar w:fldCharType="separate"/>
          </w:r>
          <w:r w:rsidR="007D06CD" w:rsidRPr="007D06CD">
            <w:rPr>
              <w:noProof/>
            </w:rPr>
            <w:t>[63]</w:t>
          </w:r>
          <w:r w:rsidRPr="00490AFE">
            <w:fldChar w:fldCharType="end"/>
          </w:r>
        </w:sdtContent>
      </w:sdt>
    </w:p>
    <w:p w14:paraId="6D1C84BC" w14:textId="5227A383" w:rsidR="003C2BD2" w:rsidRPr="003C2BD2" w:rsidRDefault="003C2BD2">
      <w:pPr>
        <w:pStyle w:val="NormalBPBHEB"/>
        <w:numPr>
          <w:ilvl w:val="0"/>
          <w:numId w:val="72"/>
        </w:numPr>
        <w:pPrChange w:id="1680" w:author="Arya" w:date="2025-02-27T12:20:00Z" w16du:dateUtc="2025-02-27T06:50:00Z">
          <w:pPr>
            <w:pStyle w:val="NormalBPBHEB"/>
          </w:pPr>
        </w:pPrChange>
      </w:pPr>
      <w:r w:rsidRPr="003C2BD2">
        <w:rPr>
          <w:b/>
          <w:bCs/>
        </w:rPr>
        <w:t xml:space="preserve">Decentralized </w:t>
      </w:r>
      <w:ins w:id="1681" w:author="Arya" w:date="2025-02-27T12:20:00Z" w16du:dateUtc="2025-02-27T06:50:00Z">
        <w:r w:rsidR="00A22992">
          <w:rPr>
            <w:b/>
            <w:bCs/>
          </w:rPr>
          <w:t>t</w:t>
        </w:r>
      </w:ins>
      <w:del w:id="1682" w:author="Arya" w:date="2025-02-27T12:20:00Z" w16du:dateUtc="2025-02-27T06:50:00Z">
        <w:r w:rsidRPr="003C2BD2" w:rsidDel="00A22992">
          <w:rPr>
            <w:b/>
            <w:bCs/>
          </w:rPr>
          <w:delText>T</w:delText>
        </w:r>
      </w:del>
      <w:proofErr w:type="gramStart"/>
      <w:r w:rsidRPr="003C2BD2">
        <w:rPr>
          <w:b/>
          <w:bCs/>
        </w:rPr>
        <w:t>rust</w:t>
      </w:r>
      <w:proofErr w:type="gramEnd"/>
      <w:r w:rsidRPr="003C2BD2">
        <w:t xml:space="preserve">: </w:t>
      </w:r>
      <w:r w:rsidR="00C72468" w:rsidRPr="003C2BD2">
        <w:t>Helps</w:t>
      </w:r>
      <w:r w:rsidRPr="003C2BD2">
        <w:t xml:space="preserve"> transparent and tamper-resistant data sharing among network participants.</w:t>
      </w:r>
    </w:p>
    <w:p w14:paraId="7A1D1FD2" w14:textId="4726BB25" w:rsidR="003C2BD2" w:rsidRPr="003C2BD2" w:rsidRDefault="003C2BD2">
      <w:pPr>
        <w:pStyle w:val="NormalBPBHEB"/>
        <w:numPr>
          <w:ilvl w:val="0"/>
          <w:numId w:val="72"/>
        </w:numPr>
        <w:pPrChange w:id="1683" w:author="Arya" w:date="2025-02-27T12:20:00Z" w16du:dateUtc="2025-02-27T06:50:00Z">
          <w:pPr>
            <w:pStyle w:val="NormalBPBHEB"/>
          </w:pPr>
        </w:pPrChange>
      </w:pPr>
      <w:r w:rsidRPr="003C2BD2">
        <w:rPr>
          <w:b/>
          <w:bCs/>
        </w:rPr>
        <w:t xml:space="preserve">Operational </w:t>
      </w:r>
      <w:ins w:id="1684" w:author="Arya" w:date="2025-02-27T12:20:00Z" w16du:dateUtc="2025-02-27T06:50:00Z">
        <w:r w:rsidR="00A22992">
          <w:rPr>
            <w:b/>
            <w:bCs/>
          </w:rPr>
          <w:t>e</w:t>
        </w:r>
      </w:ins>
      <w:del w:id="1685" w:author="Arya" w:date="2025-02-27T12:20:00Z" w16du:dateUtc="2025-02-27T06:50:00Z">
        <w:r w:rsidRPr="003C2BD2" w:rsidDel="00A22992">
          <w:rPr>
            <w:b/>
            <w:bCs/>
          </w:rPr>
          <w:delText>E</w:delText>
        </w:r>
      </w:del>
      <w:r w:rsidRPr="003C2BD2">
        <w:rPr>
          <w:b/>
          <w:bCs/>
        </w:rPr>
        <w:t>fficiency</w:t>
      </w:r>
      <w:r w:rsidRPr="003C2BD2">
        <w:t>: Automates monitoring and maintenance tasks, reducing operational overhead.</w:t>
      </w:r>
    </w:p>
    <w:p w14:paraId="4A5AC17C" w14:textId="2DF2E5A1" w:rsidR="003C2BD2" w:rsidRPr="003C2BD2" w:rsidRDefault="003C2BD2">
      <w:pPr>
        <w:pStyle w:val="Heading3BPBHEB"/>
        <w:pPrChange w:id="1686" w:author="Arya" w:date="2025-02-27T12:20:00Z" w16du:dateUtc="2025-02-27T06:50:00Z">
          <w:pPr>
            <w:pStyle w:val="Heading2"/>
          </w:pPr>
        </w:pPrChange>
      </w:pPr>
      <w:r w:rsidRPr="003C2BD2">
        <w:t xml:space="preserve">Use </w:t>
      </w:r>
      <w:ins w:id="1687" w:author="Arya" w:date="2025-02-27T12:20:00Z" w16du:dateUtc="2025-02-27T06:50:00Z">
        <w:r w:rsidR="00A22992">
          <w:t>c</w:t>
        </w:r>
      </w:ins>
      <w:del w:id="1688" w:author="Arya" w:date="2025-02-27T12:20:00Z" w16du:dateUtc="2025-02-27T06:50:00Z">
        <w:r w:rsidRPr="003C2BD2" w:rsidDel="00A22992">
          <w:delText>C</w:delText>
        </w:r>
      </w:del>
      <w:r w:rsidRPr="003C2BD2">
        <w:t>ases</w:t>
      </w:r>
    </w:p>
    <w:p w14:paraId="0283BFEE" w14:textId="1283FEE9" w:rsidR="003C2BD2" w:rsidRPr="003C2BD2" w:rsidRDefault="003C2BD2">
      <w:pPr>
        <w:pStyle w:val="NormalBPBHEB"/>
        <w:numPr>
          <w:ilvl w:val="0"/>
          <w:numId w:val="73"/>
        </w:numPr>
        <w:pPrChange w:id="1689" w:author="Arya" w:date="2025-02-27T12:21:00Z" w16du:dateUtc="2025-02-27T06:51:00Z">
          <w:pPr>
            <w:pStyle w:val="NormalBPBHEB"/>
          </w:pPr>
        </w:pPrChange>
      </w:pPr>
      <w:commentRangeStart w:id="1690"/>
      <w:r w:rsidRPr="003C2BD2">
        <w:rPr>
          <w:b/>
          <w:bCs/>
        </w:rPr>
        <w:t xml:space="preserve">Supply </w:t>
      </w:r>
      <w:ins w:id="1691" w:author="Arya" w:date="2025-02-27T12:20:00Z" w16du:dateUtc="2025-02-27T06:50:00Z">
        <w:r w:rsidR="00A22992">
          <w:rPr>
            <w:b/>
            <w:bCs/>
          </w:rPr>
          <w:t>c</w:t>
        </w:r>
      </w:ins>
      <w:del w:id="1692" w:author="Arya" w:date="2025-02-27T12:20:00Z" w16du:dateUtc="2025-02-27T06:50:00Z">
        <w:r w:rsidRPr="003C2BD2" w:rsidDel="00A22992">
          <w:rPr>
            <w:b/>
            <w:bCs/>
          </w:rPr>
          <w:delText>C</w:delText>
        </w:r>
      </w:del>
      <w:r w:rsidRPr="003C2BD2">
        <w:rPr>
          <w:b/>
          <w:bCs/>
        </w:rPr>
        <w:t xml:space="preserve">hain </w:t>
      </w:r>
      <w:ins w:id="1693" w:author="Arya" w:date="2025-02-27T12:20:00Z" w16du:dateUtc="2025-02-27T06:50:00Z">
        <w:r w:rsidR="00A22992">
          <w:rPr>
            <w:b/>
            <w:bCs/>
          </w:rPr>
          <w:t>m</w:t>
        </w:r>
      </w:ins>
      <w:del w:id="1694" w:author="Arya" w:date="2025-02-27T12:20:00Z" w16du:dateUtc="2025-02-27T06:50:00Z">
        <w:r w:rsidRPr="003C2BD2" w:rsidDel="00A22992">
          <w:rPr>
            <w:b/>
            <w:bCs/>
          </w:rPr>
          <w:delText>M</w:delText>
        </w:r>
      </w:del>
      <w:r w:rsidRPr="003C2BD2">
        <w:rPr>
          <w:b/>
          <w:bCs/>
        </w:rPr>
        <w:t>anagement</w:t>
      </w:r>
      <w:r w:rsidR="008F1E32">
        <w:rPr>
          <w:b/>
          <w:bCs/>
        </w:rPr>
        <w:t xml:space="preserve">: </w:t>
      </w:r>
      <w:commentRangeEnd w:id="1690"/>
      <w:r w:rsidR="008718B1">
        <w:rPr>
          <w:rStyle w:val="CommentReference"/>
          <w:rFonts w:asciiTheme="minorHAnsi" w:eastAsiaTheme="minorHAnsi" w:hAnsiTheme="minorHAnsi" w:cstheme="minorBidi"/>
        </w:rPr>
        <w:commentReference w:id="1690"/>
      </w:r>
      <w:r w:rsidRPr="003C2BD2">
        <w:t>Enhances transparency and traceability across supply chains by securely recording every transaction and movement of goods.</w:t>
      </w:r>
    </w:p>
    <w:p w14:paraId="6A26B04A" w14:textId="00E575D0" w:rsidR="003C2BD2" w:rsidRPr="003C2BD2" w:rsidRDefault="003C2BD2">
      <w:pPr>
        <w:pStyle w:val="NormalBPBHEB"/>
        <w:numPr>
          <w:ilvl w:val="0"/>
          <w:numId w:val="73"/>
        </w:numPr>
        <w:pPrChange w:id="1695" w:author="Arya" w:date="2025-02-27T12:21:00Z" w16du:dateUtc="2025-02-27T06:51:00Z">
          <w:pPr>
            <w:pStyle w:val="NormalBPBHEB"/>
          </w:pPr>
        </w:pPrChange>
      </w:pPr>
      <w:r w:rsidRPr="003C2BD2">
        <w:rPr>
          <w:b/>
          <w:bCs/>
        </w:rPr>
        <w:t xml:space="preserve">Financial </w:t>
      </w:r>
      <w:ins w:id="1696" w:author="Arya" w:date="2025-02-27T12:20:00Z" w16du:dateUtc="2025-02-27T06:50:00Z">
        <w:r w:rsidR="00A22992">
          <w:rPr>
            <w:b/>
            <w:bCs/>
          </w:rPr>
          <w:t>t</w:t>
        </w:r>
      </w:ins>
      <w:del w:id="1697" w:author="Arya" w:date="2025-02-27T12:20:00Z" w16du:dateUtc="2025-02-27T06:50:00Z">
        <w:r w:rsidRPr="003C2BD2" w:rsidDel="00A22992">
          <w:rPr>
            <w:b/>
            <w:bCs/>
          </w:rPr>
          <w:delText>T</w:delText>
        </w:r>
      </w:del>
      <w:r w:rsidRPr="003C2BD2">
        <w:rPr>
          <w:b/>
          <w:bCs/>
        </w:rPr>
        <w:t>ransactions</w:t>
      </w:r>
      <w:r w:rsidR="008F1E32">
        <w:rPr>
          <w:b/>
          <w:bCs/>
        </w:rPr>
        <w:t xml:space="preserve">: </w:t>
      </w:r>
      <w:r w:rsidRPr="003C2BD2">
        <w:t>Ensures secure, immutable transaction records for financial institutions, reducing risks and streamlining audits.</w:t>
      </w:r>
    </w:p>
    <w:p w14:paraId="172CA4C3" w14:textId="7BACA37F" w:rsidR="003C2BD2" w:rsidRDefault="003C2BD2">
      <w:pPr>
        <w:pStyle w:val="Heading3BPBHEB"/>
        <w:pPrChange w:id="1698" w:author="Arya" w:date="2025-02-27T12:21:00Z" w16du:dateUtc="2025-02-27T06:51:00Z">
          <w:pPr>
            <w:pStyle w:val="Heading2"/>
          </w:pPr>
        </w:pPrChange>
      </w:pPr>
      <w:r w:rsidRPr="003C2BD2">
        <w:t xml:space="preserve">Best </w:t>
      </w:r>
      <w:ins w:id="1699" w:author="Arya" w:date="2025-02-27T12:21:00Z" w16du:dateUtc="2025-02-27T06:51:00Z">
        <w:r w:rsidR="00A22992">
          <w:t>p</w:t>
        </w:r>
      </w:ins>
      <w:del w:id="1700" w:author="Arya" w:date="2025-02-27T12:21:00Z" w16du:dateUtc="2025-02-27T06:51:00Z">
        <w:r w:rsidRPr="003C2BD2" w:rsidDel="00A22992">
          <w:delText>P</w:delText>
        </w:r>
      </w:del>
      <w:r w:rsidRPr="003C2BD2">
        <w:t>ractices</w:t>
      </w:r>
    </w:p>
    <w:p w14:paraId="00D9C991" w14:textId="77777777" w:rsidR="008F1E32" w:rsidRPr="008F1E32" w:rsidRDefault="008F1E32">
      <w:pPr>
        <w:pStyle w:val="NormalBPBHEB"/>
        <w:numPr>
          <w:ilvl w:val="0"/>
          <w:numId w:val="74"/>
        </w:numPr>
        <w:pPrChange w:id="1701" w:author="Arya" w:date="2025-02-27T12:21:00Z" w16du:dateUtc="2025-02-27T06:51:00Z">
          <w:pPr>
            <w:pBdr>
              <w:top w:val="nil"/>
              <w:left w:val="nil"/>
              <w:bottom w:val="nil"/>
              <w:right w:val="nil"/>
              <w:between w:val="nil"/>
            </w:pBdr>
            <w:shd w:val="clear" w:color="auto" w:fill="FFFFFF"/>
            <w:spacing w:after="100" w:line="276" w:lineRule="auto"/>
            <w:jc w:val="both"/>
          </w:pPr>
        </w:pPrChange>
      </w:pPr>
      <w:commentRangeStart w:id="1702"/>
      <w:r w:rsidRPr="008F1E32">
        <w:rPr>
          <w:b/>
          <w:bCs/>
        </w:rPr>
        <w:t xml:space="preserve">Amazon Aurora and RDS: </w:t>
      </w:r>
      <w:commentRangeEnd w:id="1702"/>
      <w:r w:rsidR="00A22992">
        <w:rPr>
          <w:rStyle w:val="CommentReference"/>
          <w:rFonts w:asciiTheme="minorHAnsi" w:eastAsiaTheme="minorHAnsi" w:hAnsiTheme="minorHAnsi" w:cstheme="minorBidi"/>
        </w:rPr>
        <w:commentReference w:id="1702"/>
      </w:r>
      <w:r w:rsidRPr="008F1E32">
        <w:t>Enables hybrid solutions by integrating blockchain networks with traditional databases for comprehensive application functionality.</w:t>
      </w:r>
    </w:p>
    <w:p w14:paraId="3E166823" w14:textId="77777777" w:rsidR="008F1E32" w:rsidRPr="008F1E32" w:rsidRDefault="008F1E32">
      <w:pPr>
        <w:pStyle w:val="NormalBPBHEB"/>
        <w:numPr>
          <w:ilvl w:val="0"/>
          <w:numId w:val="74"/>
        </w:numPr>
        <w:pPrChange w:id="1703" w:author="Arya" w:date="2025-02-27T12:21:00Z" w16du:dateUtc="2025-02-27T06:51:00Z">
          <w:pPr>
            <w:pBdr>
              <w:top w:val="nil"/>
              <w:left w:val="nil"/>
              <w:bottom w:val="nil"/>
              <w:right w:val="nil"/>
              <w:between w:val="nil"/>
            </w:pBdr>
            <w:shd w:val="clear" w:color="auto" w:fill="FFFFFF"/>
            <w:spacing w:after="100" w:line="276" w:lineRule="auto"/>
            <w:jc w:val="both"/>
          </w:pPr>
        </w:pPrChange>
      </w:pPr>
      <w:r w:rsidRPr="008F1E32">
        <w:rPr>
          <w:b/>
          <w:bCs/>
        </w:rPr>
        <w:t xml:space="preserve">Scalability: </w:t>
      </w:r>
      <w:r w:rsidRPr="008F1E32">
        <w:t>Dynamically scales as participant numbers or transaction volumes increase, accommodating business growth.</w:t>
      </w:r>
    </w:p>
    <w:p w14:paraId="39172B96" w14:textId="26951569" w:rsidR="003C2BD2" w:rsidRPr="003C2BD2" w:rsidRDefault="003C2BD2">
      <w:pPr>
        <w:pStyle w:val="NormalBPBHEB"/>
        <w:numPr>
          <w:ilvl w:val="0"/>
          <w:numId w:val="74"/>
        </w:numPr>
        <w:pPrChange w:id="1704" w:author="Arya" w:date="2025-02-27T12:21:00Z" w16du:dateUtc="2025-02-27T06:51:00Z">
          <w:pPr>
            <w:pStyle w:val="NormalBPBHEB"/>
          </w:pPr>
        </w:pPrChange>
      </w:pPr>
      <w:r w:rsidRPr="003C2BD2">
        <w:rPr>
          <w:b/>
          <w:bCs/>
        </w:rPr>
        <w:t xml:space="preserve">Network </w:t>
      </w:r>
      <w:ins w:id="1705" w:author="Arya" w:date="2025-02-27T12:21:00Z" w16du:dateUtc="2025-02-27T06:51:00Z">
        <w:r w:rsidR="00A22992">
          <w:rPr>
            <w:b/>
            <w:bCs/>
          </w:rPr>
          <w:t>p</w:t>
        </w:r>
      </w:ins>
      <w:del w:id="1706" w:author="Arya" w:date="2025-02-27T12:21:00Z" w16du:dateUtc="2025-02-27T06:51:00Z">
        <w:r w:rsidRPr="003C2BD2" w:rsidDel="00A22992">
          <w:rPr>
            <w:b/>
            <w:bCs/>
          </w:rPr>
          <w:delText>P</w:delText>
        </w:r>
      </w:del>
      <w:r w:rsidRPr="003C2BD2">
        <w:rPr>
          <w:b/>
          <w:bCs/>
        </w:rPr>
        <w:t>lanning</w:t>
      </w:r>
      <w:r w:rsidR="00B46CD7">
        <w:rPr>
          <w:b/>
          <w:bCs/>
        </w:rPr>
        <w:t xml:space="preserve">: </w:t>
      </w:r>
      <w:r w:rsidRPr="003C2BD2">
        <w:t>Define members, policies, and permissions during network setup to ensure security and performance.</w:t>
      </w:r>
    </w:p>
    <w:p w14:paraId="357F9645" w14:textId="37E70F94" w:rsidR="003C2BD2" w:rsidRDefault="003C2BD2">
      <w:pPr>
        <w:pStyle w:val="NormalBPBHEB"/>
        <w:numPr>
          <w:ilvl w:val="0"/>
          <w:numId w:val="74"/>
        </w:numPr>
        <w:pPrChange w:id="1707" w:author="Arya" w:date="2025-02-27T12:21:00Z" w16du:dateUtc="2025-02-27T06:51:00Z">
          <w:pPr>
            <w:pStyle w:val="NormalBPBHEB"/>
          </w:pPr>
        </w:pPrChange>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pPr>
        <w:pStyle w:val="Heading3BPBHEB"/>
        <w:pPrChange w:id="1708" w:author="Arya" w:date="2025-02-27T12:21:00Z" w16du:dateUtc="2025-02-27T06:51:00Z">
          <w:pPr>
            <w:pStyle w:val="Heading2"/>
          </w:pPr>
        </w:pPrChange>
      </w:pPr>
      <w:r>
        <w:t>Wrap up</w:t>
      </w:r>
    </w:p>
    <w:p w14:paraId="57677645" w14:textId="1BF542FC" w:rsidR="008F1E32" w:rsidRPr="00AA3C78" w:rsidRDefault="008F1E32">
      <w:pPr>
        <w:pStyle w:val="NormalBPBHEB"/>
        <w:pPrChange w:id="1709" w:author="Arya" w:date="2025-02-27T12:21:00Z" w16du:dateUtc="2025-02-27T06:51:00Z">
          <w:pPr/>
        </w:pPrChange>
      </w:pPr>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050CD9B5" w:rsidR="003C2BD2" w:rsidRPr="00C02A40" w:rsidRDefault="003C2BD2">
      <w:pPr>
        <w:pStyle w:val="Heading2BPBHEB"/>
        <w:rPr>
          <w:lang w:val="en-IN"/>
          <w:rPrChange w:id="1710" w:author="Arya" w:date="2025-02-27T12:26:00Z" w16du:dateUtc="2025-02-27T06:56:00Z">
            <w:rPr>
              <w:rFonts w:eastAsia="Palatino Linotype"/>
            </w:rPr>
          </w:rPrChange>
        </w:rPr>
        <w:pPrChange w:id="1711" w:author="Arya" w:date="2025-02-27T12:21:00Z" w16du:dateUtc="2025-02-27T06:51:00Z">
          <w:pPr>
            <w:pStyle w:val="Heading1"/>
          </w:pPr>
        </w:pPrChange>
      </w:pPr>
      <w:r w:rsidRPr="00C02A40">
        <w:rPr>
          <w:lang w:val="en-IN"/>
          <w:rPrChange w:id="1712" w:author="Arya" w:date="2025-02-27T12:26:00Z" w16du:dateUtc="2025-02-27T06:56:00Z">
            <w:rPr>
              <w:b/>
            </w:rPr>
          </w:rPrChange>
        </w:rPr>
        <w:t xml:space="preserve">Amazon </w:t>
      </w:r>
      <w:ins w:id="1713" w:author="Arya" w:date="2025-02-27T12:22:00Z" w16du:dateUtc="2025-02-27T06:52:00Z">
        <w:r w:rsidR="00A22992" w:rsidRPr="00C02A40">
          <w:rPr>
            <w:lang w:val="en-IN"/>
            <w:rPrChange w:id="1714" w:author="Arya" w:date="2025-02-27T12:26:00Z" w16du:dateUtc="2025-02-27T06:56:00Z">
              <w:rPr>
                <w:b/>
                <w:lang w:val="pt-BR"/>
              </w:rPr>
            </w:rPrChange>
          </w:rPr>
          <w:t>q</w:t>
        </w:r>
      </w:ins>
      <w:del w:id="1715" w:author="Arya" w:date="2025-02-27T12:22:00Z" w16du:dateUtc="2025-02-27T06:52:00Z">
        <w:r w:rsidRPr="00C02A40" w:rsidDel="00A22992">
          <w:rPr>
            <w:lang w:val="en-IN"/>
            <w:rPrChange w:id="1716" w:author="Arya" w:date="2025-02-27T12:26:00Z" w16du:dateUtc="2025-02-27T06:56:00Z">
              <w:rPr>
                <w:b/>
              </w:rPr>
            </w:rPrChange>
          </w:rPr>
          <w:delText>Q</w:delText>
        </w:r>
      </w:del>
      <w:r w:rsidRPr="00C02A40">
        <w:rPr>
          <w:lang w:val="en-IN"/>
          <w:rPrChange w:id="1717" w:author="Arya" w:date="2025-02-27T12:26:00Z" w16du:dateUtc="2025-02-27T06:56:00Z">
            <w:rPr>
              <w:b/>
            </w:rPr>
          </w:rPrChange>
        </w:rPr>
        <w:t xml:space="preserve">uantum </w:t>
      </w:r>
      <w:ins w:id="1718" w:author="Arya" w:date="2025-02-27T12:22:00Z" w16du:dateUtc="2025-02-27T06:52:00Z">
        <w:r w:rsidR="00A22992" w:rsidRPr="00C02A40">
          <w:rPr>
            <w:lang w:val="en-IN"/>
            <w:rPrChange w:id="1719" w:author="Arya" w:date="2025-02-27T12:26:00Z" w16du:dateUtc="2025-02-27T06:56:00Z">
              <w:rPr>
                <w:b/>
                <w:lang w:val="pt-BR"/>
              </w:rPr>
            </w:rPrChange>
          </w:rPr>
          <w:t>l</w:t>
        </w:r>
      </w:ins>
      <w:del w:id="1720" w:author="Arya" w:date="2025-02-27T12:22:00Z" w16du:dateUtc="2025-02-27T06:52:00Z">
        <w:r w:rsidRPr="00C02A40" w:rsidDel="00A22992">
          <w:rPr>
            <w:lang w:val="en-IN"/>
            <w:rPrChange w:id="1721" w:author="Arya" w:date="2025-02-27T12:26:00Z" w16du:dateUtc="2025-02-27T06:56:00Z">
              <w:rPr>
                <w:b/>
              </w:rPr>
            </w:rPrChange>
          </w:rPr>
          <w:delText>L</w:delText>
        </w:r>
      </w:del>
      <w:r w:rsidRPr="00C02A40">
        <w:rPr>
          <w:lang w:val="en-IN"/>
          <w:rPrChange w:id="1722" w:author="Arya" w:date="2025-02-27T12:26:00Z" w16du:dateUtc="2025-02-27T06:56:00Z">
            <w:rPr>
              <w:b/>
            </w:rPr>
          </w:rPrChange>
        </w:rPr>
        <w:t xml:space="preserve">edger </w:t>
      </w:r>
      <w:ins w:id="1723" w:author="Arya" w:date="2025-02-27T12:21:00Z" w16du:dateUtc="2025-02-27T06:51:00Z">
        <w:r w:rsidR="00A22992" w:rsidRPr="00C02A40">
          <w:rPr>
            <w:lang w:val="en-IN"/>
            <w:rPrChange w:id="1724" w:author="Arya" w:date="2025-02-27T12:26:00Z" w16du:dateUtc="2025-02-27T06:56:00Z">
              <w:rPr>
                <w:b/>
                <w:lang w:val="pt-BR"/>
              </w:rPr>
            </w:rPrChange>
          </w:rPr>
          <w:t>d</w:t>
        </w:r>
      </w:ins>
      <w:del w:id="1725" w:author="Arya" w:date="2025-02-27T12:21:00Z" w16du:dateUtc="2025-02-27T06:51:00Z">
        <w:r w:rsidRPr="00C02A40" w:rsidDel="00A22992">
          <w:rPr>
            <w:lang w:val="en-IN"/>
            <w:rPrChange w:id="1726" w:author="Arya" w:date="2025-02-27T12:26:00Z" w16du:dateUtc="2025-02-27T06:56:00Z">
              <w:rPr>
                <w:b/>
              </w:rPr>
            </w:rPrChange>
          </w:rPr>
          <w:delText>D</w:delText>
        </w:r>
      </w:del>
      <w:r w:rsidRPr="00C02A40">
        <w:rPr>
          <w:lang w:val="en-IN"/>
          <w:rPrChange w:id="1727" w:author="Arya" w:date="2025-02-27T12:26:00Z" w16du:dateUtc="2025-02-27T06:56:00Z">
            <w:rPr>
              <w:b/>
            </w:rPr>
          </w:rPrChange>
        </w:rPr>
        <w:t>atabase</w:t>
      </w:r>
      <w:del w:id="1728" w:author="Arya" w:date="2025-02-27T12:21:00Z" w16du:dateUtc="2025-02-27T06:51:00Z">
        <w:r w:rsidRPr="00C02A40" w:rsidDel="00A22992">
          <w:rPr>
            <w:lang w:val="en-IN"/>
            <w:rPrChange w:id="1729" w:author="Arya" w:date="2025-02-27T12:26:00Z" w16du:dateUtc="2025-02-27T06:56:00Z">
              <w:rPr>
                <w:b/>
              </w:rPr>
            </w:rPrChange>
          </w:rPr>
          <w:delText xml:space="preserve"> (QLDB)</w:delText>
        </w:r>
      </w:del>
    </w:p>
    <w:p w14:paraId="019B20F7" w14:textId="60D6B6FD" w:rsidR="003C2BD2" w:rsidRPr="003C2BD2" w:rsidRDefault="003C2BD2" w:rsidP="003C2BD2">
      <w:pPr>
        <w:pStyle w:val="NormalBPBHEB"/>
      </w:pPr>
      <w:r w:rsidRPr="003C2BD2">
        <w:t xml:space="preserve">Amazon </w:t>
      </w:r>
      <w:ins w:id="1730" w:author="Arya" w:date="2025-02-27T12:26:00Z" w16du:dateUtc="2025-02-27T06:56:00Z">
        <w:r w:rsidR="00C02A40" w:rsidRPr="00C02A40">
          <w:rPr>
            <w:b/>
            <w:bCs/>
            <w:rPrChange w:id="1731" w:author="Arya" w:date="2025-02-27T12:26:00Z" w16du:dateUtc="2025-02-27T06:56:00Z">
              <w:rPr/>
            </w:rPrChange>
          </w:rPr>
          <w:t>Quantum Ledger Database</w:t>
        </w:r>
        <w:r w:rsidR="00C02A40">
          <w:t xml:space="preserve"> (</w:t>
        </w:r>
      </w:ins>
      <w:r w:rsidRPr="00C02A40">
        <w:rPr>
          <w:b/>
          <w:bCs/>
          <w:rPrChange w:id="1732" w:author="Arya" w:date="2025-02-27T12:26:00Z" w16du:dateUtc="2025-02-27T06:56:00Z">
            <w:rPr/>
          </w:rPrChange>
        </w:rPr>
        <w:t>QLDB</w:t>
      </w:r>
      <w:ins w:id="1733" w:author="Arya" w:date="2025-02-27T12:26:00Z" w16du:dateUtc="2025-02-27T06:56:00Z">
        <w:r w:rsidR="00C02A40">
          <w:t>)</w:t>
        </w:r>
      </w:ins>
      <w:r w:rsidRPr="003C2BD2">
        <w:t xml:space="preserve"> provides a fully managed ledger database that guarantees immutability and cryptographic verification of transaction logs. This centralized ledger solution ensures reliable and tamper-proof records for diverse business applications.</w:t>
      </w:r>
    </w:p>
    <w:p w14:paraId="00B68AAD" w14:textId="4470E0D3" w:rsidR="003C2BD2" w:rsidRPr="003C2BD2" w:rsidRDefault="003C2BD2">
      <w:pPr>
        <w:pStyle w:val="Heading3BPBHEB"/>
        <w:pPrChange w:id="1734" w:author="Arya" w:date="2025-02-27T12:22:00Z" w16du:dateUtc="2025-02-27T06:52:00Z">
          <w:pPr>
            <w:pStyle w:val="Heading2"/>
          </w:pPr>
        </w:pPrChange>
      </w:pPr>
      <w:r w:rsidRPr="003C2BD2">
        <w:t xml:space="preserve">Key </w:t>
      </w:r>
      <w:ins w:id="1735" w:author="Arya" w:date="2025-02-27T12:22:00Z" w16du:dateUtc="2025-02-27T06:52:00Z">
        <w:r w:rsidR="00A22992">
          <w:t>f</w:t>
        </w:r>
      </w:ins>
      <w:del w:id="1736" w:author="Arya" w:date="2025-02-27T12:22:00Z" w16du:dateUtc="2025-02-27T06:52:00Z">
        <w:r w:rsidRPr="003C2BD2" w:rsidDel="00A22992">
          <w:delText>F</w:delText>
        </w:r>
      </w:del>
      <w:r w:rsidRPr="003C2BD2">
        <w:t>eatures</w:t>
      </w:r>
    </w:p>
    <w:p w14:paraId="75F2BAD4" w14:textId="7C4A85BE" w:rsidR="003C2BD2" w:rsidRPr="003C2BD2" w:rsidRDefault="003C2BD2">
      <w:pPr>
        <w:pStyle w:val="NormalBPBHEB"/>
        <w:numPr>
          <w:ilvl w:val="0"/>
          <w:numId w:val="75"/>
        </w:numPr>
        <w:pPrChange w:id="1737" w:author="Arya" w:date="2025-02-27T12:22:00Z" w16du:dateUtc="2025-02-27T06:52:00Z">
          <w:pPr>
            <w:pStyle w:val="NormalBPBHEB"/>
          </w:pPr>
        </w:pPrChange>
      </w:pPr>
      <w:commentRangeStart w:id="1738"/>
      <w:r w:rsidRPr="003C2BD2">
        <w:rPr>
          <w:b/>
          <w:bCs/>
        </w:rPr>
        <w:t xml:space="preserve">Cryptographic </w:t>
      </w:r>
      <w:ins w:id="1739" w:author="Arya" w:date="2025-02-27T12:22:00Z" w16du:dateUtc="2025-02-27T06:52:00Z">
        <w:r w:rsidR="00A22992">
          <w:rPr>
            <w:b/>
            <w:bCs/>
          </w:rPr>
          <w:t>v</w:t>
        </w:r>
      </w:ins>
      <w:del w:id="1740" w:author="Arya" w:date="2025-02-27T12:22:00Z" w16du:dateUtc="2025-02-27T06:52:00Z">
        <w:r w:rsidRPr="003C2BD2" w:rsidDel="00A22992">
          <w:rPr>
            <w:b/>
            <w:bCs/>
          </w:rPr>
          <w:delText>V</w:delText>
        </w:r>
      </w:del>
      <w:r w:rsidRPr="003C2BD2">
        <w:rPr>
          <w:b/>
          <w:bCs/>
        </w:rPr>
        <w:t>erifiability</w:t>
      </w:r>
      <w:r w:rsidRPr="003C2BD2">
        <w:t xml:space="preserve">: </w:t>
      </w:r>
      <w:commentRangeEnd w:id="1738"/>
      <w:r w:rsidR="00CE73D8">
        <w:rPr>
          <w:rStyle w:val="CommentReference"/>
          <w:rFonts w:asciiTheme="minorHAnsi" w:eastAsiaTheme="minorHAnsi" w:hAnsiTheme="minorHAnsi" w:cstheme="minorBidi"/>
        </w:rPr>
        <w:commentReference w:id="1738"/>
      </w:r>
      <w:r w:rsidRPr="003C2BD2">
        <w:t>Ensures data integrity through cryptographic hash chains.</w:t>
      </w:r>
    </w:p>
    <w:p w14:paraId="7BF648C1" w14:textId="5F3BE3CC" w:rsidR="003C2BD2" w:rsidRDefault="003C2BD2">
      <w:pPr>
        <w:pStyle w:val="NormalBPBHEB"/>
        <w:numPr>
          <w:ilvl w:val="0"/>
          <w:numId w:val="75"/>
        </w:numPr>
        <w:pPrChange w:id="1741" w:author="Arya" w:date="2025-02-27T12:22:00Z" w16du:dateUtc="2025-02-27T06:52:00Z">
          <w:pPr>
            <w:pStyle w:val="NormalBPBHEB"/>
          </w:pPr>
        </w:pPrChange>
      </w:pPr>
      <w:r w:rsidRPr="003C2BD2">
        <w:rPr>
          <w:b/>
          <w:bCs/>
        </w:rPr>
        <w:t xml:space="preserve">Scalable </w:t>
      </w:r>
      <w:ins w:id="1742" w:author="Arya" w:date="2025-02-27T12:22:00Z" w16du:dateUtc="2025-02-27T06:52:00Z">
        <w:r w:rsidR="00A22992">
          <w:rPr>
            <w:b/>
            <w:bCs/>
          </w:rPr>
          <w:t>p</w:t>
        </w:r>
      </w:ins>
      <w:del w:id="1743" w:author="Arya" w:date="2025-02-27T12:22:00Z" w16du:dateUtc="2025-02-27T06:52:00Z">
        <w:r w:rsidRPr="003C2BD2" w:rsidDel="00A22992">
          <w:rPr>
            <w:b/>
            <w:bCs/>
          </w:rPr>
          <w:delText>P</w:delText>
        </w:r>
      </w:del>
      <w:r w:rsidRPr="003C2BD2">
        <w:rPr>
          <w:b/>
          <w:bCs/>
        </w:rPr>
        <w:t>erformance</w:t>
      </w:r>
      <w:r w:rsidRPr="003C2BD2">
        <w:t>: Delivers high throughput and low latency for large-scale applications.</w:t>
      </w:r>
    </w:p>
    <w:p w14:paraId="558DAA1A" w14:textId="55A458A6" w:rsidR="009D7515" w:rsidRPr="009D7515" w:rsidRDefault="009D7515">
      <w:pPr>
        <w:pStyle w:val="NormalBPBHEB"/>
        <w:numPr>
          <w:ilvl w:val="0"/>
          <w:numId w:val="75"/>
        </w:numPr>
        <w:pPrChange w:id="1744" w:author="Arya" w:date="2025-02-27T12:22:00Z" w16du:dateUtc="2025-02-27T06:52:00Z">
          <w:pPr>
            <w:pBdr>
              <w:top w:val="nil"/>
              <w:left w:val="nil"/>
              <w:bottom w:val="nil"/>
              <w:right w:val="nil"/>
              <w:between w:val="nil"/>
            </w:pBdr>
            <w:shd w:val="clear" w:color="auto" w:fill="FFFFFF"/>
            <w:spacing w:after="100" w:line="276" w:lineRule="auto"/>
            <w:jc w:val="both"/>
          </w:pPr>
        </w:pPrChange>
      </w:pPr>
      <w:r w:rsidRPr="009D7515">
        <w:rPr>
          <w:b/>
          <w:bCs/>
        </w:rPr>
        <w:lastRenderedPageBreak/>
        <w:t xml:space="preserve">Transparent and </w:t>
      </w:r>
      <w:ins w:id="1745" w:author="Arya" w:date="2025-02-27T12:22:00Z" w16du:dateUtc="2025-02-27T06:52:00Z">
        <w:r w:rsidR="00A22992">
          <w:rPr>
            <w:b/>
            <w:bCs/>
          </w:rPr>
          <w:t>i</w:t>
        </w:r>
      </w:ins>
      <w:del w:id="1746" w:author="Arya" w:date="2025-02-27T12:22:00Z" w16du:dateUtc="2025-02-27T06:52:00Z">
        <w:r w:rsidRPr="009D7515" w:rsidDel="00A22992">
          <w:rPr>
            <w:b/>
            <w:bCs/>
          </w:rPr>
          <w:delText>I</w:delText>
        </w:r>
      </w:del>
      <w:r w:rsidRPr="009D7515">
        <w:rPr>
          <w:b/>
          <w:bCs/>
        </w:rPr>
        <w:t>mmutable</w:t>
      </w:r>
      <w:r w:rsidRPr="009D7515">
        <w:t xml:space="preserve">: </w:t>
      </w:r>
      <w:r w:rsidR="00C72468" w:rsidRPr="009D7515">
        <w:t>Keeps</w:t>
      </w:r>
      <w:r w:rsidRPr="009D7515">
        <w:t xml:space="preserve"> a complete history of all changes to data, ensuring an auditable and verifiable record.</w:t>
      </w:r>
    </w:p>
    <w:p w14:paraId="36C38435" w14:textId="2DA9DED9" w:rsidR="009D7515" w:rsidRPr="009D7515" w:rsidRDefault="009D7515">
      <w:pPr>
        <w:pStyle w:val="NormalBPBHEB"/>
        <w:numPr>
          <w:ilvl w:val="0"/>
          <w:numId w:val="75"/>
        </w:numPr>
        <w:pPrChange w:id="1747" w:author="Arya" w:date="2025-02-27T12:22:00Z" w16du:dateUtc="2025-02-27T06:52:00Z">
          <w:pPr>
            <w:pBdr>
              <w:top w:val="nil"/>
              <w:left w:val="nil"/>
              <w:bottom w:val="nil"/>
              <w:right w:val="nil"/>
              <w:between w:val="nil"/>
            </w:pBdr>
            <w:shd w:val="clear" w:color="auto" w:fill="FFFFFF"/>
            <w:spacing w:after="100" w:line="276" w:lineRule="auto"/>
            <w:jc w:val="both"/>
          </w:pPr>
        </w:pPrChange>
      </w:pPr>
      <w:r w:rsidRPr="009D7515">
        <w:rPr>
          <w:b/>
          <w:bCs/>
        </w:rPr>
        <w:t xml:space="preserve">Centralized </w:t>
      </w:r>
      <w:ins w:id="1748" w:author="Arya" w:date="2025-02-27T12:22:00Z" w16du:dateUtc="2025-02-27T06:52:00Z">
        <w:r w:rsidR="00A22992">
          <w:rPr>
            <w:b/>
            <w:bCs/>
          </w:rPr>
          <w:t>l</w:t>
        </w:r>
      </w:ins>
      <w:del w:id="1749" w:author="Arya" w:date="2025-02-27T12:22:00Z" w16du:dateUtc="2025-02-27T06:52:00Z">
        <w:r w:rsidRPr="009D7515" w:rsidDel="00A22992">
          <w:rPr>
            <w:b/>
            <w:bCs/>
          </w:rPr>
          <w:delText>L</w:delText>
        </w:r>
      </w:del>
      <w:r w:rsidRPr="009D7515">
        <w:rPr>
          <w:b/>
          <w:bCs/>
        </w:rPr>
        <w:t xml:space="preserve">edger </w:t>
      </w:r>
      <w:ins w:id="1750" w:author="Arya" w:date="2025-02-27T12:22:00Z" w16du:dateUtc="2025-02-27T06:52:00Z">
        <w:r w:rsidR="00A22992">
          <w:rPr>
            <w:b/>
            <w:bCs/>
          </w:rPr>
          <w:t>m</w:t>
        </w:r>
      </w:ins>
      <w:del w:id="1751" w:author="Arya" w:date="2025-02-27T12:22:00Z" w16du:dateUtc="2025-02-27T06:52:00Z">
        <w:r w:rsidRPr="009D7515" w:rsidDel="00A22992">
          <w:rPr>
            <w:b/>
            <w:bCs/>
          </w:rPr>
          <w:delText>M</w:delText>
        </w:r>
      </w:del>
      <w:r w:rsidRPr="009D7515">
        <w:rPr>
          <w:b/>
          <w:bCs/>
        </w:rPr>
        <w:t>odel</w:t>
      </w:r>
      <w:r w:rsidRPr="009D7515">
        <w:t xml:space="preserve">: Combines the integrity of blockchain with the performance of traditional databases </w:t>
      </w:r>
      <w:sdt>
        <w:sdtPr>
          <w:id w:val="1661037270"/>
          <w:citation/>
        </w:sdtPr>
        <w:sdtContent>
          <w:r w:rsidRPr="009D7515">
            <w:fldChar w:fldCharType="begin"/>
          </w:r>
          <w:r w:rsidRPr="009D7515">
            <w:instrText xml:space="preserve"> CITATION AWS2t \l 1033 </w:instrText>
          </w:r>
          <w:r w:rsidRPr="009D7515">
            <w:fldChar w:fldCharType="separate"/>
          </w:r>
          <w:r w:rsidR="007D06CD" w:rsidRPr="007D06CD">
            <w:rPr>
              <w:noProof/>
            </w:rPr>
            <w:t>[64]</w:t>
          </w:r>
          <w:r w:rsidRPr="009D7515">
            <w:fldChar w:fldCharType="end"/>
          </w:r>
        </w:sdtContent>
      </w:sdt>
      <w:r w:rsidRPr="009D7515">
        <w:t>.</w:t>
      </w:r>
    </w:p>
    <w:p w14:paraId="32521584" w14:textId="00BB0020" w:rsidR="003C2BD2" w:rsidRPr="003C2BD2" w:rsidRDefault="003C2BD2">
      <w:pPr>
        <w:pStyle w:val="Heading3BPBHEB"/>
        <w:pPrChange w:id="1752" w:author="Arya" w:date="2025-02-27T12:23:00Z" w16du:dateUtc="2025-02-27T06:53:00Z">
          <w:pPr>
            <w:pStyle w:val="Heading2"/>
          </w:pPr>
        </w:pPrChange>
      </w:pPr>
      <w:r w:rsidRPr="003C2BD2">
        <w:t xml:space="preserve">Use </w:t>
      </w:r>
      <w:ins w:id="1753" w:author="Arya" w:date="2025-02-27T12:23:00Z" w16du:dateUtc="2025-02-27T06:53:00Z">
        <w:r w:rsidR="009310CF">
          <w:t>c</w:t>
        </w:r>
      </w:ins>
      <w:del w:id="1754" w:author="Arya" w:date="2025-02-27T12:23:00Z" w16du:dateUtc="2025-02-27T06:53:00Z">
        <w:r w:rsidRPr="003C2BD2" w:rsidDel="009310CF">
          <w:delText>C</w:delText>
        </w:r>
      </w:del>
      <w:r w:rsidRPr="003C2BD2">
        <w:t>ases</w:t>
      </w:r>
    </w:p>
    <w:p w14:paraId="131ECB99" w14:textId="026D33DA" w:rsidR="003C2BD2" w:rsidRPr="003C2BD2" w:rsidRDefault="003C2BD2">
      <w:pPr>
        <w:pStyle w:val="NormalBPBHEB"/>
        <w:numPr>
          <w:ilvl w:val="0"/>
          <w:numId w:val="76"/>
        </w:numPr>
        <w:pPrChange w:id="1755" w:author="Arya" w:date="2025-02-27T12:23:00Z" w16du:dateUtc="2025-02-27T06:53:00Z">
          <w:pPr>
            <w:pStyle w:val="NormalBPBHEB"/>
          </w:pPr>
        </w:pPrChange>
      </w:pPr>
      <w:commentRangeStart w:id="1756"/>
      <w:r w:rsidRPr="003C2BD2">
        <w:rPr>
          <w:b/>
          <w:bCs/>
        </w:rPr>
        <w:t xml:space="preserve">Supply </w:t>
      </w:r>
      <w:ins w:id="1757" w:author="Arya" w:date="2025-02-27T12:23:00Z" w16du:dateUtc="2025-02-27T06:53:00Z">
        <w:r w:rsidR="009310CF">
          <w:rPr>
            <w:b/>
            <w:bCs/>
          </w:rPr>
          <w:t>c</w:t>
        </w:r>
      </w:ins>
      <w:del w:id="1758" w:author="Arya" w:date="2025-02-27T12:23:00Z" w16du:dateUtc="2025-02-27T06:53:00Z">
        <w:r w:rsidRPr="003C2BD2" w:rsidDel="009310CF">
          <w:rPr>
            <w:b/>
            <w:bCs/>
          </w:rPr>
          <w:delText>C</w:delText>
        </w:r>
      </w:del>
      <w:r w:rsidRPr="003C2BD2">
        <w:rPr>
          <w:b/>
          <w:bCs/>
        </w:rPr>
        <w:t xml:space="preserve">hain </w:t>
      </w:r>
      <w:ins w:id="1759" w:author="Arya" w:date="2025-02-27T12:23:00Z" w16du:dateUtc="2025-02-27T06:53:00Z">
        <w:r w:rsidR="009310CF">
          <w:rPr>
            <w:b/>
            <w:bCs/>
          </w:rPr>
          <w:t>t</w:t>
        </w:r>
      </w:ins>
      <w:del w:id="1760" w:author="Arya" w:date="2025-02-27T12:23:00Z" w16du:dateUtc="2025-02-27T06:53:00Z">
        <w:r w:rsidRPr="003C2BD2" w:rsidDel="009310CF">
          <w:rPr>
            <w:b/>
            <w:bCs/>
          </w:rPr>
          <w:delText>T</w:delText>
        </w:r>
      </w:del>
      <w:r w:rsidRPr="003C2BD2">
        <w:rPr>
          <w:b/>
          <w:bCs/>
        </w:rPr>
        <w:t>raceability</w:t>
      </w:r>
      <w:r w:rsidR="005606A9">
        <w:rPr>
          <w:b/>
          <w:bCs/>
        </w:rPr>
        <w:t xml:space="preserve">: </w:t>
      </w:r>
      <w:commentRangeEnd w:id="1756"/>
      <w:r w:rsidR="00D40DED">
        <w:rPr>
          <w:rStyle w:val="CommentReference"/>
          <w:rFonts w:asciiTheme="minorHAnsi" w:eastAsiaTheme="minorHAnsi" w:hAnsiTheme="minorHAnsi" w:cstheme="minorBidi"/>
        </w:rPr>
        <w:commentReference w:id="1756"/>
      </w:r>
      <w:r w:rsidRPr="003C2BD2">
        <w:t>Records every step in the supply chain, ensuring transparency and reducing fraud.</w:t>
      </w:r>
    </w:p>
    <w:p w14:paraId="737D41EE" w14:textId="2BB04E81" w:rsidR="003C2BD2" w:rsidRPr="003C2BD2" w:rsidRDefault="003C2BD2">
      <w:pPr>
        <w:pStyle w:val="NormalBPBHEB"/>
        <w:numPr>
          <w:ilvl w:val="0"/>
          <w:numId w:val="76"/>
        </w:numPr>
        <w:pPrChange w:id="1761" w:author="Arya" w:date="2025-02-27T12:23:00Z" w16du:dateUtc="2025-02-27T06:53:00Z">
          <w:pPr>
            <w:pStyle w:val="NormalBPBHEB"/>
          </w:pPr>
        </w:pPrChange>
      </w:pPr>
      <w:r w:rsidRPr="003C2BD2">
        <w:rPr>
          <w:b/>
          <w:bCs/>
        </w:rPr>
        <w:t xml:space="preserve">Regulatory </w:t>
      </w:r>
      <w:ins w:id="1762" w:author="Arya" w:date="2025-02-27T12:23:00Z" w16du:dateUtc="2025-02-27T06:53:00Z">
        <w:r w:rsidR="009310CF">
          <w:rPr>
            <w:b/>
            <w:bCs/>
          </w:rPr>
          <w:t>c</w:t>
        </w:r>
      </w:ins>
      <w:del w:id="1763" w:author="Arya" w:date="2025-02-27T12:23:00Z" w16du:dateUtc="2025-02-27T06:53:00Z">
        <w:r w:rsidRPr="003C2BD2" w:rsidDel="009310CF">
          <w:rPr>
            <w:b/>
            <w:bCs/>
          </w:rPr>
          <w:delText>C</w:delText>
        </w:r>
      </w:del>
      <w:r w:rsidRPr="003C2BD2">
        <w:rPr>
          <w:b/>
          <w:bCs/>
        </w:rPr>
        <w:t>ompliance</w:t>
      </w:r>
      <w:r w:rsidR="005606A9">
        <w:rPr>
          <w:b/>
          <w:bCs/>
        </w:rPr>
        <w:t xml:space="preserve">: </w:t>
      </w:r>
      <w:r w:rsidRPr="003C2BD2">
        <w:t>Provides immutable logs for industries like healthcare and finance, aiding in compliance and audit readiness.</w:t>
      </w:r>
    </w:p>
    <w:p w14:paraId="7E60B700" w14:textId="591201FC" w:rsidR="003C2BD2" w:rsidRDefault="003C2BD2">
      <w:pPr>
        <w:pStyle w:val="Heading3BPBHEB"/>
        <w:pPrChange w:id="1764" w:author="Arya" w:date="2025-02-27T12:23:00Z" w16du:dateUtc="2025-02-27T06:53:00Z">
          <w:pPr>
            <w:pStyle w:val="Heading2"/>
          </w:pPr>
        </w:pPrChange>
      </w:pPr>
      <w:r w:rsidRPr="003C2BD2">
        <w:t xml:space="preserve">Best </w:t>
      </w:r>
      <w:ins w:id="1765" w:author="Arya" w:date="2025-02-27T12:23:00Z" w16du:dateUtc="2025-02-27T06:53:00Z">
        <w:r w:rsidR="009310CF">
          <w:t>p</w:t>
        </w:r>
      </w:ins>
      <w:del w:id="1766" w:author="Arya" w:date="2025-02-27T12:23:00Z" w16du:dateUtc="2025-02-27T06:53:00Z">
        <w:r w:rsidRPr="003C2BD2" w:rsidDel="009310CF">
          <w:delText>P</w:delText>
        </w:r>
      </w:del>
      <w:r w:rsidRPr="003C2BD2">
        <w:t>ractices</w:t>
      </w:r>
    </w:p>
    <w:p w14:paraId="1752C795" w14:textId="1D46F2BB" w:rsidR="005606A9" w:rsidRPr="005606A9" w:rsidRDefault="005606A9">
      <w:pPr>
        <w:pStyle w:val="NormalBPBHEB"/>
        <w:numPr>
          <w:ilvl w:val="0"/>
          <w:numId w:val="77"/>
        </w:numPr>
        <w:pPrChange w:id="1767" w:author="Arya" w:date="2025-02-27T12:23:00Z" w16du:dateUtc="2025-02-27T06:53:00Z">
          <w:pPr/>
        </w:pPrChange>
      </w:pPr>
      <w:commentRangeStart w:id="1768"/>
      <w:r w:rsidRPr="005606A9">
        <w:rPr>
          <w:b/>
          <w:bCs/>
        </w:rPr>
        <w:t xml:space="preserve">Seamless AWS </w:t>
      </w:r>
      <w:ins w:id="1769" w:author="Arya" w:date="2025-02-27T12:23:00Z" w16du:dateUtc="2025-02-27T06:53:00Z">
        <w:r w:rsidR="009310CF">
          <w:rPr>
            <w:b/>
            <w:bCs/>
          </w:rPr>
          <w:t>i</w:t>
        </w:r>
      </w:ins>
      <w:del w:id="1770" w:author="Arya" w:date="2025-02-27T12:23:00Z" w16du:dateUtc="2025-02-27T06:53:00Z">
        <w:r w:rsidRPr="005606A9" w:rsidDel="009310CF">
          <w:rPr>
            <w:b/>
            <w:bCs/>
          </w:rPr>
          <w:delText>I</w:delText>
        </w:r>
      </w:del>
      <w:r w:rsidRPr="005606A9">
        <w:rPr>
          <w:b/>
          <w:bCs/>
        </w:rPr>
        <w:t xml:space="preserve">ntegration: </w:t>
      </w:r>
      <w:commentRangeEnd w:id="1768"/>
      <w:r w:rsidR="00D40DED">
        <w:rPr>
          <w:rStyle w:val="CommentReference"/>
          <w:rFonts w:asciiTheme="minorHAnsi" w:eastAsiaTheme="minorHAnsi" w:hAnsiTheme="minorHAnsi" w:cstheme="minorBidi"/>
        </w:rPr>
        <w:commentReference w:id="1768"/>
      </w:r>
      <w:r w:rsidRPr="005606A9">
        <w:t>Works with IAM, KMS, and CloudTrail to enhance security, access control, and monitoring capabilities.</w:t>
      </w:r>
    </w:p>
    <w:p w14:paraId="1420A453" w14:textId="324A01E9" w:rsidR="005606A9" w:rsidRPr="005606A9" w:rsidRDefault="005606A9">
      <w:pPr>
        <w:pStyle w:val="NormalBPBHEB"/>
        <w:numPr>
          <w:ilvl w:val="0"/>
          <w:numId w:val="77"/>
        </w:numPr>
        <w:pPrChange w:id="1771" w:author="Arya" w:date="2025-02-27T12:23:00Z" w16du:dateUtc="2025-02-27T06:53:00Z">
          <w:pPr/>
        </w:pPrChange>
      </w:pPr>
      <w:r w:rsidRPr="005606A9">
        <w:rPr>
          <w:b/>
          <w:bCs/>
        </w:rPr>
        <w:t xml:space="preserve">Flexibility and </w:t>
      </w:r>
      <w:ins w:id="1772" w:author="Arya" w:date="2025-02-27T12:23:00Z" w16du:dateUtc="2025-02-27T06:53:00Z">
        <w:r w:rsidR="009310CF">
          <w:rPr>
            <w:b/>
            <w:bCs/>
          </w:rPr>
          <w:t>s</w:t>
        </w:r>
      </w:ins>
      <w:del w:id="1773" w:author="Arya" w:date="2025-02-27T12:23:00Z" w16du:dateUtc="2025-02-27T06:53:00Z">
        <w:r w:rsidRPr="005606A9" w:rsidDel="009310CF">
          <w:rPr>
            <w:b/>
            <w:bCs/>
          </w:rPr>
          <w:delText>S</w:delText>
        </w:r>
      </w:del>
      <w:r w:rsidRPr="005606A9">
        <w:rPr>
          <w:b/>
          <w:bCs/>
        </w:rPr>
        <w:t xml:space="preserve">calability: </w:t>
      </w:r>
      <w:r w:rsidRPr="005606A9">
        <w:t xml:space="preserve">Adapts to a variety of application needs, from transactional databases to complex integrity-reliant </w:t>
      </w:r>
      <w:r w:rsidR="000B5BE8">
        <w:t>``</w:t>
      </w:r>
      <w:r w:rsidRPr="005606A9">
        <w:t>systems.</w:t>
      </w:r>
    </w:p>
    <w:p w14:paraId="03D5EE4D" w14:textId="4DAC1098" w:rsidR="003C2BD2" w:rsidRPr="003C2BD2" w:rsidRDefault="003C2BD2">
      <w:pPr>
        <w:pStyle w:val="NormalBPBHEB"/>
        <w:numPr>
          <w:ilvl w:val="0"/>
          <w:numId w:val="77"/>
        </w:numPr>
        <w:pPrChange w:id="1774" w:author="Arya" w:date="2025-02-27T12:23:00Z" w16du:dateUtc="2025-02-27T06:53:00Z">
          <w:pPr>
            <w:pStyle w:val="NormalBPBHEB"/>
          </w:pPr>
        </w:pPrChange>
      </w:pPr>
      <w:r w:rsidRPr="003C2BD2">
        <w:rPr>
          <w:b/>
          <w:bCs/>
        </w:rPr>
        <w:t xml:space="preserve">Efficient </w:t>
      </w:r>
      <w:ins w:id="1775" w:author="Arya" w:date="2025-02-27T12:23:00Z" w16du:dateUtc="2025-02-27T06:53:00Z">
        <w:r w:rsidR="009310CF">
          <w:rPr>
            <w:b/>
            <w:bCs/>
          </w:rPr>
          <w:t>d</w:t>
        </w:r>
      </w:ins>
      <w:del w:id="1776" w:author="Arya" w:date="2025-02-27T12:23:00Z" w16du:dateUtc="2025-02-27T06:53:00Z">
        <w:r w:rsidRPr="003C2BD2" w:rsidDel="009310CF">
          <w:rPr>
            <w:b/>
            <w:bCs/>
          </w:rPr>
          <w:delText>D</w:delText>
        </w:r>
      </w:del>
      <w:r w:rsidRPr="003C2BD2">
        <w:rPr>
          <w:b/>
          <w:bCs/>
        </w:rPr>
        <w:t xml:space="preserve">ata </w:t>
      </w:r>
      <w:ins w:id="1777" w:author="Arya" w:date="2025-02-27T12:23:00Z" w16du:dateUtc="2025-02-27T06:53:00Z">
        <w:r w:rsidR="009310CF">
          <w:rPr>
            <w:b/>
            <w:bCs/>
          </w:rPr>
          <w:t>m</w:t>
        </w:r>
      </w:ins>
      <w:del w:id="1778" w:author="Arya" w:date="2025-02-27T12:23:00Z" w16du:dateUtc="2025-02-27T06:53:00Z">
        <w:r w:rsidRPr="003C2BD2" w:rsidDel="009310CF">
          <w:rPr>
            <w:b/>
            <w:bCs/>
          </w:rPr>
          <w:delText>M</w:delText>
        </w:r>
      </w:del>
      <w:r w:rsidRPr="003C2BD2">
        <w:rPr>
          <w:b/>
          <w:bCs/>
        </w:rPr>
        <w:t>odeling</w:t>
      </w:r>
      <w:r w:rsidR="005606A9">
        <w:rPr>
          <w:b/>
          <w:bCs/>
        </w:rPr>
        <w:t xml:space="preserve">: </w:t>
      </w:r>
      <w:r w:rsidR="00C72468" w:rsidRPr="003C2BD2">
        <w:t>Improve</w:t>
      </w:r>
      <w:r w:rsidRPr="003C2BD2">
        <w:t xml:space="preserve"> ledger structures to ensure fast and reliable queries.</w:t>
      </w:r>
    </w:p>
    <w:p w14:paraId="116BB72B" w14:textId="075ED0F1" w:rsidR="003C2BD2" w:rsidRPr="003C2BD2" w:rsidRDefault="003C2BD2">
      <w:pPr>
        <w:pStyle w:val="NormalBPBHEB"/>
        <w:numPr>
          <w:ilvl w:val="0"/>
          <w:numId w:val="77"/>
        </w:numPr>
        <w:pPrChange w:id="1779" w:author="Arya" w:date="2025-02-27T12:23:00Z" w16du:dateUtc="2025-02-27T06:53:00Z">
          <w:pPr>
            <w:pStyle w:val="NormalBPBHEB"/>
          </w:pPr>
        </w:pPrChange>
      </w:pPr>
      <w:r w:rsidRPr="003C2BD2">
        <w:rPr>
          <w:b/>
          <w:bCs/>
        </w:rPr>
        <w:t xml:space="preserve">Security </w:t>
      </w:r>
      <w:ins w:id="1780" w:author="Arya" w:date="2025-02-27T12:23:00Z" w16du:dateUtc="2025-02-27T06:53:00Z">
        <w:r w:rsidR="009310CF">
          <w:rPr>
            <w:b/>
            <w:bCs/>
          </w:rPr>
          <w:t>c</w:t>
        </w:r>
      </w:ins>
      <w:del w:id="1781" w:author="Arya" w:date="2025-02-27T12:23:00Z" w16du:dateUtc="2025-02-27T06:53:00Z">
        <w:r w:rsidRPr="003C2BD2" w:rsidDel="009310CF">
          <w:rPr>
            <w:b/>
            <w:bCs/>
          </w:rPr>
          <w:delText>C</w:delText>
        </w:r>
      </w:del>
      <w:r w:rsidRPr="003C2BD2">
        <w:rPr>
          <w:b/>
          <w:bCs/>
        </w:rPr>
        <w:t>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pPr>
        <w:pStyle w:val="Heading3BPBHEB"/>
        <w:pPrChange w:id="1782" w:author="Arya" w:date="2025-02-27T12:26:00Z" w16du:dateUtc="2025-02-27T06:56:00Z">
          <w:pPr>
            <w:pStyle w:val="Heading2"/>
          </w:pPr>
        </w:pPrChange>
      </w:pPr>
      <w:r>
        <w:t>Wra</w:t>
      </w:r>
      <w:r w:rsidR="00680082">
        <w:t>p up</w:t>
      </w:r>
    </w:p>
    <w:p w14:paraId="06980098" w14:textId="72F2D5E4" w:rsidR="003C2BD2" w:rsidRPr="003C2BD2" w:rsidRDefault="003C2BD2" w:rsidP="00C02A40">
      <w:pPr>
        <w:pStyle w:val="NormalBPBHEB"/>
      </w:pPr>
      <w:r w:rsidRPr="003C2BD2">
        <w:t xml:space="preserve">Amazon Managed Blockchain and Amazon QLDB </w:t>
      </w:r>
      <w:r w:rsidR="00C72468" w:rsidRPr="003C2BD2">
        <w:t>highlight</w:t>
      </w:r>
      <w:r w:rsidRPr="003C2BD2">
        <w:t xml:space="preserve"> AWS's dedication to providing scalable and secure solutions for blockchain and ledger-based applications. By simplifying the complexities of blockchain infrastructure and ensuring the integrity of transactional records, these services empower businesses to innovate confidently and meet the demands of modern applications.</w:t>
      </w:r>
    </w:p>
    <w:p w14:paraId="048AA569" w14:textId="77777777" w:rsidR="001A35B5" w:rsidRPr="001A35B5" w:rsidRDefault="001A35B5">
      <w:pPr>
        <w:pStyle w:val="Heading1BPBHEB"/>
        <w:pPrChange w:id="1783" w:author="Arya" w:date="2025-02-27T12:27:00Z" w16du:dateUtc="2025-02-27T06:57:00Z">
          <w:pPr>
            <w:pStyle w:val="Heading1"/>
          </w:pPr>
        </w:pPrChange>
      </w:pPr>
      <w:r w:rsidRPr="001A35B5">
        <w:t>Conclusion</w:t>
      </w:r>
    </w:p>
    <w:p w14:paraId="55F86351" w14:textId="55B1D7D5" w:rsidR="001A35B5" w:rsidRPr="001A35B5" w:rsidRDefault="005F0242" w:rsidP="001A35B5">
      <w:pPr>
        <w:pStyle w:val="NormalBPBHEB"/>
      </w:pPr>
      <w:ins w:id="1784" w:author="Arya" w:date="2025-02-27T12:27:00Z" w16du:dateUtc="2025-02-27T06:57:00Z">
        <w:r>
          <w:t>This chapter</w:t>
        </w:r>
      </w:ins>
      <w:del w:id="1785" w:author="Arya" w:date="2025-02-27T12:27:00Z" w16du:dateUtc="2025-02-27T06:57:00Z">
        <w:r w:rsidR="001A35B5" w:rsidRPr="001A35B5" w:rsidDel="005F0242">
          <w:delText>Chapter 10</w:delText>
        </w:r>
      </w:del>
      <w:r w:rsidR="001A35B5" w:rsidRPr="001A35B5">
        <w:t xml:space="preserve"> </w:t>
      </w:r>
      <w:r w:rsidR="00C72468" w:rsidRPr="001A35B5">
        <w:t>highlighted</w:t>
      </w:r>
      <w:r w:rsidR="001A35B5" w:rsidRPr="001A35B5">
        <w:t xml:space="preserve"> the transformative potential of AWS services, spanning business applications, </w:t>
      </w:r>
      <w:r w:rsidR="00B76059" w:rsidRPr="001A35B5">
        <w:t>economic management</w:t>
      </w:r>
      <w:r w:rsidR="001A35B5" w:rsidRPr="001A35B5">
        <w:t>, media solutions, and blockchain technologies. Each service offers organizations the tools to innovate, enhance efficiency, and address the complexities of modern digital operations.</w:t>
      </w:r>
    </w:p>
    <w:p w14:paraId="06D581FE" w14:textId="6CC49F4D" w:rsidR="003C2BD2" w:rsidRDefault="001A35B5" w:rsidP="001A35B5">
      <w:pPr>
        <w:pStyle w:val="NormalBPBHEB"/>
      </w:pPr>
      <w:r w:rsidRPr="001A35B5">
        <w:t xml:space="preserve">As we transition to </w:t>
      </w:r>
      <w:commentRangeStart w:id="1786"/>
      <w:r w:rsidRPr="00B36251">
        <w:rPr>
          <w:i/>
          <w:iCs/>
          <w:rPrChange w:id="1787" w:author="Arya" w:date="2025-02-27T12:27:00Z" w16du:dateUtc="2025-02-27T06:57:00Z">
            <w:rPr/>
          </w:rPrChange>
        </w:rPr>
        <w:t>Chapter 11</w:t>
      </w:r>
      <w:commentRangeEnd w:id="1786"/>
      <w:r w:rsidR="00B36251">
        <w:rPr>
          <w:rStyle w:val="CommentReference"/>
          <w:rFonts w:asciiTheme="minorHAnsi" w:eastAsiaTheme="minorHAnsi" w:hAnsiTheme="minorHAnsi" w:cstheme="minorBidi"/>
        </w:rPr>
        <w:commentReference w:id="1786"/>
      </w:r>
      <w:r w:rsidRPr="001A35B5">
        <w:t xml:space="preserve">, the focus shifts toward real-world implementation strategies and case studies. These examples will </w:t>
      </w:r>
      <w:r w:rsidR="005F3C2E" w:rsidRPr="001A35B5">
        <w:t>show</w:t>
      </w:r>
      <w:r w:rsidRPr="001A35B5">
        <w:t xml:space="preserve"> how the principles and services discussed so far come together to create robust, scalable, and impactful cloud-based solutions.</w:t>
      </w:r>
    </w:p>
    <w:bookmarkEnd w:id="877" w:displacedByCustomXml="next"/>
    <w:sdt>
      <w:sdtPr>
        <w:rPr>
          <w:rFonts w:eastAsiaTheme="minorHAnsi" w:cstheme="minorBidi"/>
          <w:b w:val="0"/>
          <w:sz w:val="22"/>
          <w:szCs w:val="22"/>
        </w:rPr>
        <w:id w:val="-330754586"/>
        <w:docPartObj>
          <w:docPartGallery w:val="Bibliographies"/>
          <w:docPartUnique/>
        </w:docPartObj>
      </w:sdtPr>
      <w:sdtEndPr>
        <w:rPr>
          <w:rFonts w:eastAsia="Palatino Linotype" w:cs="Palatino Linotype"/>
        </w:rPr>
      </w:sdtEndPr>
      <w:sdtContent>
        <w:commentRangeStart w:id="1788" w:displacedByCustomXml="prev"/>
        <w:p w14:paraId="6399DF82" w14:textId="63C0CA7E" w:rsidR="004C2A77" w:rsidRPr="004C2A77" w:rsidRDefault="004C2A77">
          <w:pPr>
            <w:pStyle w:val="Heading1BPBHEB"/>
            <w:pPrChange w:id="1789" w:author="Arya" w:date="2025-02-27T12:27:00Z" w16du:dateUtc="2025-02-27T06:57:00Z">
              <w:pPr>
                <w:pStyle w:val="Heading1"/>
              </w:pPr>
            </w:pPrChange>
          </w:pPr>
          <w:r w:rsidRPr="004C2A77">
            <w:t>References</w:t>
          </w:r>
          <w:commentRangeEnd w:id="1788"/>
          <w:r w:rsidR="002D1338">
            <w:rPr>
              <w:rStyle w:val="CommentReference"/>
              <w:rFonts w:asciiTheme="minorHAnsi" w:eastAsiaTheme="minorHAnsi" w:hAnsiTheme="minorHAnsi" w:cstheme="minorBidi"/>
              <w:b w:val="0"/>
            </w:rPr>
            <w:commentReference w:id="1788"/>
          </w:r>
        </w:p>
        <w:sdt>
          <w:sdtPr>
            <w:id w:val="-573587230"/>
            <w:bibliography/>
          </w:sdtPr>
          <w:sdtContent>
            <w:p w14:paraId="02E0BCC9" w14:textId="77777777" w:rsidR="007D06CD" w:rsidRDefault="004C2A77">
              <w:pPr>
                <w:pStyle w:val="NormalBPBHEB"/>
                <w:rPr>
                  <w:noProof/>
                  <w:lang w:val="en-IN"/>
                </w:rPr>
                <w:pPrChange w:id="1790" w:author="Arya" w:date="2025-02-27T12:28:00Z" w16du:dateUtc="2025-02-27T06:58: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7D06CD" w14:paraId="06FBFEDA" w14:textId="77777777">
                <w:trPr>
                  <w:divId w:val="100036788"/>
                  <w:tblCellSpacing w:w="15" w:type="dxa"/>
                </w:trPr>
                <w:tc>
                  <w:tcPr>
                    <w:tcW w:w="50" w:type="pct"/>
                    <w:hideMark/>
                  </w:tcPr>
                  <w:p w14:paraId="40B971FC" w14:textId="5D723ED1" w:rsidR="007D06CD" w:rsidRDefault="007D06CD">
                    <w:pPr>
                      <w:pStyle w:val="NormalBPBHEB"/>
                      <w:rPr>
                        <w:noProof/>
                        <w:sz w:val="24"/>
                        <w:szCs w:val="24"/>
                      </w:rPr>
                      <w:pPrChange w:id="1791" w:author="Arya" w:date="2025-02-27T12:28:00Z" w16du:dateUtc="2025-02-27T06:58:00Z">
                        <w:pPr>
                          <w:pStyle w:val="Bibliography"/>
                        </w:pPr>
                      </w:pPrChange>
                    </w:pPr>
                    <w:r>
                      <w:rPr>
                        <w:noProof/>
                      </w:rPr>
                      <w:lastRenderedPageBreak/>
                      <w:t xml:space="preserve">[1] </w:t>
                    </w:r>
                  </w:p>
                </w:tc>
                <w:tc>
                  <w:tcPr>
                    <w:tcW w:w="0" w:type="auto"/>
                    <w:hideMark/>
                  </w:tcPr>
                  <w:p w14:paraId="25569E1A" w14:textId="77777777" w:rsidR="007D06CD" w:rsidRDefault="007D06CD">
                    <w:pPr>
                      <w:pStyle w:val="NormalBPBHEB"/>
                      <w:rPr>
                        <w:noProof/>
                      </w:rPr>
                      <w:pPrChange w:id="1792" w:author="Arya" w:date="2025-02-27T12:28:00Z" w16du:dateUtc="2025-02-27T06:58:00Z">
                        <w:pPr>
                          <w:pStyle w:val="Bibliography"/>
                        </w:pPr>
                      </w:pPrChange>
                    </w:pPr>
                    <w:r>
                      <w:rPr>
                        <w:noProof/>
                      </w:rPr>
                      <w:t>AWS, "Introducing Alexa for Business," 2017. [Online]. Available: https://aws.amazon.com/alexaforbusiness/.. [Accessed 20 January 2025].</w:t>
                    </w:r>
                  </w:p>
                </w:tc>
              </w:tr>
              <w:tr w:rsidR="007D06CD" w14:paraId="01794603" w14:textId="77777777">
                <w:trPr>
                  <w:divId w:val="100036788"/>
                  <w:tblCellSpacing w:w="15" w:type="dxa"/>
                </w:trPr>
                <w:tc>
                  <w:tcPr>
                    <w:tcW w:w="50" w:type="pct"/>
                    <w:hideMark/>
                  </w:tcPr>
                  <w:p w14:paraId="0C6C958A" w14:textId="77777777" w:rsidR="007D06CD" w:rsidRDefault="007D06CD">
                    <w:pPr>
                      <w:pStyle w:val="NormalBPBHEB"/>
                      <w:rPr>
                        <w:noProof/>
                      </w:rPr>
                      <w:pPrChange w:id="1793" w:author="Arya" w:date="2025-02-27T12:28:00Z" w16du:dateUtc="2025-02-27T06:58:00Z">
                        <w:pPr>
                          <w:pStyle w:val="Bibliography"/>
                        </w:pPr>
                      </w:pPrChange>
                    </w:pPr>
                    <w:r>
                      <w:rPr>
                        <w:noProof/>
                      </w:rPr>
                      <w:t xml:space="preserve">[2] </w:t>
                    </w:r>
                  </w:p>
                </w:tc>
                <w:tc>
                  <w:tcPr>
                    <w:tcW w:w="0" w:type="auto"/>
                    <w:hideMark/>
                  </w:tcPr>
                  <w:p w14:paraId="3CB18648" w14:textId="77777777" w:rsidR="007D06CD" w:rsidRDefault="007D06CD">
                    <w:pPr>
                      <w:pStyle w:val="NormalBPBHEB"/>
                      <w:rPr>
                        <w:noProof/>
                      </w:rPr>
                      <w:pPrChange w:id="1794" w:author="Arya" w:date="2025-02-27T12:28:00Z" w16du:dateUtc="2025-02-27T06:58:00Z">
                        <w:pPr>
                          <w:pStyle w:val="Bibliography"/>
                        </w:pPr>
                      </w:pPrChange>
                    </w:pPr>
                    <w:r>
                      <w:rPr>
                        <w:noProof/>
                      </w:rPr>
                      <w:t>AWS, "Alexa for Business," 2020a. [Online]. Available: https://aws.amazon.com/alexa-for-business.. [Accessed 20 January 2025].</w:t>
                    </w:r>
                  </w:p>
                </w:tc>
              </w:tr>
              <w:tr w:rsidR="007D06CD" w14:paraId="1F15F8A4" w14:textId="77777777">
                <w:trPr>
                  <w:divId w:val="100036788"/>
                  <w:tblCellSpacing w:w="15" w:type="dxa"/>
                </w:trPr>
                <w:tc>
                  <w:tcPr>
                    <w:tcW w:w="50" w:type="pct"/>
                    <w:hideMark/>
                  </w:tcPr>
                  <w:p w14:paraId="247F8A01" w14:textId="77777777" w:rsidR="007D06CD" w:rsidRDefault="007D06CD">
                    <w:pPr>
                      <w:pStyle w:val="NormalBPBHEB"/>
                      <w:rPr>
                        <w:noProof/>
                      </w:rPr>
                      <w:pPrChange w:id="1795" w:author="Arya" w:date="2025-02-27T12:28:00Z" w16du:dateUtc="2025-02-27T06:58:00Z">
                        <w:pPr>
                          <w:pStyle w:val="Bibliography"/>
                        </w:pPr>
                      </w:pPrChange>
                    </w:pPr>
                    <w:r>
                      <w:rPr>
                        <w:noProof/>
                      </w:rPr>
                      <w:t xml:space="preserve">[3] </w:t>
                    </w:r>
                  </w:p>
                </w:tc>
                <w:tc>
                  <w:tcPr>
                    <w:tcW w:w="0" w:type="auto"/>
                    <w:hideMark/>
                  </w:tcPr>
                  <w:p w14:paraId="4BDE0295" w14:textId="77777777" w:rsidR="007D06CD" w:rsidRDefault="007D06CD">
                    <w:pPr>
                      <w:pStyle w:val="NormalBPBHEB"/>
                      <w:rPr>
                        <w:noProof/>
                      </w:rPr>
                      <w:pPrChange w:id="1796" w:author="Arya" w:date="2025-02-27T12:28:00Z" w16du:dateUtc="2025-02-27T06:58:00Z">
                        <w:pPr>
                          <w:pStyle w:val="Bibliography"/>
                        </w:pPr>
                      </w:pPrChange>
                    </w:pPr>
                    <w:r>
                      <w:rPr>
                        <w:noProof/>
                      </w:rPr>
                      <w:t>AWS, "AWS Features and Capabilities," 2020j. [Online]. Available: https://aws.amazon.com/. [Accessed 20 January 2025].</w:t>
                    </w:r>
                  </w:p>
                </w:tc>
              </w:tr>
              <w:tr w:rsidR="007D06CD" w14:paraId="46ED039D" w14:textId="77777777">
                <w:trPr>
                  <w:divId w:val="100036788"/>
                  <w:tblCellSpacing w:w="15" w:type="dxa"/>
                </w:trPr>
                <w:tc>
                  <w:tcPr>
                    <w:tcW w:w="50" w:type="pct"/>
                    <w:hideMark/>
                  </w:tcPr>
                  <w:p w14:paraId="28F079F4" w14:textId="77777777" w:rsidR="007D06CD" w:rsidRDefault="007D06CD">
                    <w:pPr>
                      <w:pStyle w:val="NormalBPBHEB"/>
                      <w:rPr>
                        <w:noProof/>
                      </w:rPr>
                      <w:pPrChange w:id="1797" w:author="Arya" w:date="2025-02-27T12:28:00Z" w16du:dateUtc="2025-02-27T06:58:00Z">
                        <w:pPr>
                          <w:pStyle w:val="Bibliography"/>
                        </w:pPr>
                      </w:pPrChange>
                    </w:pPr>
                    <w:r>
                      <w:rPr>
                        <w:noProof/>
                      </w:rPr>
                      <w:t xml:space="preserve">[4] </w:t>
                    </w:r>
                  </w:p>
                </w:tc>
                <w:tc>
                  <w:tcPr>
                    <w:tcW w:w="0" w:type="auto"/>
                    <w:hideMark/>
                  </w:tcPr>
                  <w:p w14:paraId="2C835F55" w14:textId="77777777" w:rsidR="007D06CD" w:rsidRDefault="007D06CD">
                    <w:pPr>
                      <w:pStyle w:val="NormalBPBHEB"/>
                      <w:rPr>
                        <w:noProof/>
                      </w:rPr>
                      <w:pPrChange w:id="1798" w:author="Arya" w:date="2025-02-27T12:28:00Z" w16du:dateUtc="2025-02-27T06:58:00Z">
                        <w:pPr>
                          <w:pStyle w:val="Bibliography"/>
                        </w:pPr>
                      </w:pPrChange>
                    </w:pPr>
                    <w:r>
                      <w:rPr>
                        <w:noProof/>
                      </w:rPr>
                      <w:t>AWS, "Amazon Chime," 2017. [Online]. Available: https://aws.amazon.com/chime/.. [Accessed 20 Januaey 2025].</w:t>
                    </w:r>
                  </w:p>
                </w:tc>
              </w:tr>
              <w:tr w:rsidR="007D06CD" w14:paraId="7A9E1060" w14:textId="77777777">
                <w:trPr>
                  <w:divId w:val="100036788"/>
                  <w:tblCellSpacing w:w="15" w:type="dxa"/>
                </w:trPr>
                <w:tc>
                  <w:tcPr>
                    <w:tcW w:w="50" w:type="pct"/>
                    <w:hideMark/>
                  </w:tcPr>
                  <w:p w14:paraId="0DB07FAC" w14:textId="77777777" w:rsidR="007D06CD" w:rsidRDefault="007D06CD">
                    <w:pPr>
                      <w:pStyle w:val="NormalBPBHEB"/>
                      <w:rPr>
                        <w:noProof/>
                      </w:rPr>
                      <w:pPrChange w:id="1799" w:author="Arya" w:date="2025-02-27T12:28:00Z" w16du:dateUtc="2025-02-27T06:58:00Z">
                        <w:pPr>
                          <w:pStyle w:val="Bibliography"/>
                        </w:pPr>
                      </w:pPrChange>
                    </w:pPr>
                    <w:r>
                      <w:rPr>
                        <w:noProof/>
                      </w:rPr>
                      <w:t xml:space="preserve">[5] </w:t>
                    </w:r>
                  </w:p>
                </w:tc>
                <w:tc>
                  <w:tcPr>
                    <w:tcW w:w="0" w:type="auto"/>
                    <w:hideMark/>
                  </w:tcPr>
                  <w:p w14:paraId="471E9099" w14:textId="77777777" w:rsidR="007D06CD" w:rsidRDefault="007D06CD">
                    <w:pPr>
                      <w:pStyle w:val="NormalBPBHEB"/>
                      <w:rPr>
                        <w:noProof/>
                      </w:rPr>
                      <w:pPrChange w:id="1800" w:author="Arya" w:date="2025-02-27T12:28:00Z" w16du:dateUtc="2025-02-27T06:58:00Z">
                        <w:pPr>
                          <w:pStyle w:val="Bibliography"/>
                        </w:pPr>
                      </w:pPrChange>
                    </w:pPr>
                    <w:r>
                      <w:rPr>
                        <w:noProof/>
                      </w:rPr>
                      <w:t>AWS, "Amazon Chime: Unified Communications," 2020m. [Online]. Available: https://aws.amazon.com/chime/. [Accessed 20 January 2025].</w:t>
                    </w:r>
                  </w:p>
                </w:tc>
              </w:tr>
              <w:tr w:rsidR="007D06CD" w14:paraId="658E9DA6" w14:textId="77777777">
                <w:trPr>
                  <w:divId w:val="100036788"/>
                  <w:tblCellSpacing w:w="15" w:type="dxa"/>
                </w:trPr>
                <w:tc>
                  <w:tcPr>
                    <w:tcW w:w="50" w:type="pct"/>
                    <w:hideMark/>
                  </w:tcPr>
                  <w:p w14:paraId="1CE72811" w14:textId="77777777" w:rsidR="007D06CD" w:rsidRDefault="007D06CD">
                    <w:pPr>
                      <w:pStyle w:val="NormalBPBHEB"/>
                      <w:rPr>
                        <w:noProof/>
                      </w:rPr>
                      <w:pPrChange w:id="1801" w:author="Arya" w:date="2025-02-27T12:28:00Z" w16du:dateUtc="2025-02-27T06:58:00Z">
                        <w:pPr>
                          <w:pStyle w:val="Bibliography"/>
                        </w:pPr>
                      </w:pPrChange>
                    </w:pPr>
                    <w:r>
                      <w:rPr>
                        <w:noProof/>
                      </w:rPr>
                      <w:t xml:space="preserve">[6] </w:t>
                    </w:r>
                  </w:p>
                </w:tc>
                <w:tc>
                  <w:tcPr>
                    <w:tcW w:w="0" w:type="auto"/>
                    <w:hideMark/>
                  </w:tcPr>
                  <w:p w14:paraId="6AF8CAF2" w14:textId="77777777" w:rsidR="007D06CD" w:rsidRDefault="007D06CD">
                    <w:pPr>
                      <w:pStyle w:val="NormalBPBHEB"/>
                      <w:rPr>
                        <w:noProof/>
                      </w:rPr>
                      <w:pPrChange w:id="1802" w:author="Arya" w:date="2025-02-27T12:28:00Z" w16du:dateUtc="2025-02-27T06:58:00Z">
                        <w:pPr>
                          <w:pStyle w:val="Bibliography"/>
                        </w:pPr>
                      </w:pPrChange>
                    </w:pPr>
                    <w:r>
                      <w:rPr>
                        <w:noProof/>
                      </w:rPr>
                      <w:t>AWS, "Amazon Chime SDK Features," 2020b. [Online]. Available: https://aws.amazon.com/chime/sdk/. [Accessed 20 January 2025].</w:t>
                    </w:r>
                  </w:p>
                </w:tc>
              </w:tr>
              <w:tr w:rsidR="007D06CD" w14:paraId="7E55570D" w14:textId="77777777">
                <w:trPr>
                  <w:divId w:val="100036788"/>
                  <w:tblCellSpacing w:w="15" w:type="dxa"/>
                </w:trPr>
                <w:tc>
                  <w:tcPr>
                    <w:tcW w:w="50" w:type="pct"/>
                    <w:hideMark/>
                  </w:tcPr>
                  <w:p w14:paraId="2B42CD56" w14:textId="77777777" w:rsidR="007D06CD" w:rsidRDefault="007D06CD">
                    <w:pPr>
                      <w:pStyle w:val="NormalBPBHEB"/>
                      <w:rPr>
                        <w:noProof/>
                      </w:rPr>
                      <w:pPrChange w:id="1803" w:author="Arya" w:date="2025-02-27T12:28:00Z" w16du:dateUtc="2025-02-27T06:58:00Z">
                        <w:pPr>
                          <w:pStyle w:val="Bibliography"/>
                        </w:pPr>
                      </w:pPrChange>
                    </w:pPr>
                    <w:r>
                      <w:rPr>
                        <w:noProof/>
                      </w:rPr>
                      <w:t xml:space="preserve">[7] </w:t>
                    </w:r>
                  </w:p>
                </w:tc>
                <w:tc>
                  <w:tcPr>
                    <w:tcW w:w="0" w:type="auto"/>
                    <w:hideMark/>
                  </w:tcPr>
                  <w:p w14:paraId="3CCC2287" w14:textId="77777777" w:rsidR="007D06CD" w:rsidRDefault="007D06CD">
                    <w:pPr>
                      <w:pStyle w:val="NormalBPBHEB"/>
                      <w:rPr>
                        <w:noProof/>
                      </w:rPr>
                      <w:pPrChange w:id="1804" w:author="Arya" w:date="2025-02-27T12:28:00Z" w16du:dateUtc="2025-02-27T06:58:00Z">
                        <w:pPr>
                          <w:pStyle w:val="Bibliography"/>
                        </w:pPr>
                      </w:pPrChange>
                    </w:pPr>
                    <w:r>
                      <w:rPr>
                        <w:noProof/>
                      </w:rPr>
                      <w:t>AWS, "Amazon Chime SDK: Real-Time Communication for Applications," n.d.j. [Online]. [Accessed 21 January 2025].</w:t>
                    </w:r>
                  </w:p>
                </w:tc>
              </w:tr>
              <w:tr w:rsidR="007D06CD" w14:paraId="6FF35588" w14:textId="77777777">
                <w:trPr>
                  <w:divId w:val="100036788"/>
                  <w:tblCellSpacing w:w="15" w:type="dxa"/>
                </w:trPr>
                <w:tc>
                  <w:tcPr>
                    <w:tcW w:w="50" w:type="pct"/>
                    <w:hideMark/>
                  </w:tcPr>
                  <w:p w14:paraId="2AF98EE7" w14:textId="77777777" w:rsidR="007D06CD" w:rsidRDefault="007D06CD">
                    <w:pPr>
                      <w:pStyle w:val="NormalBPBHEB"/>
                      <w:rPr>
                        <w:noProof/>
                      </w:rPr>
                      <w:pPrChange w:id="1805" w:author="Arya" w:date="2025-02-27T12:28:00Z" w16du:dateUtc="2025-02-27T06:58:00Z">
                        <w:pPr>
                          <w:pStyle w:val="Bibliography"/>
                        </w:pPr>
                      </w:pPrChange>
                    </w:pPr>
                    <w:r>
                      <w:rPr>
                        <w:noProof/>
                      </w:rPr>
                      <w:t xml:space="preserve">[8] </w:t>
                    </w:r>
                  </w:p>
                </w:tc>
                <w:tc>
                  <w:tcPr>
                    <w:tcW w:w="0" w:type="auto"/>
                    <w:hideMark/>
                  </w:tcPr>
                  <w:p w14:paraId="42EBED17" w14:textId="77777777" w:rsidR="007D06CD" w:rsidRDefault="007D06CD">
                    <w:pPr>
                      <w:pStyle w:val="NormalBPBHEB"/>
                      <w:rPr>
                        <w:noProof/>
                      </w:rPr>
                      <w:pPrChange w:id="1806" w:author="Arya" w:date="2025-02-27T12:28:00Z" w16du:dateUtc="2025-02-27T06:58:00Z">
                        <w:pPr>
                          <w:pStyle w:val="Bibliography"/>
                        </w:pPr>
                      </w:pPrChange>
                    </w:pPr>
                    <w:r>
                      <w:rPr>
                        <w:noProof/>
                      </w:rPr>
                      <w:t>AWS, "Amazon Chime SDK: Customizable Communication Solutions," n.d.i. [Online]. Available: https://aws.amazon.com/chime/sdk/. [Accessed 20 January 2025].</w:t>
                    </w:r>
                  </w:p>
                </w:tc>
              </w:tr>
              <w:tr w:rsidR="007D06CD" w14:paraId="3BE8AB12" w14:textId="77777777">
                <w:trPr>
                  <w:divId w:val="100036788"/>
                  <w:tblCellSpacing w:w="15" w:type="dxa"/>
                </w:trPr>
                <w:tc>
                  <w:tcPr>
                    <w:tcW w:w="50" w:type="pct"/>
                    <w:hideMark/>
                  </w:tcPr>
                  <w:p w14:paraId="65253BDD" w14:textId="77777777" w:rsidR="007D06CD" w:rsidRDefault="007D06CD">
                    <w:pPr>
                      <w:pStyle w:val="NormalBPBHEB"/>
                      <w:rPr>
                        <w:noProof/>
                      </w:rPr>
                      <w:pPrChange w:id="1807" w:author="Arya" w:date="2025-02-27T12:28:00Z" w16du:dateUtc="2025-02-27T06:58:00Z">
                        <w:pPr>
                          <w:pStyle w:val="Bibliography"/>
                        </w:pPr>
                      </w:pPrChange>
                    </w:pPr>
                    <w:r>
                      <w:rPr>
                        <w:noProof/>
                      </w:rPr>
                      <w:t xml:space="preserve">[9] </w:t>
                    </w:r>
                  </w:p>
                </w:tc>
                <w:tc>
                  <w:tcPr>
                    <w:tcW w:w="0" w:type="auto"/>
                    <w:hideMark/>
                  </w:tcPr>
                  <w:p w14:paraId="6076780E" w14:textId="77777777" w:rsidR="007D06CD" w:rsidRDefault="007D06CD">
                    <w:pPr>
                      <w:pStyle w:val="NormalBPBHEB"/>
                      <w:rPr>
                        <w:noProof/>
                      </w:rPr>
                      <w:pPrChange w:id="1808" w:author="Arya" w:date="2025-02-27T12:28:00Z" w16du:dateUtc="2025-02-27T06:58:00Z">
                        <w:pPr>
                          <w:pStyle w:val="Bibliography"/>
                        </w:pPr>
                      </w:pPrChange>
                    </w:pPr>
                    <w:r>
                      <w:rPr>
                        <w:noProof/>
                      </w:rPr>
                      <w:t>AWS, "Amazon Connect: Omnichannel Support and Customer Service," n.d.k. [Online]. Available: https://aws.amazon.com/connect/. [Accessed 20 January 2025].</w:t>
                    </w:r>
                  </w:p>
                </w:tc>
              </w:tr>
              <w:tr w:rsidR="007D06CD" w14:paraId="527A8137" w14:textId="77777777">
                <w:trPr>
                  <w:divId w:val="100036788"/>
                  <w:tblCellSpacing w:w="15" w:type="dxa"/>
                </w:trPr>
                <w:tc>
                  <w:tcPr>
                    <w:tcW w:w="50" w:type="pct"/>
                    <w:hideMark/>
                  </w:tcPr>
                  <w:p w14:paraId="67F7A049" w14:textId="77777777" w:rsidR="007D06CD" w:rsidRDefault="007D06CD">
                    <w:pPr>
                      <w:pStyle w:val="NormalBPBHEB"/>
                      <w:rPr>
                        <w:noProof/>
                      </w:rPr>
                      <w:pPrChange w:id="1809" w:author="Arya" w:date="2025-02-27T12:28:00Z" w16du:dateUtc="2025-02-27T06:58:00Z">
                        <w:pPr>
                          <w:pStyle w:val="Bibliography"/>
                        </w:pPr>
                      </w:pPrChange>
                    </w:pPr>
                    <w:r>
                      <w:rPr>
                        <w:noProof/>
                      </w:rPr>
                      <w:t xml:space="preserve">[10] </w:t>
                    </w:r>
                  </w:p>
                </w:tc>
                <w:tc>
                  <w:tcPr>
                    <w:tcW w:w="0" w:type="auto"/>
                    <w:hideMark/>
                  </w:tcPr>
                  <w:p w14:paraId="21CD0D0D" w14:textId="77777777" w:rsidR="007D06CD" w:rsidRDefault="007D06CD">
                    <w:pPr>
                      <w:pStyle w:val="NormalBPBHEB"/>
                      <w:rPr>
                        <w:noProof/>
                      </w:rPr>
                      <w:pPrChange w:id="1810" w:author="Arya" w:date="2025-02-27T12:28:00Z" w16du:dateUtc="2025-02-27T06:58:00Z">
                        <w:pPr>
                          <w:pStyle w:val="Bibliography"/>
                        </w:pPr>
                      </w:pPrChange>
                    </w:pPr>
                    <w:r>
                      <w:rPr>
                        <w:noProof/>
                      </w:rPr>
                      <w:t>AWS, "Amazon Connect," n.d.a. [Online]. Available: https://aws.amazon.com/connect/. [Accessed 22 January 2025].</w:t>
                    </w:r>
                  </w:p>
                </w:tc>
              </w:tr>
              <w:tr w:rsidR="007D06CD" w14:paraId="41502BA7" w14:textId="77777777">
                <w:trPr>
                  <w:divId w:val="100036788"/>
                  <w:tblCellSpacing w:w="15" w:type="dxa"/>
                </w:trPr>
                <w:tc>
                  <w:tcPr>
                    <w:tcW w:w="50" w:type="pct"/>
                    <w:hideMark/>
                  </w:tcPr>
                  <w:p w14:paraId="40BBFE7C" w14:textId="77777777" w:rsidR="007D06CD" w:rsidRDefault="007D06CD">
                    <w:pPr>
                      <w:pStyle w:val="NormalBPBHEB"/>
                      <w:rPr>
                        <w:noProof/>
                      </w:rPr>
                      <w:pPrChange w:id="1811" w:author="Arya" w:date="2025-02-27T12:28:00Z" w16du:dateUtc="2025-02-27T06:58:00Z">
                        <w:pPr>
                          <w:pStyle w:val="Bibliography"/>
                        </w:pPr>
                      </w:pPrChange>
                    </w:pPr>
                    <w:r>
                      <w:rPr>
                        <w:noProof/>
                      </w:rPr>
                      <w:t xml:space="preserve">[11] </w:t>
                    </w:r>
                  </w:p>
                </w:tc>
                <w:tc>
                  <w:tcPr>
                    <w:tcW w:w="0" w:type="auto"/>
                    <w:hideMark/>
                  </w:tcPr>
                  <w:p w14:paraId="071EBD48" w14:textId="77777777" w:rsidR="007D06CD" w:rsidRDefault="007D06CD">
                    <w:pPr>
                      <w:pStyle w:val="NormalBPBHEB"/>
                      <w:rPr>
                        <w:noProof/>
                      </w:rPr>
                      <w:pPrChange w:id="1812" w:author="Arya" w:date="2025-02-27T12:28:00Z" w16du:dateUtc="2025-02-27T06:58:00Z">
                        <w:pPr>
                          <w:pStyle w:val="Bibliography"/>
                        </w:pPr>
                      </w:pPrChange>
                    </w:pPr>
                    <w:r>
                      <w:rPr>
                        <w:noProof/>
                      </w:rPr>
                      <w:t>AWS, "Amazon Honeycode: Build No-Code Applications.," n.d.b. [Online]. Available: https://aws.amazon.com/honeycode/. [Accessed 21 January 2025].</w:t>
                    </w:r>
                  </w:p>
                </w:tc>
              </w:tr>
              <w:tr w:rsidR="007D06CD" w14:paraId="076B8A5A" w14:textId="77777777">
                <w:trPr>
                  <w:divId w:val="100036788"/>
                  <w:tblCellSpacing w:w="15" w:type="dxa"/>
                </w:trPr>
                <w:tc>
                  <w:tcPr>
                    <w:tcW w:w="50" w:type="pct"/>
                    <w:hideMark/>
                  </w:tcPr>
                  <w:p w14:paraId="3BA77DDC" w14:textId="77777777" w:rsidR="007D06CD" w:rsidRDefault="007D06CD">
                    <w:pPr>
                      <w:pStyle w:val="NormalBPBHEB"/>
                      <w:rPr>
                        <w:noProof/>
                      </w:rPr>
                      <w:pPrChange w:id="1813" w:author="Arya" w:date="2025-02-27T12:28:00Z" w16du:dateUtc="2025-02-27T06:58:00Z">
                        <w:pPr>
                          <w:pStyle w:val="Bibliography"/>
                        </w:pPr>
                      </w:pPrChange>
                    </w:pPr>
                    <w:r>
                      <w:rPr>
                        <w:noProof/>
                      </w:rPr>
                      <w:t xml:space="preserve">[12] </w:t>
                    </w:r>
                  </w:p>
                </w:tc>
                <w:tc>
                  <w:tcPr>
                    <w:tcW w:w="0" w:type="auto"/>
                    <w:hideMark/>
                  </w:tcPr>
                  <w:p w14:paraId="239432BF" w14:textId="77777777" w:rsidR="007D06CD" w:rsidRDefault="007D06CD">
                    <w:pPr>
                      <w:pStyle w:val="NormalBPBHEB"/>
                      <w:rPr>
                        <w:noProof/>
                      </w:rPr>
                      <w:pPrChange w:id="1814" w:author="Arya" w:date="2025-02-27T12:28:00Z" w16du:dateUtc="2025-02-27T06:58:00Z">
                        <w:pPr>
                          <w:pStyle w:val="Bibliography"/>
                        </w:pPr>
                      </w:pPrChange>
                    </w:pPr>
                    <w:r>
                      <w:rPr>
                        <w:noProof/>
                      </w:rPr>
                      <w:t>AWS, "Amazon Pinpoint.," n.d.e. [Online]. Available: https://aws.amazon.com/pinpoint/. [Accessed 20 January 2025].</w:t>
                    </w:r>
                  </w:p>
                </w:tc>
              </w:tr>
              <w:tr w:rsidR="007D06CD" w14:paraId="0CA2B86B" w14:textId="77777777">
                <w:trPr>
                  <w:divId w:val="100036788"/>
                  <w:tblCellSpacing w:w="15" w:type="dxa"/>
                </w:trPr>
                <w:tc>
                  <w:tcPr>
                    <w:tcW w:w="50" w:type="pct"/>
                    <w:hideMark/>
                  </w:tcPr>
                  <w:p w14:paraId="43A764AE" w14:textId="77777777" w:rsidR="007D06CD" w:rsidRDefault="007D06CD">
                    <w:pPr>
                      <w:pStyle w:val="NormalBPBHEB"/>
                      <w:rPr>
                        <w:noProof/>
                      </w:rPr>
                      <w:pPrChange w:id="1815" w:author="Arya" w:date="2025-02-27T12:28:00Z" w16du:dateUtc="2025-02-27T06:58:00Z">
                        <w:pPr>
                          <w:pStyle w:val="Bibliography"/>
                        </w:pPr>
                      </w:pPrChange>
                    </w:pPr>
                    <w:r>
                      <w:rPr>
                        <w:noProof/>
                      </w:rPr>
                      <w:t xml:space="preserve">[13] </w:t>
                    </w:r>
                  </w:p>
                </w:tc>
                <w:tc>
                  <w:tcPr>
                    <w:tcW w:w="0" w:type="auto"/>
                    <w:hideMark/>
                  </w:tcPr>
                  <w:p w14:paraId="07CE33B7" w14:textId="77777777" w:rsidR="007D06CD" w:rsidRDefault="007D06CD">
                    <w:pPr>
                      <w:pStyle w:val="NormalBPBHEB"/>
                      <w:rPr>
                        <w:noProof/>
                      </w:rPr>
                      <w:pPrChange w:id="1816" w:author="Arya" w:date="2025-02-27T12:28:00Z" w16du:dateUtc="2025-02-27T06:58:00Z">
                        <w:pPr>
                          <w:pStyle w:val="Bibliography"/>
                        </w:pPr>
                      </w:pPrChange>
                    </w:pPr>
                    <w:r>
                      <w:rPr>
                        <w:noProof/>
                      </w:rPr>
                      <w:t>AWS, "Amazon Pinpoint Documentation," 2020c. [Online]. Available: https://docs.aws.amazon.com/pinpoint/latest/developerguide/. [Accessed 20 January 2025].</w:t>
                    </w:r>
                  </w:p>
                </w:tc>
              </w:tr>
              <w:tr w:rsidR="007D06CD" w14:paraId="402DE5A1" w14:textId="77777777">
                <w:trPr>
                  <w:divId w:val="100036788"/>
                  <w:tblCellSpacing w:w="15" w:type="dxa"/>
                </w:trPr>
                <w:tc>
                  <w:tcPr>
                    <w:tcW w:w="50" w:type="pct"/>
                    <w:hideMark/>
                  </w:tcPr>
                  <w:p w14:paraId="5989988B" w14:textId="77777777" w:rsidR="007D06CD" w:rsidRDefault="007D06CD">
                    <w:pPr>
                      <w:pStyle w:val="NormalBPBHEB"/>
                      <w:rPr>
                        <w:noProof/>
                      </w:rPr>
                      <w:pPrChange w:id="1817" w:author="Arya" w:date="2025-02-27T12:28:00Z" w16du:dateUtc="2025-02-27T06:58:00Z">
                        <w:pPr>
                          <w:pStyle w:val="Bibliography"/>
                        </w:pPr>
                      </w:pPrChange>
                    </w:pPr>
                    <w:r>
                      <w:rPr>
                        <w:noProof/>
                      </w:rPr>
                      <w:t xml:space="preserve">[14] </w:t>
                    </w:r>
                  </w:p>
                </w:tc>
                <w:tc>
                  <w:tcPr>
                    <w:tcW w:w="0" w:type="auto"/>
                    <w:hideMark/>
                  </w:tcPr>
                  <w:p w14:paraId="0EADE4C4" w14:textId="77777777" w:rsidR="007D06CD" w:rsidRDefault="007D06CD">
                    <w:pPr>
                      <w:pStyle w:val="NormalBPBHEB"/>
                      <w:rPr>
                        <w:noProof/>
                      </w:rPr>
                      <w:pPrChange w:id="1818" w:author="Arya" w:date="2025-02-27T12:28:00Z" w16du:dateUtc="2025-02-27T06:58:00Z">
                        <w:pPr>
                          <w:pStyle w:val="Bibliography"/>
                        </w:pPr>
                      </w:pPrChange>
                    </w:pPr>
                    <w:r>
                      <w:rPr>
                        <w:noProof/>
                      </w:rPr>
                      <w:t>AWS, "Amazon Pinpoint – Features," n.d.c. [Online]. Available: https://aws.amazon.com/pinpoint/features/. [Accessed 20 January 2025].</w:t>
                    </w:r>
                  </w:p>
                </w:tc>
              </w:tr>
              <w:tr w:rsidR="007D06CD" w14:paraId="0E884A2A" w14:textId="77777777">
                <w:trPr>
                  <w:divId w:val="100036788"/>
                  <w:tblCellSpacing w:w="15" w:type="dxa"/>
                </w:trPr>
                <w:tc>
                  <w:tcPr>
                    <w:tcW w:w="50" w:type="pct"/>
                    <w:hideMark/>
                  </w:tcPr>
                  <w:p w14:paraId="3BCF34B2" w14:textId="77777777" w:rsidR="007D06CD" w:rsidRDefault="007D06CD">
                    <w:pPr>
                      <w:pStyle w:val="NormalBPBHEB"/>
                      <w:rPr>
                        <w:noProof/>
                      </w:rPr>
                      <w:pPrChange w:id="1819" w:author="Arya" w:date="2025-02-27T12:28:00Z" w16du:dateUtc="2025-02-27T06:58:00Z">
                        <w:pPr>
                          <w:pStyle w:val="Bibliography"/>
                        </w:pPr>
                      </w:pPrChange>
                    </w:pPr>
                    <w:r>
                      <w:rPr>
                        <w:noProof/>
                      </w:rPr>
                      <w:t xml:space="preserve">[15] </w:t>
                    </w:r>
                  </w:p>
                </w:tc>
                <w:tc>
                  <w:tcPr>
                    <w:tcW w:w="0" w:type="auto"/>
                    <w:hideMark/>
                  </w:tcPr>
                  <w:p w14:paraId="17255706" w14:textId="77777777" w:rsidR="007D06CD" w:rsidRDefault="007D06CD">
                    <w:pPr>
                      <w:pStyle w:val="NormalBPBHEB"/>
                      <w:rPr>
                        <w:noProof/>
                      </w:rPr>
                      <w:pPrChange w:id="1820" w:author="Arya" w:date="2025-02-27T12:28:00Z" w16du:dateUtc="2025-02-27T06:58:00Z">
                        <w:pPr>
                          <w:pStyle w:val="Bibliography"/>
                        </w:pPr>
                      </w:pPrChange>
                    </w:pPr>
                    <w:r>
                      <w:rPr>
                        <w:noProof/>
                      </w:rPr>
                      <w:t>AWS, "Amazon Simple Email Service (SES) – Sending Emails," n.d.d. [Online]. Available: https://aws.amazon.com/ses/features/. [Accessed 20 January 2025].</w:t>
                    </w:r>
                  </w:p>
                </w:tc>
              </w:tr>
              <w:tr w:rsidR="007D06CD" w14:paraId="00FF6D14" w14:textId="77777777">
                <w:trPr>
                  <w:divId w:val="100036788"/>
                  <w:tblCellSpacing w:w="15" w:type="dxa"/>
                </w:trPr>
                <w:tc>
                  <w:tcPr>
                    <w:tcW w:w="50" w:type="pct"/>
                    <w:hideMark/>
                  </w:tcPr>
                  <w:p w14:paraId="1D91DD97" w14:textId="77777777" w:rsidR="007D06CD" w:rsidRDefault="007D06CD">
                    <w:pPr>
                      <w:pStyle w:val="NormalBPBHEB"/>
                      <w:rPr>
                        <w:noProof/>
                      </w:rPr>
                      <w:pPrChange w:id="1821" w:author="Arya" w:date="2025-02-27T12:28:00Z" w16du:dateUtc="2025-02-27T06:58:00Z">
                        <w:pPr>
                          <w:pStyle w:val="Bibliography"/>
                        </w:pPr>
                      </w:pPrChange>
                    </w:pPr>
                    <w:r>
                      <w:rPr>
                        <w:noProof/>
                      </w:rPr>
                      <w:t xml:space="preserve">[16] </w:t>
                    </w:r>
                  </w:p>
                </w:tc>
                <w:tc>
                  <w:tcPr>
                    <w:tcW w:w="0" w:type="auto"/>
                    <w:hideMark/>
                  </w:tcPr>
                  <w:p w14:paraId="7FEEA366" w14:textId="77777777" w:rsidR="007D06CD" w:rsidRDefault="007D06CD">
                    <w:pPr>
                      <w:pStyle w:val="NormalBPBHEB"/>
                      <w:rPr>
                        <w:noProof/>
                      </w:rPr>
                      <w:pPrChange w:id="1822" w:author="Arya" w:date="2025-02-27T12:28:00Z" w16du:dateUtc="2025-02-27T06:58:00Z">
                        <w:pPr>
                          <w:pStyle w:val="Bibliography"/>
                        </w:pPr>
                      </w:pPrChange>
                    </w:pPr>
                    <w:r>
                      <w:rPr>
                        <w:noProof/>
                      </w:rPr>
                      <w:t>AWS, "Amazon SES – Getting Started with Amazon SES," n.d.f. [Online]. Available: https://aws.amazon.com/ses/getting-started/. [Accessed 20 January 2025].</w:t>
                    </w:r>
                  </w:p>
                </w:tc>
              </w:tr>
              <w:tr w:rsidR="007D06CD" w14:paraId="67BA8E55" w14:textId="77777777">
                <w:trPr>
                  <w:divId w:val="100036788"/>
                  <w:tblCellSpacing w:w="15" w:type="dxa"/>
                </w:trPr>
                <w:tc>
                  <w:tcPr>
                    <w:tcW w:w="50" w:type="pct"/>
                    <w:hideMark/>
                  </w:tcPr>
                  <w:p w14:paraId="620856D4" w14:textId="77777777" w:rsidR="007D06CD" w:rsidRDefault="007D06CD">
                    <w:pPr>
                      <w:pStyle w:val="NormalBPBHEB"/>
                      <w:rPr>
                        <w:noProof/>
                      </w:rPr>
                      <w:pPrChange w:id="1823" w:author="Arya" w:date="2025-02-27T12:28:00Z" w16du:dateUtc="2025-02-27T06:58:00Z">
                        <w:pPr>
                          <w:pStyle w:val="Bibliography"/>
                        </w:pPr>
                      </w:pPrChange>
                    </w:pPr>
                    <w:r>
                      <w:rPr>
                        <w:noProof/>
                      </w:rPr>
                      <w:lastRenderedPageBreak/>
                      <w:t xml:space="preserve">[17] </w:t>
                    </w:r>
                  </w:p>
                </w:tc>
                <w:tc>
                  <w:tcPr>
                    <w:tcW w:w="0" w:type="auto"/>
                    <w:hideMark/>
                  </w:tcPr>
                  <w:p w14:paraId="74F7F68E" w14:textId="77777777" w:rsidR="007D06CD" w:rsidRDefault="007D06CD">
                    <w:pPr>
                      <w:pStyle w:val="NormalBPBHEB"/>
                      <w:rPr>
                        <w:noProof/>
                      </w:rPr>
                      <w:pPrChange w:id="1824" w:author="Arya" w:date="2025-02-27T12:28:00Z" w16du:dateUtc="2025-02-27T06:58:00Z">
                        <w:pPr>
                          <w:pStyle w:val="Bibliography"/>
                        </w:pPr>
                      </w:pPrChange>
                    </w:pPr>
                    <w:r>
                      <w:rPr>
                        <w:noProof/>
                      </w:rPr>
                      <w:t>AWS, "Amazon Simple Email Service Documentation," 2020d. [Online]. Available: https://docs.aws.amazon.com/ses/latest/dg/. [Accessed 20 January 2025].</w:t>
                    </w:r>
                  </w:p>
                </w:tc>
              </w:tr>
              <w:tr w:rsidR="007D06CD" w14:paraId="20150D03" w14:textId="77777777">
                <w:trPr>
                  <w:divId w:val="100036788"/>
                  <w:tblCellSpacing w:w="15" w:type="dxa"/>
                </w:trPr>
                <w:tc>
                  <w:tcPr>
                    <w:tcW w:w="50" w:type="pct"/>
                    <w:hideMark/>
                  </w:tcPr>
                  <w:p w14:paraId="7AF350AE" w14:textId="77777777" w:rsidR="007D06CD" w:rsidRDefault="007D06CD">
                    <w:pPr>
                      <w:pStyle w:val="NormalBPBHEB"/>
                      <w:rPr>
                        <w:noProof/>
                      </w:rPr>
                      <w:pPrChange w:id="1825" w:author="Arya" w:date="2025-02-27T12:28:00Z" w16du:dateUtc="2025-02-27T06:58:00Z">
                        <w:pPr>
                          <w:pStyle w:val="Bibliography"/>
                        </w:pPr>
                      </w:pPrChange>
                    </w:pPr>
                    <w:r>
                      <w:rPr>
                        <w:noProof/>
                      </w:rPr>
                      <w:t xml:space="preserve">[18] </w:t>
                    </w:r>
                  </w:p>
                </w:tc>
                <w:tc>
                  <w:tcPr>
                    <w:tcW w:w="0" w:type="auto"/>
                    <w:hideMark/>
                  </w:tcPr>
                  <w:p w14:paraId="636B2270" w14:textId="77777777" w:rsidR="007D06CD" w:rsidRDefault="007D06CD">
                    <w:pPr>
                      <w:pStyle w:val="NormalBPBHEB"/>
                      <w:rPr>
                        <w:noProof/>
                      </w:rPr>
                      <w:pPrChange w:id="1826" w:author="Arya" w:date="2025-02-27T12:28:00Z" w16du:dateUtc="2025-02-27T06:58:00Z">
                        <w:pPr>
                          <w:pStyle w:val="Bibliography"/>
                        </w:pPr>
                      </w:pPrChange>
                    </w:pPr>
                    <w:r>
                      <w:rPr>
                        <w:noProof/>
                      </w:rPr>
                      <w:t>AWS, "Amazon SES – Email Authentication.," n.d.o. [Online]. Available: https://aws.amazon.com/ses/dkim/. [Accessed 20 January 2025].</w:t>
                    </w:r>
                  </w:p>
                </w:tc>
              </w:tr>
              <w:tr w:rsidR="007D06CD" w14:paraId="28B98ED9" w14:textId="77777777">
                <w:trPr>
                  <w:divId w:val="100036788"/>
                  <w:tblCellSpacing w:w="15" w:type="dxa"/>
                </w:trPr>
                <w:tc>
                  <w:tcPr>
                    <w:tcW w:w="50" w:type="pct"/>
                    <w:hideMark/>
                  </w:tcPr>
                  <w:p w14:paraId="62A0FC43" w14:textId="77777777" w:rsidR="007D06CD" w:rsidRDefault="007D06CD">
                    <w:pPr>
                      <w:pStyle w:val="NormalBPBHEB"/>
                      <w:rPr>
                        <w:noProof/>
                      </w:rPr>
                      <w:pPrChange w:id="1827" w:author="Arya" w:date="2025-02-27T12:28:00Z" w16du:dateUtc="2025-02-27T06:58:00Z">
                        <w:pPr>
                          <w:pStyle w:val="Bibliography"/>
                        </w:pPr>
                      </w:pPrChange>
                    </w:pPr>
                    <w:r>
                      <w:rPr>
                        <w:noProof/>
                      </w:rPr>
                      <w:t xml:space="preserve">[19] </w:t>
                    </w:r>
                  </w:p>
                </w:tc>
                <w:tc>
                  <w:tcPr>
                    <w:tcW w:w="0" w:type="auto"/>
                    <w:hideMark/>
                  </w:tcPr>
                  <w:p w14:paraId="54FA7DD1" w14:textId="77777777" w:rsidR="007D06CD" w:rsidRDefault="007D06CD">
                    <w:pPr>
                      <w:pStyle w:val="NormalBPBHEB"/>
                      <w:rPr>
                        <w:noProof/>
                      </w:rPr>
                      <w:pPrChange w:id="1828" w:author="Arya" w:date="2025-02-27T12:28:00Z" w16du:dateUtc="2025-02-27T06:58:00Z">
                        <w:pPr>
                          <w:pStyle w:val="Bibliography"/>
                        </w:pPr>
                      </w:pPrChange>
                    </w:pPr>
                    <w:r>
                      <w:rPr>
                        <w:noProof/>
                      </w:rPr>
                      <w:t>AWS, "Amazon Simple Email Service (SES).," n.d.g. [Online]. Available: https://aws.amazon.com/ses/. [Accessed 20 January 2025].</w:t>
                    </w:r>
                  </w:p>
                </w:tc>
              </w:tr>
              <w:tr w:rsidR="007D06CD" w14:paraId="6705838F" w14:textId="77777777">
                <w:trPr>
                  <w:divId w:val="100036788"/>
                  <w:tblCellSpacing w:w="15" w:type="dxa"/>
                </w:trPr>
                <w:tc>
                  <w:tcPr>
                    <w:tcW w:w="50" w:type="pct"/>
                    <w:hideMark/>
                  </w:tcPr>
                  <w:p w14:paraId="71A9DF17" w14:textId="77777777" w:rsidR="007D06CD" w:rsidRDefault="007D06CD">
                    <w:pPr>
                      <w:pStyle w:val="NormalBPBHEB"/>
                      <w:rPr>
                        <w:noProof/>
                      </w:rPr>
                      <w:pPrChange w:id="1829" w:author="Arya" w:date="2025-02-27T12:28:00Z" w16du:dateUtc="2025-02-27T06:58:00Z">
                        <w:pPr>
                          <w:pStyle w:val="Bibliography"/>
                        </w:pPr>
                      </w:pPrChange>
                    </w:pPr>
                    <w:r>
                      <w:rPr>
                        <w:noProof/>
                      </w:rPr>
                      <w:t xml:space="preserve">[20] </w:t>
                    </w:r>
                  </w:p>
                </w:tc>
                <w:tc>
                  <w:tcPr>
                    <w:tcW w:w="0" w:type="auto"/>
                    <w:hideMark/>
                  </w:tcPr>
                  <w:p w14:paraId="1CE06168" w14:textId="77777777" w:rsidR="007D06CD" w:rsidRDefault="007D06CD">
                    <w:pPr>
                      <w:pStyle w:val="NormalBPBHEB"/>
                      <w:rPr>
                        <w:noProof/>
                      </w:rPr>
                      <w:pPrChange w:id="1830" w:author="Arya" w:date="2025-02-27T12:28:00Z" w16du:dateUtc="2025-02-27T06:58:00Z">
                        <w:pPr>
                          <w:pStyle w:val="Bibliography"/>
                        </w:pPr>
                      </w:pPrChange>
                    </w:pPr>
                    <w:r>
                      <w:rPr>
                        <w:noProof/>
                      </w:rPr>
                      <w:t>AWS, "Amazon WorkDocs Features.," n.d.m. [Online]. Available: https://aws.amazon.com/workdocs/features/. [Accessed 20 January 2025].</w:t>
                    </w:r>
                  </w:p>
                </w:tc>
              </w:tr>
              <w:tr w:rsidR="007D06CD" w14:paraId="73D72396" w14:textId="77777777">
                <w:trPr>
                  <w:divId w:val="100036788"/>
                  <w:tblCellSpacing w:w="15" w:type="dxa"/>
                </w:trPr>
                <w:tc>
                  <w:tcPr>
                    <w:tcW w:w="50" w:type="pct"/>
                    <w:hideMark/>
                  </w:tcPr>
                  <w:p w14:paraId="5994E84E" w14:textId="77777777" w:rsidR="007D06CD" w:rsidRDefault="007D06CD">
                    <w:pPr>
                      <w:pStyle w:val="NormalBPBHEB"/>
                      <w:rPr>
                        <w:noProof/>
                      </w:rPr>
                      <w:pPrChange w:id="1831" w:author="Arya" w:date="2025-02-27T12:28:00Z" w16du:dateUtc="2025-02-27T06:58:00Z">
                        <w:pPr>
                          <w:pStyle w:val="Bibliography"/>
                        </w:pPr>
                      </w:pPrChange>
                    </w:pPr>
                    <w:r>
                      <w:rPr>
                        <w:noProof/>
                      </w:rPr>
                      <w:t xml:space="preserve">[21] </w:t>
                    </w:r>
                  </w:p>
                </w:tc>
                <w:tc>
                  <w:tcPr>
                    <w:tcW w:w="0" w:type="auto"/>
                    <w:hideMark/>
                  </w:tcPr>
                  <w:p w14:paraId="40A0CCA1" w14:textId="77777777" w:rsidR="007D06CD" w:rsidRDefault="007D06CD">
                    <w:pPr>
                      <w:pStyle w:val="NormalBPBHEB"/>
                      <w:rPr>
                        <w:noProof/>
                      </w:rPr>
                      <w:pPrChange w:id="1832" w:author="Arya" w:date="2025-02-27T12:28:00Z" w16du:dateUtc="2025-02-27T06:58:00Z">
                        <w:pPr>
                          <w:pStyle w:val="Bibliography"/>
                        </w:pPr>
                      </w:pPrChange>
                    </w:pPr>
                    <w:r>
                      <w:rPr>
                        <w:noProof/>
                      </w:rPr>
                      <w:t>AWS, "Amazon WorkDocs Access Controls.," n.d.n. [Online]. Available: https://aws.amazon.com/workdocs/access-control/. [Accessed 20 January 2025].</w:t>
                    </w:r>
                  </w:p>
                </w:tc>
              </w:tr>
              <w:tr w:rsidR="007D06CD" w14:paraId="41D49F00" w14:textId="77777777">
                <w:trPr>
                  <w:divId w:val="100036788"/>
                  <w:tblCellSpacing w:w="15" w:type="dxa"/>
                </w:trPr>
                <w:tc>
                  <w:tcPr>
                    <w:tcW w:w="50" w:type="pct"/>
                    <w:hideMark/>
                  </w:tcPr>
                  <w:p w14:paraId="1F7D2F4D" w14:textId="77777777" w:rsidR="007D06CD" w:rsidRDefault="007D06CD">
                    <w:pPr>
                      <w:pStyle w:val="NormalBPBHEB"/>
                      <w:rPr>
                        <w:noProof/>
                      </w:rPr>
                      <w:pPrChange w:id="1833" w:author="Arya" w:date="2025-02-27T12:28:00Z" w16du:dateUtc="2025-02-27T06:58:00Z">
                        <w:pPr>
                          <w:pStyle w:val="Bibliography"/>
                        </w:pPr>
                      </w:pPrChange>
                    </w:pPr>
                    <w:r>
                      <w:rPr>
                        <w:noProof/>
                      </w:rPr>
                      <w:t xml:space="preserve">[22] </w:t>
                    </w:r>
                  </w:p>
                </w:tc>
                <w:tc>
                  <w:tcPr>
                    <w:tcW w:w="0" w:type="auto"/>
                    <w:hideMark/>
                  </w:tcPr>
                  <w:p w14:paraId="208C4F8D" w14:textId="77777777" w:rsidR="007D06CD" w:rsidRDefault="007D06CD">
                    <w:pPr>
                      <w:pStyle w:val="NormalBPBHEB"/>
                      <w:rPr>
                        <w:noProof/>
                      </w:rPr>
                      <w:pPrChange w:id="1834" w:author="Arya" w:date="2025-02-27T12:28:00Z" w16du:dateUtc="2025-02-27T06:58:00Z">
                        <w:pPr>
                          <w:pStyle w:val="Bibliography"/>
                        </w:pPr>
                      </w:pPrChange>
                    </w:pPr>
                    <w:r>
                      <w:rPr>
                        <w:noProof/>
                      </w:rPr>
                      <w:t>AWS, "Amazon WorkDocs Documentation.," 2020e. [Online]. Available: Retrieved from https://docs.aws.amazon.com/workdocs/latest/userguide/. [Accessed 20 Januaey 2025].</w:t>
                    </w:r>
                  </w:p>
                </w:tc>
              </w:tr>
              <w:tr w:rsidR="007D06CD" w14:paraId="67962928" w14:textId="77777777">
                <w:trPr>
                  <w:divId w:val="100036788"/>
                  <w:tblCellSpacing w:w="15" w:type="dxa"/>
                </w:trPr>
                <w:tc>
                  <w:tcPr>
                    <w:tcW w:w="50" w:type="pct"/>
                    <w:hideMark/>
                  </w:tcPr>
                  <w:p w14:paraId="14E4A77B" w14:textId="77777777" w:rsidR="007D06CD" w:rsidRDefault="007D06CD">
                    <w:pPr>
                      <w:pStyle w:val="NormalBPBHEB"/>
                      <w:rPr>
                        <w:noProof/>
                      </w:rPr>
                      <w:pPrChange w:id="1835" w:author="Arya" w:date="2025-02-27T12:28:00Z" w16du:dateUtc="2025-02-27T06:58:00Z">
                        <w:pPr>
                          <w:pStyle w:val="Bibliography"/>
                        </w:pPr>
                      </w:pPrChange>
                    </w:pPr>
                    <w:r>
                      <w:rPr>
                        <w:noProof/>
                      </w:rPr>
                      <w:t xml:space="preserve">[23] </w:t>
                    </w:r>
                  </w:p>
                </w:tc>
                <w:tc>
                  <w:tcPr>
                    <w:tcW w:w="0" w:type="auto"/>
                    <w:hideMark/>
                  </w:tcPr>
                  <w:p w14:paraId="22F9E36A" w14:textId="77777777" w:rsidR="007D06CD" w:rsidRDefault="007D06CD">
                    <w:pPr>
                      <w:pStyle w:val="NormalBPBHEB"/>
                      <w:rPr>
                        <w:noProof/>
                      </w:rPr>
                      <w:pPrChange w:id="1836" w:author="Arya" w:date="2025-02-27T12:28:00Z" w16du:dateUtc="2025-02-27T06:58:00Z">
                        <w:pPr>
                          <w:pStyle w:val="Bibliography"/>
                        </w:pPr>
                      </w:pPrChange>
                    </w:pPr>
                    <w:r>
                      <w:rPr>
                        <w:noProof/>
                      </w:rPr>
                      <w:t>AWS, "Amazon WorkDocs: Secure Document Collaboration," n.d.h. [Online]. Available: https://aws.amazon.com/workdocs/. [Accessed 20 January 2025].</w:t>
                    </w:r>
                  </w:p>
                </w:tc>
              </w:tr>
              <w:tr w:rsidR="007D06CD" w14:paraId="720A28C2" w14:textId="77777777">
                <w:trPr>
                  <w:divId w:val="100036788"/>
                  <w:tblCellSpacing w:w="15" w:type="dxa"/>
                </w:trPr>
                <w:tc>
                  <w:tcPr>
                    <w:tcW w:w="50" w:type="pct"/>
                    <w:hideMark/>
                  </w:tcPr>
                  <w:p w14:paraId="06B5C099" w14:textId="77777777" w:rsidR="007D06CD" w:rsidRDefault="007D06CD">
                    <w:pPr>
                      <w:pStyle w:val="NormalBPBHEB"/>
                      <w:rPr>
                        <w:noProof/>
                      </w:rPr>
                      <w:pPrChange w:id="1837" w:author="Arya" w:date="2025-02-27T12:28:00Z" w16du:dateUtc="2025-02-27T06:58:00Z">
                        <w:pPr>
                          <w:pStyle w:val="Bibliography"/>
                        </w:pPr>
                      </w:pPrChange>
                    </w:pPr>
                    <w:r>
                      <w:rPr>
                        <w:noProof/>
                      </w:rPr>
                      <w:t xml:space="preserve">[24] </w:t>
                    </w:r>
                  </w:p>
                </w:tc>
                <w:tc>
                  <w:tcPr>
                    <w:tcW w:w="0" w:type="auto"/>
                    <w:hideMark/>
                  </w:tcPr>
                  <w:p w14:paraId="05AA51A0" w14:textId="77777777" w:rsidR="007D06CD" w:rsidRDefault="007D06CD">
                    <w:pPr>
                      <w:pStyle w:val="NormalBPBHEB"/>
                      <w:rPr>
                        <w:noProof/>
                      </w:rPr>
                      <w:pPrChange w:id="1838" w:author="Arya" w:date="2025-02-27T12:28:00Z" w16du:dateUtc="2025-02-27T06:58:00Z">
                        <w:pPr>
                          <w:pStyle w:val="Bibliography"/>
                        </w:pPr>
                      </w:pPrChange>
                    </w:pPr>
                    <w:r>
                      <w:rPr>
                        <w:noProof/>
                      </w:rPr>
                      <w:t>AWS, "Amazon WorkMail: Secure Email and Calendaring," n.d.p. [Online]. Available: https://aws.amazon.com/workmail/. [Accessed 20 January 2025].</w:t>
                    </w:r>
                  </w:p>
                </w:tc>
              </w:tr>
              <w:tr w:rsidR="007D06CD" w14:paraId="097026CE" w14:textId="77777777">
                <w:trPr>
                  <w:divId w:val="100036788"/>
                  <w:tblCellSpacing w:w="15" w:type="dxa"/>
                </w:trPr>
                <w:tc>
                  <w:tcPr>
                    <w:tcW w:w="50" w:type="pct"/>
                    <w:hideMark/>
                  </w:tcPr>
                  <w:p w14:paraId="0ACA9F2E" w14:textId="77777777" w:rsidR="007D06CD" w:rsidRDefault="007D06CD">
                    <w:pPr>
                      <w:pStyle w:val="NormalBPBHEB"/>
                      <w:rPr>
                        <w:noProof/>
                      </w:rPr>
                      <w:pPrChange w:id="1839" w:author="Arya" w:date="2025-02-27T12:28:00Z" w16du:dateUtc="2025-02-27T06:58:00Z">
                        <w:pPr>
                          <w:pStyle w:val="Bibliography"/>
                        </w:pPr>
                      </w:pPrChange>
                    </w:pPr>
                    <w:r>
                      <w:rPr>
                        <w:noProof/>
                      </w:rPr>
                      <w:t xml:space="preserve">[25] </w:t>
                    </w:r>
                  </w:p>
                </w:tc>
                <w:tc>
                  <w:tcPr>
                    <w:tcW w:w="0" w:type="auto"/>
                    <w:hideMark/>
                  </w:tcPr>
                  <w:p w14:paraId="1A494F33" w14:textId="77777777" w:rsidR="007D06CD" w:rsidRDefault="007D06CD">
                    <w:pPr>
                      <w:pStyle w:val="NormalBPBHEB"/>
                      <w:rPr>
                        <w:noProof/>
                      </w:rPr>
                      <w:pPrChange w:id="1840" w:author="Arya" w:date="2025-02-27T12:28:00Z" w16du:dateUtc="2025-02-27T06:58:00Z">
                        <w:pPr>
                          <w:pStyle w:val="Bibliography"/>
                        </w:pPr>
                      </w:pPrChange>
                    </w:pPr>
                    <w:r>
                      <w:rPr>
                        <w:noProof/>
                      </w:rPr>
                      <w:t>AWS, "Amazon WorkMail Documentation.," 2020f. [Online]. Available: https://docs.aws.amazon.com/workmail/latest/userguide/. [Accessed 20 January 2025].</w:t>
                    </w:r>
                  </w:p>
                </w:tc>
              </w:tr>
              <w:tr w:rsidR="007D06CD" w14:paraId="736175D8" w14:textId="77777777">
                <w:trPr>
                  <w:divId w:val="100036788"/>
                  <w:tblCellSpacing w:w="15" w:type="dxa"/>
                </w:trPr>
                <w:tc>
                  <w:tcPr>
                    <w:tcW w:w="50" w:type="pct"/>
                    <w:hideMark/>
                  </w:tcPr>
                  <w:p w14:paraId="2E8D670E" w14:textId="77777777" w:rsidR="007D06CD" w:rsidRDefault="007D06CD">
                    <w:pPr>
                      <w:pStyle w:val="NormalBPBHEB"/>
                      <w:rPr>
                        <w:noProof/>
                      </w:rPr>
                      <w:pPrChange w:id="1841" w:author="Arya" w:date="2025-02-27T12:28:00Z" w16du:dateUtc="2025-02-27T06:58:00Z">
                        <w:pPr>
                          <w:pStyle w:val="Bibliography"/>
                        </w:pPr>
                      </w:pPrChange>
                    </w:pPr>
                    <w:r>
                      <w:rPr>
                        <w:noProof/>
                      </w:rPr>
                      <w:t xml:space="preserve">[26] </w:t>
                    </w:r>
                  </w:p>
                </w:tc>
                <w:tc>
                  <w:tcPr>
                    <w:tcW w:w="0" w:type="auto"/>
                    <w:hideMark/>
                  </w:tcPr>
                  <w:p w14:paraId="01B76319" w14:textId="77777777" w:rsidR="007D06CD" w:rsidRDefault="007D06CD">
                    <w:pPr>
                      <w:pStyle w:val="NormalBPBHEB"/>
                      <w:rPr>
                        <w:noProof/>
                      </w:rPr>
                      <w:pPrChange w:id="1842" w:author="Arya" w:date="2025-02-27T12:28:00Z" w16du:dateUtc="2025-02-27T06:58:00Z">
                        <w:pPr>
                          <w:pStyle w:val="Bibliography"/>
                        </w:pPr>
                      </w:pPrChange>
                    </w:pPr>
                    <w:r>
                      <w:rPr>
                        <w:noProof/>
                      </w:rPr>
                      <w:t>AWS, "AWS Supply Chain," 2023d. [Online]. Available: https://aws.amazon.com/supply-chain/. [Accessed 20 January 2025].</w:t>
                    </w:r>
                  </w:p>
                </w:tc>
              </w:tr>
              <w:tr w:rsidR="007D06CD" w14:paraId="06C1BCE5" w14:textId="77777777">
                <w:trPr>
                  <w:divId w:val="100036788"/>
                  <w:tblCellSpacing w:w="15" w:type="dxa"/>
                </w:trPr>
                <w:tc>
                  <w:tcPr>
                    <w:tcW w:w="50" w:type="pct"/>
                    <w:hideMark/>
                  </w:tcPr>
                  <w:p w14:paraId="7CF2CF69" w14:textId="77777777" w:rsidR="007D06CD" w:rsidRDefault="007D06CD">
                    <w:pPr>
                      <w:pStyle w:val="NormalBPBHEB"/>
                      <w:rPr>
                        <w:noProof/>
                      </w:rPr>
                      <w:pPrChange w:id="1843" w:author="Arya" w:date="2025-02-27T12:28:00Z" w16du:dateUtc="2025-02-27T06:58:00Z">
                        <w:pPr>
                          <w:pStyle w:val="Bibliography"/>
                        </w:pPr>
                      </w:pPrChange>
                    </w:pPr>
                    <w:r>
                      <w:rPr>
                        <w:noProof/>
                      </w:rPr>
                      <w:t xml:space="preserve">[27] </w:t>
                    </w:r>
                  </w:p>
                </w:tc>
                <w:tc>
                  <w:tcPr>
                    <w:tcW w:w="0" w:type="auto"/>
                    <w:hideMark/>
                  </w:tcPr>
                  <w:p w14:paraId="0A0BEE4D" w14:textId="77777777" w:rsidR="007D06CD" w:rsidRDefault="007D06CD">
                    <w:pPr>
                      <w:pStyle w:val="NormalBPBHEB"/>
                      <w:rPr>
                        <w:noProof/>
                      </w:rPr>
                      <w:pPrChange w:id="1844" w:author="Arya" w:date="2025-02-27T12:28:00Z" w16du:dateUtc="2025-02-27T06:58:00Z">
                        <w:pPr>
                          <w:pStyle w:val="Bibliography"/>
                        </w:pPr>
                      </w:pPrChange>
                    </w:pPr>
                    <w:r>
                      <w:rPr>
                        <w:noProof/>
                      </w:rPr>
                      <w:t>AWS, "Amazon Forecast Documentation.," 2023a. [Online]. Available: https://docs.aws.amazon.com/forecast/latest/dg/. [Accessed 20 January 2025].</w:t>
                    </w:r>
                  </w:p>
                </w:tc>
              </w:tr>
              <w:tr w:rsidR="007D06CD" w14:paraId="37800E65" w14:textId="77777777">
                <w:trPr>
                  <w:divId w:val="100036788"/>
                  <w:tblCellSpacing w:w="15" w:type="dxa"/>
                </w:trPr>
                <w:tc>
                  <w:tcPr>
                    <w:tcW w:w="50" w:type="pct"/>
                    <w:hideMark/>
                  </w:tcPr>
                  <w:p w14:paraId="51784427" w14:textId="77777777" w:rsidR="007D06CD" w:rsidRDefault="007D06CD">
                    <w:pPr>
                      <w:pStyle w:val="NormalBPBHEB"/>
                      <w:rPr>
                        <w:noProof/>
                      </w:rPr>
                      <w:pPrChange w:id="1845" w:author="Arya" w:date="2025-02-27T12:28:00Z" w16du:dateUtc="2025-02-27T06:58:00Z">
                        <w:pPr>
                          <w:pStyle w:val="Bibliography"/>
                        </w:pPr>
                      </w:pPrChange>
                    </w:pPr>
                    <w:r>
                      <w:rPr>
                        <w:noProof/>
                      </w:rPr>
                      <w:t xml:space="preserve">[28] </w:t>
                    </w:r>
                  </w:p>
                </w:tc>
                <w:tc>
                  <w:tcPr>
                    <w:tcW w:w="0" w:type="auto"/>
                    <w:hideMark/>
                  </w:tcPr>
                  <w:p w14:paraId="0DDB7765" w14:textId="77777777" w:rsidR="007D06CD" w:rsidRDefault="007D06CD">
                    <w:pPr>
                      <w:pStyle w:val="NormalBPBHEB"/>
                      <w:rPr>
                        <w:noProof/>
                      </w:rPr>
                      <w:pPrChange w:id="1846" w:author="Arya" w:date="2025-02-27T12:28:00Z" w16du:dateUtc="2025-02-27T06:58:00Z">
                        <w:pPr>
                          <w:pStyle w:val="Bibliography"/>
                        </w:pPr>
                      </w:pPrChange>
                    </w:pPr>
                    <w:r>
                      <w:rPr>
                        <w:noProof/>
                      </w:rPr>
                      <w:t>AWS, "AWS IoT Core Documentation.," 2023c. [Online]. Available: https://docs.aws.amazon.com/iot/latest/developerguide/. [Accessed 20 January 2025].</w:t>
                    </w:r>
                  </w:p>
                </w:tc>
              </w:tr>
              <w:tr w:rsidR="007D06CD" w14:paraId="298091F0" w14:textId="77777777">
                <w:trPr>
                  <w:divId w:val="100036788"/>
                  <w:tblCellSpacing w:w="15" w:type="dxa"/>
                </w:trPr>
                <w:tc>
                  <w:tcPr>
                    <w:tcW w:w="50" w:type="pct"/>
                    <w:hideMark/>
                  </w:tcPr>
                  <w:p w14:paraId="46B51514" w14:textId="77777777" w:rsidR="007D06CD" w:rsidRDefault="007D06CD">
                    <w:pPr>
                      <w:pStyle w:val="NormalBPBHEB"/>
                      <w:rPr>
                        <w:noProof/>
                      </w:rPr>
                      <w:pPrChange w:id="1847" w:author="Arya" w:date="2025-02-27T12:28:00Z" w16du:dateUtc="2025-02-27T06:58:00Z">
                        <w:pPr>
                          <w:pStyle w:val="Bibliography"/>
                        </w:pPr>
                      </w:pPrChange>
                    </w:pPr>
                    <w:r>
                      <w:rPr>
                        <w:noProof/>
                      </w:rPr>
                      <w:t xml:space="preserve">[29] </w:t>
                    </w:r>
                  </w:p>
                </w:tc>
                <w:tc>
                  <w:tcPr>
                    <w:tcW w:w="0" w:type="auto"/>
                    <w:hideMark/>
                  </w:tcPr>
                  <w:p w14:paraId="2BF678AF" w14:textId="77777777" w:rsidR="007D06CD" w:rsidRDefault="007D06CD">
                    <w:pPr>
                      <w:pStyle w:val="NormalBPBHEB"/>
                      <w:rPr>
                        <w:noProof/>
                      </w:rPr>
                      <w:pPrChange w:id="1848" w:author="Arya" w:date="2025-02-27T12:28:00Z" w16du:dateUtc="2025-02-27T06:58:00Z">
                        <w:pPr>
                          <w:pStyle w:val="Bibliography"/>
                        </w:pPr>
                      </w:pPrChange>
                    </w:pPr>
                    <w:r>
                      <w:rPr>
                        <w:noProof/>
                      </w:rPr>
                      <w:t>AWS, "AWS Wickr," 2023g. [Online]. Available: https://aws.amazon.com/wickr/. [Accessed 21 January 2025].</w:t>
                    </w:r>
                  </w:p>
                </w:tc>
              </w:tr>
              <w:tr w:rsidR="007D06CD" w14:paraId="0A9EDFBC" w14:textId="77777777">
                <w:trPr>
                  <w:divId w:val="100036788"/>
                  <w:tblCellSpacing w:w="15" w:type="dxa"/>
                </w:trPr>
                <w:tc>
                  <w:tcPr>
                    <w:tcW w:w="50" w:type="pct"/>
                    <w:hideMark/>
                  </w:tcPr>
                  <w:p w14:paraId="446B7F27" w14:textId="77777777" w:rsidR="007D06CD" w:rsidRDefault="007D06CD">
                    <w:pPr>
                      <w:pStyle w:val="NormalBPBHEB"/>
                      <w:rPr>
                        <w:noProof/>
                      </w:rPr>
                      <w:pPrChange w:id="1849" w:author="Arya" w:date="2025-02-27T12:28:00Z" w16du:dateUtc="2025-02-27T06:58:00Z">
                        <w:pPr>
                          <w:pStyle w:val="Bibliography"/>
                        </w:pPr>
                      </w:pPrChange>
                    </w:pPr>
                    <w:r>
                      <w:rPr>
                        <w:noProof/>
                      </w:rPr>
                      <w:t xml:space="preserve">[30] </w:t>
                    </w:r>
                  </w:p>
                </w:tc>
                <w:tc>
                  <w:tcPr>
                    <w:tcW w:w="0" w:type="auto"/>
                    <w:hideMark/>
                  </w:tcPr>
                  <w:p w14:paraId="6AF9C246" w14:textId="77777777" w:rsidR="007D06CD" w:rsidRDefault="007D06CD">
                    <w:pPr>
                      <w:pStyle w:val="NormalBPBHEB"/>
                      <w:rPr>
                        <w:noProof/>
                      </w:rPr>
                      <w:pPrChange w:id="1850" w:author="Arya" w:date="2025-02-27T12:28:00Z" w16du:dateUtc="2025-02-27T06:58:00Z">
                        <w:pPr>
                          <w:pStyle w:val="Bibliography"/>
                        </w:pPr>
                      </w:pPrChange>
                    </w:pPr>
                    <w:r>
                      <w:rPr>
                        <w:noProof/>
                      </w:rPr>
                      <w:t>AWS, "Amazon Wickr Features and Benefits.," 2023b. [Online]. Available: https://aws.amazon.com/wickr/features/. [Accessed 21 January 2025].</w:t>
                    </w:r>
                  </w:p>
                </w:tc>
              </w:tr>
              <w:tr w:rsidR="007D06CD" w14:paraId="532CB115" w14:textId="77777777">
                <w:trPr>
                  <w:divId w:val="100036788"/>
                  <w:tblCellSpacing w:w="15" w:type="dxa"/>
                </w:trPr>
                <w:tc>
                  <w:tcPr>
                    <w:tcW w:w="50" w:type="pct"/>
                    <w:hideMark/>
                  </w:tcPr>
                  <w:p w14:paraId="0BF9DCC8" w14:textId="77777777" w:rsidR="007D06CD" w:rsidRDefault="007D06CD">
                    <w:pPr>
                      <w:pStyle w:val="NormalBPBHEB"/>
                      <w:rPr>
                        <w:noProof/>
                      </w:rPr>
                      <w:pPrChange w:id="1851" w:author="Arya" w:date="2025-02-27T12:28:00Z" w16du:dateUtc="2025-02-27T06:58:00Z">
                        <w:pPr>
                          <w:pStyle w:val="Bibliography"/>
                        </w:pPr>
                      </w:pPrChange>
                    </w:pPr>
                    <w:r>
                      <w:rPr>
                        <w:noProof/>
                      </w:rPr>
                      <w:t xml:space="preserve">[31] </w:t>
                    </w:r>
                  </w:p>
                </w:tc>
                <w:tc>
                  <w:tcPr>
                    <w:tcW w:w="0" w:type="auto"/>
                    <w:hideMark/>
                  </w:tcPr>
                  <w:p w14:paraId="0B97A1F3" w14:textId="77777777" w:rsidR="007D06CD" w:rsidRDefault="007D06CD">
                    <w:pPr>
                      <w:pStyle w:val="NormalBPBHEB"/>
                      <w:rPr>
                        <w:noProof/>
                      </w:rPr>
                      <w:pPrChange w:id="1852" w:author="Arya" w:date="2025-02-27T12:28:00Z" w16du:dateUtc="2025-02-27T06:58:00Z">
                        <w:pPr>
                          <w:pStyle w:val="Bibliography"/>
                        </w:pPr>
                      </w:pPrChange>
                    </w:pPr>
                    <w:r>
                      <w:rPr>
                        <w:noProof/>
                      </w:rPr>
                      <w:t>Forbes Insights., "Understanding Cloud Financial Management: Best Practices and Strategies.," 2020. [Online]. Available: https://www.forbes.com/insights. [Accessed 21 January 2025].</w:t>
                    </w:r>
                  </w:p>
                </w:tc>
              </w:tr>
              <w:tr w:rsidR="007D06CD" w14:paraId="3EDB65DF" w14:textId="77777777">
                <w:trPr>
                  <w:divId w:val="100036788"/>
                  <w:tblCellSpacing w:w="15" w:type="dxa"/>
                </w:trPr>
                <w:tc>
                  <w:tcPr>
                    <w:tcW w:w="50" w:type="pct"/>
                    <w:hideMark/>
                  </w:tcPr>
                  <w:p w14:paraId="7492493E" w14:textId="77777777" w:rsidR="007D06CD" w:rsidRDefault="007D06CD">
                    <w:pPr>
                      <w:pStyle w:val="NormalBPBHEB"/>
                      <w:rPr>
                        <w:noProof/>
                      </w:rPr>
                      <w:pPrChange w:id="1853" w:author="Arya" w:date="2025-02-27T12:28:00Z" w16du:dateUtc="2025-02-27T06:58:00Z">
                        <w:pPr>
                          <w:pStyle w:val="Bibliography"/>
                        </w:pPr>
                      </w:pPrChange>
                    </w:pPr>
                    <w:r>
                      <w:rPr>
                        <w:noProof/>
                      </w:rPr>
                      <w:lastRenderedPageBreak/>
                      <w:t xml:space="preserve">[32] </w:t>
                    </w:r>
                  </w:p>
                </w:tc>
                <w:tc>
                  <w:tcPr>
                    <w:tcW w:w="0" w:type="auto"/>
                    <w:hideMark/>
                  </w:tcPr>
                  <w:p w14:paraId="2B10CED4" w14:textId="77777777" w:rsidR="007D06CD" w:rsidRDefault="007D06CD">
                    <w:pPr>
                      <w:pStyle w:val="NormalBPBHEB"/>
                      <w:rPr>
                        <w:noProof/>
                      </w:rPr>
                      <w:pPrChange w:id="1854" w:author="Arya" w:date="2025-02-27T12:28:00Z" w16du:dateUtc="2025-02-27T06:58:00Z">
                        <w:pPr>
                          <w:pStyle w:val="Bibliography"/>
                        </w:pPr>
                      </w:pPrChange>
                    </w:pPr>
                    <w:r>
                      <w:rPr>
                        <w:noProof/>
                      </w:rPr>
                      <w:t>AWS, "Amazon EC2 Spot Instances: A Cost-Effective Solution for Cloud Workloads," 2022a. [Online]. Available: https://aws.amazon.com/ec2/spot/. [Accessed 21 January 2025].</w:t>
                    </w:r>
                  </w:p>
                </w:tc>
              </w:tr>
              <w:tr w:rsidR="007D06CD" w14:paraId="04A3F355" w14:textId="77777777">
                <w:trPr>
                  <w:divId w:val="100036788"/>
                  <w:tblCellSpacing w:w="15" w:type="dxa"/>
                </w:trPr>
                <w:tc>
                  <w:tcPr>
                    <w:tcW w:w="50" w:type="pct"/>
                    <w:hideMark/>
                  </w:tcPr>
                  <w:p w14:paraId="01DFE11A" w14:textId="77777777" w:rsidR="007D06CD" w:rsidRDefault="007D06CD">
                    <w:pPr>
                      <w:pStyle w:val="NormalBPBHEB"/>
                      <w:rPr>
                        <w:noProof/>
                      </w:rPr>
                      <w:pPrChange w:id="1855" w:author="Arya" w:date="2025-02-27T12:28:00Z" w16du:dateUtc="2025-02-27T06:58:00Z">
                        <w:pPr>
                          <w:pStyle w:val="Bibliography"/>
                        </w:pPr>
                      </w:pPrChange>
                    </w:pPr>
                    <w:r>
                      <w:rPr>
                        <w:noProof/>
                      </w:rPr>
                      <w:t xml:space="preserve">[33] </w:t>
                    </w:r>
                  </w:p>
                </w:tc>
                <w:tc>
                  <w:tcPr>
                    <w:tcW w:w="0" w:type="auto"/>
                    <w:hideMark/>
                  </w:tcPr>
                  <w:p w14:paraId="04CB41B2" w14:textId="77777777" w:rsidR="007D06CD" w:rsidRDefault="007D06CD">
                    <w:pPr>
                      <w:pStyle w:val="NormalBPBHEB"/>
                      <w:rPr>
                        <w:noProof/>
                      </w:rPr>
                      <w:pPrChange w:id="1856" w:author="Arya" w:date="2025-02-27T12:28:00Z" w16du:dateUtc="2025-02-27T06:58:00Z">
                        <w:pPr>
                          <w:pStyle w:val="Bibliography"/>
                        </w:pPr>
                      </w:pPrChange>
                    </w:pPr>
                    <w:r>
                      <w:rPr>
                        <w:noProof/>
                      </w:rPr>
                      <w:t>AWS, "Amazon EC2 Spot Instances," 2022c. [Online]. Available: https://aws.amazon.com/ec2/spot/. [Accessed 21 January 2025].</w:t>
                    </w:r>
                  </w:p>
                </w:tc>
              </w:tr>
              <w:tr w:rsidR="007D06CD" w14:paraId="606C71F2" w14:textId="77777777">
                <w:trPr>
                  <w:divId w:val="100036788"/>
                  <w:tblCellSpacing w:w="15" w:type="dxa"/>
                </w:trPr>
                <w:tc>
                  <w:tcPr>
                    <w:tcW w:w="50" w:type="pct"/>
                    <w:hideMark/>
                  </w:tcPr>
                  <w:p w14:paraId="20BAA7B0" w14:textId="77777777" w:rsidR="007D06CD" w:rsidRDefault="007D06CD">
                    <w:pPr>
                      <w:pStyle w:val="NormalBPBHEB"/>
                      <w:rPr>
                        <w:noProof/>
                      </w:rPr>
                      <w:pPrChange w:id="1857" w:author="Arya" w:date="2025-02-27T12:28:00Z" w16du:dateUtc="2025-02-27T06:58:00Z">
                        <w:pPr>
                          <w:pStyle w:val="Bibliography"/>
                        </w:pPr>
                      </w:pPrChange>
                    </w:pPr>
                    <w:r>
                      <w:rPr>
                        <w:noProof/>
                      </w:rPr>
                      <w:t xml:space="preserve">[34] </w:t>
                    </w:r>
                  </w:p>
                </w:tc>
                <w:tc>
                  <w:tcPr>
                    <w:tcW w:w="0" w:type="auto"/>
                    <w:hideMark/>
                  </w:tcPr>
                  <w:p w14:paraId="33BFCEC7" w14:textId="77777777" w:rsidR="007D06CD" w:rsidRDefault="007D06CD">
                    <w:pPr>
                      <w:pStyle w:val="NormalBPBHEB"/>
                      <w:rPr>
                        <w:noProof/>
                      </w:rPr>
                      <w:pPrChange w:id="1858" w:author="Arya" w:date="2025-02-27T12:28:00Z" w16du:dateUtc="2025-02-27T06:58:00Z">
                        <w:pPr>
                          <w:pStyle w:val="Bibliography"/>
                        </w:pPr>
                      </w:pPrChange>
                    </w:pPr>
                    <w:r>
                      <w:rPr>
                        <w:noProof/>
                      </w:rPr>
                      <w:t>AWS, "Using EC2 Spot Instances for Cost Savings," 2020r. [Online]. Available: Retrieved from https://aws.amazon.com/ec2/spot/. [Accessed 21 January 2025].</w:t>
                    </w:r>
                  </w:p>
                </w:tc>
              </w:tr>
              <w:tr w:rsidR="007D06CD" w14:paraId="0F98AA78" w14:textId="77777777">
                <w:trPr>
                  <w:divId w:val="100036788"/>
                  <w:tblCellSpacing w:w="15" w:type="dxa"/>
                </w:trPr>
                <w:tc>
                  <w:tcPr>
                    <w:tcW w:w="50" w:type="pct"/>
                    <w:hideMark/>
                  </w:tcPr>
                  <w:p w14:paraId="3B5C3FF5" w14:textId="77777777" w:rsidR="007D06CD" w:rsidRDefault="007D06CD">
                    <w:pPr>
                      <w:pStyle w:val="NormalBPBHEB"/>
                      <w:rPr>
                        <w:noProof/>
                      </w:rPr>
                      <w:pPrChange w:id="1859" w:author="Arya" w:date="2025-02-27T12:28:00Z" w16du:dateUtc="2025-02-27T06:58:00Z">
                        <w:pPr>
                          <w:pStyle w:val="Bibliography"/>
                        </w:pPr>
                      </w:pPrChange>
                    </w:pPr>
                    <w:r>
                      <w:rPr>
                        <w:noProof/>
                      </w:rPr>
                      <w:t xml:space="preserve">[35] </w:t>
                    </w:r>
                  </w:p>
                </w:tc>
                <w:tc>
                  <w:tcPr>
                    <w:tcW w:w="0" w:type="auto"/>
                    <w:hideMark/>
                  </w:tcPr>
                  <w:p w14:paraId="5D0E7B2F" w14:textId="77777777" w:rsidR="007D06CD" w:rsidRDefault="007D06CD">
                    <w:pPr>
                      <w:pStyle w:val="NormalBPBHEB"/>
                      <w:rPr>
                        <w:noProof/>
                      </w:rPr>
                      <w:pPrChange w:id="1860" w:author="Arya" w:date="2025-02-27T12:28:00Z" w16du:dateUtc="2025-02-27T06:58:00Z">
                        <w:pPr>
                          <w:pStyle w:val="Bibliography"/>
                        </w:pPr>
                      </w:pPrChange>
                    </w:pPr>
                    <w:r>
                      <w:rPr>
                        <w:noProof/>
                      </w:rPr>
                      <w:t>AWS, "EC2 Spot Instances: Flexible and Cost-Effective," 2022h. [Online]. Available: https://aws.amazon.com/ec2/spot/. [Accessed 21 January 2025].</w:t>
                    </w:r>
                  </w:p>
                </w:tc>
              </w:tr>
              <w:tr w:rsidR="007D06CD" w14:paraId="1A4F3C5B" w14:textId="77777777">
                <w:trPr>
                  <w:divId w:val="100036788"/>
                  <w:tblCellSpacing w:w="15" w:type="dxa"/>
                </w:trPr>
                <w:tc>
                  <w:tcPr>
                    <w:tcW w:w="50" w:type="pct"/>
                    <w:hideMark/>
                  </w:tcPr>
                  <w:p w14:paraId="6ED082C0" w14:textId="77777777" w:rsidR="007D06CD" w:rsidRDefault="007D06CD">
                    <w:pPr>
                      <w:pStyle w:val="NormalBPBHEB"/>
                      <w:rPr>
                        <w:noProof/>
                      </w:rPr>
                      <w:pPrChange w:id="1861" w:author="Arya" w:date="2025-02-27T12:28:00Z" w16du:dateUtc="2025-02-27T06:58:00Z">
                        <w:pPr>
                          <w:pStyle w:val="Bibliography"/>
                        </w:pPr>
                      </w:pPrChange>
                    </w:pPr>
                    <w:r>
                      <w:rPr>
                        <w:noProof/>
                      </w:rPr>
                      <w:t xml:space="preserve">[36] </w:t>
                    </w:r>
                  </w:p>
                </w:tc>
                <w:tc>
                  <w:tcPr>
                    <w:tcW w:w="0" w:type="auto"/>
                    <w:hideMark/>
                  </w:tcPr>
                  <w:p w14:paraId="5034F2B0" w14:textId="77777777" w:rsidR="007D06CD" w:rsidRDefault="007D06CD">
                    <w:pPr>
                      <w:pStyle w:val="NormalBPBHEB"/>
                      <w:rPr>
                        <w:noProof/>
                      </w:rPr>
                      <w:pPrChange w:id="1862" w:author="Arya" w:date="2025-02-27T12:28:00Z" w16du:dateUtc="2025-02-27T06:58:00Z">
                        <w:pPr>
                          <w:pStyle w:val="Bibliography"/>
                        </w:pPr>
                      </w:pPrChange>
                    </w:pPr>
                    <w:r>
                      <w:rPr>
                        <w:noProof/>
                      </w:rPr>
                      <w:t>AWS, "AWS Budgets: Manage Cloud Spending Effectively.," 2022e. [Online]. Available: https://aws.amazon.com/aws-cost-management/aws-budgets/. [Accessed 21 January 2025].</w:t>
                    </w:r>
                  </w:p>
                </w:tc>
              </w:tr>
              <w:tr w:rsidR="007D06CD" w14:paraId="38782912" w14:textId="77777777">
                <w:trPr>
                  <w:divId w:val="100036788"/>
                  <w:tblCellSpacing w:w="15" w:type="dxa"/>
                </w:trPr>
                <w:tc>
                  <w:tcPr>
                    <w:tcW w:w="50" w:type="pct"/>
                    <w:hideMark/>
                  </w:tcPr>
                  <w:p w14:paraId="6CCB308B" w14:textId="77777777" w:rsidR="007D06CD" w:rsidRDefault="007D06CD">
                    <w:pPr>
                      <w:pStyle w:val="NormalBPBHEB"/>
                      <w:rPr>
                        <w:noProof/>
                      </w:rPr>
                      <w:pPrChange w:id="1863" w:author="Arya" w:date="2025-02-27T12:28:00Z" w16du:dateUtc="2025-02-27T06:58:00Z">
                        <w:pPr>
                          <w:pStyle w:val="Bibliography"/>
                        </w:pPr>
                      </w:pPrChange>
                    </w:pPr>
                    <w:r>
                      <w:rPr>
                        <w:noProof/>
                      </w:rPr>
                      <w:t xml:space="preserve">[37] </w:t>
                    </w:r>
                  </w:p>
                </w:tc>
                <w:tc>
                  <w:tcPr>
                    <w:tcW w:w="0" w:type="auto"/>
                    <w:hideMark/>
                  </w:tcPr>
                  <w:p w14:paraId="4A123B42" w14:textId="77777777" w:rsidR="007D06CD" w:rsidRDefault="007D06CD">
                    <w:pPr>
                      <w:pStyle w:val="NormalBPBHEB"/>
                      <w:rPr>
                        <w:noProof/>
                      </w:rPr>
                      <w:pPrChange w:id="1864" w:author="Arya" w:date="2025-02-27T12:28:00Z" w16du:dateUtc="2025-02-27T06:58:00Z">
                        <w:pPr>
                          <w:pStyle w:val="Bibliography"/>
                        </w:pPr>
                      </w:pPrChange>
                    </w:pPr>
                    <w:r>
                      <w:rPr>
                        <w:noProof/>
                      </w:rPr>
                      <w:t>AWS, "Using AWS Budgets to Track Cloud Costs.," 2020q. [Online]. Available: https://aws.amazon.com/aws-cost-management/aws-budgets/. [Accessed 21 January 2025].</w:t>
                    </w:r>
                  </w:p>
                </w:tc>
              </w:tr>
              <w:tr w:rsidR="007D06CD" w14:paraId="6AE4B99E" w14:textId="77777777">
                <w:trPr>
                  <w:divId w:val="100036788"/>
                  <w:tblCellSpacing w:w="15" w:type="dxa"/>
                </w:trPr>
                <w:tc>
                  <w:tcPr>
                    <w:tcW w:w="50" w:type="pct"/>
                    <w:hideMark/>
                  </w:tcPr>
                  <w:p w14:paraId="74CC6610" w14:textId="77777777" w:rsidR="007D06CD" w:rsidRDefault="007D06CD">
                    <w:pPr>
                      <w:pStyle w:val="NormalBPBHEB"/>
                      <w:rPr>
                        <w:noProof/>
                      </w:rPr>
                      <w:pPrChange w:id="1865" w:author="Arya" w:date="2025-02-27T12:28:00Z" w16du:dateUtc="2025-02-27T06:58:00Z">
                        <w:pPr>
                          <w:pStyle w:val="Bibliography"/>
                        </w:pPr>
                      </w:pPrChange>
                    </w:pPr>
                    <w:r>
                      <w:rPr>
                        <w:noProof/>
                      </w:rPr>
                      <w:t xml:space="preserve">[38] </w:t>
                    </w:r>
                  </w:p>
                </w:tc>
                <w:tc>
                  <w:tcPr>
                    <w:tcW w:w="0" w:type="auto"/>
                    <w:hideMark/>
                  </w:tcPr>
                  <w:p w14:paraId="60745B70" w14:textId="77777777" w:rsidR="007D06CD" w:rsidRDefault="007D06CD">
                    <w:pPr>
                      <w:pStyle w:val="NormalBPBHEB"/>
                      <w:rPr>
                        <w:noProof/>
                      </w:rPr>
                      <w:pPrChange w:id="1866" w:author="Arya" w:date="2025-02-27T12:28:00Z" w16du:dateUtc="2025-02-27T06:58:00Z">
                        <w:pPr>
                          <w:pStyle w:val="Bibliography"/>
                        </w:pPr>
                      </w:pPrChange>
                    </w:pPr>
                    <w:r>
                      <w:rPr>
                        <w:noProof/>
                      </w:rPr>
                      <w:t>AWS, "AWS Budgets: Customizable Alerts and Forecasting. Retrieved from," 2022d. [Online]. Available: https://aws.amazon.com/aws-cost-management/aws-budgets/. [Accessed 21 January 2025].</w:t>
                    </w:r>
                  </w:p>
                </w:tc>
              </w:tr>
              <w:tr w:rsidR="007D06CD" w14:paraId="21D2C0E1" w14:textId="77777777">
                <w:trPr>
                  <w:divId w:val="100036788"/>
                  <w:tblCellSpacing w:w="15" w:type="dxa"/>
                </w:trPr>
                <w:tc>
                  <w:tcPr>
                    <w:tcW w:w="50" w:type="pct"/>
                    <w:hideMark/>
                  </w:tcPr>
                  <w:p w14:paraId="63B1CBBF" w14:textId="77777777" w:rsidR="007D06CD" w:rsidRDefault="007D06CD">
                    <w:pPr>
                      <w:pStyle w:val="NormalBPBHEB"/>
                      <w:rPr>
                        <w:noProof/>
                      </w:rPr>
                      <w:pPrChange w:id="1867" w:author="Arya" w:date="2025-02-27T12:28:00Z" w16du:dateUtc="2025-02-27T06:58:00Z">
                        <w:pPr>
                          <w:pStyle w:val="Bibliography"/>
                        </w:pPr>
                      </w:pPrChange>
                    </w:pPr>
                    <w:r>
                      <w:rPr>
                        <w:noProof/>
                      </w:rPr>
                      <w:t xml:space="preserve">[39] </w:t>
                    </w:r>
                  </w:p>
                </w:tc>
                <w:tc>
                  <w:tcPr>
                    <w:tcW w:w="0" w:type="auto"/>
                    <w:hideMark/>
                  </w:tcPr>
                  <w:p w14:paraId="36E24736" w14:textId="77777777" w:rsidR="007D06CD" w:rsidRDefault="007D06CD">
                    <w:pPr>
                      <w:pStyle w:val="NormalBPBHEB"/>
                      <w:rPr>
                        <w:noProof/>
                      </w:rPr>
                      <w:pPrChange w:id="1868" w:author="Arya" w:date="2025-02-27T12:28:00Z" w16du:dateUtc="2025-02-27T06:58:00Z">
                        <w:pPr>
                          <w:pStyle w:val="Bibliography"/>
                        </w:pPr>
                      </w:pPrChange>
                    </w:pPr>
                    <w:r>
                      <w:rPr>
                        <w:noProof/>
                      </w:rPr>
                      <w:t>AWS, "AWS Cost and Usage Report: Managing AWS Consumption and Costs," 2022g. [Online]. Available: https://aws.amazon.com/aws-cost-management/aws-cost-and-usage-report/. [Accessed 21 January 2025].</w:t>
                    </w:r>
                  </w:p>
                </w:tc>
              </w:tr>
              <w:tr w:rsidR="007D06CD" w14:paraId="358BCDD9" w14:textId="77777777">
                <w:trPr>
                  <w:divId w:val="100036788"/>
                  <w:tblCellSpacing w:w="15" w:type="dxa"/>
                </w:trPr>
                <w:tc>
                  <w:tcPr>
                    <w:tcW w:w="50" w:type="pct"/>
                    <w:hideMark/>
                  </w:tcPr>
                  <w:p w14:paraId="2D3E3E8C" w14:textId="77777777" w:rsidR="007D06CD" w:rsidRDefault="007D06CD">
                    <w:pPr>
                      <w:pStyle w:val="NormalBPBHEB"/>
                      <w:rPr>
                        <w:noProof/>
                      </w:rPr>
                      <w:pPrChange w:id="1869" w:author="Arya" w:date="2025-02-27T12:28:00Z" w16du:dateUtc="2025-02-27T06:58:00Z">
                        <w:pPr>
                          <w:pStyle w:val="Bibliography"/>
                        </w:pPr>
                      </w:pPrChange>
                    </w:pPr>
                    <w:r>
                      <w:rPr>
                        <w:noProof/>
                      </w:rPr>
                      <w:t xml:space="preserve">[40] </w:t>
                    </w:r>
                  </w:p>
                </w:tc>
                <w:tc>
                  <w:tcPr>
                    <w:tcW w:w="0" w:type="auto"/>
                    <w:hideMark/>
                  </w:tcPr>
                  <w:p w14:paraId="47F24D49" w14:textId="77777777" w:rsidR="007D06CD" w:rsidRDefault="007D06CD">
                    <w:pPr>
                      <w:pStyle w:val="NormalBPBHEB"/>
                      <w:rPr>
                        <w:noProof/>
                      </w:rPr>
                      <w:pPrChange w:id="1870" w:author="Arya" w:date="2025-02-27T12:28:00Z" w16du:dateUtc="2025-02-27T06:58:00Z">
                        <w:pPr>
                          <w:pStyle w:val="Bibliography"/>
                        </w:pPr>
                      </w:pPrChange>
                    </w:pPr>
                    <w:r>
                      <w:rPr>
                        <w:noProof/>
                      </w:rPr>
                      <w:t>AWS, "AWS Cost and Usage Report: Custom Reporting and Granular Insights," 2022f. [Online]. Available: https://aws.amazon.com/aws-cost-management/aws-cost-and-usage-report/.</w:t>
                    </w:r>
                  </w:p>
                </w:tc>
              </w:tr>
              <w:tr w:rsidR="007D06CD" w14:paraId="3517C8C9" w14:textId="77777777">
                <w:trPr>
                  <w:divId w:val="100036788"/>
                  <w:tblCellSpacing w:w="15" w:type="dxa"/>
                </w:trPr>
                <w:tc>
                  <w:tcPr>
                    <w:tcW w:w="50" w:type="pct"/>
                    <w:hideMark/>
                  </w:tcPr>
                  <w:p w14:paraId="4F64DFFD" w14:textId="77777777" w:rsidR="007D06CD" w:rsidRDefault="007D06CD">
                    <w:pPr>
                      <w:pStyle w:val="NormalBPBHEB"/>
                      <w:rPr>
                        <w:noProof/>
                      </w:rPr>
                      <w:pPrChange w:id="1871" w:author="Arya" w:date="2025-02-27T12:28:00Z" w16du:dateUtc="2025-02-27T06:58:00Z">
                        <w:pPr>
                          <w:pStyle w:val="Bibliography"/>
                        </w:pPr>
                      </w:pPrChange>
                    </w:pPr>
                    <w:r>
                      <w:rPr>
                        <w:noProof/>
                      </w:rPr>
                      <w:t xml:space="preserve">[41] </w:t>
                    </w:r>
                  </w:p>
                </w:tc>
                <w:tc>
                  <w:tcPr>
                    <w:tcW w:w="0" w:type="auto"/>
                    <w:hideMark/>
                  </w:tcPr>
                  <w:p w14:paraId="6BF1C4CC" w14:textId="77777777" w:rsidR="007D06CD" w:rsidRDefault="007D06CD">
                    <w:pPr>
                      <w:pStyle w:val="NormalBPBHEB"/>
                      <w:rPr>
                        <w:noProof/>
                      </w:rPr>
                      <w:pPrChange w:id="1872" w:author="Arya" w:date="2025-02-27T12:28:00Z" w16du:dateUtc="2025-02-27T06:58:00Z">
                        <w:pPr>
                          <w:pStyle w:val="Bibliography"/>
                        </w:pPr>
                      </w:pPrChange>
                    </w:pPr>
                    <w:r>
                      <w:rPr>
                        <w:noProof/>
                      </w:rPr>
                      <w:t>AWS, "Leveraging AWS Cost and Usage Report for Enhanced Financial Management.," 2020k. [Online]. Available: https://aws.amazon.com/aws-cost-management/aws-cost-and-usage-report/. [Accessed 21 January 2025].</w:t>
                    </w:r>
                  </w:p>
                </w:tc>
              </w:tr>
              <w:tr w:rsidR="007D06CD" w14:paraId="1358F202" w14:textId="77777777">
                <w:trPr>
                  <w:divId w:val="100036788"/>
                  <w:tblCellSpacing w:w="15" w:type="dxa"/>
                </w:trPr>
                <w:tc>
                  <w:tcPr>
                    <w:tcW w:w="50" w:type="pct"/>
                    <w:hideMark/>
                  </w:tcPr>
                  <w:p w14:paraId="6C7E9877" w14:textId="77777777" w:rsidR="007D06CD" w:rsidRDefault="007D06CD">
                    <w:pPr>
                      <w:pStyle w:val="NormalBPBHEB"/>
                      <w:rPr>
                        <w:noProof/>
                      </w:rPr>
                      <w:pPrChange w:id="1873" w:author="Arya" w:date="2025-02-27T12:28:00Z" w16du:dateUtc="2025-02-27T06:58:00Z">
                        <w:pPr>
                          <w:pStyle w:val="Bibliography"/>
                        </w:pPr>
                      </w:pPrChange>
                    </w:pPr>
                    <w:r>
                      <w:rPr>
                        <w:noProof/>
                      </w:rPr>
                      <w:t xml:space="preserve">[42] </w:t>
                    </w:r>
                  </w:p>
                </w:tc>
                <w:tc>
                  <w:tcPr>
                    <w:tcW w:w="0" w:type="auto"/>
                    <w:hideMark/>
                  </w:tcPr>
                  <w:p w14:paraId="4FABF814" w14:textId="77777777" w:rsidR="007D06CD" w:rsidRDefault="007D06CD">
                    <w:pPr>
                      <w:pStyle w:val="NormalBPBHEB"/>
                      <w:rPr>
                        <w:noProof/>
                      </w:rPr>
                      <w:pPrChange w:id="1874" w:author="Arya" w:date="2025-02-27T12:28:00Z" w16du:dateUtc="2025-02-27T06:58:00Z">
                        <w:pPr>
                          <w:pStyle w:val="Bibliography"/>
                        </w:pPr>
                      </w:pPrChange>
                    </w:pPr>
                    <w:r>
                      <w:rPr>
                        <w:noProof/>
                      </w:rPr>
                      <w:t>AWS, "AWS Cost Explorer: Visualizing and Managing AWS Costs and Usage," 2020h. [Online]. Available: https://aws.amazon.com/aws-cost-management/aws-cost-explorer/. [Accessed 21 January 2025].</w:t>
                    </w:r>
                  </w:p>
                </w:tc>
              </w:tr>
              <w:tr w:rsidR="007D06CD" w14:paraId="581BCB8F" w14:textId="77777777">
                <w:trPr>
                  <w:divId w:val="100036788"/>
                  <w:tblCellSpacing w:w="15" w:type="dxa"/>
                </w:trPr>
                <w:tc>
                  <w:tcPr>
                    <w:tcW w:w="50" w:type="pct"/>
                    <w:hideMark/>
                  </w:tcPr>
                  <w:p w14:paraId="5648E8ED" w14:textId="77777777" w:rsidR="007D06CD" w:rsidRDefault="007D06CD">
                    <w:pPr>
                      <w:pStyle w:val="NormalBPBHEB"/>
                      <w:rPr>
                        <w:noProof/>
                      </w:rPr>
                      <w:pPrChange w:id="1875" w:author="Arya" w:date="2025-02-27T12:28:00Z" w16du:dateUtc="2025-02-27T06:58:00Z">
                        <w:pPr>
                          <w:pStyle w:val="Bibliography"/>
                        </w:pPr>
                      </w:pPrChange>
                    </w:pPr>
                    <w:r>
                      <w:rPr>
                        <w:noProof/>
                      </w:rPr>
                      <w:t xml:space="preserve">[43] </w:t>
                    </w:r>
                  </w:p>
                </w:tc>
                <w:tc>
                  <w:tcPr>
                    <w:tcW w:w="0" w:type="auto"/>
                    <w:hideMark/>
                  </w:tcPr>
                  <w:p w14:paraId="461CC0C3" w14:textId="77777777" w:rsidR="007D06CD" w:rsidRDefault="007D06CD">
                    <w:pPr>
                      <w:pStyle w:val="NormalBPBHEB"/>
                      <w:rPr>
                        <w:noProof/>
                      </w:rPr>
                      <w:pPrChange w:id="1876" w:author="Arya" w:date="2025-02-27T12:28:00Z" w16du:dateUtc="2025-02-27T06:58:00Z">
                        <w:pPr>
                          <w:pStyle w:val="Bibliography"/>
                        </w:pPr>
                      </w:pPrChange>
                    </w:pPr>
                    <w:r>
                      <w:rPr>
                        <w:noProof/>
                      </w:rPr>
                      <w:t>AWS, "Reserved Instances: Cost Savings and Efficient Resource Management.," 2020l. [Online]. Available: https://aws.amazon.com/ec2/pricing/reserved-instances/. [Accessed 21 January 2025].</w:t>
                    </w:r>
                  </w:p>
                </w:tc>
              </w:tr>
              <w:tr w:rsidR="007D06CD" w14:paraId="5F6885BC" w14:textId="77777777">
                <w:trPr>
                  <w:divId w:val="100036788"/>
                  <w:tblCellSpacing w:w="15" w:type="dxa"/>
                </w:trPr>
                <w:tc>
                  <w:tcPr>
                    <w:tcW w:w="50" w:type="pct"/>
                    <w:hideMark/>
                  </w:tcPr>
                  <w:p w14:paraId="3D5D1B2B" w14:textId="77777777" w:rsidR="007D06CD" w:rsidRDefault="007D06CD">
                    <w:pPr>
                      <w:pStyle w:val="NormalBPBHEB"/>
                      <w:rPr>
                        <w:noProof/>
                      </w:rPr>
                      <w:pPrChange w:id="1877" w:author="Arya" w:date="2025-02-27T12:28:00Z" w16du:dateUtc="2025-02-27T06:58:00Z">
                        <w:pPr>
                          <w:pStyle w:val="Bibliography"/>
                        </w:pPr>
                      </w:pPrChange>
                    </w:pPr>
                    <w:r>
                      <w:rPr>
                        <w:noProof/>
                      </w:rPr>
                      <w:lastRenderedPageBreak/>
                      <w:t xml:space="preserve">[44] </w:t>
                    </w:r>
                  </w:p>
                </w:tc>
                <w:tc>
                  <w:tcPr>
                    <w:tcW w:w="0" w:type="auto"/>
                    <w:hideMark/>
                  </w:tcPr>
                  <w:p w14:paraId="37E821E1" w14:textId="77777777" w:rsidR="007D06CD" w:rsidRDefault="007D06CD">
                    <w:pPr>
                      <w:pStyle w:val="NormalBPBHEB"/>
                      <w:rPr>
                        <w:noProof/>
                      </w:rPr>
                      <w:pPrChange w:id="1878" w:author="Arya" w:date="2025-02-27T12:28:00Z" w16du:dateUtc="2025-02-27T06:58:00Z">
                        <w:pPr>
                          <w:pStyle w:val="Bibliography"/>
                        </w:pPr>
                      </w:pPrChange>
                    </w:pPr>
                    <w:r>
                      <w:rPr>
                        <w:noProof/>
                      </w:rPr>
                      <w:t>AWS, "AWS Savings Plans Overview," 2022g. [Online]. Available: https://aws.amazon.com/savingsplans/. [Accessed 21 January 2025].</w:t>
                    </w:r>
                  </w:p>
                </w:tc>
              </w:tr>
              <w:tr w:rsidR="007D06CD" w14:paraId="516AAC90" w14:textId="77777777">
                <w:trPr>
                  <w:divId w:val="100036788"/>
                  <w:tblCellSpacing w:w="15" w:type="dxa"/>
                </w:trPr>
                <w:tc>
                  <w:tcPr>
                    <w:tcW w:w="50" w:type="pct"/>
                    <w:hideMark/>
                  </w:tcPr>
                  <w:p w14:paraId="47DF64B3" w14:textId="77777777" w:rsidR="007D06CD" w:rsidRDefault="007D06CD">
                    <w:pPr>
                      <w:pStyle w:val="NormalBPBHEB"/>
                      <w:rPr>
                        <w:noProof/>
                      </w:rPr>
                      <w:pPrChange w:id="1879" w:author="Arya" w:date="2025-02-27T12:28:00Z" w16du:dateUtc="2025-02-27T06:58:00Z">
                        <w:pPr>
                          <w:pStyle w:val="Bibliography"/>
                        </w:pPr>
                      </w:pPrChange>
                    </w:pPr>
                    <w:r>
                      <w:rPr>
                        <w:noProof/>
                      </w:rPr>
                      <w:t xml:space="preserve">[45] </w:t>
                    </w:r>
                  </w:p>
                </w:tc>
                <w:tc>
                  <w:tcPr>
                    <w:tcW w:w="0" w:type="auto"/>
                    <w:hideMark/>
                  </w:tcPr>
                  <w:p w14:paraId="6026F3FA" w14:textId="77777777" w:rsidR="007D06CD" w:rsidRDefault="007D06CD">
                    <w:pPr>
                      <w:pStyle w:val="NormalBPBHEB"/>
                      <w:rPr>
                        <w:noProof/>
                      </w:rPr>
                      <w:pPrChange w:id="1880" w:author="Arya" w:date="2025-02-27T12:28:00Z" w16du:dateUtc="2025-02-27T06:58:00Z">
                        <w:pPr>
                          <w:pStyle w:val="Bibliography"/>
                        </w:pPr>
                      </w:pPrChange>
                    </w:pPr>
                    <w:r>
                      <w:rPr>
                        <w:noProof/>
                      </w:rPr>
                      <w:t>AWS, "Savings Plans: Flexible pricing for AWS compute service," 2020o. [Online]. Available: https://aws.amazon.com/savingsplans/. [Accessed 21 January 2025].</w:t>
                    </w:r>
                  </w:p>
                </w:tc>
              </w:tr>
              <w:tr w:rsidR="007D06CD" w14:paraId="3834A279" w14:textId="77777777">
                <w:trPr>
                  <w:divId w:val="100036788"/>
                  <w:tblCellSpacing w:w="15" w:type="dxa"/>
                </w:trPr>
                <w:tc>
                  <w:tcPr>
                    <w:tcW w:w="50" w:type="pct"/>
                    <w:hideMark/>
                  </w:tcPr>
                  <w:p w14:paraId="046AFBFD" w14:textId="77777777" w:rsidR="007D06CD" w:rsidRDefault="007D06CD">
                    <w:pPr>
                      <w:pStyle w:val="NormalBPBHEB"/>
                      <w:rPr>
                        <w:noProof/>
                      </w:rPr>
                      <w:pPrChange w:id="1881" w:author="Arya" w:date="2025-02-27T12:28:00Z" w16du:dateUtc="2025-02-27T06:58:00Z">
                        <w:pPr>
                          <w:pStyle w:val="Bibliography"/>
                        </w:pPr>
                      </w:pPrChange>
                    </w:pPr>
                    <w:r>
                      <w:rPr>
                        <w:noProof/>
                      </w:rPr>
                      <w:t xml:space="preserve">[46] </w:t>
                    </w:r>
                  </w:p>
                </w:tc>
                <w:tc>
                  <w:tcPr>
                    <w:tcW w:w="0" w:type="auto"/>
                    <w:hideMark/>
                  </w:tcPr>
                  <w:p w14:paraId="1751CD10" w14:textId="77777777" w:rsidR="007D06CD" w:rsidRDefault="007D06CD">
                    <w:pPr>
                      <w:pStyle w:val="NormalBPBHEB"/>
                      <w:rPr>
                        <w:noProof/>
                      </w:rPr>
                      <w:pPrChange w:id="1882" w:author="Arya" w:date="2025-02-27T12:28:00Z" w16du:dateUtc="2025-02-27T06:58:00Z">
                        <w:pPr>
                          <w:pStyle w:val="Bibliography"/>
                        </w:pPr>
                      </w:pPrChange>
                    </w:pPr>
                    <w:r>
                      <w:rPr>
                        <w:noProof/>
                      </w:rPr>
                      <w:t>P. Griggs, "How AWS Savings Plans help optimize cloud spend. Cloud Health Technologies," 2020. [Online]. Available: https://www.cloudhealthtech.com/blog/aws-savings-plans. [Accessed 21 January 2025].</w:t>
                    </w:r>
                  </w:p>
                </w:tc>
              </w:tr>
              <w:tr w:rsidR="007D06CD" w14:paraId="54DF92D8" w14:textId="77777777">
                <w:trPr>
                  <w:divId w:val="100036788"/>
                  <w:tblCellSpacing w:w="15" w:type="dxa"/>
                </w:trPr>
                <w:tc>
                  <w:tcPr>
                    <w:tcW w:w="50" w:type="pct"/>
                    <w:hideMark/>
                  </w:tcPr>
                  <w:p w14:paraId="5649D69F" w14:textId="77777777" w:rsidR="007D06CD" w:rsidRDefault="007D06CD">
                    <w:pPr>
                      <w:pStyle w:val="NormalBPBHEB"/>
                      <w:rPr>
                        <w:noProof/>
                      </w:rPr>
                      <w:pPrChange w:id="1883" w:author="Arya" w:date="2025-02-27T12:28:00Z" w16du:dateUtc="2025-02-27T06:58:00Z">
                        <w:pPr>
                          <w:pStyle w:val="Bibliography"/>
                        </w:pPr>
                      </w:pPrChange>
                    </w:pPr>
                    <w:r>
                      <w:rPr>
                        <w:noProof/>
                      </w:rPr>
                      <w:t xml:space="preserve">[47] </w:t>
                    </w:r>
                  </w:p>
                </w:tc>
                <w:tc>
                  <w:tcPr>
                    <w:tcW w:w="0" w:type="auto"/>
                    <w:hideMark/>
                  </w:tcPr>
                  <w:p w14:paraId="69BB635B" w14:textId="77777777" w:rsidR="007D06CD" w:rsidRDefault="007D06CD">
                    <w:pPr>
                      <w:pStyle w:val="NormalBPBHEB"/>
                      <w:rPr>
                        <w:noProof/>
                      </w:rPr>
                      <w:pPrChange w:id="1884" w:author="Arya" w:date="2025-02-27T12:28:00Z" w16du:dateUtc="2025-02-27T06:58:00Z">
                        <w:pPr>
                          <w:pStyle w:val="Bibliography"/>
                        </w:pPr>
                      </w:pPrChange>
                    </w:pPr>
                    <w:r>
                      <w:rPr>
                        <w:noProof/>
                      </w:rPr>
                      <w:t>AWS, "AWS Cost Explorer: A tool to visualize and manage AWS costs.," 2020g. [Online]. Available: https://aws.amazon.com/aws-cost-management/aws-cost-explorer/. [Accessed 21 January 2025].</w:t>
                    </w:r>
                  </w:p>
                </w:tc>
              </w:tr>
              <w:tr w:rsidR="007D06CD" w14:paraId="31C592D6" w14:textId="77777777">
                <w:trPr>
                  <w:divId w:val="100036788"/>
                  <w:tblCellSpacing w:w="15" w:type="dxa"/>
                </w:trPr>
                <w:tc>
                  <w:tcPr>
                    <w:tcW w:w="50" w:type="pct"/>
                    <w:hideMark/>
                  </w:tcPr>
                  <w:p w14:paraId="20113AD1" w14:textId="77777777" w:rsidR="007D06CD" w:rsidRDefault="007D06CD">
                    <w:pPr>
                      <w:pStyle w:val="NormalBPBHEB"/>
                      <w:rPr>
                        <w:noProof/>
                      </w:rPr>
                      <w:pPrChange w:id="1885" w:author="Arya" w:date="2025-02-27T12:28:00Z" w16du:dateUtc="2025-02-27T06:58:00Z">
                        <w:pPr>
                          <w:pStyle w:val="Bibliography"/>
                        </w:pPr>
                      </w:pPrChange>
                    </w:pPr>
                    <w:r>
                      <w:rPr>
                        <w:noProof/>
                      </w:rPr>
                      <w:t xml:space="preserve">[48] </w:t>
                    </w:r>
                  </w:p>
                </w:tc>
                <w:tc>
                  <w:tcPr>
                    <w:tcW w:w="0" w:type="auto"/>
                    <w:hideMark/>
                  </w:tcPr>
                  <w:p w14:paraId="500A2F4E" w14:textId="77777777" w:rsidR="007D06CD" w:rsidRDefault="007D06CD">
                    <w:pPr>
                      <w:pStyle w:val="NormalBPBHEB"/>
                      <w:rPr>
                        <w:noProof/>
                      </w:rPr>
                      <w:pPrChange w:id="1886" w:author="Arya" w:date="2025-02-27T12:28:00Z" w16du:dateUtc="2025-02-27T06:58:00Z">
                        <w:pPr>
                          <w:pStyle w:val="Bibliography"/>
                        </w:pPr>
                      </w:pPrChange>
                    </w:pPr>
                    <w:r>
                      <w:rPr>
                        <w:noProof/>
                      </w:rPr>
                      <w:t>Gartner, "The Benefits of AWS Savings Plans in Flexible Cloud Environments.," 2021. [Online]. Available: https://www.gartner.com/en. [Accessed 21 January 2025].</w:t>
                    </w:r>
                  </w:p>
                </w:tc>
              </w:tr>
              <w:tr w:rsidR="007D06CD" w14:paraId="12C83980" w14:textId="77777777">
                <w:trPr>
                  <w:divId w:val="100036788"/>
                  <w:tblCellSpacing w:w="15" w:type="dxa"/>
                </w:trPr>
                <w:tc>
                  <w:tcPr>
                    <w:tcW w:w="50" w:type="pct"/>
                    <w:hideMark/>
                  </w:tcPr>
                  <w:p w14:paraId="039EEADF" w14:textId="77777777" w:rsidR="007D06CD" w:rsidRDefault="007D06CD">
                    <w:pPr>
                      <w:pStyle w:val="NormalBPBHEB"/>
                      <w:rPr>
                        <w:noProof/>
                      </w:rPr>
                      <w:pPrChange w:id="1887" w:author="Arya" w:date="2025-02-27T12:28:00Z" w16du:dateUtc="2025-02-27T06:58:00Z">
                        <w:pPr>
                          <w:pStyle w:val="Bibliography"/>
                        </w:pPr>
                      </w:pPrChange>
                    </w:pPr>
                    <w:r>
                      <w:rPr>
                        <w:noProof/>
                      </w:rPr>
                      <w:t xml:space="preserve">[49] </w:t>
                    </w:r>
                  </w:p>
                </w:tc>
                <w:tc>
                  <w:tcPr>
                    <w:tcW w:w="0" w:type="auto"/>
                    <w:hideMark/>
                  </w:tcPr>
                  <w:p w14:paraId="02A5194C" w14:textId="77777777" w:rsidR="007D06CD" w:rsidRDefault="007D06CD">
                    <w:pPr>
                      <w:pStyle w:val="NormalBPBHEB"/>
                      <w:rPr>
                        <w:noProof/>
                      </w:rPr>
                      <w:pPrChange w:id="1888" w:author="Arya" w:date="2025-02-27T12:28:00Z" w16du:dateUtc="2025-02-27T06:58:00Z">
                        <w:pPr>
                          <w:pStyle w:val="Bibliography"/>
                        </w:pPr>
                      </w:pPrChange>
                    </w:pPr>
                    <w:r>
                      <w:rPr>
                        <w:noProof/>
                      </w:rPr>
                      <w:t>AWS, "Amazon Elastic Transcoder documentation," 2022b. [Online]. Available: https://docs.aws.amazon.com. [Accessed 23 January 2025].</w:t>
                    </w:r>
                  </w:p>
                </w:tc>
              </w:tr>
              <w:tr w:rsidR="007D06CD" w14:paraId="4677D49F" w14:textId="77777777">
                <w:trPr>
                  <w:divId w:val="100036788"/>
                  <w:tblCellSpacing w:w="15" w:type="dxa"/>
                </w:trPr>
                <w:tc>
                  <w:tcPr>
                    <w:tcW w:w="50" w:type="pct"/>
                    <w:hideMark/>
                  </w:tcPr>
                  <w:p w14:paraId="2652A285" w14:textId="77777777" w:rsidR="007D06CD" w:rsidRDefault="007D06CD">
                    <w:pPr>
                      <w:pStyle w:val="NormalBPBHEB"/>
                      <w:rPr>
                        <w:noProof/>
                      </w:rPr>
                      <w:pPrChange w:id="1889" w:author="Arya" w:date="2025-02-27T12:28:00Z" w16du:dateUtc="2025-02-27T06:58:00Z">
                        <w:pPr>
                          <w:pStyle w:val="Bibliography"/>
                        </w:pPr>
                      </w:pPrChange>
                    </w:pPr>
                    <w:r>
                      <w:rPr>
                        <w:noProof/>
                      </w:rPr>
                      <w:t xml:space="preserve">[50] </w:t>
                    </w:r>
                  </w:p>
                </w:tc>
                <w:tc>
                  <w:tcPr>
                    <w:tcW w:w="0" w:type="auto"/>
                    <w:hideMark/>
                  </w:tcPr>
                  <w:p w14:paraId="4B318994" w14:textId="77777777" w:rsidR="007D06CD" w:rsidRDefault="007D06CD">
                    <w:pPr>
                      <w:pStyle w:val="NormalBPBHEB"/>
                      <w:rPr>
                        <w:noProof/>
                      </w:rPr>
                      <w:pPrChange w:id="1890" w:author="Arya" w:date="2025-02-27T12:28:00Z" w16du:dateUtc="2025-02-27T06:58:00Z">
                        <w:pPr>
                          <w:pStyle w:val="Bibliography"/>
                        </w:pPr>
                      </w:pPrChange>
                    </w:pPr>
                    <w:r>
                      <w:rPr>
                        <w:noProof/>
                      </w:rPr>
                      <w:t xml:space="preserve">R. Johnson and P. Lee, "Optimizing Media Transcoding. ,," </w:t>
                    </w:r>
                    <w:r>
                      <w:rPr>
                        <w:i/>
                        <w:iCs/>
                        <w:noProof/>
                      </w:rPr>
                      <w:t xml:space="preserve">Media Tech Insights, </w:t>
                    </w:r>
                    <w:r>
                      <w:rPr>
                        <w:noProof/>
                      </w:rPr>
                      <w:t xml:space="preserve">vol. 12, no. 4, pp. 34-42, 2022. </w:t>
                    </w:r>
                  </w:p>
                </w:tc>
              </w:tr>
              <w:tr w:rsidR="007D06CD" w14:paraId="1703D854" w14:textId="77777777">
                <w:trPr>
                  <w:divId w:val="100036788"/>
                  <w:tblCellSpacing w:w="15" w:type="dxa"/>
                </w:trPr>
                <w:tc>
                  <w:tcPr>
                    <w:tcW w:w="50" w:type="pct"/>
                    <w:hideMark/>
                  </w:tcPr>
                  <w:p w14:paraId="7E24BA24" w14:textId="77777777" w:rsidR="007D06CD" w:rsidRDefault="007D06CD">
                    <w:pPr>
                      <w:pStyle w:val="NormalBPBHEB"/>
                      <w:rPr>
                        <w:noProof/>
                      </w:rPr>
                      <w:pPrChange w:id="1891" w:author="Arya" w:date="2025-02-27T12:28:00Z" w16du:dateUtc="2025-02-27T06:58:00Z">
                        <w:pPr>
                          <w:pStyle w:val="Bibliography"/>
                        </w:pPr>
                      </w:pPrChange>
                    </w:pPr>
                    <w:r>
                      <w:rPr>
                        <w:noProof/>
                      </w:rPr>
                      <w:t xml:space="preserve">[51] </w:t>
                    </w:r>
                  </w:p>
                </w:tc>
                <w:tc>
                  <w:tcPr>
                    <w:tcW w:w="0" w:type="auto"/>
                    <w:hideMark/>
                  </w:tcPr>
                  <w:p w14:paraId="6205E3DF" w14:textId="77777777" w:rsidR="007D06CD" w:rsidRDefault="007D06CD">
                    <w:pPr>
                      <w:pStyle w:val="NormalBPBHEB"/>
                      <w:rPr>
                        <w:noProof/>
                      </w:rPr>
                      <w:pPrChange w:id="1892" w:author="Arya" w:date="2025-02-27T12:28:00Z" w16du:dateUtc="2025-02-27T06:58:00Z">
                        <w:pPr>
                          <w:pStyle w:val="Bibliography"/>
                        </w:pPr>
                      </w:pPrChange>
                    </w:pPr>
                    <w:r>
                      <w:rPr>
                        <w:noProof/>
                      </w:rPr>
                      <w:t>AWS, "Media Services Application Mapper on AWS," 2023e. [Online]. Available: https://aws.amazon.com/solutions. [Accessed 25 January 2025].</w:t>
                    </w:r>
                  </w:p>
                </w:tc>
              </w:tr>
              <w:tr w:rsidR="007D06CD" w14:paraId="25F743E9" w14:textId="77777777">
                <w:trPr>
                  <w:divId w:val="100036788"/>
                  <w:tblCellSpacing w:w="15" w:type="dxa"/>
                </w:trPr>
                <w:tc>
                  <w:tcPr>
                    <w:tcW w:w="50" w:type="pct"/>
                    <w:hideMark/>
                  </w:tcPr>
                  <w:p w14:paraId="098EBABA" w14:textId="77777777" w:rsidR="007D06CD" w:rsidRDefault="007D06CD">
                    <w:pPr>
                      <w:pStyle w:val="NormalBPBHEB"/>
                      <w:rPr>
                        <w:noProof/>
                      </w:rPr>
                      <w:pPrChange w:id="1893" w:author="Arya" w:date="2025-02-27T12:28:00Z" w16du:dateUtc="2025-02-27T06:58:00Z">
                        <w:pPr>
                          <w:pStyle w:val="Bibliography"/>
                        </w:pPr>
                      </w:pPrChange>
                    </w:pPr>
                    <w:r>
                      <w:rPr>
                        <w:noProof/>
                      </w:rPr>
                      <w:t xml:space="preserve">[52] </w:t>
                    </w:r>
                  </w:p>
                </w:tc>
                <w:tc>
                  <w:tcPr>
                    <w:tcW w:w="0" w:type="auto"/>
                    <w:hideMark/>
                  </w:tcPr>
                  <w:p w14:paraId="439E2B7D" w14:textId="77777777" w:rsidR="007D06CD" w:rsidRDefault="007D06CD">
                    <w:pPr>
                      <w:pStyle w:val="NormalBPBHEB"/>
                      <w:rPr>
                        <w:noProof/>
                      </w:rPr>
                      <w:pPrChange w:id="1894" w:author="Arya" w:date="2025-02-27T12:28:00Z" w16du:dateUtc="2025-02-27T06:58:00Z">
                        <w:pPr>
                          <w:pStyle w:val="Bibliography"/>
                        </w:pPr>
                      </w:pPrChange>
                    </w:pPr>
                    <w:r>
                      <w:rPr>
                        <w:noProof/>
                      </w:rPr>
                      <w:t xml:space="preserve">J. Smith, "Understanding AWS Media Services.," </w:t>
                    </w:r>
                    <w:r>
                      <w:rPr>
                        <w:i/>
                        <w:iCs/>
                        <w:noProof/>
                      </w:rPr>
                      <w:t xml:space="preserve">Tech Journal, </w:t>
                    </w:r>
                    <w:r>
                      <w:rPr>
                        <w:noProof/>
                      </w:rPr>
                      <w:t xml:space="preserve">vol. 45, no. 3, pp. 23-29, 2023. </w:t>
                    </w:r>
                  </w:p>
                </w:tc>
              </w:tr>
              <w:tr w:rsidR="007D06CD" w14:paraId="76E0BB3A" w14:textId="77777777">
                <w:trPr>
                  <w:divId w:val="100036788"/>
                  <w:tblCellSpacing w:w="15" w:type="dxa"/>
                </w:trPr>
                <w:tc>
                  <w:tcPr>
                    <w:tcW w:w="50" w:type="pct"/>
                    <w:hideMark/>
                  </w:tcPr>
                  <w:p w14:paraId="19F511E5" w14:textId="77777777" w:rsidR="007D06CD" w:rsidRDefault="007D06CD">
                    <w:pPr>
                      <w:pStyle w:val="NormalBPBHEB"/>
                      <w:rPr>
                        <w:noProof/>
                      </w:rPr>
                      <w:pPrChange w:id="1895" w:author="Arya" w:date="2025-02-27T12:28:00Z" w16du:dateUtc="2025-02-27T06:58:00Z">
                        <w:pPr>
                          <w:pStyle w:val="Bibliography"/>
                        </w:pPr>
                      </w:pPrChange>
                    </w:pPr>
                    <w:r>
                      <w:rPr>
                        <w:noProof/>
                      </w:rPr>
                      <w:t xml:space="preserve">[53] </w:t>
                    </w:r>
                  </w:p>
                </w:tc>
                <w:tc>
                  <w:tcPr>
                    <w:tcW w:w="0" w:type="auto"/>
                    <w:hideMark/>
                  </w:tcPr>
                  <w:p w14:paraId="69BC4645" w14:textId="77777777" w:rsidR="007D06CD" w:rsidRDefault="007D06CD">
                    <w:pPr>
                      <w:pStyle w:val="NormalBPBHEB"/>
                      <w:rPr>
                        <w:noProof/>
                      </w:rPr>
                      <w:pPrChange w:id="1896" w:author="Arya" w:date="2025-02-27T12:28:00Z" w16du:dateUtc="2025-02-27T06:58:00Z">
                        <w:pPr>
                          <w:pStyle w:val="Bibliography"/>
                        </w:pPr>
                      </w:pPrChange>
                    </w:pPr>
                    <w:r>
                      <w:rPr>
                        <w:noProof/>
                      </w:rPr>
                      <w:t xml:space="preserve">T. Jones, "Best Practices for Cloud Media Processing," </w:t>
                    </w:r>
                    <w:r>
                      <w:rPr>
                        <w:i/>
                        <w:iCs/>
                        <w:noProof/>
                      </w:rPr>
                      <w:t xml:space="preserve">Cloud Computing Weekly, </w:t>
                    </w:r>
                    <w:r>
                      <w:rPr>
                        <w:noProof/>
                      </w:rPr>
                      <w:t xml:space="preserve">vol. 19, no. 1, pp. 10-18, 2024. </w:t>
                    </w:r>
                  </w:p>
                </w:tc>
              </w:tr>
              <w:tr w:rsidR="007D06CD" w14:paraId="5C9C02C7" w14:textId="77777777">
                <w:trPr>
                  <w:divId w:val="100036788"/>
                  <w:tblCellSpacing w:w="15" w:type="dxa"/>
                </w:trPr>
                <w:tc>
                  <w:tcPr>
                    <w:tcW w:w="50" w:type="pct"/>
                    <w:hideMark/>
                  </w:tcPr>
                  <w:p w14:paraId="267B8B12" w14:textId="77777777" w:rsidR="007D06CD" w:rsidRDefault="007D06CD">
                    <w:pPr>
                      <w:pStyle w:val="NormalBPBHEB"/>
                      <w:rPr>
                        <w:noProof/>
                      </w:rPr>
                      <w:pPrChange w:id="1897" w:author="Arya" w:date="2025-02-27T12:28:00Z" w16du:dateUtc="2025-02-27T06:58:00Z">
                        <w:pPr>
                          <w:pStyle w:val="Bibliography"/>
                        </w:pPr>
                      </w:pPrChange>
                    </w:pPr>
                    <w:r>
                      <w:rPr>
                        <w:noProof/>
                      </w:rPr>
                      <w:t xml:space="preserve">[54] </w:t>
                    </w:r>
                  </w:p>
                </w:tc>
                <w:tc>
                  <w:tcPr>
                    <w:tcW w:w="0" w:type="auto"/>
                    <w:hideMark/>
                  </w:tcPr>
                  <w:p w14:paraId="6C92F3B3" w14:textId="77777777" w:rsidR="007D06CD" w:rsidRDefault="007D06CD">
                    <w:pPr>
                      <w:pStyle w:val="NormalBPBHEB"/>
                      <w:rPr>
                        <w:noProof/>
                      </w:rPr>
                      <w:pPrChange w:id="1898" w:author="Arya" w:date="2025-02-27T12:28:00Z" w16du:dateUtc="2025-02-27T06:58:00Z">
                        <w:pPr>
                          <w:pStyle w:val="Bibliography"/>
                        </w:pPr>
                      </w:pPrChange>
                    </w:pPr>
                    <w:r>
                      <w:rPr>
                        <w:noProof/>
                      </w:rPr>
                      <w:t>AWS, "Amazon Simple Storage Service (S3)," n.d.q. [Online]. Available: https://aws.amazon.com/s3. [Accessed 04 October 2024].</w:t>
                    </w:r>
                  </w:p>
                </w:tc>
              </w:tr>
              <w:tr w:rsidR="007D06CD" w14:paraId="50979B11" w14:textId="77777777">
                <w:trPr>
                  <w:divId w:val="100036788"/>
                  <w:tblCellSpacing w:w="15" w:type="dxa"/>
                </w:trPr>
                <w:tc>
                  <w:tcPr>
                    <w:tcW w:w="50" w:type="pct"/>
                    <w:hideMark/>
                  </w:tcPr>
                  <w:p w14:paraId="682363BB" w14:textId="77777777" w:rsidR="007D06CD" w:rsidRDefault="007D06CD">
                    <w:pPr>
                      <w:pStyle w:val="NormalBPBHEB"/>
                      <w:rPr>
                        <w:noProof/>
                      </w:rPr>
                      <w:pPrChange w:id="1899" w:author="Arya" w:date="2025-02-27T12:28:00Z" w16du:dateUtc="2025-02-27T06:58:00Z">
                        <w:pPr>
                          <w:pStyle w:val="Bibliography"/>
                        </w:pPr>
                      </w:pPrChange>
                    </w:pPr>
                    <w:r>
                      <w:rPr>
                        <w:noProof/>
                      </w:rPr>
                      <w:t xml:space="preserve">[55] </w:t>
                    </w:r>
                  </w:p>
                </w:tc>
                <w:tc>
                  <w:tcPr>
                    <w:tcW w:w="0" w:type="auto"/>
                    <w:hideMark/>
                  </w:tcPr>
                  <w:p w14:paraId="30B5FC2A" w14:textId="77777777" w:rsidR="007D06CD" w:rsidRDefault="007D06CD">
                    <w:pPr>
                      <w:pStyle w:val="NormalBPBHEB"/>
                      <w:rPr>
                        <w:noProof/>
                      </w:rPr>
                      <w:pPrChange w:id="1900" w:author="Arya" w:date="2025-02-27T12:28:00Z" w16du:dateUtc="2025-02-27T06:58:00Z">
                        <w:pPr>
                          <w:pStyle w:val="Bibliography"/>
                        </w:pPr>
                      </w:pPrChange>
                    </w:pPr>
                    <w:r>
                      <w:rPr>
                        <w:noProof/>
                      </w:rPr>
                      <w:t>AWS, "Media Services Application Mapper on AWS," 2023f. [Online]. Available: https://aws.amazon.com/solutions. [Accessed 23 January 2025].</w:t>
                    </w:r>
                  </w:p>
                </w:tc>
              </w:tr>
              <w:tr w:rsidR="007D06CD" w14:paraId="45761D7A" w14:textId="77777777">
                <w:trPr>
                  <w:divId w:val="100036788"/>
                  <w:tblCellSpacing w:w="15" w:type="dxa"/>
                </w:trPr>
                <w:tc>
                  <w:tcPr>
                    <w:tcW w:w="50" w:type="pct"/>
                    <w:hideMark/>
                  </w:tcPr>
                  <w:p w14:paraId="6324C3C6" w14:textId="77777777" w:rsidR="007D06CD" w:rsidRDefault="007D06CD">
                    <w:pPr>
                      <w:pStyle w:val="NormalBPBHEB"/>
                      <w:rPr>
                        <w:noProof/>
                      </w:rPr>
                      <w:pPrChange w:id="1901" w:author="Arya" w:date="2025-02-27T12:28:00Z" w16du:dateUtc="2025-02-27T06:58:00Z">
                        <w:pPr>
                          <w:pStyle w:val="Bibliography"/>
                        </w:pPr>
                      </w:pPrChange>
                    </w:pPr>
                    <w:r>
                      <w:rPr>
                        <w:noProof/>
                      </w:rPr>
                      <w:t xml:space="preserve">[56] </w:t>
                    </w:r>
                  </w:p>
                </w:tc>
                <w:tc>
                  <w:tcPr>
                    <w:tcW w:w="0" w:type="auto"/>
                    <w:hideMark/>
                  </w:tcPr>
                  <w:p w14:paraId="147772A7" w14:textId="77777777" w:rsidR="007D06CD" w:rsidRDefault="007D06CD">
                    <w:pPr>
                      <w:pStyle w:val="NormalBPBHEB"/>
                      <w:rPr>
                        <w:noProof/>
                      </w:rPr>
                      <w:pPrChange w:id="1902" w:author="Arya" w:date="2025-02-27T12:28:00Z" w16du:dateUtc="2025-02-27T06:58:00Z">
                        <w:pPr>
                          <w:pStyle w:val="Bibliography"/>
                        </w:pPr>
                      </w:pPrChange>
                    </w:pPr>
                    <w:r>
                      <w:rPr>
                        <w:noProof/>
                      </w:rPr>
                      <w:t>AWS, "AWS Elemental Appliances &amp; Software," n.d.l. [Online]. Available: https://aws.amazon.com/elemental. [Accessed 25 January 2025].</w:t>
                    </w:r>
                  </w:p>
                </w:tc>
              </w:tr>
              <w:tr w:rsidR="007D06CD" w14:paraId="5EAFF646" w14:textId="77777777">
                <w:trPr>
                  <w:divId w:val="100036788"/>
                  <w:tblCellSpacing w:w="15" w:type="dxa"/>
                </w:trPr>
                <w:tc>
                  <w:tcPr>
                    <w:tcW w:w="50" w:type="pct"/>
                    <w:hideMark/>
                  </w:tcPr>
                  <w:p w14:paraId="5F559C9F" w14:textId="77777777" w:rsidR="007D06CD" w:rsidRDefault="007D06CD">
                    <w:pPr>
                      <w:pStyle w:val="NormalBPBHEB"/>
                      <w:rPr>
                        <w:noProof/>
                      </w:rPr>
                      <w:pPrChange w:id="1903" w:author="Arya" w:date="2025-02-27T12:28:00Z" w16du:dateUtc="2025-02-27T06:58:00Z">
                        <w:pPr>
                          <w:pStyle w:val="Bibliography"/>
                        </w:pPr>
                      </w:pPrChange>
                    </w:pPr>
                    <w:r>
                      <w:rPr>
                        <w:noProof/>
                      </w:rPr>
                      <w:t xml:space="preserve">[57] </w:t>
                    </w:r>
                  </w:p>
                </w:tc>
                <w:tc>
                  <w:tcPr>
                    <w:tcW w:w="0" w:type="auto"/>
                    <w:hideMark/>
                  </w:tcPr>
                  <w:p w14:paraId="72666EA7" w14:textId="77777777" w:rsidR="007D06CD" w:rsidRDefault="007D06CD">
                    <w:pPr>
                      <w:pStyle w:val="NormalBPBHEB"/>
                      <w:rPr>
                        <w:noProof/>
                      </w:rPr>
                      <w:pPrChange w:id="1904" w:author="Arya" w:date="2025-02-27T12:28:00Z" w16du:dateUtc="2025-02-27T06:58:00Z">
                        <w:pPr>
                          <w:pStyle w:val="Bibliography"/>
                        </w:pPr>
                      </w:pPrChange>
                    </w:pPr>
                    <w:r>
                      <w:rPr>
                        <w:noProof/>
                      </w:rPr>
                      <w:t>AWS, "AWS Elemental MediaConvert," n.d.r. [Online]. Available: https://aws.amazon.com/mediaconvert. [Accessed 25 January 2025].</w:t>
                    </w:r>
                  </w:p>
                </w:tc>
              </w:tr>
              <w:tr w:rsidR="007D06CD" w14:paraId="59033C00" w14:textId="77777777">
                <w:trPr>
                  <w:divId w:val="100036788"/>
                  <w:tblCellSpacing w:w="15" w:type="dxa"/>
                </w:trPr>
                <w:tc>
                  <w:tcPr>
                    <w:tcW w:w="50" w:type="pct"/>
                    <w:hideMark/>
                  </w:tcPr>
                  <w:p w14:paraId="1F87D424" w14:textId="77777777" w:rsidR="007D06CD" w:rsidRDefault="007D06CD">
                    <w:pPr>
                      <w:pStyle w:val="NormalBPBHEB"/>
                      <w:rPr>
                        <w:noProof/>
                      </w:rPr>
                      <w:pPrChange w:id="1905" w:author="Arya" w:date="2025-02-27T12:28:00Z" w16du:dateUtc="2025-02-27T06:58:00Z">
                        <w:pPr>
                          <w:pStyle w:val="Bibliography"/>
                        </w:pPr>
                      </w:pPrChange>
                    </w:pPr>
                    <w:r>
                      <w:rPr>
                        <w:noProof/>
                      </w:rPr>
                      <w:t xml:space="preserve">[58] </w:t>
                    </w:r>
                  </w:p>
                </w:tc>
                <w:tc>
                  <w:tcPr>
                    <w:tcW w:w="0" w:type="auto"/>
                    <w:hideMark/>
                  </w:tcPr>
                  <w:p w14:paraId="38E23475" w14:textId="77777777" w:rsidR="007D06CD" w:rsidRDefault="007D06CD">
                    <w:pPr>
                      <w:pStyle w:val="NormalBPBHEB"/>
                      <w:rPr>
                        <w:noProof/>
                      </w:rPr>
                      <w:pPrChange w:id="1906" w:author="Arya" w:date="2025-02-27T12:28:00Z" w16du:dateUtc="2025-02-27T06:58:00Z">
                        <w:pPr>
                          <w:pStyle w:val="Bibliography"/>
                        </w:pPr>
                      </w:pPrChange>
                    </w:pPr>
                    <w:r>
                      <w:rPr>
                        <w:noProof/>
                      </w:rPr>
                      <w:t>AWS, "AWS Elemental MediaLive," n.d.s. [Online]. Available: https://aws.amazon.com/medialive. [Accessed 25 January 2025].</w:t>
                    </w:r>
                  </w:p>
                </w:tc>
              </w:tr>
              <w:tr w:rsidR="007D06CD" w14:paraId="75971F69" w14:textId="77777777">
                <w:trPr>
                  <w:divId w:val="100036788"/>
                  <w:tblCellSpacing w:w="15" w:type="dxa"/>
                </w:trPr>
                <w:tc>
                  <w:tcPr>
                    <w:tcW w:w="50" w:type="pct"/>
                    <w:hideMark/>
                  </w:tcPr>
                  <w:p w14:paraId="6C21C17C" w14:textId="77777777" w:rsidR="007D06CD" w:rsidRDefault="007D06CD">
                    <w:pPr>
                      <w:pStyle w:val="NormalBPBHEB"/>
                      <w:rPr>
                        <w:noProof/>
                      </w:rPr>
                      <w:pPrChange w:id="1907" w:author="Arya" w:date="2025-02-27T12:28:00Z" w16du:dateUtc="2025-02-27T06:58:00Z">
                        <w:pPr>
                          <w:pStyle w:val="Bibliography"/>
                        </w:pPr>
                      </w:pPrChange>
                    </w:pPr>
                    <w:r>
                      <w:rPr>
                        <w:noProof/>
                      </w:rPr>
                      <w:lastRenderedPageBreak/>
                      <w:t xml:space="preserve">[59] </w:t>
                    </w:r>
                  </w:p>
                </w:tc>
                <w:tc>
                  <w:tcPr>
                    <w:tcW w:w="0" w:type="auto"/>
                    <w:hideMark/>
                  </w:tcPr>
                  <w:p w14:paraId="6608AB0E" w14:textId="77777777" w:rsidR="007D06CD" w:rsidRDefault="007D06CD">
                    <w:pPr>
                      <w:pStyle w:val="NormalBPBHEB"/>
                      <w:rPr>
                        <w:noProof/>
                      </w:rPr>
                      <w:pPrChange w:id="1908" w:author="Arya" w:date="2025-02-27T12:28:00Z" w16du:dateUtc="2025-02-27T06:58:00Z">
                        <w:pPr>
                          <w:pStyle w:val="Bibliography"/>
                        </w:pPr>
                      </w:pPrChange>
                    </w:pPr>
                    <w:r>
                      <w:rPr>
                        <w:noProof/>
                      </w:rPr>
                      <w:t>AWS, "AWS Elemental MediaPackage," n.d.t. [Online]. Available: https://aws.amazon.com/mediapackage. [Accessed 25 January 2025].</w:t>
                    </w:r>
                  </w:p>
                </w:tc>
              </w:tr>
              <w:tr w:rsidR="007D06CD" w14:paraId="5C26E178" w14:textId="77777777">
                <w:trPr>
                  <w:divId w:val="100036788"/>
                  <w:tblCellSpacing w:w="15" w:type="dxa"/>
                </w:trPr>
                <w:tc>
                  <w:tcPr>
                    <w:tcW w:w="50" w:type="pct"/>
                    <w:hideMark/>
                  </w:tcPr>
                  <w:p w14:paraId="419CEB7E" w14:textId="77777777" w:rsidR="007D06CD" w:rsidRDefault="007D06CD">
                    <w:pPr>
                      <w:pStyle w:val="NormalBPBHEB"/>
                      <w:rPr>
                        <w:noProof/>
                      </w:rPr>
                      <w:pPrChange w:id="1909" w:author="Arya" w:date="2025-02-27T12:28:00Z" w16du:dateUtc="2025-02-27T06:58:00Z">
                        <w:pPr>
                          <w:pStyle w:val="Bibliography"/>
                        </w:pPr>
                      </w:pPrChange>
                    </w:pPr>
                    <w:r>
                      <w:rPr>
                        <w:noProof/>
                      </w:rPr>
                      <w:t xml:space="preserve">[60] </w:t>
                    </w:r>
                  </w:p>
                </w:tc>
                <w:tc>
                  <w:tcPr>
                    <w:tcW w:w="0" w:type="auto"/>
                    <w:hideMark/>
                  </w:tcPr>
                  <w:p w14:paraId="3C030D6D" w14:textId="77777777" w:rsidR="007D06CD" w:rsidRDefault="007D06CD">
                    <w:pPr>
                      <w:pStyle w:val="NormalBPBHEB"/>
                      <w:rPr>
                        <w:noProof/>
                      </w:rPr>
                      <w:pPrChange w:id="1910" w:author="Arya" w:date="2025-02-27T12:28:00Z" w16du:dateUtc="2025-02-27T06:58:00Z">
                        <w:pPr>
                          <w:pStyle w:val="Bibliography"/>
                        </w:pPr>
                      </w:pPrChange>
                    </w:pPr>
                    <w:r>
                      <w:rPr>
                        <w:noProof/>
                      </w:rPr>
                      <w:t>AWS, "AWS Elemental MediaStore," n.d.u. [Online]. Available: https://aws.amazon.com/mediastore.</w:t>
                    </w:r>
                  </w:p>
                </w:tc>
              </w:tr>
              <w:tr w:rsidR="007D06CD" w14:paraId="2A1E22EF" w14:textId="77777777">
                <w:trPr>
                  <w:divId w:val="100036788"/>
                  <w:tblCellSpacing w:w="15" w:type="dxa"/>
                </w:trPr>
                <w:tc>
                  <w:tcPr>
                    <w:tcW w:w="50" w:type="pct"/>
                    <w:hideMark/>
                  </w:tcPr>
                  <w:p w14:paraId="5AA48E63" w14:textId="77777777" w:rsidR="007D06CD" w:rsidRDefault="007D06CD">
                    <w:pPr>
                      <w:pStyle w:val="NormalBPBHEB"/>
                      <w:rPr>
                        <w:noProof/>
                      </w:rPr>
                      <w:pPrChange w:id="1911" w:author="Arya" w:date="2025-02-27T12:28:00Z" w16du:dateUtc="2025-02-27T06:58:00Z">
                        <w:pPr>
                          <w:pStyle w:val="Bibliography"/>
                        </w:pPr>
                      </w:pPrChange>
                    </w:pPr>
                    <w:r>
                      <w:rPr>
                        <w:noProof/>
                      </w:rPr>
                      <w:t xml:space="preserve">[61] </w:t>
                    </w:r>
                  </w:p>
                </w:tc>
                <w:tc>
                  <w:tcPr>
                    <w:tcW w:w="0" w:type="auto"/>
                    <w:hideMark/>
                  </w:tcPr>
                  <w:p w14:paraId="75F744FA" w14:textId="77777777" w:rsidR="007D06CD" w:rsidRDefault="007D06CD">
                    <w:pPr>
                      <w:pStyle w:val="NormalBPBHEB"/>
                      <w:rPr>
                        <w:noProof/>
                      </w:rPr>
                      <w:pPrChange w:id="1912" w:author="Arya" w:date="2025-02-27T12:28:00Z" w16du:dateUtc="2025-02-27T06:58:00Z">
                        <w:pPr>
                          <w:pStyle w:val="Bibliography"/>
                        </w:pPr>
                      </w:pPrChange>
                    </w:pPr>
                    <w:r>
                      <w:rPr>
                        <w:noProof/>
                      </w:rPr>
                      <w:t>AWS, "AWS Elemental MediaTailor," n.d.x. [Online]. Available: https://aws.amazon.com/mediatailor. [Accessed 15 January 2025].</w:t>
                    </w:r>
                  </w:p>
                </w:tc>
              </w:tr>
              <w:tr w:rsidR="007D06CD" w14:paraId="026756B7" w14:textId="77777777">
                <w:trPr>
                  <w:divId w:val="100036788"/>
                  <w:tblCellSpacing w:w="15" w:type="dxa"/>
                </w:trPr>
                <w:tc>
                  <w:tcPr>
                    <w:tcW w:w="50" w:type="pct"/>
                    <w:hideMark/>
                  </w:tcPr>
                  <w:p w14:paraId="612EE4E4" w14:textId="77777777" w:rsidR="007D06CD" w:rsidRDefault="007D06CD">
                    <w:pPr>
                      <w:pStyle w:val="NormalBPBHEB"/>
                      <w:rPr>
                        <w:noProof/>
                      </w:rPr>
                      <w:pPrChange w:id="1913" w:author="Arya" w:date="2025-02-27T12:28:00Z" w16du:dateUtc="2025-02-27T06:58:00Z">
                        <w:pPr>
                          <w:pStyle w:val="Bibliography"/>
                        </w:pPr>
                      </w:pPrChange>
                    </w:pPr>
                    <w:r>
                      <w:rPr>
                        <w:noProof/>
                      </w:rPr>
                      <w:t xml:space="preserve">[62] </w:t>
                    </w:r>
                  </w:p>
                </w:tc>
                <w:tc>
                  <w:tcPr>
                    <w:tcW w:w="0" w:type="auto"/>
                    <w:hideMark/>
                  </w:tcPr>
                  <w:p w14:paraId="5F0FF643" w14:textId="77777777" w:rsidR="007D06CD" w:rsidRDefault="007D06CD">
                    <w:pPr>
                      <w:pStyle w:val="NormalBPBHEB"/>
                      <w:rPr>
                        <w:noProof/>
                      </w:rPr>
                      <w:pPrChange w:id="1914" w:author="Arya" w:date="2025-02-27T12:28:00Z" w16du:dateUtc="2025-02-27T06:58:00Z">
                        <w:pPr>
                          <w:pStyle w:val="Bibliography"/>
                        </w:pPr>
                      </w:pPrChange>
                    </w:pPr>
                    <w:r>
                      <w:rPr>
                        <w:noProof/>
                      </w:rPr>
                      <w:t>AWS, "Building a Secure Digital ID Using Amazon Managed Blockchain," 2023p. [Online]. Available: https://aws.amazon.com/blogs/database. [Accessed 25 January 2025].</w:t>
                    </w:r>
                  </w:p>
                </w:tc>
              </w:tr>
              <w:tr w:rsidR="007D06CD" w14:paraId="497D650F" w14:textId="77777777">
                <w:trPr>
                  <w:divId w:val="100036788"/>
                  <w:tblCellSpacing w:w="15" w:type="dxa"/>
                </w:trPr>
                <w:tc>
                  <w:tcPr>
                    <w:tcW w:w="50" w:type="pct"/>
                    <w:hideMark/>
                  </w:tcPr>
                  <w:p w14:paraId="51764CF2" w14:textId="77777777" w:rsidR="007D06CD" w:rsidRDefault="007D06CD">
                    <w:pPr>
                      <w:pStyle w:val="NormalBPBHEB"/>
                      <w:rPr>
                        <w:noProof/>
                      </w:rPr>
                      <w:pPrChange w:id="1915" w:author="Arya" w:date="2025-02-27T12:28:00Z" w16du:dateUtc="2025-02-27T06:58:00Z">
                        <w:pPr>
                          <w:pStyle w:val="Bibliography"/>
                        </w:pPr>
                      </w:pPrChange>
                    </w:pPr>
                    <w:r>
                      <w:rPr>
                        <w:noProof/>
                      </w:rPr>
                      <w:t xml:space="preserve">[63] </w:t>
                    </w:r>
                  </w:p>
                </w:tc>
                <w:tc>
                  <w:tcPr>
                    <w:tcW w:w="0" w:type="auto"/>
                    <w:hideMark/>
                  </w:tcPr>
                  <w:p w14:paraId="4272CF09" w14:textId="77777777" w:rsidR="007D06CD" w:rsidRDefault="007D06CD">
                    <w:pPr>
                      <w:pStyle w:val="NormalBPBHEB"/>
                      <w:rPr>
                        <w:noProof/>
                      </w:rPr>
                      <w:pPrChange w:id="1916" w:author="Arya" w:date="2025-02-27T12:28:00Z" w16du:dateUtc="2025-02-27T06:58:00Z">
                        <w:pPr>
                          <w:pStyle w:val="Bibliography"/>
                        </w:pPr>
                      </w:pPrChange>
                    </w:pPr>
                    <w:r>
                      <w:rPr>
                        <w:noProof/>
                      </w:rPr>
                      <w:t>AWS, "Amazon Managed Blockchain documentation," 2022u. [Online]. Available: https://aws.amazon.com/managed-blockchain. [Accessed 25 January 2025].</w:t>
                    </w:r>
                  </w:p>
                </w:tc>
              </w:tr>
              <w:tr w:rsidR="007D06CD" w14:paraId="084DB750" w14:textId="77777777">
                <w:trPr>
                  <w:divId w:val="100036788"/>
                  <w:tblCellSpacing w:w="15" w:type="dxa"/>
                </w:trPr>
                <w:tc>
                  <w:tcPr>
                    <w:tcW w:w="50" w:type="pct"/>
                    <w:hideMark/>
                  </w:tcPr>
                  <w:p w14:paraId="6A9AD3A7" w14:textId="77777777" w:rsidR="007D06CD" w:rsidRDefault="007D06CD">
                    <w:pPr>
                      <w:pStyle w:val="NormalBPBHEB"/>
                      <w:rPr>
                        <w:noProof/>
                      </w:rPr>
                      <w:pPrChange w:id="1917" w:author="Arya" w:date="2025-02-27T12:28:00Z" w16du:dateUtc="2025-02-27T06:58:00Z">
                        <w:pPr>
                          <w:pStyle w:val="Bibliography"/>
                        </w:pPr>
                      </w:pPrChange>
                    </w:pPr>
                    <w:r>
                      <w:rPr>
                        <w:noProof/>
                      </w:rPr>
                      <w:t xml:space="preserve">[64] </w:t>
                    </w:r>
                  </w:p>
                </w:tc>
                <w:tc>
                  <w:tcPr>
                    <w:tcW w:w="0" w:type="auto"/>
                    <w:hideMark/>
                  </w:tcPr>
                  <w:p w14:paraId="50B69A63" w14:textId="77777777" w:rsidR="007D06CD" w:rsidRDefault="007D06CD">
                    <w:pPr>
                      <w:pStyle w:val="NormalBPBHEB"/>
                      <w:rPr>
                        <w:noProof/>
                      </w:rPr>
                      <w:pPrChange w:id="1918" w:author="Arya" w:date="2025-02-27T12:28:00Z" w16du:dateUtc="2025-02-27T06:58:00Z">
                        <w:pPr>
                          <w:pStyle w:val="Bibliography"/>
                        </w:pPr>
                      </w:pPrChange>
                    </w:pPr>
                    <w:r w:rsidRPr="002C730E">
                      <w:rPr>
                        <w:noProof/>
                        <w:lang w:val="pt-BR"/>
                        <w:rPrChange w:id="1919" w:author="Arya" w:date="2025-02-26T15:44:00Z" w16du:dateUtc="2025-02-26T10:14:00Z">
                          <w:rPr>
                            <w:noProof/>
                          </w:rPr>
                        </w:rPrChange>
                      </w:rPr>
                      <w:t xml:space="preserve">AWS, "Amazon Quantum Ledger Database documentation.," 2022t. </w:t>
                    </w:r>
                    <w:r>
                      <w:rPr>
                        <w:noProof/>
                      </w:rPr>
                      <w:t>[Online]. Available: https://aws.amazon.com/qldb. [Accessed 25 January 2025].</w:t>
                    </w:r>
                  </w:p>
                </w:tc>
              </w:tr>
            </w:tbl>
            <w:p w14:paraId="287E2865" w14:textId="77777777" w:rsidR="007D06CD" w:rsidRDefault="007D06CD">
              <w:pPr>
                <w:pStyle w:val="NormalBPBHEB"/>
                <w:divId w:val="100036788"/>
                <w:rPr>
                  <w:rFonts w:eastAsia="Times New Roman"/>
                  <w:noProof/>
                </w:rPr>
                <w:pPrChange w:id="1920" w:author="Arya" w:date="2025-02-27T12:28:00Z" w16du:dateUtc="2025-02-27T06:58:00Z">
                  <w:pPr>
                    <w:divId w:val="100036788"/>
                  </w:pPr>
                </w:pPrChange>
              </w:pPr>
            </w:p>
            <w:p w14:paraId="212068B4" w14:textId="4515789C" w:rsidR="004C2A77" w:rsidRDefault="004C2A77">
              <w:pPr>
                <w:pStyle w:val="NormalBPBHEB"/>
                <w:pPrChange w:id="1921" w:author="Arya" w:date="2025-02-27T12:28:00Z" w16du:dateUtc="2025-02-27T06:58:00Z">
                  <w:pPr/>
                </w:pPrChange>
              </w:pPr>
              <w:r>
                <w:rPr>
                  <w:b/>
                  <w:bCs/>
                  <w:noProof/>
                </w:rPr>
                <w:fldChar w:fldCharType="end"/>
              </w:r>
            </w:p>
          </w:sdtContent>
        </w:sdt>
      </w:sdtContent>
    </w:sdt>
    <w:p w14:paraId="2BD037F7" w14:textId="77777777" w:rsidR="002A7C58" w:rsidRPr="0094412E" w:rsidRDefault="002A7C58">
      <w:pPr>
        <w:pStyle w:val="NormalBPBHEB"/>
        <w:pPrChange w:id="1922" w:author="Arya" w:date="2025-02-27T12:28:00Z" w16du:dateUtc="2025-02-27T06:58:00Z">
          <w:pPr/>
        </w:pPrChange>
      </w:pPr>
    </w:p>
    <w:sectPr w:rsidR="002A7C58" w:rsidRPr="0094412E" w:rsidSect="00B47E24">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3-03T10:42:00Z" w:initials="D">
    <w:p w14:paraId="049CB563" w14:textId="77777777" w:rsidR="00636835" w:rsidRDefault="00636835" w:rsidP="00636835">
      <w:pPr>
        <w:pStyle w:val="CommentText"/>
      </w:pPr>
      <w:r>
        <w:rPr>
          <w:rStyle w:val="CommentReference"/>
        </w:rPr>
        <w:annotationRef/>
      </w:r>
      <w:r>
        <w:t>GLOBAL COMMENT: Please add a lead in statement for all the bulleted list.</w:t>
      </w:r>
    </w:p>
  </w:comment>
  <w:comment w:id="14" w:author="Arya" w:date="2025-02-26T15:46:00Z" w:initials="D">
    <w:p w14:paraId="66EA852E" w14:textId="0E200BEC" w:rsidR="002C730E" w:rsidRDefault="002C730E" w:rsidP="002C730E">
      <w:pPr>
        <w:pStyle w:val="CommentText"/>
      </w:pPr>
      <w:r>
        <w:rPr>
          <w:rStyle w:val="CommentReference"/>
        </w:rPr>
        <w:annotationRef/>
      </w:r>
      <w:r>
        <w:rPr>
          <w:lang w:val="en-IN"/>
        </w:rPr>
        <w:t xml:space="preserve">Please rephrase so that the headings do not exceed 7 words. Also, according to our style guidelines, we refrain from using colon in the headings. </w:t>
      </w:r>
    </w:p>
  </w:comment>
  <w:comment w:id="118" w:author="Arya" w:date="2025-02-26T15:49:00Z" w:initials="D">
    <w:p w14:paraId="4D7D627E" w14:textId="77777777" w:rsidR="00E85D25" w:rsidRDefault="00E85D25" w:rsidP="00E85D25">
      <w:pPr>
        <w:pStyle w:val="CommentText"/>
      </w:pPr>
      <w:r>
        <w:rPr>
          <w:rStyle w:val="CommentReference"/>
        </w:rPr>
        <w:annotationRef/>
      </w:r>
      <w:r>
        <w:t>According to our style guidelines, objectives are written in a paragraph. Kindly reframe.</w:t>
      </w:r>
    </w:p>
  </w:comment>
  <w:comment w:id="127" w:author="Arya" w:date="2025-02-26T15:49:00Z" w:initials="D">
    <w:p w14:paraId="06DAF338" w14:textId="77777777" w:rsidR="00E85D25" w:rsidRDefault="00E85D25" w:rsidP="00E85D25">
      <w:pPr>
        <w:pStyle w:val="CommentText"/>
      </w:pPr>
      <w:r>
        <w:rPr>
          <w:rStyle w:val="CommentReference"/>
        </w:rPr>
        <w:annotationRef/>
      </w:r>
      <w:r>
        <w:rPr>
          <w:lang w:val="en-IN"/>
        </w:rPr>
        <w:t xml:space="preserve">Please refer to the comment marked in the Structure section. </w:t>
      </w:r>
    </w:p>
  </w:comment>
  <w:comment w:id="139" w:author="Arya" w:date="2025-02-26T15:54:00Z" w:initials="D">
    <w:p w14:paraId="751EC180" w14:textId="77777777" w:rsidR="007B79C7" w:rsidRDefault="007B79C7" w:rsidP="007B79C7">
      <w:pPr>
        <w:pStyle w:val="CommentText"/>
      </w:pPr>
      <w:r>
        <w:rPr>
          <w:rStyle w:val="CommentReference"/>
        </w:rPr>
        <w:annotationRef/>
      </w:r>
      <w:r>
        <w:rPr>
          <w:lang w:val="en-IN"/>
        </w:rPr>
        <w:t>Please add a lead in statement.</w:t>
      </w:r>
    </w:p>
  </w:comment>
  <w:comment w:id="173" w:author="Arya" w:date="2025-02-26T15:56:00Z" w:initials="D">
    <w:p w14:paraId="69DBE3E9" w14:textId="77777777" w:rsidR="007B79C7" w:rsidRDefault="007B79C7" w:rsidP="007B79C7">
      <w:pPr>
        <w:pStyle w:val="CommentText"/>
      </w:pPr>
      <w:r>
        <w:rPr>
          <w:rStyle w:val="CommentReference"/>
        </w:rPr>
        <w:annotationRef/>
      </w:r>
      <w:r>
        <w:rPr>
          <w:lang w:val="en-IN"/>
        </w:rPr>
        <w:t>Please rephrase so that the heading does not exceed 7 words and improves readability.</w:t>
      </w:r>
    </w:p>
  </w:comment>
  <w:comment w:id="237" w:author="Arya" w:date="2025-02-26T16:01:00Z" w:initials="D">
    <w:p w14:paraId="0BFD6903" w14:textId="77777777" w:rsidR="0069642C" w:rsidRDefault="0069642C" w:rsidP="0069642C">
      <w:pPr>
        <w:pStyle w:val="CommentText"/>
      </w:pPr>
      <w:r>
        <w:rPr>
          <w:rStyle w:val="CommentReference"/>
        </w:rPr>
        <w:annotationRef/>
      </w:r>
      <w:r>
        <w:rPr>
          <w:lang w:val="en-IN"/>
        </w:rPr>
        <w:t>Please mention the full form.</w:t>
      </w:r>
    </w:p>
  </w:comment>
  <w:comment w:id="301" w:author="Arya" w:date="2025-03-03T10:01:00Z" w:initials="D">
    <w:p w14:paraId="37C16A2E" w14:textId="77777777" w:rsidR="001755FE" w:rsidRDefault="001755FE" w:rsidP="001755FE">
      <w:pPr>
        <w:pStyle w:val="CommentText"/>
      </w:pPr>
      <w:r>
        <w:rPr>
          <w:rStyle w:val="CommentReference"/>
        </w:rPr>
        <w:annotationRef/>
      </w:r>
      <w:r>
        <w:t>Please add a lead in statement.</w:t>
      </w:r>
    </w:p>
  </w:comment>
  <w:comment w:id="347" w:author="Arya" w:date="2025-03-03T10:02:00Z" w:initials="D">
    <w:p w14:paraId="6073CC0A" w14:textId="77777777" w:rsidR="00511BFD" w:rsidRDefault="00511BFD" w:rsidP="00511BFD">
      <w:pPr>
        <w:pStyle w:val="CommentText"/>
      </w:pPr>
      <w:r>
        <w:rPr>
          <w:rStyle w:val="CommentReference"/>
        </w:rPr>
        <w:annotationRef/>
      </w:r>
      <w:r>
        <w:t>Please add a lead in statement.</w:t>
      </w:r>
    </w:p>
  </w:comment>
  <w:comment w:id="360" w:author="Arya" w:date="2025-02-26T16:10:00Z" w:initials="D">
    <w:p w14:paraId="6DC2E67F" w14:textId="0A71965D" w:rsidR="00B40001" w:rsidRDefault="00B40001" w:rsidP="00B40001">
      <w:pPr>
        <w:pStyle w:val="CommentText"/>
      </w:pPr>
      <w:r>
        <w:rPr>
          <w:rStyle w:val="CommentReference"/>
        </w:rPr>
        <w:annotationRef/>
      </w:r>
      <w:r>
        <w:rPr>
          <w:lang w:val="en-IN"/>
        </w:rPr>
        <w:t>Please check the figure caption for the first figure (10.1) for reference and please edit this accordingly.</w:t>
      </w:r>
    </w:p>
  </w:comment>
  <w:comment w:id="378" w:author="Arya" w:date="2025-02-26T16:11:00Z" w:initials="D">
    <w:p w14:paraId="0A999B41" w14:textId="77777777" w:rsidR="00D171AD" w:rsidRDefault="00D171AD" w:rsidP="00D171AD">
      <w:pPr>
        <w:pStyle w:val="CommentText"/>
      </w:pPr>
      <w:r>
        <w:rPr>
          <w:rStyle w:val="CommentReference"/>
        </w:rPr>
        <w:annotationRef/>
      </w:r>
      <w:r>
        <w:rPr>
          <w:lang w:val="en-IN"/>
        </w:rPr>
        <w:t>Please add a lead in statement.</w:t>
      </w:r>
    </w:p>
  </w:comment>
  <w:comment w:id="406" w:author="Arya" w:date="2025-03-03T10:03:00Z" w:initials="D">
    <w:p w14:paraId="279C212D" w14:textId="77777777" w:rsidR="00A71713" w:rsidRDefault="00A71713" w:rsidP="00A71713">
      <w:pPr>
        <w:pStyle w:val="CommentText"/>
      </w:pPr>
      <w:r>
        <w:rPr>
          <w:rStyle w:val="CommentReference"/>
        </w:rPr>
        <w:annotationRef/>
      </w:r>
      <w:r>
        <w:t>Please add a lead in statement.</w:t>
      </w:r>
    </w:p>
  </w:comment>
  <w:comment w:id="461" w:author="Arya" w:date="2025-03-03T10:04:00Z" w:initials="D">
    <w:p w14:paraId="225EA61E" w14:textId="77777777" w:rsidR="00BA676E" w:rsidRDefault="00BA676E" w:rsidP="00BA676E">
      <w:pPr>
        <w:pStyle w:val="CommentText"/>
      </w:pPr>
      <w:r>
        <w:rPr>
          <w:rStyle w:val="CommentReference"/>
        </w:rPr>
        <w:annotationRef/>
      </w:r>
      <w:r>
        <w:t>Please add a lead in statement.</w:t>
      </w:r>
    </w:p>
  </w:comment>
  <w:comment w:id="482" w:author="Arya" w:date="2025-02-26T17:27:00Z" w:initials="D">
    <w:p w14:paraId="19D29389" w14:textId="289D2877" w:rsidR="002749A3" w:rsidRDefault="002749A3" w:rsidP="002749A3">
      <w:pPr>
        <w:pStyle w:val="CommentText"/>
      </w:pPr>
      <w:r>
        <w:rPr>
          <w:rStyle w:val="CommentReference"/>
        </w:rPr>
        <w:annotationRef/>
      </w:r>
      <w:r>
        <w:rPr>
          <w:color w:val="000000"/>
          <w:lang w:val="en-IN"/>
        </w:rPr>
        <w:t>Please check the figure caption for the first figure (10.1) for reference and please edit this accordingly.</w:t>
      </w:r>
    </w:p>
  </w:comment>
  <w:comment w:id="520" w:author="Arya" w:date="2025-02-26T17:30:00Z" w:initials="D">
    <w:p w14:paraId="38BCA1DA" w14:textId="77777777" w:rsidR="00151294" w:rsidRDefault="00151294" w:rsidP="00151294">
      <w:pPr>
        <w:pStyle w:val="CommentText"/>
      </w:pPr>
      <w:r>
        <w:rPr>
          <w:rStyle w:val="CommentReference"/>
        </w:rPr>
        <w:annotationRef/>
      </w:r>
      <w:r>
        <w:rPr>
          <w:color w:val="000000"/>
          <w:lang w:val="en-IN"/>
        </w:rPr>
        <w:t>Please check the figure caption for the first figure (10.1) for reference and please edit this accordingly.</w:t>
      </w:r>
    </w:p>
  </w:comment>
  <w:comment w:id="528" w:author="Arya" w:date="2025-02-26T17:31:00Z" w:initials="D">
    <w:p w14:paraId="7B2CB77B" w14:textId="77777777" w:rsidR="00151294" w:rsidRDefault="00151294" w:rsidP="00151294">
      <w:pPr>
        <w:pStyle w:val="CommentText"/>
      </w:pPr>
      <w:r>
        <w:rPr>
          <w:rStyle w:val="CommentReference"/>
        </w:rPr>
        <w:annotationRef/>
      </w:r>
      <w:r>
        <w:rPr>
          <w:lang w:val="en-IN"/>
        </w:rPr>
        <w:t>Please add some content under this heading before the figure.</w:t>
      </w:r>
    </w:p>
  </w:comment>
  <w:comment w:id="540" w:author="Arya" w:date="2025-02-26T17:32:00Z" w:initials="D">
    <w:p w14:paraId="0A94B13F" w14:textId="77777777" w:rsidR="00151294" w:rsidRDefault="00151294" w:rsidP="00151294">
      <w:pPr>
        <w:pStyle w:val="CommentText"/>
      </w:pPr>
      <w:r>
        <w:rPr>
          <w:rStyle w:val="CommentReference"/>
        </w:rPr>
        <w:annotationRef/>
      </w:r>
      <w:r>
        <w:rPr>
          <w:color w:val="000000"/>
          <w:lang w:val="en-IN"/>
        </w:rPr>
        <w:t>Please check the figure caption for the first figure (10.1) for reference and please edit this accordingly.</w:t>
      </w:r>
    </w:p>
  </w:comment>
  <w:comment w:id="548" w:author="Arya" w:date="2025-03-03T10:04:00Z" w:initials="D">
    <w:p w14:paraId="2CBD14FA" w14:textId="77777777" w:rsidR="001B1439" w:rsidRDefault="001B1439" w:rsidP="001B1439">
      <w:pPr>
        <w:pStyle w:val="CommentText"/>
      </w:pPr>
      <w:r>
        <w:rPr>
          <w:rStyle w:val="CommentReference"/>
        </w:rPr>
        <w:annotationRef/>
      </w:r>
      <w:r>
        <w:t>Please add a lead in statement.</w:t>
      </w:r>
    </w:p>
  </w:comment>
  <w:comment w:id="596" w:author="Arya" w:date="2025-03-03T10:05:00Z" w:initials="D">
    <w:p w14:paraId="1FF2B206" w14:textId="77777777" w:rsidR="00E84EEA" w:rsidRDefault="00E84EEA" w:rsidP="00E84EEA">
      <w:pPr>
        <w:pStyle w:val="CommentText"/>
      </w:pPr>
      <w:r>
        <w:rPr>
          <w:rStyle w:val="CommentReference"/>
        </w:rPr>
        <w:annotationRef/>
      </w:r>
      <w:r>
        <w:t>Please add a lead in statement.</w:t>
      </w:r>
    </w:p>
  </w:comment>
  <w:comment w:id="636" w:author="Arya" w:date="2025-03-03T10:06:00Z" w:initials="D">
    <w:p w14:paraId="0C4A1DDE" w14:textId="77777777" w:rsidR="009C3A41" w:rsidRDefault="009C3A41" w:rsidP="009C3A41">
      <w:pPr>
        <w:pStyle w:val="CommentText"/>
      </w:pPr>
      <w:r>
        <w:rPr>
          <w:rStyle w:val="CommentReference"/>
        </w:rPr>
        <w:annotationRef/>
      </w:r>
      <w:r>
        <w:t>Please add a lead in statement.</w:t>
      </w:r>
    </w:p>
  </w:comment>
  <w:comment w:id="650" w:author="Arya" w:date="2025-02-26T17:37:00Z" w:initials="D">
    <w:p w14:paraId="1C32DE95" w14:textId="0695B0D1" w:rsidR="00893768" w:rsidRDefault="00893768" w:rsidP="00893768">
      <w:pPr>
        <w:pStyle w:val="CommentText"/>
      </w:pPr>
      <w:r>
        <w:rPr>
          <w:rStyle w:val="CommentReference"/>
        </w:rPr>
        <w:annotationRef/>
      </w:r>
      <w:r>
        <w:rPr>
          <w:lang w:val="en-IN"/>
        </w:rPr>
        <w:t>Please add a lead in statement.</w:t>
      </w:r>
    </w:p>
  </w:comment>
  <w:comment w:id="802" w:author="Arya" w:date="2025-02-27T10:46:00Z" w:initials="D">
    <w:p w14:paraId="7E93A550" w14:textId="00D22BCA" w:rsidR="006A3984" w:rsidRDefault="006A3984" w:rsidP="006A3984">
      <w:pPr>
        <w:pStyle w:val="CommentText"/>
      </w:pPr>
      <w:r>
        <w:rPr>
          <w:rStyle w:val="CommentReference"/>
        </w:rPr>
        <w:annotationRef/>
      </w:r>
      <w:r>
        <w:t>Please add a lead in statement.</w:t>
      </w:r>
    </w:p>
  </w:comment>
  <w:comment w:id="814" w:author="Arya" w:date="2025-03-03T10:35:00Z" w:initials="D">
    <w:p w14:paraId="4B44447D" w14:textId="77777777" w:rsidR="00713206" w:rsidRDefault="00713206" w:rsidP="00713206">
      <w:pPr>
        <w:pStyle w:val="CommentText"/>
      </w:pPr>
      <w:r>
        <w:rPr>
          <w:rStyle w:val="CommentReference"/>
        </w:rPr>
        <w:annotationRef/>
      </w:r>
      <w:r>
        <w:t>Please add a lead in statement.</w:t>
      </w:r>
    </w:p>
  </w:comment>
  <w:comment w:id="876" w:author="Arya" w:date="2025-02-27T10:54:00Z" w:initials="D">
    <w:p w14:paraId="4E8E3C41" w14:textId="6FED9512" w:rsidR="00335FAB" w:rsidRDefault="00335FAB" w:rsidP="00335FAB">
      <w:pPr>
        <w:pStyle w:val="CommentText"/>
      </w:pPr>
      <w:r>
        <w:rPr>
          <w:rStyle w:val="CommentReference"/>
        </w:rPr>
        <w:annotationRef/>
      </w:r>
      <w:r>
        <w:rPr>
          <w:color w:val="222222"/>
          <w:highlight w:val="white"/>
        </w:rPr>
        <w:t>Please check the figure caption for the first figure (10.1) for reference and please edit this accordingly.</w:t>
      </w:r>
      <w:r>
        <w:t xml:space="preserve"> </w:t>
      </w:r>
    </w:p>
  </w:comment>
  <w:comment w:id="880" w:author="Arya" w:date="2025-02-27T10:57:00Z" w:initials="D">
    <w:p w14:paraId="3D29F2A2" w14:textId="77777777" w:rsidR="000911D7" w:rsidRDefault="000911D7" w:rsidP="000911D7">
      <w:pPr>
        <w:pStyle w:val="CommentText"/>
      </w:pPr>
      <w:r>
        <w:rPr>
          <w:rStyle w:val="CommentReference"/>
        </w:rPr>
        <w:annotationRef/>
      </w:r>
      <w:r>
        <w:t>The heading can be ‘Media services’. Part 3 and colon are not required. This will improve the readability.</w:t>
      </w:r>
    </w:p>
  </w:comment>
  <w:comment w:id="890" w:author="Arya" w:date="2025-02-27T10:59:00Z" w:initials="D">
    <w:p w14:paraId="5FD93F66" w14:textId="77777777" w:rsidR="00CB1851" w:rsidRDefault="00CB1851" w:rsidP="00CB1851">
      <w:pPr>
        <w:pStyle w:val="CommentText"/>
      </w:pPr>
      <w:r>
        <w:rPr>
          <w:rStyle w:val="CommentReference"/>
        </w:rPr>
        <w:annotationRef/>
      </w:r>
      <w:r>
        <w:rPr>
          <w:color w:val="222222"/>
          <w:highlight w:val="white"/>
        </w:rPr>
        <w:t>Please check the figure caption for the first figure (10.1) for reference and please edit this accordingly.</w:t>
      </w:r>
      <w:r>
        <w:t xml:space="preserve"> </w:t>
      </w:r>
    </w:p>
  </w:comment>
  <w:comment w:id="943" w:author="Arya" w:date="2025-02-27T11:08:00Z" w:initials="D">
    <w:p w14:paraId="3D29F340" w14:textId="77777777" w:rsidR="003A0D4A" w:rsidRDefault="003A0D4A" w:rsidP="003A0D4A">
      <w:pPr>
        <w:pStyle w:val="CommentText"/>
      </w:pPr>
      <w:r>
        <w:rPr>
          <w:rStyle w:val="CommentReference"/>
        </w:rPr>
        <w:annotationRef/>
      </w:r>
      <w:r>
        <w:t>Please add a lead in statement.</w:t>
      </w:r>
    </w:p>
  </w:comment>
  <w:comment w:id="985" w:author="Arya" w:date="2025-02-27T11:23:00Z" w:initials="D">
    <w:p w14:paraId="4F42E092" w14:textId="77777777" w:rsidR="00561ED5" w:rsidRDefault="00561ED5" w:rsidP="00561ED5">
      <w:pPr>
        <w:pStyle w:val="CommentText"/>
      </w:pPr>
      <w:r>
        <w:rPr>
          <w:rStyle w:val="CommentReference"/>
        </w:rPr>
        <w:annotationRef/>
      </w:r>
      <w:r>
        <w:t>Please add a lead in statement for the bulleted list.</w:t>
      </w:r>
    </w:p>
  </w:comment>
  <w:comment w:id="1065" w:author="Arya" w:date="2025-02-27T11:28:00Z" w:initials="D">
    <w:p w14:paraId="66A78476" w14:textId="77777777" w:rsidR="00A57706" w:rsidRDefault="00A57706" w:rsidP="00A57706">
      <w:pPr>
        <w:pStyle w:val="CommentText"/>
      </w:pPr>
      <w:r>
        <w:rPr>
          <w:rStyle w:val="CommentReference"/>
        </w:rPr>
        <w:annotationRef/>
      </w:r>
      <w:r>
        <w:t xml:space="preserve">Can we reframe this to - The key features are as follows: </w:t>
      </w:r>
      <w:r>
        <w:br/>
        <w:t>OR</w:t>
      </w:r>
      <w:r>
        <w:br/>
        <w:t>A sample of the key features is as follows:</w:t>
      </w:r>
    </w:p>
  </w:comment>
  <w:comment w:id="1098" w:author="Arya" w:date="2025-02-27T11:30:00Z" w:initials="D">
    <w:p w14:paraId="4B9DD16F" w14:textId="77777777" w:rsidR="00852D1C" w:rsidRDefault="00852D1C" w:rsidP="00852D1C">
      <w:pPr>
        <w:pStyle w:val="CommentText"/>
      </w:pPr>
      <w:r>
        <w:rPr>
          <w:rStyle w:val="CommentReference"/>
        </w:rPr>
        <w:annotationRef/>
      </w:r>
      <w:r>
        <w:t>Please add a lead in statement for the bulleted list.</w:t>
      </w:r>
    </w:p>
  </w:comment>
  <w:comment w:id="1151" w:author="Arya" w:date="2025-02-27T11:32:00Z" w:initials="D">
    <w:p w14:paraId="55D9528E" w14:textId="77777777" w:rsidR="00BC6358" w:rsidRDefault="00BC6358" w:rsidP="00BC6358">
      <w:pPr>
        <w:pStyle w:val="CommentText"/>
      </w:pPr>
      <w:r>
        <w:rPr>
          <w:rStyle w:val="CommentReference"/>
        </w:rPr>
        <w:annotationRef/>
      </w:r>
      <w:r>
        <w:t>Please add a lead in statement.</w:t>
      </w:r>
    </w:p>
  </w:comment>
  <w:comment w:id="1196" w:author="Arya" w:date="2025-02-27T11:34:00Z" w:initials="D">
    <w:p w14:paraId="23124D4E" w14:textId="77777777" w:rsidR="008E1EA5" w:rsidRDefault="008E1EA5" w:rsidP="008E1EA5">
      <w:pPr>
        <w:pStyle w:val="CommentText"/>
      </w:pPr>
      <w:r>
        <w:rPr>
          <w:rStyle w:val="CommentReference"/>
        </w:rPr>
        <w:annotationRef/>
      </w:r>
      <w:r>
        <w:t>Please add a lead in statement.</w:t>
      </w:r>
    </w:p>
  </w:comment>
  <w:comment w:id="1218" w:author="Arya" w:date="2025-02-27T11:35:00Z" w:initials="D">
    <w:p w14:paraId="78E705DE" w14:textId="77777777" w:rsidR="00C87716" w:rsidRDefault="00C87716" w:rsidP="00C87716">
      <w:pPr>
        <w:pStyle w:val="CommentText"/>
      </w:pPr>
      <w:r>
        <w:rPr>
          <w:rStyle w:val="CommentReference"/>
        </w:rPr>
        <w:annotationRef/>
      </w:r>
      <w:r>
        <w:t>Please add a lead in statement.</w:t>
      </w:r>
    </w:p>
  </w:comment>
  <w:comment w:id="1242" w:author="Arya" w:date="2025-03-03T10:21:00Z" w:initials="D">
    <w:p w14:paraId="1DB2C72E" w14:textId="77777777" w:rsidR="00186FED" w:rsidRDefault="00186FED" w:rsidP="00186FED">
      <w:pPr>
        <w:pStyle w:val="CommentText"/>
      </w:pPr>
      <w:r>
        <w:rPr>
          <w:rStyle w:val="CommentReference"/>
        </w:rPr>
        <w:annotationRef/>
      </w:r>
      <w:r>
        <w:t>Please add a lead in statement.</w:t>
      </w:r>
    </w:p>
  </w:comment>
  <w:comment w:id="1297" w:author="Arya" w:date="2025-02-27T11:38:00Z" w:initials="D">
    <w:p w14:paraId="2B6B6A93" w14:textId="15CC022A" w:rsidR="003028E1" w:rsidRDefault="003028E1" w:rsidP="003028E1">
      <w:pPr>
        <w:pStyle w:val="CommentText"/>
      </w:pPr>
      <w:r>
        <w:rPr>
          <w:rStyle w:val="CommentReference"/>
        </w:rPr>
        <w:annotationRef/>
      </w:r>
      <w:r>
        <w:t>Please add a lead in statement.</w:t>
      </w:r>
    </w:p>
  </w:comment>
  <w:comment w:id="1323" w:author="Arya" w:date="2025-02-27T11:41:00Z" w:initials="D">
    <w:p w14:paraId="696CFAF7" w14:textId="77777777" w:rsidR="00402B2C" w:rsidRDefault="00402B2C" w:rsidP="00402B2C">
      <w:pPr>
        <w:pStyle w:val="CommentText"/>
      </w:pPr>
      <w:r>
        <w:rPr>
          <w:rStyle w:val="CommentReference"/>
        </w:rPr>
        <w:annotationRef/>
      </w:r>
      <w:r>
        <w:t>Please add a lead in statement.</w:t>
      </w:r>
    </w:p>
  </w:comment>
  <w:comment w:id="1334" w:author="Arya" w:date="2025-02-27T11:42:00Z" w:initials="D">
    <w:p w14:paraId="53C82447" w14:textId="77777777" w:rsidR="00C57065" w:rsidRDefault="00C57065" w:rsidP="00C57065">
      <w:pPr>
        <w:pStyle w:val="CommentText"/>
      </w:pPr>
      <w:r>
        <w:rPr>
          <w:rStyle w:val="CommentReference"/>
        </w:rPr>
        <w:annotationRef/>
      </w:r>
      <w:r>
        <w:t>Please add a lead in statement.</w:t>
      </w:r>
    </w:p>
  </w:comment>
  <w:comment w:id="1383" w:author="Arya" w:date="2025-02-27T11:44:00Z" w:initials="D">
    <w:p w14:paraId="3C41B639" w14:textId="77777777" w:rsidR="00277A65" w:rsidRDefault="00277A65" w:rsidP="00277A65">
      <w:pPr>
        <w:pStyle w:val="CommentText"/>
      </w:pPr>
      <w:r>
        <w:rPr>
          <w:rStyle w:val="CommentReference"/>
        </w:rPr>
        <w:annotationRef/>
      </w:r>
      <w:r>
        <w:t>Please add a lead in statement.</w:t>
      </w:r>
    </w:p>
  </w:comment>
  <w:comment w:id="1400" w:author="Arya" w:date="2025-02-27T11:46:00Z" w:initials="D">
    <w:p w14:paraId="019A19A2" w14:textId="77777777" w:rsidR="000C5B49" w:rsidRDefault="000C5B49" w:rsidP="000C5B49">
      <w:pPr>
        <w:pStyle w:val="CommentText"/>
      </w:pPr>
      <w:r>
        <w:rPr>
          <w:rStyle w:val="CommentReference"/>
        </w:rPr>
        <w:annotationRef/>
      </w:r>
      <w:r>
        <w:t>Please add a lead in statement.</w:t>
      </w:r>
    </w:p>
  </w:comment>
  <w:comment w:id="1439" w:author="Arya" w:date="2025-02-27T11:47:00Z" w:initials="D">
    <w:p w14:paraId="0600531E" w14:textId="77777777" w:rsidR="00A73AF8" w:rsidRDefault="00A73AF8" w:rsidP="00A73AF8">
      <w:pPr>
        <w:pStyle w:val="CommentText"/>
      </w:pPr>
      <w:r>
        <w:rPr>
          <w:rStyle w:val="CommentReference"/>
        </w:rPr>
        <w:annotationRef/>
      </w:r>
      <w:r>
        <w:t>Please add a lead in statement.</w:t>
      </w:r>
    </w:p>
  </w:comment>
  <w:comment w:id="1452" w:author="Arya" w:date="2025-02-27T11:50:00Z" w:initials="D">
    <w:p w14:paraId="68542DB1" w14:textId="77777777" w:rsidR="006163FE" w:rsidRDefault="006163FE" w:rsidP="006163FE">
      <w:pPr>
        <w:pStyle w:val="CommentText"/>
      </w:pPr>
      <w:r>
        <w:rPr>
          <w:rStyle w:val="CommentReference"/>
        </w:rPr>
        <w:annotationRef/>
      </w:r>
      <w:r>
        <w:t>Please add a lead in statement.</w:t>
      </w:r>
    </w:p>
  </w:comment>
  <w:comment w:id="1502" w:author="Arya" w:date="2025-02-27T11:53:00Z" w:initials="D">
    <w:p w14:paraId="6DDD7D25" w14:textId="77777777" w:rsidR="00BE7578" w:rsidRDefault="00BE7578" w:rsidP="00BE7578">
      <w:pPr>
        <w:pStyle w:val="CommentText"/>
      </w:pPr>
      <w:r>
        <w:rPr>
          <w:rStyle w:val="CommentReference"/>
        </w:rPr>
        <w:annotationRef/>
      </w:r>
      <w:r>
        <w:t>Please add a lead in statement.</w:t>
      </w:r>
    </w:p>
  </w:comment>
  <w:comment w:id="1526" w:author="Arya" w:date="2025-02-27T11:59:00Z" w:initials="D">
    <w:p w14:paraId="0EA9C9A6" w14:textId="77777777" w:rsidR="0016786C" w:rsidRDefault="0016786C" w:rsidP="0016786C">
      <w:pPr>
        <w:pStyle w:val="CommentText"/>
      </w:pPr>
      <w:r>
        <w:rPr>
          <w:rStyle w:val="CommentReference"/>
        </w:rPr>
        <w:annotationRef/>
      </w:r>
      <w:r>
        <w:t>Please add a lead in statement.</w:t>
      </w:r>
    </w:p>
  </w:comment>
  <w:comment w:id="1543" w:author="Arya" w:date="2025-02-27T12:03:00Z" w:initials="D">
    <w:p w14:paraId="6F12922E" w14:textId="77777777" w:rsidR="005D433F" w:rsidRDefault="005D433F" w:rsidP="005D433F">
      <w:pPr>
        <w:pStyle w:val="CommentText"/>
      </w:pPr>
      <w:r>
        <w:rPr>
          <w:rStyle w:val="CommentReference"/>
        </w:rPr>
        <w:annotationRef/>
      </w:r>
      <w:r>
        <w:t>Please add a lead in statement.</w:t>
      </w:r>
    </w:p>
  </w:comment>
  <w:comment w:id="1564" w:author="Arya" w:date="2025-02-27T12:04:00Z" w:initials="D">
    <w:p w14:paraId="6B85FD76" w14:textId="77777777" w:rsidR="00A24123" w:rsidRDefault="00A24123" w:rsidP="00A24123">
      <w:pPr>
        <w:pStyle w:val="CommentText"/>
      </w:pPr>
      <w:r>
        <w:rPr>
          <w:rStyle w:val="CommentReference"/>
        </w:rPr>
        <w:annotationRef/>
      </w:r>
      <w:r>
        <w:t>Please add a lead in statement.</w:t>
      </w:r>
    </w:p>
  </w:comment>
  <w:comment w:id="1577" w:author="Arya" w:date="2025-02-27T12:07:00Z" w:initials="D">
    <w:p w14:paraId="25331C59" w14:textId="77777777" w:rsidR="009E41D5" w:rsidRDefault="009E41D5" w:rsidP="009E41D5">
      <w:pPr>
        <w:pStyle w:val="CommentText"/>
      </w:pPr>
      <w:r>
        <w:rPr>
          <w:rStyle w:val="CommentReference"/>
        </w:rPr>
        <w:annotationRef/>
      </w:r>
      <w:r>
        <w:t>Please add a lead in statement.</w:t>
      </w:r>
    </w:p>
  </w:comment>
  <w:comment w:id="1595" w:author="Arya" w:date="2025-02-27T12:09:00Z" w:initials="D">
    <w:p w14:paraId="14FBF86C" w14:textId="77777777" w:rsidR="009E41D5" w:rsidRDefault="009E41D5" w:rsidP="009E41D5">
      <w:pPr>
        <w:pStyle w:val="CommentText"/>
      </w:pPr>
      <w:r>
        <w:rPr>
          <w:rStyle w:val="CommentReference"/>
        </w:rPr>
        <w:annotationRef/>
      </w:r>
      <w:r>
        <w:t>Please add a lead in statement.</w:t>
      </w:r>
    </w:p>
  </w:comment>
  <w:comment w:id="1611" w:author="Arya" w:date="2025-02-27T12:10:00Z" w:initials="D">
    <w:p w14:paraId="641E0FC3" w14:textId="77777777" w:rsidR="00617975" w:rsidRDefault="00617975" w:rsidP="00617975">
      <w:pPr>
        <w:pStyle w:val="CommentText"/>
      </w:pPr>
      <w:r>
        <w:rPr>
          <w:rStyle w:val="CommentReference"/>
        </w:rPr>
        <w:annotationRef/>
      </w:r>
      <w:r>
        <w:t>Please add a lead in statement.</w:t>
      </w:r>
    </w:p>
  </w:comment>
  <w:comment w:id="1620" w:author="Arya" w:date="2025-02-27T12:10:00Z" w:initials="D">
    <w:p w14:paraId="32020CCA" w14:textId="77777777" w:rsidR="00617975" w:rsidRDefault="00617975" w:rsidP="00617975">
      <w:pPr>
        <w:pStyle w:val="CommentText"/>
      </w:pPr>
      <w:r>
        <w:rPr>
          <w:rStyle w:val="CommentReference"/>
        </w:rPr>
        <w:annotationRef/>
      </w:r>
      <w:r>
        <w:t>Please add a lead in statement for the figure.</w:t>
      </w:r>
    </w:p>
  </w:comment>
  <w:comment w:id="1621" w:author="Arya" w:date="2025-02-27T12:11:00Z" w:initials="D">
    <w:p w14:paraId="6CD6EA05" w14:textId="77777777" w:rsidR="00617975" w:rsidRDefault="00617975" w:rsidP="00617975">
      <w:pPr>
        <w:pStyle w:val="CommentText"/>
      </w:pPr>
      <w:r>
        <w:rPr>
          <w:rStyle w:val="CommentReference"/>
        </w:rPr>
        <w:annotationRef/>
      </w:r>
      <w:r>
        <w:rPr>
          <w:color w:val="222222"/>
          <w:highlight w:val="white"/>
        </w:rPr>
        <w:t>1. Please check the figure caption for the first figure (10.1) for reference and please edit this accordingly.</w:t>
      </w:r>
      <w:r>
        <w:br/>
        <w:t>2. Please rephrase the caption so that it does not exceed 6 words.</w:t>
      </w:r>
      <w:r>
        <w:br/>
      </w:r>
    </w:p>
  </w:comment>
  <w:comment w:id="1624" w:author="Arya" w:date="2025-02-27T12:12:00Z" w:initials="D">
    <w:p w14:paraId="3F3CBA89" w14:textId="77777777" w:rsidR="00C82712" w:rsidRDefault="00C82712" w:rsidP="00C82712">
      <w:pPr>
        <w:pStyle w:val="CommentText"/>
      </w:pPr>
      <w:r>
        <w:rPr>
          <w:rStyle w:val="CommentReference"/>
        </w:rPr>
        <w:annotationRef/>
      </w:r>
      <w:r>
        <w:t>Please add a lead in statement.</w:t>
      </w:r>
    </w:p>
  </w:comment>
  <w:comment w:id="1647" w:author="Arya" w:date="2025-02-27T12:18:00Z" w:initials="D">
    <w:p w14:paraId="3D48DD51" w14:textId="77777777" w:rsidR="00514354" w:rsidRDefault="00514354" w:rsidP="00514354">
      <w:pPr>
        <w:pStyle w:val="CommentText"/>
      </w:pPr>
      <w:r>
        <w:rPr>
          <w:rStyle w:val="CommentReference"/>
        </w:rPr>
        <w:annotationRef/>
      </w:r>
      <w:r>
        <w:t>According to our style guidelines, we refrain from using colon in the our headings. Kindly rephrase the heading. It can be - Amazon managed blockchain.</w:t>
      </w:r>
    </w:p>
  </w:comment>
  <w:comment w:id="1659" w:author="Arya" w:date="2025-02-27T12:18:00Z" w:initials="D">
    <w:p w14:paraId="020CDC23" w14:textId="77777777" w:rsidR="00514354" w:rsidRDefault="00514354" w:rsidP="00514354">
      <w:pPr>
        <w:pStyle w:val="CommentText"/>
      </w:pPr>
      <w:r>
        <w:rPr>
          <w:rStyle w:val="CommentReference"/>
        </w:rPr>
        <w:annotationRef/>
      </w:r>
      <w:r>
        <w:rPr>
          <w:color w:val="222222"/>
        </w:rPr>
        <w:t>Please check the figure caption for the first figure (10.1) for reference and please edit this accordingly.</w:t>
      </w:r>
    </w:p>
  </w:comment>
  <w:comment w:id="1661" w:author="Arya" w:date="2025-02-27T12:19:00Z" w:initials="D">
    <w:p w14:paraId="1807CC27" w14:textId="77777777" w:rsidR="00514354" w:rsidRDefault="00514354" w:rsidP="00514354">
      <w:pPr>
        <w:pStyle w:val="CommentText"/>
      </w:pPr>
      <w:r>
        <w:rPr>
          <w:rStyle w:val="CommentReference"/>
        </w:rPr>
        <w:annotationRef/>
      </w:r>
      <w:r>
        <w:t>H1 and H2 are same. Do you want to move the content under H2 to H1 to make it coherent?</w:t>
      </w:r>
    </w:p>
  </w:comment>
  <w:comment w:id="1670" w:author="Arya" w:date="2025-02-27T12:20:00Z" w:initials="D">
    <w:p w14:paraId="144B1C14" w14:textId="77777777" w:rsidR="00A22992" w:rsidRDefault="00A22992" w:rsidP="00A22992">
      <w:pPr>
        <w:pStyle w:val="CommentText"/>
      </w:pPr>
      <w:r>
        <w:rPr>
          <w:rStyle w:val="CommentReference"/>
        </w:rPr>
        <w:annotationRef/>
      </w:r>
      <w:r>
        <w:t>Please add a lead in statement.</w:t>
      </w:r>
    </w:p>
  </w:comment>
  <w:comment w:id="1690" w:author="Arya" w:date="2025-03-03T10:41:00Z" w:initials="D">
    <w:p w14:paraId="5EAB3CB9" w14:textId="77777777" w:rsidR="008718B1" w:rsidRDefault="008718B1" w:rsidP="008718B1">
      <w:pPr>
        <w:pStyle w:val="CommentText"/>
      </w:pPr>
      <w:r>
        <w:rPr>
          <w:rStyle w:val="CommentReference"/>
        </w:rPr>
        <w:annotationRef/>
      </w:r>
      <w:r>
        <w:t>Please add a lead in statement.</w:t>
      </w:r>
    </w:p>
  </w:comment>
  <w:comment w:id="1702" w:author="Arya" w:date="2025-02-27T12:21:00Z" w:initials="D">
    <w:p w14:paraId="1A416451" w14:textId="386B102F" w:rsidR="00A22992" w:rsidRDefault="00A22992" w:rsidP="00A22992">
      <w:pPr>
        <w:pStyle w:val="CommentText"/>
      </w:pPr>
      <w:r>
        <w:rPr>
          <w:rStyle w:val="CommentReference"/>
        </w:rPr>
        <w:annotationRef/>
      </w:r>
      <w:r>
        <w:t>Please add a lead in statement.</w:t>
      </w:r>
    </w:p>
  </w:comment>
  <w:comment w:id="1738" w:author="Arya" w:date="2025-02-27T12:22:00Z" w:initials="D">
    <w:p w14:paraId="79B6BE1F" w14:textId="77777777" w:rsidR="00CE73D8" w:rsidRDefault="00CE73D8" w:rsidP="00CE73D8">
      <w:pPr>
        <w:pStyle w:val="CommentText"/>
      </w:pPr>
      <w:r>
        <w:rPr>
          <w:rStyle w:val="CommentReference"/>
        </w:rPr>
        <w:annotationRef/>
      </w:r>
      <w:r>
        <w:t>Please add a lead in statement.</w:t>
      </w:r>
    </w:p>
  </w:comment>
  <w:comment w:id="1756" w:author="Arya" w:date="2025-02-27T12:24:00Z" w:initials="D">
    <w:p w14:paraId="0805C646" w14:textId="77777777" w:rsidR="00D40DED" w:rsidRDefault="00D40DED" w:rsidP="00D40DED">
      <w:pPr>
        <w:pStyle w:val="CommentText"/>
      </w:pPr>
      <w:r>
        <w:rPr>
          <w:rStyle w:val="CommentReference"/>
        </w:rPr>
        <w:annotationRef/>
      </w:r>
      <w:r>
        <w:t>Please add a lead in statement.</w:t>
      </w:r>
    </w:p>
  </w:comment>
  <w:comment w:id="1768" w:author="Arya" w:date="2025-02-27T12:24:00Z" w:initials="D">
    <w:p w14:paraId="0AD514C8" w14:textId="6F8AD7FA" w:rsidR="00D40DED" w:rsidRDefault="00D40DED" w:rsidP="00D40DED">
      <w:pPr>
        <w:pStyle w:val="CommentText"/>
      </w:pPr>
      <w:r>
        <w:rPr>
          <w:rStyle w:val="CommentReference"/>
        </w:rPr>
        <w:annotationRef/>
      </w:r>
      <w:r>
        <w:t>Please add a lead in statement.</w:t>
      </w:r>
    </w:p>
  </w:comment>
  <w:comment w:id="1786" w:author="Arya" w:date="2025-02-27T12:27:00Z" w:initials="D">
    <w:p w14:paraId="225C7D71" w14:textId="77777777" w:rsidR="00B36251" w:rsidRDefault="00B36251" w:rsidP="00B36251">
      <w:pPr>
        <w:pStyle w:val="CommentText"/>
      </w:pPr>
      <w:r>
        <w:rPr>
          <w:rStyle w:val="CommentReference"/>
        </w:rPr>
        <w:annotationRef/>
      </w:r>
      <w:r>
        <w:t>Please add the chapter name.</w:t>
      </w:r>
    </w:p>
  </w:comment>
  <w:comment w:id="1788" w:author="Arya" w:date="2025-02-27T12:29:00Z" w:initials="D">
    <w:p w14:paraId="18AEF292" w14:textId="77777777" w:rsidR="002D1338" w:rsidRDefault="002D1338" w:rsidP="002D1338">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9CB563" w15:done="0"/>
  <w15:commentEx w15:paraId="66EA852E" w15:done="0"/>
  <w15:commentEx w15:paraId="4D7D627E" w15:done="0"/>
  <w15:commentEx w15:paraId="06DAF338" w15:done="0"/>
  <w15:commentEx w15:paraId="751EC180" w15:done="0"/>
  <w15:commentEx w15:paraId="69DBE3E9" w15:done="0"/>
  <w15:commentEx w15:paraId="0BFD6903" w15:done="0"/>
  <w15:commentEx w15:paraId="37C16A2E" w15:done="0"/>
  <w15:commentEx w15:paraId="6073CC0A" w15:done="0"/>
  <w15:commentEx w15:paraId="6DC2E67F" w15:done="0"/>
  <w15:commentEx w15:paraId="0A999B41" w15:done="0"/>
  <w15:commentEx w15:paraId="279C212D" w15:done="0"/>
  <w15:commentEx w15:paraId="225EA61E" w15:done="0"/>
  <w15:commentEx w15:paraId="19D29389" w15:done="0"/>
  <w15:commentEx w15:paraId="38BCA1DA" w15:done="0"/>
  <w15:commentEx w15:paraId="7B2CB77B" w15:done="0"/>
  <w15:commentEx w15:paraId="0A94B13F" w15:done="0"/>
  <w15:commentEx w15:paraId="2CBD14FA" w15:done="0"/>
  <w15:commentEx w15:paraId="1FF2B206" w15:done="0"/>
  <w15:commentEx w15:paraId="0C4A1DDE" w15:done="0"/>
  <w15:commentEx w15:paraId="1C32DE95" w15:done="0"/>
  <w15:commentEx w15:paraId="7E93A550" w15:done="0"/>
  <w15:commentEx w15:paraId="4B44447D" w15:done="0"/>
  <w15:commentEx w15:paraId="4E8E3C41" w15:done="0"/>
  <w15:commentEx w15:paraId="3D29F2A2" w15:done="0"/>
  <w15:commentEx w15:paraId="5FD93F66" w15:done="0"/>
  <w15:commentEx w15:paraId="3D29F340" w15:done="0"/>
  <w15:commentEx w15:paraId="4F42E092" w15:done="0"/>
  <w15:commentEx w15:paraId="66A78476" w15:done="0"/>
  <w15:commentEx w15:paraId="4B9DD16F" w15:done="0"/>
  <w15:commentEx w15:paraId="55D9528E" w15:done="0"/>
  <w15:commentEx w15:paraId="23124D4E" w15:done="0"/>
  <w15:commentEx w15:paraId="78E705DE" w15:done="0"/>
  <w15:commentEx w15:paraId="1DB2C72E" w15:done="0"/>
  <w15:commentEx w15:paraId="2B6B6A93" w15:done="0"/>
  <w15:commentEx w15:paraId="696CFAF7" w15:done="0"/>
  <w15:commentEx w15:paraId="53C82447" w15:done="0"/>
  <w15:commentEx w15:paraId="3C41B639" w15:done="0"/>
  <w15:commentEx w15:paraId="019A19A2" w15:done="0"/>
  <w15:commentEx w15:paraId="0600531E" w15:done="0"/>
  <w15:commentEx w15:paraId="68542DB1" w15:done="0"/>
  <w15:commentEx w15:paraId="6DDD7D25" w15:done="0"/>
  <w15:commentEx w15:paraId="0EA9C9A6" w15:done="0"/>
  <w15:commentEx w15:paraId="6F12922E" w15:done="0"/>
  <w15:commentEx w15:paraId="6B85FD76" w15:done="0"/>
  <w15:commentEx w15:paraId="25331C59" w15:done="0"/>
  <w15:commentEx w15:paraId="14FBF86C" w15:done="0"/>
  <w15:commentEx w15:paraId="641E0FC3" w15:done="0"/>
  <w15:commentEx w15:paraId="32020CCA" w15:done="0"/>
  <w15:commentEx w15:paraId="6CD6EA05" w15:done="0"/>
  <w15:commentEx w15:paraId="3F3CBA89" w15:done="0"/>
  <w15:commentEx w15:paraId="3D48DD51" w15:done="0"/>
  <w15:commentEx w15:paraId="020CDC23" w15:done="0"/>
  <w15:commentEx w15:paraId="1807CC27" w15:done="0"/>
  <w15:commentEx w15:paraId="144B1C14" w15:done="0"/>
  <w15:commentEx w15:paraId="5EAB3CB9" w15:done="0"/>
  <w15:commentEx w15:paraId="1A416451" w15:done="0"/>
  <w15:commentEx w15:paraId="79B6BE1F" w15:done="0"/>
  <w15:commentEx w15:paraId="0805C646" w15:done="0"/>
  <w15:commentEx w15:paraId="0AD514C8" w15:done="0"/>
  <w15:commentEx w15:paraId="225C7D71" w15:done="0"/>
  <w15:commentEx w15:paraId="18AEF2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D4803" w16cex:dateUtc="2025-03-03T05:12:00Z"/>
  <w16cex:commentExtensible w16cex:durableId="3A629AC5" w16cex:dateUtc="2025-02-26T10:16:00Z"/>
  <w16cex:commentExtensible w16cex:durableId="76DC376A" w16cex:dateUtc="2025-02-26T10:19:00Z"/>
  <w16cex:commentExtensible w16cex:durableId="15F36088" w16cex:dateUtc="2025-02-26T10:19:00Z"/>
  <w16cex:commentExtensible w16cex:durableId="7EDCEF10" w16cex:dateUtc="2025-02-26T10:24:00Z"/>
  <w16cex:commentExtensible w16cex:durableId="56077151" w16cex:dateUtc="2025-02-26T10:26:00Z"/>
  <w16cex:commentExtensible w16cex:durableId="45113CDE" w16cex:dateUtc="2025-02-26T10:31:00Z"/>
  <w16cex:commentExtensible w16cex:durableId="313FA8AB" w16cex:dateUtc="2025-03-03T04:31:00Z"/>
  <w16cex:commentExtensible w16cex:durableId="2E6428EA" w16cex:dateUtc="2025-03-03T04:32:00Z"/>
  <w16cex:commentExtensible w16cex:durableId="503D9B9D" w16cex:dateUtc="2025-02-26T10:40:00Z"/>
  <w16cex:commentExtensible w16cex:durableId="0DE03F80" w16cex:dateUtc="2025-02-26T10:41:00Z"/>
  <w16cex:commentExtensible w16cex:durableId="0CF1E9D8" w16cex:dateUtc="2025-03-03T04:33:00Z"/>
  <w16cex:commentExtensible w16cex:durableId="3B2C528F" w16cex:dateUtc="2025-03-03T04:34:00Z"/>
  <w16cex:commentExtensible w16cex:durableId="7DFB870D" w16cex:dateUtc="2025-02-26T11:57:00Z"/>
  <w16cex:commentExtensible w16cex:durableId="55F3CBE5" w16cex:dateUtc="2025-02-26T12:00:00Z"/>
  <w16cex:commentExtensible w16cex:durableId="2F66D4FC" w16cex:dateUtc="2025-02-26T12:01:00Z"/>
  <w16cex:commentExtensible w16cex:durableId="54181E87" w16cex:dateUtc="2025-02-26T12:02:00Z"/>
  <w16cex:commentExtensible w16cex:durableId="255CAFE4" w16cex:dateUtc="2025-03-03T04:34:00Z"/>
  <w16cex:commentExtensible w16cex:durableId="1FDF7BBF" w16cex:dateUtc="2025-03-03T04:35:00Z"/>
  <w16cex:commentExtensible w16cex:durableId="588ECCF8" w16cex:dateUtc="2025-03-03T04:36:00Z"/>
  <w16cex:commentExtensible w16cex:durableId="0793D6D7" w16cex:dateUtc="2025-02-26T12:07:00Z"/>
  <w16cex:commentExtensible w16cex:durableId="79B87F64" w16cex:dateUtc="2025-02-27T05:16:00Z"/>
  <w16cex:commentExtensible w16cex:durableId="5958CB7A" w16cex:dateUtc="2025-03-03T05:05:00Z"/>
  <w16cex:commentExtensible w16cex:durableId="049CB8CB" w16cex:dateUtc="2025-02-27T05:24:00Z"/>
  <w16cex:commentExtensible w16cex:durableId="7D19E9B3" w16cex:dateUtc="2025-02-27T05:27:00Z"/>
  <w16cex:commentExtensible w16cex:durableId="30531739" w16cex:dateUtc="2025-02-27T05:29:00Z"/>
  <w16cex:commentExtensible w16cex:durableId="6964D52B" w16cex:dateUtc="2025-02-27T05:38:00Z"/>
  <w16cex:commentExtensible w16cex:durableId="38F03E2D" w16cex:dateUtc="2025-02-27T05:53:00Z"/>
  <w16cex:commentExtensible w16cex:durableId="60D9DACC" w16cex:dateUtc="2025-02-27T05:58:00Z"/>
  <w16cex:commentExtensible w16cex:durableId="1BCAC4F6" w16cex:dateUtc="2025-02-27T06:00:00Z"/>
  <w16cex:commentExtensible w16cex:durableId="6923D850" w16cex:dateUtc="2025-02-27T06:02:00Z"/>
  <w16cex:commentExtensible w16cex:durableId="6E811CD4" w16cex:dateUtc="2025-02-27T06:04:00Z"/>
  <w16cex:commentExtensible w16cex:durableId="34A28AE2" w16cex:dateUtc="2025-02-27T06:05:00Z"/>
  <w16cex:commentExtensible w16cex:durableId="79493BBD" w16cex:dateUtc="2025-03-03T04:51:00Z"/>
  <w16cex:commentExtensible w16cex:durableId="6CBDD740" w16cex:dateUtc="2025-02-27T06:08:00Z"/>
  <w16cex:commentExtensible w16cex:durableId="7F70DBBB" w16cex:dateUtc="2025-02-27T06:11:00Z"/>
  <w16cex:commentExtensible w16cex:durableId="0E3A69A7" w16cex:dateUtc="2025-02-27T06:12:00Z"/>
  <w16cex:commentExtensible w16cex:durableId="62F75771" w16cex:dateUtc="2025-02-27T06:14:00Z"/>
  <w16cex:commentExtensible w16cex:durableId="33F09B01" w16cex:dateUtc="2025-02-27T06:16:00Z"/>
  <w16cex:commentExtensible w16cex:durableId="34D36CE4" w16cex:dateUtc="2025-02-27T06:17:00Z"/>
  <w16cex:commentExtensible w16cex:durableId="2BF32297" w16cex:dateUtc="2025-02-27T06:20:00Z"/>
  <w16cex:commentExtensible w16cex:durableId="50D4AD84" w16cex:dateUtc="2025-02-27T06:23:00Z"/>
  <w16cex:commentExtensible w16cex:durableId="5D5CFC7B" w16cex:dateUtc="2025-02-27T06:29:00Z"/>
  <w16cex:commentExtensible w16cex:durableId="0A5B143B" w16cex:dateUtc="2025-02-27T06:33:00Z"/>
  <w16cex:commentExtensible w16cex:durableId="691B947C" w16cex:dateUtc="2025-02-27T06:34:00Z"/>
  <w16cex:commentExtensible w16cex:durableId="3B98CD44" w16cex:dateUtc="2025-02-27T06:37:00Z"/>
  <w16cex:commentExtensible w16cex:durableId="0FEB614A" w16cex:dateUtc="2025-02-27T06:39:00Z"/>
  <w16cex:commentExtensible w16cex:durableId="2CF52366" w16cex:dateUtc="2025-02-27T06:40:00Z"/>
  <w16cex:commentExtensible w16cex:durableId="5C4DE199" w16cex:dateUtc="2025-02-27T06:40:00Z"/>
  <w16cex:commentExtensible w16cex:durableId="23F9F159" w16cex:dateUtc="2025-02-27T06:41:00Z"/>
  <w16cex:commentExtensible w16cex:durableId="5D325CA3" w16cex:dateUtc="2025-02-27T06:42:00Z"/>
  <w16cex:commentExtensible w16cex:durableId="24252263" w16cex:dateUtc="2025-02-27T06:48:00Z"/>
  <w16cex:commentExtensible w16cex:durableId="5B4CAEC3" w16cex:dateUtc="2025-02-27T06:48:00Z"/>
  <w16cex:commentExtensible w16cex:durableId="723F604A" w16cex:dateUtc="2025-02-27T06:49:00Z"/>
  <w16cex:commentExtensible w16cex:durableId="7215C475" w16cex:dateUtc="2025-02-27T06:50:00Z"/>
  <w16cex:commentExtensible w16cex:durableId="1F4708D9" w16cex:dateUtc="2025-03-03T05:11:00Z"/>
  <w16cex:commentExtensible w16cex:durableId="4476889F" w16cex:dateUtc="2025-02-27T06:51:00Z"/>
  <w16cex:commentExtensible w16cex:durableId="5A6A59C3" w16cex:dateUtc="2025-02-27T06:52:00Z"/>
  <w16cex:commentExtensible w16cex:durableId="2AE78A45" w16cex:dateUtc="2025-02-27T06:54:00Z"/>
  <w16cex:commentExtensible w16cex:durableId="184B7463" w16cex:dateUtc="2025-02-27T06:54:00Z"/>
  <w16cex:commentExtensible w16cex:durableId="79978F9D" w16cex:dateUtc="2025-02-27T06:57:00Z"/>
  <w16cex:commentExtensible w16cex:durableId="17D7DF38" w16cex:dateUtc="2025-02-27T0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9CB563" w16cid:durableId="529D4803"/>
  <w16cid:commentId w16cid:paraId="66EA852E" w16cid:durableId="3A629AC5"/>
  <w16cid:commentId w16cid:paraId="4D7D627E" w16cid:durableId="76DC376A"/>
  <w16cid:commentId w16cid:paraId="06DAF338" w16cid:durableId="15F36088"/>
  <w16cid:commentId w16cid:paraId="751EC180" w16cid:durableId="7EDCEF10"/>
  <w16cid:commentId w16cid:paraId="69DBE3E9" w16cid:durableId="56077151"/>
  <w16cid:commentId w16cid:paraId="0BFD6903" w16cid:durableId="45113CDE"/>
  <w16cid:commentId w16cid:paraId="37C16A2E" w16cid:durableId="313FA8AB"/>
  <w16cid:commentId w16cid:paraId="6073CC0A" w16cid:durableId="2E6428EA"/>
  <w16cid:commentId w16cid:paraId="6DC2E67F" w16cid:durableId="503D9B9D"/>
  <w16cid:commentId w16cid:paraId="0A999B41" w16cid:durableId="0DE03F80"/>
  <w16cid:commentId w16cid:paraId="279C212D" w16cid:durableId="0CF1E9D8"/>
  <w16cid:commentId w16cid:paraId="225EA61E" w16cid:durableId="3B2C528F"/>
  <w16cid:commentId w16cid:paraId="19D29389" w16cid:durableId="7DFB870D"/>
  <w16cid:commentId w16cid:paraId="38BCA1DA" w16cid:durableId="55F3CBE5"/>
  <w16cid:commentId w16cid:paraId="7B2CB77B" w16cid:durableId="2F66D4FC"/>
  <w16cid:commentId w16cid:paraId="0A94B13F" w16cid:durableId="54181E87"/>
  <w16cid:commentId w16cid:paraId="2CBD14FA" w16cid:durableId="255CAFE4"/>
  <w16cid:commentId w16cid:paraId="1FF2B206" w16cid:durableId="1FDF7BBF"/>
  <w16cid:commentId w16cid:paraId="0C4A1DDE" w16cid:durableId="588ECCF8"/>
  <w16cid:commentId w16cid:paraId="1C32DE95" w16cid:durableId="0793D6D7"/>
  <w16cid:commentId w16cid:paraId="7E93A550" w16cid:durableId="79B87F64"/>
  <w16cid:commentId w16cid:paraId="4B44447D" w16cid:durableId="5958CB7A"/>
  <w16cid:commentId w16cid:paraId="4E8E3C41" w16cid:durableId="049CB8CB"/>
  <w16cid:commentId w16cid:paraId="3D29F2A2" w16cid:durableId="7D19E9B3"/>
  <w16cid:commentId w16cid:paraId="5FD93F66" w16cid:durableId="30531739"/>
  <w16cid:commentId w16cid:paraId="3D29F340" w16cid:durableId="6964D52B"/>
  <w16cid:commentId w16cid:paraId="4F42E092" w16cid:durableId="38F03E2D"/>
  <w16cid:commentId w16cid:paraId="66A78476" w16cid:durableId="60D9DACC"/>
  <w16cid:commentId w16cid:paraId="4B9DD16F" w16cid:durableId="1BCAC4F6"/>
  <w16cid:commentId w16cid:paraId="55D9528E" w16cid:durableId="6923D850"/>
  <w16cid:commentId w16cid:paraId="23124D4E" w16cid:durableId="6E811CD4"/>
  <w16cid:commentId w16cid:paraId="78E705DE" w16cid:durableId="34A28AE2"/>
  <w16cid:commentId w16cid:paraId="1DB2C72E" w16cid:durableId="79493BBD"/>
  <w16cid:commentId w16cid:paraId="2B6B6A93" w16cid:durableId="6CBDD740"/>
  <w16cid:commentId w16cid:paraId="696CFAF7" w16cid:durableId="7F70DBBB"/>
  <w16cid:commentId w16cid:paraId="53C82447" w16cid:durableId="0E3A69A7"/>
  <w16cid:commentId w16cid:paraId="3C41B639" w16cid:durableId="62F75771"/>
  <w16cid:commentId w16cid:paraId="019A19A2" w16cid:durableId="33F09B01"/>
  <w16cid:commentId w16cid:paraId="0600531E" w16cid:durableId="34D36CE4"/>
  <w16cid:commentId w16cid:paraId="68542DB1" w16cid:durableId="2BF32297"/>
  <w16cid:commentId w16cid:paraId="6DDD7D25" w16cid:durableId="50D4AD84"/>
  <w16cid:commentId w16cid:paraId="0EA9C9A6" w16cid:durableId="5D5CFC7B"/>
  <w16cid:commentId w16cid:paraId="6F12922E" w16cid:durableId="0A5B143B"/>
  <w16cid:commentId w16cid:paraId="6B85FD76" w16cid:durableId="691B947C"/>
  <w16cid:commentId w16cid:paraId="25331C59" w16cid:durableId="3B98CD44"/>
  <w16cid:commentId w16cid:paraId="14FBF86C" w16cid:durableId="0FEB614A"/>
  <w16cid:commentId w16cid:paraId="641E0FC3" w16cid:durableId="2CF52366"/>
  <w16cid:commentId w16cid:paraId="32020CCA" w16cid:durableId="5C4DE199"/>
  <w16cid:commentId w16cid:paraId="6CD6EA05" w16cid:durableId="23F9F159"/>
  <w16cid:commentId w16cid:paraId="3F3CBA89" w16cid:durableId="5D325CA3"/>
  <w16cid:commentId w16cid:paraId="3D48DD51" w16cid:durableId="24252263"/>
  <w16cid:commentId w16cid:paraId="020CDC23" w16cid:durableId="5B4CAEC3"/>
  <w16cid:commentId w16cid:paraId="1807CC27" w16cid:durableId="723F604A"/>
  <w16cid:commentId w16cid:paraId="144B1C14" w16cid:durableId="7215C475"/>
  <w16cid:commentId w16cid:paraId="5EAB3CB9" w16cid:durableId="1F4708D9"/>
  <w16cid:commentId w16cid:paraId="1A416451" w16cid:durableId="4476889F"/>
  <w16cid:commentId w16cid:paraId="79B6BE1F" w16cid:durableId="5A6A59C3"/>
  <w16cid:commentId w16cid:paraId="0805C646" w16cid:durableId="2AE78A45"/>
  <w16cid:commentId w16cid:paraId="0AD514C8" w16cid:durableId="184B7463"/>
  <w16cid:commentId w16cid:paraId="225C7D71" w16cid:durableId="79978F9D"/>
  <w16cid:commentId w16cid:paraId="18AEF292" w16cid:durableId="17D7DF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DD4F2" w14:textId="77777777" w:rsidR="00A75676" w:rsidRDefault="00A75676" w:rsidP="005935FF">
      <w:pPr>
        <w:spacing w:after="0" w:line="240" w:lineRule="auto"/>
      </w:pPr>
      <w:r>
        <w:separator/>
      </w:r>
    </w:p>
  </w:endnote>
  <w:endnote w:type="continuationSeparator" w:id="0">
    <w:p w14:paraId="480248B2" w14:textId="77777777" w:rsidR="00A75676" w:rsidRDefault="00A75676" w:rsidP="005935FF">
      <w:pPr>
        <w:spacing w:after="0" w:line="240" w:lineRule="auto"/>
      </w:pPr>
      <w:r>
        <w:continuationSeparator/>
      </w:r>
    </w:p>
  </w:endnote>
  <w:endnote w:type="continuationNotice" w:id="1">
    <w:p w14:paraId="480A5442" w14:textId="77777777" w:rsidR="00A75676" w:rsidRDefault="00A756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EE6EC" w14:textId="77777777" w:rsidR="00A75676" w:rsidRDefault="00A75676" w:rsidP="005935FF">
      <w:pPr>
        <w:spacing w:after="0" w:line="240" w:lineRule="auto"/>
      </w:pPr>
      <w:r>
        <w:separator/>
      </w:r>
    </w:p>
  </w:footnote>
  <w:footnote w:type="continuationSeparator" w:id="0">
    <w:p w14:paraId="1833871A" w14:textId="77777777" w:rsidR="00A75676" w:rsidRDefault="00A75676" w:rsidP="005935FF">
      <w:pPr>
        <w:spacing w:after="0" w:line="240" w:lineRule="auto"/>
      </w:pPr>
      <w:r>
        <w:continuationSeparator/>
      </w:r>
    </w:p>
  </w:footnote>
  <w:footnote w:type="continuationNotice" w:id="1">
    <w:p w14:paraId="2DE12423" w14:textId="77777777" w:rsidR="00A75676" w:rsidRDefault="00A756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0D4C"/>
    <w:multiLevelType w:val="hybridMultilevel"/>
    <w:tmpl w:val="8336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97BED"/>
    <w:multiLevelType w:val="hybridMultilevel"/>
    <w:tmpl w:val="1AAE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C61EC"/>
    <w:multiLevelType w:val="hybridMultilevel"/>
    <w:tmpl w:val="D4566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539D0"/>
    <w:multiLevelType w:val="hybridMultilevel"/>
    <w:tmpl w:val="4D226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EB248E"/>
    <w:multiLevelType w:val="hybridMultilevel"/>
    <w:tmpl w:val="18E21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811106"/>
    <w:multiLevelType w:val="hybridMultilevel"/>
    <w:tmpl w:val="AFDC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50DD0"/>
    <w:multiLevelType w:val="hybridMultilevel"/>
    <w:tmpl w:val="21ECB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81A48"/>
    <w:multiLevelType w:val="hybridMultilevel"/>
    <w:tmpl w:val="F1C0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077FDA"/>
    <w:multiLevelType w:val="hybridMultilevel"/>
    <w:tmpl w:val="5DD42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948FA"/>
    <w:multiLevelType w:val="hybridMultilevel"/>
    <w:tmpl w:val="E5BE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E2160A"/>
    <w:multiLevelType w:val="hybridMultilevel"/>
    <w:tmpl w:val="5F40A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166018"/>
    <w:multiLevelType w:val="hybridMultilevel"/>
    <w:tmpl w:val="AAF2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A031B8"/>
    <w:multiLevelType w:val="hybridMultilevel"/>
    <w:tmpl w:val="35D0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C81090"/>
    <w:multiLevelType w:val="hybridMultilevel"/>
    <w:tmpl w:val="40A8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F23807"/>
    <w:multiLevelType w:val="hybridMultilevel"/>
    <w:tmpl w:val="360A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016923"/>
    <w:multiLevelType w:val="hybridMultilevel"/>
    <w:tmpl w:val="49C8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377809"/>
    <w:multiLevelType w:val="hybridMultilevel"/>
    <w:tmpl w:val="7542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123754"/>
    <w:multiLevelType w:val="hybridMultilevel"/>
    <w:tmpl w:val="9B6AC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554D87"/>
    <w:multiLevelType w:val="hybridMultilevel"/>
    <w:tmpl w:val="F180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1815DB"/>
    <w:multiLevelType w:val="hybridMultilevel"/>
    <w:tmpl w:val="4C24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00143E"/>
    <w:multiLevelType w:val="hybridMultilevel"/>
    <w:tmpl w:val="92FA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696E79"/>
    <w:multiLevelType w:val="hybridMultilevel"/>
    <w:tmpl w:val="AFA2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832367"/>
    <w:multiLevelType w:val="hybridMultilevel"/>
    <w:tmpl w:val="E17E1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680292"/>
    <w:multiLevelType w:val="hybridMultilevel"/>
    <w:tmpl w:val="923A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2650B7"/>
    <w:multiLevelType w:val="hybridMultilevel"/>
    <w:tmpl w:val="65421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8C516E"/>
    <w:multiLevelType w:val="hybridMultilevel"/>
    <w:tmpl w:val="4DA8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F938EA"/>
    <w:multiLevelType w:val="hybridMultilevel"/>
    <w:tmpl w:val="48183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1C0217"/>
    <w:multiLevelType w:val="hybridMultilevel"/>
    <w:tmpl w:val="B6D4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132376"/>
    <w:multiLevelType w:val="hybridMultilevel"/>
    <w:tmpl w:val="3CB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7643202"/>
    <w:multiLevelType w:val="hybridMultilevel"/>
    <w:tmpl w:val="57A4A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BC2833"/>
    <w:multiLevelType w:val="hybridMultilevel"/>
    <w:tmpl w:val="ADC6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026913"/>
    <w:multiLevelType w:val="hybridMultilevel"/>
    <w:tmpl w:val="9C1A3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D6765C"/>
    <w:multiLevelType w:val="hybridMultilevel"/>
    <w:tmpl w:val="0534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870297"/>
    <w:multiLevelType w:val="hybridMultilevel"/>
    <w:tmpl w:val="04FC7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F03053"/>
    <w:multiLevelType w:val="hybridMultilevel"/>
    <w:tmpl w:val="69C2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9C7D43"/>
    <w:multiLevelType w:val="hybridMultilevel"/>
    <w:tmpl w:val="8FF40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882996"/>
    <w:multiLevelType w:val="hybridMultilevel"/>
    <w:tmpl w:val="4EB85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304371"/>
    <w:multiLevelType w:val="hybridMultilevel"/>
    <w:tmpl w:val="0CA8E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103352"/>
    <w:multiLevelType w:val="hybridMultilevel"/>
    <w:tmpl w:val="041A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2376EE"/>
    <w:multiLevelType w:val="hybridMultilevel"/>
    <w:tmpl w:val="ACB8A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9A2921"/>
    <w:multiLevelType w:val="hybridMultilevel"/>
    <w:tmpl w:val="04463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FD01F9"/>
    <w:multiLevelType w:val="hybridMultilevel"/>
    <w:tmpl w:val="A2147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C714C1D"/>
    <w:multiLevelType w:val="hybridMultilevel"/>
    <w:tmpl w:val="75C6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DED50B3"/>
    <w:multiLevelType w:val="hybridMultilevel"/>
    <w:tmpl w:val="5722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E5430F"/>
    <w:multiLevelType w:val="hybridMultilevel"/>
    <w:tmpl w:val="BCE8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020293"/>
    <w:multiLevelType w:val="hybridMultilevel"/>
    <w:tmpl w:val="C422B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1561CA"/>
    <w:multiLevelType w:val="hybridMultilevel"/>
    <w:tmpl w:val="9778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1D1139C"/>
    <w:multiLevelType w:val="hybridMultilevel"/>
    <w:tmpl w:val="D3B20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4C4531"/>
    <w:multiLevelType w:val="hybridMultilevel"/>
    <w:tmpl w:val="5164F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41039C9"/>
    <w:multiLevelType w:val="hybridMultilevel"/>
    <w:tmpl w:val="34109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644D60"/>
    <w:multiLevelType w:val="hybridMultilevel"/>
    <w:tmpl w:val="22A44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0F1BAC"/>
    <w:multiLevelType w:val="hybridMultilevel"/>
    <w:tmpl w:val="8668E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434292"/>
    <w:multiLevelType w:val="hybridMultilevel"/>
    <w:tmpl w:val="1652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E8742B"/>
    <w:multiLevelType w:val="hybridMultilevel"/>
    <w:tmpl w:val="AAA86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A7A3EAB"/>
    <w:multiLevelType w:val="hybridMultilevel"/>
    <w:tmpl w:val="C85AB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773006"/>
    <w:multiLevelType w:val="hybridMultilevel"/>
    <w:tmpl w:val="3F14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6D6BCF"/>
    <w:multiLevelType w:val="hybridMultilevel"/>
    <w:tmpl w:val="798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D817840"/>
    <w:multiLevelType w:val="hybridMultilevel"/>
    <w:tmpl w:val="1744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A53AEC"/>
    <w:multiLevelType w:val="hybridMultilevel"/>
    <w:tmpl w:val="434C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FCC66C2"/>
    <w:multiLevelType w:val="hybridMultilevel"/>
    <w:tmpl w:val="E8C2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3033842"/>
    <w:multiLevelType w:val="hybridMultilevel"/>
    <w:tmpl w:val="05666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35D40EA"/>
    <w:multiLevelType w:val="hybridMultilevel"/>
    <w:tmpl w:val="1876A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48208B4"/>
    <w:multiLevelType w:val="hybridMultilevel"/>
    <w:tmpl w:val="1DE6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8973C27"/>
    <w:multiLevelType w:val="hybridMultilevel"/>
    <w:tmpl w:val="B460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050C7A"/>
    <w:multiLevelType w:val="hybridMultilevel"/>
    <w:tmpl w:val="98709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A197FCD"/>
    <w:multiLevelType w:val="hybridMultilevel"/>
    <w:tmpl w:val="7936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C0A7DAF"/>
    <w:multiLevelType w:val="hybridMultilevel"/>
    <w:tmpl w:val="CA048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D3D0AC4"/>
    <w:multiLevelType w:val="hybridMultilevel"/>
    <w:tmpl w:val="698C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DD24D5F"/>
    <w:multiLevelType w:val="hybridMultilevel"/>
    <w:tmpl w:val="DE1C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2142DA"/>
    <w:multiLevelType w:val="hybridMultilevel"/>
    <w:tmpl w:val="C654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1A87C2B"/>
    <w:multiLevelType w:val="hybridMultilevel"/>
    <w:tmpl w:val="B5146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42C0DB7"/>
    <w:multiLevelType w:val="hybridMultilevel"/>
    <w:tmpl w:val="A9AEF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8E48C2"/>
    <w:multiLevelType w:val="hybridMultilevel"/>
    <w:tmpl w:val="F09A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961637F"/>
    <w:multiLevelType w:val="hybridMultilevel"/>
    <w:tmpl w:val="A170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9B14E54"/>
    <w:multiLevelType w:val="hybridMultilevel"/>
    <w:tmpl w:val="6AD6F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B926541"/>
    <w:multiLevelType w:val="hybridMultilevel"/>
    <w:tmpl w:val="885A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DCB3BC4"/>
    <w:multiLevelType w:val="hybridMultilevel"/>
    <w:tmpl w:val="329E6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ED7439E"/>
    <w:multiLevelType w:val="hybridMultilevel"/>
    <w:tmpl w:val="7A940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9"/>
  </w:num>
  <w:num w:numId="2" w16cid:durableId="1371607675">
    <w:abstractNumId w:val="80"/>
  </w:num>
  <w:num w:numId="3" w16cid:durableId="1365519547">
    <w:abstractNumId w:val="65"/>
  </w:num>
  <w:num w:numId="4" w16cid:durableId="967395461">
    <w:abstractNumId w:val="61"/>
  </w:num>
  <w:num w:numId="5" w16cid:durableId="503206766">
    <w:abstractNumId w:val="70"/>
  </w:num>
  <w:num w:numId="6" w16cid:durableId="151606311">
    <w:abstractNumId w:val="26"/>
  </w:num>
  <w:num w:numId="7" w16cid:durableId="1031539150">
    <w:abstractNumId w:val="47"/>
  </w:num>
  <w:num w:numId="8" w16cid:durableId="929850244">
    <w:abstractNumId w:val="76"/>
  </w:num>
  <w:num w:numId="9" w16cid:durableId="957444859">
    <w:abstractNumId w:val="44"/>
  </w:num>
  <w:num w:numId="10" w16cid:durableId="998197108">
    <w:abstractNumId w:val="79"/>
  </w:num>
  <w:num w:numId="11" w16cid:durableId="212740803">
    <w:abstractNumId w:val="30"/>
  </w:num>
  <w:num w:numId="12" w16cid:durableId="1170484568">
    <w:abstractNumId w:val="39"/>
  </w:num>
  <w:num w:numId="13" w16cid:durableId="1924098497">
    <w:abstractNumId w:val="66"/>
  </w:num>
  <w:num w:numId="14" w16cid:durableId="1693528048">
    <w:abstractNumId w:val="34"/>
  </w:num>
  <w:num w:numId="15" w16cid:durableId="858087829">
    <w:abstractNumId w:val="42"/>
  </w:num>
  <w:num w:numId="16" w16cid:durableId="838957974">
    <w:abstractNumId w:val="77"/>
  </w:num>
  <w:num w:numId="17" w16cid:durableId="1045181789">
    <w:abstractNumId w:val="63"/>
  </w:num>
  <w:num w:numId="18" w16cid:durableId="554783663">
    <w:abstractNumId w:val="22"/>
  </w:num>
  <w:num w:numId="19" w16cid:durableId="1070541752">
    <w:abstractNumId w:val="56"/>
  </w:num>
  <w:num w:numId="20" w16cid:durableId="1615283960">
    <w:abstractNumId w:val="62"/>
  </w:num>
  <w:num w:numId="21" w16cid:durableId="563831433">
    <w:abstractNumId w:val="68"/>
  </w:num>
  <w:num w:numId="22" w16cid:durableId="1158770206">
    <w:abstractNumId w:val="33"/>
  </w:num>
  <w:num w:numId="23" w16cid:durableId="1443496822">
    <w:abstractNumId w:val="1"/>
  </w:num>
  <w:num w:numId="24" w16cid:durableId="1581787644">
    <w:abstractNumId w:val="52"/>
  </w:num>
  <w:num w:numId="25" w16cid:durableId="1770277515">
    <w:abstractNumId w:val="3"/>
  </w:num>
  <w:num w:numId="26" w16cid:durableId="1019893361">
    <w:abstractNumId w:val="74"/>
  </w:num>
  <w:num w:numId="27" w16cid:durableId="641616886">
    <w:abstractNumId w:val="59"/>
  </w:num>
  <w:num w:numId="28" w16cid:durableId="823468738">
    <w:abstractNumId w:val="14"/>
  </w:num>
  <w:num w:numId="29" w16cid:durableId="944656114">
    <w:abstractNumId w:val="64"/>
  </w:num>
  <w:num w:numId="30" w16cid:durableId="1009648164">
    <w:abstractNumId w:val="55"/>
  </w:num>
  <w:num w:numId="31" w16cid:durableId="2016373747">
    <w:abstractNumId w:val="13"/>
  </w:num>
  <w:num w:numId="32" w16cid:durableId="421144154">
    <w:abstractNumId w:val="75"/>
  </w:num>
  <w:num w:numId="33" w16cid:durableId="191386659">
    <w:abstractNumId w:val="8"/>
  </w:num>
  <w:num w:numId="34" w16cid:durableId="1263149907">
    <w:abstractNumId w:val="54"/>
  </w:num>
  <w:num w:numId="35" w16cid:durableId="1349673077">
    <w:abstractNumId w:val="23"/>
  </w:num>
  <w:num w:numId="36" w16cid:durableId="891501333">
    <w:abstractNumId w:val="38"/>
  </w:num>
  <w:num w:numId="37" w16cid:durableId="118770275">
    <w:abstractNumId w:val="73"/>
  </w:num>
  <w:num w:numId="38" w16cid:durableId="458914365">
    <w:abstractNumId w:val="40"/>
  </w:num>
  <w:num w:numId="39" w16cid:durableId="1417289571">
    <w:abstractNumId w:val="43"/>
  </w:num>
  <w:num w:numId="40" w16cid:durableId="1192064443">
    <w:abstractNumId w:val="46"/>
  </w:num>
  <w:num w:numId="41" w16cid:durableId="634067413">
    <w:abstractNumId w:val="32"/>
  </w:num>
  <w:num w:numId="42" w16cid:durableId="869878910">
    <w:abstractNumId w:val="29"/>
  </w:num>
  <w:num w:numId="43" w16cid:durableId="2145003983">
    <w:abstractNumId w:val="16"/>
  </w:num>
  <w:num w:numId="44" w16cid:durableId="1534807203">
    <w:abstractNumId w:val="49"/>
  </w:num>
  <w:num w:numId="45" w16cid:durableId="2054882193">
    <w:abstractNumId w:val="2"/>
  </w:num>
  <w:num w:numId="46" w16cid:durableId="109597295">
    <w:abstractNumId w:val="31"/>
  </w:num>
  <w:num w:numId="47" w16cid:durableId="1903247797">
    <w:abstractNumId w:val="72"/>
  </w:num>
  <w:num w:numId="48" w16cid:durableId="691421405">
    <w:abstractNumId w:val="27"/>
  </w:num>
  <w:num w:numId="49" w16cid:durableId="367488682">
    <w:abstractNumId w:val="36"/>
  </w:num>
  <w:num w:numId="50" w16cid:durableId="1967617559">
    <w:abstractNumId w:val="10"/>
  </w:num>
  <w:num w:numId="51" w16cid:durableId="1760059489">
    <w:abstractNumId w:val="28"/>
  </w:num>
  <w:num w:numId="52" w16cid:durableId="1375613902">
    <w:abstractNumId w:val="24"/>
  </w:num>
  <w:num w:numId="53" w16cid:durableId="166865654">
    <w:abstractNumId w:val="60"/>
  </w:num>
  <w:num w:numId="54" w16cid:durableId="1891577991">
    <w:abstractNumId w:val="69"/>
  </w:num>
  <w:num w:numId="55" w16cid:durableId="933171214">
    <w:abstractNumId w:val="7"/>
  </w:num>
  <w:num w:numId="56" w16cid:durableId="2072846077">
    <w:abstractNumId w:val="6"/>
  </w:num>
  <w:num w:numId="57" w16cid:durableId="149638080">
    <w:abstractNumId w:val="45"/>
  </w:num>
  <w:num w:numId="58" w16cid:durableId="1112015285">
    <w:abstractNumId w:val="18"/>
  </w:num>
  <w:num w:numId="59" w16cid:durableId="1816751069">
    <w:abstractNumId w:val="41"/>
  </w:num>
  <w:num w:numId="60" w16cid:durableId="1187407051">
    <w:abstractNumId w:val="78"/>
  </w:num>
  <w:num w:numId="61" w16cid:durableId="1075662177">
    <w:abstractNumId w:val="48"/>
  </w:num>
  <w:num w:numId="62" w16cid:durableId="1487894052">
    <w:abstractNumId w:val="21"/>
  </w:num>
  <w:num w:numId="63" w16cid:durableId="683826711">
    <w:abstractNumId w:val="53"/>
  </w:num>
  <w:num w:numId="64" w16cid:durableId="1197889212">
    <w:abstractNumId w:val="17"/>
  </w:num>
  <w:num w:numId="65" w16cid:durableId="379985582">
    <w:abstractNumId w:val="19"/>
  </w:num>
  <w:num w:numId="66" w16cid:durableId="830868577">
    <w:abstractNumId w:val="4"/>
  </w:num>
  <w:num w:numId="67" w16cid:durableId="235750211">
    <w:abstractNumId w:val="20"/>
  </w:num>
  <w:num w:numId="68" w16cid:durableId="830095520">
    <w:abstractNumId w:val="67"/>
  </w:num>
  <w:num w:numId="69" w16cid:durableId="652218907">
    <w:abstractNumId w:val="35"/>
  </w:num>
  <w:num w:numId="70" w16cid:durableId="512916146">
    <w:abstractNumId w:val="51"/>
  </w:num>
  <w:num w:numId="71" w16cid:durableId="1482191162">
    <w:abstractNumId w:val="12"/>
  </w:num>
  <w:num w:numId="72" w16cid:durableId="178618239">
    <w:abstractNumId w:val="71"/>
  </w:num>
  <w:num w:numId="73" w16cid:durableId="1496415315">
    <w:abstractNumId w:val="37"/>
  </w:num>
  <w:num w:numId="74" w16cid:durableId="1291277722">
    <w:abstractNumId w:val="25"/>
  </w:num>
  <w:num w:numId="75" w16cid:durableId="1016686285">
    <w:abstractNumId w:val="15"/>
  </w:num>
  <w:num w:numId="76" w16cid:durableId="1661732692">
    <w:abstractNumId w:val="50"/>
  </w:num>
  <w:num w:numId="77" w16cid:durableId="867984536">
    <w:abstractNumId w:val="57"/>
  </w:num>
  <w:num w:numId="78" w16cid:durableId="1658847351">
    <w:abstractNumId w:val="5"/>
  </w:num>
  <w:num w:numId="79" w16cid:durableId="1796554962">
    <w:abstractNumId w:val="0"/>
  </w:num>
  <w:num w:numId="80" w16cid:durableId="1777022417">
    <w:abstractNumId w:val="58"/>
  </w:num>
  <w:num w:numId="81" w16cid:durableId="393429860">
    <w:abstractNumId w:val="1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4B10"/>
    <w:rsid w:val="000055DB"/>
    <w:rsid w:val="0000563A"/>
    <w:rsid w:val="0000613A"/>
    <w:rsid w:val="000072A7"/>
    <w:rsid w:val="000100ED"/>
    <w:rsid w:val="000106E7"/>
    <w:rsid w:val="0001070E"/>
    <w:rsid w:val="00010FED"/>
    <w:rsid w:val="000110DF"/>
    <w:rsid w:val="00011185"/>
    <w:rsid w:val="000120B2"/>
    <w:rsid w:val="0001243A"/>
    <w:rsid w:val="00012C2E"/>
    <w:rsid w:val="00012FDB"/>
    <w:rsid w:val="000130C6"/>
    <w:rsid w:val="000142A5"/>
    <w:rsid w:val="00014B06"/>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54"/>
    <w:rsid w:val="000451A5"/>
    <w:rsid w:val="0004643D"/>
    <w:rsid w:val="00050D93"/>
    <w:rsid w:val="00052825"/>
    <w:rsid w:val="00052C2C"/>
    <w:rsid w:val="00052D40"/>
    <w:rsid w:val="00055196"/>
    <w:rsid w:val="000567C9"/>
    <w:rsid w:val="00056C62"/>
    <w:rsid w:val="000574DC"/>
    <w:rsid w:val="00060D96"/>
    <w:rsid w:val="00063A78"/>
    <w:rsid w:val="000649C0"/>
    <w:rsid w:val="00064BE6"/>
    <w:rsid w:val="00065CAF"/>
    <w:rsid w:val="00065DFB"/>
    <w:rsid w:val="000668C9"/>
    <w:rsid w:val="00067DCE"/>
    <w:rsid w:val="00070CAB"/>
    <w:rsid w:val="00070E92"/>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7E67"/>
    <w:rsid w:val="00081A29"/>
    <w:rsid w:val="00081FC6"/>
    <w:rsid w:val="00083B49"/>
    <w:rsid w:val="00084FEF"/>
    <w:rsid w:val="00084FF7"/>
    <w:rsid w:val="000853E7"/>
    <w:rsid w:val="00086395"/>
    <w:rsid w:val="00087144"/>
    <w:rsid w:val="00087744"/>
    <w:rsid w:val="00090FBA"/>
    <w:rsid w:val="000911D7"/>
    <w:rsid w:val="00091682"/>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0D38"/>
    <w:rsid w:val="000B2164"/>
    <w:rsid w:val="000B26D8"/>
    <w:rsid w:val="000B29DC"/>
    <w:rsid w:val="000B3F94"/>
    <w:rsid w:val="000B52D4"/>
    <w:rsid w:val="000B5BBD"/>
    <w:rsid w:val="000B5BE8"/>
    <w:rsid w:val="000C0EF4"/>
    <w:rsid w:val="000C1721"/>
    <w:rsid w:val="000C26E9"/>
    <w:rsid w:val="000C27D2"/>
    <w:rsid w:val="000C298B"/>
    <w:rsid w:val="000C32DE"/>
    <w:rsid w:val="000C4008"/>
    <w:rsid w:val="000C4E8F"/>
    <w:rsid w:val="000C5218"/>
    <w:rsid w:val="000C5ADD"/>
    <w:rsid w:val="000C5B49"/>
    <w:rsid w:val="000C5D17"/>
    <w:rsid w:val="000C6524"/>
    <w:rsid w:val="000C6753"/>
    <w:rsid w:val="000D02BC"/>
    <w:rsid w:val="000D0634"/>
    <w:rsid w:val="000D0B0C"/>
    <w:rsid w:val="000D0E68"/>
    <w:rsid w:val="000D14F1"/>
    <w:rsid w:val="000D24F9"/>
    <w:rsid w:val="000D2685"/>
    <w:rsid w:val="000D4775"/>
    <w:rsid w:val="000E008F"/>
    <w:rsid w:val="000E07E1"/>
    <w:rsid w:val="000E0B0F"/>
    <w:rsid w:val="000E0E0C"/>
    <w:rsid w:val="000E1DF5"/>
    <w:rsid w:val="000E3365"/>
    <w:rsid w:val="000E3891"/>
    <w:rsid w:val="000E3CDB"/>
    <w:rsid w:val="000E42E2"/>
    <w:rsid w:val="000E43C8"/>
    <w:rsid w:val="000E4B0E"/>
    <w:rsid w:val="000E744D"/>
    <w:rsid w:val="000E7F7C"/>
    <w:rsid w:val="000F0A26"/>
    <w:rsid w:val="000F0C23"/>
    <w:rsid w:val="000F2E7C"/>
    <w:rsid w:val="000F363F"/>
    <w:rsid w:val="000F394B"/>
    <w:rsid w:val="000F44F6"/>
    <w:rsid w:val="000F4A3D"/>
    <w:rsid w:val="000F585F"/>
    <w:rsid w:val="0010054F"/>
    <w:rsid w:val="001017B5"/>
    <w:rsid w:val="00102D55"/>
    <w:rsid w:val="00102F97"/>
    <w:rsid w:val="00105AD3"/>
    <w:rsid w:val="0010693C"/>
    <w:rsid w:val="00106C44"/>
    <w:rsid w:val="00106F7C"/>
    <w:rsid w:val="00107857"/>
    <w:rsid w:val="00111228"/>
    <w:rsid w:val="001121BE"/>
    <w:rsid w:val="0011237F"/>
    <w:rsid w:val="0011253D"/>
    <w:rsid w:val="00112B52"/>
    <w:rsid w:val="00113EC8"/>
    <w:rsid w:val="00113F92"/>
    <w:rsid w:val="001147F9"/>
    <w:rsid w:val="001148EB"/>
    <w:rsid w:val="00114FB4"/>
    <w:rsid w:val="001169A5"/>
    <w:rsid w:val="0011762C"/>
    <w:rsid w:val="00120E53"/>
    <w:rsid w:val="00122810"/>
    <w:rsid w:val="00123783"/>
    <w:rsid w:val="0012393C"/>
    <w:rsid w:val="00126572"/>
    <w:rsid w:val="00126758"/>
    <w:rsid w:val="00126EC4"/>
    <w:rsid w:val="00127E61"/>
    <w:rsid w:val="00130CC3"/>
    <w:rsid w:val="001317F4"/>
    <w:rsid w:val="00131BB3"/>
    <w:rsid w:val="001322EB"/>
    <w:rsid w:val="001347CC"/>
    <w:rsid w:val="001348F1"/>
    <w:rsid w:val="001351C7"/>
    <w:rsid w:val="001365E7"/>
    <w:rsid w:val="001368FB"/>
    <w:rsid w:val="0013709F"/>
    <w:rsid w:val="00140D5E"/>
    <w:rsid w:val="001416F4"/>
    <w:rsid w:val="00143CEC"/>
    <w:rsid w:val="00143E85"/>
    <w:rsid w:val="0014449D"/>
    <w:rsid w:val="0014548F"/>
    <w:rsid w:val="0014564F"/>
    <w:rsid w:val="00145FAD"/>
    <w:rsid w:val="001503E8"/>
    <w:rsid w:val="00150779"/>
    <w:rsid w:val="00150842"/>
    <w:rsid w:val="00151294"/>
    <w:rsid w:val="00152015"/>
    <w:rsid w:val="00152759"/>
    <w:rsid w:val="001531E8"/>
    <w:rsid w:val="0015445A"/>
    <w:rsid w:val="00155E59"/>
    <w:rsid w:val="001609AF"/>
    <w:rsid w:val="001609D3"/>
    <w:rsid w:val="00161170"/>
    <w:rsid w:val="00162595"/>
    <w:rsid w:val="001626B6"/>
    <w:rsid w:val="00162EA6"/>
    <w:rsid w:val="00164691"/>
    <w:rsid w:val="00165045"/>
    <w:rsid w:val="00165CCC"/>
    <w:rsid w:val="00166046"/>
    <w:rsid w:val="00167099"/>
    <w:rsid w:val="0016786C"/>
    <w:rsid w:val="001705A0"/>
    <w:rsid w:val="00170BB9"/>
    <w:rsid w:val="00170D10"/>
    <w:rsid w:val="00171443"/>
    <w:rsid w:val="001728D9"/>
    <w:rsid w:val="00172F2B"/>
    <w:rsid w:val="0017352F"/>
    <w:rsid w:val="00174300"/>
    <w:rsid w:val="00174829"/>
    <w:rsid w:val="001755FE"/>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6FED"/>
    <w:rsid w:val="00187E4F"/>
    <w:rsid w:val="00190A8A"/>
    <w:rsid w:val="00190C90"/>
    <w:rsid w:val="00191BA3"/>
    <w:rsid w:val="00191EFE"/>
    <w:rsid w:val="001926E1"/>
    <w:rsid w:val="001950B5"/>
    <w:rsid w:val="0019517B"/>
    <w:rsid w:val="0019696B"/>
    <w:rsid w:val="001A17D7"/>
    <w:rsid w:val="001A2EC7"/>
    <w:rsid w:val="001A35B5"/>
    <w:rsid w:val="001A3B5A"/>
    <w:rsid w:val="001A4B4D"/>
    <w:rsid w:val="001A533E"/>
    <w:rsid w:val="001A53F6"/>
    <w:rsid w:val="001A5BE9"/>
    <w:rsid w:val="001A758B"/>
    <w:rsid w:val="001B0341"/>
    <w:rsid w:val="001B0CC2"/>
    <w:rsid w:val="001B1439"/>
    <w:rsid w:val="001B2213"/>
    <w:rsid w:val="001B3AC8"/>
    <w:rsid w:val="001B5764"/>
    <w:rsid w:val="001B7FAF"/>
    <w:rsid w:val="001C0B97"/>
    <w:rsid w:val="001C1661"/>
    <w:rsid w:val="001C1B82"/>
    <w:rsid w:val="001C2BFF"/>
    <w:rsid w:val="001C54D0"/>
    <w:rsid w:val="001C5BA7"/>
    <w:rsid w:val="001C643F"/>
    <w:rsid w:val="001C72CE"/>
    <w:rsid w:val="001C7D3D"/>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48"/>
    <w:rsid w:val="001D6DDC"/>
    <w:rsid w:val="001E0C50"/>
    <w:rsid w:val="001E117D"/>
    <w:rsid w:val="001E255B"/>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20138F"/>
    <w:rsid w:val="002030E3"/>
    <w:rsid w:val="0020494D"/>
    <w:rsid w:val="002105AB"/>
    <w:rsid w:val="0021172B"/>
    <w:rsid w:val="002131C0"/>
    <w:rsid w:val="002157B9"/>
    <w:rsid w:val="00215A1A"/>
    <w:rsid w:val="00216446"/>
    <w:rsid w:val="00216598"/>
    <w:rsid w:val="0021678F"/>
    <w:rsid w:val="00216B4D"/>
    <w:rsid w:val="00220C28"/>
    <w:rsid w:val="00221C39"/>
    <w:rsid w:val="00221C87"/>
    <w:rsid w:val="002239A2"/>
    <w:rsid w:val="00223FC4"/>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7E5"/>
    <w:rsid w:val="0023194B"/>
    <w:rsid w:val="00232181"/>
    <w:rsid w:val="00233351"/>
    <w:rsid w:val="002349B9"/>
    <w:rsid w:val="00235C58"/>
    <w:rsid w:val="00235F15"/>
    <w:rsid w:val="00236DC3"/>
    <w:rsid w:val="00237FDC"/>
    <w:rsid w:val="00240A19"/>
    <w:rsid w:val="00242947"/>
    <w:rsid w:val="00244C3E"/>
    <w:rsid w:val="002452C9"/>
    <w:rsid w:val="0024682A"/>
    <w:rsid w:val="002469B4"/>
    <w:rsid w:val="002504DA"/>
    <w:rsid w:val="00250D46"/>
    <w:rsid w:val="00250DC4"/>
    <w:rsid w:val="0025319A"/>
    <w:rsid w:val="002535C4"/>
    <w:rsid w:val="00255C04"/>
    <w:rsid w:val="00256B63"/>
    <w:rsid w:val="00257528"/>
    <w:rsid w:val="00257D23"/>
    <w:rsid w:val="00257DBB"/>
    <w:rsid w:val="002600D4"/>
    <w:rsid w:val="002604B2"/>
    <w:rsid w:val="00262651"/>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49A3"/>
    <w:rsid w:val="0027506B"/>
    <w:rsid w:val="0027660A"/>
    <w:rsid w:val="00277876"/>
    <w:rsid w:val="00277A65"/>
    <w:rsid w:val="00281B5B"/>
    <w:rsid w:val="00282223"/>
    <w:rsid w:val="00283CA9"/>
    <w:rsid w:val="00283EFD"/>
    <w:rsid w:val="002853E2"/>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B0F"/>
    <w:rsid w:val="002A6A68"/>
    <w:rsid w:val="002A7C58"/>
    <w:rsid w:val="002B1677"/>
    <w:rsid w:val="002B1C0D"/>
    <w:rsid w:val="002B2883"/>
    <w:rsid w:val="002B35D0"/>
    <w:rsid w:val="002B3F22"/>
    <w:rsid w:val="002B418D"/>
    <w:rsid w:val="002B418E"/>
    <w:rsid w:val="002B4D26"/>
    <w:rsid w:val="002B5C88"/>
    <w:rsid w:val="002B61FE"/>
    <w:rsid w:val="002B6AF0"/>
    <w:rsid w:val="002B73DF"/>
    <w:rsid w:val="002C02AB"/>
    <w:rsid w:val="002C0D08"/>
    <w:rsid w:val="002C1EA5"/>
    <w:rsid w:val="002C2F0D"/>
    <w:rsid w:val="002C4026"/>
    <w:rsid w:val="002C64FB"/>
    <w:rsid w:val="002C730E"/>
    <w:rsid w:val="002C761F"/>
    <w:rsid w:val="002D1338"/>
    <w:rsid w:val="002D1AAE"/>
    <w:rsid w:val="002D2D85"/>
    <w:rsid w:val="002D42CA"/>
    <w:rsid w:val="002D5C22"/>
    <w:rsid w:val="002D633A"/>
    <w:rsid w:val="002D65F2"/>
    <w:rsid w:val="002D7330"/>
    <w:rsid w:val="002E073F"/>
    <w:rsid w:val="002E0E0E"/>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8E1"/>
    <w:rsid w:val="00302C6B"/>
    <w:rsid w:val="00303A03"/>
    <w:rsid w:val="003047C8"/>
    <w:rsid w:val="00304970"/>
    <w:rsid w:val="00305A2D"/>
    <w:rsid w:val="00306B77"/>
    <w:rsid w:val="00307A2E"/>
    <w:rsid w:val="00307DC6"/>
    <w:rsid w:val="00307E53"/>
    <w:rsid w:val="00310A36"/>
    <w:rsid w:val="003120E2"/>
    <w:rsid w:val="0031210A"/>
    <w:rsid w:val="00313CCD"/>
    <w:rsid w:val="003142D5"/>
    <w:rsid w:val="00314A47"/>
    <w:rsid w:val="00314D65"/>
    <w:rsid w:val="0031502B"/>
    <w:rsid w:val="0031601E"/>
    <w:rsid w:val="00321527"/>
    <w:rsid w:val="0032189D"/>
    <w:rsid w:val="00321C7F"/>
    <w:rsid w:val="00322FB1"/>
    <w:rsid w:val="0032528D"/>
    <w:rsid w:val="0032610C"/>
    <w:rsid w:val="00327C67"/>
    <w:rsid w:val="00331BBC"/>
    <w:rsid w:val="00332601"/>
    <w:rsid w:val="00333014"/>
    <w:rsid w:val="003331E5"/>
    <w:rsid w:val="003337EE"/>
    <w:rsid w:val="00334009"/>
    <w:rsid w:val="003344AC"/>
    <w:rsid w:val="00335FAB"/>
    <w:rsid w:val="003366B9"/>
    <w:rsid w:val="00337407"/>
    <w:rsid w:val="0033778C"/>
    <w:rsid w:val="00337ACB"/>
    <w:rsid w:val="0034174D"/>
    <w:rsid w:val="003419E3"/>
    <w:rsid w:val="00342D4C"/>
    <w:rsid w:val="0034344D"/>
    <w:rsid w:val="00344002"/>
    <w:rsid w:val="00344462"/>
    <w:rsid w:val="00344AFC"/>
    <w:rsid w:val="00345228"/>
    <w:rsid w:val="0034581C"/>
    <w:rsid w:val="00345D54"/>
    <w:rsid w:val="0034713D"/>
    <w:rsid w:val="00347492"/>
    <w:rsid w:val="003477DC"/>
    <w:rsid w:val="003502D5"/>
    <w:rsid w:val="003504E0"/>
    <w:rsid w:val="00350D81"/>
    <w:rsid w:val="00351237"/>
    <w:rsid w:val="003514CA"/>
    <w:rsid w:val="00351913"/>
    <w:rsid w:val="0035275E"/>
    <w:rsid w:val="003531FD"/>
    <w:rsid w:val="0035326D"/>
    <w:rsid w:val="00353CCB"/>
    <w:rsid w:val="00354367"/>
    <w:rsid w:val="00354DCB"/>
    <w:rsid w:val="00355998"/>
    <w:rsid w:val="00355E7B"/>
    <w:rsid w:val="00357438"/>
    <w:rsid w:val="00357574"/>
    <w:rsid w:val="00357799"/>
    <w:rsid w:val="00360711"/>
    <w:rsid w:val="00360CF6"/>
    <w:rsid w:val="00362A60"/>
    <w:rsid w:val="00362D49"/>
    <w:rsid w:val="00362D4F"/>
    <w:rsid w:val="00364180"/>
    <w:rsid w:val="00365ECC"/>
    <w:rsid w:val="0036603B"/>
    <w:rsid w:val="0036692B"/>
    <w:rsid w:val="00370910"/>
    <w:rsid w:val="00370C8D"/>
    <w:rsid w:val="00371C6C"/>
    <w:rsid w:val="00372677"/>
    <w:rsid w:val="00372E20"/>
    <w:rsid w:val="00374314"/>
    <w:rsid w:val="00374421"/>
    <w:rsid w:val="00374A1E"/>
    <w:rsid w:val="00374C8D"/>
    <w:rsid w:val="00374E4E"/>
    <w:rsid w:val="00377084"/>
    <w:rsid w:val="00380CA9"/>
    <w:rsid w:val="0038208A"/>
    <w:rsid w:val="00383D43"/>
    <w:rsid w:val="00383E0A"/>
    <w:rsid w:val="00384BC5"/>
    <w:rsid w:val="00384E66"/>
    <w:rsid w:val="0038511F"/>
    <w:rsid w:val="00385F09"/>
    <w:rsid w:val="00385FF5"/>
    <w:rsid w:val="00386143"/>
    <w:rsid w:val="003937E1"/>
    <w:rsid w:val="00395756"/>
    <w:rsid w:val="00396C39"/>
    <w:rsid w:val="003A0D4A"/>
    <w:rsid w:val="003A0EB3"/>
    <w:rsid w:val="003A0FF5"/>
    <w:rsid w:val="003A18C6"/>
    <w:rsid w:val="003A1E9D"/>
    <w:rsid w:val="003A20F5"/>
    <w:rsid w:val="003A2848"/>
    <w:rsid w:val="003A2FA6"/>
    <w:rsid w:val="003A3258"/>
    <w:rsid w:val="003A3472"/>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52A"/>
    <w:rsid w:val="003C0FB2"/>
    <w:rsid w:val="003C1714"/>
    <w:rsid w:val="003C1877"/>
    <w:rsid w:val="003C29E6"/>
    <w:rsid w:val="003C2BD2"/>
    <w:rsid w:val="003C4078"/>
    <w:rsid w:val="003C4DD8"/>
    <w:rsid w:val="003C5C8A"/>
    <w:rsid w:val="003C61C7"/>
    <w:rsid w:val="003C6A7B"/>
    <w:rsid w:val="003C6F74"/>
    <w:rsid w:val="003C79A9"/>
    <w:rsid w:val="003D03B7"/>
    <w:rsid w:val="003D1484"/>
    <w:rsid w:val="003D211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648"/>
    <w:rsid w:val="003E680D"/>
    <w:rsid w:val="003E6DE9"/>
    <w:rsid w:val="003E70B0"/>
    <w:rsid w:val="003E7355"/>
    <w:rsid w:val="003E762E"/>
    <w:rsid w:val="003F0506"/>
    <w:rsid w:val="003F0530"/>
    <w:rsid w:val="003F0A61"/>
    <w:rsid w:val="003F1653"/>
    <w:rsid w:val="003F2BAB"/>
    <w:rsid w:val="003F3348"/>
    <w:rsid w:val="003F419B"/>
    <w:rsid w:val="003F46D5"/>
    <w:rsid w:val="003F484A"/>
    <w:rsid w:val="003F621F"/>
    <w:rsid w:val="003F69E1"/>
    <w:rsid w:val="003F7346"/>
    <w:rsid w:val="003F789B"/>
    <w:rsid w:val="004008EB"/>
    <w:rsid w:val="00401C7A"/>
    <w:rsid w:val="00402B2C"/>
    <w:rsid w:val="00403CBF"/>
    <w:rsid w:val="00403E8B"/>
    <w:rsid w:val="00404AC7"/>
    <w:rsid w:val="00405A33"/>
    <w:rsid w:val="0040635E"/>
    <w:rsid w:val="00406584"/>
    <w:rsid w:val="00407350"/>
    <w:rsid w:val="004073DF"/>
    <w:rsid w:val="00414680"/>
    <w:rsid w:val="004146A6"/>
    <w:rsid w:val="00414BE4"/>
    <w:rsid w:val="00414E25"/>
    <w:rsid w:val="00415C2B"/>
    <w:rsid w:val="00415D6E"/>
    <w:rsid w:val="00416A8E"/>
    <w:rsid w:val="00416CCC"/>
    <w:rsid w:val="004174B3"/>
    <w:rsid w:val="00417D4F"/>
    <w:rsid w:val="00421F7A"/>
    <w:rsid w:val="00422C31"/>
    <w:rsid w:val="00423768"/>
    <w:rsid w:val="00423EAE"/>
    <w:rsid w:val="00424265"/>
    <w:rsid w:val="004247DF"/>
    <w:rsid w:val="0042556D"/>
    <w:rsid w:val="004258ED"/>
    <w:rsid w:val="00425988"/>
    <w:rsid w:val="0042663B"/>
    <w:rsid w:val="004273A6"/>
    <w:rsid w:val="00427BBB"/>
    <w:rsid w:val="00430CC1"/>
    <w:rsid w:val="00430FDA"/>
    <w:rsid w:val="00431630"/>
    <w:rsid w:val="004317CD"/>
    <w:rsid w:val="004325B9"/>
    <w:rsid w:val="0043281F"/>
    <w:rsid w:val="00432CBF"/>
    <w:rsid w:val="004332D5"/>
    <w:rsid w:val="0043366F"/>
    <w:rsid w:val="004340AE"/>
    <w:rsid w:val="0043494F"/>
    <w:rsid w:val="004355BD"/>
    <w:rsid w:val="00435602"/>
    <w:rsid w:val="004374FB"/>
    <w:rsid w:val="00437BA1"/>
    <w:rsid w:val="00441ABA"/>
    <w:rsid w:val="00441EA5"/>
    <w:rsid w:val="004433F7"/>
    <w:rsid w:val="00443FF7"/>
    <w:rsid w:val="00444464"/>
    <w:rsid w:val="00445121"/>
    <w:rsid w:val="00445745"/>
    <w:rsid w:val="00445EF3"/>
    <w:rsid w:val="00447A46"/>
    <w:rsid w:val="00450C62"/>
    <w:rsid w:val="004512EC"/>
    <w:rsid w:val="00451D6F"/>
    <w:rsid w:val="00452FB4"/>
    <w:rsid w:val="0045397C"/>
    <w:rsid w:val="004544F7"/>
    <w:rsid w:val="00454928"/>
    <w:rsid w:val="00455A4C"/>
    <w:rsid w:val="00455CEB"/>
    <w:rsid w:val="00456282"/>
    <w:rsid w:val="00456B26"/>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655"/>
    <w:rsid w:val="0047281D"/>
    <w:rsid w:val="00475827"/>
    <w:rsid w:val="004769F5"/>
    <w:rsid w:val="00480EA8"/>
    <w:rsid w:val="00481029"/>
    <w:rsid w:val="004853EC"/>
    <w:rsid w:val="00485C39"/>
    <w:rsid w:val="00485EDE"/>
    <w:rsid w:val="0048676D"/>
    <w:rsid w:val="00486D7A"/>
    <w:rsid w:val="004879C2"/>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2990"/>
    <w:rsid w:val="004A30F4"/>
    <w:rsid w:val="004A35F6"/>
    <w:rsid w:val="004A3B50"/>
    <w:rsid w:val="004A4384"/>
    <w:rsid w:val="004A4E37"/>
    <w:rsid w:val="004A5B10"/>
    <w:rsid w:val="004A5E99"/>
    <w:rsid w:val="004A5F4B"/>
    <w:rsid w:val="004A61B6"/>
    <w:rsid w:val="004A798F"/>
    <w:rsid w:val="004B01A4"/>
    <w:rsid w:val="004B09D8"/>
    <w:rsid w:val="004B0F9C"/>
    <w:rsid w:val="004B12A1"/>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3A45"/>
    <w:rsid w:val="004E3C9A"/>
    <w:rsid w:val="004E4219"/>
    <w:rsid w:val="004E43DD"/>
    <w:rsid w:val="004E443D"/>
    <w:rsid w:val="004E4791"/>
    <w:rsid w:val="004E4D2A"/>
    <w:rsid w:val="004E72AF"/>
    <w:rsid w:val="004E7828"/>
    <w:rsid w:val="004E7B43"/>
    <w:rsid w:val="004F13D6"/>
    <w:rsid w:val="004F13F9"/>
    <w:rsid w:val="004F14EA"/>
    <w:rsid w:val="004F2B2B"/>
    <w:rsid w:val="004F3195"/>
    <w:rsid w:val="004F3E0F"/>
    <w:rsid w:val="004F3E49"/>
    <w:rsid w:val="004F42E5"/>
    <w:rsid w:val="004F43ED"/>
    <w:rsid w:val="004F4CEF"/>
    <w:rsid w:val="004F50D5"/>
    <w:rsid w:val="004F6322"/>
    <w:rsid w:val="004F6D71"/>
    <w:rsid w:val="004F7009"/>
    <w:rsid w:val="004F7723"/>
    <w:rsid w:val="005000D7"/>
    <w:rsid w:val="005001D6"/>
    <w:rsid w:val="00500653"/>
    <w:rsid w:val="00500A8B"/>
    <w:rsid w:val="00500D2B"/>
    <w:rsid w:val="005026A3"/>
    <w:rsid w:val="00503D5D"/>
    <w:rsid w:val="005052ED"/>
    <w:rsid w:val="00505C57"/>
    <w:rsid w:val="005062CB"/>
    <w:rsid w:val="00506522"/>
    <w:rsid w:val="00507460"/>
    <w:rsid w:val="00507F81"/>
    <w:rsid w:val="0051055A"/>
    <w:rsid w:val="00511BFD"/>
    <w:rsid w:val="005131A2"/>
    <w:rsid w:val="00514354"/>
    <w:rsid w:val="00515E90"/>
    <w:rsid w:val="00516826"/>
    <w:rsid w:val="00517B4A"/>
    <w:rsid w:val="00517E8C"/>
    <w:rsid w:val="00520530"/>
    <w:rsid w:val="00521978"/>
    <w:rsid w:val="00521D61"/>
    <w:rsid w:val="00522026"/>
    <w:rsid w:val="00523756"/>
    <w:rsid w:val="005243E7"/>
    <w:rsid w:val="00525D5B"/>
    <w:rsid w:val="0053010C"/>
    <w:rsid w:val="00530337"/>
    <w:rsid w:val="00531A9E"/>
    <w:rsid w:val="00532B63"/>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9B7"/>
    <w:rsid w:val="00546C7A"/>
    <w:rsid w:val="005502FC"/>
    <w:rsid w:val="00552147"/>
    <w:rsid w:val="005553A4"/>
    <w:rsid w:val="005568B8"/>
    <w:rsid w:val="005573DD"/>
    <w:rsid w:val="00560468"/>
    <w:rsid w:val="005606A9"/>
    <w:rsid w:val="00560F4F"/>
    <w:rsid w:val="0056102A"/>
    <w:rsid w:val="00561876"/>
    <w:rsid w:val="00561ED5"/>
    <w:rsid w:val="00562D3A"/>
    <w:rsid w:val="00563920"/>
    <w:rsid w:val="00565722"/>
    <w:rsid w:val="0056582B"/>
    <w:rsid w:val="0056665B"/>
    <w:rsid w:val="005672CA"/>
    <w:rsid w:val="00570103"/>
    <w:rsid w:val="005711DE"/>
    <w:rsid w:val="00572CA7"/>
    <w:rsid w:val="005755A5"/>
    <w:rsid w:val="0057570B"/>
    <w:rsid w:val="00575841"/>
    <w:rsid w:val="00575ECC"/>
    <w:rsid w:val="00577A39"/>
    <w:rsid w:val="00577D97"/>
    <w:rsid w:val="00580775"/>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A6F9F"/>
    <w:rsid w:val="005A7340"/>
    <w:rsid w:val="005B1057"/>
    <w:rsid w:val="005B26B7"/>
    <w:rsid w:val="005B2BFE"/>
    <w:rsid w:val="005B2D01"/>
    <w:rsid w:val="005B4531"/>
    <w:rsid w:val="005B4D58"/>
    <w:rsid w:val="005B7775"/>
    <w:rsid w:val="005C12AC"/>
    <w:rsid w:val="005C5E1C"/>
    <w:rsid w:val="005C7672"/>
    <w:rsid w:val="005D0875"/>
    <w:rsid w:val="005D0ECE"/>
    <w:rsid w:val="005D2022"/>
    <w:rsid w:val="005D2391"/>
    <w:rsid w:val="005D2436"/>
    <w:rsid w:val="005D433F"/>
    <w:rsid w:val="005D5176"/>
    <w:rsid w:val="005D55AB"/>
    <w:rsid w:val="005D5849"/>
    <w:rsid w:val="005D626A"/>
    <w:rsid w:val="005D6F2A"/>
    <w:rsid w:val="005E167D"/>
    <w:rsid w:val="005E44FC"/>
    <w:rsid w:val="005E4B8E"/>
    <w:rsid w:val="005E4F5F"/>
    <w:rsid w:val="005E60F4"/>
    <w:rsid w:val="005F0242"/>
    <w:rsid w:val="005F0E5F"/>
    <w:rsid w:val="005F3463"/>
    <w:rsid w:val="005F3C2E"/>
    <w:rsid w:val="005F4EC8"/>
    <w:rsid w:val="005F4F4B"/>
    <w:rsid w:val="005F5335"/>
    <w:rsid w:val="005F584C"/>
    <w:rsid w:val="005F6750"/>
    <w:rsid w:val="005F6ED2"/>
    <w:rsid w:val="005F6F1A"/>
    <w:rsid w:val="00600AE6"/>
    <w:rsid w:val="00601394"/>
    <w:rsid w:val="006016B7"/>
    <w:rsid w:val="00602768"/>
    <w:rsid w:val="00603B0C"/>
    <w:rsid w:val="00604B5B"/>
    <w:rsid w:val="00604B7D"/>
    <w:rsid w:val="00605E37"/>
    <w:rsid w:val="00607576"/>
    <w:rsid w:val="0061120F"/>
    <w:rsid w:val="006120DA"/>
    <w:rsid w:val="00613554"/>
    <w:rsid w:val="006137E6"/>
    <w:rsid w:val="0061419B"/>
    <w:rsid w:val="00614439"/>
    <w:rsid w:val="006163FE"/>
    <w:rsid w:val="006164DC"/>
    <w:rsid w:val="00616800"/>
    <w:rsid w:val="00617906"/>
    <w:rsid w:val="00617975"/>
    <w:rsid w:val="00621918"/>
    <w:rsid w:val="00622468"/>
    <w:rsid w:val="006242F7"/>
    <w:rsid w:val="00624418"/>
    <w:rsid w:val="00624570"/>
    <w:rsid w:val="006248BB"/>
    <w:rsid w:val="00625F66"/>
    <w:rsid w:val="00631166"/>
    <w:rsid w:val="00632118"/>
    <w:rsid w:val="00633787"/>
    <w:rsid w:val="00634C20"/>
    <w:rsid w:val="00634F6B"/>
    <w:rsid w:val="00635AA8"/>
    <w:rsid w:val="00635C50"/>
    <w:rsid w:val="00635F96"/>
    <w:rsid w:val="0063633B"/>
    <w:rsid w:val="00636835"/>
    <w:rsid w:val="00636E0B"/>
    <w:rsid w:val="00636F50"/>
    <w:rsid w:val="00637D2F"/>
    <w:rsid w:val="006402FE"/>
    <w:rsid w:val="00641B8A"/>
    <w:rsid w:val="00643A96"/>
    <w:rsid w:val="00645B5D"/>
    <w:rsid w:val="006478B7"/>
    <w:rsid w:val="00650215"/>
    <w:rsid w:val="00650C11"/>
    <w:rsid w:val="00652C38"/>
    <w:rsid w:val="00653D3A"/>
    <w:rsid w:val="00653FDB"/>
    <w:rsid w:val="00654F94"/>
    <w:rsid w:val="00655517"/>
    <w:rsid w:val="0065626F"/>
    <w:rsid w:val="006601B3"/>
    <w:rsid w:val="006624D2"/>
    <w:rsid w:val="00662C7F"/>
    <w:rsid w:val="00663A70"/>
    <w:rsid w:val="0066417E"/>
    <w:rsid w:val="0066418A"/>
    <w:rsid w:val="00664806"/>
    <w:rsid w:val="00664D0D"/>
    <w:rsid w:val="00665A2B"/>
    <w:rsid w:val="00667452"/>
    <w:rsid w:val="006707E1"/>
    <w:rsid w:val="00671B29"/>
    <w:rsid w:val="0067225A"/>
    <w:rsid w:val="00674E69"/>
    <w:rsid w:val="00675735"/>
    <w:rsid w:val="00677A79"/>
    <w:rsid w:val="00680082"/>
    <w:rsid w:val="006805B3"/>
    <w:rsid w:val="00680B3F"/>
    <w:rsid w:val="006817AF"/>
    <w:rsid w:val="00682493"/>
    <w:rsid w:val="00682EB8"/>
    <w:rsid w:val="0068504A"/>
    <w:rsid w:val="00685390"/>
    <w:rsid w:val="006860D7"/>
    <w:rsid w:val="0068706B"/>
    <w:rsid w:val="006872FE"/>
    <w:rsid w:val="006879DC"/>
    <w:rsid w:val="0069070A"/>
    <w:rsid w:val="00690799"/>
    <w:rsid w:val="006912BA"/>
    <w:rsid w:val="00691406"/>
    <w:rsid w:val="00692336"/>
    <w:rsid w:val="00693151"/>
    <w:rsid w:val="00693C76"/>
    <w:rsid w:val="00694B22"/>
    <w:rsid w:val="00695188"/>
    <w:rsid w:val="0069559F"/>
    <w:rsid w:val="006955E7"/>
    <w:rsid w:val="0069642C"/>
    <w:rsid w:val="0069686F"/>
    <w:rsid w:val="00697FBD"/>
    <w:rsid w:val="006A00C2"/>
    <w:rsid w:val="006A0426"/>
    <w:rsid w:val="006A1E26"/>
    <w:rsid w:val="006A2E7F"/>
    <w:rsid w:val="006A31A5"/>
    <w:rsid w:val="006A3501"/>
    <w:rsid w:val="006A3984"/>
    <w:rsid w:val="006A3D69"/>
    <w:rsid w:val="006A405C"/>
    <w:rsid w:val="006A504B"/>
    <w:rsid w:val="006A5669"/>
    <w:rsid w:val="006A6D44"/>
    <w:rsid w:val="006A76D5"/>
    <w:rsid w:val="006A7B42"/>
    <w:rsid w:val="006A7C6C"/>
    <w:rsid w:val="006B052F"/>
    <w:rsid w:val="006B0C79"/>
    <w:rsid w:val="006B268C"/>
    <w:rsid w:val="006B3276"/>
    <w:rsid w:val="006B3A9C"/>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445A"/>
    <w:rsid w:val="006D49FB"/>
    <w:rsid w:val="006D5831"/>
    <w:rsid w:val="006E0333"/>
    <w:rsid w:val="006E13DD"/>
    <w:rsid w:val="006E198F"/>
    <w:rsid w:val="006E1C60"/>
    <w:rsid w:val="006E34F1"/>
    <w:rsid w:val="006E4083"/>
    <w:rsid w:val="006E452A"/>
    <w:rsid w:val="006E47F2"/>
    <w:rsid w:val="006E51E8"/>
    <w:rsid w:val="006E54EB"/>
    <w:rsid w:val="006E61CE"/>
    <w:rsid w:val="006E687D"/>
    <w:rsid w:val="006E6892"/>
    <w:rsid w:val="006F0623"/>
    <w:rsid w:val="006F1355"/>
    <w:rsid w:val="006F164A"/>
    <w:rsid w:val="006F304C"/>
    <w:rsid w:val="006F3A0E"/>
    <w:rsid w:val="006F3C4C"/>
    <w:rsid w:val="006F429F"/>
    <w:rsid w:val="006F4309"/>
    <w:rsid w:val="006F445F"/>
    <w:rsid w:val="006F5920"/>
    <w:rsid w:val="006F5D7E"/>
    <w:rsid w:val="006F7ED0"/>
    <w:rsid w:val="00700A7C"/>
    <w:rsid w:val="00700E37"/>
    <w:rsid w:val="007027C4"/>
    <w:rsid w:val="0070281A"/>
    <w:rsid w:val="007030DC"/>
    <w:rsid w:val="00703298"/>
    <w:rsid w:val="00703D5C"/>
    <w:rsid w:val="00704367"/>
    <w:rsid w:val="00707592"/>
    <w:rsid w:val="00710E2E"/>
    <w:rsid w:val="007114C0"/>
    <w:rsid w:val="00711E6D"/>
    <w:rsid w:val="00712299"/>
    <w:rsid w:val="00712B4A"/>
    <w:rsid w:val="00712E8E"/>
    <w:rsid w:val="00713206"/>
    <w:rsid w:val="00713E4B"/>
    <w:rsid w:val="00714F60"/>
    <w:rsid w:val="007151E5"/>
    <w:rsid w:val="00715829"/>
    <w:rsid w:val="00717402"/>
    <w:rsid w:val="00717F4C"/>
    <w:rsid w:val="007209AE"/>
    <w:rsid w:val="00720C3B"/>
    <w:rsid w:val="007213CA"/>
    <w:rsid w:val="007235AE"/>
    <w:rsid w:val="00723C33"/>
    <w:rsid w:val="00724932"/>
    <w:rsid w:val="007252C3"/>
    <w:rsid w:val="00725693"/>
    <w:rsid w:val="007262DB"/>
    <w:rsid w:val="00726BCB"/>
    <w:rsid w:val="00726C35"/>
    <w:rsid w:val="00726EFB"/>
    <w:rsid w:val="0072788B"/>
    <w:rsid w:val="007300A7"/>
    <w:rsid w:val="00730E7C"/>
    <w:rsid w:val="00731B56"/>
    <w:rsid w:val="0073212C"/>
    <w:rsid w:val="00733F0F"/>
    <w:rsid w:val="00737068"/>
    <w:rsid w:val="007407CB"/>
    <w:rsid w:val="00740AAD"/>
    <w:rsid w:val="007422A0"/>
    <w:rsid w:val="00742DA9"/>
    <w:rsid w:val="0074309D"/>
    <w:rsid w:val="0074345D"/>
    <w:rsid w:val="007442D7"/>
    <w:rsid w:val="0074442B"/>
    <w:rsid w:val="007452C4"/>
    <w:rsid w:val="00745BBE"/>
    <w:rsid w:val="007474D6"/>
    <w:rsid w:val="007475BA"/>
    <w:rsid w:val="007476C8"/>
    <w:rsid w:val="007476FF"/>
    <w:rsid w:val="00747AAA"/>
    <w:rsid w:val="007502C2"/>
    <w:rsid w:val="0075389F"/>
    <w:rsid w:val="00754372"/>
    <w:rsid w:val="00754472"/>
    <w:rsid w:val="00754517"/>
    <w:rsid w:val="00754B91"/>
    <w:rsid w:val="0075500D"/>
    <w:rsid w:val="00756019"/>
    <w:rsid w:val="00756306"/>
    <w:rsid w:val="00757177"/>
    <w:rsid w:val="00757687"/>
    <w:rsid w:val="007579DB"/>
    <w:rsid w:val="007600C1"/>
    <w:rsid w:val="0076250C"/>
    <w:rsid w:val="00762A78"/>
    <w:rsid w:val="00763F00"/>
    <w:rsid w:val="00763F08"/>
    <w:rsid w:val="0076442A"/>
    <w:rsid w:val="0076449D"/>
    <w:rsid w:val="007658B3"/>
    <w:rsid w:val="00766825"/>
    <w:rsid w:val="007673E0"/>
    <w:rsid w:val="00767DDD"/>
    <w:rsid w:val="00772035"/>
    <w:rsid w:val="00772C5E"/>
    <w:rsid w:val="00773069"/>
    <w:rsid w:val="00774B52"/>
    <w:rsid w:val="00774BFB"/>
    <w:rsid w:val="00775874"/>
    <w:rsid w:val="007762A6"/>
    <w:rsid w:val="00776D7E"/>
    <w:rsid w:val="0077701E"/>
    <w:rsid w:val="00777FAB"/>
    <w:rsid w:val="00780811"/>
    <w:rsid w:val="00780849"/>
    <w:rsid w:val="007808E6"/>
    <w:rsid w:val="00781A7D"/>
    <w:rsid w:val="00781E7B"/>
    <w:rsid w:val="00782303"/>
    <w:rsid w:val="007824C4"/>
    <w:rsid w:val="00782AA5"/>
    <w:rsid w:val="00783246"/>
    <w:rsid w:val="00783B51"/>
    <w:rsid w:val="00783B8B"/>
    <w:rsid w:val="00785096"/>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EB9"/>
    <w:rsid w:val="007A3F42"/>
    <w:rsid w:val="007A4105"/>
    <w:rsid w:val="007A4B7F"/>
    <w:rsid w:val="007A4EF4"/>
    <w:rsid w:val="007A5202"/>
    <w:rsid w:val="007A5A0C"/>
    <w:rsid w:val="007A5C3E"/>
    <w:rsid w:val="007A5CF3"/>
    <w:rsid w:val="007B0ABF"/>
    <w:rsid w:val="007B1F04"/>
    <w:rsid w:val="007B21AE"/>
    <w:rsid w:val="007B3931"/>
    <w:rsid w:val="007B3DF7"/>
    <w:rsid w:val="007B4032"/>
    <w:rsid w:val="007B4E94"/>
    <w:rsid w:val="007B5073"/>
    <w:rsid w:val="007B6325"/>
    <w:rsid w:val="007B6CE3"/>
    <w:rsid w:val="007B79C7"/>
    <w:rsid w:val="007B7B69"/>
    <w:rsid w:val="007B7F41"/>
    <w:rsid w:val="007C1261"/>
    <w:rsid w:val="007C1E34"/>
    <w:rsid w:val="007C3D1C"/>
    <w:rsid w:val="007C6126"/>
    <w:rsid w:val="007C6D42"/>
    <w:rsid w:val="007C7E51"/>
    <w:rsid w:val="007D06CD"/>
    <w:rsid w:val="007D185F"/>
    <w:rsid w:val="007D1E45"/>
    <w:rsid w:val="007D6CAE"/>
    <w:rsid w:val="007D7B00"/>
    <w:rsid w:val="007E15B2"/>
    <w:rsid w:val="007E1935"/>
    <w:rsid w:val="007E2FB6"/>
    <w:rsid w:val="007E3180"/>
    <w:rsid w:val="007E4631"/>
    <w:rsid w:val="007E4FE1"/>
    <w:rsid w:val="007E6C21"/>
    <w:rsid w:val="007E7935"/>
    <w:rsid w:val="007F0D4C"/>
    <w:rsid w:val="007F1596"/>
    <w:rsid w:val="007F15E6"/>
    <w:rsid w:val="007F1A0A"/>
    <w:rsid w:val="007F2F3A"/>
    <w:rsid w:val="007F3173"/>
    <w:rsid w:val="007F4507"/>
    <w:rsid w:val="007F63DB"/>
    <w:rsid w:val="007F63E3"/>
    <w:rsid w:val="007F6B54"/>
    <w:rsid w:val="0080100E"/>
    <w:rsid w:val="00801144"/>
    <w:rsid w:val="00801610"/>
    <w:rsid w:val="00801D74"/>
    <w:rsid w:val="00805AE3"/>
    <w:rsid w:val="00805D0D"/>
    <w:rsid w:val="00810E7E"/>
    <w:rsid w:val="00811049"/>
    <w:rsid w:val="00813C0E"/>
    <w:rsid w:val="00814128"/>
    <w:rsid w:val="00815AD1"/>
    <w:rsid w:val="00815B2E"/>
    <w:rsid w:val="00816049"/>
    <w:rsid w:val="008167A2"/>
    <w:rsid w:val="00817016"/>
    <w:rsid w:val="0081716A"/>
    <w:rsid w:val="00817872"/>
    <w:rsid w:val="00817E21"/>
    <w:rsid w:val="00821768"/>
    <w:rsid w:val="008222D4"/>
    <w:rsid w:val="00822632"/>
    <w:rsid w:val="00822725"/>
    <w:rsid w:val="00822944"/>
    <w:rsid w:val="00822C2C"/>
    <w:rsid w:val="00822E57"/>
    <w:rsid w:val="008232A9"/>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2E6"/>
    <w:rsid w:val="0085041F"/>
    <w:rsid w:val="008505D1"/>
    <w:rsid w:val="008516E8"/>
    <w:rsid w:val="00851CBF"/>
    <w:rsid w:val="00852242"/>
    <w:rsid w:val="00852D1C"/>
    <w:rsid w:val="00853D8A"/>
    <w:rsid w:val="00854560"/>
    <w:rsid w:val="008546BD"/>
    <w:rsid w:val="008550B3"/>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8B1"/>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357A"/>
    <w:rsid w:val="00893768"/>
    <w:rsid w:val="008950CD"/>
    <w:rsid w:val="008951AC"/>
    <w:rsid w:val="0089522B"/>
    <w:rsid w:val="0089583E"/>
    <w:rsid w:val="008A0917"/>
    <w:rsid w:val="008A098E"/>
    <w:rsid w:val="008A0C2B"/>
    <w:rsid w:val="008A3BC2"/>
    <w:rsid w:val="008A4148"/>
    <w:rsid w:val="008A4E12"/>
    <w:rsid w:val="008A4EDE"/>
    <w:rsid w:val="008A5695"/>
    <w:rsid w:val="008A7577"/>
    <w:rsid w:val="008B064B"/>
    <w:rsid w:val="008B1056"/>
    <w:rsid w:val="008B1D80"/>
    <w:rsid w:val="008B1FBA"/>
    <w:rsid w:val="008B2A84"/>
    <w:rsid w:val="008B3919"/>
    <w:rsid w:val="008B4D0A"/>
    <w:rsid w:val="008B503A"/>
    <w:rsid w:val="008B5829"/>
    <w:rsid w:val="008B66BA"/>
    <w:rsid w:val="008B6E10"/>
    <w:rsid w:val="008B7845"/>
    <w:rsid w:val="008C0440"/>
    <w:rsid w:val="008C05AC"/>
    <w:rsid w:val="008C2995"/>
    <w:rsid w:val="008C4626"/>
    <w:rsid w:val="008C5950"/>
    <w:rsid w:val="008C6089"/>
    <w:rsid w:val="008C68C0"/>
    <w:rsid w:val="008C70EF"/>
    <w:rsid w:val="008C71AF"/>
    <w:rsid w:val="008C73B1"/>
    <w:rsid w:val="008D064C"/>
    <w:rsid w:val="008D18EF"/>
    <w:rsid w:val="008D2317"/>
    <w:rsid w:val="008D26B1"/>
    <w:rsid w:val="008D3E3B"/>
    <w:rsid w:val="008D4B33"/>
    <w:rsid w:val="008E05EC"/>
    <w:rsid w:val="008E0EC0"/>
    <w:rsid w:val="008E169A"/>
    <w:rsid w:val="008E18AE"/>
    <w:rsid w:val="008E1D90"/>
    <w:rsid w:val="008E1DC8"/>
    <w:rsid w:val="008E1EA5"/>
    <w:rsid w:val="008E2492"/>
    <w:rsid w:val="008E265C"/>
    <w:rsid w:val="008E35EF"/>
    <w:rsid w:val="008E490B"/>
    <w:rsid w:val="008E5C36"/>
    <w:rsid w:val="008E6A20"/>
    <w:rsid w:val="008E6FC7"/>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4538"/>
    <w:rsid w:val="00915047"/>
    <w:rsid w:val="00916597"/>
    <w:rsid w:val="00917158"/>
    <w:rsid w:val="0092014A"/>
    <w:rsid w:val="009203E1"/>
    <w:rsid w:val="00920751"/>
    <w:rsid w:val="00921374"/>
    <w:rsid w:val="00923538"/>
    <w:rsid w:val="00923D9F"/>
    <w:rsid w:val="009252A3"/>
    <w:rsid w:val="0092607E"/>
    <w:rsid w:val="0092614D"/>
    <w:rsid w:val="00926D72"/>
    <w:rsid w:val="00927CC5"/>
    <w:rsid w:val="00927F20"/>
    <w:rsid w:val="0093046E"/>
    <w:rsid w:val="009304A7"/>
    <w:rsid w:val="00930715"/>
    <w:rsid w:val="009310CF"/>
    <w:rsid w:val="0093170D"/>
    <w:rsid w:val="009319AB"/>
    <w:rsid w:val="00931D4F"/>
    <w:rsid w:val="009326B9"/>
    <w:rsid w:val="00933BCE"/>
    <w:rsid w:val="00933E30"/>
    <w:rsid w:val="0093667E"/>
    <w:rsid w:val="00936DBE"/>
    <w:rsid w:val="00936DE7"/>
    <w:rsid w:val="009375EB"/>
    <w:rsid w:val="00941688"/>
    <w:rsid w:val="00941BFC"/>
    <w:rsid w:val="009433B5"/>
    <w:rsid w:val="0094366B"/>
    <w:rsid w:val="00943AC9"/>
    <w:rsid w:val="0094412E"/>
    <w:rsid w:val="00945066"/>
    <w:rsid w:val="009451A3"/>
    <w:rsid w:val="00945324"/>
    <w:rsid w:val="009458C9"/>
    <w:rsid w:val="009465ED"/>
    <w:rsid w:val="009471F6"/>
    <w:rsid w:val="00947B04"/>
    <w:rsid w:val="0095015B"/>
    <w:rsid w:val="00951936"/>
    <w:rsid w:val="00951EE6"/>
    <w:rsid w:val="00952062"/>
    <w:rsid w:val="009530CA"/>
    <w:rsid w:val="0095391E"/>
    <w:rsid w:val="00953C0C"/>
    <w:rsid w:val="00954304"/>
    <w:rsid w:val="00955A57"/>
    <w:rsid w:val="00955CE5"/>
    <w:rsid w:val="00956150"/>
    <w:rsid w:val="00957B55"/>
    <w:rsid w:val="00960D6F"/>
    <w:rsid w:val="009613B1"/>
    <w:rsid w:val="00961512"/>
    <w:rsid w:val="00961880"/>
    <w:rsid w:val="0096252F"/>
    <w:rsid w:val="00962B43"/>
    <w:rsid w:val="00962E4E"/>
    <w:rsid w:val="00964720"/>
    <w:rsid w:val="009658CC"/>
    <w:rsid w:val="00965AB3"/>
    <w:rsid w:val="00966B1A"/>
    <w:rsid w:val="00967B8E"/>
    <w:rsid w:val="009709D3"/>
    <w:rsid w:val="00971EE3"/>
    <w:rsid w:val="0097253E"/>
    <w:rsid w:val="00972DC4"/>
    <w:rsid w:val="009743C8"/>
    <w:rsid w:val="009762BF"/>
    <w:rsid w:val="00976429"/>
    <w:rsid w:val="00977893"/>
    <w:rsid w:val="009808F7"/>
    <w:rsid w:val="00980A35"/>
    <w:rsid w:val="00980DB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D4E"/>
    <w:rsid w:val="00995EED"/>
    <w:rsid w:val="00996F43"/>
    <w:rsid w:val="00997F2E"/>
    <w:rsid w:val="009A03FF"/>
    <w:rsid w:val="009A17C0"/>
    <w:rsid w:val="009A19FB"/>
    <w:rsid w:val="009A22AF"/>
    <w:rsid w:val="009A3B49"/>
    <w:rsid w:val="009A4DB6"/>
    <w:rsid w:val="009A5186"/>
    <w:rsid w:val="009A51A8"/>
    <w:rsid w:val="009A5AEC"/>
    <w:rsid w:val="009A5E47"/>
    <w:rsid w:val="009A75CF"/>
    <w:rsid w:val="009B1261"/>
    <w:rsid w:val="009B1387"/>
    <w:rsid w:val="009B46C0"/>
    <w:rsid w:val="009B63F3"/>
    <w:rsid w:val="009B64A7"/>
    <w:rsid w:val="009B728D"/>
    <w:rsid w:val="009B7431"/>
    <w:rsid w:val="009B7979"/>
    <w:rsid w:val="009C077A"/>
    <w:rsid w:val="009C1454"/>
    <w:rsid w:val="009C156A"/>
    <w:rsid w:val="009C2FBA"/>
    <w:rsid w:val="009C35FC"/>
    <w:rsid w:val="009C3984"/>
    <w:rsid w:val="009C39D6"/>
    <w:rsid w:val="009C3A41"/>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7515"/>
    <w:rsid w:val="009D755E"/>
    <w:rsid w:val="009D7D6E"/>
    <w:rsid w:val="009E04E5"/>
    <w:rsid w:val="009E17E3"/>
    <w:rsid w:val="009E18A6"/>
    <w:rsid w:val="009E18B5"/>
    <w:rsid w:val="009E19DF"/>
    <w:rsid w:val="009E1F24"/>
    <w:rsid w:val="009E278B"/>
    <w:rsid w:val="009E33FA"/>
    <w:rsid w:val="009E40EF"/>
    <w:rsid w:val="009E41D5"/>
    <w:rsid w:val="009E48E8"/>
    <w:rsid w:val="009E693A"/>
    <w:rsid w:val="009F0465"/>
    <w:rsid w:val="009F0EB1"/>
    <w:rsid w:val="009F1271"/>
    <w:rsid w:val="009F18CE"/>
    <w:rsid w:val="009F200A"/>
    <w:rsid w:val="009F299D"/>
    <w:rsid w:val="009F4145"/>
    <w:rsid w:val="009F47E7"/>
    <w:rsid w:val="009F5D45"/>
    <w:rsid w:val="009F69DC"/>
    <w:rsid w:val="009F6C20"/>
    <w:rsid w:val="009F7795"/>
    <w:rsid w:val="009F7AB1"/>
    <w:rsid w:val="00A00212"/>
    <w:rsid w:val="00A007EA"/>
    <w:rsid w:val="00A00E47"/>
    <w:rsid w:val="00A01B51"/>
    <w:rsid w:val="00A03C58"/>
    <w:rsid w:val="00A0582A"/>
    <w:rsid w:val="00A06411"/>
    <w:rsid w:val="00A06D6F"/>
    <w:rsid w:val="00A07A74"/>
    <w:rsid w:val="00A105BC"/>
    <w:rsid w:val="00A1086B"/>
    <w:rsid w:val="00A11085"/>
    <w:rsid w:val="00A11131"/>
    <w:rsid w:val="00A12426"/>
    <w:rsid w:val="00A135EB"/>
    <w:rsid w:val="00A15294"/>
    <w:rsid w:val="00A155B7"/>
    <w:rsid w:val="00A15655"/>
    <w:rsid w:val="00A1593A"/>
    <w:rsid w:val="00A15A28"/>
    <w:rsid w:val="00A169D1"/>
    <w:rsid w:val="00A208D3"/>
    <w:rsid w:val="00A215AA"/>
    <w:rsid w:val="00A21B32"/>
    <w:rsid w:val="00A21BA9"/>
    <w:rsid w:val="00A21DDB"/>
    <w:rsid w:val="00A22992"/>
    <w:rsid w:val="00A2300A"/>
    <w:rsid w:val="00A23BC2"/>
    <w:rsid w:val="00A24123"/>
    <w:rsid w:val="00A255F4"/>
    <w:rsid w:val="00A25A86"/>
    <w:rsid w:val="00A26EDB"/>
    <w:rsid w:val="00A3006F"/>
    <w:rsid w:val="00A30163"/>
    <w:rsid w:val="00A31652"/>
    <w:rsid w:val="00A31D05"/>
    <w:rsid w:val="00A322F8"/>
    <w:rsid w:val="00A32421"/>
    <w:rsid w:val="00A32C6B"/>
    <w:rsid w:val="00A33D01"/>
    <w:rsid w:val="00A34111"/>
    <w:rsid w:val="00A3465D"/>
    <w:rsid w:val="00A34F36"/>
    <w:rsid w:val="00A35DE6"/>
    <w:rsid w:val="00A37A49"/>
    <w:rsid w:val="00A41020"/>
    <w:rsid w:val="00A412BE"/>
    <w:rsid w:val="00A423F8"/>
    <w:rsid w:val="00A43269"/>
    <w:rsid w:val="00A4385E"/>
    <w:rsid w:val="00A45079"/>
    <w:rsid w:val="00A4537E"/>
    <w:rsid w:val="00A45E83"/>
    <w:rsid w:val="00A45FFC"/>
    <w:rsid w:val="00A469E6"/>
    <w:rsid w:val="00A47357"/>
    <w:rsid w:val="00A47AA3"/>
    <w:rsid w:val="00A47E73"/>
    <w:rsid w:val="00A50649"/>
    <w:rsid w:val="00A50BF9"/>
    <w:rsid w:val="00A5209A"/>
    <w:rsid w:val="00A52362"/>
    <w:rsid w:val="00A5282A"/>
    <w:rsid w:val="00A528A3"/>
    <w:rsid w:val="00A52AE7"/>
    <w:rsid w:val="00A52B3A"/>
    <w:rsid w:val="00A537F4"/>
    <w:rsid w:val="00A53C5F"/>
    <w:rsid w:val="00A54A29"/>
    <w:rsid w:val="00A56C3C"/>
    <w:rsid w:val="00A56DA6"/>
    <w:rsid w:val="00A5715B"/>
    <w:rsid w:val="00A57706"/>
    <w:rsid w:val="00A606E8"/>
    <w:rsid w:val="00A60F29"/>
    <w:rsid w:val="00A6312C"/>
    <w:rsid w:val="00A6349C"/>
    <w:rsid w:val="00A642AD"/>
    <w:rsid w:val="00A65774"/>
    <w:rsid w:val="00A664D2"/>
    <w:rsid w:val="00A66E30"/>
    <w:rsid w:val="00A70EFC"/>
    <w:rsid w:val="00A7162B"/>
    <w:rsid w:val="00A71713"/>
    <w:rsid w:val="00A71D26"/>
    <w:rsid w:val="00A73AF8"/>
    <w:rsid w:val="00A7448E"/>
    <w:rsid w:val="00A75676"/>
    <w:rsid w:val="00A75900"/>
    <w:rsid w:val="00A7592B"/>
    <w:rsid w:val="00A75C25"/>
    <w:rsid w:val="00A76873"/>
    <w:rsid w:val="00A769B0"/>
    <w:rsid w:val="00A77E82"/>
    <w:rsid w:val="00A77F09"/>
    <w:rsid w:val="00A801FB"/>
    <w:rsid w:val="00A804E0"/>
    <w:rsid w:val="00A815DD"/>
    <w:rsid w:val="00A82778"/>
    <w:rsid w:val="00A830FE"/>
    <w:rsid w:val="00A85771"/>
    <w:rsid w:val="00A90037"/>
    <w:rsid w:val="00A90BAB"/>
    <w:rsid w:val="00A92E18"/>
    <w:rsid w:val="00A94D8A"/>
    <w:rsid w:val="00A96516"/>
    <w:rsid w:val="00AA00C1"/>
    <w:rsid w:val="00AA079D"/>
    <w:rsid w:val="00AA28E0"/>
    <w:rsid w:val="00AA2E53"/>
    <w:rsid w:val="00AA368F"/>
    <w:rsid w:val="00AA3C78"/>
    <w:rsid w:val="00AA423C"/>
    <w:rsid w:val="00AA4C5D"/>
    <w:rsid w:val="00AA5136"/>
    <w:rsid w:val="00AA52E0"/>
    <w:rsid w:val="00AA66A6"/>
    <w:rsid w:val="00AA6D24"/>
    <w:rsid w:val="00AA7468"/>
    <w:rsid w:val="00AB0117"/>
    <w:rsid w:val="00AB0DD6"/>
    <w:rsid w:val="00AB156D"/>
    <w:rsid w:val="00AB1B30"/>
    <w:rsid w:val="00AB393F"/>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6434"/>
    <w:rsid w:val="00AE65D8"/>
    <w:rsid w:val="00AE75E8"/>
    <w:rsid w:val="00AE789B"/>
    <w:rsid w:val="00AE7E6C"/>
    <w:rsid w:val="00AF1C00"/>
    <w:rsid w:val="00AF21B8"/>
    <w:rsid w:val="00AF2724"/>
    <w:rsid w:val="00AF3296"/>
    <w:rsid w:val="00AF5A9B"/>
    <w:rsid w:val="00AF5C3F"/>
    <w:rsid w:val="00AF6248"/>
    <w:rsid w:val="00AF6440"/>
    <w:rsid w:val="00AF67A5"/>
    <w:rsid w:val="00B003F5"/>
    <w:rsid w:val="00B00622"/>
    <w:rsid w:val="00B00836"/>
    <w:rsid w:val="00B017A3"/>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3CD"/>
    <w:rsid w:val="00B20B68"/>
    <w:rsid w:val="00B210BC"/>
    <w:rsid w:val="00B227D1"/>
    <w:rsid w:val="00B22E2B"/>
    <w:rsid w:val="00B25109"/>
    <w:rsid w:val="00B26E1C"/>
    <w:rsid w:val="00B278AF"/>
    <w:rsid w:val="00B302B8"/>
    <w:rsid w:val="00B30604"/>
    <w:rsid w:val="00B31FFF"/>
    <w:rsid w:val="00B33A3A"/>
    <w:rsid w:val="00B3465C"/>
    <w:rsid w:val="00B35262"/>
    <w:rsid w:val="00B36074"/>
    <w:rsid w:val="00B36251"/>
    <w:rsid w:val="00B36FDB"/>
    <w:rsid w:val="00B37270"/>
    <w:rsid w:val="00B37629"/>
    <w:rsid w:val="00B40001"/>
    <w:rsid w:val="00B40D40"/>
    <w:rsid w:val="00B41B78"/>
    <w:rsid w:val="00B42231"/>
    <w:rsid w:val="00B4274D"/>
    <w:rsid w:val="00B436C9"/>
    <w:rsid w:val="00B43879"/>
    <w:rsid w:val="00B445B8"/>
    <w:rsid w:val="00B446B5"/>
    <w:rsid w:val="00B45407"/>
    <w:rsid w:val="00B46021"/>
    <w:rsid w:val="00B463AE"/>
    <w:rsid w:val="00B4675B"/>
    <w:rsid w:val="00B46CD7"/>
    <w:rsid w:val="00B47E24"/>
    <w:rsid w:val="00B52284"/>
    <w:rsid w:val="00B537A7"/>
    <w:rsid w:val="00B537BB"/>
    <w:rsid w:val="00B53E1A"/>
    <w:rsid w:val="00B54582"/>
    <w:rsid w:val="00B548F5"/>
    <w:rsid w:val="00B552DE"/>
    <w:rsid w:val="00B5555E"/>
    <w:rsid w:val="00B55B14"/>
    <w:rsid w:val="00B55B56"/>
    <w:rsid w:val="00B56B1A"/>
    <w:rsid w:val="00B56C45"/>
    <w:rsid w:val="00B60C68"/>
    <w:rsid w:val="00B61443"/>
    <w:rsid w:val="00B636AA"/>
    <w:rsid w:val="00B64177"/>
    <w:rsid w:val="00B64607"/>
    <w:rsid w:val="00B65BFD"/>
    <w:rsid w:val="00B66EE8"/>
    <w:rsid w:val="00B673C4"/>
    <w:rsid w:val="00B67CA2"/>
    <w:rsid w:val="00B707DB"/>
    <w:rsid w:val="00B70A65"/>
    <w:rsid w:val="00B70C59"/>
    <w:rsid w:val="00B719FE"/>
    <w:rsid w:val="00B7205E"/>
    <w:rsid w:val="00B72611"/>
    <w:rsid w:val="00B7261F"/>
    <w:rsid w:val="00B72680"/>
    <w:rsid w:val="00B72712"/>
    <w:rsid w:val="00B739EF"/>
    <w:rsid w:val="00B74193"/>
    <w:rsid w:val="00B74990"/>
    <w:rsid w:val="00B75039"/>
    <w:rsid w:val="00B76059"/>
    <w:rsid w:val="00B7651D"/>
    <w:rsid w:val="00B771DA"/>
    <w:rsid w:val="00B7741B"/>
    <w:rsid w:val="00B77D71"/>
    <w:rsid w:val="00B80712"/>
    <w:rsid w:val="00B80B76"/>
    <w:rsid w:val="00B81439"/>
    <w:rsid w:val="00B81B06"/>
    <w:rsid w:val="00B8240F"/>
    <w:rsid w:val="00B83255"/>
    <w:rsid w:val="00B8483D"/>
    <w:rsid w:val="00B84AC3"/>
    <w:rsid w:val="00B84E7A"/>
    <w:rsid w:val="00B852E9"/>
    <w:rsid w:val="00B8632C"/>
    <w:rsid w:val="00B903FC"/>
    <w:rsid w:val="00B93F52"/>
    <w:rsid w:val="00B95EE4"/>
    <w:rsid w:val="00B977E1"/>
    <w:rsid w:val="00B97C4A"/>
    <w:rsid w:val="00BA0EB9"/>
    <w:rsid w:val="00BA0ED1"/>
    <w:rsid w:val="00BA1466"/>
    <w:rsid w:val="00BA2347"/>
    <w:rsid w:val="00BA26AC"/>
    <w:rsid w:val="00BA26E3"/>
    <w:rsid w:val="00BA322C"/>
    <w:rsid w:val="00BA539B"/>
    <w:rsid w:val="00BA676E"/>
    <w:rsid w:val="00BA703E"/>
    <w:rsid w:val="00BA70B2"/>
    <w:rsid w:val="00BB2264"/>
    <w:rsid w:val="00BB2E47"/>
    <w:rsid w:val="00BB3223"/>
    <w:rsid w:val="00BB3993"/>
    <w:rsid w:val="00BB52E3"/>
    <w:rsid w:val="00BB6282"/>
    <w:rsid w:val="00BB65C0"/>
    <w:rsid w:val="00BB6C8D"/>
    <w:rsid w:val="00BB733C"/>
    <w:rsid w:val="00BC13F8"/>
    <w:rsid w:val="00BC14A2"/>
    <w:rsid w:val="00BC15A2"/>
    <w:rsid w:val="00BC1A54"/>
    <w:rsid w:val="00BC1BE1"/>
    <w:rsid w:val="00BC31FE"/>
    <w:rsid w:val="00BC32FD"/>
    <w:rsid w:val="00BC4BBA"/>
    <w:rsid w:val="00BC5371"/>
    <w:rsid w:val="00BC6024"/>
    <w:rsid w:val="00BC6358"/>
    <w:rsid w:val="00BC7B39"/>
    <w:rsid w:val="00BC7C5D"/>
    <w:rsid w:val="00BD0739"/>
    <w:rsid w:val="00BD162C"/>
    <w:rsid w:val="00BD1781"/>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578"/>
    <w:rsid w:val="00BE787C"/>
    <w:rsid w:val="00BF0733"/>
    <w:rsid w:val="00BF0F76"/>
    <w:rsid w:val="00BF15EF"/>
    <w:rsid w:val="00BF2955"/>
    <w:rsid w:val="00BF39FC"/>
    <w:rsid w:val="00BF3E5C"/>
    <w:rsid w:val="00BF52A9"/>
    <w:rsid w:val="00BF61D4"/>
    <w:rsid w:val="00BF6D31"/>
    <w:rsid w:val="00C002A0"/>
    <w:rsid w:val="00C009E1"/>
    <w:rsid w:val="00C00B2B"/>
    <w:rsid w:val="00C02367"/>
    <w:rsid w:val="00C02A40"/>
    <w:rsid w:val="00C02B59"/>
    <w:rsid w:val="00C054F8"/>
    <w:rsid w:val="00C05783"/>
    <w:rsid w:val="00C078F9"/>
    <w:rsid w:val="00C10A1B"/>
    <w:rsid w:val="00C1413F"/>
    <w:rsid w:val="00C14288"/>
    <w:rsid w:val="00C15675"/>
    <w:rsid w:val="00C170AB"/>
    <w:rsid w:val="00C20590"/>
    <w:rsid w:val="00C20CAB"/>
    <w:rsid w:val="00C20CD4"/>
    <w:rsid w:val="00C20E30"/>
    <w:rsid w:val="00C20F08"/>
    <w:rsid w:val="00C20F75"/>
    <w:rsid w:val="00C2179A"/>
    <w:rsid w:val="00C21FFA"/>
    <w:rsid w:val="00C22504"/>
    <w:rsid w:val="00C23D10"/>
    <w:rsid w:val="00C25096"/>
    <w:rsid w:val="00C269FC"/>
    <w:rsid w:val="00C271A2"/>
    <w:rsid w:val="00C275BA"/>
    <w:rsid w:val="00C279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53F"/>
    <w:rsid w:val="00C54355"/>
    <w:rsid w:val="00C543ED"/>
    <w:rsid w:val="00C54F63"/>
    <w:rsid w:val="00C57065"/>
    <w:rsid w:val="00C573EB"/>
    <w:rsid w:val="00C57723"/>
    <w:rsid w:val="00C60255"/>
    <w:rsid w:val="00C60286"/>
    <w:rsid w:val="00C60A0C"/>
    <w:rsid w:val="00C61991"/>
    <w:rsid w:val="00C644F6"/>
    <w:rsid w:val="00C64CC6"/>
    <w:rsid w:val="00C65EA1"/>
    <w:rsid w:val="00C66312"/>
    <w:rsid w:val="00C664F4"/>
    <w:rsid w:val="00C67773"/>
    <w:rsid w:val="00C67E97"/>
    <w:rsid w:val="00C7095C"/>
    <w:rsid w:val="00C70FD6"/>
    <w:rsid w:val="00C7117B"/>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712"/>
    <w:rsid w:val="00C82DD5"/>
    <w:rsid w:val="00C83FFE"/>
    <w:rsid w:val="00C84D53"/>
    <w:rsid w:val="00C86C19"/>
    <w:rsid w:val="00C86C59"/>
    <w:rsid w:val="00C87716"/>
    <w:rsid w:val="00C87D35"/>
    <w:rsid w:val="00C87FFE"/>
    <w:rsid w:val="00C91CD7"/>
    <w:rsid w:val="00C937E5"/>
    <w:rsid w:val="00C94B12"/>
    <w:rsid w:val="00C9611B"/>
    <w:rsid w:val="00C96606"/>
    <w:rsid w:val="00C96C73"/>
    <w:rsid w:val="00C97AA1"/>
    <w:rsid w:val="00CA06DF"/>
    <w:rsid w:val="00CA174A"/>
    <w:rsid w:val="00CA2171"/>
    <w:rsid w:val="00CA3276"/>
    <w:rsid w:val="00CA3342"/>
    <w:rsid w:val="00CA3389"/>
    <w:rsid w:val="00CA6371"/>
    <w:rsid w:val="00CA67D1"/>
    <w:rsid w:val="00CB147B"/>
    <w:rsid w:val="00CB1615"/>
    <w:rsid w:val="00CB1851"/>
    <w:rsid w:val="00CB3A7F"/>
    <w:rsid w:val="00CB3A84"/>
    <w:rsid w:val="00CB4782"/>
    <w:rsid w:val="00CB5F0C"/>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1B6D"/>
    <w:rsid w:val="00CD2620"/>
    <w:rsid w:val="00CD2E16"/>
    <w:rsid w:val="00CD3291"/>
    <w:rsid w:val="00CD61BB"/>
    <w:rsid w:val="00CD6531"/>
    <w:rsid w:val="00CD7E6D"/>
    <w:rsid w:val="00CE038E"/>
    <w:rsid w:val="00CE082A"/>
    <w:rsid w:val="00CE0D28"/>
    <w:rsid w:val="00CE0DF5"/>
    <w:rsid w:val="00CE0F3B"/>
    <w:rsid w:val="00CE1514"/>
    <w:rsid w:val="00CE1521"/>
    <w:rsid w:val="00CE17BF"/>
    <w:rsid w:val="00CE26F3"/>
    <w:rsid w:val="00CE2ACB"/>
    <w:rsid w:val="00CE2DDC"/>
    <w:rsid w:val="00CE31D7"/>
    <w:rsid w:val="00CE3658"/>
    <w:rsid w:val="00CE3C5C"/>
    <w:rsid w:val="00CE4610"/>
    <w:rsid w:val="00CE58BD"/>
    <w:rsid w:val="00CE6ABD"/>
    <w:rsid w:val="00CE73D8"/>
    <w:rsid w:val="00CE7EBF"/>
    <w:rsid w:val="00CF026B"/>
    <w:rsid w:val="00CF0753"/>
    <w:rsid w:val="00CF1188"/>
    <w:rsid w:val="00CF15FF"/>
    <w:rsid w:val="00CF1B0C"/>
    <w:rsid w:val="00CF2C27"/>
    <w:rsid w:val="00CF3BC1"/>
    <w:rsid w:val="00CF46AA"/>
    <w:rsid w:val="00CF592E"/>
    <w:rsid w:val="00CF645D"/>
    <w:rsid w:val="00D00689"/>
    <w:rsid w:val="00D039AD"/>
    <w:rsid w:val="00D03FD6"/>
    <w:rsid w:val="00D049EA"/>
    <w:rsid w:val="00D04D9F"/>
    <w:rsid w:val="00D04EEE"/>
    <w:rsid w:val="00D05950"/>
    <w:rsid w:val="00D06107"/>
    <w:rsid w:val="00D0657A"/>
    <w:rsid w:val="00D06F39"/>
    <w:rsid w:val="00D074B7"/>
    <w:rsid w:val="00D07BF4"/>
    <w:rsid w:val="00D11210"/>
    <w:rsid w:val="00D11783"/>
    <w:rsid w:val="00D11866"/>
    <w:rsid w:val="00D11B0A"/>
    <w:rsid w:val="00D11D9D"/>
    <w:rsid w:val="00D12C48"/>
    <w:rsid w:val="00D12E19"/>
    <w:rsid w:val="00D12E3E"/>
    <w:rsid w:val="00D13364"/>
    <w:rsid w:val="00D14AA7"/>
    <w:rsid w:val="00D15C74"/>
    <w:rsid w:val="00D169BC"/>
    <w:rsid w:val="00D171AD"/>
    <w:rsid w:val="00D17D60"/>
    <w:rsid w:val="00D2099D"/>
    <w:rsid w:val="00D2347C"/>
    <w:rsid w:val="00D23509"/>
    <w:rsid w:val="00D24068"/>
    <w:rsid w:val="00D25830"/>
    <w:rsid w:val="00D26A0D"/>
    <w:rsid w:val="00D30B6C"/>
    <w:rsid w:val="00D31325"/>
    <w:rsid w:val="00D319D0"/>
    <w:rsid w:val="00D32A8F"/>
    <w:rsid w:val="00D343D9"/>
    <w:rsid w:val="00D3667B"/>
    <w:rsid w:val="00D36B27"/>
    <w:rsid w:val="00D36B86"/>
    <w:rsid w:val="00D37747"/>
    <w:rsid w:val="00D403FE"/>
    <w:rsid w:val="00D40C56"/>
    <w:rsid w:val="00D40DED"/>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3F33"/>
    <w:rsid w:val="00D541F5"/>
    <w:rsid w:val="00D56093"/>
    <w:rsid w:val="00D565FC"/>
    <w:rsid w:val="00D607EA"/>
    <w:rsid w:val="00D60882"/>
    <w:rsid w:val="00D61949"/>
    <w:rsid w:val="00D61E87"/>
    <w:rsid w:val="00D62341"/>
    <w:rsid w:val="00D66E3D"/>
    <w:rsid w:val="00D679BB"/>
    <w:rsid w:val="00D70842"/>
    <w:rsid w:val="00D70BE5"/>
    <w:rsid w:val="00D70CE2"/>
    <w:rsid w:val="00D71AC5"/>
    <w:rsid w:val="00D71DA7"/>
    <w:rsid w:val="00D72899"/>
    <w:rsid w:val="00D72AF8"/>
    <w:rsid w:val="00D740CD"/>
    <w:rsid w:val="00D75E22"/>
    <w:rsid w:val="00D76247"/>
    <w:rsid w:val="00D76C33"/>
    <w:rsid w:val="00D77535"/>
    <w:rsid w:val="00D7769A"/>
    <w:rsid w:val="00D80977"/>
    <w:rsid w:val="00D80B61"/>
    <w:rsid w:val="00D80FBD"/>
    <w:rsid w:val="00D81278"/>
    <w:rsid w:val="00D8337F"/>
    <w:rsid w:val="00D83EDF"/>
    <w:rsid w:val="00D8483B"/>
    <w:rsid w:val="00D84D4A"/>
    <w:rsid w:val="00D85FE5"/>
    <w:rsid w:val="00D86EB9"/>
    <w:rsid w:val="00D90A21"/>
    <w:rsid w:val="00D93274"/>
    <w:rsid w:val="00D933DA"/>
    <w:rsid w:val="00D9373F"/>
    <w:rsid w:val="00D937D0"/>
    <w:rsid w:val="00D94122"/>
    <w:rsid w:val="00D94CFE"/>
    <w:rsid w:val="00D950AA"/>
    <w:rsid w:val="00D951CA"/>
    <w:rsid w:val="00D95512"/>
    <w:rsid w:val="00D95B0A"/>
    <w:rsid w:val="00D95C17"/>
    <w:rsid w:val="00D96C6B"/>
    <w:rsid w:val="00D97288"/>
    <w:rsid w:val="00DA08EB"/>
    <w:rsid w:val="00DA0C12"/>
    <w:rsid w:val="00DA0CA2"/>
    <w:rsid w:val="00DA1332"/>
    <w:rsid w:val="00DA1DC9"/>
    <w:rsid w:val="00DA279B"/>
    <w:rsid w:val="00DA3801"/>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E135E"/>
    <w:rsid w:val="00DE169A"/>
    <w:rsid w:val="00DE2183"/>
    <w:rsid w:val="00DE29ED"/>
    <w:rsid w:val="00DE2E44"/>
    <w:rsid w:val="00DE37AC"/>
    <w:rsid w:val="00DE4831"/>
    <w:rsid w:val="00DE49C8"/>
    <w:rsid w:val="00DE4BF2"/>
    <w:rsid w:val="00DE56F8"/>
    <w:rsid w:val="00DE598B"/>
    <w:rsid w:val="00DE5FD4"/>
    <w:rsid w:val="00DE62DA"/>
    <w:rsid w:val="00DE7C4C"/>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616"/>
    <w:rsid w:val="00E02AFD"/>
    <w:rsid w:val="00E02B87"/>
    <w:rsid w:val="00E02CF6"/>
    <w:rsid w:val="00E03174"/>
    <w:rsid w:val="00E031AB"/>
    <w:rsid w:val="00E0363F"/>
    <w:rsid w:val="00E038E8"/>
    <w:rsid w:val="00E03C55"/>
    <w:rsid w:val="00E04099"/>
    <w:rsid w:val="00E04BBF"/>
    <w:rsid w:val="00E05F83"/>
    <w:rsid w:val="00E072A5"/>
    <w:rsid w:val="00E07ED0"/>
    <w:rsid w:val="00E12B96"/>
    <w:rsid w:val="00E1398D"/>
    <w:rsid w:val="00E13AE5"/>
    <w:rsid w:val="00E148D5"/>
    <w:rsid w:val="00E15FF3"/>
    <w:rsid w:val="00E1602C"/>
    <w:rsid w:val="00E17736"/>
    <w:rsid w:val="00E17D48"/>
    <w:rsid w:val="00E20690"/>
    <w:rsid w:val="00E2124B"/>
    <w:rsid w:val="00E277F0"/>
    <w:rsid w:val="00E302C7"/>
    <w:rsid w:val="00E3083E"/>
    <w:rsid w:val="00E312A6"/>
    <w:rsid w:val="00E31679"/>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46B"/>
    <w:rsid w:val="00E4086B"/>
    <w:rsid w:val="00E4192C"/>
    <w:rsid w:val="00E41CDC"/>
    <w:rsid w:val="00E41DEC"/>
    <w:rsid w:val="00E43A4F"/>
    <w:rsid w:val="00E45C91"/>
    <w:rsid w:val="00E45DF9"/>
    <w:rsid w:val="00E47FD5"/>
    <w:rsid w:val="00E528E6"/>
    <w:rsid w:val="00E52E1A"/>
    <w:rsid w:val="00E53059"/>
    <w:rsid w:val="00E53665"/>
    <w:rsid w:val="00E53B58"/>
    <w:rsid w:val="00E54A71"/>
    <w:rsid w:val="00E552C3"/>
    <w:rsid w:val="00E57023"/>
    <w:rsid w:val="00E57734"/>
    <w:rsid w:val="00E57A31"/>
    <w:rsid w:val="00E6031A"/>
    <w:rsid w:val="00E60AF4"/>
    <w:rsid w:val="00E60BF3"/>
    <w:rsid w:val="00E61004"/>
    <w:rsid w:val="00E61433"/>
    <w:rsid w:val="00E61DE9"/>
    <w:rsid w:val="00E622EC"/>
    <w:rsid w:val="00E628CC"/>
    <w:rsid w:val="00E641B7"/>
    <w:rsid w:val="00E64AA5"/>
    <w:rsid w:val="00E6581A"/>
    <w:rsid w:val="00E6681F"/>
    <w:rsid w:val="00E70F12"/>
    <w:rsid w:val="00E7117F"/>
    <w:rsid w:val="00E71C10"/>
    <w:rsid w:val="00E7443D"/>
    <w:rsid w:val="00E757F6"/>
    <w:rsid w:val="00E75C3F"/>
    <w:rsid w:val="00E7600B"/>
    <w:rsid w:val="00E76430"/>
    <w:rsid w:val="00E76690"/>
    <w:rsid w:val="00E803B4"/>
    <w:rsid w:val="00E80D8E"/>
    <w:rsid w:val="00E825FB"/>
    <w:rsid w:val="00E82812"/>
    <w:rsid w:val="00E837A4"/>
    <w:rsid w:val="00E83F4D"/>
    <w:rsid w:val="00E84226"/>
    <w:rsid w:val="00E84AB3"/>
    <w:rsid w:val="00E84EEA"/>
    <w:rsid w:val="00E85D25"/>
    <w:rsid w:val="00E85D61"/>
    <w:rsid w:val="00E85D78"/>
    <w:rsid w:val="00E86AB2"/>
    <w:rsid w:val="00E87109"/>
    <w:rsid w:val="00E87116"/>
    <w:rsid w:val="00E877CD"/>
    <w:rsid w:val="00E87DE5"/>
    <w:rsid w:val="00E91053"/>
    <w:rsid w:val="00E91276"/>
    <w:rsid w:val="00E92492"/>
    <w:rsid w:val="00E92925"/>
    <w:rsid w:val="00E929F8"/>
    <w:rsid w:val="00E94523"/>
    <w:rsid w:val="00E95BD5"/>
    <w:rsid w:val="00E95F4E"/>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0D1"/>
    <w:rsid w:val="00EB72FB"/>
    <w:rsid w:val="00EB7FE1"/>
    <w:rsid w:val="00EC0631"/>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5DB"/>
    <w:rsid w:val="00EE16DA"/>
    <w:rsid w:val="00EE2259"/>
    <w:rsid w:val="00EE33D3"/>
    <w:rsid w:val="00EE47E4"/>
    <w:rsid w:val="00EE51E9"/>
    <w:rsid w:val="00EE61DF"/>
    <w:rsid w:val="00EE76E5"/>
    <w:rsid w:val="00EF0306"/>
    <w:rsid w:val="00EF1445"/>
    <w:rsid w:val="00EF257A"/>
    <w:rsid w:val="00EF3BCC"/>
    <w:rsid w:val="00EF4BF6"/>
    <w:rsid w:val="00EF51A2"/>
    <w:rsid w:val="00EF5F02"/>
    <w:rsid w:val="00EF6218"/>
    <w:rsid w:val="00EF6618"/>
    <w:rsid w:val="00EF6B4F"/>
    <w:rsid w:val="00EF7667"/>
    <w:rsid w:val="00EF767D"/>
    <w:rsid w:val="00F0045E"/>
    <w:rsid w:val="00F01F7E"/>
    <w:rsid w:val="00F0316E"/>
    <w:rsid w:val="00F03E8F"/>
    <w:rsid w:val="00F055F3"/>
    <w:rsid w:val="00F062C6"/>
    <w:rsid w:val="00F0653E"/>
    <w:rsid w:val="00F0715A"/>
    <w:rsid w:val="00F075E6"/>
    <w:rsid w:val="00F100F9"/>
    <w:rsid w:val="00F10646"/>
    <w:rsid w:val="00F1274F"/>
    <w:rsid w:val="00F14B48"/>
    <w:rsid w:val="00F156DF"/>
    <w:rsid w:val="00F16EEF"/>
    <w:rsid w:val="00F17BCB"/>
    <w:rsid w:val="00F203A6"/>
    <w:rsid w:val="00F21779"/>
    <w:rsid w:val="00F2193D"/>
    <w:rsid w:val="00F21F29"/>
    <w:rsid w:val="00F22FAD"/>
    <w:rsid w:val="00F24034"/>
    <w:rsid w:val="00F246FF"/>
    <w:rsid w:val="00F25690"/>
    <w:rsid w:val="00F259A1"/>
    <w:rsid w:val="00F25D0D"/>
    <w:rsid w:val="00F25DDD"/>
    <w:rsid w:val="00F26A18"/>
    <w:rsid w:val="00F26B12"/>
    <w:rsid w:val="00F275A6"/>
    <w:rsid w:val="00F27AC2"/>
    <w:rsid w:val="00F27BC0"/>
    <w:rsid w:val="00F27D4F"/>
    <w:rsid w:val="00F27FAF"/>
    <w:rsid w:val="00F300EE"/>
    <w:rsid w:val="00F30A10"/>
    <w:rsid w:val="00F346E3"/>
    <w:rsid w:val="00F35064"/>
    <w:rsid w:val="00F357B9"/>
    <w:rsid w:val="00F35A78"/>
    <w:rsid w:val="00F361FC"/>
    <w:rsid w:val="00F42099"/>
    <w:rsid w:val="00F43E20"/>
    <w:rsid w:val="00F45D4B"/>
    <w:rsid w:val="00F46AED"/>
    <w:rsid w:val="00F475AD"/>
    <w:rsid w:val="00F50C5C"/>
    <w:rsid w:val="00F5147B"/>
    <w:rsid w:val="00F51CCF"/>
    <w:rsid w:val="00F524F3"/>
    <w:rsid w:val="00F54E6F"/>
    <w:rsid w:val="00F55433"/>
    <w:rsid w:val="00F5556E"/>
    <w:rsid w:val="00F567CB"/>
    <w:rsid w:val="00F56F5A"/>
    <w:rsid w:val="00F60816"/>
    <w:rsid w:val="00F608E5"/>
    <w:rsid w:val="00F612F8"/>
    <w:rsid w:val="00F61320"/>
    <w:rsid w:val="00F623C6"/>
    <w:rsid w:val="00F6414C"/>
    <w:rsid w:val="00F6669D"/>
    <w:rsid w:val="00F66809"/>
    <w:rsid w:val="00F66CB1"/>
    <w:rsid w:val="00F67125"/>
    <w:rsid w:val="00F679DB"/>
    <w:rsid w:val="00F70A7C"/>
    <w:rsid w:val="00F70BA5"/>
    <w:rsid w:val="00F72669"/>
    <w:rsid w:val="00F729B4"/>
    <w:rsid w:val="00F73C99"/>
    <w:rsid w:val="00F73CD3"/>
    <w:rsid w:val="00F74B58"/>
    <w:rsid w:val="00F74B99"/>
    <w:rsid w:val="00F75809"/>
    <w:rsid w:val="00F765D1"/>
    <w:rsid w:val="00F76768"/>
    <w:rsid w:val="00F769CD"/>
    <w:rsid w:val="00F76D3D"/>
    <w:rsid w:val="00F77D2C"/>
    <w:rsid w:val="00F805D9"/>
    <w:rsid w:val="00F816BF"/>
    <w:rsid w:val="00F8277D"/>
    <w:rsid w:val="00F82AD0"/>
    <w:rsid w:val="00F8331C"/>
    <w:rsid w:val="00F83412"/>
    <w:rsid w:val="00F84362"/>
    <w:rsid w:val="00F8607B"/>
    <w:rsid w:val="00F86217"/>
    <w:rsid w:val="00F863AB"/>
    <w:rsid w:val="00F874A3"/>
    <w:rsid w:val="00F876AB"/>
    <w:rsid w:val="00F87DF6"/>
    <w:rsid w:val="00F90E06"/>
    <w:rsid w:val="00F91876"/>
    <w:rsid w:val="00F91A73"/>
    <w:rsid w:val="00F9238D"/>
    <w:rsid w:val="00F92D46"/>
    <w:rsid w:val="00F935AA"/>
    <w:rsid w:val="00F93C0B"/>
    <w:rsid w:val="00F94506"/>
    <w:rsid w:val="00F94D57"/>
    <w:rsid w:val="00F95226"/>
    <w:rsid w:val="00F95F26"/>
    <w:rsid w:val="00F97FF6"/>
    <w:rsid w:val="00FA03DE"/>
    <w:rsid w:val="00FA12ED"/>
    <w:rsid w:val="00FA1CD0"/>
    <w:rsid w:val="00FA20E6"/>
    <w:rsid w:val="00FA31FF"/>
    <w:rsid w:val="00FA5905"/>
    <w:rsid w:val="00FA5BAF"/>
    <w:rsid w:val="00FA7BE6"/>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C77B7"/>
    <w:rsid w:val="00FD0065"/>
    <w:rsid w:val="00FD0455"/>
    <w:rsid w:val="00FD0D7D"/>
    <w:rsid w:val="00FD21C2"/>
    <w:rsid w:val="00FD3F5A"/>
    <w:rsid w:val="00FD423A"/>
    <w:rsid w:val="00FD525A"/>
    <w:rsid w:val="00FD6083"/>
    <w:rsid w:val="00FD6A09"/>
    <w:rsid w:val="00FD6EF0"/>
    <w:rsid w:val="00FE140C"/>
    <w:rsid w:val="00FE2C29"/>
    <w:rsid w:val="00FE2CF5"/>
    <w:rsid w:val="00FE2F68"/>
    <w:rsid w:val="00FE4679"/>
    <w:rsid w:val="00FE4C69"/>
    <w:rsid w:val="00FE5C38"/>
    <w:rsid w:val="00FE654F"/>
    <w:rsid w:val="00FF020D"/>
    <w:rsid w:val="00FF0D95"/>
    <w:rsid w:val="00FF0FFD"/>
    <w:rsid w:val="00FF14D0"/>
    <w:rsid w:val="00FF1ED8"/>
    <w:rsid w:val="00FF3564"/>
    <w:rsid w:val="00FF5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FAB"/>
    <w:rPr>
      <w:lang w:val="en-US"/>
    </w:rPr>
  </w:style>
  <w:style w:type="paragraph" w:styleId="Heading1">
    <w:name w:val="heading 1"/>
    <w:basedOn w:val="Normal"/>
    <w:next w:val="Normal"/>
    <w:link w:val="Heading1Char"/>
    <w:uiPriority w:val="9"/>
    <w:qFormat/>
    <w:rsid w:val="0033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335FA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335FA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335FA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335FA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335FA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335FA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335FA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335FA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335FA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335FA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335FA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335FA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335FA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335FA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335FA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335FA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335FA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335FA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335FAB"/>
    <w:rPr>
      <w:rFonts w:ascii="Calibri" w:hAnsi="Calibri"/>
      <w:b/>
      <w:color w:val="auto"/>
      <w:sz w:val="24"/>
      <w:u w:val="none"/>
    </w:rPr>
  </w:style>
  <w:style w:type="paragraph" w:customStyle="1" w:styleId="TableCaptionBPBHEB">
    <w:name w:val="Table Caption [BPB HEB]"/>
    <w:basedOn w:val="Normal"/>
    <w:link w:val="TableCaptionBPBHEBChar"/>
    <w:qFormat/>
    <w:rsid w:val="00335FA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335FA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335FA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335FA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335FA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335FA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lang w:val="en-US"/>
    </w:rPr>
  </w:style>
  <w:style w:type="paragraph" w:styleId="CommentText">
    <w:name w:val="annotation text"/>
    <w:basedOn w:val="Normal"/>
    <w:link w:val="CommentTextChar"/>
    <w:uiPriority w:val="99"/>
    <w:unhideWhenUsed/>
    <w:rsid w:val="002C730E"/>
    <w:pPr>
      <w:spacing w:line="240" w:lineRule="auto"/>
    </w:pPr>
    <w:rPr>
      <w:sz w:val="20"/>
      <w:szCs w:val="20"/>
    </w:rPr>
  </w:style>
  <w:style w:type="character" w:customStyle="1" w:styleId="CommentTextChar">
    <w:name w:val="Comment Text Char"/>
    <w:basedOn w:val="DefaultParagraphFont"/>
    <w:link w:val="CommentText"/>
    <w:uiPriority w:val="99"/>
    <w:rsid w:val="002C730E"/>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2C730E"/>
    <w:rPr>
      <w:b/>
      <w:bCs/>
    </w:rPr>
  </w:style>
  <w:style w:type="character" w:customStyle="1" w:styleId="CommentSubjectChar">
    <w:name w:val="Comment Subject Char"/>
    <w:basedOn w:val="CommentTextChar"/>
    <w:link w:val="CommentSubject"/>
    <w:uiPriority w:val="99"/>
    <w:semiHidden/>
    <w:rsid w:val="002C730E"/>
    <w:rPr>
      <w:rFonts w:ascii="Palatino Linotype" w:hAnsi="Palatino Linotype"/>
      <w:b/>
      <w:bCs/>
      <w:color w:val="000000" w:themeColor="text1"/>
      <w:sz w:val="20"/>
      <w:szCs w:val="20"/>
      <w:lang w:val="en-US"/>
    </w:rPr>
  </w:style>
  <w:style w:type="paragraph" w:customStyle="1" w:styleId="FigureBPB">
    <w:name w:val="Figure [BPB]"/>
    <w:basedOn w:val="Normal"/>
    <w:qFormat/>
    <w:rsid w:val="00335FAB"/>
    <w:pPr>
      <w:spacing w:after="200"/>
      <w:jc w:val="center"/>
    </w:pPr>
    <w:rPr>
      <w:sz w:val="18"/>
    </w:rPr>
  </w:style>
  <w:style w:type="paragraph" w:customStyle="1" w:styleId="FigureBPBHEB">
    <w:name w:val="Figure [BPB HEB]"/>
    <w:basedOn w:val="Normal"/>
    <w:qFormat/>
    <w:rsid w:val="00335FAB"/>
    <w:pPr>
      <w:spacing w:after="200" w:line="276" w:lineRule="auto"/>
      <w:jc w:val="center"/>
    </w:pPr>
    <w:rPr>
      <w:rFonts w:ascii="Palatino Linotype" w:hAnsi="Palatino Linotyp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32</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31</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33</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35</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34</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Props1.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8233877C-840B-4C20-AEBA-6F974759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50</Pages>
  <Words>15705</Words>
  <Characters>89525</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Chapter 10: Applications for Business</vt:lpstr>
    </vt:vector>
  </TitlesOfParts>
  <Company>DOI: 10.22541/au.173679847.70922546/v1</Company>
  <LinksUpToDate>false</LinksUpToDate>
  <CharactersWithSpaces>105020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Arya</cp:lastModifiedBy>
  <cp:revision>1285</cp:revision>
  <dcterms:created xsi:type="dcterms:W3CDTF">2025-01-20T23:13:00Z</dcterms:created>
  <dcterms:modified xsi:type="dcterms:W3CDTF">2025-03-03T05:13:00Z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