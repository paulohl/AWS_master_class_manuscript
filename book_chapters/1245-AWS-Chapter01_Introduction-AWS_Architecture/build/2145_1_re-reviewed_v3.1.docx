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 xml:space="preserve">adopted cloud platform, serving millions of customers across the </w:t>
      </w:r>
      <w:commentRangeStart w:id="0"/>
      <w:commentRangeStart w:id="1"/>
      <w:r w:rsidRPr="006C1477">
        <w:t>globe</w:t>
      </w:r>
      <w:r w:rsidR="00B30619">
        <w:rPr>
          <w:rStyle w:val="FootnoteReference"/>
        </w:rPr>
        <w:footnoteReference w:id="1"/>
      </w:r>
      <w:commentRangeEnd w:id="0"/>
      <w:r w:rsidR="00E11AD5">
        <w:rPr>
          <w:rStyle w:val="CommentReference"/>
          <w:rFonts w:asciiTheme="minorHAnsi" w:eastAsiaTheme="minorHAnsi" w:hAnsiTheme="minorHAnsi" w:cstheme="minorBidi"/>
        </w:rPr>
        <w:commentReference w:id="0"/>
      </w:r>
      <w:commentRangeEnd w:id="1"/>
      <w:r w:rsidR="00242F41">
        <w:rPr>
          <w:rStyle w:val="CommentReference"/>
          <w:rFonts w:asciiTheme="minorHAnsi" w:eastAsiaTheme="minorHAnsi" w:hAnsiTheme="minorHAnsi" w:cstheme="minorBidi"/>
        </w:rPr>
        <w:comment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lastRenderedPageBreak/>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2" w:name="_Ref147413218"/>
      <w:r w:rsidR="00681423">
        <w:rPr>
          <w:rStyle w:val="FootnoteReference"/>
        </w:rPr>
        <w:footnoteReference w:id="2"/>
      </w:r>
      <w:bookmarkEnd w:id="2"/>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rPr>
          <w:ins w:id="3" w:author="ph@zinnia.holdings" w:date="2023-11-07T10:56:00Z"/>
        </w:rPr>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7ACF4DCB" w14:textId="08A7BC64" w:rsidR="000713D2" w:rsidDel="000713D2" w:rsidRDefault="000713D2" w:rsidP="00522689">
      <w:pPr>
        <w:pStyle w:val="NormalBPBHEB"/>
        <w:rPr>
          <w:del w:id="4" w:author="ph@zinnia.holdings" w:date="2023-11-07T10:56:00Z"/>
        </w:rPr>
      </w:pPr>
    </w:p>
    <w:p w14:paraId="4947651A" w14:textId="6E79F26A" w:rsidR="009875BC" w:rsidRDefault="009875BC" w:rsidP="00522689">
      <w:pPr>
        <w:pStyle w:val="NormalBPBHEB"/>
        <w:rPr>
          <w:ins w:id="5" w:author="ph@zinnia.holdings" w:date="2023-11-07T10:56:00Z"/>
        </w:rPr>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p>
    <w:p w14:paraId="6646E4C9" w14:textId="77777777" w:rsidR="00552FBE" w:rsidRDefault="003F1322" w:rsidP="00552FBE">
      <w:pPr>
        <w:pStyle w:val="NormalBPBHEB"/>
        <w:keepNext/>
        <w:rPr>
          <w:ins w:id="6" w:author="ph@zinnia.holdings" w:date="2023-11-07T10:58:00Z"/>
        </w:rPr>
        <w:pPrChange w:id="7" w:author="ph@zinnia.holdings" w:date="2023-11-07T10:58:00Z">
          <w:pPr>
            <w:pStyle w:val="NormalBPBHEB"/>
          </w:pPr>
        </w:pPrChange>
      </w:pPr>
      <w:ins w:id="8" w:author="ph@zinnia.holdings" w:date="2023-11-07T10:56:00Z">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ins>
    </w:p>
    <w:p w14:paraId="32A5C47C" w14:textId="23F43BD5" w:rsidR="003F1322" w:rsidRDefault="00552FBE" w:rsidP="00552FBE">
      <w:pPr>
        <w:pStyle w:val="Caption"/>
        <w:jc w:val="both"/>
        <w:rPr>
          <w:ins w:id="9" w:author="ph@zinnia.holdings" w:date="2023-11-07T10:49:00Z"/>
        </w:rPr>
        <w:pPrChange w:id="10" w:author="ph@zinnia.holdings" w:date="2023-11-07T10:58:00Z">
          <w:pPr>
            <w:pStyle w:val="NormalBPBHEB"/>
          </w:pPr>
        </w:pPrChange>
      </w:pPr>
      <w:ins w:id="11" w:author="ph@zinnia.holdings" w:date="2023-11-07T10:58:00Z">
        <w:r>
          <w:t xml:space="preserve">Figure </w:t>
        </w:r>
        <w:r>
          <w:fldChar w:fldCharType="begin"/>
        </w:r>
        <w:r>
          <w:instrText xml:space="preserve"> SEQ Figure \* ARABIC </w:instrText>
        </w:r>
      </w:ins>
      <w:r>
        <w:fldChar w:fldCharType="separate"/>
      </w:r>
      <w:ins w:id="12" w:author="Paulo H. Leocadio" w:date="2023-11-07T11:35:00Z">
        <w:r w:rsidR="0012730A">
          <w:rPr>
            <w:noProof/>
          </w:rPr>
          <w:t>1</w:t>
        </w:r>
      </w:ins>
      <w:ins w:id="13" w:author="ph@zinnia.holdings" w:date="2023-11-07T10:58:00Z">
        <w:r>
          <w:fldChar w:fldCharType="end"/>
        </w:r>
        <w:r>
          <w:t xml:space="preserve">  AWS' commitment to resiliency. </w:t>
        </w:r>
        <w:r w:rsidRPr="00627F07">
          <w:t xml:space="preserve"> Multi-Region active-active pattern (P5)</w:t>
        </w:r>
        <w:r>
          <w:t>. (Amazon AWS Architecture Blog)</w:t>
        </w:r>
      </w:ins>
    </w:p>
    <w:p w14:paraId="56BF71CD" w14:textId="35938AFE" w:rsidR="001E6EC6" w:rsidRPr="009875BC" w:rsidDel="001E6EC6" w:rsidRDefault="001E6EC6" w:rsidP="00522689">
      <w:pPr>
        <w:pStyle w:val="NormalBPBHEB"/>
        <w:rPr>
          <w:del w:id="14" w:author="ph@zinnia.holdings" w:date="2023-11-07T10:49:00Z"/>
        </w:rPr>
      </w:pPr>
    </w:p>
    <w:p w14:paraId="52FE815E" w14:textId="07359E33"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796130E4" w14:textId="24675D2C" w:rsidR="00D62D3D" w:rsidDel="001E6EC6" w:rsidRDefault="00D62D3D" w:rsidP="00393719">
      <w:pPr>
        <w:pStyle w:val="Caption"/>
        <w:rPr>
          <w:del w:id="15" w:author="ph@zinnia.holdings" w:date="2023-11-07T10:49:00Z"/>
        </w:rPr>
        <w:pPrChange w:id="16" w:author="ph@zinnia.holdings" w:date="2023-11-07T10:25:00Z">
          <w:pPr>
            <w:tabs>
              <w:tab w:val="left" w:pos="2835"/>
            </w:tabs>
            <w:spacing w:after="0" w:line="240" w:lineRule="auto"/>
          </w:pPr>
        </w:pPrChange>
      </w:pPr>
    </w:p>
    <w:p w14:paraId="1FE78635" w14:textId="076BE637" w:rsidR="00F05EA3" w:rsidDel="002E2075" w:rsidRDefault="00F05EA3" w:rsidP="00AA2583">
      <w:pPr>
        <w:tabs>
          <w:tab w:val="left" w:pos="2835"/>
        </w:tabs>
        <w:spacing w:after="0" w:line="240" w:lineRule="auto"/>
        <w:rPr>
          <w:del w:id="17" w:author="ph@zinnia.holdings" w:date="2023-11-07T10:26:00Z"/>
        </w:rPr>
      </w:pP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6E5877F1" w:rsidR="00F05EA3" w:rsidRDefault="00F05EA3" w:rsidP="0067142D">
      <w:pPr>
        <w:pStyle w:val="NormalBPBHEB"/>
        <w:rPr>
          <w:ins w:id="18" w:author="ph@zinnia.holdings" w:date="2023-11-07T10:51:00Z"/>
        </w:rPr>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p>
    <w:p w14:paraId="57C88AC4" w14:textId="77777777" w:rsidR="00E0240D" w:rsidRDefault="00E0240D" w:rsidP="00E0240D">
      <w:pPr>
        <w:pStyle w:val="NormalBPBHEB"/>
        <w:keepNext/>
        <w:jc w:val="center"/>
        <w:rPr>
          <w:ins w:id="19" w:author="ph@zinnia.holdings" w:date="2023-11-07T10:51:00Z"/>
        </w:rPr>
      </w:pPr>
      <w:ins w:id="20" w:author="ph@zinnia.holdings" w:date="2023-11-07T10:51:00Z">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ins>
    </w:p>
    <w:p w14:paraId="43805ECA" w14:textId="08ED69F3" w:rsidR="00E0240D" w:rsidRDefault="00E0240D" w:rsidP="00E0240D">
      <w:pPr>
        <w:pStyle w:val="Caption"/>
        <w:jc w:val="center"/>
        <w:rPr>
          <w:ins w:id="21" w:author="ph@zinnia.holdings" w:date="2023-11-07T10:51:00Z"/>
        </w:rPr>
      </w:pPr>
      <w:ins w:id="22" w:author="ph@zinnia.holdings" w:date="2023-11-07T10:51:00Z">
        <w:r>
          <w:t xml:space="preserve">Figure </w:t>
        </w:r>
        <w:r>
          <w:fldChar w:fldCharType="begin"/>
        </w:r>
        <w:r>
          <w:instrText xml:space="preserve"> SEQ Figure \* ARABIC </w:instrText>
        </w:r>
        <w:r>
          <w:fldChar w:fldCharType="separate"/>
        </w:r>
      </w:ins>
      <w:ins w:id="23" w:author="Paulo H. Leocadio" w:date="2023-11-07T11:35:00Z">
        <w:r w:rsidR="0012730A">
          <w:rPr>
            <w:noProof/>
          </w:rPr>
          <w:t>2</w:t>
        </w:r>
      </w:ins>
      <w:ins w:id="24" w:author="ph@zinnia.holdings" w:date="2023-11-07T10:51:00Z">
        <w:r>
          <w:fldChar w:fldCharType="end"/>
        </w:r>
        <w:r>
          <w:t xml:space="preserve">  AWS Regions and Zones (AWS Disaster Recovery Workshop)</w:t>
        </w:r>
      </w:ins>
    </w:p>
    <w:p w14:paraId="773685FC" w14:textId="383DC7EE" w:rsidR="00E0240D" w:rsidRPr="00F05EA3" w:rsidDel="00E0240D" w:rsidRDefault="00E0240D" w:rsidP="0067142D">
      <w:pPr>
        <w:pStyle w:val="NormalBPBHEB"/>
        <w:rPr>
          <w:del w:id="25" w:author="ph@zinnia.holdings" w:date="2023-11-07T10:51:00Z"/>
        </w:rPr>
      </w:pPr>
    </w:p>
    <w:p w14:paraId="3FEDDA2D" w14:textId="027718BC" w:rsidR="00F05EA3" w:rsidRDefault="00F05EA3" w:rsidP="0067142D">
      <w:pPr>
        <w:pStyle w:val="NormalBPBHEB"/>
        <w:rPr>
          <w:ins w:id="26" w:author="ph@zinnia.holdings" w:date="2023-11-07T10:50:00Z"/>
        </w:rPr>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7D91212F" w14:textId="007FBF38" w:rsidR="001E3C31" w:rsidRPr="00F05EA3" w:rsidDel="001E3C31" w:rsidRDefault="001E3C31" w:rsidP="0067142D">
      <w:pPr>
        <w:pStyle w:val="NormalBPBHEB"/>
        <w:rPr>
          <w:del w:id="27" w:author="ph@zinnia.holdings" w:date="2023-11-07T10:50:00Z"/>
        </w:rPr>
      </w:pPr>
    </w:p>
    <w:p w14:paraId="22D7B4E9" w14:textId="00A8E35B" w:rsidR="00F05EA3" w:rsidRDefault="00F05EA3" w:rsidP="0067142D">
      <w:pPr>
        <w:pStyle w:val="NormalBPBHEB"/>
        <w:rPr>
          <w:ins w:id="28" w:author="ph@zinnia.holdings" w:date="2023-11-07T10:51:00Z"/>
        </w:rPr>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w:t>
      </w:r>
      <w:r w:rsidRPr="00F05EA3">
        <w:lastRenderedPageBreak/>
        <w:t xml:space="preserve">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p>
    <w:p w14:paraId="4138E0AB" w14:textId="77777777" w:rsidR="00184680" w:rsidRDefault="00184680" w:rsidP="00184680">
      <w:pPr>
        <w:pStyle w:val="NormalBPBHEB"/>
        <w:keepNext/>
        <w:rPr>
          <w:ins w:id="29" w:author="ph@zinnia.holdings" w:date="2023-11-07T10:52:00Z"/>
        </w:rPr>
        <w:pPrChange w:id="30" w:author="ph@zinnia.holdings" w:date="2023-11-07T10:52:00Z">
          <w:pPr>
            <w:pStyle w:val="NormalBPBHEB"/>
          </w:pPr>
        </w:pPrChange>
      </w:pPr>
      <w:ins w:id="31" w:author="ph@zinnia.holdings" w:date="2023-11-07T10:51:00Z">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ins>
    </w:p>
    <w:p w14:paraId="6F312C1D" w14:textId="00515CC4" w:rsidR="00E0240D" w:rsidRDefault="00184680" w:rsidP="00184680">
      <w:pPr>
        <w:pStyle w:val="Caption"/>
        <w:jc w:val="both"/>
        <w:rPr>
          <w:ins w:id="32" w:author="ph@zinnia.holdings" w:date="2023-11-07T10:51:00Z"/>
        </w:rPr>
        <w:pPrChange w:id="33" w:author="ph@zinnia.holdings" w:date="2023-11-07T10:52:00Z">
          <w:pPr>
            <w:pStyle w:val="NormalBPBHEB"/>
          </w:pPr>
        </w:pPrChange>
      </w:pPr>
      <w:ins w:id="34" w:author="ph@zinnia.holdings" w:date="2023-11-07T10:52:00Z">
        <w:r>
          <w:t xml:space="preserve">Figure </w:t>
        </w:r>
        <w:r>
          <w:fldChar w:fldCharType="begin"/>
        </w:r>
        <w:r>
          <w:instrText xml:space="preserve"> SEQ Figure \* ARABIC </w:instrText>
        </w:r>
      </w:ins>
      <w:r>
        <w:fldChar w:fldCharType="separate"/>
      </w:r>
      <w:ins w:id="35" w:author="Paulo H. Leocadio" w:date="2023-11-07T11:35:00Z">
        <w:r w:rsidR="0012730A">
          <w:rPr>
            <w:noProof/>
          </w:rPr>
          <w:t>3</w:t>
        </w:r>
      </w:ins>
      <w:ins w:id="36" w:author="ph@zinnia.holdings" w:date="2023-11-07T10:52:00Z">
        <w:r>
          <w:fldChar w:fldCharType="end"/>
        </w:r>
        <w:r>
          <w:t xml:space="preserve"> </w:t>
        </w:r>
        <w:r w:rsidRPr="00F7495E">
          <w:t>Map of AWS Availability Zones</w:t>
        </w:r>
        <w:r>
          <w:t xml:space="preserve">. </w:t>
        </w:r>
        <w:r w:rsidRPr="00F7495E">
          <w:t>AWS provides geographic distribution out of the box in the form of Availability Zones (AZs). Every region has at least two</w:t>
        </w:r>
        <w:r>
          <w:t>. (Amazon AWS Blog)</w:t>
        </w:r>
      </w:ins>
    </w:p>
    <w:p w14:paraId="721223CB" w14:textId="77777777" w:rsidR="00E0240D" w:rsidRDefault="00E0240D" w:rsidP="0067142D">
      <w:pPr>
        <w:pStyle w:val="NormalBPBHEB"/>
        <w:rPr>
          <w:ins w:id="37" w:author="ph@zinnia.holdings" w:date="2023-11-07T10:37:00Z"/>
        </w:rPr>
      </w:pPr>
    </w:p>
    <w:p w14:paraId="49D43EE8" w14:textId="2A1AE2E5" w:rsidR="00CD1802" w:rsidDel="001E3C31" w:rsidRDefault="00CD1802" w:rsidP="007368DA">
      <w:pPr>
        <w:pStyle w:val="Caption"/>
        <w:jc w:val="center"/>
        <w:rPr>
          <w:del w:id="38" w:author="ph@zinnia.holdings" w:date="2023-11-07T10:50:00Z"/>
        </w:rPr>
        <w:pPrChange w:id="39" w:author="ph@zinnia.holdings" w:date="2023-11-07T10:39:00Z">
          <w:pPr>
            <w:pStyle w:val="NormalBPBHEB"/>
          </w:pPr>
        </w:pPrChange>
      </w:pPr>
    </w:p>
    <w:p w14:paraId="2E0CE4D0" w14:textId="7D1C18B7" w:rsidR="006B7D5E" w:rsidRPr="006B7D5E" w:rsidRDefault="00E71131" w:rsidP="00517A00">
      <w:pPr>
        <w:pStyle w:val="Heading1BPBHEB"/>
      </w:pPr>
      <w:r w:rsidRPr="006B7D5E">
        <w:t xml:space="preserve">Amazon Web Services </w:t>
      </w:r>
    </w:p>
    <w:p w14:paraId="3FB2BC8E" w14:textId="5F37CCB7" w:rsidR="006B7D5E" w:rsidRDefault="006B7D5E" w:rsidP="00517A00">
      <w:pPr>
        <w:pStyle w:val="NormalBPBHEB"/>
        <w:rPr>
          <w:ins w:id="40" w:author="ph@zinnia.holdings" w:date="2023-11-07T11:06:00Z"/>
        </w:rPr>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p>
    <w:p w14:paraId="789E4054" w14:textId="77777777" w:rsidR="009E6B2C" w:rsidRDefault="009E6B2C" w:rsidP="009E6B2C">
      <w:pPr>
        <w:keepNext/>
        <w:tabs>
          <w:tab w:val="left" w:pos="2835"/>
        </w:tabs>
        <w:spacing w:after="0" w:line="240" w:lineRule="auto"/>
        <w:rPr>
          <w:ins w:id="41" w:author="ph@zinnia.holdings" w:date="2023-11-07T11:06:00Z"/>
        </w:rPr>
      </w:pPr>
      <w:ins w:id="42" w:author="ph@zinnia.holdings" w:date="2023-11-07T11:06:00Z">
        <w:r w:rsidRPr="000254F0">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ins>
    </w:p>
    <w:p w14:paraId="6A16C1E3" w14:textId="36CFAAF4" w:rsidR="009E6B2C" w:rsidRDefault="009E6B2C" w:rsidP="009E6B2C">
      <w:pPr>
        <w:pStyle w:val="Caption"/>
        <w:rPr>
          <w:ins w:id="43" w:author="ph@zinnia.holdings" w:date="2023-11-07T11:06:00Z"/>
        </w:rPr>
      </w:pPr>
      <w:ins w:id="44" w:author="ph@zinnia.holdings" w:date="2023-11-07T11:06:00Z">
        <w:r>
          <w:t xml:space="preserve">Figure </w:t>
        </w:r>
        <w:r>
          <w:fldChar w:fldCharType="begin"/>
        </w:r>
        <w:r>
          <w:instrText xml:space="preserve"> SEQ Figure \* ARABIC </w:instrText>
        </w:r>
        <w:r>
          <w:fldChar w:fldCharType="separate"/>
        </w:r>
      </w:ins>
      <w:ins w:id="45" w:author="Paulo H. Leocadio" w:date="2023-11-07T11:35:00Z">
        <w:r w:rsidR="0012730A">
          <w:rPr>
            <w:noProof/>
          </w:rPr>
          <w:t>4</w:t>
        </w:r>
      </w:ins>
      <w:ins w:id="46" w:author="ph@zinnia.holdings" w:date="2023-11-07T11:06:00Z">
        <w:r>
          <w:fldChar w:fldCharType="end"/>
        </w:r>
        <w:r>
          <w:t xml:space="preserve"> </w:t>
        </w:r>
        <w:r>
          <w:rPr>
            <w:noProof/>
          </w:rPr>
          <w:t xml:space="preserve"> </w:t>
        </w:r>
        <w:r w:rsidRPr="00D147B2">
          <w:rPr>
            <w:noProof/>
          </w:rPr>
          <w:t>A map of the AWS Global Infrastructure network</w:t>
        </w:r>
        <w:r>
          <w:rPr>
            <w:noProof/>
          </w:rPr>
          <w:t xml:space="preserve"> (Amazon AWS Blog)</w:t>
        </w:r>
      </w:ins>
    </w:p>
    <w:p w14:paraId="7AD5D141" w14:textId="0ACE863B" w:rsidR="009E6B2C" w:rsidRPr="006B7D5E" w:rsidDel="009E6B2C" w:rsidRDefault="009E6B2C" w:rsidP="00517A00">
      <w:pPr>
        <w:pStyle w:val="NormalBPBHEB"/>
        <w:rPr>
          <w:del w:id="47" w:author="ph@zinnia.holdings" w:date="2023-11-07T11:06:00Z"/>
        </w:rPr>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For organizations venturing into artificial intelligence and machine learning, AWS offers SageMaker, which streamlines model training and deployment, and Rekognition,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w:t>
      </w:r>
      <w:r w:rsidRPr="006B7D5E">
        <w:lastRenderedPageBreak/>
        <w:t>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2A098C4E" w:rsidR="00B22530" w:rsidRDefault="00B22530" w:rsidP="00A021E9">
      <w:pPr>
        <w:pStyle w:val="NormalBPBHEB"/>
        <w:rPr>
          <w:ins w:id="48" w:author="ph@zinnia.holdings" w:date="2023-11-07T11:08:00Z"/>
        </w:rPr>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In addition, the ECS empowers organizations to manage and orchestrate containerized applications effortlessly. Whether using Docker containers or AWS Fargate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p>
    <w:p w14:paraId="4BCA7840" w14:textId="77777777" w:rsidR="00446813" w:rsidRDefault="001F2303" w:rsidP="00446813">
      <w:pPr>
        <w:pStyle w:val="NormalBPBHEB"/>
        <w:keepNext/>
        <w:jc w:val="center"/>
        <w:rPr>
          <w:ins w:id="49" w:author="ph@zinnia.holdings" w:date="2023-11-07T11:11:00Z"/>
        </w:rPr>
        <w:pPrChange w:id="50" w:author="ph@zinnia.holdings" w:date="2023-11-07T11:11:00Z">
          <w:pPr>
            <w:pStyle w:val="NormalBPBHEB"/>
            <w:jc w:val="center"/>
          </w:pPr>
        </w:pPrChange>
      </w:pPr>
      <w:ins w:id="51" w:author="ph@zinnia.holdings" w:date="2023-11-07T11:09:00Z">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ins>
    </w:p>
    <w:p w14:paraId="451A2F1B" w14:textId="24466441" w:rsidR="00D859C9" w:rsidRPr="00B22530" w:rsidRDefault="00446813" w:rsidP="00446813">
      <w:pPr>
        <w:pStyle w:val="Caption"/>
        <w:jc w:val="center"/>
        <w:pPrChange w:id="52" w:author="ph@zinnia.holdings" w:date="2023-11-07T11:11:00Z">
          <w:pPr>
            <w:pStyle w:val="NormalBPBHEB"/>
          </w:pPr>
        </w:pPrChange>
      </w:pPr>
      <w:ins w:id="53" w:author="ph@zinnia.holdings" w:date="2023-11-07T11:11:00Z">
        <w:r>
          <w:t xml:space="preserve">Figure </w:t>
        </w:r>
        <w:r>
          <w:fldChar w:fldCharType="begin"/>
        </w:r>
        <w:r>
          <w:instrText xml:space="preserve"> SEQ Figure \* ARABIC </w:instrText>
        </w:r>
      </w:ins>
      <w:r>
        <w:fldChar w:fldCharType="separate"/>
      </w:r>
      <w:ins w:id="54" w:author="Paulo H. Leocadio" w:date="2023-11-07T11:35:00Z">
        <w:r w:rsidR="0012730A">
          <w:rPr>
            <w:noProof/>
          </w:rPr>
          <w:t>5</w:t>
        </w:r>
      </w:ins>
      <w:ins w:id="55" w:author="ph@zinnia.holdings" w:date="2023-11-07T11:11:00Z">
        <w:r>
          <w:fldChar w:fldCharType="end"/>
        </w:r>
        <w:r>
          <w:t xml:space="preserve">  </w:t>
        </w:r>
        <w:r w:rsidRPr="00DE26B4">
          <w:t xml:space="preserve"> EC2 Instance Types Table</w:t>
        </w:r>
        <w:r>
          <w:t xml:space="preserve"> (Amazon AWS News Blog).</w:t>
        </w:r>
      </w:ins>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lastRenderedPageBreak/>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xml:space="preserve">). With VPCs, </w:t>
      </w:r>
      <w:r w:rsidRPr="00B05DB7">
        <w:lastRenderedPageBreak/>
        <w:t>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2D44CDE1" w:rsidR="00B22530" w:rsidRDefault="00B05DB7" w:rsidP="003851BB">
      <w:pPr>
        <w:pStyle w:val="NormalBPBHEB"/>
        <w:rPr>
          <w:ins w:id="56" w:author="ph@zinnia.holdings" w:date="2023-11-07T11:18:00Z"/>
        </w:rPr>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p>
    <w:p w14:paraId="1E183786" w14:textId="77777777" w:rsidR="00A83D0D" w:rsidRDefault="00A5793B" w:rsidP="00A83D0D">
      <w:pPr>
        <w:pStyle w:val="NormalBPBHEB"/>
        <w:keepNext/>
        <w:rPr>
          <w:ins w:id="57" w:author="ph@zinnia.holdings" w:date="2023-11-07T11:19:00Z"/>
        </w:rPr>
        <w:pPrChange w:id="58" w:author="ph@zinnia.holdings" w:date="2023-11-07T11:19:00Z">
          <w:pPr>
            <w:pStyle w:val="NormalBPBHEB"/>
          </w:pPr>
        </w:pPrChange>
      </w:pPr>
      <w:ins w:id="59" w:author="ph@zinnia.holdings" w:date="2023-11-07T11:18:00Z">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ins>
    </w:p>
    <w:p w14:paraId="16B71591" w14:textId="522DF73E" w:rsidR="00A5793B" w:rsidRDefault="00A83D0D" w:rsidP="00A83D0D">
      <w:pPr>
        <w:pStyle w:val="Caption"/>
        <w:jc w:val="both"/>
        <w:pPrChange w:id="60" w:author="ph@zinnia.holdings" w:date="2023-11-07T11:19:00Z">
          <w:pPr>
            <w:pStyle w:val="NormalBPBHEB"/>
          </w:pPr>
        </w:pPrChange>
      </w:pPr>
      <w:ins w:id="61" w:author="ph@zinnia.holdings" w:date="2023-11-07T11:19:00Z">
        <w:r>
          <w:t xml:space="preserve">Figure </w:t>
        </w:r>
        <w:r>
          <w:fldChar w:fldCharType="begin"/>
        </w:r>
        <w:r>
          <w:instrText xml:space="preserve"> SEQ Figure \* ARABIC </w:instrText>
        </w:r>
      </w:ins>
      <w:r>
        <w:fldChar w:fldCharType="separate"/>
      </w:r>
      <w:ins w:id="62" w:author="Paulo H. Leocadio" w:date="2023-11-07T11:35:00Z">
        <w:r w:rsidR="0012730A">
          <w:rPr>
            <w:noProof/>
          </w:rPr>
          <w:t>6</w:t>
        </w:r>
      </w:ins>
      <w:ins w:id="63" w:author="ph@zinnia.holdings" w:date="2023-11-07T11:19:00Z">
        <w:r>
          <w:fldChar w:fldCharType="end"/>
        </w:r>
        <w:r>
          <w:t xml:space="preserve">  </w:t>
        </w:r>
        <w:r w:rsidRPr="00615E54">
          <w:t xml:space="preserve"> VPC, subnets, routing tables, and ENIs</w:t>
        </w:r>
        <w:r>
          <w:t xml:space="preserve"> (Amazon AWS Blog).</w:t>
        </w:r>
      </w:ins>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5F0E9C5" w:rsidR="002E1BEE" w:rsidRDefault="00DC608C" w:rsidP="00F0305F">
      <w:pPr>
        <w:pStyle w:val="NormalBPBHEB"/>
        <w:rPr>
          <w:ins w:id="64" w:author="ph@zinnia.holdings" w:date="2023-11-07T11:23:00Z"/>
        </w:rPr>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xml:space="preserve">), identity federation, and integration with other AWS services. As a result, it empowers organizations to adhere to the principle of least privilege, </w:t>
      </w:r>
      <w:r w:rsidRPr="00DC608C">
        <w:lastRenderedPageBreak/>
        <w:t>an essential security best practice, while fostering collaboration and resource sharing within the AWS environment</w:t>
      </w:r>
      <w:r w:rsidR="004F0F51">
        <w:rPr>
          <w:rStyle w:val="FootnoteReference"/>
        </w:rPr>
        <w:footnoteReference w:id="22"/>
      </w:r>
      <w:r w:rsidRPr="00DC608C">
        <w:t>.</w:t>
      </w:r>
    </w:p>
    <w:p w14:paraId="3425AFB6" w14:textId="77777777" w:rsidR="005950AA" w:rsidRDefault="005950AA" w:rsidP="005950AA">
      <w:pPr>
        <w:pStyle w:val="NormalBPBHEB"/>
        <w:keepNext/>
        <w:rPr>
          <w:ins w:id="65" w:author="Paulo H. Leocadio" w:date="2023-11-07T11:24:00Z"/>
        </w:rPr>
        <w:pPrChange w:id="66" w:author="Paulo H. Leocadio" w:date="2023-11-07T11:24:00Z">
          <w:pPr>
            <w:pStyle w:val="NormalBPBHEB"/>
          </w:pPr>
        </w:pPrChange>
      </w:pPr>
      <w:ins w:id="67" w:author="ph@zinnia.holdings" w:date="2023-11-07T11:23:00Z">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ins>
    </w:p>
    <w:p w14:paraId="065314DB" w14:textId="59654E39" w:rsidR="00FD69FC" w:rsidRDefault="005950AA" w:rsidP="005950AA">
      <w:pPr>
        <w:pStyle w:val="Caption"/>
        <w:jc w:val="both"/>
        <w:pPrChange w:id="68" w:author="Paulo H. Leocadio" w:date="2023-11-07T11:24:00Z">
          <w:pPr>
            <w:pStyle w:val="NormalBPBHEB"/>
          </w:pPr>
        </w:pPrChange>
      </w:pPr>
      <w:ins w:id="69" w:author="Paulo H. Leocadio" w:date="2023-11-07T11:24:00Z">
        <w:r>
          <w:t xml:space="preserve">Figure </w:t>
        </w:r>
        <w:r>
          <w:fldChar w:fldCharType="begin"/>
        </w:r>
        <w:r>
          <w:instrText xml:space="preserve"> SEQ Figure \* ARABIC </w:instrText>
        </w:r>
      </w:ins>
      <w:r>
        <w:fldChar w:fldCharType="separate"/>
      </w:r>
      <w:ins w:id="70" w:author="Paulo H. Leocadio" w:date="2023-11-07T11:35:00Z">
        <w:r w:rsidR="0012730A">
          <w:rPr>
            <w:noProof/>
          </w:rPr>
          <w:t>7</w:t>
        </w:r>
      </w:ins>
      <w:ins w:id="71" w:author="Paulo H. Leocadio" w:date="2023-11-07T11:24:00Z">
        <w:r>
          <w:fldChar w:fldCharType="end"/>
        </w:r>
        <w:r>
          <w:t xml:space="preserve">  </w:t>
        </w:r>
        <w:r w:rsidRPr="005E2126">
          <w:t>AWS cross-account AWS CodePipeline for production and non-production workloads</w:t>
        </w:r>
        <w:r>
          <w:t xml:space="preserve"> (</w:t>
        </w:r>
        <w:r w:rsidRPr="005E2126">
          <w:t>AWS Architecture Blog</w:t>
        </w:r>
        <w:r>
          <w:t>).</w:t>
        </w:r>
      </w:ins>
    </w:p>
    <w:p w14:paraId="21642720" w14:textId="017F1BC1"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rPr>
          <w:ins w:id="72" w:author="Paulo H. Leocadio" w:date="2023-11-07T11:26:00Z"/>
        </w:rPr>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xml:space="preserve">.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w:t>
      </w:r>
      <w:r w:rsidRPr="00C54EF6">
        <w:lastRenderedPageBreak/>
        <w:t>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1788432E" w14:textId="77777777" w:rsidR="00E4221F" w:rsidRDefault="00F15090" w:rsidP="00E4221F">
      <w:pPr>
        <w:pStyle w:val="NormalBPBHEB"/>
        <w:keepNext/>
        <w:rPr>
          <w:ins w:id="73" w:author="Paulo H. Leocadio" w:date="2023-11-07T11:28:00Z"/>
        </w:rPr>
        <w:pPrChange w:id="74" w:author="Paulo H. Leocadio" w:date="2023-11-07T11:28:00Z">
          <w:pPr>
            <w:pStyle w:val="NormalBPBHEB"/>
          </w:pPr>
        </w:pPrChange>
      </w:pPr>
      <w:ins w:id="75" w:author="Paulo H. Leocadio" w:date="2023-11-07T11:26:00Z">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ins>
    </w:p>
    <w:p w14:paraId="100EA007" w14:textId="6BCA7EBB" w:rsidR="00F15090" w:rsidRPr="00C54EF6" w:rsidRDefault="00E4221F" w:rsidP="00E4221F">
      <w:pPr>
        <w:pStyle w:val="Caption"/>
        <w:jc w:val="both"/>
        <w:pPrChange w:id="76" w:author="Paulo H. Leocadio" w:date="2023-11-07T11:28:00Z">
          <w:pPr>
            <w:pStyle w:val="NormalBPBHEB"/>
          </w:pPr>
        </w:pPrChange>
      </w:pPr>
      <w:ins w:id="77" w:author="Paulo H. Leocadio" w:date="2023-11-07T11:28:00Z">
        <w:r>
          <w:t xml:space="preserve">Figure </w:t>
        </w:r>
        <w:r>
          <w:fldChar w:fldCharType="begin"/>
        </w:r>
        <w:r>
          <w:instrText xml:space="preserve"> SEQ Figure \* ARABIC </w:instrText>
        </w:r>
      </w:ins>
      <w:r>
        <w:fldChar w:fldCharType="separate"/>
      </w:r>
      <w:ins w:id="78" w:author="Paulo H. Leocadio" w:date="2023-11-07T11:35:00Z">
        <w:r w:rsidR="0012730A">
          <w:rPr>
            <w:noProof/>
          </w:rPr>
          <w:t>8</w:t>
        </w:r>
      </w:ins>
      <w:ins w:id="79" w:author="Paulo H. Leocadio" w:date="2023-11-07T11:28:00Z">
        <w:r>
          <w:fldChar w:fldCharType="end"/>
        </w:r>
        <w:r>
          <w:t xml:space="preserve">  </w:t>
        </w:r>
        <w:r w:rsidRPr="00857A93">
          <w:t xml:space="preserve"> Elastic Load Balancing (ELB) </w:t>
        </w:r>
        <w:r>
          <w:t>in action.</w:t>
        </w:r>
      </w:ins>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AEF3D23" w:rsidR="00AB70A9" w:rsidRDefault="00AB70A9" w:rsidP="003851BB">
      <w:pPr>
        <w:pStyle w:val="NormalBPBHEB"/>
        <w:rPr>
          <w:ins w:id="80" w:author="Paulo H. Leocadio" w:date="2023-11-07T11:30:00Z"/>
        </w:rPr>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xml:space="preserve">. Reliability entails building systems that can recover gracefully from failures, </w:t>
      </w:r>
      <w:r w:rsidRPr="00AB70A9">
        <w:lastRenderedPageBreak/>
        <w:t>whether they are due to hardware issues or unexpected events, ensuring minimal downtime and a seamless user experience</w:t>
      </w:r>
      <w:r w:rsidR="00846024">
        <w:rPr>
          <w:rStyle w:val="FootnoteReference"/>
        </w:rPr>
        <w:footnoteReference w:id="29"/>
      </w:r>
      <w:r w:rsidRPr="00AB70A9">
        <w:t>.</w:t>
      </w:r>
    </w:p>
    <w:p w14:paraId="601E7654" w14:textId="77777777" w:rsidR="00A7528C" w:rsidRDefault="00A7528C" w:rsidP="00A7528C">
      <w:pPr>
        <w:pStyle w:val="NormalBPBHEB"/>
        <w:keepNext/>
        <w:rPr>
          <w:ins w:id="81" w:author="Paulo H. Leocadio" w:date="2023-11-07T11:31:00Z"/>
        </w:rPr>
        <w:pPrChange w:id="82" w:author="Paulo H. Leocadio" w:date="2023-11-07T11:31:00Z">
          <w:pPr>
            <w:pStyle w:val="NormalBPBHEB"/>
          </w:pPr>
        </w:pPrChange>
      </w:pPr>
      <w:ins w:id="83" w:author="Paulo H. Leocadio" w:date="2023-11-07T11:30:00Z">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ins>
    </w:p>
    <w:p w14:paraId="09762349" w14:textId="5D247836" w:rsidR="00F7604F" w:rsidRPr="00AB70A9" w:rsidRDefault="00A7528C" w:rsidP="00A7528C">
      <w:pPr>
        <w:pStyle w:val="Caption"/>
        <w:jc w:val="both"/>
        <w:pPrChange w:id="84" w:author="Paulo H. Leocadio" w:date="2023-11-07T11:31:00Z">
          <w:pPr>
            <w:pStyle w:val="NormalBPBHEB"/>
          </w:pPr>
        </w:pPrChange>
      </w:pPr>
      <w:ins w:id="85" w:author="Paulo H. Leocadio" w:date="2023-11-07T11:31:00Z">
        <w:r>
          <w:t xml:space="preserve">Figure </w:t>
        </w:r>
        <w:r>
          <w:fldChar w:fldCharType="begin"/>
        </w:r>
        <w:r>
          <w:instrText xml:space="preserve"> SEQ Figure \* ARABIC </w:instrText>
        </w:r>
      </w:ins>
      <w:r>
        <w:fldChar w:fldCharType="separate"/>
      </w:r>
      <w:ins w:id="86" w:author="Paulo H. Leocadio" w:date="2023-11-07T11:35:00Z">
        <w:r w:rsidR="0012730A">
          <w:rPr>
            <w:noProof/>
          </w:rPr>
          <w:t>9</w:t>
        </w:r>
      </w:ins>
      <w:ins w:id="87" w:author="Paulo H. Leocadio" w:date="2023-11-07T11:31:00Z">
        <w:r>
          <w:fldChar w:fldCharType="end"/>
        </w:r>
        <w:r>
          <w:t xml:space="preserve">  The five pillars of AWS Well Architected Framework</w:t>
        </w:r>
        <w:r>
          <w:rPr>
            <w:noProof/>
          </w:rPr>
          <w:t xml:space="preserve"> (Amazon AWS Managed Services).</w:t>
        </w:r>
      </w:ins>
    </w:p>
    <w:p w14:paraId="05C1DD26" w14:textId="0B0535E9"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0C9B60DE" w:rsidR="003B61A3" w:rsidRDefault="003B61A3" w:rsidP="003851BB">
      <w:pPr>
        <w:pStyle w:val="NormalBPBHEB"/>
        <w:rPr>
          <w:ins w:id="88" w:author="Paulo H. Leocadio" w:date="2023-11-07T11:33:00Z"/>
        </w:rPr>
      </w:pPr>
      <w:r w:rsidRPr="003B61A3">
        <w:t xml:space="preserve">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w:t>
      </w:r>
      <w:r w:rsidRPr="003B61A3">
        <w:lastRenderedPageBreak/>
        <w:t>informed decisions that align with their financial objectives</w:t>
      </w:r>
      <w:r w:rsidR="00E53068">
        <w:rPr>
          <w:rStyle w:val="FootnoteReference"/>
        </w:rPr>
        <w:footnoteReference w:id="33"/>
      </w:r>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r w:rsidR="00E53068">
        <w:rPr>
          <w:rStyle w:val="FootnoteReference"/>
        </w:rPr>
        <w:footnoteReference w:id="34"/>
      </w:r>
      <w:r w:rsidRPr="003B61A3">
        <w:t>.</w:t>
      </w:r>
    </w:p>
    <w:p w14:paraId="1A548E8F" w14:textId="77777777" w:rsidR="0012730A" w:rsidRDefault="00603732" w:rsidP="0012730A">
      <w:pPr>
        <w:pStyle w:val="NormalBPBHEB"/>
        <w:keepNext/>
        <w:rPr>
          <w:ins w:id="89" w:author="Paulo H. Leocadio" w:date="2023-11-07T11:35:00Z"/>
        </w:rPr>
        <w:pPrChange w:id="90" w:author="Paulo H. Leocadio" w:date="2023-11-07T11:35:00Z">
          <w:pPr>
            <w:pStyle w:val="NormalBPBHEB"/>
          </w:pPr>
        </w:pPrChange>
      </w:pPr>
      <w:ins w:id="91" w:author="Paulo H. Leocadio" w:date="2023-11-07T11:33:00Z">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5364040B" w14:textId="7FC83B6B" w:rsidR="00603732" w:rsidRPr="003B61A3" w:rsidRDefault="0012730A" w:rsidP="0012730A">
      <w:pPr>
        <w:pStyle w:val="Caption"/>
        <w:jc w:val="both"/>
        <w:pPrChange w:id="92" w:author="Paulo H. Leocadio" w:date="2023-11-07T11:35:00Z">
          <w:pPr>
            <w:pStyle w:val="NormalBPBHEB"/>
          </w:pPr>
        </w:pPrChange>
      </w:pPr>
      <w:ins w:id="93" w:author="Paulo H. Leocadio" w:date="2023-11-07T11:35:00Z">
        <w:r>
          <w:t xml:space="preserve">Figure </w:t>
        </w:r>
        <w:r>
          <w:fldChar w:fldCharType="begin"/>
        </w:r>
        <w:r>
          <w:instrText xml:space="preserve"> SEQ Figure \* ARABIC </w:instrText>
        </w:r>
      </w:ins>
      <w:r>
        <w:fldChar w:fldCharType="separate"/>
      </w:r>
      <w:ins w:id="94" w:author="Paulo H. Leocadio" w:date="2023-11-07T11:35:00Z">
        <w:r>
          <w:rPr>
            <w:noProof/>
          </w:rPr>
          <w:t>10</w:t>
        </w:r>
        <w:r>
          <w:fldChar w:fldCharType="end"/>
        </w:r>
        <w:r>
          <w:t xml:space="preserve">   AWS cost comparison model (AWS Cloud Financial Management Blog).</w:t>
        </w:r>
      </w:ins>
    </w:p>
    <w:p w14:paraId="45CA826A" w14:textId="294A9B61"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w:t>
      </w:r>
      <w:r w:rsidRPr="00AE5E84">
        <w:lastRenderedPageBreak/>
        <w:t>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 xml:space="preserve">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w:t>
      </w:r>
      <w:r>
        <w:lastRenderedPageBreak/>
        <w:t>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shasti Jakhmola" w:date="2023-10-12T16:18:00Z" w:initials="PJ">
    <w:p w14:paraId="3EF603D0" w14:textId="77777777" w:rsidR="00E11AD5" w:rsidRDefault="00E11AD5" w:rsidP="002915BD">
      <w:r>
        <w:rPr>
          <w:rStyle w:val="CommentReference"/>
        </w:rPr>
        <w:annotationRef/>
      </w:r>
      <w:r>
        <w:rPr>
          <w:color w:val="000000"/>
          <w:sz w:val="20"/>
          <w:szCs w:val="20"/>
        </w:rPr>
        <w:t>The first footnote is missing, kindly check.</w:t>
      </w:r>
    </w:p>
  </w:comment>
  <w:comment w:id="1" w:author="Paulo H. Leocadio" w:date="2023-10-12T13:48:00Z" w:initials="PHML">
    <w:p w14:paraId="4A2252F7" w14:textId="77777777" w:rsidR="00242F41" w:rsidRDefault="00242F41" w:rsidP="00C40C2F">
      <w:pPr>
        <w:pStyle w:val="CommentText"/>
      </w:pPr>
      <w:r>
        <w:rPr>
          <w:rStyle w:val="CommentReference"/>
        </w:rPr>
        <w:annotationRef/>
      </w:r>
      <w:r>
        <w:t>Not missing, this is a formatting you made in the first revision I have no clue how to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603D0" w15:done="1"/>
  <w15:commentEx w15:paraId="4A2252F7" w15:paraIdParent="3EF603D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70ABCC" w16cex:dateUtc="2023-10-12T10:48:00Z"/>
  <w16cex:commentExtensible w16cex:durableId="088E104A" w16cex:dateUtc="2023-10-12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603D0" w16cid:durableId="1E70ABCC"/>
  <w16cid:commentId w16cid:paraId="4A2252F7" w16cid:durableId="088E10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7DC4D" w14:textId="77777777" w:rsidR="00E55DDE" w:rsidRDefault="00E55DDE" w:rsidP="00E24238">
      <w:pPr>
        <w:spacing w:after="0" w:line="240" w:lineRule="auto"/>
      </w:pPr>
      <w:r>
        <w:separator/>
      </w:r>
    </w:p>
  </w:endnote>
  <w:endnote w:type="continuationSeparator" w:id="0">
    <w:p w14:paraId="6166FDFF" w14:textId="77777777" w:rsidR="00E55DDE" w:rsidRDefault="00E55DDE"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EF12B" w14:textId="77777777" w:rsidR="00E55DDE" w:rsidRDefault="00E55DDE" w:rsidP="00E24238">
      <w:pPr>
        <w:spacing w:after="0" w:line="240" w:lineRule="auto"/>
      </w:pPr>
      <w:r>
        <w:separator/>
      </w:r>
    </w:p>
  </w:footnote>
  <w:footnote w:type="continuationSeparator" w:id="0">
    <w:p w14:paraId="4D26973B" w14:textId="77777777" w:rsidR="00E55DDE" w:rsidRDefault="00E55DDE" w:rsidP="00E24238">
      <w:pPr>
        <w:spacing w:after="0" w:line="240" w:lineRule="auto"/>
      </w:pPr>
      <w:r>
        <w:continuationSeparator/>
      </w:r>
    </w:p>
  </w:footnote>
  <w:footnote w:id="1">
    <w:p w14:paraId="2B6D1DCE" w14:textId="717EEC34" w:rsidR="00B30619" w:rsidRPr="00A75A9E" w:rsidRDefault="00923489">
      <w:pPr>
        <w:pStyle w:val="FootnoteText"/>
        <w:rPr>
          <w:color w:val="171717" w:themeColor="background2" w:themeShade="1A"/>
        </w:rPr>
      </w:pPr>
      <w:r w:rsidRPr="00A75A9E">
        <w:rPr>
          <w:color w:val="171717" w:themeColor="background2" w:themeShade="1A"/>
          <w:vertAlign w:val="superscript"/>
        </w:rPr>
        <w:t>1</w:t>
      </w:r>
      <w:r>
        <w:rPr>
          <w:color w:val="171717" w:themeColor="background2" w:themeShade="1A"/>
        </w:rPr>
        <w:t xml:space="preserve"> </w:t>
      </w:r>
      <w:r w:rsidR="00EE02E9" w:rsidRPr="00A75A9E">
        <w:rPr>
          <w:color w:val="171717" w:themeColor="background2" w:themeShade="1A"/>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AWS Case Studies. Retrieved from https://aws.amazon.com/solutions/case-studies/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sti Jakhmola">
    <w15:presenceInfo w15:providerId="None" w15:userId="Prashasti Jakhmola"/>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209FC"/>
    <w:rsid w:val="000254F0"/>
    <w:rsid w:val="00025FC1"/>
    <w:rsid w:val="00055F14"/>
    <w:rsid w:val="00070BAD"/>
    <w:rsid w:val="000713D2"/>
    <w:rsid w:val="00080840"/>
    <w:rsid w:val="000E49B0"/>
    <w:rsid w:val="00104F5E"/>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2303"/>
    <w:rsid w:val="001F6F79"/>
    <w:rsid w:val="002157B9"/>
    <w:rsid w:val="00237E38"/>
    <w:rsid w:val="0024147F"/>
    <w:rsid w:val="00241C9F"/>
    <w:rsid w:val="00242F41"/>
    <w:rsid w:val="002444B3"/>
    <w:rsid w:val="00244B89"/>
    <w:rsid w:val="00245EEF"/>
    <w:rsid w:val="00276261"/>
    <w:rsid w:val="0027789D"/>
    <w:rsid w:val="00281E67"/>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40503C"/>
    <w:rsid w:val="004171CC"/>
    <w:rsid w:val="004433F7"/>
    <w:rsid w:val="004435DB"/>
    <w:rsid w:val="00446813"/>
    <w:rsid w:val="00453229"/>
    <w:rsid w:val="004536C1"/>
    <w:rsid w:val="004540B5"/>
    <w:rsid w:val="00456C26"/>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2279"/>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962A5"/>
    <w:rsid w:val="007A6026"/>
    <w:rsid w:val="007E7DC9"/>
    <w:rsid w:val="007F5AF1"/>
    <w:rsid w:val="00814128"/>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15294"/>
    <w:rsid w:val="00A264A8"/>
    <w:rsid w:val="00A36ED8"/>
    <w:rsid w:val="00A463E4"/>
    <w:rsid w:val="00A5793B"/>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63A"/>
    <w:rsid w:val="00BD696C"/>
    <w:rsid w:val="00BD7AAD"/>
    <w:rsid w:val="00BE1FA8"/>
    <w:rsid w:val="00BF1F14"/>
    <w:rsid w:val="00BF33F6"/>
    <w:rsid w:val="00C00682"/>
    <w:rsid w:val="00C05E80"/>
    <w:rsid w:val="00C22759"/>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6C46"/>
    <w:rsid w:val="00CD6C67"/>
    <w:rsid w:val="00CE2D24"/>
    <w:rsid w:val="00D12E19"/>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E0240D"/>
    <w:rsid w:val="00E11AD5"/>
    <w:rsid w:val="00E24238"/>
    <w:rsid w:val="00E2435F"/>
    <w:rsid w:val="00E3481A"/>
    <w:rsid w:val="00E4221F"/>
    <w:rsid w:val="00E44199"/>
    <w:rsid w:val="00E53068"/>
    <w:rsid w:val="00E552C3"/>
    <w:rsid w:val="00E55DDE"/>
    <w:rsid w:val="00E6117F"/>
    <w:rsid w:val="00E6751D"/>
    <w:rsid w:val="00E705D6"/>
    <w:rsid w:val="00E71131"/>
    <w:rsid w:val="00E84C85"/>
    <w:rsid w:val="00E93FB5"/>
    <w:rsid w:val="00EA10A7"/>
    <w:rsid w:val="00EB62AF"/>
    <w:rsid w:val="00EE02E9"/>
    <w:rsid w:val="00F0248D"/>
    <w:rsid w:val="00F0305F"/>
    <w:rsid w:val="00F05EA3"/>
    <w:rsid w:val="00F061C8"/>
    <w:rsid w:val="00F114FA"/>
    <w:rsid w:val="00F13111"/>
    <w:rsid w:val="00F14642"/>
    <w:rsid w:val="00F15090"/>
    <w:rsid w:val="00F326E3"/>
    <w:rsid w:val="00F42EAE"/>
    <w:rsid w:val="00F44882"/>
    <w:rsid w:val="00F53D81"/>
    <w:rsid w:val="00F7604F"/>
    <w:rsid w:val="00F76FD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18</Pages>
  <Words>4495</Words>
  <Characters>26940</Characters>
  <Application>Microsoft Office Word</Application>
  <DocSecurity>0</DocSecurity>
  <Lines>407</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39</cp:revision>
  <dcterms:created xsi:type="dcterms:W3CDTF">2023-10-12T17:57:00Z</dcterms:created>
  <dcterms:modified xsi:type="dcterms:W3CDTF">2023-11-07T16:35:00Z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ies>
</file>