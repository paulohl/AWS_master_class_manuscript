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adopted cloud platform, serving millions of customers across the globe</w:t>
      </w:r>
      <w:r w:rsidR="00B30619">
        <w:rPr>
          <w:rStyle w:val="FootnoteReference"/>
        </w:rPr>
        <w:footnote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proofErr w:type="gramStart"/>
      <w:r w:rsidR="00E2435F">
        <w:t>c</w:t>
      </w:r>
      <w:r w:rsidRPr="00A463E4">
        <w:t>ases</w:t>
      </w:r>
      <w:proofErr w:type="gramEnd"/>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5" w:name="_Ref147413218"/>
      <w:r w:rsidR="00681423">
        <w:rPr>
          <w:rStyle w:val="FootnoteReference"/>
        </w:rPr>
        <w:footnoteReference w:id="2"/>
      </w:r>
      <w:bookmarkEnd w:id="5"/>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lastRenderedPageBreak/>
        <w:t xml:space="preserve">Global </w:t>
      </w:r>
      <w:r w:rsidR="00E3481A">
        <w:t>i</w:t>
      </w:r>
      <w:r w:rsidRPr="009875BC">
        <w:t>nfrastructure</w:t>
      </w:r>
    </w:p>
    <w:p w14:paraId="6B0566D8" w14:textId="5804BEC9" w:rsidR="009875BC" w:rsidRDefault="009875BC" w:rsidP="00522689">
      <w:pPr>
        <w:pStyle w:val="NormalBPBHEB"/>
        <w:rPr>
          <w:ins w:id="6" w:author="ph@zinnia.holdings" w:date="2023-11-07T10:56:00Z"/>
        </w:rPr>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7ACF4DCB" w14:textId="08A7BC64" w:rsidR="000713D2" w:rsidDel="000713D2" w:rsidRDefault="000713D2" w:rsidP="00522689">
      <w:pPr>
        <w:pStyle w:val="NormalBPBHEB"/>
        <w:rPr>
          <w:del w:id="7" w:author="ph@zinnia.holdings" w:date="2023-11-07T10:56:00Z"/>
        </w:rPr>
      </w:pPr>
    </w:p>
    <w:p w14:paraId="4947651A" w14:textId="2D26580B" w:rsidR="009875BC" w:rsidRDefault="009875BC" w:rsidP="00522689">
      <w:pPr>
        <w:pStyle w:val="NormalBPBHEB"/>
        <w:rPr>
          <w:ins w:id="8" w:author="ph@zinnia.holdings" w:date="2023-11-07T10:56:00Z"/>
        </w:rPr>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ins w:id="9" w:author="Prashasti Jakhmola" w:date="2023-12-28T12:47:00Z">
        <w:r w:rsidR="003F6E96">
          <w:t xml:space="preserve"> Refer </w:t>
        </w:r>
      </w:ins>
      <w:ins w:id="10" w:author="Prashasti Jakhmola" w:date="2023-12-28T12:48:00Z">
        <w:r w:rsidR="003F6E96">
          <w:t>to the following figure:</w:t>
        </w:r>
      </w:ins>
    </w:p>
    <w:p w14:paraId="6646E4C9" w14:textId="77777777" w:rsidR="00552FBE" w:rsidRDefault="003F1322" w:rsidP="003F6E96">
      <w:pPr>
        <w:pStyle w:val="FigureBPBHEB"/>
        <w:rPr>
          <w:ins w:id="11" w:author="ph@zinnia.holdings" w:date="2023-11-07T10:58:00Z"/>
        </w:rPr>
        <w:pPrChange w:id="12" w:author="Prashasti Jakhmola" w:date="2023-12-28T12:48:00Z">
          <w:pPr>
            <w:pStyle w:val="NormalBPBHEB"/>
          </w:pPr>
        </w:pPrChange>
      </w:pPr>
      <w:ins w:id="13" w:author="ph@zinnia.holdings" w:date="2023-11-07T10:56:00Z">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ins>
    </w:p>
    <w:p w14:paraId="5340295C" w14:textId="6897FEE9" w:rsidR="003F6E96" w:rsidRDefault="00552FBE" w:rsidP="003F6E96">
      <w:pPr>
        <w:pStyle w:val="FigureCaptionBPBHEB"/>
        <w:rPr>
          <w:ins w:id="14" w:author="Prashasti Jakhmola" w:date="2023-12-28T12:48:00Z"/>
        </w:rPr>
      </w:pPr>
      <w:ins w:id="15" w:author="ph@zinnia.holdings" w:date="2023-11-07T10:58:00Z">
        <w:r w:rsidRPr="00007BBA">
          <w:rPr>
            <w:b/>
            <w:bCs w:val="0"/>
            <w:rPrChange w:id="16" w:author="Prashasti Jakhmola" w:date="2023-12-28T12:49:00Z">
              <w:rPr/>
            </w:rPrChange>
          </w:rPr>
          <w:t xml:space="preserve">Figure </w:t>
        </w:r>
      </w:ins>
      <w:ins w:id="17" w:author="Prashasti Jakhmola" w:date="2023-12-28T12:48:00Z">
        <w:r w:rsidR="003F6E96" w:rsidRPr="00007BBA">
          <w:rPr>
            <w:b/>
            <w:bCs w:val="0"/>
            <w:rPrChange w:id="18" w:author="Prashasti Jakhmola" w:date="2023-12-28T12:49:00Z">
              <w:rPr/>
            </w:rPrChange>
          </w:rPr>
          <w:t>1.</w:t>
        </w:r>
      </w:ins>
      <w:ins w:id="19" w:author="ph@zinnia.holdings" w:date="2023-11-07T10:58:00Z">
        <w:r w:rsidRPr="00007BBA">
          <w:rPr>
            <w:b/>
            <w:bCs w:val="0"/>
            <w:rPrChange w:id="20" w:author="Prashasti Jakhmola" w:date="2023-12-28T12:49:00Z">
              <w:rPr/>
            </w:rPrChange>
          </w:rPr>
          <w:fldChar w:fldCharType="begin"/>
        </w:r>
        <w:r w:rsidRPr="00007BBA">
          <w:rPr>
            <w:b/>
            <w:bCs w:val="0"/>
            <w:rPrChange w:id="21" w:author="Prashasti Jakhmola" w:date="2023-12-28T12:49:00Z">
              <w:rPr/>
            </w:rPrChange>
          </w:rPr>
          <w:instrText xml:space="preserve"> SEQ Figure \* ARABIC </w:instrText>
        </w:r>
      </w:ins>
      <w:r w:rsidRPr="00007BBA">
        <w:rPr>
          <w:b/>
          <w:bCs w:val="0"/>
          <w:rPrChange w:id="22" w:author="Prashasti Jakhmola" w:date="2023-12-28T12:49:00Z">
            <w:rPr/>
          </w:rPrChange>
        </w:rPr>
        <w:fldChar w:fldCharType="separate"/>
      </w:r>
      <w:ins w:id="23" w:author="Paulo H. Leocadio" w:date="2023-11-07T11:35:00Z">
        <w:r w:rsidR="0012730A" w:rsidRPr="00007BBA">
          <w:rPr>
            <w:b/>
            <w:bCs w:val="0"/>
            <w:noProof/>
            <w:rPrChange w:id="24" w:author="Prashasti Jakhmola" w:date="2023-12-28T12:49:00Z">
              <w:rPr>
                <w:noProof/>
              </w:rPr>
            </w:rPrChange>
          </w:rPr>
          <w:t>1</w:t>
        </w:r>
      </w:ins>
      <w:ins w:id="25" w:author="ph@zinnia.holdings" w:date="2023-11-07T10:58:00Z">
        <w:r w:rsidRPr="00007BBA">
          <w:rPr>
            <w:b/>
            <w:bCs w:val="0"/>
            <w:rPrChange w:id="26" w:author="Prashasti Jakhmola" w:date="2023-12-28T12:49:00Z">
              <w:rPr/>
            </w:rPrChange>
          </w:rPr>
          <w:fldChar w:fldCharType="end"/>
        </w:r>
      </w:ins>
      <w:ins w:id="27" w:author="Prashasti Jakhmola" w:date="2023-12-28T12:48:00Z">
        <w:r w:rsidR="003F6E96">
          <w:t>:</w:t>
        </w:r>
      </w:ins>
      <w:ins w:id="28" w:author="ph@zinnia.holdings" w:date="2023-11-07T10:58:00Z">
        <w:r>
          <w:t xml:space="preserve">  AWS' commitment to resiliency</w:t>
        </w:r>
      </w:ins>
      <w:ins w:id="29" w:author="Prashasti Jakhmola" w:date="2023-12-28T12:48:00Z">
        <w:r w:rsidR="00C22DAB">
          <w:t>,</w:t>
        </w:r>
      </w:ins>
      <w:ins w:id="30" w:author="ph@zinnia.holdings" w:date="2023-11-07T10:58:00Z">
        <w:del w:id="31" w:author="Prashasti Jakhmola" w:date="2023-12-28T12:48:00Z">
          <w:r w:rsidDel="00C22DAB">
            <w:delText>.</w:delText>
          </w:r>
        </w:del>
        <w:r>
          <w:t xml:space="preserve"> </w:t>
        </w:r>
        <w:r w:rsidRPr="00627F07">
          <w:t xml:space="preserve"> </w:t>
        </w:r>
      </w:ins>
      <w:ins w:id="32" w:author="Prashasti Jakhmola" w:date="2023-12-28T12:48:00Z">
        <w:r w:rsidR="00C22DAB">
          <w:t>m</w:t>
        </w:r>
      </w:ins>
      <w:ins w:id="33" w:author="ph@zinnia.holdings" w:date="2023-11-07T10:58:00Z">
        <w:del w:id="34" w:author="Prashasti Jakhmola" w:date="2023-12-28T12:48:00Z">
          <w:r w:rsidRPr="00627F07" w:rsidDel="00C22DAB">
            <w:delText>M</w:delText>
          </w:r>
        </w:del>
        <w:r w:rsidRPr="00627F07">
          <w:t>ulti-</w:t>
        </w:r>
      </w:ins>
      <w:ins w:id="35" w:author="Prashasti Jakhmola" w:date="2023-12-28T12:48:00Z">
        <w:r w:rsidR="00C22DAB">
          <w:t>r</w:t>
        </w:r>
      </w:ins>
      <w:ins w:id="36" w:author="ph@zinnia.holdings" w:date="2023-11-07T10:58:00Z">
        <w:del w:id="37" w:author="Prashasti Jakhmola" w:date="2023-12-28T12:48:00Z">
          <w:r w:rsidRPr="00627F07" w:rsidDel="00C22DAB">
            <w:delText>R</w:delText>
          </w:r>
        </w:del>
        <w:r w:rsidRPr="00627F07">
          <w:t>egion active-active pattern (P5)</w:t>
        </w:r>
        <w:del w:id="38" w:author="Prashasti Jakhmola" w:date="2023-12-28T12:49:00Z">
          <w:r w:rsidDel="00C22DAB">
            <w:delText xml:space="preserve">. </w:delText>
          </w:r>
        </w:del>
      </w:ins>
    </w:p>
    <w:p w14:paraId="32A5C47C" w14:textId="078A33DB" w:rsidR="003F1322" w:rsidRDefault="00552FBE" w:rsidP="003F6E96">
      <w:pPr>
        <w:pStyle w:val="FigureCaptionBPBHEB"/>
        <w:rPr>
          <w:ins w:id="39" w:author="ph@zinnia.holdings" w:date="2023-11-07T10:49:00Z"/>
        </w:rPr>
        <w:pPrChange w:id="40" w:author="Prashasti Jakhmola" w:date="2023-12-28T12:48:00Z">
          <w:pPr>
            <w:pStyle w:val="NormalBPBHEB"/>
          </w:pPr>
        </w:pPrChange>
      </w:pPr>
      <w:commentRangeStart w:id="41"/>
      <w:ins w:id="42" w:author="ph@zinnia.holdings" w:date="2023-11-07T10:58:00Z">
        <w:r>
          <w:t>(Amazon AWS Architecture Blog)</w:t>
        </w:r>
      </w:ins>
      <w:commentRangeEnd w:id="41"/>
      <w:r w:rsidR="00D42363">
        <w:rPr>
          <w:rStyle w:val="CommentReference"/>
          <w:rFonts w:asciiTheme="minorHAnsi" w:eastAsiaTheme="minorHAnsi" w:hAnsiTheme="minorHAnsi" w:cstheme="minorBidi"/>
          <w:bCs w:val="0"/>
          <w:i w:val="0"/>
          <w:iCs w:val="0"/>
        </w:rPr>
        <w:commentReference w:id="41"/>
      </w:r>
    </w:p>
    <w:p w14:paraId="56BF71CD" w14:textId="35938AFE" w:rsidR="001E6EC6" w:rsidRPr="009875BC" w:rsidDel="001E6EC6" w:rsidRDefault="001E6EC6" w:rsidP="00522689">
      <w:pPr>
        <w:pStyle w:val="NormalBPBHEB"/>
        <w:rPr>
          <w:del w:id="43" w:author="ph@zinnia.holdings" w:date="2023-11-07T10:49:00Z"/>
        </w:rPr>
      </w:pPr>
    </w:p>
    <w:p w14:paraId="52FE815E" w14:textId="07359E33"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796130E4" w14:textId="24675D2C" w:rsidR="00D62D3D" w:rsidDel="001E6EC6" w:rsidRDefault="00D62D3D">
      <w:pPr>
        <w:pStyle w:val="Caption"/>
        <w:rPr>
          <w:del w:id="44" w:author="ph@zinnia.holdings" w:date="2023-11-07T10:49:00Z"/>
        </w:rPr>
        <w:pPrChange w:id="45" w:author="ph@zinnia.holdings" w:date="2023-11-07T10:25:00Z">
          <w:pPr>
            <w:tabs>
              <w:tab w:val="left" w:pos="2835"/>
            </w:tabs>
            <w:spacing w:after="0" w:line="240" w:lineRule="auto"/>
          </w:pPr>
        </w:pPrChange>
      </w:pPr>
    </w:p>
    <w:p w14:paraId="1FE78635" w14:textId="076BE637" w:rsidR="00F05EA3" w:rsidDel="002E2075" w:rsidRDefault="00F05EA3" w:rsidP="00AA2583">
      <w:pPr>
        <w:tabs>
          <w:tab w:val="left" w:pos="2835"/>
        </w:tabs>
        <w:spacing w:after="0" w:line="240" w:lineRule="auto"/>
        <w:rPr>
          <w:del w:id="46" w:author="ph@zinnia.holdings" w:date="2023-11-07T10:26:00Z"/>
        </w:rPr>
      </w:pP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rPr>
          <w:ins w:id="47" w:author="ph@zinnia.holdings" w:date="2023-11-07T10:51:00Z"/>
        </w:rPr>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ins w:id="48" w:author="Prashasti Jakhmola" w:date="2023-12-28T12:49:00Z">
        <w:r w:rsidR="004664F9">
          <w:t xml:space="preserve"> </w:t>
        </w:r>
        <w:r w:rsidR="004664F9">
          <w:t>Refer to the following figure:</w:t>
        </w:r>
      </w:ins>
    </w:p>
    <w:p w14:paraId="57C88AC4" w14:textId="77777777" w:rsidR="00E0240D" w:rsidRDefault="00E0240D" w:rsidP="004664F9">
      <w:pPr>
        <w:pStyle w:val="FigureBPBHEB"/>
        <w:rPr>
          <w:ins w:id="49" w:author="ph@zinnia.holdings" w:date="2023-11-07T10:51:00Z"/>
        </w:rPr>
        <w:pPrChange w:id="50" w:author="Prashasti Jakhmola" w:date="2023-12-28T12:49:00Z">
          <w:pPr>
            <w:pStyle w:val="NormalBPBHEB"/>
            <w:keepNext/>
            <w:jc w:val="center"/>
          </w:pPr>
        </w:pPrChange>
      </w:pPr>
      <w:ins w:id="51" w:author="ph@zinnia.holdings" w:date="2023-11-07T10:51:00Z">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ins>
    </w:p>
    <w:p w14:paraId="43805ECA" w14:textId="0C00D407" w:rsidR="00E0240D" w:rsidRDefault="00E0240D" w:rsidP="004664F9">
      <w:pPr>
        <w:pStyle w:val="FigureCaptionBPBHEB"/>
        <w:rPr>
          <w:ins w:id="52" w:author="ph@zinnia.holdings" w:date="2023-11-07T10:51:00Z"/>
        </w:rPr>
        <w:pPrChange w:id="53" w:author="Prashasti Jakhmola" w:date="2023-12-28T12:49:00Z">
          <w:pPr>
            <w:pStyle w:val="Caption"/>
            <w:jc w:val="center"/>
          </w:pPr>
        </w:pPrChange>
      </w:pPr>
      <w:ins w:id="54" w:author="ph@zinnia.holdings" w:date="2023-11-07T10:51:00Z">
        <w:r w:rsidRPr="004664F9">
          <w:rPr>
            <w:b/>
            <w:bCs w:val="0"/>
            <w:rPrChange w:id="55" w:author="Prashasti Jakhmola" w:date="2023-12-28T12:49:00Z">
              <w:rPr/>
            </w:rPrChange>
          </w:rPr>
          <w:t xml:space="preserve">Figure </w:t>
        </w:r>
      </w:ins>
      <w:ins w:id="56" w:author="Prashasti Jakhmola" w:date="2023-12-28T12:49:00Z">
        <w:r w:rsidR="004664F9" w:rsidRPr="004664F9">
          <w:rPr>
            <w:b/>
            <w:bCs w:val="0"/>
            <w:rPrChange w:id="57" w:author="Prashasti Jakhmola" w:date="2023-12-28T12:49:00Z">
              <w:rPr/>
            </w:rPrChange>
          </w:rPr>
          <w:t>1.</w:t>
        </w:r>
      </w:ins>
      <w:ins w:id="58" w:author="ph@zinnia.holdings" w:date="2023-11-07T10:51:00Z">
        <w:r w:rsidRPr="004664F9">
          <w:rPr>
            <w:b/>
            <w:bCs w:val="0"/>
            <w:rPrChange w:id="59" w:author="Prashasti Jakhmola" w:date="2023-12-28T12:49:00Z">
              <w:rPr/>
            </w:rPrChange>
          </w:rPr>
          <w:fldChar w:fldCharType="begin"/>
        </w:r>
        <w:r w:rsidRPr="004664F9">
          <w:rPr>
            <w:b/>
            <w:bCs w:val="0"/>
            <w:rPrChange w:id="60" w:author="Prashasti Jakhmola" w:date="2023-12-28T12:49:00Z">
              <w:rPr/>
            </w:rPrChange>
          </w:rPr>
          <w:instrText xml:space="preserve"> SEQ Figure \* ARABIC </w:instrText>
        </w:r>
        <w:r w:rsidRPr="004664F9">
          <w:rPr>
            <w:b/>
            <w:bCs w:val="0"/>
            <w:rPrChange w:id="61" w:author="Prashasti Jakhmola" w:date="2023-12-28T12:49:00Z">
              <w:rPr/>
            </w:rPrChange>
          </w:rPr>
          <w:fldChar w:fldCharType="separate"/>
        </w:r>
      </w:ins>
      <w:ins w:id="62" w:author="Paulo H. Leocadio" w:date="2023-11-07T11:35:00Z">
        <w:r w:rsidR="0012730A" w:rsidRPr="004664F9">
          <w:rPr>
            <w:b/>
            <w:bCs w:val="0"/>
            <w:noProof/>
            <w:rPrChange w:id="63" w:author="Prashasti Jakhmola" w:date="2023-12-28T12:49:00Z">
              <w:rPr>
                <w:noProof/>
              </w:rPr>
            </w:rPrChange>
          </w:rPr>
          <w:t>2</w:t>
        </w:r>
      </w:ins>
      <w:ins w:id="64" w:author="ph@zinnia.holdings" w:date="2023-11-07T10:51:00Z">
        <w:r w:rsidRPr="004664F9">
          <w:rPr>
            <w:b/>
            <w:bCs w:val="0"/>
            <w:rPrChange w:id="65" w:author="Prashasti Jakhmola" w:date="2023-12-28T12:49:00Z">
              <w:rPr/>
            </w:rPrChange>
          </w:rPr>
          <w:fldChar w:fldCharType="end"/>
        </w:r>
      </w:ins>
      <w:ins w:id="66" w:author="Prashasti Jakhmola" w:date="2023-12-28T12:49:00Z">
        <w:r w:rsidR="004664F9">
          <w:t>:</w:t>
        </w:r>
      </w:ins>
      <w:ins w:id="67" w:author="ph@zinnia.holdings" w:date="2023-11-07T10:51:00Z">
        <w:r>
          <w:t xml:space="preserve">  AWS Regions and Zones </w:t>
        </w:r>
        <w:commentRangeStart w:id="68"/>
        <w:r>
          <w:t>(AWS Disaster Recovery Workshop)</w:t>
        </w:r>
      </w:ins>
      <w:commentRangeEnd w:id="68"/>
      <w:r w:rsidR="00D42363">
        <w:rPr>
          <w:rStyle w:val="CommentReference"/>
          <w:rFonts w:asciiTheme="minorHAnsi" w:eastAsiaTheme="minorHAnsi" w:hAnsiTheme="minorHAnsi" w:cstheme="minorBidi"/>
          <w:bCs w:val="0"/>
          <w:i w:val="0"/>
          <w:iCs w:val="0"/>
        </w:rPr>
        <w:commentReference w:id="68"/>
      </w:r>
    </w:p>
    <w:p w14:paraId="773685FC" w14:textId="383DC7EE" w:rsidR="00E0240D" w:rsidRPr="00F05EA3" w:rsidDel="00E0240D" w:rsidRDefault="00E0240D" w:rsidP="0067142D">
      <w:pPr>
        <w:pStyle w:val="NormalBPBHEB"/>
        <w:rPr>
          <w:del w:id="69" w:author="ph@zinnia.holdings" w:date="2023-11-07T10:51:00Z"/>
        </w:rPr>
      </w:pPr>
    </w:p>
    <w:p w14:paraId="3FEDDA2D" w14:textId="027718BC" w:rsidR="00F05EA3" w:rsidRDefault="00F05EA3" w:rsidP="0067142D">
      <w:pPr>
        <w:pStyle w:val="NormalBPBHEB"/>
        <w:rPr>
          <w:ins w:id="70" w:author="ph@zinnia.holdings" w:date="2023-11-07T10:50:00Z"/>
        </w:rPr>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7D91212F" w14:textId="007FBF38" w:rsidR="001E3C31" w:rsidRPr="00F05EA3" w:rsidDel="001E3C31" w:rsidRDefault="001E3C31" w:rsidP="0067142D">
      <w:pPr>
        <w:pStyle w:val="NormalBPBHEB"/>
        <w:rPr>
          <w:del w:id="71" w:author="ph@zinnia.holdings" w:date="2023-11-07T10:50:00Z"/>
        </w:rPr>
      </w:pPr>
    </w:p>
    <w:p w14:paraId="22D7B4E9" w14:textId="04AF70C3" w:rsidR="00F05EA3" w:rsidRDefault="00F05EA3" w:rsidP="0067142D">
      <w:pPr>
        <w:pStyle w:val="NormalBPBHEB"/>
        <w:rPr>
          <w:ins w:id="72" w:author="ph@zinnia.holdings" w:date="2023-11-07T10:51:00Z"/>
        </w:rPr>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ins w:id="73" w:author="Prashasti Jakhmola" w:date="2023-12-28T12:50:00Z">
        <w:r w:rsidR="00540C2D">
          <w:t xml:space="preserve"> </w:t>
        </w:r>
        <w:r w:rsidR="00540C2D">
          <w:t>Refer to the following figure:</w:t>
        </w:r>
      </w:ins>
    </w:p>
    <w:p w14:paraId="4138E0AB" w14:textId="77777777" w:rsidR="00184680" w:rsidRDefault="00184680" w:rsidP="00540C2D">
      <w:pPr>
        <w:pStyle w:val="FigureBPBHEB"/>
        <w:rPr>
          <w:ins w:id="74" w:author="ph@zinnia.holdings" w:date="2023-11-07T10:52:00Z"/>
        </w:rPr>
        <w:pPrChange w:id="75" w:author="Prashasti Jakhmola" w:date="2023-12-28T12:50:00Z">
          <w:pPr>
            <w:pStyle w:val="NormalBPBHEB"/>
          </w:pPr>
        </w:pPrChange>
      </w:pPr>
      <w:ins w:id="76" w:author="ph@zinnia.holdings" w:date="2023-11-07T10:51:00Z">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ins>
    </w:p>
    <w:p w14:paraId="6F312C1D" w14:textId="685F3574" w:rsidR="00E0240D" w:rsidRDefault="00184680" w:rsidP="00540C2D">
      <w:pPr>
        <w:pStyle w:val="FigureCaptionBPBHEB"/>
        <w:rPr>
          <w:ins w:id="77" w:author="ph@zinnia.holdings" w:date="2023-11-07T10:51:00Z"/>
        </w:rPr>
        <w:pPrChange w:id="78" w:author="Prashasti Jakhmola" w:date="2023-12-28T12:50:00Z">
          <w:pPr>
            <w:pStyle w:val="NormalBPBHEB"/>
          </w:pPr>
        </w:pPrChange>
      </w:pPr>
      <w:commentRangeStart w:id="79"/>
      <w:ins w:id="80" w:author="ph@zinnia.holdings" w:date="2023-11-07T10:52:00Z">
        <w:r w:rsidRPr="00540C2D">
          <w:rPr>
            <w:b/>
            <w:bCs w:val="0"/>
            <w:rPrChange w:id="81" w:author="Prashasti Jakhmola" w:date="2023-12-28T12:50:00Z">
              <w:rPr/>
            </w:rPrChange>
          </w:rPr>
          <w:t xml:space="preserve">Figure </w:t>
        </w:r>
      </w:ins>
      <w:ins w:id="82" w:author="Prashasti Jakhmola" w:date="2023-12-28T12:50:00Z">
        <w:r w:rsidR="00540C2D" w:rsidRPr="00540C2D">
          <w:rPr>
            <w:b/>
            <w:bCs w:val="0"/>
            <w:rPrChange w:id="83" w:author="Prashasti Jakhmola" w:date="2023-12-28T12:50:00Z">
              <w:rPr/>
            </w:rPrChange>
          </w:rPr>
          <w:t>1.</w:t>
        </w:r>
      </w:ins>
      <w:ins w:id="84" w:author="ph@zinnia.holdings" w:date="2023-11-07T10:52:00Z">
        <w:r w:rsidRPr="00540C2D">
          <w:rPr>
            <w:b/>
            <w:bCs w:val="0"/>
            <w:rPrChange w:id="85" w:author="Prashasti Jakhmola" w:date="2023-12-28T12:50:00Z">
              <w:rPr/>
            </w:rPrChange>
          </w:rPr>
          <w:fldChar w:fldCharType="begin"/>
        </w:r>
        <w:r w:rsidRPr="00540C2D">
          <w:rPr>
            <w:b/>
            <w:bCs w:val="0"/>
            <w:rPrChange w:id="86" w:author="Prashasti Jakhmola" w:date="2023-12-28T12:50:00Z">
              <w:rPr/>
            </w:rPrChange>
          </w:rPr>
          <w:instrText xml:space="preserve"> SEQ Figure \* ARABIC </w:instrText>
        </w:r>
      </w:ins>
      <w:r w:rsidRPr="00540C2D">
        <w:rPr>
          <w:b/>
          <w:bCs w:val="0"/>
          <w:rPrChange w:id="87" w:author="Prashasti Jakhmola" w:date="2023-12-28T12:50:00Z">
            <w:rPr/>
          </w:rPrChange>
        </w:rPr>
        <w:fldChar w:fldCharType="separate"/>
      </w:r>
      <w:ins w:id="88" w:author="Paulo H. Leocadio" w:date="2023-11-07T11:35:00Z">
        <w:r w:rsidR="0012730A" w:rsidRPr="00540C2D">
          <w:rPr>
            <w:b/>
            <w:bCs w:val="0"/>
            <w:noProof/>
            <w:rPrChange w:id="89" w:author="Prashasti Jakhmola" w:date="2023-12-28T12:50:00Z">
              <w:rPr>
                <w:noProof/>
              </w:rPr>
            </w:rPrChange>
          </w:rPr>
          <w:t>3</w:t>
        </w:r>
      </w:ins>
      <w:ins w:id="90" w:author="ph@zinnia.holdings" w:date="2023-11-07T10:52:00Z">
        <w:r w:rsidRPr="00540C2D">
          <w:rPr>
            <w:b/>
            <w:bCs w:val="0"/>
            <w:rPrChange w:id="91" w:author="Prashasti Jakhmola" w:date="2023-12-28T12:50:00Z">
              <w:rPr/>
            </w:rPrChange>
          </w:rPr>
          <w:fldChar w:fldCharType="end"/>
        </w:r>
      </w:ins>
      <w:ins w:id="92" w:author="Prashasti Jakhmola" w:date="2023-12-28T12:50:00Z">
        <w:r w:rsidR="00540C2D">
          <w:t>:</w:t>
        </w:r>
      </w:ins>
      <w:ins w:id="93" w:author="ph@zinnia.holdings" w:date="2023-11-07T10:52:00Z">
        <w:r>
          <w:t xml:space="preserve"> </w:t>
        </w:r>
      </w:ins>
      <w:commentRangeEnd w:id="79"/>
      <w:r w:rsidR="00540C2D">
        <w:rPr>
          <w:rStyle w:val="CommentReference"/>
          <w:rFonts w:asciiTheme="minorHAnsi" w:eastAsiaTheme="minorHAnsi" w:hAnsiTheme="minorHAnsi" w:cstheme="minorBidi"/>
          <w:bCs w:val="0"/>
          <w:i w:val="0"/>
          <w:iCs w:val="0"/>
        </w:rPr>
        <w:commentReference w:id="79"/>
      </w:r>
      <w:ins w:id="94" w:author="ph@zinnia.holdings" w:date="2023-11-07T10:52:00Z">
        <w:r w:rsidRPr="00F7495E">
          <w:t>Map of AWS Availability Zones</w:t>
        </w:r>
        <w:r>
          <w:t xml:space="preserve">. </w:t>
        </w:r>
        <w:r w:rsidRPr="00F7495E">
          <w:t>AWS provides geographic distribution out of the box in the form of Availability Zones (AZs). Every region has at least two</w:t>
        </w:r>
        <w:r>
          <w:t xml:space="preserve">. </w:t>
        </w:r>
        <w:commentRangeStart w:id="95"/>
        <w:r>
          <w:t>(Amazon AWS Blog)</w:t>
        </w:r>
      </w:ins>
      <w:commentRangeEnd w:id="95"/>
      <w:r w:rsidR="00540C2D">
        <w:rPr>
          <w:rStyle w:val="CommentReference"/>
          <w:rFonts w:asciiTheme="minorHAnsi" w:eastAsiaTheme="minorHAnsi" w:hAnsiTheme="minorHAnsi" w:cstheme="minorBidi"/>
          <w:bCs w:val="0"/>
          <w:i w:val="0"/>
          <w:iCs w:val="0"/>
        </w:rPr>
        <w:commentReference w:id="95"/>
      </w:r>
    </w:p>
    <w:p w14:paraId="721223CB" w14:textId="77777777" w:rsidR="00E0240D" w:rsidRDefault="00E0240D" w:rsidP="0067142D">
      <w:pPr>
        <w:pStyle w:val="NormalBPBHEB"/>
        <w:rPr>
          <w:ins w:id="96" w:author="ph@zinnia.holdings" w:date="2023-11-07T10:37:00Z"/>
        </w:rPr>
      </w:pPr>
    </w:p>
    <w:p w14:paraId="49D43EE8" w14:textId="2A1AE2E5" w:rsidR="00CD1802" w:rsidDel="001E3C31" w:rsidRDefault="00CD1802">
      <w:pPr>
        <w:pStyle w:val="Caption"/>
        <w:jc w:val="center"/>
        <w:rPr>
          <w:del w:id="97" w:author="ph@zinnia.holdings" w:date="2023-11-07T10:50:00Z"/>
        </w:rPr>
        <w:pPrChange w:id="98" w:author="ph@zinnia.holdings" w:date="2023-11-07T10:39:00Z">
          <w:pPr>
            <w:pStyle w:val="NormalBPBHEB"/>
          </w:pPr>
        </w:pPrChange>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rPr>
          <w:ins w:id="99" w:author="ph@zinnia.holdings" w:date="2023-11-07T11:06:00Z"/>
        </w:rPr>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ins w:id="100" w:author="Prashasti Jakhmola" w:date="2023-12-28T12:52:00Z">
        <w:r w:rsidR="000205F9">
          <w:t xml:space="preserve"> </w:t>
        </w:r>
        <w:r w:rsidR="000205F9">
          <w:t>Refer to the following figure:</w:t>
        </w:r>
      </w:ins>
    </w:p>
    <w:p w14:paraId="789E4054" w14:textId="77777777" w:rsidR="009E6B2C" w:rsidRDefault="009E6B2C" w:rsidP="00540C2D">
      <w:pPr>
        <w:pStyle w:val="FigureBPBHEB"/>
        <w:rPr>
          <w:ins w:id="101" w:author="ph@zinnia.holdings" w:date="2023-11-07T11:06:00Z"/>
        </w:rPr>
        <w:pPrChange w:id="102" w:author="Prashasti Jakhmola" w:date="2023-12-28T12:51:00Z">
          <w:pPr>
            <w:keepNext/>
            <w:tabs>
              <w:tab w:val="left" w:pos="2835"/>
            </w:tabs>
            <w:spacing w:after="0" w:line="240" w:lineRule="auto"/>
          </w:pPr>
        </w:pPrChange>
      </w:pPr>
      <w:ins w:id="103" w:author="ph@zinnia.holdings" w:date="2023-11-07T11:06:00Z">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ins>
    </w:p>
    <w:p w14:paraId="6A16C1E3" w14:textId="6D0F8B5B" w:rsidR="009E6B2C" w:rsidRDefault="009E6B2C" w:rsidP="00540C2D">
      <w:pPr>
        <w:pStyle w:val="FigureCaptionBPBHEB"/>
        <w:rPr>
          <w:ins w:id="104" w:author="ph@zinnia.holdings" w:date="2023-11-07T11:06:00Z"/>
        </w:rPr>
        <w:pPrChange w:id="105" w:author="Prashasti Jakhmola" w:date="2023-12-28T12:51:00Z">
          <w:pPr>
            <w:pStyle w:val="Caption"/>
          </w:pPr>
        </w:pPrChange>
      </w:pPr>
      <w:ins w:id="106" w:author="ph@zinnia.holdings" w:date="2023-11-07T11:06:00Z">
        <w:r w:rsidRPr="00540C2D">
          <w:rPr>
            <w:b/>
            <w:bCs w:val="0"/>
            <w:rPrChange w:id="107" w:author="Prashasti Jakhmola" w:date="2023-12-28T12:51:00Z">
              <w:rPr/>
            </w:rPrChange>
          </w:rPr>
          <w:t xml:space="preserve">Figure </w:t>
        </w:r>
      </w:ins>
      <w:ins w:id="108" w:author="Prashasti Jakhmola" w:date="2023-12-28T12:51:00Z">
        <w:r w:rsidR="00540C2D" w:rsidRPr="00540C2D">
          <w:rPr>
            <w:b/>
            <w:bCs w:val="0"/>
            <w:rPrChange w:id="109" w:author="Prashasti Jakhmola" w:date="2023-12-28T12:51:00Z">
              <w:rPr/>
            </w:rPrChange>
          </w:rPr>
          <w:t>1.</w:t>
        </w:r>
      </w:ins>
      <w:ins w:id="110" w:author="ph@zinnia.holdings" w:date="2023-11-07T11:06:00Z">
        <w:r w:rsidRPr="00540C2D">
          <w:rPr>
            <w:b/>
            <w:bCs w:val="0"/>
            <w:rPrChange w:id="111" w:author="Prashasti Jakhmola" w:date="2023-12-28T12:51:00Z">
              <w:rPr/>
            </w:rPrChange>
          </w:rPr>
          <w:fldChar w:fldCharType="begin"/>
        </w:r>
        <w:r w:rsidRPr="00540C2D">
          <w:rPr>
            <w:b/>
            <w:bCs w:val="0"/>
            <w:rPrChange w:id="112" w:author="Prashasti Jakhmola" w:date="2023-12-28T12:51:00Z">
              <w:rPr/>
            </w:rPrChange>
          </w:rPr>
          <w:instrText xml:space="preserve"> SEQ Figure \* ARABIC </w:instrText>
        </w:r>
        <w:r w:rsidRPr="00540C2D">
          <w:rPr>
            <w:b/>
            <w:bCs w:val="0"/>
            <w:rPrChange w:id="113" w:author="Prashasti Jakhmola" w:date="2023-12-28T12:51:00Z">
              <w:rPr/>
            </w:rPrChange>
          </w:rPr>
          <w:fldChar w:fldCharType="separate"/>
        </w:r>
      </w:ins>
      <w:ins w:id="114" w:author="Paulo H. Leocadio" w:date="2023-11-07T11:35:00Z">
        <w:r w:rsidR="0012730A" w:rsidRPr="00540C2D">
          <w:rPr>
            <w:b/>
            <w:bCs w:val="0"/>
            <w:noProof/>
            <w:rPrChange w:id="115" w:author="Prashasti Jakhmola" w:date="2023-12-28T12:51:00Z">
              <w:rPr>
                <w:noProof/>
              </w:rPr>
            </w:rPrChange>
          </w:rPr>
          <w:t>4</w:t>
        </w:r>
      </w:ins>
      <w:ins w:id="116" w:author="ph@zinnia.holdings" w:date="2023-11-07T11:06:00Z">
        <w:r w:rsidRPr="00540C2D">
          <w:rPr>
            <w:b/>
            <w:bCs w:val="0"/>
            <w:rPrChange w:id="117" w:author="Prashasti Jakhmola" w:date="2023-12-28T12:51:00Z">
              <w:rPr/>
            </w:rPrChange>
          </w:rPr>
          <w:fldChar w:fldCharType="end"/>
        </w:r>
      </w:ins>
      <w:ins w:id="118" w:author="Prashasti Jakhmola" w:date="2023-12-28T12:51:00Z">
        <w:r w:rsidR="00540C2D">
          <w:t>:</w:t>
        </w:r>
      </w:ins>
      <w:ins w:id="119" w:author="ph@zinnia.holdings" w:date="2023-11-07T11:06:00Z">
        <w:r>
          <w:t xml:space="preserve"> </w:t>
        </w:r>
        <w:r>
          <w:rPr>
            <w:noProof/>
          </w:rPr>
          <w:t xml:space="preserve"> </w:t>
        </w:r>
        <w:r w:rsidRPr="00D147B2">
          <w:rPr>
            <w:noProof/>
          </w:rPr>
          <w:t>A map of the AWS Global Infrastructure network</w:t>
        </w:r>
        <w:r>
          <w:rPr>
            <w:noProof/>
          </w:rPr>
          <w:t xml:space="preserve"> </w:t>
        </w:r>
        <w:commentRangeStart w:id="120"/>
        <w:r>
          <w:rPr>
            <w:noProof/>
          </w:rPr>
          <w:t>(Amazon AWS Blog)</w:t>
        </w:r>
      </w:ins>
      <w:commentRangeEnd w:id="120"/>
      <w:r w:rsidR="000205F9">
        <w:rPr>
          <w:rStyle w:val="CommentReference"/>
          <w:rFonts w:asciiTheme="minorHAnsi" w:eastAsiaTheme="minorHAnsi" w:hAnsiTheme="minorHAnsi" w:cstheme="minorBidi"/>
          <w:bCs w:val="0"/>
          <w:i w:val="0"/>
          <w:iCs w:val="0"/>
        </w:rPr>
        <w:commentReference w:id="120"/>
      </w:r>
    </w:p>
    <w:p w14:paraId="7AD5D141" w14:textId="0ACE863B" w:rsidR="009E6B2C" w:rsidDel="00540C2D" w:rsidRDefault="009E6B2C" w:rsidP="00517A00">
      <w:pPr>
        <w:pStyle w:val="NormalBPBHEB"/>
        <w:rPr>
          <w:del w:id="121" w:author="ph@zinnia.holdings" w:date="2023-11-07T11:06:00Z"/>
        </w:rPr>
      </w:pPr>
    </w:p>
    <w:p w14:paraId="2E182761" w14:textId="77777777" w:rsidR="00540C2D" w:rsidRPr="006B7D5E" w:rsidRDefault="00540C2D" w:rsidP="00517A00">
      <w:pPr>
        <w:pStyle w:val="NormalBPBHEB"/>
        <w:rPr>
          <w:ins w:id="122" w:author="Prashasti Jakhmola" w:date="2023-12-28T12:51:00Z"/>
        </w:rPr>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lastRenderedPageBreak/>
        <w:t>Rekognition</w:t>
      </w:r>
      <w:proofErr w:type="spellEnd"/>
      <w:r w:rsidRPr="006B7D5E">
        <w:t>,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01A76B15" w:rsidR="00B22530" w:rsidRDefault="00B22530" w:rsidP="00A021E9">
      <w:pPr>
        <w:pStyle w:val="NormalBPBHEB"/>
        <w:rPr>
          <w:ins w:id="123" w:author="ph@zinnia.holdings" w:date="2023-11-07T11:08:00Z"/>
        </w:rPr>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ins w:id="124" w:author="Prashasti Jakhmola" w:date="2023-12-28T12:52:00Z">
        <w:r w:rsidR="000205F9">
          <w:t xml:space="preserve"> </w:t>
        </w:r>
        <w:r w:rsidR="000205F9">
          <w:t>Refer to the following figure:</w:t>
        </w:r>
      </w:ins>
    </w:p>
    <w:p w14:paraId="4BCA7840" w14:textId="77777777" w:rsidR="00446813" w:rsidRDefault="001F2303" w:rsidP="000205F9">
      <w:pPr>
        <w:pStyle w:val="FigureBPBHEB"/>
        <w:rPr>
          <w:ins w:id="125" w:author="ph@zinnia.holdings" w:date="2023-11-07T11:11:00Z"/>
        </w:rPr>
        <w:pPrChange w:id="126" w:author="Prashasti Jakhmola" w:date="2023-12-28T12:52:00Z">
          <w:pPr>
            <w:pStyle w:val="NormalBPBHEB"/>
            <w:jc w:val="center"/>
          </w:pPr>
        </w:pPrChange>
      </w:pPr>
      <w:ins w:id="127" w:author="ph@zinnia.holdings" w:date="2023-11-07T11:09:00Z">
        <w:r>
          <w:rPr>
            <w:noProof/>
          </w:rPr>
          <w:lastRenderedPageBreak/>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ins>
    </w:p>
    <w:p w14:paraId="451A2F1B" w14:textId="55B5E6D2" w:rsidR="00D859C9" w:rsidRPr="00B22530" w:rsidRDefault="00446813" w:rsidP="000205F9">
      <w:pPr>
        <w:pStyle w:val="FigureCaptionBPBHEB"/>
        <w:pPrChange w:id="128" w:author="Prashasti Jakhmola" w:date="2023-12-28T12:52:00Z">
          <w:pPr>
            <w:pStyle w:val="NormalBPBHEB"/>
          </w:pPr>
        </w:pPrChange>
      </w:pPr>
      <w:ins w:id="129" w:author="ph@zinnia.holdings" w:date="2023-11-07T11:11:00Z">
        <w:r w:rsidRPr="000205F9">
          <w:rPr>
            <w:b/>
            <w:bCs w:val="0"/>
            <w:rPrChange w:id="130" w:author="Prashasti Jakhmola" w:date="2023-12-28T12:52:00Z">
              <w:rPr/>
            </w:rPrChange>
          </w:rPr>
          <w:t xml:space="preserve">Figure </w:t>
        </w:r>
      </w:ins>
      <w:ins w:id="131" w:author="Prashasti Jakhmola" w:date="2023-12-28T12:52:00Z">
        <w:r w:rsidR="000205F9" w:rsidRPr="000205F9">
          <w:rPr>
            <w:b/>
            <w:bCs w:val="0"/>
            <w:rPrChange w:id="132" w:author="Prashasti Jakhmola" w:date="2023-12-28T12:52:00Z">
              <w:rPr/>
            </w:rPrChange>
          </w:rPr>
          <w:t>1.</w:t>
        </w:r>
      </w:ins>
      <w:ins w:id="133" w:author="ph@zinnia.holdings" w:date="2023-11-07T11:11:00Z">
        <w:r w:rsidRPr="000205F9">
          <w:rPr>
            <w:b/>
            <w:bCs w:val="0"/>
            <w:rPrChange w:id="134" w:author="Prashasti Jakhmola" w:date="2023-12-28T12:52:00Z">
              <w:rPr/>
            </w:rPrChange>
          </w:rPr>
          <w:fldChar w:fldCharType="begin"/>
        </w:r>
        <w:r w:rsidRPr="000205F9">
          <w:rPr>
            <w:b/>
            <w:bCs w:val="0"/>
            <w:rPrChange w:id="135" w:author="Prashasti Jakhmola" w:date="2023-12-28T12:52:00Z">
              <w:rPr/>
            </w:rPrChange>
          </w:rPr>
          <w:instrText xml:space="preserve"> SEQ Figure \* ARABIC </w:instrText>
        </w:r>
      </w:ins>
      <w:r w:rsidRPr="000205F9">
        <w:rPr>
          <w:b/>
          <w:bCs w:val="0"/>
          <w:rPrChange w:id="136" w:author="Prashasti Jakhmola" w:date="2023-12-28T12:52:00Z">
            <w:rPr/>
          </w:rPrChange>
        </w:rPr>
        <w:fldChar w:fldCharType="separate"/>
      </w:r>
      <w:ins w:id="137" w:author="Paulo H. Leocadio" w:date="2023-11-07T11:35:00Z">
        <w:r w:rsidR="0012730A" w:rsidRPr="000205F9">
          <w:rPr>
            <w:b/>
            <w:bCs w:val="0"/>
            <w:noProof/>
            <w:rPrChange w:id="138" w:author="Prashasti Jakhmola" w:date="2023-12-28T12:52:00Z">
              <w:rPr>
                <w:noProof/>
              </w:rPr>
            </w:rPrChange>
          </w:rPr>
          <w:t>5</w:t>
        </w:r>
      </w:ins>
      <w:ins w:id="139" w:author="ph@zinnia.holdings" w:date="2023-11-07T11:11:00Z">
        <w:r w:rsidRPr="000205F9">
          <w:rPr>
            <w:b/>
            <w:bCs w:val="0"/>
            <w:rPrChange w:id="140" w:author="Prashasti Jakhmola" w:date="2023-12-28T12:52:00Z">
              <w:rPr/>
            </w:rPrChange>
          </w:rPr>
          <w:fldChar w:fldCharType="end"/>
        </w:r>
      </w:ins>
      <w:ins w:id="141" w:author="Prashasti Jakhmola" w:date="2023-12-28T12:52:00Z">
        <w:r w:rsidR="000205F9">
          <w:t>:</w:t>
        </w:r>
      </w:ins>
      <w:ins w:id="142" w:author="Prashasti Jakhmola" w:date="2023-12-28T12:53:00Z">
        <w:r w:rsidR="00443135">
          <w:t xml:space="preserve"> </w:t>
        </w:r>
      </w:ins>
      <w:ins w:id="143" w:author="ph@zinnia.holdings" w:date="2023-11-07T11:11:00Z">
        <w:del w:id="144" w:author="Prashasti Jakhmola" w:date="2023-12-28T12:53:00Z">
          <w:r w:rsidDel="00443135">
            <w:delText xml:space="preserve">  </w:delText>
          </w:r>
          <w:r w:rsidRPr="00DE26B4" w:rsidDel="00443135">
            <w:delText xml:space="preserve"> </w:delText>
          </w:r>
        </w:del>
        <w:r w:rsidRPr="00DE26B4">
          <w:t>EC2 Instance Types Table</w:t>
        </w:r>
        <w:r>
          <w:t xml:space="preserve"> </w:t>
        </w:r>
        <w:commentRangeStart w:id="145"/>
        <w:r>
          <w:t>(Amazon AWS News Blog)</w:t>
        </w:r>
      </w:ins>
      <w:commentRangeEnd w:id="145"/>
      <w:r w:rsidR="00443135">
        <w:rPr>
          <w:rStyle w:val="CommentReference"/>
          <w:rFonts w:asciiTheme="minorHAnsi" w:eastAsiaTheme="minorHAnsi" w:hAnsiTheme="minorHAnsi" w:cstheme="minorBidi"/>
          <w:bCs w:val="0"/>
          <w:i w:val="0"/>
          <w:iCs w:val="0"/>
        </w:rPr>
        <w:commentReference w:id="145"/>
      </w:r>
      <w:ins w:id="146" w:author="ph@zinnia.holdings" w:date="2023-11-07T11:11:00Z">
        <w:del w:id="147" w:author="Prashasti Jakhmola" w:date="2023-12-28T12:53:00Z">
          <w:r w:rsidDel="00443135">
            <w:delText>.</w:delText>
          </w:r>
        </w:del>
      </w:ins>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 xml:space="preserve">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w:t>
      </w:r>
      <w:r w:rsidRPr="006C2EF4">
        <w:lastRenderedPageBreak/>
        <w:t>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74014D61" w:rsidR="00B22530" w:rsidRDefault="00B05DB7" w:rsidP="003851BB">
      <w:pPr>
        <w:pStyle w:val="NormalBPBHEB"/>
        <w:rPr>
          <w:ins w:id="148" w:author="ph@zinnia.holdings" w:date="2023-11-07T11:18:00Z"/>
        </w:rPr>
      </w:pPr>
      <w:r w:rsidRPr="00B05DB7">
        <w:lastRenderedPageBreak/>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ins w:id="149" w:author="Prashasti Jakhmola" w:date="2023-12-28T12:53:00Z">
        <w:r w:rsidR="00443135">
          <w:t>Refer to the following figure:</w:t>
        </w:r>
      </w:ins>
    </w:p>
    <w:p w14:paraId="1E183786" w14:textId="77777777" w:rsidR="00A83D0D" w:rsidRDefault="00A5793B" w:rsidP="00443135">
      <w:pPr>
        <w:pStyle w:val="FigureBPBHEB"/>
        <w:rPr>
          <w:ins w:id="150" w:author="ph@zinnia.holdings" w:date="2023-11-07T11:19:00Z"/>
        </w:rPr>
        <w:pPrChange w:id="151" w:author="Prashasti Jakhmola" w:date="2023-12-28T12:53:00Z">
          <w:pPr>
            <w:pStyle w:val="NormalBPBHEB"/>
          </w:pPr>
        </w:pPrChange>
      </w:pPr>
      <w:ins w:id="152" w:author="ph@zinnia.holdings" w:date="2023-11-07T11:18:00Z">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ins>
    </w:p>
    <w:p w14:paraId="16B71591" w14:textId="7526E530" w:rsidR="00A5793B" w:rsidRDefault="00A83D0D" w:rsidP="00443135">
      <w:pPr>
        <w:pStyle w:val="FigureCaptionBPBHEB"/>
        <w:pPrChange w:id="153" w:author="Prashasti Jakhmola" w:date="2023-12-28T12:53:00Z">
          <w:pPr>
            <w:pStyle w:val="NormalBPBHEB"/>
          </w:pPr>
        </w:pPrChange>
      </w:pPr>
      <w:ins w:id="154" w:author="ph@zinnia.holdings" w:date="2023-11-07T11:19:00Z">
        <w:r w:rsidRPr="00443135">
          <w:rPr>
            <w:b/>
            <w:bCs w:val="0"/>
            <w:rPrChange w:id="155" w:author="Prashasti Jakhmola" w:date="2023-12-28T12:54:00Z">
              <w:rPr/>
            </w:rPrChange>
          </w:rPr>
          <w:t xml:space="preserve">Figure </w:t>
        </w:r>
      </w:ins>
      <w:ins w:id="156" w:author="Prashasti Jakhmola" w:date="2023-12-28T12:54:00Z">
        <w:r w:rsidR="00443135" w:rsidRPr="00443135">
          <w:rPr>
            <w:b/>
            <w:bCs w:val="0"/>
            <w:rPrChange w:id="157" w:author="Prashasti Jakhmola" w:date="2023-12-28T12:54:00Z">
              <w:rPr/>
            </w:rPrChange>
          </w:rPr>
          <w:t>1.</w:t>
        </w:r>
      </w:ins>
      <w:ins w:id="158" w:author="ph@zinnia.holdings" w:date="2023-11-07T11:19:00Z">
        <w:r w:rsidRPr="00443135">
          <w:rPr>
            <w:b/>
            <w:bCs w:val="0"/>
            <w:rPrChange w:id="159" w:author="Prashasti Jakhmola" w:date="2023-12-28T12:54:00Z">
              <w:rPr/>
            </w:rPrChange>
          </w:rPr>
          <w:fldChar w:fldCharType="begin"/>
        </w:r>
        <w:r w:rsidRPr="00443135">
          <w:rPr>
            <w:b/>
            <w:bCs w:val="0"/>
            <w:rPrChange w:id="160" w:author="Prashasti Jakhmola" w:date="2023-12-28T12:54:00Z">
              <w:rPr/>
            </w:rPrChange>
          </w:rPr>
          <w:instrText xml:space="preserve"> SEQ Figure \* ARABIC </w:instrText>
        </w:r>
      </w:ins>
      <w:r w:rsidRPr="00443135">
        <w:rPr>
          <w:b/>
          <w:bCs w:val="0"/>
          <w:rPrChange w:id="161" w:author="Prashasti Jakhmola" w:date="2023-12-28T12:54:00Z">
            <w:rPr/>
          </w:rPrChange>
        </w:rPr>
        <w:fldChar w:fldCharType="separate"/>
      </w:r>
      <w:ins w:id="162" w:author="Paulo H. Leocadio" w:date="2023-11-07T11:35:00Z">
        <w:r w:rsidR="0012730A" w:rsidRPr="00443135">
          <w:rPr>
            <w:b/>
            <w:bCs w:val="0"/>
            <w:noProof/>
            <w:rPrChange w:id="163" w:author="Prashasti Jakhmola" w:date="2023-12-28T12:54:00Z">
              <w:rPr>
                <w:noProof/>
              </w:rPr>
            </w:rPrChange>
          </w:rPr>
          <w:t>6</w:t>
        </w:r>
      </w:ins>
      <w:ins w:id="164" w:author="ph@zinnia.holdings" w:date="2023-11-07T11:19:00Z">
        <w:r w:rsidRPr="00443135">
          <w:rPr>
            <w:b/>
            <w:bCs w:val="0"/>
            <w:rPrChange w:id="165" w:author="Prashasti Jakhmola" w:date="2023-12-28T12:54:00Z">
              <w:rPr/>
            </w:rPrChange>
          </w:rPr>
          <w:fldChar w:fldCharType="end"/>
        </w:r>
      </w:ins>
      <w:ins w:id="166" w:author="Prashasti Jakhmola" w:date="2023-12-28T12:54:00Z">
        <w:r w:rsidR="00443135">
          <w:t xml:space="preserve">: </w:t>
        </w:r>
      </w:ins>
      <w:ins w:id="167" w:author="ph@zinnia.holdings" w:date="2023-11-07T11:19:00Z">
        <w:del w:id="168" w:author="Prashasti Jakhmola" w:date="2023-12-28T12:54:00Z">
          <w:r w:rsidDel="00443135">
            <w:delText xml:space="preserve">  </w:delText>
          </w:r>
          <w:r w:rsidRPr="00615E54" w:rsidDel="00443135">
            <w:delText xml:space="preserve"> </w:delText>
          </w:r>
        </w:del>
        <w:r w:rsidRPr="00615E54">
          <w:t>VPC, subnets, routing tables, and ENIs</w:t>
        </w:r>
        <w:r>
          <w:t xml:space="preserve"> </w:t>
        </w:r>
        <w:commentRangeStart w:id="169"/>
        <w:r>
          <w:t>(Amazon AWS Blog)</w:t>
        </w:r>
      </w:ins>
      <w:commentRangeEnd w:id="169"/>
      <w:r w:rsidR="00D42363">
        <w:rPr>
          <w:rStyle w:val="CommentReference"/>
          <w:rFonts w:asciiTheme="minorHAnsi" w:eastAsiaTheme="minorHAnsi" w:hAnsiTheme="minorHAnsi" w:cstheme="minorBidi"/>
          <w:bCs w:val="0"/>
          <w:i w:val="0"/>
          <w:iCs w:val="0"/>
        </w:rPr>
        <w:commentReference w:id="169"/>
      </w:r>
      <w:ins w:id="170" w:author="ph@zinnia.holdings" w:date="2023-11-07T11:19:00Z">
        <w:del w:id="171" w:author="Prashasti Jakhmola" w:date="2023-12-28T12:54:00Z">
          <w:r w:rsidDel="00443135">
            <w:delText>.</w:delText>
          </w:r>
        </w:del>
      </w:ins>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w:t>
      </w:r>
      <w:r w:rsidRPr="00DC608C">
        <w:lastRenderedPageBreak/>
        <w:t xml:space="preserve">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11A0B80C" w:rsidR="002E1BEE" w:rsidRDefault="00DC608C" w:rsidP="00F0305F">
      <w:pPr>
        <w:pStyle w:val="NormalBPBHEB"/>
        <w:rPr>
          <w:ins w:id="172" w:author="ph@zinnia.holdings" w:date="2023-11-07T11:23:00Z"/>
        </w:rPr>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r w:rsidR="004F0F51">
        <w:rPr>
          <w:rStyle w:val="FootnoteReference"/>
        </w:rPr>
        <w:footnoteReference w:id="22"/>
      </w:r>
      <w:r w:rsidRPr="00DC608C">
        <w:t>.</w:t>
      </w:r>
      <w:ins w:id="173" w:author="Prashasti Jakhmola" w:date="2023-12-28T12:54:00Z">
        <w:r w:rsidR="0054242B">
          <w:t xml:space="preserve"> </w:t>
        </w:r>
        <w:r w:rsidR="0054242B">
          <w:t>Refer to the following figure:</w:t>
        </w:r>
      </w:ins>
    </w:p>
    <w:p w14:paraId="3425AFB6" w14:textId="77777777" w:rsidR="005950AA" w:rsidRDefault="005950AA" w:rsidP="0054242B">
      <w:pPr>
        <w:pStyle w:val="FigureBPBHEB"/>
        <w:rPr>
          <w:ins w:id="174" w:author="Paulo H. Leocadio" w:date="2023-11-07T11:24:00Z"/>
        </w:rPr>
        <w:pPrChange w:id="175" w:author="Prashasti Jakhmola" w:date="2023-12-28T12:54:00Z">
          <w:pPr>
            <w:pStyle w:val="NormalBPBHEB"/>
          </w:pPr>
        </w:pPrChange>
      </w:pPr>
      <w:ins w:id="176" w:author="ph@zinnia.holdings" w:date="2023-11-07T11:23:00Z">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ins>
    </w:p>
    <w:p w14:paraId="176E6A9C" w14:textId="77777777" w:rsidR="00D42363" w:rsidRDefault="005950AA" w:rsidP="0054242B">
      <w:pPr>
        <w:pStyle w:val="FigureCaptionBPBHEB"/>
        <w:rPr>
          <w:ins w:id="177" w:author="Prashasti Jakhmola" w:date="2023-12-28T12:58:00Z"/>
        </w:rPr>
      </w:pPr>
      <w:ins w:id="178" w:author="Paulo H. Leocadio" w:date="2023-11-07T11:24:00Z">
        <w:r w:rsidRPr="00A11D8B">
          <w:rPr>
            <w:b/>
            <w:bCs w:val="0"/>
            <w:rPrChange w:id="179" w:author="Prashasti Jakhmola" w:date="2023-12-28T12:54:00Z">
              <w:rPr/>
            </w:rPrChange>
          </w:rPr>
          <w:t>Figure</w:t>
        </w:r>
      </w:ins>
      <w:ins w:id="180" w:author="Prashasti Jakhmola" w:date="2023-12-28T12:54:00Z">
        <w:r w:rsidR="0054242B" w:rsidRPr="00A11D8B">
          <w:rPr>
            <w:b/>
            <w:bCs w:val="0"/>
            <w:rPrChange w:id="181" w:author="Prashasti Jakhmola" w:date="2023-12-28T12:54:00Z">
              <w:rPr/>
            </w:rPrChange>
          </w:rPr>
          <w:t xml:space="preserve"> 1.</w:t>
        </w:r>
      </w:ins>
      <w:ins w:id="182" w:author="Paulo H. Leocadio" w:date="2023-11-07T11:24:00Z">
        <w:del w:id="183" w:author="Prashasti Jakhmola" w:date="2023-12-28T12:54:00Z">
          <w:r w:rsidRPr="00A11D8B" w:rsidDel="0054242B">
            <w:rPr>
              <w:b/>
              <w:bCs w:val="0"/>
              <w:rPrChange w:id="184" w:author="Prashasti Jakhmola" w:date="2023-12-28T12:54:00Z">
                <w:rPr/>
              </w:rPrChange>
            </w:rPr>
            <w:delText xml:space="preserve"> </w:delText>
          </w:r>
        </w:del>
        <w:r w:rsidRPr="00A11D8B">
          <w:rPr>
            <w:b/>
            <w:bCs w:val="0"/>
            <w:rPrChange w:id="185" w:author="Prashasti Jakhmola" w:date="2023-12-28T12:54:00Z">
              <w:rPr/>
            </w:rPrChange>
          </w:rPr>
          <w:fldChar w:fldCharType="begin"/>
        </w:r>
        <w:r w:rsidRPr="00A11D8B">
          <w:rPr>
            <w:b/>
            <w:bCs w:val="0"/>
            <w:rPrChange w:id="186" w:author="Prashasti Jakhmola" w:date="2023-12-28T12:54:00Z">
              <w:rPr/>
            </w:rPrChange>
          </w:rPr>
          <w:instrText xml:space="preserve"> SEQ Figure \* ARABIC </w:instrText>
        </w:r>
      </w:ins>
      <w:r w:rsidRPr="00A11D8B">
        <w:rPr>
          <w:b/>
          <w:bCs w:val="0"/>
          <w:rPrChange w:id="187" w:author="Prashasti Jakhmola" w:date="2023-12-28T12:54:00Z">
            <w:rPr/>
          </w:rPrChange>
        </w:rPr>
        <w:fldChar w:fldCharType="separate"/>
      </w:r>
      <w:ins w:id="188" w:author="Paulo H. Leocadio" w:date="2023-11-07T11:35:00Z">
        <w:r w:rsidR="0012730A" w:rsidRPr="00A11D8B">
          <w:rPr>
            <w:b/>
            <w:bCs w:val="0"/>
            <w:noProof/>
            <w:rPrChange w:id="189" w:author="Prashasti Jakhmola" w:date="2023-12-28T12:54:00Z">
              <w:rPr>
                <w:noProof/>
              </w:rPr>
            </w:rPrChange>
          </w:rPr>
          <w:t>7</w:t>
        </w:r>
      </w:ins>
      <w:ins w:id="190" w:author="Paulo H. Leocadio" w:date="2023-11-07T11:24:00Z">
        <w:r w:rsidRPr="00A11D8B">
          <w:rPr>
            <w:b/>
            <w:bCs w:val="0"/>
            <w:rPrChange w:id="191" w:author="Prashasti Jakhmola" w:date="2023-12-28T12:54:00Z">
              <w:rPr/>
            </w:rPrChange>
          </w:rPr>
          <w:fldChar w:fldCharType="end"/>
        </w:r>
      </w:ins>
      <w:ins w:id="192" w:author="Prashasti Jakhmola" w:date="2023-12-28T12:54:00Z">
        <w:r w:rsidR="0054242B">
          <w:t>:</w:t>
        </w:r>
      </w:ins>
      <w:ins w:id="193" w:author="Paulo H. Leocadio" w:date="2023-11-07T11:24:00Z">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ins>
    </w:p>
    <w:p w14:paraId="065314DB" w14:textId="439071E6" w:rsidR="00FD69FC" w:rsidRDefault="005950AA" w:rsidP="0054242B">
      <w:pPr>
        <w:pStyle w:val="FigureCaptionBPBHEB"/>
        <w:pPrChange w:id="194" w:author="Prashasti Jakhmola" w:date="2023-12-28T12:54:00Z">
          <w:pPr>
            <w:pStyle w:val="NormalBPBHEB"/>
          </w:pPr>
        </w:pPrChange>
      </w:pPr>
      <w:commentRangeStart w:id="195"/>
      <w:ins w:id="196" w:author="Paulo H. Leocadio" w:date="2023-11-07T11:24:00Z">
        <w:r>
          <w:t>(</w:t>
        </w:r>
        <w:r w:rsidRPr="005E2126">
          <w:t>AWS Architecture Blog</w:t>
        </w:r>
        <w:r>
          <w:t>)</w:t>
        </w:r>
        <w:del w:id="197" w:author="Prashasti Jakhmola" w:date="2023-12-28T12:54:00Z">
          <w:r w:rsidDel="009730E2">
            <w:delText>.</w:delText>
          </w:r>
        </w:del>
      </w:ins>
      <w:commentRangeEnd w:id="195"/>
      <w:r w:rsidR="00D42363">
        <w:rPr>
          <w:rStyle w:val="CommentReference"/>
          <w:rFonts w:asciiTheme="minorHAnsi" w:eastAsiaTheme="minorHAnsi" w:hAnsiTheme="minorHAnsi" w:cstheme="minorBidi"/>
          <w:bCs w:val="0"/>
          <w:i w:val="0"/>
          <w:iCs w:val="0"/>
        </w:rPr>
        <w:commentReference w:id="195"/>
      </w:r>
    </w:p>
    <w:p w14:paraId="5AF6BB83" w14:textId="77777777" w:rsidR="0054242B" w:rsidRDefault="0054242B" w:rsidP="003851BB">
      <w:pPr>
        <w:pStyle w:val="NormalBPBHEB"/>
        <w:rPr>
          <w:ins w:id="198" w:author="Prashasti Jakhmola" w:date="2023-12-28T12:54:00Z"/>
        </w:rPr>
      </w:pPr>
    </w:p>
    <w:p w14:paraId="21642720" w14:textId="2BD6653E"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xml:space="preserve">) attacks. By integrating WAF with AWS resources, such as Amazon CloudFront and Application Load Balancers, businesses can create a secure front line for their </w:t>
      </w:r>
      <w:r w:rsidRPr="00DC608C">
        <w:lastRenderedPageBreak/>
        <w:t>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rPr>
          <w:ins w:id="199" w:author="Prashasti Jakhmola" w:date="2023-12-28T12:55:00Z"/>
        </w:rPr>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42E16AC5" w14:textId="56B09311" w:rsidR="00121CBA" w:rsidRDefault="00121CBA" w:rsidP="003851BB">
      <w:pPr>
        <w:pStyle w:val="NormalBPBHEB"/>
        <w:rPr>
          <w:ins w:id="200" w:author="Paulo H. Leocadio" w:date="2023-11-07T11:26:00Z"/>
        </w:rPr>
      </w:pPr>
      <w:ins w:id="201" w:author="Prashasti Jakhmola" w:date="2023-12-28T12:55:00Z">
        <w:r>
          <w:t>Refer to the following figure:</w:t>
        </w:r>
      </w:ins>
    </w:p>
    <w:p w14:paraId="1788432E" w14:textId="77777777" w:rsidR="00E4221F" w:rsidRDefault="00F15090" w:rsidP="00121CBA">
      <w:pPr>
        <w:pStyle w:val="FigureBPBHEB"/>
        <w:rPr>
          <w:ins w:id="202" w:author="Paulo H. Leocadio" w:date="2023-11-07T11:28:00Z"/>
        </w:rPr>
        <w:pPrChange w:id="203" w:author="Prashasti Jakhmola" w:date="2023-12-28T12:55:00Z">
          <w:pPr>
            <w:pStyle w:val="NormalBPBHEB"/>
          </w:pPr>
        </w:pPrChange>
      </w:pPr>
      <w:ins w:id="204" w:author="Paulo H. Leocadio" w:date="2023-11-07T11:26:00Z">
        <w:r>
          <w:rPr>
            <w:noProof/>
          </w:rPr>
          <w:lastRenderedPageBreak/>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ins>
    </w:p>
    <w:p w14:paraId="100EA007" w14:textId="21CAD402" w:rsidR="00F15090" w:rsidRPr="00C54EF6" w:rsidRDefault="00E4221F" w:rsidP="00121CBA">
      <w:pPr>
        <w:pStyle w:val="FigureCaptionBPBHEB"/>
        <w:pPrChange w:id="205" w:author="Prashasti Jakhmola" w:date="2023-12-28T12:55:00Z">
          <w:pPr>
            <w:pStyle w:val="NormalBPBHEB"/>
          </w:pPr>
        </w:pPrChange>
      </w:pPr>
      <w:ins w:id="206" w:author="Paulo H. Leocadio" w:date="2023-11-07T11:28:00Z">
        <w:r w:rsidRPr="00A40F01">
          <w:rPr>
            <w:b/>
            <w:bCs w:val="0"/>
            <w:rPrChange w:id="207" w:author="Prashasti Jakhmola" w:date="2023-12-28T12:55:00Z">
              <w:rPr/>
            </w:rPrChange>
          </w:rPr>
          <w:t xml:space="preserve">Figure </w:t>
        </w:r>
      </w:ins>
      <w:ins w:id="208" w:author="Prashasti Jakhmola" w:date="2023-12-28T12:55:00Z">
        <w:r w:rsidR="00121CBA" w:rsidRPr="00A40F01">
          <w:rPr>
            <w:b/>
            <w:bCs w:val="0"/>
            <w:rPrChange w:id="209" w:author="Prashasti Jakhmola" w:date="2023-12-28T12:55:00Z">
              <w:rPr/>
            </w:rPrChange>
          </w:rPr>
          <w:t>1.</w:t>
        </w:r>
      </w:ins>
      <w:ins w:id="210" w:author="Paulo H. Leocadio" w:date="2023-11-07T11:28:00Z">
        <w:r w:rsidRPr="00A40F01">
          <w:rPr>
            <w:b/>
            <w:bCs w:val="0"/>
            <w:rPrChange w:id="211" w:author="Prashasti Jakhmola" w:date="2023-12-28T12:55:00Z">
              <w:rPr/>
            </w:rPrChange>
          </w:rPr>
          <w:fldChar w:fldCharType="begin"/>
        </w:r>
        <w:r w:rsidRPr="00A40F01">
          <w:rPr>
            <w:b/>
            <w:bCs w:val="0"/>
            <w:rPrChange w:id="212" w:author="Prashasti Jakhmola" w:date="2023-12-28T12:55:00Z">
              <w:rPr/>
            </w:rPrChange>
          </w:rPr>
          <w:instrText xml:space="preserve"> SEQ Figure \* ARABIC </w:instrText>
        </w:r>
      </w:ins>
      <w:r w:rsidRPr="00A40F01">
        <w:rPr>
          <w:b/>
          <w:bCs w:val="0"/>
          <w:rPrChange w:id="213" w:author="Prashasti Jakhmola" w:date="2023-12-28T12:55:00Z">
            <w:rPr/>
          </w:rPrChange>
        </w:rPr>
        <w:fldChar w:fldCharType="separate"/>
      </w:r>
      <w:ins w:id="214" w:author="Paulo H. Leocadio" w:date="2023-11-07T11:35:00Z">
        <w:r w:rsidR="0012730A" w:rsidRPr="00A40F01">
          <w:rPr>
            <w:b/>
            <w:bCs w:val="0"/>
            <w:noProof/>
            <w:rPrChange w:id="215" w:author="Prashasti Jakhmola" w:date="2023-12-28T12:55:00Z">
              <w:rPr>
                <w:noProof/>
              </w:rPr>
            </w:rPrChange>
          </w:rPr>
          <w:t>8</w:t>
        </w:r>
      </w:ins>
      <w:ins w:id="216" w:author="Paulo H. Leocadio" w:date="2023-11-07T11:28:00Z">
        <w:r w:rsidRPr="00A40F01">
          <w:rPr>
            <w:b/>
            <w:bCs w:val="0"/>
            <w:rPrChange w:id="217" w:author="Prashasti Jakhmola" w:date="2023-12-28T12:55:00Z">
              <w:rPr/>
            </w:rPrChange>
          </w:rPr>
          <w:fldChar w:fldCharType="end"/>
        </w:r>
      </w:ins>
      <w:ins w:id="218" w:author="Prashasti Jakhmola" w:date="2023-12-28T12:55:00Z">
        <w:r w:rsidR="00121CBA">
          <w:t>:</w:t>
        </w:r>
      </w:ins>
      <w:ins w:id="219" w:author="Paulo H. Leocadio" w:date="2023-11-07T11:28:00Z">
        <w:r>
          <w:t xml:space="preserve"> </w:t>
        </w:r>
        <w:del w:id="220" w:author="Prashasti Jakhmola" w:date="2023-12-28T12:55:00Z">
          <w:r w:rsidDel="00121CBA">
            <w:delText xml:space="preserve"> </w:delText>
          </w:r>
          <w:r w:rsidRPr="00857A93" w:rsidDel="00121CBA">
            <w:delText xml:space="preserve"> Elastic Load Balancing (</w:delText>
          </w:r>
        </w:del>
        <w:r w:rsidRPr="00857A93">
          <w:t>ELB</w:t>
        </w:r>
        <w:del w:id="221" w:author="Prashasti Jakhmola" w:date="2023-12-28T12:55:00Z">
          <w:r w:rsidRPr="00857A93" w:rsidDel="00121CBA">
            <w:delText>)</w:delText>
          </w:r>
        </w:del>
        <w:r w:rsidRPr="00857A93">
          <w:t xml:space="preserve"> </w:t>
        </w:r>
        <w:r>
          <w:t>in action</w:t>
        </w:r>
        <w:del w:id="222" w:author="Prashasti Jakhmola" w:date="2023-12-28T12:55:00Z">
          <w:r w:rsidDel="00121CBA">
            <w:delText>.</w:delText>
          </w:r>
        </w:del>
      </w:ins>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xml:space="preserve">, a set of best practices </w:t>
      </w:r>
      <w:r w:rsidRPr="00AB70A9">
        <w:lastRenderedPageBreak/>
        <w:t>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484BFE41" w:rsidR="00AB70A9" w:rsidRDefault="00AB70A9" w:rsidP="003851BB">
      <w:pPr>
        <w:pStyle w:val="NormalBPBHEB"/>
        <w:rPr>
          <w:ins w:id="223" w:author="Paulo H. Leocadio" w:date="2023-11-07T11:30:00Z"/>
        </w:rPr>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Reliability entails building systems that can recover gracefully from failures, whether they are due to hardware issues or unexpected events, ensuring minimal downtime and a seamless user experience</w:t>
      </w:r>
      <w:r w:rsidR="00846024">
        <w:rPr>
          <w:rStyle w:val="FootnoteReference"/>
        </w:rPr>
        <w:footnoteReference w:id="29"/>
      </w:r>
      <w:r w:rsidRPr="00AB70A9">
        <w:t>.</w:t>
      </w:r>
      <w:ins w:id="224" w:author="Prashasti Jakhmola" w:date="2023-12-28T12:55:00Z">
        <w:r w:rsidR="00440BEB">
          <w:t xml:space="preserve"> </w:t>
        </w:r>
        <w:r w:rsidR="00440BEB">
          <w:t>Refer to the following figure:</w:t>
        </w:r>
      </w:ins>
    </w:p>
    <w:p w14:paraId="601E7654" w14:textId="77777777" w:rsidR="00A7528C" w:rsidRDefault="00A7528C" w:rsidP="00440BEB">
      <w:pPr>
        <w:pStyle w:val="FigureBPBHEB"/>
        <w:rPr>
          <w:ins w:id="225" w:author="Paulo H. Leocadio" w:date="2023-11-07T11:31:00Z"/>
        </w:rPr>
        <w:pPrChange w:id="226" w:author="Prashasti Jakhmola" w:date="2023-12-28T12:55:00Z">
          <w:pPr>
            <w:pStyle w:val="NormalBPBHEB"/>
          </w:pPr>
        </w:pPrChange>
      </w:pPr>
      <w:ins w:id="227" w:author="Paulo H. Leocadio" w:date="2023-11-07T11:30:00Z">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ins>
    </w:p>
    <w:p w14:paraId="09762349" w14:textId="349139D8" w:rsidR="00F7604F" w:rsidRPr="00AB70A9" w:rsidRDefault="00A7528C" w:rsidP="00440BEB">
      <w:pPr>
        <w:pStyle w:val="FigureCaptionBPBHEB"/>
        <w:pPrChange w:id="228" w:author="Prashasti Jakhmola" w:date="2023-12-28T12:55:00Z">
          <w:pPr>
            <w:pStyle w:val="NormalBPBHEB"/>
          </w:pPr>
        </w:pPrChange>
      </w:pPr>
      <w:ins w:id="229" w:author="Paulo H. Leocadio" w:date="2023-11-07T11:31:00Z">
        <w:r w:rsidRPr="00440BEB">
          <w:rPr>
            <w:b/>
            <w:bCs w:val="0"/>
            <w:rPrChange w:id="230" w:author="Prashasti Jakhmola" w:date="2023-12-28T12:56:00Z">
              <w:rPr/>
            </w:rPrChange>
          </w:rPr>
          <w:t xml:space="preserve">Figure </w:t>
        </w:r>
      </w:ins>
      <w:ins w:id="231" w:author="Prashasti Jakhmola" w:date="2023-12-28T12:55:00Z">
        <w:r w:rsidR="00440BEB" w:rsidRPr="00440BEB">
          <w:rPr>
            <w:b/>
            <w:bCs w:val="0"/>
            <w:rPrChange w:id="232" w:author="Prashasti Jakhmola" w:date="2023-12-28T12:56:00Z">
              <w:rPr/>
            </w:rPrChange>
          </w:rPr>
          <w:t>1.</w:t>
        </w:r>
      </w:ins>
      <w:ins w:id="233" w:author="Paulo H. Leocadio" w:date="2023-11-07T11:31:00Z">
        <w:r w:rsidRPr="00440BEB">
          <w:rPr>
            <w:b/>
            <w:bCs w:val="0"/>
            <w:rPrChange w:id="234" w:author="Prashasti Jakhmola" w:date="2023-12-28T12:56:00Z">
              <w:rPr/>
            </w:rPrChange>
          </w:rPr>
          <w:fldChar w:fldCharType="begin"/>
        </w:r>
        <w:r w:rsidRPr="00440BEB">
          <w:rPr>
            <w:b/>
            <w:bCs w:val="0"/>
            <w:rPrChange w:id="235" w:author="Prashasti Jakhmola" w:date="2023-12-28T12:56:00Z">
              <w:rPr/>
            </w:rPrChange>
          </w:rPr>
          <w:instrText xml:space="preserve"> SEQ Figure \* ARABIC </w:instrText>
        </w:r>
      </w:ins>
      <w:r w:rsidRPr="00440BEB">
        <w:rPr>
          <w:b/>
          <w:bCs w:val="0"/>
          <w:rPrChange w:id="236" w:author="Prashasti Jakhmola" w:date="2023-12-28T12:56:00Z">
            <w:rPr/>
          </w:rPrChange>
        </w:rPr>
        <w:fldChar w:fldCharType="separate"/>
      </w:r>
      <w:ins w:id="237" w:author="Paulo H. Leocadio" w:date="2023-11-07T11:35:00Z">
        <w:r w:rsidR="0012730A" w:rsidRPr="00440BEB">
          <w:rPr>
            <w:b/>
            <w:bCs w:val="0"/>
            <w:noProof/>
            <w:rPrChange w:id="238" w:author="Prashasti Jakhmola" w:date="2023-12-28T12:56:00Z">
              <w:rPr>
                <w:noProof/>
              </w:rPr>
            </w:rPrChange>
          </w:rPr>
          <w:t>9</w:t>
        </w:r>
      </w:ins>
      <w:ins w:id="239" w:author="Paulo H. Leocadio" w:date="2023-11-07T11:31:00Z">
        <w:r w:rsidRPr="00440BEB">
          <w:rPr>
            <w:b/>
            <w:bCs w:val="0"/>
            <w:rPrChange w:id="240" w:author="Prashasti Jakhmola" w:date="2023-12-28T12:56:00Z">
              <w:rPr/>
            </w:rPrChange>
          </w:rPr>
          <w:fldChar w:fldCharType="end"/>
        </w:r>
      </w:ins>
      <w:ins w:id="241" w:author="Prashasti Jakhmola" w:date="2023-12-28T12:55:00Z">
        <w:r w:rsidR="00440BEB">
          <w:t>:</w:t>
        </w:r>
      </w:ins>
      <w:ins w:id="242" w:author="Paulo H. Leocadio" w:date="2023-11-07T11:31:00Z">
        <w:r>
          <w:t xml:space="preserve"> </w:t>
        </w:r>
        <w:del w:id="243" w:author="Prashasti Jakhmola" w:date="2023-12-28T12:56:00Z">
          <w:r w:rsidDel="00283BCB">
            <w:delText xml:space="preserve"> </w:delText>
          </w:r>
        </w:del>
        <w:r>
          <w:t>The five pillars of AWS Well Architected Framework</w:t>
        </w:r>
        <w:r>
          <w:rPr>
            <w:noProof/>
          </w:rPr>
          <w:t xml:space="preserve"> </w:t>
        </w:r>
        <w:commentRangeStart w:id="244"/>
        <w:r>
          <w:rPr>
            <w:noProof/>
          </w:rPr>
          <w:t>(Amazon AWS Managed Services)</w:t>
        </w:r>
      </w:ins>
      <w:commentRangeEnd w:id="244"/>
      <w:r w:rsidR="00D42363">
        <w:rPr>
          <w:rStyle w:val="CommentReference"/>
          <w:rFonts w:asciiTheme="minorHAnsi" w:eastAsiaTheme="minorHAnsi" w:hAnsiTheme="minorHAnsi" w:cstheme="minorBidi"/>
          <w:bCs w:val="0"/>
          <w:i w:val="0"/>
          <w:iCs w:val="0"/>
        </w:rPr>
        <w:commentReference w:id="244"/>
      </w:r>
      <w:ins w:id="245" w:author="Paulo H. Leocadio" w:date="2023-11-07T11:31:00Z">
        <w:del w:id="246" w:author="Prashasti Jakhmola" w:date="2023-12-28T12:56:00Z">
          <w:r w:rsidDel="00283BCB">
            <w:rPr>
              <w:noProof/>
            </w:rPr>
            <w:delText>.</w:delText>
          </w:r>
        </w:del>
      </w:ins>
    </w:p>
    <w:p w14:paraId="4574778A" w14:textId="77777777" w:rsidR="00E44211" w:rsidRDefault="00E44211" w:rsidP="003851BB">
      <w:pPr>
        <w:pStyle w:val="NormalBPBHEB"/>
        <w:rPr>
          <w:ins w:id="247" w:author="Prashasti Jakhmola" w:date="2023-12-28T12:56:00Z"/>
        </w:rPr>
      </w:pPr>
    </w:p>
    <w:p w14:paraId="05C1DD26" w14:textId="55EECE7D" w:rsidR="008D34CF" w:rsidRPr="00AB70A9" w:rsidRDefault="00AB70A9" w:rsidP="003851BB">
      <w:pPr>
        <w:pStyle w:val="NormalBPBHEB"/>
      </w:pPr>
      <w:r w:rsidRPr="00AB70A9">
        <w:t xml:space="preserve">Moreover, the performance efficiency pillar highlights the importance of optimizing resource utilization to deliver high performance at a lower cost. This includes fine-tuning compute </w:t>
      </w:r>
      <w:r w:rsidRPr="00AB70A9">
        <w:lastRenderedPageBreak/>
        <w:t>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557DBB05" w:rsidR="003B61A3" w:rsidRDefault="003B61A3" w:rsidP="003851BB">
      <w:pPr>
        <w:pStyle w:val="NormalBPBHEB"/>
        <w:rPr>
          <w:ins w:id="248" w:author="Paulo H. Leocadio" w:date="2023-11-07T11:33:00Z"/>
        </w:rPr>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r w:rsidR="00E53068">
        <w:rPr>
          <w:rStyle w:val="FootnoteReference"/>
        </w:rPr>
        <w:footnoteReference w:id="33"/>
      </w:r>
      <w:r w:rsidRPr="003B61A3">
        <w:t xml:space="preserve">.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w:t>
      </w:r>
      <w:r w:rsidRPr="003B61A3">
        <w:lastRenderedPageBreak/>
        <w:t>of overspending and allocate costs accurately among teams and projects</w:t>
      </w:r>
      <w:r w:rsidR="00E53068">
        <w:rPr>
          <w:rStyle w:val="FootnoteReference"/>
        </w:rPr>
        <w:footnoteReference w:id="34"/>
      </w:r>
      <w:r w:rsidRPr="003B61A3">
        <w:t>.</w:t>
      </w:r>
      <w:ins w:id="249" w:author="Prashasti Jakhmola" w:date="2023-12-28T12:56:00Z">
        <w:r w:rsidR="00BD5201">
          <w:t xml:space="preserve"> </w:t>
        </w:r>
        <w:r w:rsidR="00BD5201">
          <w:t>Refer to the following figure:</w:t>
        </w:r>
      </w:ins>
    </w:p>
    <w:p w14:paraId="1A548E8F" w14:textId="77777777" w:rsidR="0012730A" w:rsidRDefault="00603732" w:rsidP="00BD5201">
      <w:pPr>
        <w:pStyle w:val="FigureBPBHEB"/>
        <w:rPr>
          <w:ins w:id="250" w:author="Paulo H. Leocadio" w:date="2023-11-07T11:35:00Z"/>
        </w:rPr>
        <w:pPrChange w:id="251" w:author="Prashasti Jakhmola" w:date="2023-12-28T12:56:00Z">
          <w:pPr>
            <w:pStyle w:val="NormalBPBHEB"/>
          </w:pPr>
        </w:pPrChange>
      </w:pPr>
      <w:ins w:id="252" w:author="Paulo H. Leocadio" w:date="2023-11-07T11:33:00Z">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5364040B" w14:textId="4D19325B" w:rsidR="00603732" w:rsidRPr="003B61A3" w:rsidRDefault="0012730A" w:rsidP="00BD5201">
      <w:pPr>
        <w:pStyle w:val="FigureCaptionBPBHEB"/>
        <w:pPrChange w:id="253" w:author="Prashasti Jakhmola" w:date="2023-12-28T12:56:00Z">
          <w:pPr>
            <w:pStyle w:val="NormalBPBHEB"/>
          </w:pPr>
        </w:pPrChange>
      </w:pPr>
      <w:ins w:id="254" w:author="Paulo H. Leocadio" w:date="2023-11-07T11:35:00Z">
        <w:r w:rsidRPr="00BD5201">
          <w:rPr>
            <w:b/>
            <w:bCs w:val="0"/>
            <w:rPrChange w:id="255" w:author="Prashasti Jakhmola" w:date="2023-12-28T12:56:00Z">
              <w:rPr/>
            </w:rPrChange>
          </w:rPr>
          <w:t xml:space="preserve">Figure </w:t>
        </w:r>
      </w:ins>
      <w:ins w:id="256" w:author="Prashasti Jakhmola" w:date="2023-12-28T12:56:00Z">
        <w:r w:rsidR="00BD5201" w:rsidRPr="00BD5201">
          <w:rPr>
            <w:b/>
            <w:bCs w:val="0"/>
            <w:rPrChange w:id="257" w:author="Prashasti Jakhmola" w:date="2023-12-28T12:56:00Z">
              <w:rPr/>
            </w:rPrChange>
          </w:rPr>
          <w:t>1.</w:t>
        </w:r>
      </w:ins>
      <w:ins w:id="258" w:author="Paulo H. Leocadio" w:date="2023-11-07T11:35:00Z">
        <w:r w:rsidRPr="00BD5201">
          <w:rPr>
            <w:b/>
            <w:bCs w:val="0"/>
            <w:rPrChange w:id="259" w:author="Prashasti Jakhmola" w:date="2023-12-28T12:56:00Z">
              <w:rPr/>
            </w:rPrChange>
          </w:rPr>
          <w:fldChar w:fldCharType="begin"/>
        </w:r>
        <w:r w:rsidRPr="00BD5201">
          <w:rPr>
            <w:b/>
            <w:bCs w:val="0"/>
            <w:rPrChange w:id="260" w:author="Prashasti Jakhmola" w:date="2023-12-28T12:56:00Z">
              <w:rPr/>
            </w:rPrChange>
          </w:rPr>
          <w:instrText xml:space="preserve"> SEQ Figure \* ARABIC </w:instrText>
        </w:r>
      </w:ins>
      <w:r w:rsidRPr="00BD5201">
        <w:rPr>
          <w:b/>
          <w:bCs w:val="0"/>
          <w:rPrChange w:id="261" w:author="Prashasti Jakhmola" w:date="2023-12-28T12:56:00Z">
            <w:rPr/>
          </w:rPrChange>
        </w:rPr>
        <w:fldChar w:fldCharType="separate"/>
      </w:r>
      <w:ins w:id="262" w:author="Paulo H. Leocadio" w:date="2023-11-07T11:35:00Z">
        <w:r w:rsidRPr="00BD5201">
          <w:rPr>
            <w:b/>
            <w:bCs w:val="0"/>
            <w:noProof/>
            <w:rPrChange w:id="263" w:author="Prashasti Jakhmola" w:date="2023-12-28T12:56:00Z">
              <w:rPr>
                <w:noProof/>
              </w:rPr>
            </w:rPrChange>
          </w:rPr>
          <w:t>10</w:t>
        </w:r>
        <w:r w:rsidRPr="00BD5201">
          <w:rPr>
            <w:b/>
            <w:bCs w:val="0"/>
            <w:rPrChange w:id="264" w:author="Prashasti Jakhmola" w:date="2023-12-28T12:56:00Z">
              <w:rPr/>
            </w:rPrChange>
          </w:rPr>
          <w:fldChar w:fldCharType="end"/>
        </w:r>
      </w:ins>
      <w:ins w:id="265" w:author="Prashasti Jakhmola" w:date="2023-12-28T12:56:00Z">
        <w:r w:rsidR="00BD5201">
          <w:t xml:space="preserve">: </w:t>
        </w:r>
      </w:ins>
      <w:ins w:id="266" w:author="Paulo H. Leocadio" w:date="2023-11-07T11:35:00Z">
        <w:del w:id="267" w:author="Prashasti Jakhmola" w:date="2023-12-28T12:56:00Z">
          <w:r w:rsidDel="00BD5201">
            <w:delText xml:space="preserve">   </w:delText>
          </w:r>
        </w:del>
        <w:r>
          <w:t xml:space="preserve">AWS cost comparison model </w:t>
        </w:r>
        <w:commentRangeStart w:id="268"/>
        <w:r>
          <w:t>(AWS Cloud Financial Management Blog)</w:t>
        </w:r>
      </w:ins>
      <w:commentRangeEnd w:id="268"/>
      <w:r w:rsidR="00D42363">
        <w:rPr>
          <w:rStyle w:val="CommentReference"/>
          <w:rFonts w:asciiTheme="minorHAnsi" w:eastAsiaTheme="minorHAnsi" w:hAnsiTheme="minorHAnsi" w:cstheme="minorBidi"/>
          <w:bCs w:val="0"/>
          <w:i w:val="0"/>
          <w:iCs w:val="0"/>
        </w:rPr>
        <w:commentReference w:id="268"/>
      </w:r>
      <w:ins w:id="269" w:author="Paulo H. Leocadio" w:date="2023-11-07T11:35:00Z">
        <w:del w:id="270" w:author="Prashasti Jakhmola" w:date="2023-12-28T12:56:00Z">
          <w:r w:rsidDel="00BD5201">
            <w:delText>.</w:delText>
          </w:r>
        </w:del>
      </w:ins>
    </w:p>
    <w:p w14:paraId="6E9B5F20" w14:textId="77777777" w:rsidR="001F1CCB" w:rsidRDefault="001F1CCB" w:rsidP="003851BB">
      <w:pPr>
        <w:pStyle w:val="NormalBPBHEB"/>
        <w:rPr>
          <w:ins w:id="271" w:author="Prashasti Jakhmola" w:date="2023-12-28T12:56:00Z"/>
        </w:rPr>
      </w:pPr>
    </w:p>
    <w:p w14:paraId="45CA826A" w14:textId="43B0BEFA"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proofErr w:type="gramStart"/>
      <w:r w:rsidR="004963E2">
        <w:t>c</w:t>
      </w:r>
      <w:r w:rsidR="004963E2" w:rsidRPr="00AE5E84">
        <w:t>ases</w:t>
      </w:r>
      <w:proofErr w:type="gramEnd"/>
    </w:p>
    <w:p w14:paraId="49657024" w14:textId="0318A20E" w:rsidR="00AE5E84" w:rsidRPr="00AE5E84" w:rsidRDefault="00AE5E84" w:rsidP="003851BB">
      <w:pPr>
        <w:pStyle w:val="NormalBPBHEB"/>
      </w:pPr>
      <w:r w:rsidRPr="00AE5E84">
        <w:t xml:space="preserve">In the ever-evolving landscape of cloud computing, the proof of the pudding lies in the eating. This final section serves as a culmination of our journey through AWS architecture. Here, we delve into real-world examples and case studies that illuminate how diverse organizations </w:t>
      </w:r>
      <w:r w:rsidRPr="00AE5E84">
        <w:lastRenderedPageBreak/>
        <w:t>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xml:space="preserve">. Our exploration began with a deep dive into the global infrastructure of AWS, a masterpiece of engineering strategically distributed across regions and availability </w:t>
      </w:r>
      <w:r>
        <w:lastRenderedPageBreak/>
        <w:t>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Prashasti Jakhmola" w:date="2023-12-28T12:57:00Z" w:initials="PJ">
    <w:p w14:paraId="30307378" w14:textId="77777777" w:rsidR="00D42363" w:rsidRDefault="00D42363" w:rsidP="005025BD">
      <w:r>
        <w:rPr>
          <w:rStyle w:val="CommentReference"/>
        </w:rPr>
        <w:annotationRef/>
      </w:r>
      <w:r>
        <w:rPr>
          <w:sz w:val="20"/>
          <w:szCs w:val="20"/>
        </w:rPr>
        <w:t>Is this the source of the image?</w:t>
      </w:r>
    </w:p>
  </w:comment>
  <w:comment w:id="68" w:author="Prashasti Jakhmola" w:date="2023-12-28T12:58:00Z" w:initials="PJ">
    <w:p w14:paraId="569B712C" w14:textId="77777777" w:rsidR="00D42363" w:rsidRDefault="00D42363" w:rsidP="00EE4DD8">
      <w:r>
        <w:rPr>
          <w:rStyle w:val="CommentReference"/>
        </w:rPr>
        <w:annotationRef/>
      </w:r>
      <w:r>
        <w:rPr>
          <w:sz w:val="20"/>
          <w:szCs w:val="20"/>
        </w:rPr>
        <w:t>Is this the source of the image?</w:t>
      </w:r>
    </w:p>
  </w:comment>
  <w:comment w:id="79" w:author="Prashasti Jakhmola" w:date="2023-12-28T12:50:00Z" w:initials="PJ">
    <w:p w14:paraId="245AA02D" w14:textId="6CAE7AC2" w:rsidR="00540C2D" w:rsidRDefault="00540C2D" w:rsidP="00B3425F">
      <w:r>
        <w:rPr>
          <w:rStyle w:val="CommentReference"/>
        </w:rPr>
        <w:annotationRef/>
      </w:r>
      <w:r>
        <w:rPr>
          <w:color w:val="000000"/>
          <w:sz w:val="20"/>
          <w:szCs w:val="20"/>
        </w:rPr>
        <w:t>The caption is too long kindly shorten it.</w:t>
      </w:r>
    </w:p>
  </w:comment>
  <w:comment w:id="95" w:author="Prashasti Jakhmola" w:date="2023-12-28T12:51:00Z" w:initials="PJ">
    <w:p w14:paraId="3AAC88C3" w14:textId="77777777" w:rsidR="00540C2D" w:rsidRDefault="00540C2D" w:rsidP="0032663E">
      <w:r>
        <w:rPr>
          <w:rStyle w:val="CommentReference"/>
        </w:rPr>
        <w:annotationRef/>
      </w:r>
      <w:r>
        <w:rPr>
          <w:color w:val="000000"/>
          <w:sz w:val="20"/>
          <w:szCs w:val="20"/>
        </w:rPr>
        <w:t>Is this the source of the image?</w:t>
      </w:r>
    </w:p>
  </w:comment>
  <w:comment w:id="120" w:author="Prashasti Jakhmola" w:date="2023-12-28T12:52:00Z" w:initials="PJ">
    <w:p w14:paraId="38CC01A9" w14:textId="77777777" w:rsidR="000205F9" w:rsidRDefault="000205F9" w:rsidP="0066657F">
      <w:r>
        <w:rPr>
          <w:rStyle w:val="CommentReference"/>
        </w:rPr>
        <w:annotationRef/>
      </w:r>
      <w:r>
        <w:rPr>
          <w:color w:val="000000"/>
          <w:sz w:val="20"/>
          <w:szCs w:val="20"/>
        </w:rPr>
        <w:t>Is this the source of the image?</w:t>
      </w:r>
    </w:p>
  </w:comment>
  <w:comment w:id="145" w:author="Prashasti Jakhmola" w:date="2023-12-28T12:53:00Z" w:initials="PJ">
    <w:p w14:paraId="3DC979C1" w14:textId="77777777" w:rsidR="00443135" w:rsidRDefault="00443135" w:rsidP="009A0322">
      <w:r>
        <w:rPr>
          <w:rStyle w:val="CommentReference"/>
        </w:rPr>
        <w:annotationRef/>
      </w:r>
      <w:r>
        <w:rPr>
          <w:color w:val="000000"/>
          <w:sz w:val="20"/>
          <w:szCs w:val="20"/>
        </w:rPr>
        <w:t xml:space="preserve">Is this the the source of the image? </w:t>
      </w:r>
    </w:p>
  </w:comment>
  <w:comment w:id="169" w:author="Prashasti Jakhmola" w:date="2023-12-28T12:58:00Z" w:initials="PJ">
    <w:p w14:paraId="3E62BDE0" w14:textId="77777777" w:rsidR="00D42363" w:rsidRDefault="00D42363" w:rsidP="00622DB5">
      <w:r>
        <w:rPr>
          <w:rStyle w:val="CommentReference"/>
        </w:rPr>
        <w:annotationRef/>
      </w:r>
      <w:r>
        <w:rPr>
          <w:sz w:val="20"/>
          <w:szCs w:val="20"/>
        </w:rPr>
        <w:t>Is this the source of the image?</w:t>
      </w:r>
    </w:p>
  </w:comment>
  <w:comment w:id="195" w:author="Prashasti Jakhmola" w:date="2023-12-28T12:58:00Z" w:initials="PJ">
    <w:p w14:paraId="12AA5960" w14:textId="77777777" w:rsidR="00D42363" w:rsidRDefault="00D42363" w:rsidP="00297A5F">
      <w:r>
        <w:rPr>
          <w:rStyle w:val="CommentReference"/>
        </w:rPr>
        <w:annotationRef/>
      </w:r>
      <w:r>
        <w:rPr>
          <w:sz w:val="20"/>
          <w:szCs w:val="20"/>
        </w:rPr>
        <w:t>Is this the source of the image?</w:t>
      </w:r>
    </w:p>
  </w:comment>
  <w:comment w:id="244" w:author="Prashasti Jakhmola" w:date="2023-12-28T12:59:00Z" w:initials="PJ">
    <w:p w14:paraId="3848E2D5" w14:textId="77777777" w:rsidR="00D42363" w:rsidRDefault="00D42363" w:rsidP="00682B7C">
      <w:r>
        <w:rPr>
          <w:rStyle w:val="CommentReference"/>
        </w:rPr>
        <w:annotationRef/>
      </w:r>
      <w:r>
        <w:rPr>
          <w:sz w:val="20"/>
          <w:szCs w:val="20"/>
        </w:rPr>
        <w:t>Is this the source of the image?</w:t>
      </w:r>
    </w:p>
  </w:comment>
  <w:comment w:id="268" w:author="Prashasti Jakhmola" w:date="2023-12-28T12:59:00Z" w:initials="PJ">
    <w:p w14:paraId="1999D1C1" w14:textId="77777777" w:rsidR="00D42363" w:rsidRDefault="00D42363" w:rsidP="00B75225">
      <w:r>
        <w:rPr>
          <w:rStyle w:val="CommentReference"/>
        </w:rPr>
        <w:annotationRef/>
      </w:r>
      <w:r>
        <w:rPr>
          <w:sz w:val="20"/>
          <w:szCs w:val="20"/>
        </w:rPr>
        <w:t>Is this the source of the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307378" w15:done="0"/>
  <w15:commentEx w15:paraId="569B712C" w15:done="0"/>
  <w15:commentEx w15:paraId="245AA02D" w15:done="0"/>
  <w15:commentEx w15:paraId="3AAC88C3" w15:done="0"/>
  <w15:commentEx w15:paraId="38CC01A9" w15:done="0"/>
  <w15:commentEx w15:paraId="3DC979C1" w15:done="0"/>
  <w15:commentEx w15:paraId="3E62BDE0" w15:done="0"/>
  <w15:commentEx w15:paraId="12AA5960" w15:done="0"/>
  <w15:commentEx w15:paraId="3848E2D5" w15:done="0"/>
  <w15:commentEx w15:paraId="1999D1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B65CF85" w16cex:dateUtc="2023-12-28T07:27:00Z"/>
  <w16cex:commentExtensible w16cex:durableId="32181285" w16cex:dateUtc="2023-12-28T07:28:00Z"/>
  <w16cex:commentExtensible w16cex:durableId="4B612E0A" w16cex:dateUtc="2023-12-28T07:20:00Z"/>
  <w16cex:commentExtensible w16cex:durableId="26C821FB" w16cex:dateUtc="2023-12-28T07:21:00Z"/>
  <w16cex:commentExtensible w16cex:durableId="59B26910" w16cex:dateUtc="2023-12-28T07:22:00Z"/>
  <w16cex:commentExtensible w16cex:durableId="73AD0934" w16cex:dateUtc="2023-12-28T07:23:00Z"/>
  <w16cex:commentExtensible w16cex:durableId="55D2B7BD" w16cex:dateUtc="2023-12-28T07:28:00Z"/>
  <w16cex:commentExtensible w16cex:durableId="7FF72CEA" w16cex:dateUtc="2023-12-28T07:28:00Z"/>
  <w16cex:commentExtensible w16cex:durableId="7489CCE3" w16cex:dateUtc="2023-12-28T07:29:00Z"/>
  <w16cex:commentExtensible w16cex:durableId="5AE321C3" w16cex:dateUtc="2023-12-28T0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307378" w16cid:durableId="3B65CF85"/>
  <w16cid:commentId w16cid:paraId="569B712C" w16cid:durableId="32181285"/>
  <w16cid:commentId w16cid:paraId="245AA02D" w16cid:durableId="4B612E0A"/>
  <w16cid:commentId w16cid:paraId="3AAC88C3" w16cid:durableId="26C821FB"/>
  <w16cid:commentId w16cid:paraId="38CC01A9" w16cid:durableId="59B26910"/>
  <w16cid:commentId w16cid:paraId="3DC979C1" w16cid:durableId="73AD0934"/>
  <w16cid:commentId w16cid:paraId="3E62BDE0" w16cid:durableId="55D2B7BD"/>
  <w16cid:commentId w16cid:paraId="12AA5960" w16cid:durableId="7FF72CEA"/>
  <w16cid:commentId w16cid:paraId="3848E2D5" w16cid:durableId="7489CCE3"/>
  <w16cid:commentId w16cid:paraId="1999D1C1" w16cid:durableId="5AE321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BF41" w14:textId="77777777" w:rsidR="00782717" w:rsidRDefault="00782717" w:rsidP="00E24238">
      <w:pPr>
        <w:spacing w:after="0" w:line="240" w:lineRule="auto"/>
      </w:pPr>
      <w:r>
        <w:separator/>
      </w:r>
    </w:p>
  </w:endnote>
  <w:endnote w:type="continuationSeparator" w:id="0">
    <w:p w14:paraId="7813622C" w14:textId="77777777" w:rsidR="00782717" w:rsidRDefault="00782717"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D0F73" w14:textId="77777777" w:rsidR="00782717" w:rsidRDefault="00782717" w:rsidP="00E24238">
      <w:pPr>
        <w:spacing w:after="0" w:line="240" w:lineRule="auto"/>
      </w:pPr>
      <w:r>
        <w:separator/>
      </w:r>
    </w:p>
  </w:footnote>
  <w:footnote w:type="continuationSeparator" w:id="0">
    <w:p w14:paraId="6855E2FC" w14:textId="77777777" w:rsidR="00782717" w:rsidRDefault="00782717" w:rsidP="00E24238">
      <w:pPr>
        <w:spacing w:after="0" w:line="240" w:lineRule="auto"/>
      </w:pPr>
      <w:r>
        <w:continuationSeparator/>
      </w:r>
    </w:p>
  </w:footnote>
  <w:footnote w:id="1">
    <w:p w14:paraId="2B6D1DCE" w14:textId="717EEC34" w:rsidR="00B30619" w:rsidRPr="00F50457" w:rsidRDefault="00923489" w:rsidP="00F50457">
      <w:pPr>
        <w:pStyle w:val="NormalBPBHEB"/>
        <w:rPr>
          <w:sz w:val="20"/>
          <w:szCs w:val="20"/>
          <w:rPrChange w:id="0" w:author="Prashasti Jakhmola" w:date="2023-12-28T12:47:00Z">
            <w:rPr/>
          </w:rPrChange>
        </w:rPr>
        <w:pPrChange w:id="1" w:author="Prashasti Jakhmola" w:date="2023-12-28T12:47:00Z">
          <w:pPr>
            <w:pStyle w:val="FootnoteText"/>
          </w:pPr>
        </w:pPrChange>
      </w:pPr>
      <w:r w:rsidRPr="00F50457">
        <w:rPr>
          <w:sz w:val="20"/>
          <w:szCs w:val="20"/>
          <w:vertAlign w:val="superscript"/>
          <w:rPrChange w:id="2" w:author="Prashasti Jakhmola" w:date="2023-12-28T12:47:00Z">
            <w:rPr>
              <w:vertAlign w:val="superscript"/>
            </w:rPr>
          </w:rPrChange>
        </w:rPr>
        <w:t>1</w:t>
      </w:r>
      <w:r w:rsidRPr="00F50457">
        <w:rPr>
          <w:sz w:val="20"/>
          <w:szCs w:val="20"/>
          <w:rPrChange w:id="3" w:author="Prashasti Jakhmola" w:date="2023-12-28T12:47:00Z">
            <w:rPr/>
          </w:rPrChange>
        </w:rPr>
        <w:t xml:space="preserve"> </w:t>
      </w:r>
      <w:r w:rsidR="00EE02E9" w:rsidRPr="00F50457">
        <w:rPr>
          <w:sz w:val="20"/>
          <w:szCs w:val="20"/>
          <w:rPrChange w:id="4" w:author="Prashasti Jakhmola" w:date="2023-12-28T12:47:00Z">
            <w:rPr/>
          </w:rPrChange>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 xml:space="preserve">AWS Case Studies. Retrieved from </w:t>
      </w:r>
      <w:proofErr w:type="gramStart"/>
      <w:r w:rsidR="009958F3" w:rsidRPr="00CE2D24">
        <w:rPr>
          <w:sz w:val="20"/>
          <w:szCs w:val="20"/>
        </w:rPr>
        <w:t>https://aws.amazon.com/solutions/case-studies/</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shasti Jakhmola">
    <w15:presenceInfo w15:providerId="None" w15:userId="Prashasti Jakhmola"/>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55F14"/>
    <w:rsid w:val="00070BAD"/>
    <w:rsid w:val="000713D2"/>
    <w:rsid w:val="00080840"/>
    <w:rsid w:val="000E49B0"/>
    <w:rsid w:val="00104F5E"/>
    <w:rsid w:val="00121CBA"/>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157B9"/>
    <w:rsid w:val="00237E38"/>
    <w:rsid w:val="0024147F"/>
    <w:rsid w:val="00241C9F"/>
    <w:rsid w:val="00242F41"/>
    <w:rsid w:val="002444B3"/>
    <w:rsid w:val="00244B89"/>
    <w:rsid w:val="00245EEF"/>
    <w:rsid w:val="00276261"/>
    <w:rsid w:val="0027789D"/>
    <w:rsid w:val="00281E67"/>
    <w:rsid w:val="00283BCB"/>
    <w:rsid w:val="002857E0"/>
    <w:rsid w:val="0028605B"/>
    <w:rsid w:val="002A5DB0"/>
    <w:rsid w:val="002C04DB"/>
    <w:rsid w:val="002D660D"/>
    <w:rsid w:val="002E1BEE"/>
    <w:rsid w:val="002E2075"/>
    <w:rsid w:val="002F19AA"/>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6813"/>
    <w:rsid w:val="00453229"/>
    <w:rsid w:val="004536C1"/>
    <w:rsid w:val="004540B5"/>
    <w:rsid w:val="00456C26"/>
    <w:rsid w:val="004664F9"/>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0C2D"/>
    <w:rsid w:val="00542279"/>
    <w:rsid w:val="0054242B"/>
    <w:rsid w:val="00543321"/>
    <w:rsid w:val="00552FBE"/>
    <w:rsid w:val="00561DAD"/>
    <w:rsid w:val="0059011F"/>
    <w:rsid w:val="005950AA"/>
    <w:rsid w:val="005958B0"/>
    <w:rsid w:val="00597F7C"/>
    <w:rsid w:val="005B44F1"/>
    <w:rsid w:val="005D0D57"/>
    <w:rsid w:val="005D4E0D"/>
    <w:rsid w:val="005F28DD"/>
    <w:rsid w:val="00603732"/>
    <w:rsid w:val="00626382"/>
    <w:rsid w:val="0064232B"/>
    <w:rsid w:val="00663D49"/>
    <w:rsid w:val="00665972"/>
    <w:rsid w:val="0067142D"/>
    <w:rsid w:val="00681423"/>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82717"/>
    <w:rsid w:val="007962A5"/>
    <w:rsid w:val="007A6026"/>
    <w:rsid w:val="007E7DC9"/>
    <w:rsid w:val="007F5AF1"/>
    <w:rsid w:val="00814128"/>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23489"/>
    <w:rsid w:val="00925A78"/>
    <w:rsid w:val="0094412E"/>
    <w:rsid w:val="00960856"/>
    <w:rsid w:val="009730E2"/>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05835"/>
    <w:rsid w:val="00A11D8B"/>
    <w:rsid w:val="00A15294"/>
    <w:rsid w:val="00A264A8"/>
    <w:rsid w:val="00A36ED8"/>
    <w:rsid w:val="00A40F01"/>
    <w:rsid w:val="00A463E4"/>
    <w:rsid w:val="00A5793B"/>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2530"/>
    <w:rsid w:val="00B30619"/>
    <w:rsid w:val="00B36E34"/>
    <w:rsid w:val="00B37618"/>
    <w:rsid w:val="00B400AF"/>
    <w:rsid w:val="00B503C1"/>
    <w:rsid w:val="00B505F9"/>
    <w:rsid w:val="00B52B4F"/>
    <w:rsid w:val="00B7790A"/>
    <w:rsid w:val="00B94B4F"/>
    <w:rsid w:val="00B97085"/>
    <w:rsid w:val="00BC4ECE"/>
    <w:rsid w:val="00BC72AE"/>
    <w:rsid w:val="00BD5201"/>
    <w:rsid w:val="00BD563A"/>
    <w:rsid w:val="00BD696C"/>
    <w:rsid w:val="00BD7AAD"/>
    <w:rsid w:val="00BE1FA8"/>
    <w:rsid w:val="00BF1F14"/>
    <w:rsid w:val="00BF33F6"/>
    <w:rsid w:val="00C00682"/>
    <w:rsid w:val="00C05E80"/>
    <w:rsid w:val="00C22759"/>
    <w:rsid w:val="00C22DAB"/>
    <w:rsid w:val="00C360C6"/>
    <w:rsid w:val="00C43A7B"/>
    <w:rsid w:val="00C45DA1"/>
    <w:rsid w:val="00C4684E"/>
    <w:rsid w:val="00C54EF6"/>
    <w:rsid w:val="00C64CA2"/>
    <w:rsid w:val="00C703A7"/>
    <w:rsid w:val="00C71EC6"/>
    <w:rsid w:val="00C765B6"/>
    <w:rsid w:val="00C93593"/>
    <w:rsid w:val="00CA251C"/>
    <w:rsid w:val="00CB6150"/>
    <w:rsid w:val="00CC30A8"/>
    <w:rsid w:val="00CD1802"/>
    <w:rsid w:val="00CD6C46"/>
    <w:rsid w:val="00CD6C67"/>
    <w:rsid w:val="00CE2D24"/>
    <w:rsid w:val="00D12E19"/>
    <w:rsid w:val="00D42363"/>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E0240D"/>
    <w:rsid w:val="00E11AD5"/>
    <w:rsid w:val="00E24238"/>
    <w:rsid w:val="00E2435F"/>
    <w:rsid w:val="00E3481A"/>
    <w:rsid w:val="00E4221F"/>
    <w:rsid w:val="00E44199"/>
    <w:rsid w:val="00E44211"/>
    <w:rsid w:val="00E53068"/>
    <w:rsid w:val="00E552C3"/>
    <w:rsid w:val="00E55DDE"/>
    <w:rsid w:val="00E6117F"/>
    <w:rsid w:val="00E6751D"/>
    <w:rsid w:val="00E705D6"/>
    <w:rsid w:val="00E71131"/>
    <w:rsid w:val="00E84C85"/>
    <w:rsid w:val="00E93FB5"/>
    <w:rsid w:val="00EA10A7"/>
    <w:rsid w:val="00EB62AF"/>
    <w:rsid w:val="00EE02E9"/>
    <w:rsid w:val="00F0248D"/>
    <w:rsid w:val="00F0305F"/>
    <w:rsid w:val="00F05EA3"/>
    <w:rsid w:val="00F061C8"/>
    <w:rsid w:val="00F114FA"/>
    <w:rsid w:val="00F13111"/>
    <w:rsid w:val="00F14642"/>
    <w:rsid w:val="00F15090"/>
    <w:rsid w:val="00F326E3"/>
    <w:rsid w:val="00F42EAE"/>
    <w:rsid w:val="00F44882"/>
    <w:rsid w:val="00F50457"/>
    <w:rsid w:val="00F53D81"/>
    <w:rsid w:val="00F7604F"/>
    <w:rsid w:val="00F76FD4"/>
    <w:rsid w:val="00F858DC"/>
    <w:rsid w:val="00F95539"/>
    <w:rsid w:val="00F95AFE"/>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customXml/itemProps4.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4649</Words>
  <Characters>27431</Characters>
  <Application>Microsoft Office Word</Application>
  <DocSecurity>0</DocSecurity>
  <Lines>806</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Prashasti Jakhmola</cp:lastModifiedBy>
  <cp:revision>2</cp:revision>
  <dcterms:created xsi:type="dcterms:W3CDTF">2023-12-28T07:29:00Z</dcterms:created>
  <dcterms:modified xsi:type="dcterms:W3CDTF">2023-12-28T07:29:00Z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ies>
</file>