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37F37D9E"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the world of AWS architecture in the first chapter of </w:t>
      </w:r>
      <w:r w:rsidR="00B30619">
        <w:t>the book,</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adopted cloud platform, serving millions of customers across the globe</w:t>
      </w:r>
      <w:r w:rsidR="00B30619">
        <w:rPr>
          <w:rStyle w:val="FootnoteReference"/>
        </w:rPr>
        <w:footnoteReference w:id="1"/>
      </w:r>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27FE74EE" w:rsidR="00D47E89" w:rsidRDefault="004435DB" w:rsidP="00B020CB">
      <w:pPr>
        <w:pStyle w:val="NormalBPBHEB"/>
        <w:numPr>
          <w:ilvl w:val="0"/>
          <w:numId w:val="3"/>
        </w:numPr>
      </w:pPr>
      <w:r>
        <w:t xml:space="preserve">Global </w:t>
      </w:r>
      <w:r w:rsidR="00272AF8">
        <w:t>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proofErr w:type="gramStart"/>
      <w:r w:rsidR="00E2435F">
        <w:t>c</w:t>
      </w:r>
      <w:r w:rsidRPr="00A463E4">
        <w:t>ases</w:t>
      </w:r>
      <w:proofErr w:type="gramEnd"/>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6E5FFF3A"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r w:rsidR="00681423">
        <w:rPr>
          <w:rStyle w:val="FootnoteReference"/>
        </w:rPr>
        <w:footnoteReference w:id="2"/>
      </w:r>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456C26">
        <w:rPr>
          <w:rStyle w:val="FootnoteReference"/>
        </w:rPr>
        <w:footnoteReference w:id="3"/>
      </w:r>
      <w:r w:rsidRPr="00C765B6">
        <w:t>.</w:t>
      </w:r>
    </w:p>
    <w:p w14:paraId="5E293CFB" w14:textId="046FE385"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BF33F6">
        <w:rPr>
          <w:rStyle w:val="FootnoteReference"/>
        </w:rPr>
        <w:footnoteReference w:id="4"/>
      </w:r>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CC30A8">
        <w:fldChar w:fldCharType="begin"/>
      </w:r>
      <w:r w:rsidR="00CC30A8">
        <w:instrText xml:space="preserve"> NOTEREF _Ref147413218 \f \h </w:instrText>
      </w:r>
      <w:r w:rsidR="00CC30A8">
        <w:fldChar w:fldCharType="separate"/>
      </w:r>
      <w:r w:rsidR="00CC30A8" w:rsidRPr="00CC30A8">
        <w:rPr>
          <w:rStyle w:val="FootnoteReference"/>
        </w:rPr>
        <w:t>2</w:t>
      </w:r>
      <w:r w:rsidR="00CC30A8">
        <w:fldChar w:fldCharType="end"/>
      </w:r>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t xml:space="preserve">Global </w:t>
      </w:r>
      <w:r w:rsidR="00E3481A">
        <w:t>i</w:t>
      </w:r>
      <w:r w:rsidRPr="009875BC">
        <w:t>nfrastructure</w:t>
      </w:r>
    </w:p>
    <w:p w14:paraId="6B0566D8" w14:textId="5804BEC9"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2D26580B"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r w:rsidR="004A533C">
        <w:rPr>
          <w:rStyle w:val="FootnoteReference"/>
        </w:rPr>
        <w:footnoteReference w:id="5"/>
      </w:r>
      <w:r w:rsidRPr="009875BC">
        <w:t>.</w:t>
      </w:r>
      <w:r w:rsidR="003F6E96">
        <w:t xml:space="preserve"> Refer to the following figure:</w:t>
      </w:r>
    </w:p>
    <w:p w14:paraId="6646E4C9" w14:textId="77777777" w:rsidR="00552FBE" w:rsidRDefault="003F1322" w:rsidP="00B20AA5">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6F610F6B" w:rsidR="003F6E96" w:rsidRDefault="00552FBE" w:rsidP="003F6E96">
      <w:pPr>
        <w:pStyle w:val="FigureCaptionBPBHEB"/>
      </w:pPr>
      <w:r w:rsidRPr="00B20AA5">
        <w:rPr>
          <w:b/>
          <w:bCs w:val="0"/>
        </w:rPr>
        <w:t xml:space="preserve">Figure </w:t>
      </w:r>
      <w:r w:rsidR="003F6E96" w:rsidRPr="00B20AA5">
        <w:rPr>
          <w:b/>
          <w:bCs w:val="0"/>
        </w:rPr>
        <w:t>1.</w:t>
      </w:r>
      <w:r w:rsidRPr="009175FD">
        <w:rPr>
          <w:b/>
          <w:bCs w:val="0"/>
        </w:rPr>
        <w:fldChar w:fldCharType="begin"/>
      </w:r>
      <w:r w:rsidRPr="00B20AA5">
        <w:rPr>
          <w:b/>
          <w:bCs w:val="0"/>
        </w:rPr>
        <w:instrText xml:space="preserve"> SEQ Figure \* ARABIC </w:instrText>
      </w:r>
      <w:r w:rsidRPr="009175FD">
        <w:rPr>
          <w:b/>
          <w:bCs w:val="0"/>
        </w:rPr>
        <w:fldChar w:fldCharType="separate"/>
      </w:r>
      <w:r w:rsidR="0012730A" w:rsidRPr="00B20AA5">
        <w:rPr>
          <w:b/>
          <w:bCs w:val="0"/>
          <w:noProof/>
        </w:rPr>
        <w:t>1</w:t>
      </w:r>
      <w:r w:rsidRPr="009175FD">
        <w:rPr>
          <w:b/>
          <w:bCs w:val="0"/>
        </w:rPr>
        <w:fldChar w:fldCharType="end"/>
      </w:r>
      <w:r w:rsidR="003F6E96">
        <w:t>:</w:t>
      </w:r>
      <w:r>
        <w:t xml:space="preserve">  AWS' commitment to </w:t>
      </w:r>
      <w:proofErr w:type="gramStart"/>
      <w:r>
        <w:t>resiliency</w:t>
      </w:r>
      <w:r w:rsidR="00C22DAB">
        <w:t>,</w:t>
      </w:r>
      <w:r>
        <w:t xml:space="preserve"> </w:t>
      </w:r>
      <w:r w:rsidRPr="00627F07">
        <w:t xml:space="preserve"> </w:t>
      </w:r>
      <w:r w:rsidR="00C22DAB">
        <w:t>m</w:t>
      </w:r>
      <w:r w:rsidRPr="00627F07">
        <w:t>ulti</w:t>
      </w:r>
      <w:proofErr w:type="gramEnd"/>
      <w:r w:rsidRPr="00627F07">
        <w:t>-</w:t>
      </w:r>
      <w:r w:rsidR="00C22DAB">
        <w:t>r</w:t>
      </w:r>
      <w:r w:rsidRPr="00627F07">
        <w:t>egion active-active pattern (P5)</w:t>
      </w:r>
    </w:p>
    <w:p w14:paraId="32A5C47C" w14:textId="078A33DB" w:rsidR="003F1322" w:rsidRDefault="00552FBE" w:rsidP="00B20AA5">
      <w:pPr>
        <w:pStyle w:val="FigureCaptionBPBHEB"/>
      </w:pPr>
      <w:commentRangeStart w:id="1"/>
      <w:r>
        <w:t>(Amazon AWS Architecture Blog)</w:t>
      </w:r>
      <w:commentRangeEnd w:id="1"/>
      <w:r w:rsidR="00D42363">
        <w:rPr>
          <w:rStyle w:val="CommentReference"/>
          <w:rFonts w:asciiTheme="minorHAnsi" w:eastAsiaTheme="minorHAnsi" w:hAnsiTheme="minorHAnsi" w:cstheme="minorBidi"/>
          <w:bCs w:val="0"/>
          <w:i w:val="0"/>
          <w:iCs w:val="0"/>
        </w:rPr>
        <w:commentReference w:id="1"/>
      </w:r>
    </w:p>
    <w:p w14:paraId="52FE815E" w14:textId="07359E33"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r w:rsidR="005F28DD">
        <w:rPr>
          <w:rStyle w:val="FootnoteReference"/>
        </w:rPr>
        <w:footnoteReference w:id="6"/>
      </w:r>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rPr>
          <w:ins w:id="2" w:author="ph@zinnia.holdings" w:date="2023-11-07T10:51:00Z"/>
        </w:rPr>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ins w:id="3" w:author="Prashasti Jakhmola" w:date="2023-12-28T12:49:00Z">
        <w:r w:rsidR="004664F9">
          <w:t xml:space="preserve"> Refer to the following figure:</w:t>
        </w:r>
      </w:ins>
    </w:p>
    <w:p w14:paraId="57C88AC4" w14:textId="77777777" w:rsidR="00E0240D" w:rsidRDefault="00E0240D" w:rsidP="009175FD">
      <w:pPr>
        <w:pStyle w:val="FigureBPBHEB"/>
        <w:rPr>
          <w:ins w:id="4" w:author="ph@zinnia.holdings" w:date="2023-11-07T10:51:00Z"/>
        </w:rPr>
      </w:pPr>
      <w:ins w:id="5" w:author="ph@zinnia.holdings" w:date="2023-11-07T10:51:00Z">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ins>
    </w:p>
    <w:p w14:paraId="43805ECA" w14:textId="0C00D407" w:rsidR="00E0240D" w:rsidRDefault="00E0240D" w:rsidP="00C57DFF">
      <w:pPr>
        <w:pStyle w:val="FigureCaptionBPBHEB"/>
      </w:pPr>
      <w:ins w:id="6" w:author="ph@zinnia.holdings" w:date="2023-11-07T10:51:00Z">
        <w:r w:rsidRPr="00C57DFF">
          <w:rPr>
            <w:b/>
            <w:bCs w:val="0"/>
          </w:rPr>
          <w:t xml:space="preserve">Figure </w:t>
        </w:r>
      </w:ins>
      <w:ins w:id="7" w:author="Prashasti Jakhmola" w:date="2023-12-28T12:49:00Z">
        <w:r w:rsidR="004664F9" w:rsidRPr="00C57DFF">
          <w:rPr>
            <w:b/>
            <w:bCs w:val="0"/>
          </w:rPr>
          <w:t>1.</w:t>
        </w:r>
      </w:ins>
      <w:ins w:id="8" w:author="ph@zinnia.holdings" w:date="2023-11-07T10:51:00Z">
        <w:r w:rsidRPr="00C57DFF">
          <w:rPr>
            <w:b/>
            <w:bCs w:val="0"/>
          </w:rPr>
          <w:fldChar w:fldCharType="begin"/>
        </w:r>
        <w:r w:rsidRPr="00C57DFF">
          <w:rPr>
            <w:b/>
            <w:bCs w:val="0"/>
          </w:rPr>
          <w:instrText xml:space="preserve"> SEQ Figure \* ARABIC </w:instrText>
        </w:r>
        <w:r w:rsidRPr="00C57DFF">
          <w:rPr>
            <w:b/>
            <w:bCs w:val="0"/>
          </w:rPr>
          <w:fldChar w:fldCharType="separate"/>
        </w:r>
      </w:ins>
      <w:ins w:id="9" w:author="Paulo H. Leocadio" w:date="2023-11-07T11:35:00Z">
        <w:r w:rsidR="0012730A" w:rsidRPr="00C57DFF">
          <w:rPr>
            <w:b/>
            <w:bCs w:val="0"/>
            <w:noProof/>
          </w:rPr>
          <w:t>2</w:t>
        </w:r>
      </w:ins>
      <w:ins w:id="10" w:author="ph@zinnia.holdings" w:date="2023-11-07T10:51:00Z">
        <w:r w:rsidRPr="00C57DFF">
          <w:rPr>
            <w:b/>
            <w:bCs w:val="0"/>
          </w:rPr>
          <w:fldChar w:fldCharType="end"/>
        </w:r>
      </w:ins>
      <w:ins w:id="11" w:author="Prashasti Jakhmola" w:date="2023-12-28T12:49:00Z">
        <w:r w:rsidR="004664F9">
          <w:t>:</w:t>
        </w:r>
      </w:ins>
      <w:ins w:id="12" w:author="ph@zinnia.holdings" w:date="2023-11-07T10:51:00Z">
        <w:r>
          <w:t xml:space="preserve">  AWS Regions and Zones </w:t>
        </w:r>
      </w:ins>
      <w:commentRangeStart w:id="13"/>
      <w:commentRangeStart w:id="14"/>
      <w:r>
        <w:t>(AWS Disaster Recovery Workshop)</w:t>
      </w:r>
      <w:commentRangeEnd w:id="13"/>
      <w:r w:rsidR="00D42363">
        <w:rPr>
          <w:rStyle w:val="CommentReference"/>
          <w:rFonts w:asciiTheme="minorHAnsi" w:eastAsiaTheme="minorHAnsi" w:hAnsiTheme="minorHAnsi" w:cstheme="minorBidi"/>
          <w:bCs w:val="0"/>
          <w:i w:val="0"/>
          <w:iCs w:val="0"/>
        </w:rPr>
        <w:commentReference w:id="13"/>
      </w:r>
      <w:commentRangeEnd w:id="14"/>
      <w:r w:rsidR="00C57DFF">
        <w:rPr>
          <w:rStyle w:val="CommentReference"/>
          <w:rFonts w:asciiTheme="minorHAnsi" w:eastAsiaTheme="minorHAnsi" w:hAnsiTheme="minorHAnsi" w:cstheme="minorBidi"/>
          <w:bCs w:val="0"/>
          <w:i w:val="0"/>
          <w:iCs w:val="0"/>
        </w:rPr>
        <w:commentReference w:id="14"/>
      </w:r>
    </w:p>
    <w:p w14:paraId="3FEDDA2D" w14:textId="027718BC" w:rsidR="00F05EA3" w:rsidRDefault="00F05EA3" w:rsidP="0067142D">
      <w:pPr>
        <w:pStyle w:val="NormalBPBHEB"/>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r w:rsidR="00517A00">
        <w:rPr>
          <w:rStyle w:val="FootnoteReference"/>
        </w:rPr>
        <w:footnoteReference w:id="7"/>
      </w:r>
      <w:r w:rsidRPr="00F05EA3">
        <w:t>.</w:t>
      </w:r>
    </w:p>
    <w:p w14:paraId="22D7B4E9" w14:textId="04AF70C3"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r w:rsidR="00196F5C">
        <w:rPr>
          <w:rStyle w:val="FootnoteReference"/>
        </w:rPr>
        <w:footnoteReference w:id="8"/>
      </w:r>
      <w:r w:rsidRPr="00F05EA3">
        <w:t>.</w:t>
      </w:r>
      <w:r w:rsidR="00540C2D">
        <w:t xml:space="preserve"> Refer to the following figure:</w:t>
      </w:r>
    </w:p>
    <w:p w14:paraId="4138E0AB" w14:textId="77777777" w:rsidR="00184680" w:rsidRDefault="00184680" w:rsidP="00FB4D62">
      <w:pPr>
        <w:pStyle w:val="FigureBPBHEB"/>
      </w:pPr>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p>
    <w:p w14:paraId="6F312C1D" w14:textId="55CB25ED" w:rsidR="00E0240D" w:rsidRDefault="00184680" w:rsidP="00FB4D62">
      <w:pPr>
        <w:pStyle w:val="FigureCaptionBPBHEB"/>
      </w:pPr>
      <w:commentRangeStart w:id="15"/>
      <w:r w:rsidRPr="00FB4D62">
        <w:rPr>
          <w:b/>
          <w:bCs w:val="0"/>
        </w:rPr>
        <w:t xml:space="preserve">Figure </w:t>
      </w:r>
      <w:r w:rsidR="00540C2D" w:rsidRPr="00FB4D62">
        <w:rPr>
          <w:b/>
          <w:bCs w:val="0"/>
        </w:rPr>
        <w:t>1.</w:t>
      </w:r>
      <w:r w:rsidRPr="002560FF">
        <w:rPr>
          <w:b/>
          <w:bCs w:val="0"/>
        </w:rPr>
        <w:fldChar w:fldCharType="begin"/>
      </w:r>
      <w:r w:rsidRPr="00FB4D62">
        <w:rPr>
          <w:b/>
          <w:bCs w:val="0"/>
        </w:rPr>
        <w:instrText xml:space="preserve"> SEQ Figure \* ARABIC </w:instrText>
      </w:r>
      <w:r w:rsidRPr="002560FF">
        <w:rPr>
          <w:b/>
          <w:bCs w:val="0"/>
        </w:rPr>
        <w:fldChar w:fldCharType="separate"/>
      </w:r>
      <w:r w:rsidR="0012730A" w:rsidRPr="00FB4D62">
        <w:rPr>
          <w:b/>
          <w:bCs w:val="0"/>
          <w:noProof/>
        </w:rPr>
        <w:t>3</w:t>
      </w:r>
      <w:r w:rsidRPr="002560FF">
        <w:rPr>
          <w:b/>
          <w:bCs w:val="0"/>
        </w:rPr>
        <w:fldChar w:fldCharType="end"/>
      </w:r>
      <w:r w:rsidR="00540C2D">
        <w:t>:</w:t>
      </w:r>
      <w:r>
        <w:t xml:space="preserve"> </w:t>
      </w:r>
      <w:commentRangeEnd w:id="15"/>
      <w:r w:rsidR="00540C2D">
        <w:rPr>
          <w:rStyle w:val="CommentReference"/>
          <w:rFonts w:asciiTheme="minorHAnsi" w:eastAsiaTheme="minorHAnsi" w:hAnsiTheme="minorHAnsi" w:cstheme="minorBidi"/>
          <w:bCs w:val="0"/>
          <w:i w:val="0"/>
          <w:iCs w:val="0"/>
        </w:rPr>
        <w:commentReference w:id="15"/>
      </w:r>
      <w:r w:rsidRPr="00F7495E">
        <w:t>Map of AWS Availability Zones</w:t>
      </w:r>
      <w:r w:rsidR="00FB4D62">
        <w:t xml:space="preserve"> </w:t>
      </w:r>
      <w:r w:rsidRPr="00F7495E">
        <w:t>(AZs). Every region has at least two</w:t>
      </w:r>
      <w:r>
        <w:t xml:space="preserve">. </w:t>
      </w:r>
      <w:commentRangeStart w:id="16"/>
      <w:commentRangeStart w:id="17"/>
      <w:r>
        <w:t>(Amazon AWS Blog)</w:t>
      </w:r>
      <w:commentRangeEnd w:id="16"/>
      <w:r w:rsidR="00540C2D">
        <w:rPr>
          <w:rStyle w:val="CommentReference"/>
          <w:rFonts w:asciiTheme="minorHAnsi" w:eastAsiaTheme="minorHAnsi" w:hAnsiTheme="minorHAnsi" w:cstheme="minorBidi"/>
          <w:bCs w:val="0"/>
          <w:i w:val="0"/>
          <w:iCs w:val="0"/>
        </w:rPr>
        <w:commentReference w:id="16"/>
      </w:r>
      <w:commentRangeEnd w:id="17"/>
      <w:r w:rsidR="00CD17A7">
        <w:rPr>
          <w:rStyle w:val="CommentReference"/>
          <w:rFonts w:asciiTheme="minorHAnsi" w:eastAsiaTheme="minorHAnsi" w:hAnsiTheme="minorHAnsi" w:cstheme="minorBidi"/>
          <w:bCs w:val="0"/>
          <w:i w:val="0"/>
          <w:iCs w:val="0"/>
        </w:rPr>
        <w:commentReference w:id="17"/>
      </w:r>
    </w:p>
    <w:p w14:paraId="721223CB" w14:textId="77777777" w:rsidR="00E0240D" w:rsidRDefault="00E0240D" w:rsidP="0067142D">
      <w:pPr>
        <w:pStyle w:val="NormalBPBHEB"/>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2560FF">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16C1E3" w14:textId="6D0F8B5B" w:rsidR="009E6B2C" w:rsidRDefault="009E6B2C" w:rsidP="002560FF">
      <w:pPr>
        <w:pStyle w:val="FigureCaptionBPBHEB"/>
        <w:rPr>
          <w:ins w:id="18" w:author="ph@zinnia.holdings" w:date="2023-11-07T11:06:00Z"/>
        </w:rPr>
      </w:pPr>
      <w:r w:rsidRPr="002560FF">
        <w:rPr>
          <w:b/>
          <w:bCs w:val="0"/>
        </w:rPr>
        <w:t xml:space="preserve">Figure </w:t>
      </w:r>
      <w:r w:rsidR="00540C2D" w:rsidRPr="002560FF">
        <w:rPr>
          <w:b/>
          <w:bCs w:val="0"/>
        </w:rPr>
        <w:t>1.</w:t>
      </w:r>
      <w:ins w:id="19" w:author="ph@zinnia.holdings" w:date="2023-11-07T11:06:00Z">
        <w:r w:rsidRPr="002560FF">
          <w:rPr>
            <w:b/>
            <w:bCs w:val="0"/>
          </w:rPr>
          <w:fldChar w:fldCharType="begin"/>
        </w:r>
        <w:r w:rsidRPr="002560FF">
          <w:rPr>
            <w:b/>
            <w:bCs w:val="0"/>
          </w:rPr>
          <w:instrText xml:space="preserve"> SEQ Figure \* ARABIC </w:instrText>
        </w:r>
        <w:r w:rsidRPr="002560FF">
          <w:rPr>
            <w:b/>
            <w:bCs w:val="0"/>
          </w:rPr>
          <w:fldChar w:fldCharType="separate"/>
        </w:r>
      </w:ins>
      <w:ins w:id="20" w:author="Paulo H. Leocadio" w:date="2023-11-07T11:35:00Z">
        <w:r w:rsidR="0012730A" w:rsidRPr="002560FF">
          <w:rPr>
            <w:b/>
            <w:bCs w:val="0"/>
            <w:noProof/>
          </w:rPr>
          <w:t>4</w:t>
        </w:r>
      </w:ins>
      <w:ins w:id="21" w:author="ph@zinnia.holdings" w:date="2023-11-07T11:06:00Z">
        <w:r w:rsidRPr="002560FF">
          <w:rPr>
            <w:b/>
            <w:bCs w:val="0"/>
          </w:rPr>
          <w:fldChar w:fldCharType="end"/>
        </w:r>
      </w:ins>
      <w:r w:rsidR="00540C2D">
        <w:t>:</w:t>
      </w:r>
      <w:ins w:id="22" w:author="ph@zinnia.holdings" w:date="2023-11-07T11:06:00Z">
        <w:r>
          <w:t xml:space="preserve"> </w:t>
        </w:r>
        <w:r>
          <w:rPr>
            <w:noProof/>
          </w:rPr>
          <w:t xml:space="preserve"> </w:t>
        </w:r>
        <w:r w:rsidRPr="00D147B2">
          <w:rPr>
            <w:noProof/>
          </w:rPr>
          <w:t>A map of the AWS Global Infrastructure network</w:t>
        </w:r>
        <w:r>
          <w:rPr>
            <w:noProof/>
          </w:rPr>
          <w:t xml:space="preserve"> </w:t>
        </w:r>
        <w:commentRangeStart w:id="23"/>
        <w:commentRangeStart w:id="24"/>
        <w:r>
          <w:rPr>
            <w:noProof/>
          </w:rPr>
          <w:t>(Amazon AWS Blog)</w:t>
        </w:r>
      </w:ins>
      <w:commentRangeEnd w:id="23"/>
      <w:r w:rsidR="000205F9">
        <w:rPr>
          <w:rStyle w:val="CommentReference"/>
          <w:rFonts w:asciiTheme="minorHAnsi" w:eastAsiaTheme="minorHAnsi" w:hAnsiTheme="minorHAnsi" w:cstheme="minorBidi"/>
          <w:bCs w:val="0"/>
          <w:i w:val="0"/>
          <w:iCs w:val="0"/>
        </w:rPr>
        <w:commentReference w:id="23"/>
      </w:r>
      <w:commentRangeEnd w:id="24"/>
      <w:r w:rsidR="002560FF">
        <w:rPr>
          <w:rStyle w:val="CommentReference"/>
          <w:rFonts w:asciiTheme="minorHAnsi" w:eastAsiaTheme="minorHAnsi" w:hAnsiTheme="minorHAnsi" w:cstheme="minorBidi"/>
          <w:bCs w:val="0"/>
          <w:i w:val="0"/>
          <w:iCs w:val="0"/>
        </w:rPr>
        <w:commentReference w:id="24"/>
      </w:r>
    </w:p>
    <w:p w14:paraId="2E182761" w14:textId="77777777" w:rsidR="00540C2D" w:rsidRPr="006B7D5E" w:rsidRDefault="00540C2D" w:rsidP="00517A00">
      <w:pPr>
        <w:pStyle w:val="NormalBPBHEB"/>
      </w:pPr>
    </w:p>
    <w:p w14:paraId="46F867E1" w14:textId="4493C9EB"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A021E9">
        <w:rPr>
          <w:rStyle w:val="FootnoteReference"/>
        </w:rPr>
        <w:footnoteReference w:id="9"/>
      </w:r>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877BB7">
        <w:rPr>
          <w:rStyle w:val="FootnoteReference"/>
        </w:rPr>
        <w:footnoteReference w:id="10"/>
      </w:r>
      <w:r w:rsidRPr="006B7D5E">
        <w:t>. AWS's managed database services, such as Amazon RDS, DynamoDB, and Aurora, cater to diverse database needs, from relational to NoSQL</w:t>
      </w:r>
      <w:r w:rsidR="00877BB7">
        <w:rPr>
          <w:rStyle w:val="FootnoteReference"/>
        </w:rPr>
        <w:footnoteReference w:id="11"/>
      </w:r>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t>Rekognition</w:t>
      </w:r>
      <w:proofErr w:type="spellEnd"/>
      <w:r w:rsidRPr="006B7D5E">
        <w:t>, a powerful image and video analysis service</w:t>
      </w:r>
      <w:r w:rsidR="00843597">
        <w:rPr>
          <w:rStyle w:val="FootnoteReference"/>
        </w:rPr>
        <w:footnoteReference w:id="12"/>
      </w:r>
      <w:r w:rsidRPr="006B7D5E">
        <w:t xml:space="preserve">. With AWS IoT </w:t>
      </w:r>
      <w:r w:rsidR="00373912">
        <w:t>c</w:t>
      </w:r>
      <w:r w:rsidRPr="006B7D5E">
        <w:t>ore, businesses can harness the potential of the IoT, managing and analyzing data from connected devices</w:t>
      </w:r>
      <w:r w:rsidR="009C7463">
        <w:rPr>
          <w:rStyle w:val="FootnoteReference"/>
        </w:rPr>
        <w:footnoteReference w:id="13"/>
      </w:r>
      <w:r w:rsidRPr="006B7D5E">
        <w:t xml:space="preserve"> [5].</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01A76B15"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r w:rsidR="003F6831">
        <w:rPr>
          <w:rStyle w:val="FootnoteReference"/>
        </w:rPr>
        <w:footnoteReference w:id="14"/>
      </w:r>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r w:rsidR="0051564C">
        <w:rPr>
          <w:rStyle w:val="FootnoteReference"/>
        </w:rPr>
        <w:footnoteReference w:id="15"/>
      </w:r>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r w:rsidR="00F76FD4">
        <w:rPr>
          <w:rStyle w:val="FootnoteReference"/>
        </w:rPr>
        <w:footnoteReference w:id="16"/>
      </w:r>
      <w:r w:rsidRPr="00B22530">
        <w:t>.</w:t>
      </w:r>
      <w:r w:rsidR="000205F9">
        <w:t xml:space="preserve"> Refer to the following figure:</w:t>
      </w:r>
    </w:p>
    <w:p w14:paraId="4BCA7840" w14:textId="77777777" w:rsidR="00446813" w:rsidRDefault="001F2303" w:rsidP="002560FF">
      <w:pPr>
        <w:pStyle w:val="FigureBPBHEB"/>
      </w:pPr>
      <w:r>
        <w:rPr>
          <w:noProof/>
        </w:rPr>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451A2F1B" w14:textId="11A43476" w:rsidR="00D859C9" w:rsidRPr="00B22530" w:rsidRDefault="00446813" w:rsidP="002560FF">
      <w:pPr>
        <w:pStyle w:val="FigureCaptionBPBHEB"/>
      </w:pPr>
      <w:r w:rsidRPr="002560FF">
        <w:rPr>
          <w:b/>
          <w:bCs w:val="0"/>
        </w:rPr>
        <w:t xml:space="preserve">Figure </w:t>
      </w:r>
      <w:r w:rsidR="000205F9" w:rsidRPr="002560FF">
        <w:rPr>
          <w:b/>
          <w:bCs w:val="0"/>
        </w:rPr>
        <w:t>1.</w:t>
      </w:r>
      <w:r w:rsidRPr="002560FF">
        <w:rPr>
          <w:b/>
          <w:bCs w:val="0"/>
        </w:rPr>
        <w:fldChar w:fldCharType="begin"/>
      </w:r>
      <w:r w:rsidRPr="002560FF">
        <w:rPr>
          <w:b/>
          <w:bCs w:val="0"/>
        </w:rPr>
        <w:instrText xml:space="preserve"> SEQ Figure \* ARABIC </w:instrText>
      </w:r>
      <w:r w:rsidRPr="002560FF">
        <w:rPr>
          <w:b/>
          <w:bCs w:val="0"/>
        </w:rPr>
        <w:fldChar w:fldCharType="separate"/>
      </w:r>
      <w:r w:rsidR="0012730A" w:rsidRPr="002560FF">
        <w:rPr>
          <w:b/>
          <w:bCs w:val="0"/>
          <w:noProof/>
        </w:rPr>
        <w:t>5</w:t>
      </w:r>
      <w:r w:rsidRPr="002560FF">
        <w:rPr>
          <w:b/>
          <w:bCs w:val="0"/>
        </w:rPr>
        <w:fldChar w:fldCharType="end"/>
      </w:r>
      <w:r w:rsidR="000205F9">
        <w:t>:</w:t>
      </w:r>
      <w:r w:rsidR="00443135">
        <w:t xml:space="preserve"> </w:t>
      </w:r>
      <w:r w:rsidRPr="00DE26B4">
        <w:t>EC2 Instance Types Table</w:t>
      </w:r>
      <w:r>
        <w:t xml:space="preserve"> </w:t>
      </w:r>
      <w:commentRangeStart w:id="25"/>
      <w:commentRangeStart w:id="26"/>
      <w:r>
        <w:t>(Amazon AWS News Blog)</w:t>
      </w:r>
      <w:commentRangeEnd w:id="25"/>
      <w:r w:rsidR="00443135">
        <w:rPr>
          <w:rStyle w:val="CommentReference"/>
          <w:rFonts w:asciiTheme="minorHAnsi" w:eastAsiaTheme="minorHAnsi" w:hAnsiTheme="minorHAnsi" w:cstheme="minorBidi"/>
          <w:bCs w:val="0"/>
          <w:i w:val="0"/>
          <w:iCs w:val="0"/>
        </w:rPr>
        <w:commentReference w:id="25"/>
      </w:r>
      <w:commentRangeEnd w:id="26"/>
      <w:r w:rsidR="002560FF">
        <w:rPr>
          <w:rStyle w:val="CommentReference"/>
          <w:rFonts w:asciiTheme="minorHAnsi" w:eastAsiaTheme="minorHAnsi" w:hAnsiTheme="minorHAnsi" w:cstheme="minorBidi"/>
          <w:bCs w:val="0"/>
          <w:i w:val="0"/>
          <w:iCs w:val="0"/>
        </w:rPr>
        <w:commentReference w:id="26"/>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14F01A31" w:rsidR="006C2EF4" w:rsidRPr="006C2EF4" w:rsidRDefault="006C2EF4" w:rsidP="00BE1FA8">
      <w:pPr>
        <w:pStyle w:val="NormalBPBHEB"/>
      </w:pPr>
      <w:r w:rsidRPr="006C2EF4">
        <w:t>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r w:rsidR="001C6AE2">
        <w:rPr>
          <w:rStyle w:val="FootnoteReference"/>
        </w:rPr>
        <w:footnoteReference w:id="17"/>
      </w:r>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3851BB">
        <w:rPr>
          <w:rStyle w:val="FootnoteReference"/>
        </w:rPr>
        <w:footnoteReference w:id="18"/>
      </w:r>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2229B7E6"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4F0F51">
        <w:rPr>
          <w:rStyle w:val="FootnoteReference"/>
        </w:rPr>
        <w:footnoteReference w:id="19"/>
      </w:r>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4F0F51">
        <w:rPr>
          <w:rStyle w:val="FootnoteReference"/>
        </w:rPr>
        <w:footnoteReference w:id="20"/>
      </w:r>
      <w:r w:rsidRPr="00B05DB7">
        <w:t>.</w:t>
      </w:r>
    </w:p>
    <w:p w14:paraId="19F24B67" w14:textId="74014D61" w:rsidR="00B22530" w:rsidRDefault="00B05DB7" w:rsidP="003851BB">
      <w:pPr>
        <w:pStyle w:val="NormalBPBHEB"/>
        <w:rPr>
          <w:ins w:id="27" w:author="ph@zinnia.holdings" w:date="2023-11-07T11:18:00Z"/>
        </w:rPr>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4F0F51">
        <w:rPr>
          <w:rStyle w:val="FootnoteReference"/>
        </w:rPr>
        <w:footnoteReference w:id="21"/>
      </w:r>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ins w:id="28" w:author="Prashasti Jakhmola" w:date="2023-12-28T12:53:00Z">
        <w:r w:rsidR="00443135">
          <w:t>Refer to the following figure:</w:t>
        </w:r>
      </w:ins>
    </w:p>
    <w:p w14:paraId="1E183786" w14:textId="77777777" w:rsidR="00A83D0D" w:rsidRDefault="00A5793B" w:rsidP="0068232E">
      <w:pPr>
        <w:pStyle w:val="FigureBPBHEB"/>
        <w:rPr>
          <w:ins w:id="29" w:author="ph@zinnia.holdings" w:date="2023-11-07T11:19:00Z"/>
        </w:rPr>
      </w:pPr>
      <w:ins w:id="30" w:author="ph@zinnia.holdings" w:date="2023-11-07T11:18:00Z">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ins>
    </w:p>
    <w:p w14:paraId="16B71591" w14:textId="23B68074" w:rsidR="00A5793B" w:rsidRDefault="00A83D0D" w:rsidP="0068232E">
      <w:pPr>
        <w:pStyle w:val="FigureCaptionBPBHEB"/>
      </w:pPr>
      <w:ins w:id="31" w:author="ph@zinnia.holdings" w:date="2023-11-07T11:19:00Z">
        <w:r w:rsidRPr="0068232E">
          <w:rPr>
            <w:b/>
            <w:bCs w:val="0"/>
          </w:rPr>
          <w:t xml:space="preserve">Figure </w:t>
        </w:r>
      </w:ins>
      <w:r w:rsidR="00443135" w:rsidRPr="0068232E">
        <w:rPr>
          <w:b/>
          <w:bCs w:val="0"/>
        </w:rPr>
        <w:t>1.</w:t>
      </w:r>
      <w:r w:rsidRPr="0068232E">
        <w:rPr>
          <w:b/>
          <w:bCs w:val="0"/>
        </w:rPr>
        <w:fldChar w:fldCharType="begin"/>
      </w:r>
      <w:r w:rsidRPr="0068232E">
        <w:rPr>
          <w:b/>
          <w:bCs w:val="0"/>
        </w:rPr>
        <w:instrText xml:space="preserve"> SEQ Figure \* ARABIC </w:instrText>
      </w:r>
      <w:r w:rsidRPr="0068232E">
        <w:rPr>
          <w:b/>
          <w:bCs w:val="0"/>
        </w:rPr>
        <w:fldChar w:fldCharType="separate"/>
      </w:r>
      <w:r w:rsidR="0012730A" w:rsidRPr="0068232E">
        <w:rPr>
          <w:b/>
          <w:bCs w:val="0"/>
          <w:noProof/>
        </w:rPr>
        <w:t>6</w:t>
      </w:r>
      <w:r w:rsidRPr="0068232E">
        <w:rPr>
          <w:b/>
          <w:bCs w:val="0"/>
        </w:rPr>
        <w:fldChar w:fldCharType="end"/>
      </w:r>
      <w:r w:rsidR="00443135">
        <w:t xml:space="preserve">: </w:t>
      </w:r>
      <w:r w:rsidRPr="00615E54">
        <w:t>VPC, subnets, routing tables, and ENIs</w:t>
      </w:r>
      <w:r>
        <w:t xml:space="preserve"> </w:t>
      </w:r>
      <w:commentRangeStart w:id="32"/>
      <w:commentRangeStart w:id="33"/>
      <w:r>
        <w:t>(Amazon AWS Blog)</w:t>
      </w:r>
      <w:commentRangeEnd w:id="32"/>
      <w:r w:rsidR="00D42363">
        <w:rPr>
          <w:rStyle w:val="CommentReference"/>
          <w:rFonts w:asciiTheme="minorHAnsi" w:eastAsiaTheme="minorHAnsi" w:hAnsiTheme="minorHAnsi" w:cstheme="minorBidi"/>
          <w:bCs w:val="0"/>
          <w:i w:val="0"/>
          <w:iCs w:val="0"/>
        </w:rPr>
        <w:commentReference w:id="32"/>
      </w:r>
      <w:commentRangeEnd w:id="33"/>
      <w:r w:rsidR="0068232E">
        <w:rPr>
          <w:rStyle w:val="CommentReference"/>
          <w:rFonts w:asciiTheme="minorHAnsi" w:eastAsiaTheme="minorHAnsi" w:hAnsiTheme="minorHAnsi" w:cstheme="minorBidi"/>
          <w:bCs w:val="0"/>
          <w:i w:val="0"/>
          <w:iCs w:val="0"/>
        </w:rPr>
        <w:commentReference w:id="33"/>
      </w:r>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11A0B80C"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r w:rsidR="004F0F51">
        <w:rPr>
          <w:rStyle w:val="FootnoteReference"/>
        </w:rPr>
        <w:footnoteReference w:id="22"/>
      </w:r>
      <w:r w:rsidRPr="00DC608C">
        <w:t>.</w:t>
      </w:r>
      <w:r w:rsidR="0054242B">
        <w:t xml:space="preserve"> Refer to the following figure:</w:t>
      </w:r>
    </w:p>
    <w:p w14:paraId="3425AFB6" w14:textId="77777777" w:rsidR="005950AA" w:rsidRDefault="005950AA" w:rsidP="0068232E">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63D0ED9A" w:rsidR="00D42363" w:rsidRDefault="005950AA" w:rsidP="0054242B">
      <w:pPr>
        <w:pStyle w:val="FigureCaptionBPBHEB"/>
      </w:pPr>
      <w:r w:rsidRPr="0068232E">
        <w:rPr>
          <w:b/>
          <w:bCs w:val="0"/>
        </w:rPr>
        <w:t>Figure</w:t>
      </w:r>
      <w:r w:rsidR="0054242B" w:rsidRPr="0068232E">
        <w:rPr>
          <w:b/>
          <w:bCs w:val="0"/>
        </w:rPr>
        <w:t xml:space="preserve"> 1.</w:t>
      </w:r>
      <w:r w:rsidRPr="0068232E">
        <w:rPr>
          <w:b/>
          <w:bCs w:val="0"/>
        </w:rPr>
        <w:fldChar w:fldCharType="begin"/>
      </w:r>
      <w:r w:rsidRPr="0068232E">
        <w:rPr>
          <w:b/>
          <w:bCs w:val="0"/>
        </w:rPr>
        <w:instrText xml:space="preserve"> SEQ Figure \* ARABIC </w:instrText>
      </w:r>
      <w:r w:rsidRPr="0068232E">
        <w:rPr>
          <w:b/>
          <w:bCs w:val="0"/>
        </w:rPr>
        <w:fldChar w:fldCharType="separate"/>
      </w:r>
      <w:r w:rsidR="0012730A" w:rsidRPr="0068232E">
        <w:rPr>
          <w:b/>
          <w:bCs w:val="0"/>
          <w:noProof/>
        </w:rPr>
        <w:t>7</w:t>
      </w:r>
      <w:r w:rsidRPr="0068232E">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0C730558" w:rsidR="00FD69FC" w:rsidRDefault="005950AA" w:rsidP="0068232E">
      <w:pPr>
        <w:pStyle w:val="FigureCaptionBPBHEB"/>
      </w:pPr>
      <w:commentRangeStart w:id="34"/>
      <w:commentRangeStart w:id="35"/>
      <w:r>
        <w:t>(</w:t>
      </w:r>
      <w:r w:rsidRPr="005E2126">
        <w:t>AWS Architecture Blog</w:t>
      </w:r>
      <w:r>
        <w:t>)</w:t>
      </w:r>
      <w:commentRangeEnd w:id="34"/>
      <w:r w:rsidR="00D42363">
        <w:rPr>
          <w:rStyle w:val="CommentReference"/>
          <w:rFonts w:asciiTheme="minorHAnsi" w:eastAsiaTheme="minorHAnsi" w:hAnsiTheme="minorHAnsi" w:cstheme="minorBidi"/>
          <w:bCs w:val="0"/>
          <w:i w:val="0"/>
          <w:iCs w:val="0"/>
        </w:rPr>
        <w:commentReference w:id="34"/>
      </w:r>
      <w:commentRangeEnd w:id="35"/>
      <w:r w:rsidR="0068232E">
        <w:rPr>
          <w:rStyle w:val="CommentReference"/>
          <w:rFonts w:asciiTheme="minorHAnsi" w:eastAsiaTheme="minorHAnsi" w:hAnsiTheme="minorHAnsi" w:cstheme="minorBidi"/>
          <w:bCs w:val="0"/>
          <w:i w:val="0"/>
          <w:iCs w:val="0"/>
        </w:rPr>
        <w:commentReference w:id="35"/>
      </w:r>
    </w:p>
    <w:p w14:paraId="5AF6BB83" w14:textId="77777777" w:rsidR="0054242B" w:rsidRDefault="0054242B" w:rsidP="003851BB">
      <w:pPr>
        <w:pStyle w:val="NormalBPBHEB"/>
      </w:pPr>
    </w:p>
    <w:p w14:paraId="21642720" w14:textId="2BD6653E"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r w:rsidR="004F0F51">
        <w:rPr>
          <w:rStyle w:val="FootnoteReference"/>
        </w:rPr>
        <w:footnoteReference w:id="23"/>
      </w:r>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5A5AA72A"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r w:rsidR="008B1B0B">
        <w:rPr>
          <w:rStyle w:val="FootnoteReference"/>
        </w:rPr>
        <w:footnoteReference w:id="24"/>
      </w:r>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r w:rsidR="008B1B0B">
        <w:rPr>
          <w:rStyle w:val="FootnoteReference"/>
        </w:rPr>
        <w:footnoteReference w:id="25"/>
      </w:r>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68232E">
      <w:pPr>
        <w:pStyle w:val="FigureBPBHEB"/>
      </w:pPr>
      <w:r>
        <w:rPr>
          <w:noProof/>
        </w:rPr>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6D0234EB" w:rsidR="00F15090" w:rsidRPr="00C54EF6" w:rsidRDefault="00E4221F" w:rsidP="0068232E">
      <w:pPr>
        <w:pStyle w:val="FigureCaptionBPBHEB"/>
      </w:pPr>
      <w:r w:rsidRPr="0068232E">
        <w:rPr>
          <w:b/>
          <w:bCs w:val="0"/>
        </w:rPr>
        <w:t xml:space="preserve">Figure </w:t>
      </w:r>
      <w:r w:rsidR="00121CBA" w:rsidRPr="0068232E">
        <w:rPr>
          <w:b/>
          <w:bCs w:val="0"/>
        </w:rPr>
        <w:t>1.</w:t>
      </w:r>
      <w:r w:rsidRPr="0068232E">
        <w:rPr>
          <w:b/>
          <w:bCs w:val="0"/>
        </w:rPr>
        <w:fldChar w:fldCharType="begin"/>
      </w:r>
      <w:r w:rsidRPr="0068232E">
        <w:rPr>
          <w:b/>
          <w:bCs w:val="0"/>
        </w:rPr>
        <w:instrText xml:space="preserve"> SEQ Figure \* ARABIC </w:instrText>
      </w:r>
      <w:r w:rsidRPr="0068232E">
        <w:rPr>
          <w:b/>
          <w:bCs w:val="0"/>
        </w:rPr>
        <w:fldChar w:fldCharType="separate"/>
      </w:r>
      <w:r w:rsidR="0012730A" w:rsidRPr="0068232E">
        <w:rPr>
          <w:b/>
          <w:bCs w:val="0"/>
          <w:noProof/>
        </w:rPr>
        <w:t>8</w:t>
      </w:r>
      <w:r w:rsidRPr="0068232E">
        <w:rPr>
          <w:b/>
          <w:bCs w:val="0"/>
        </w:rPr>
        <w:fldChar w:fldCharType="end"/>
      </w:r>
      <w:r w:rsidR="00121CBA">
        <w:t>:</w:t>
      </w:r>
      <w:r>
        <w:t xml:space="preserve"> </w:t>
      </w:r>
      <w:r w:rsidRPr="00857A93">
        <w:t xml:space="preserve">ELB </w:t>
      </w:r>
      <w:r>
        <w:t>in action</w:t>
      </w:r>
    </w:p>
    <w:p w14:paraId="6EDF1C5A" w14:textId="3FA9F2B7"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8B1B0B">
        <w:rPr>
          <w:rStyle w:val="FootnoteReference"/>
        </w:rPr>
        <w:footnoteReference w:id="26"/>
      </w:r>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484BFE41"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8B1B0B">
        <w:rPr>
          <w:rStyle w:val="FootnoteReference"/>
        </w:rPr>
        <w:footnoteReference w:id="27"/>
      </w:r>
      <w:r w:rsidRPr="00AB70A9">
        <w:t>. Security focuses on implementing robust security measures, from identity and access management to encryption, to safeguard data and resources from unauthorized access and breaches</w:t>
      </w:r>
      <w:r w:rsidR="008B1B0B">
        <w:rPr>
          <w:rStyle w:val="FootnoteReference"/>
        </w:rPr>
        <w:footnoteReference w:id="28"/>
      </w:r>
      <w:r w:rsidRPr="00AB70A9">
        <w:t>. Reliability entails building systems that can recover gracefully from failures, whether they are due to hardware issues or unexpected events, ensuring minimal downtime and a seamless user experience</w:t>
      </w:r>
      <w:r w:rsidR="00846024">
        <w:rPr>
          <w:rStyle w:val="FootnoteReference"/>
        </w:rPr>
        <w:footnoteReference w:id="29"/>
      </w:r>
      <w:r w:rsidRPr="00AB70A9">
        <w:t>.</w:t>
      </w:r>
      <w:r w:rsidR="00440BEB">
        <w:t xml:space="preserve"> Refer to the following figure:</w:t>
      </w:r>
    </w:p>
    <w:p w14:paraId="601E7654" w14:textId="77777777" w:rsidR="00A7528C" w:rsidRDefault="00A7528C" w:rsidP="002F32EC">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09762349" w14:textId="6AB7BAC4" w:rsidR="00F7604F" w:rsidRPr="00AB70A9" w:rsidRDefault="00A7528C" w:rsidP="002F32EC">
      <w:pPr>
        <w:pStyle w:val="FigureCaptionBPBHEB"/>
      </w:pPr>
      <w:r w:rsidRPr="002F32EC">
        <w:rPr>
          <w:b/>
          <w:bCs w:val="0"/>
        </w:rPr>
        <w:t xml:space="preserve">Figure </w:t>
      </w:r>
      <w:r w:rsidR="00440BEB" w:rsidRPr="002F32EC">
        <w:rPr>
          <w:b/>
          <w:bCs w:val="0"/>
        </w:rPr>
        <w:t>1.</w:t>
      </w:r>
      <w:ins w:id="36" w:author="Paulo H. Leocadio" w:date="2023-11-07T11:31:00Z">
        <w:r w:rsidRPr="002F32EC">
          <w:rPr>
            <w:b/>
            <w:bCs w:val="0"/>
          </w:rPr>
          <w:fldChar w:fldCharType="begin"/>
        </w:r>
        <w:r w:rsidRPr="002F32EC">
          <w:rPr>
            <w:b/>
            <w:bCs w:val="0"/>
          </w:rPr>
          <w:instrText xml:space="preserve"> SEQ Figure \* ARABIC </w:instrText>
        </w:r>
      </w:ins>
      <w:r w:rsidRPr="002F32EC">
        <w:rPr>
          <w:b/>
          <w:bCs w:val="0"/>
        </w:rPr>
        <w:fldChar w:fldCharType="separate"/>
      </w:r>
      <w:ins w:id="37" w:author="Paulo H. Leocadio" w:date="2023-11-07T11:35:00Z">
        <w:r w:rsidR="0012730A" w:rsidRPr="002F32EC">
          <w:rPr>
            <w:b/>
            <w:bCs w:val="0"/>
            <w:noProof/>
          </w:rPr>
          <w:t>9</w:t>
        </w:r>
      </w:ins>
      <w:ins w:id="38" w:author="Paulo H. Leocadio" w:date="2023-11-07T11:31:00Z">
        <w:r w:rsidRPr="002F32EC">
          <w:rPr>
            <w:b/>
            <w:bCs w:val="0"/>
          </w:rPr>
          <w:fldChar w:fldCharType="end"/>
        </w:r>
      </w:ins>
      <w:r w:rsidR="00440BEB">
        <w:t>:</w:t>
      </w:r>
      <w:r>
        <w:t xml:space="preserve"> The five pillars of AWS Well Architected Framework</w:t>
      </w:r>
      <w:r>
        <w:rPr>
          <w:noProof/>
        </w:rPr>
        <w:t xml:space="preserve"> </w:t>
      </w:r>
      <w:commentRangeStart w:id="39"/>
      <w:commentRangeStart w:id="40"/>
      <w:r>
        <w:rPr>
          <w:noProof/>
        </w:rPr>
        <w:t>(Amazon AWS Managed Services)</w:t>
      </w:r>
      <w:commentRangeEnd w:id="39"/>
      <w:r w:rsidR="00D42363">
        <w:rPr>
          <w:rStyle w:val="CommentReference"/>
          <w:rFonts w:asciiTheme="minorHAnsi" w:eastAsiaTheme="minorHAnsi" w:hAnsiTheme="minorHAnsi" w:cstheme="minorBidi"/>
          <w:bCs w:val="0"/>
          <w:i w:val="0"/>
          <w:iCs w:val="0"/>
        </w:rPr>
        <w:commentReference w:id="39"/>
      </w:r>
      <w:commentRangeEnd w:id="40"/>
      <w:r w:rsidR="002F32EC">
        <w:rPr>
          <w:rStyle w:val="CommentReference"/>
          <w:rFonts w:asciiTheme="minorHAnsi" w:eastAsiaTheme="minorHAnsi" w:hAnsiTheme="minorHAnsi" w:cstheme="minorBidi"/>
          <w:bCs w:val="0"/>
          <w:i w:val="0"/>
          <w:iCs w:val="0"/>
        </w:rPr>
        <w:commentReference w:id="40"/>
      </w:r>
    </w:p>
    <w:p w14:paraId="4574778A" w14:textId="77777777" w:rsidR="00E44211" w:rsidRDefault="00E44211" w:rsidP="003851BB">
      <w:pPr>
        <w:pStyle w:val="NormalBPBHEB"/>
      </w:pPr>
    </w:p>
    <w:p w14:paraId="05C1DD26" w14:textId="55EECE7D"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r w:rsidR="00846024">
        <w:rPr>
          <w:rStyle w:val="FootnoteReference"/>
        </w:rPr>
        <w:footnoteReference w:id="30"/>
      </w:r>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E53068">
        <w:rPr>
          <w:rStyle w:val="FootnoteReference"/>
        </w:rPr>
        <w:footnoteReference w:id="31"/>
      </w:r>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r w:rsidR="00E53068">
        <w:rPr>
          <w:rStyle w:val="FootnoteReference"/>
        </w:rPr>
        <w:footnoteReference w:id="32"/>
      </w:r>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557DBB05" w:rsidR="003B61A3" w:rsidRDefault="003B61A3" w:rsidP="003851BB">
      <w:pPr>
        <w:pStyle w:val="NormalBPBHEB"/>
        <w:rPr>
          <w:ins w:id="41" w:author="Paulo H. Leocadio" w:date="2023-11-07T11:33:00Z"/>
        </w:rPr>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r w:rsidR="00E53068">
        <w:rPr>
          <w:rStyle w:val="FootnoteReference"/>
        </w:rPr>
        <w:footnoteReference w:id="33"/>
      </w:r>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r w:rsidR="00E53068">
        <w:rPr>
          <w:rStyle w:val="FootnoteReference"/>
        </w:rPr>
        <w:footnoteReference w:id="34"/>
      </w:r>
      <w:r w:rsidRPr="003B61A3">
        <w:t>.</w:t>
      </w:r>
      <w:ins w:id="42" w:author="Prashasti Jakhmola" w:date="2023-12-28T12:56:00Z">
        <w:r w:rsidR="00BD5201">
          <w:t xml:space="preserve"> Refer to the following figure:</w:t>
        </w:r>
      </w:ins>
    </w:p>
    <w:p w14:paraId="1A548E8F" w14:textId="77777777" w:rsidR="0012730A" w:rsidRDefault="00603732" w:rsidP="002F32EC">
      <w:pPr>
        <w:pStyle w:val="FigureBPBHEB"/>
        <w:rPr>
          <w:ins w:id="43" w:author="Paulo H. Leocadio" w:date="2023-11-07T11:35:00Z"/>
        </w:rPr>
      </w:pPr>
      <w:ins w:id="44" w:author="Paulo H. Leocadio" w:date="2023-11-07T11:33:00Z">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5364040B" w14:textId="60031208" w:rsidR="00603732" w:rsidRPr="003B61A3" w:rsidRDefault="0012730A" w:rsidP="002F32EC">
      <w:pPr>
        <w:pStyle w:val="FigureCaptionBPBHEB"/>
      </w:pPr>
      <w:ins w:id="45" w:author="Paulo H. Leocadio" w:date="2023-11-07T11:35:00Z">
        <w:r w:rsidRPr="002F32EC">
          <w:rPr>
            <w:b/>
            <w:bCs w:val="0"/>
          </w:rPr>
          <w:t xml:space="preserve">Figure </w:t>
        </w:r>
      </w:ins>
      <w:r w:rsidR="00BD5201" w:rsidRPr="002F32EC">
        <w:rPr>
          <w:b/>
          <w:bCs w:val="0"/>
        </w:rPr>
        <w:t>1.</w:t>
      </w:r>
      <w:r w:rsidRPr="00BD5201">
        <w:rPr>
          <w:b/>
          <w:bCs w:val="0"/>
          <w:rPrChange w:id="46" w:author="Prashasti Jakhmola" w:date="2023-12-28T12:56:00Z">
            <w:rPr>
              <w:bCs w:val="0"/>
              <w:i w:val="0"/>
              <w:iCs w:val="0"/>
              <w:sz w:val="22"/>
              <w:szCs w:val="22"/>
            </w:rPr>
          </w:rPrChange>
        </w:rPr>
        <w:fldChar w:fldCharType="begin"/>
      </w:r>
      <w:r w:rsidRPr="002F32EC">
        <w:rPr>
          <w:b/>
          <w:bCs w:val="0"/>
        </w:rPr>
        <w:instrText xml:space="preserve"> SEQ Figure \* ARABIC </w:instrText>
      </w:r>
      <w:r w:rsidRPr="00BD5201">
        <w:rPr>
          <w:b/>
          <w:bCs w:val="0"/>
          <w:rPrChange w:id="47" w:author="Prashasti Jakhmola" w:date="2023-12-28T12:56:00Z">
            <w:rPr>
              <w:bCs w:val="0"/>
              <w:i w:val="0"/>
              <w:iCs w:val="0"/>
              <w:sz w:val="22"/>
              <w:szCs w:val="22"/>
            </w:rPr>
          </w:rPrChange>
        </w:rPr>
        <w:fldChar w:fldCharType="separate"/>
      </w:r>
      <w:r w:rsidRPr="002F32EC">
        <w:rPr>
          <w:b/>
          <w:bCs w:val="0"/>
          <w:noProof/>
        </w:rPr>
        <w:t>10</w:t>
      </w:r>
      <w:r w:rsidRPr="00BD5201">
        <w:rPr>
          <w:b/>
          <w:bCs w:val="0"/>
          <w:rPrChange w:id="48" w:author="Prashasti Jakhmola" w:date="2023-12-28T12:56:00Z">
            <w:rPr>
              <w:bCs w:val="0"/>
              <w:i w:val="0"/>
              <w:iCs w:val="0"/>
              <w:sz w:val="22"/>
              <w:szCs w:val="22"/>
            </w:rPr>
          </w:rPrChange>
        </w:rPr>
        <w:fldChar w:fldCharType="end"/>
      </w:r>
      <w:r w:rsidR="00BD5201">
        <w:t xml:space="preserve">: </w:t>
      </w:r>
      <w:r>
        <w:t xml:space="preserve">AWS cost comparison model </w:t>
      </w:r>
      <w:commentRangeStart w:id="49"/>
      <w:commentRangeStart w:id="50"/>
      <w:r>
        <w:t>(AWS Cloud Financial Management Blog)</w:t>
      </w:r>
      <w:commentRangeEnd w:id="49"/>
      <w:r w:rsidR="00D42363">
        <w:rPr>
          <w:rStyle w:val="CommentReference"/>
          <w:rFonts w:asciiTheme="minorHAnsi" w:eastAsiaTheme="minorHAnsi" w:hAnsiTheme="minorHAnsi" w:cstheme="minorBidi"/>
          <w:bCs w:val="0"/>
          <w:i w:val="0"/>
          <w:iCs w:val="0"/>
        </w:rPr>
        <w:commentReference w:id="49"/>
      </w:r>
      <w:commentRangeEnd w:id="50"/>
      <w:r w:rsidR="002F32EC">
        <w:rPr>
          <w:rStyle w:val="CommentReference"/>
          <w:rFonts w:asciiTheme="minorHAnsi" w:eastAsiaTheme="minorHAnsi" w:hAnsiTheme="minorHAnsi" w:cstheme="minorBidi"/>
          <w:bCs w:val="0"/>
          <w:i w:val="0"/>
          <w:iCs w:val="0"/>
        </w:rPr>
        <w:commentReference w:id="50"/>
      </w:r>
    </w:p>
    <w:p w14:paraId="6E9B5F20" w14:textId="77777777" w:rsidR="001F1CCB" w:rsidRDefault="001F1CCB" w:rsidP="003851BB">
      <w:pPr>
        <w:pStyle w:val="NormalBPBHEB"/>
      </w:pPr>
    </w:p>
    <w:p w14:paraId="45CA826A" w14:textId="43B0BEFA"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E53068">
        <w:rPr>
          <w:rStyle w:val="FootnoteReference"/>
        </w:rPr>
        <w:footnoteReference w:id="35"/>
      </w:r>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E53068">
        <w:rPr>
          <w:rStyle w:val="FootnoteReference"/>
        </w:rPr>
        <w:footnoteReference w:id="36"/>
      </w:r>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proofErr w:type="gramStart"/>
      <w:r w:rsidR="004963E2">
        <w:t>c</w:t>
      </w:r>
      <w:r w:rsidR="004963E2" w:rsidRPr="00AE5E84">
        <w:t>ases</w:t>
      </w:r>
      <w:proofErr w:type="gramEnd"/>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1EFEBB5F"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r w:rsidR="004963E2">
        <w:rPr>
          <w:rStyle w:val="FootnoteReference"/>
        </w:rPr>
        <w:footnoteReference w:id="37"/>
      </w:r>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2D660D">
        <w:rPr>
          <w:rStyle w:val="FootnoteReference"/>
        </w:rPr>
        <w:footnoteReference w:id="38"/>
      </w:r>
      <w:r w:rsidRPr="00AE5E84">
        <w:t>. In the financial sector, the case study on Capital One demonstrates how AWS's cloud services enable financial institutions to enhance customer experiences, drive innovation, and ensure robust security and compliance</w:t>
      </w:r>
      <w:r w:rsidR="002D660D">
        <w:rPr>
          <w:rStyle w:val="FootnoteReference"/>
        </w:rPr>
        <w:footnoteReference w:id="39"/>
      </w:r>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1896FBE1"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9173D0">
        <w:rPr>
          <w:rStyle w:val="FootnoteReference"/>
        </w:rPr>
        <w:footnoteReference w:id="40"/>
      </w:r>
      <w:r>
        <w:t>. Our exploration began with a deep dive into the global infrastructure of AWS, a masterpiece of engineering strategically distributed across regions and availability 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025D38E7"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9173D0">
        <w:rPr>
          <w:rStyle w:val="FootnoteReference"/>
        </w:rPr>
        <w:footnoteReference w:id="41"/>
      </w:r>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173D0">
        <w:rPr>
          <w:rStyle w:val="FootnoteReference"/>
        </w:rPr>
        <w:footnoteReference w:id="42"/>
      </w:r>
      <w:r>
        <w:t>.</w:t>
      </w:r>
    </w:p>
    <w:p w14:paraId="18527FBB" w14:textId="1892681D"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198645F9" w14:textId="77777777" w:rsidR="007259C6" w:rsidRDefault="007259C6" w:rsidP="007259C6">
      <w:pPr>
        <w:pStyle w:val="NormalBPBHEB"/>
      </w:pPr>
    </w:p>
    <w:p w14:paraId="67C883F7" w14:textId="4AD8733C" w:rsidR="00C43A7B" w:rsidRDefault="00C43A7B" w:rsidP="007259C6">
      <w:pPr>
        <w:pStyle w:val="NormalBPBHEB"/>
      </w:pPr>
    </w:p>
    <w:sectPr w:rsidR="00C43A7B">
      <w:head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ashasti Jakhmola" w:date="2023-12-28T12:57:00Z" w:initials="PJ">
    <w:p w14:paraId="30307378" w14:textId="77777777" w:rsidR="00D42363" w:rsidRDefault="00D42363" w:rsidP="005025BD">
      <w:r>
        <w:rPr>
          <w:rStyle w:val="CommentReference"/>
        </w:rPr>
        <w:annotationRef/>
      </w:r>
      <w:r>
        <w:rPr>
          <w:sz w:val="20"/>
          <w:szCs w:val="20"/>
        </w:rPr>
        <w:t>Is this the source of the image?</w:t>
      </w:r>
    </w:p>
  </w:comment>
  <w:comment w:id="13" w:author="Prashasti Jakhmola" w:date="2023-12-28T12:58:00Z" w:initials="PJ">
    <w:p w14:paraId="569B712C" w14:textId="77777777" w:rsidR="00D42363" w:rsidRDefault="00D42363" w:rsidP="00EE4DD8">
      <w:r>
        <w:rPr>
          <w:rStyle w:val="CommentReference"/>
        </w:rPr>
        <w:annotationRef/>
      </w:r>
      <w:r>
        <w:rPr>
          <w:sz w:val="20"/>
          <w:szCs w:val="20"/>
        </w:rPr>
        <w:t>Is this the source of the image?</w:t>
      </w:r>
    </w:p>
  </w:comment>
  <w:comment w:id="14" w:author="Paulo H. Leocadio" w:date="2024-02-19T14:58:00Z" w:initials="PL">
    <w:p w14:paraId="078EF52C" w14:textId="77777777" w:rsidR="00C57DFF" w:rsidRDefault="00C57DFF" w:rsidP="00C57DFF">
      <w:pPr>
        <w:pStyle w:val="CommentText"/>
      </w:pPr>
      <w:r>
        <w:rPr>
          <w:rStyle w:val="CommentReference"/>
        </w:rPr>
        <w:annotationRef/>
      </w:r>
      <w:r>
        <w:t>Yes</w:t>
      </w:r>
    </w:p>
  </w:comment>
  <w:comment w:id="15" w:author="Prashasti Jakhmola" w:date="2023-12-28T12:50:00Z" w:initials="PJ">
    <w:p w14:paraId="245AA02D" w14:textId="28649EA6" w:rsidR="00540C2D" w:rsidRDefault="00540C2D" w:rsidP="00B3425F">
      <w:r>
        <w:rPr>
          <w:rStyle w:val="CommentReference"/>
        </w:rPr>
        <w:annotationRef/>
      </w:r>
      <w:r>
        <w:rPr>
          <w:color w:val="000000"/>
          <w:sz w:val="20"/>
          <w:szCs w:val="20"/>
        </w:rPr>
        <w:t>The caption is too long kindly shorten it.</w:t>
      </w:r>
    </w:p>
  </w:comment>
  <w:comment w:id="16" w:author="Prashasti Jakhmola" w:date="2023-12-28T12:51:00Z" w:initials="PJ">
    <w:p w14:paraId="3AAC88C3" w14:textId="77777777" w:rsidR="00540C2D" w:rsidRDefault="00540C2D" w:rsidP="0032663E">
      <w:r>
        <w:rPr>
          <w:rStyle w:val="CommentReference"/>
        </w:rPr>
        <w:annotationRef/>
      </w:r>
      <w:r>
        <w:rPr>
          <w:color w:val="000000"/>
          <w:sz w:val="20"/>
          <w:szCs w:val="20"/>
        </w:rPr>
        <w:t>Is this the source of the image?</w:t>
      </w:r>
    </w:p>
  </w:comment>
  <w:comment w:id="17" w:author="Paulo H. Leocadio" w:date="2024-02-19T14:59:00Z" w:initials="PL">
    <w:p w14:paraId="514DC596" w14:textId="77777777" w:rsidR="00CD17A7" w:rsidRDefault="00CD17A7" w:rsidP="00CD17A7">
      <w:pPr>
        <w:pStyle w:val="CommentText"/>
      </w:pPr>
      <w:r>
        <w:rPr>
          <w:rStyle w:val="CommentReference"/>
        </w:rPr>
        <w:annotationRef/>
      </w:r>
      <w:r>
        <w:t>yes</w:t>
      </w:r>
    </w:p>
  </w:comment>
  <w:comment w:id="23" w:author="Prashasti Jakhmola" w:date="2023-12-28T12:52:00Z" w:initials="PJ">
    <w:p w14:paraId="38CC01A9" w14:textId="2A29B93B" w:rsidR="000205F9" w:rsidRDefault="000205F9" w:rsidP="0066657F">
      <w:r>
        <w:rPr>
          <w:rStyle w:val="CommentReference"/>
        </w:rPr>
        <w:annotationRef/>
      </w:r>
      <w:r>
        <w:rPr>
          <w:color w:val="000000"/>
          <w:sz w:val="20"/>
          <w:szCs w:val="20"/>
        </w:rPr>
        <w:t>Is this the source of the image?</w:t>
      </w:r>
    </w:p>
  </w:comment>
  <w:comment w:id="24" w:author="Paulo H. Leocadio" w:date="2024-02-19T15:00:00Z" w:initials="PL">
    <w:p w14:paraId="3EC67826" w14:textId="77777777" w:rsidR="002560FF" w:rsidRDefault="002560FF" w:rsidP="002560FF">
      <w:pPr>
        <w:pStyle w:val="CommentText"/>
      </w:pPr>
      <w:r>
        <w:rPr>
          <w:rStyle w:val="CommentReference"/>
        </w:rPr>
        <w:annotationRef/>
      </w:r>
      <w:r>
        <w:t>Yes, for all figures in all chapters</w:t>
      </w:r>
    </w:p>
  </w:comment>
  <w:comment w:id="25" w:author="Prashasti Jakhmola" w:date="2023-12-28T12:53:00Z" w:initials="PJ">
    <w:p w14:paraId="3DC979C1" w14:textId="29465380" w:rsidR="00443135" w:rsidRDefault="00443135" w:rsidP="009A0322">
      <w:r>
        <w:rPr>
          <w:rStyle w:val="CommentReference"/>
        </w:rPr>
        <w:annotationRef/>
      </w:r>
      <w:r>
        <w:rPr>
          <w:color w:val="000000"/>
          <w:sz w:val="20"/>
          <w:szCs w:val="20"/>
        </w:rPr>
        <w:t xml:space="preserve">Is this the the source of the image? </w:t>
      </w:r>
    </w:p>
  </w:comment>
  <w:comment w:id="26" w:author="Paulo H. Leocadio" w:date="2024-02-19T15:01:00Z" w:initials="PL">
    <w:p w14:paraId="18EDD5C2" w14:textId="77777777" w:rsidR="002560FF" w:rsidRDefault="002560FF" w:rsidP="002560FF">
      <w:pPr>
        <w:pStyle w:val="CommentText"/>
      </w:pPr>
      <w:r>
        <w:rPr>
          <w:rStyle w:val="CommentReference"/>
        </w:rPr>
        <w:annotationRef/>
      </w:r>
      <w:r>
        <w:t>yes</w:t>
      </w:r>
    </w:p>
  </w:comment>
  <w:comment w:id="32" w:author="Prashasti Jakhmola" w:date="2023-12-28T12:58:00Z" w:initials="PJ">
    <w:p w14:paraId="3E62BDE0" w14:textId="7B4008BF" w:rsidR="00D42363" w:rsidRDefault="00D42363" w:rsidP="00622DB5">
      <w:r>
        <w:rPr>
          <w:rStyle w:val="CommentReference"/>
        </w:rPr>
        <w:annotationRef/>
      </w:r>
      <w:r>
        <w:rPr>
          <w:sz w:val="20"/>
          <w:szCs w:val="20"/>
        </w:rPr>
        <w:t>Is this the source of the image?</w:t>
      </w:r>
    </w:p>
  </w:comment>
  <w:comment w:id="33" w:author="Paulo H. Leocadio" w:date="2024-02-19T15:01:00Z" w:initials="PL">
    <w:p w14:paraId="565BCD09" w14:textId="77777777" w:rsidR="0068232E" w:rsidRDefault="0068232E" w:rsidP="0068232E">
      <w:pPr>
        <w:pStyle w:val="CommentText"/>
      </w:pPr>
      <w:r>
        <w:rPr>
          <w:rStyle w:val="CommentReference"/>
        </w:rPr>
        <w:annotationRef/>
      </w:r>
      <w:r>
        <w:t>yes</w:t>
      </w:r>
    </w:p>
  </w:comment>
  <w:comment w:id="34" w:author="Prashasti Jakhmola" w:date="2023-12-28T12:58:00Z" w:initials="PJ">
    <w:p w14:paraId="12AA5960" w14:textId="7BF3D409" w:rsidR="00D42363" w:rsidRDefault="00D42363" w:rsidP="00297A5F">
      <w:r>
        <w:rPr>
          <w:rStyle w:val="CommentReference"/>
        </w:rPr>
        <w:annotationRef/>
      </w:r>
      <w:r>
        <w:rPr>
          <w:sz w:val="20"/>
          <w:szCs w:val="20"/>
        </w:rPr>
        <w:t>Is this the source of the image?</w:t>
      </w:r>
    </w:p>
  </w:comment>
  <w:comment w:id="35" w:author="Paulo H. Leocadio" w:date="2024-02-19T15:02:00Z" w:initials="PL">
    <w:p w14:paraId="347F06B3" w14:textId="77777777" w:rsidR="0068232E" w:rsidRDefault="0068232E" w:rsidP="0068232E">
      <w:pPr>
        <w:pStyle w:val="CommentText"/>
      </w:pPr>
      <w:r>
        <w:rPr>
          <w:rStyle w:val="CommentReference"/>
        </w:rPr>
        <w:annotationRef/>
      </w:r>
      <w:r>
        <w:t>yes</w:t>
      </w:r>
    </w:p>
  </w:comment>
  <w:comment w:id="39" w:author="Prashasti Jakhmola" w:date="2023-12-28T12:59:00Z" w:initials="PJ">
    <w:p w14:paraId="3848E2D5" w14:textId="413F6C02" w:rsidR="00D42363" w:rsidRDefault="00D42363" w:rsidP="00682B7C">
      <w:r>
        <w:rPr>
          <w:rStyle w:val="CommentReference"/>
        </w:rPr>
        <w:annotationRef/>
      </w:r>
      <w:r>
        <w:rPr>
          <w:sz w:val="20"/>
          <w:szCs w:val="20"/>
        </w:rPr>
        <w:t>Is this the source of the image?</w:t>
      </w:r>
    </w:p>
  </w:comment>
  <w:comment w:id="40" w:author="Paulo H. Leocadio" w:date="2024-02-19T15:02:00Z" w:initials="PL">
    <w:p w14:paraId="176C9216" w14:textId="77777777" w:rsidR="002F32EC" w:rsidRDefault="002F32EC" w:rsidP="002F32EC">
      <w:pPr>
        <w:pStyle w:val="CommentText"/>
      </w:pPr>
      <w:r>
        <w:rPr>
          <w:rStyle w:val="CommentReference"/>
        </w:rPr>
        <w:annotationRef/>
      </w:r>
      <w:r>
        <w:t>yes</w:t>
      </w:r>
    </w:p>
  </w:comment>
  <w:comment w:id="49" w:author="Prashasti Jakhmola" w:date="2023-12-28T12:59:00Z" w:initials="PJ">
    <w:p w14:paraId="1999D1C1" w14:textId="316F9D48" w:rsidR="00D42363" w:rsidRDefault="00D42363" w:rsidP="00B75225">
      <w:r>
        <w:rPr>
          <w:rStyle w:val="CommentReference"/>
        </w:rPr>
        <w:annotationRef/>
      </w:r>
      <w:r>
        <w:rPr>
          <w:sz w:val="20"/>
          <w:szCs w:val="20"/>
        </w:rPr>
        <w:t>Is this the source of the image?</w:t>
      </w:r>
    </w:p>
  </w:comment>
  <w:comment w:id="50" w:author="Paulo H. Leocadio" w:date="2024-02-19T15:03:00Z" w:initials="PL">
    <w:p w14:paraId="2D814E92" w14:textId="77777777" w:rsidR="002F32EC" w:rsidRDefault="002F32EC" w:rsidP="002F32EC">
      <w:pPr>
        <w:pStyle w:val="CommentText"/>
      </w:pPr>
      <w:r>
        <w:rPr>
          <w:rStyle w:val="CommentReference"/>
        </w:rPr>
        <w:annotationRef/>
      </w:r>
      <w: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307378" w15:done="0"/>
  <w15:commentEx w15:paraId="569B712C" w15:done="1"/>
  <w15:commentEx w15:paraId="078EF52C" w15:paraIdParent="569B712C" w15:done="1"/>
  <w15:commentEx w15:paraId="245AA02D" w15:done="1"/>
  <w15:commentEx w15:paraId="3AAC88C3" w15:done="1"/>
  <w15:commentEx w15:paraId="514DC596" w15:paraIdParent="3AAC88C3" w15:done="1"/>
  <w15:commentEx w15:paraId="38CC01A9" w15:done="1"/>
  <w15:commentEx w15:paraId="3EC67826" w15:paraIdParent="38CC01A9" w15:done="1"/>
  <w15:commentEx w15:paraId="3DC979C1" w15:done="1"/>
  <w15:commentEx w15:paraId="18EDD5C2" w15:paraIdParent="3DC979C1" w15:done="1"/>
  <w15:commentEx w15:paraId="3E62BDE0" w15:done="1"/>
  <w15:commentEx w15:paraId="565BCD09" w15:paraIdParent="3E62BDE0" w15:done="1"/>
  <w15:commentEx w15:paraId="12AA5960" w15:done="1"/>
  <w15:commentEx w15:paraId="347F06B3" w15:paraIdParent="12AA5960" w15:done="1"/>
  <w15:commentEx w15:paraId="3848E2D5" w15:done="1"/>
  <w15:commentEx w15:paraId="176C9216" w15:paraIdParent="3848E2D5" w15:done="1"/>
  <w15:commentEx w15:paraId="1999D1C1" w15:done="1"/>
  <w15:commentEx w15:paraId="2D814E92" w15:paraIdParent="1999D1C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65CF85" w16cex:dateUtc="2023-12-28T07:27:00Z"/>
  <w16cex:commentExtensible w16cex:durableId="32181285" w16cex:dateUtc="2023-12-28T07:28:00Z"/>
  <w16cex:commentExtensible w16cex:durableId="6589A819" w16cex:dateUtc="2024-02-19T19:58:00Z"/>
  <w16cex:commentExtensible w16cex:durableId="4B612E0A" w16cex:dateUtc="2023-12-28T07:20:00Z"/>
  <w16cex:commentExtensible w16cex:durableId="26C821FB" w16cex:dateUtc="2023-12-28T07:21:00Z"/>
  <w16cex:commentExtensible w16cex:durableId="631B2BA3" w16cex:dateUtc="2024-02-19T19:59:00Z"/>
  <w16cex:commentExtensible w16cex:durableId="59B26910" w16cex:dateUtc="2023-12-28T07:22:00Z"/>
  <w16cex:commentExtensible w16cex:durableId="4FECF57B" w16cex:dateUtc="2024-02-19T20:00:00Z"/>
  <w16cex:commentExtensible w16cex:durableId="73AD0934" w16cex:dateUtc="2023-12-28T07:23:00Z"/>
  <w16cex:commentExtensible w16cex:durableId="7590A238" w16cex:dateUtc="2024-02-19T20:01:00Z"/>
  <w16cex:commentExtensible w16cex:durableId="55D2B7BD" w16cex:dateUtc="2023-12-28T07:28:00Z"/>
  <w16cex:commentExtensible w16cex:durableId="5C94D7CD" w16cex:dateUtc="2024-02-19T20:01:00Z"/>
  <w16cex:commentExtensible w16cex:durableId="7FF72CEA" w16cex:dateUtc="2023-12-28T07:28:00Z"/>
  <w16cex:commentExtensible w16cex:durableId="34F6DBFB" w16cex:dateUtc="2024-02-19T20:02:00Z"/>
  <w16cex:commentExtensible w16cex:durableId="7489CCE3" w16cex:dateUtc="2023-12-28T07:29:00Z"/>
  <w16cex:commentExtensible w16cex:durableId="1B26451F" w16cex:dateUtc="2024-02-19T20:02:00Z"/>
  <w16cex:commentExtensible w16cex:durableId="5AE321C3" w16cex:dateUtc="2023-12-28T07:29:00Z"/>
  <w16cex:commentExtensible w16cex:durableId="57852D75" w16cex:dateUtc="2024-02-19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307378" w16cid:durableId="3B65CF85"/>
  <w16cid:commentId w16cid:paraId="569B712C" w16cid:durableId="32181285"/>
  <w16cid:commentId w16cid:paraId="078EF52C" w16cid:durableId="6589A819"/>
  <w16cid:commentId w16cid:paraId="245AA02D" w16cid:durableId="4B612E0A"/>
  <w16cid:commentId w16cid:paraId="3AAC88C3" w16cid:durableId="26C821FB"/>
  <w16cid:commentId w16cid:paraId="514DC596" w16cid:durableId="631B2BA3"/>
  <w16cid:commentId w16cid:paraId="38CC01A9" w16cid:durableId="59B26910"/>
  <w16cid:commentId w16cid:paraId="3EC67826" w16cid:durableId="4FECF57B"/>
  <w16cid:commentId w16cid:paraId="3DC979C1" w16cid:durableId="73AD0934"/>
  <w16cid:commentId w16cid:paraId="18EDD5C2" w16cid:durableId="7590A238"/>
  <w16cid:commentId w16cid:paraId="3E62BDE0" w16cid:durableId="55D2B7BD"/>
  <w16cid:commentId w16cid:paraId="565BCD09" w16cid:durableId="5C94D7CD"/>
  <w16cid:commentId w16cid:paraId="12AA5960" w16cid:durableId="7FF72CEA"/>
  <w16cid:commentId w16cid:paraId="347F06B3" w16cid:durableId="34F6DBFB"/>
  <w16cid:commentId w16cid:paraId="3848E2D5" w16cid:durableId="7489CCE3"/>
  <w16cid:commentId w16cid:paraId="176C9216" w16cid:durableId="1B26451F"/>
  <w16cid:commentId w16cid:paraId="1999D1C1" w16cid:durableId="5AE321C3"/>
  <w16cid:commentId w16cid:paraId="2D814E92" w16cid:durableId="57852D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BF41" w14:textId="77777777" w:rsidR="00782717" w:rsidRDefault="00782717" w:rsidP="00E24238">
      <w:pPr>
        <w:spacing w:after="0" w:line="240" w:lineRule="auto"/>
      </w:pPr>
      <w:r>
        <w:separator/>
      </w:r>
    </w:p>
  </w:endnote>
  <w:endnote w:type="continuationSeparator" w:id="0">
    <w:p w14:paraId="7813622C" w14:textId="77777777" w:rsidR="00782717" w:rsidRDefault="00782717"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D0F73" w14:textId="77777777" w:rsidR="00782717" w:rsidRDefault="00782717" w:rsidP="00E24238">
      <w:pPr>
        <w:spacing w:after="0" w:line="240" w:lineRule="auto"/>
      </w:pPr>
      <w:r>
        <w:separator/>
      </w:r>
    </w:p>
  </w:footnote>
  <w:footnote w:type="continuationSeparator" w:id="0">
    <w:p w14:paraId="6855E2FC" w14:textId="77777777" w:rsidR="00782717" w:rsidRDefault="00782717" w:rsidP="00E24238">
      <w:pPr>
        <w:spacing w:after="0" w:line="240" w:lineRule="auto"/>
      </w:pPr>
      <w:r>
        <w:continuationSeparator/>
      </w:r>
    </w:p>
  </w:footnote>
  <w:footnote w:id="1">
    <w:p w14:paraId="2B6D1DCE" w14:textId="717EEC34" w:rsidR="00B30619" w:rsidRPr="00EA3687" w:rsidRDefault="00923489" w:rsidP="00606AB0">
      <w:pPr>
        <w:pStyle w:val="NormalBPBHEB"/>
      </w:pPr>
      <w:r w:rsidRPr="00606AB0">
        <w:rPr>
          <w:sz w:val="20"/>
          <w:szCs w:val="20"/>
          <w:vertAlign w:val="superscript"/>
        </w:rPr>
        <w:t>1</w:t>
      </w:r>
      <w:r w:rsidRPr="00606AB0">
        <w:rPr>
          <w:sz w:val="20"/>
          <w:szCs w:val="20"/>
        </w:rPr>
        <w:t xml:space="preserve"> </w:t>
      </w:r>
      <w:r w:rsidR="00EE02E9" w:rsidRPr="00606AB0">
        <w:rPr>
          <w:sz w:val="20"/>
          <w:szCs w:val="20"/>
        </w:rPr>
        <w:t>The Atlantic - The Meaning of Amazon's AWS</w:t>
      </w:r>
    </w:p>
  </w:footnote>
  <w:footnote w:id="2">
    <w:p w14:paraId="1AE0E026" w14:textId="5D9A471E" w:rsidR="00681423" w:rsidRPr="00242F41" w:rsidRDefault="00681423" w:rsidP="00A75A9E">
      <w:pPr>
        <w:pStyle w:val="NormalBPBHEB"/>
        <w:jc w:val="left"/>
      </w:pPr>
      <w:r w:rsidRPr="00A75A9E">
        <w:rPr>
          <w:rStyle w:val="FootnoteReference"/>
          <w:sz w:val="20"/>
          <w:szCs w:val="20"/>
        </w:rPr>
        <w:footnoteRef/>
      </w:r>
      <w:r w:rsidRPr="00A75A9E">
        <w:rPr>
          <w:sz w:val="20"/>
          <w:szCs w:val="20"/>
        </w:rPr>
        <w:t xml:space="preserve"> Source: AWS - About AWS (https://aws.amazon.com/about-aws/)</w:t>
      </w:r>
    </w:p>
  </w:footnote>
  <w:footnote w:id="3">
    <w:p w14:paraId="2D18641E" w14:textId="1283CE55" w:rsidR="00456C26" w:rsidRPr="00242F41" w:rsidRDefault="00456C26" w:rsidP="00A75A9E">
      <w:pPr>
        <w:pStyle w:val="NormalBPBHEB"/>
        <w:jc w:val="left"/>
      </w:pPr>
      <w:r w:rsidRPr="00A75A9E">
        <w:rPr>
          <w:rStyle w:val="FootnoteReference"/>
          <w:sz w:val="20"/>
          <w:szCs w:val="20"/>
        </w:rPr>
        <w:footnoteRef/>
      </w:r>
      <w:r w:rsidRPr="00A75A9E">
        <w:rPr>
          <w:sz w:val="20"/>
          <w:szCs w:val="20"/>
        </w:rPr>
        <w:t xml:space="preserve"> </w:t>
      </w:r>
      <w:r w:rsidR="00D86DED" w:rsidRPr="00A75A9E">
        <w:rPr>
          <w:sz w:val="20"/>
          <w:szCs w:val="20"/>
        </w:rPr>
        <w:t>Source: The Atlantic - The Meaning of Amazon's AWS (https://www.theatlantic.com/technology/archive/2015/03/amazon-web-services-the-hidden-empire/388637/)</w:t>
      </w:r>
    </w:p>
  </w:footnote>
  <w:footnote w:id="4">
    <w:p w14:paraId="6612C40A" w14:textId="3B0CB953" w:rsidR="00BF33F6" w:rsidRDefault="00BF33F6" w:rsidP="00A75A9E">
      <w:pPr>
        <w:pStyle w:val="NormalBPBHEB"/>
        <w:jc w:val="left"/>
      </w:pPr>
      <w:r w:rsidRPr="00A75A9E">
        <w:rPr>
          <w:rStyle w:val="FootnoteReference"/>
          <w:sz w:val="20"/>
          <w:szCs w:val="20"/>
        </w:rPr>
        <w:footnoteRef/>
      </w:r>
      <w:r w:rsidRPr="00A75A9E">
        <w:rPr>
          <w:sz w:val="20"/>
          <w:szCs w:val="20"/>
        </w:rPr>
        <w:t xml:space="preserve"> Source: AWS Global Infrastructure (https://aws.amazon.com/about-aws/global-infrastructure/)</w:t>
      </w:r>
    </w:p>
  </w:footnote>
  <w:footnote w:id="5">
    <w:p w14:paraId="3233F11C" w14:textId="7008FEC4" w:rsidR="004A533C" w:rsidRPr="00242F41" w:rsidRDefault="004A533C" w:rsidP="00DD48E7">
      <w:pPr>
        <w:pStyle w:val="NormalBPBHEB"/>
        <w:jc w:val="left"/>
      </w:pPr>
      <w:r w:rsidRPr="00A75A9E">
        <w:rPr>
          <w:rStyle w:val="FootnoteReference"/>
          <w:sz w:val="20"/>
          <w:szCs w:val="20"/>
        </w:rPr>
        <w:footnoteRef/>
      </w:r>
      <w:r w:rsidRPr="00DD48E7">
        <w:rPr>
          <w:sz w:val="20"/>
          <w:szCs w:val="20"/>
        </w:rPr>
        <w:t xml:space="preserve"> </w:t>
      </w:r>
      <w:r w:rsidR="005F28DD" w:rsidRPr="00DD48E7">
        <w:rPr>
          <w:sz w:val="20"/>
          <w:szCs w:val="20"/>
        </w:rPr>
        <w:t>Source: AWS Global Infrastructure (https://aws.amazon.com/about-aws/global-infrastructure/)</w:t>
      </w:r>
    </w:p>
  </w:footnote>
  <w:footnote w:id="6">
    <w:p w14:paraId="6BEB107B" w14:textId="38A705C2" w:rsidR="005F28DD" w:rsidRDefault="005F28DD" w:rsidP="00DD48E7">
      <w:pPr>
        <w:pStyle w:val="NormalBPBHEB"/>
        <w:jc w:val="left"/>
      </w:pPr>
      <w:r w:rsidRPr="00DD48E7">
        <w:rPr>
          <w:rStyle w:val="FootnoteReference"/>
          <w:sz w:val="20"/>
          <w:szCs w:val="20"/>
        </w:rPr>
        <w:footnoteRef/>
      </w:r>
      <w:r w:rsidRPr="00DD48E7">
        <w:rPr>
          <w:sz w:val="20"/>
          <w:szCs w:val="20"/>
        </w:rPr>
        <w:t xml:space="preserve"> </w:t>
      </w:r>
      <w:r w:rsidR="008A7011" w:rsidRPr="00DD48E7">
        <w:rPr>
          <w:sz w:val="20"/>
          <w:szCs w:val="20"/>
        </w:rPr>
        <w:t>Source: AWS Regional Services List (https://aws.amazon.com/about-aws/global-infrastructure/regional-product-services/)</w:t>
      </w:r>
    </w:p>
  </w:footnote>
  <w:footnote w:id="7">
    <w:p w14:paraId="05B08639" w14:textId="5BBD8946" w:rsidR="00517A00" w:rsidRPr="00242F41" w:rsidRDefault="00517A00" w:rsidP="00663D49">
      <w:pPr>
        <w:pStyle w:val="NormalBPBHEB"/>
        <w:jc w:val="left"/>
      </w:pPr>
      <w:r w:rsidRPr="00DD48E7">
        <w:rPr>
          <w:rStyle w:val="FootnoteReference"/>
          <w:sz w:val="20"/>
          <w:szCs w:val="20"/>
        </w:rPr>
        <w:footnoteRef/>
      </w:r>
      <w:r w:rsidRPr="00DD48E7">
        <w:rPr>
          <w:sz w:val="20"/>
          <w:szCs w:val="20"/>
        </w:rPr>
        <w:t xml:space="preserve"> </w:t>
      </w:r>
      <w:r w:rsidR="00196F5C" w:rsidRPr="00DD48E7">
        <w:rPr>
          <w:sz w:val="20"/>
          <w:szCs w:val="20"/>
        </w:rPr>
        <w:t>Source: AWS Global Infrastructure (https://aws.amazon.com/about-aws/global-infrastructure/)</w:t>
      </w:r>
    </w:p>
  </w:footnote>
  <w:footnote w:id="8">
    <w:p w14:paraId="7B552716" w14:textId="62BC5C65" w:rsidR="00196F5C" w:rsidRDefault="00196F5C" w:rsidP="00663D49">
      <w:pPr>
        <w:pStyle w:val="NormalBPBHEB"/>
        <w:jc w:val="left"/>
      </w:pPr>
      <w:r w:rsidRPr="00DD48E7">
        <w:rPr>
          <w:rStyle w:val="FootnoteReference"/>
          <w:sz w:val="20"/>
          <w:szCs w:val="20"/>
        </w:rPr>
        <w:footnoteRef/>
      </w:r>
      <w:r w:rsidRPr="00663D49">
        <w:rPr>
          <w:sz w:val="20"/>
          <w:szCs w:val="20"/>
        </w:rPr>
        <w:t xml:space="preserve"> </w:t>
      </w:r>
      <w:r w:rsidR="00A021E9" w:rsidRPr="00663D49">
        <w:rPr>
          <w:sz w:val="20"/>
          <w:szCs w:val="20"/>
        </w:rPr>
        <w:t>Source: AWS Regional Services List (https://aws.amazon.com/about-aws/global-infrastructure/regional-product-services/)</w:t>
      </w:r>
    </w:p>
  </w:footnote>
  <w:footnote w:id="9">
    <w:p w14:paraId="648497C6" w14:textId="4F305686" w:rsidR="00A021E9" w:rsidRPr="00242F41" w:rsidRDefault="00A021E9" w:rsidP="00A75A9E">
      <w:pPr>
        <w:pStyle w:val="NormalBPBHEB"/>
      </w:pPr>
      <w:r w:rsidRPr="00663D49">
        <w:rPr>
          <w:rStyle w:val="FootnoteReference"/>
          <w:sz w:val="20"/>
          <w:szCs w:val="20"/>
        </w:rPr>
        <w:footnoteRef/>
      </w:r>
      <w:r w:rsidRPr="00663D49">
        <w:rPr>
          <w:sz w:val="20"/>
          <w:szCs w:val="20"/>
        </w:rPr>
        <w:t xml:space="preserve"> </w:t>
      </w:r>
      <w:r w:rsidR="00877BB7" w:rsidRPr="00663D49">
        <w:rPr>
          <w:sz w:val="20"/>
          <w:szCs w:val="20"/>
        </w:rPr>
        <w:t xml:space="preserve"> Source: AWS Compute Services (https://aws.amazon.com/products/compute/)</w:t>
      </w:r>
    </w:p>
  </w:footnote>
  <w:footnote w:id="10">
    <w:p w14:paraId="5731296A" w14:textId="591AC201" w:rsidR="00877BB7" w:rsidRPr="00242F41" w:rsidRDefault="00877BB7" w:rsidP="00A75A9E">
      <w:pPr>
        <w:pStyle w:val="NormalBPBHEB"/>
      </w:pPr>
      <w:r w:rsidRPr="00663D49">
        <w:rPr>
          <w:rStyle w:val="FootnoteReference"/>
          <w:sz w:val="20"/>
          <w:szCs w:val="20"/>
        </w:rPr>
        <w:footnoteRef/>
      </w:r>
      <w:r w:rsidRPr="00663D49">
        <w:rPr>
          <w:sz w:val="20"/>
          <w:szCs w:val="20"/>
        </w:rPr>
        <w:t xml:space="preserve"> Source: AWS Storage Services (https://aws.amazon.com/products/storage/)</w:t>
      </w:r>
    </w:p>
  </w:footnote>
  <w:footnote w:id="11">
    <w:p w14:paraId="4DBC66BF" w14:textId="188ACB3F" w:rsidR="00877BB7" w:rsidRPr="00242F41" w:rsidRDefault="00877BB7" w:rsidP="00A75A9E">
      <w:pPr>
        <w:pStyle w:val="NormalBPBHEB"/>
      </w:pPr>
      <w:r w:rsidRPr="00663D49">
        <w:rPr>
          <w:rStyle w:val="FootnoteReference"/>
          <w:sz w:val="20"/>
          <w:szCs w:val="20"/>
        </w:rPr>
        <w:footnoteRef/>
      </w:r>
      <w:r w:rsidRPr="00663D49">
        <w:rPr>
          <w:sz w:val="20"/>
          <w:szCs w:val="20"/>
        </w:rPr>
        <w:t xml:space="preserve"> </w:t>
      </w:r>
      <w:r w:rsidR="00843597" w:rsidRPr="00663D49">
        <w:rPr>
          <w:sz w:val="20"/>
          <w:szCs w:val="20"/>
        </w:rPr>
        <w:t>Source: AWS Database Services (https://aws.amazon.com/products/databases/)</w:t>
      </w:r>
    </w:p>
  </w:footnote>
  <w:footnote w:id="12">
    <w:p w14:paraId="01A29ABA" w14:textId="714AAC84" w:rsidR="00843597" w:rsidRPr="00242F41" w:rsidRDefault="00843597" w:rsidP="00A75A9E">
      <w:pPr>
        <w:pStyle w:val="NormalBPBHEB"/>
      </w:pPr>
      <w:r w:rsidRPr="00663D49">
        <w:rPr>
          <w:rStyle w:val="FootnoteReference"/>
          <w:sz w:val="20"/>
          <w:szCs w:val="20"/>
        </w:rPr>
        <w:footnoteRef/>
      </w:r>
      <w:r w:rsidRPr="00663D49">
        <w:rPr>
          <w:sz w:val="20"/>
          <w:szCs w:val="20"/>
        </w:rPr>
        <w:t xml:space="preserve"> [4] Source: AWS Machine Learning Services (https://aws.amazon.com/machine-learning/)</w:t>
      </w:r>
    </w:p>
  </w:footnote>
  <w:footnote w:id="13">
    <w:p w14:paraId="74B60439" w14:textId="3CA13F53" w:rsidR="009C7463" w:rsidRPr="00242F41" w:rsidRDefault="009C7463" w:rsidP="00A75A9E">
      <w:pPr>
        <w:pStyle w:val="NormalBPBHEB"/>
      </w:pPr>
      <w:r w:rsidRPr="00663D49">
        <w:rPr>
          <w:rStyle w:val="FootnoteReference"/>
          <w:sz w:val="20"/>
          <w:szCs w:val="20"/>
        </w:rPr>
        <w:footnoteRef/>
      </w:r>
      <w:r w:rsidRPr="00663D49">
        <w:rPr>
          <w:sz w:val="20"/>
          <w:szCs w:val="20"/>
        </w:rPr>
        <w:t xml:space="preserve"> Source: AWS IoT Core (https://aws.amazon.com/iot-core/)</w:t>
      </w:r>
    </w:p>
  </w:footnote>
  <w:footnote w:id="14">
    <w:p w14:paraId="6CC20071" w14:textId="2AC4881A" w:rsidR="003F6831" w:rsidRDefault="003F6831" w:rsidP="00A75A9E">
      <w:pPr>
        <w:pStyle w:val="NormalBPBHEB"/>
      </w:pPr>
      <w:r w:rsidRPr="00C22759">
        <w:rPr>
          <w:rStyle w:val="FootnoteReference"/>
          <w:sz w:val="20"/>
          <w:szCs w:val="20"/>
        </w:rPr>
        <w:footnoteRef/>
      </w:r>
      <w:r w:rsidRPr="00C22759">
        <w:rPr>
          <w:sz w:val="20"/>
          <w:szCs w:val="20"/>
        </w:rPr>
        <w:t xml:space="preserve"> Source: AWS EC2 (https://aws.amazon.com/ec2/)</w:t>
      </w:r>
    </w:p>
  </w:footnote>
  <w:footnote w:id="15">
    <w:p w14:paraId="18D221E3" w14:textId="3B724C85" w:rsidR="0051564C" w:rsidRPr="00242F41" w:rsidRDefault="0051564C" w:rsidP="00A75A9E">
      <w:pPr>
        <w:pStyle w:val="NormalBPBHEB"/>
      </w:pPr>
      <w:r w:rsidRPr="00C22759">
        <w:rPr>
          <w:rStyle w:val="FootnoteReference"/>
          <w:sz w:val="20"/>
          <w:szCs w:val="20"/>
        </w:rPr>
        <w:footnoteRef/>
      </w:r>
      <w:r w:rsidRPr="00C22759">
        <w:rPr>
          <w:sz w:val="20"/>
          <w:szCs w:val="20"/>
        </w:rPr>
        <w:t xml:space="preserve"> Source: AWS Lambda (https://aws.amazon.com/lambda/)</w:t>
      </w:r>
    </w:p>
  </w:footnote>
  <w:footnote w:id="16">
    <w:p w14:paraId="193A5E0A" w14:textId="446CF3EA" w:rsidR="00F76FD4" w:rsidRPr="00242F41" w:rsidRDefault="00F76FD4" w:rsidP="00A75A9E">
      <w:pPr>
        <w:pStyle w:val="NormalBPBHEB"/>
      </w:pPr>
      <w:r w:rsidRPr="00C22759">
        <w:rPr>
          <w:rStyle w:val="FootnoteReference"/>
          <w:sz w:val="20"/>
          <w:szCs w:val="20"/>
        </w:rPr>
        <w:footnoteRef/>
      </w:r>
      <w:r w:rsidRPr="00C22759">
        <w:rPr>
          <w:sz w:val="20"/>
          <w:szCs w:val="20"/>
        </w:rPr>
        <w:t xml:space="preserve"> Source: AWS ECS (https://aws.amazon.com/ecs/)</w:t>
      </w:r>
    </w:p>
  </w:footnote>
  <w:footnote w:id="17">
    <w:p w14:paraId="60EF4402" w14:textId="4DB74F1C" w:rsidR="001C6AE2" w:rsidRDefault="001C6AE2" w:rsidP="00A75A9E">
      <w:pPr>
        <w:pStyle w:val="NormalBPBHEB"/>
      </w:pPr>
      <w:r w:rsidRPr="00C22759">
        <w:rPr>
          <w:rStyle w:val="FootnoteReference"/>
          <w:sz w:val="20"/>
          <w:szCs w:val="20"/>
        </w:rPr>
        <w:footnoteRef/>
      </w:r>
      <w:r w:rsidRPr="00C22759">
        <w:rPr>
          <w:sz w:val="20"/>
          <w:szCs w:val="20"/>
        </w:rPr>
        <w:t xml:space="preserve"> </w:t>
      </w:r>
      <w:r w:rsidR="003851BB" w:rsidRPr="00C22759">
        <w:rPr>
          <w:sz w:val="20"/>
          <w:szCs w:val="20"/>
        </w:rPr>
        <w:t>Source: AWS S3 (https://aws.amazon.com/s3/)</w:t>
      </w:r>
    </w:p>
  </w:footnote>
  <w:footnote w:id="18">
    <w:p w14:paraId="7F4C53AE" w14:textId="5B4CD5E3" w:rsidR="003851BB" w:rsidRPr="00242F41" w:rsidRDefault="003851BB" w:rsidP="00A75A9E">
      <w:pPr>
        <w:pStyle w:val="NormalBPBHEB"/>
      </w:pPr>
      <w:r w:rsidRPr="00C22759">
        <w:rPr>
          <w:rStyle w:val="FootnoteReference"/>
          <w:sz w:val="20"/>
          <w:szCs w:val="20"/>
        </w:rPr>
        <w:footnoteRef/>
      </w:r>
      <w:r w:rsidRPr="00C22759">
        <w:rPr>
          <w:sz w:val="20"/>
          <w:szCs w:val="20"/>
        </w:rPr>
        <w:t xml:space="preserve"> Source: AWS EBS (https://aws.amazon.com/ebs/)</w:t>
      </w:r>
    </w:p>
  </w:footnote>
  <w:footnote w:id="19">
    <w:p w14:paraId="3D8E48D7" w14:textId="3C9151DB"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VPC (https://aws.amazon.com/vpc/)</w:t>
      </w:r>
    </w:p>
  </w:footnote>
  <w:footnote w:id="20">
    <w:p w14:paraId="3580B265" w14:textId="77EE1A48"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Direct Connect (https://aws.amazon.com/directconnect/)</w:t>
      </w:r>
    </w:p>
  </w:footnote>
  <w:footnote w:id="21">
    <w:p w14:paraId="6380E9E0" w14:textId="2EF63E0C" w:rsidR="004F0F51" w:rsidRDefault="004F0F51" w:rsidP="00A75A9E">
      <w:pPr>
        <w:pStyle w:val="NormalBPBHEB"/>
      </w:pPr>
      <w:r w:rsidRPr="00C22759">
        <w:rPr>
          <w:rStyle w:val="FootnoteReference"/>
          <w:sz w:val="20"/>
          <w:szCs w:val="20"/>
        </w:rPr>
        <w:footnoteRef/>
      </w:r>
      <w:r w:rsidRPr="00C22759">
        <w:rPr>
          <w:sz w:val="20"/>
          <w:szCs w:val="20"/>
        </w:rPr>
        <w:t xml:space="preserve"> Source: Amazon Route 53 (https://aws.amazon.com/route53/)</w:t>
      </w:r>
    </w:p>
  </w:footnote>
  <w:footnote w:id="22">
    <w:p w14:paraId="4CADAA64" w14:textId="6804226A"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IAM (https://aws.amazon.com/iam/)</w:t>
      </w:r>
    </w:p>
  </w:footnote>
  <w:footnote w:id="23">
    <w:p w14:paraId="1D8F4A32" w14:textId="20C2C308" w:rsidR="004F0F51" w:rsidRDefault="004F0F51" w:rsidP="00A75A9E">
      <w:pPr>
        <w:pStyle w:val="NormalBPBHEB"/>
      </w:pPr>
      <w:r w:rsidRPr="00C22759">
        <w:rPr>
          <w:rStyle w:val="FootnoteReference"/>
          <w:sz w:val="20"/>
          <w:szCs w:val="20"/>
        </w:rPr>
        <w:footnoteRef/>
      </w:r>
      <w:r w:rsidRPr="00C22759">
        <w:rPr>
          <w:sz w:val="20"/>
          <w:szCs w:val="20"/>
        </w:rPr>
        <w:t xml:space="preserve"> Source: AWS WAF (https://aws.amazon.com/waf/)</w:t>
      </w:r>
    </w:p>
  </w:footnote>
  <w:footnote w:id="24">
    <w:p w14:paraId="2A5C453E" w14:textId="03BFBB8D"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Elastic Load Balancing (https://aws.amazon.com/elasticloadbalancing/)</w:t>
      </w:r>
    </w:p>
  </w:footnote>
  <w:footnote w:id="25">
    <w:p w14:paraId="62CBD318" w14:textId="66A14856"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Auto Scaling (https://aws.amazon.com/autoscaling/)</w:t>
      </w:r>
    </w:p>
  </w:footnote>
  <w:footnote w:id="26">
    <w:p w14:paraId="75D13FC0" w14:textId="164F6EA1" w:rsidR="008B1B0B" w:rsidRDefault="008B1B0B" w:rsidP="00A75A9E">
      <w:pPr>
        <w:pStyle w:val="NormalBPBHEB"/>
      </w:pPr>
      <w:r w:rsidRPr="00C22759">
        <w:rPr>
          <w:rStyle w:val="FootnoteReference"/>
          <w:sz w:val="20"/>
          <w:szCs w:val="20"/>
        </w:rPr>
        <w:footnoteRef/>
      </w:r>
      <w:r w:rsidRPr="00C22759">
        <w:rPr>
          <w:sz w:val="20"/>
          <w:szCs w:val="20"/>
        </w:rPr>
        <w:t xml:space="preserve"> Source: Amazon RDS (https://aws.amazon.com/rds/)</w:t>
      </w:r>
    </w:p>
  </w:footnote>
  <w:footnote w:id="27">
    <w:p w14:paraId="0367F13D" w14:textId="27A99420"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Operational Excellence Pillar (https://aws.amazon.com/architecture/well-architected/operational-excellence-pillar/)</w:t>
      </w:r>
    </w:p>
  </w:footnote>
  <w:footnote w:id="28">
    <w:p w14:paraId="63CD3155" w14:textId="613AE95C"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Security Pillar (https://aws.amazon.com/architecture/well-architected/security-pillar/)</w:t>
      </w:r>
    </w:p>
  </w:footnote>
  <w:footnote w:id="29">
    <w:p w14:paraId="170917BF" w14:textId="150D0DA8" w:rsidR="00846024" w:rsidRPr="00242F41" w:rsidRDefault="00846024" w:rsidP="00925A78">
      <w:pPr>
        <w:pStyle w:val="NormalBPBHEB"/>
        <w:jc w:val="left"/>
      </w:pPr>
      <w:r w:rsidRPr="00C22759">
        <w:rPr>
          <w:rStyle w:val="FootnoteReference"/>
          <w:sz w:val="20"/>
          <w:szCs w:val="20"/>
        </w:rPr>
        <w:footnoteRef/>
      </w:r>
      <w:r w:rsidRPr="00C22759">
        <w:rPr>
          <w:sz w:val="20"/>
          <w:szCs w:val="20"/>
        </w:rPr>
        <w:t xml:space="preserve"> Source: AWS Well-Architected - Reliability Pillar (https://aws.amazon.com/architecture/well-architected/reliability-pillar/)</w:t>
      </w:r>
    </w:p>
  </w:footnote>
  <w:footnote w:id="30">
    <w:p w14:paraId="2F9FB938" w14:textId="188B2FB0" w:rsidR="00846024" w:rsidRPr="00242F41" w:rsidRDefault="00846024" w:rsidP="00925A78">
      <w:pPr>
        <w:pStyle w:val="NormalBPBHEB"/>
        <w:jc w:val="left"/>
      </w:pPr>
      <w:r w:rsidRPr="00925A78">
        <w:rPr>
          <w:rStyle w:val="FootnoteReference"/>
          <w:sz w:val="20"/>
          <w:szCs w:val="20"/>
        </w:rPr>
        <w:footnoteRef/>
      </w:r>
      <w:r w:rsidRPr="00925A78">
        <w:rPr>
          <w:sz w:val="20"/>
          <w:szCs w:val="20"/>
        </w:rPr>
        <w:t xml:space="preserve"> Source: AWS Well-Architected - Performance Efficiency Pillar (https://aws.amazon.com/architecture/well-architected/performance-efficiency-pillar/)</w:t>
      </w:r>
    </w:p>
  </w:footnote>
  <w:footnote w:id="31">
    <w:p w14:paraId="425999D4" w14:textId="70FB566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Well-Architected - Cost Optimization Pillar (https://aws.amazon.com/architecture/well-architected/cost-optimization-pillar/)</w:t>
      </w:r>
    </w:p>
  </w:footnote>
  <w:footnote w:id="32">
    <w:p w14:paraId="625E92C2" w14:textId="757A4B91" w:rsidR="00E53068" w:rsidRDefault="00E53068" w:rsidP="00A75A9E">
      <w:pPr>
        <w:pStyle w:val="NormalBPBHEB"/>
      </w:pPr>
      <w:r w:rsidRPr="00925A78">
        <w:rPr>
          <w:rStyle w:val="FootnoteReference"/>
          <w:sz w:val="20"/>
          <w:szCs w:val="20"/>
        </w:rPr>
        <w:footnoteRef/>
      </w:r>
      <w:r w:rsidRPr="00925A78">
        <w:rPr>
          <w:sz w:val="20"/>
          <w:szCs w:val="20"/>
        </w:rPr>
        <w:t xml:space="preserve"> Source: AWS Well-Architected Tool (https://aws.amazon.com/well-architected-tool/)</w:t>
      </w:r>
    </w:p>
  </w:footnote>
  <w:footnote w:id="33">
    <w:p w14:paraId="5EE96328" w14:textId="1204CDD1"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Trusted Advisor (https://aws.amazon.com/premiumsupport/technology/trusted-advisor/)</w:t>
      </w:r>
    </w:p>
  </w:footnote>
  <w:footnote w:id="34">
    <w:p w14:paraId="37964C43" w14:textId="701F7CD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Cost Allocation and Tagging (https://aws.amazon.com/aws-cost-management/aws-cost-allocation/)</w:t>
      </w:r>
    </w:p>
  </w:footnote>
  <w:footnote w:id="35">
    <w:p w14:paraId="587207AA" w14:textId="2EDDAD35"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Kumar, V., Gupta, D., &amp; Kaur, A. (2020). Cost Optimization in Cloud Computing. In Proceedings of the 2020 12th International Conference on Computational Intelligence and Communication Networks (pp. 161-167). IEEE.</w:t>
      </w:r>
    </w:p>
  </w:footnote>
  <w:footnote w:id="36">
    <w:p w14:paraId="2E378E43" w14:textId="08D6300D" w:rsidR="00E53068" w:rsidRDefault="00E53068" w:rsidP="00A75A9E">
      <w:pPr>
        <w:pStyle w:val="NormalBPBHEB"/>
      </w:pPr>
      <w:r w:rsidRPr="00925A78">
        <w:rPr>
          <w:rStyle w:val="FootnoteReference"/>
          <w:sz w:val="20"/>
          <w:szCs w:val="20"/>
        </w:rPr>
        <w:footnoteRef/>
      </w:r>
      <w:r w:rsidRPr="00925A78">
        <w:rPr>
          <w:sz w:val="20"/>
          <w:szCs w:val="20"/>
        </w:rPr>
        <w:t xml:space="preserve"> Source: AWS Cost Optimization (https://aws.amazon.com/cost-optimization/)</w:t>
      </w:r>
    </w:p>
  </w:footnote>
  <w:footnote w:id="37">
    <w:p w14:paraId="62DFBF97" w14:textId="5D95E3DF" w:rsidR="004963E2" w:rsidRPr="00242F41" w:rsidRDefault="004963E2" w:rsidP="00925A78">
      <w:pPr>
        <w:pStyle w:val="NormalBPBHEB"/>
        <w:jc w:val="left"/>
      </w:pPr>
      <w:r w:rsidRPr="00925A78">
        <w:rPr>
          <w:rStyle w:val="FootnoteReference"/>
          <w:sz w:val="20"/>
          <w:szCs w:val="20"/>
        </w:rPr>
        <w:footnoteRef/>
      </w:r>
      <w:r w:rsidRPr="00925A78">
        <w:rPr>
          <w:sz w:val="20"/>
          <w:szCs w:val="20"/>
        </w:rPr>
        <w:t xml:space="preserve"> </w:t>
      </w:r>
      <w:r w:rsidR="002D660D" w:rsidRPr="00925A78">
        <w:rPr>
          <w:sz w:val="20"/>
          <w:szCs w:val="20"/>
        </w:rPr>
        <w:t>Saini, H., Saini, R., &amp; Saini, S. (2017). Cloud Computing: A Review on Cloud Security Management. International Journal of Computer Applications, 160(10), 9-13.</w:t>
      </w:r>
    </w:p>
  </w:footnote>
  <w:footnote w:id="38">
    <w:p w14:paraId="45650232" w14:textId="5D8661B4" w:rsidR="002D660D" w:rsidRPr="00242F41"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GE Healthcare (https://aws.amazon.com/solutions/case-studies/ge-healthcare/)</w:t>
      </w:r>
    </w:p>
  </w:footnote>
  <w:footnote w:id="39">
    <w:p w14:paraId="2D66ED00" w14:textId="79BD1A00" w:rsidR="002D660D"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Capital One (https://aws.amazon.com/solutions/case-studies/capital-one/)</w:t>
      </w:r>
    </w:p>
  </w:footnote>
  <w:footnote w:id="40">
    <w:p w14:paraId="5F72ACDB" w14:textId="2BEC9A5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Kumar, Vinay, et al. "Cost Optimization in Cloud Computing." 2020 IEEE 10th International Conference on Cloud Computing (CLOUD). IEEE, 2020.</w:t>
      </w:r>
    </w:p>
  </w:footnote>
  <w:footnote w:id="41">
    <w:p w14:paraId="1C00F970" w14:textId="41A1A8F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Saini, Hemraj, et al. "Cloud Computing: A Review on Cloud Security Management." International Journal of Advanced Research in Computer Engineering &amp; Technology (IJARCET) 6.3 (2017).</w:t>
      </w:r>
    </w:p>
  </w:footnote>
  <w:footnote w:id="42">
    <w:p w14:paraId="4D5CA6FF" w14:textId="3D80D3EA" w:rsidR="009173D0" w:rsidRDefault="009173D0" w:rsidP="00A75A9E">
      <w:pPr>
        <w:pStyle w:val="NormalBPBHEB"/>
      </w:pPr>
      <w:r w:rsidRPr="00CE2D24">
        <w:rPr>
          <w:rStyle w:val="FootnoteReference"/>
          <w:sz w:val="20"/>
          <w:szCs w:val="20"/>
        </w:rPr>
        <w:footnoteRef/>
      </w:r>
      <w:r w:rsidRPr="00CE2D24">
        <w:rPr>
          <w:sz w:val="20"/>
          <w:szCs w:val="20"/>
        </w:rPr>
        <w:t xml:space="preserve"> </w:t>
      </w:r>
      <w:r w:rsidR="009958F3" w:rsidRPr="00CE2D24">
        <w:rPr>
          <w:sz w:val="20"/>
          <w:szCs w:val="20"/>
        </w:rPr>
        <w:t xml:space="preserve">AWS Case Studies. Retrieved from </w:t>
      </w:r>
      <w:proofErr w:type="gramStart"/>
      <w:r w:rsidR="009958F3" w:rsidRPr="00CE2D24">
        <w:rPr>
          <w:sz w:val="20"/>
          <w:szCs w:val="20"/>
        </w:rPr>
        <w:t>https://aws.amazon.com/solutions/case-studies/</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shasti Jakhmola">
    <w15:presenceInfo w15:providerId="None" w15:userId="Prashasti Jakhmola"/>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55F14"/>
    <w:rsid w:val="00070BAD"/>
    <w:rsid w:val="000713D2"/>
    <w:rsid w:val="00080840"/>
    <w:rsid w:val="000E49B0"/>
    <w:rsid w:val="00104F5E"/>
    <w:rsid w:val="00121CBA"/>
    <w:rsid w:val="0012730A"/>
    <w:rsid w:val="00143CEC"/>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157B9"/>
    <w:rsid w:val="00237E38"/>
    <w:rsid w:val="0024147F"/>
    <w:rsid w:val="00241C9F"/>
    <w:rsid w:val="00242F41"/>
    <w:rsid w:val="002444B3"/>
    <w:rsid w:val="00244B89"/>
    <w:rsid w:val="00245EEF"/>
    <w:rsid w:val="002560FF"/>
    <w:rsid w:val="00272AF8"/>
    <w:rsid w:val="00276261"/>
    <w:rsid w:val="0027789D"/>
    <w:rsid w:val="00281E67"/>
    <w:rsid w:val="00283BCB"/>
    <w:rsid w:val="002857E0"/>
    <w:rsid w:val="0028605B"/>
    <w:rsid w:val="002A5DB0"/>
    <w:rsid w:val="002C04DB"/>
    <w:rsid w:val="002D660D"/>
    <w:rsid w:val="002E1BEE"/>
    <w:rsid w:val="002E2075"/>
    <w:rsid w:val="002F19AA"/>
    <w:rsid w:val="002F32EC"/>
    <w:rsid w:val="002F5820"/>
    <w:rsid w:val="00325459"/>
    <w:rsid w:val="00326D8E"/>
    <w:rsid w:val="003323AB"/>
    <w:rsid w:val="003439AA"/>
    <w:rsid w:val="00352AC2"/>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6813"/>
    <w:rsid w:val="00453229"/>
    <w:rsid w:val="004536C1"/>
    <w:rsid w:val="004540B5"/>
    <w:rsid w:val="00456C26"/>
    <w:rsid w:val="004664F9"/>
    <w:rsid w:val="0046770B"/>
    <w:rsid w:val="00472E99"/>
    <w:rsid w:val="00481029"/>
    <w:rsid w:val="00482581"/>
    <w:rsid w:val="00486859"/>
    <w:rsid w:val="004963E2"/>
    <w:rsid w:val="004A533C"/>
    <w:rsid w:val="004F0F51"/>
    <w:rsid w:val="004F259C"/>
    <w:rsid w:val="004F5397"/>
    <w:rsid w:val="0050151B"/>
    <w:rsid w:val="0051564C"/>
    <w:rsid w:val="00517A00"/>
    <w:rsid w:val="00522689"/>
    <w:rsid w:val="005403CE"/>
    <w:rsid w:val="00540C2D"/>
    <w:rsid w:val="00542279"/>
    <w:rsid w:val="0054242B"/>
    <w:rsid w:val="00543321"/>
    <w:rsid w:val="00552FBE"/>
    <w:rsid w:val="00561DAD"/>
    <w:rsid w:val="0059011F"/>
    <w:rsid w:val="005950AA"/>
    <w:rsid w:val="005958B0"/>
    <w:rsid w:val="00597F7C"/>
    <w:rsid w:val="005B44F1"/>
    <w:rsid w:val="005D0D57"/>
    <w:rsid w:val="005D4E0D"/>
    <w:rsid w:val="005F28DD"/>
    <w:rsid w:val="00603732"/>
    <w:rsid w:val="00606AB0"/>
    <w:rsid w:val="00626382"/>
    <w:rsid w:val="0064232B"/>
    <w:rsid w:val="00663D49"/>
    <w:rsid w:val="00665972"/>
    <w:rsid w:val="0067142D"/>
    <w:rsid w:val="00681423"/>
    <w:rsid w:val="0068232E"/>
    <w:rsid w:val="00692841"/>
    <w:rsid w:val="006966F3"/>
    <w:rsid w:val="006A49B1"/>
    <w:rsid w:val="006B299D"/>
    <w:rsid w:val="006B7D5E"/>
    <w:rsid w:val="006C041C"/>
    <w:rsid w:val="006C1477"/>
    <w:rsid w:val="006C2EF4"/>
    <w:rsid w:val="006D21F5"/>
    <w:rsid w:val="006D5789"/>
    <w:rsid w:val="00714532"/>
    <w:rsid w:val="0072087D"/>
    <w:rsid w:val="00723906"/>
    <w:rsid w:val="007259C6"/>
    <w:rsid w:val="007368DA"/>
    <w:rsid w:val="00736C54"/>
    <w:rsid w:val="00743168"/>
    <w:rsid w:val="00760E1D"/>
    <w:rsid w:val="00762E48"/>
    <w:rsid w:val="00763C17"/>
    <w:rsid w:val="00782717"/>
    <w:rsid w:val="007962A5"/>
    <w:rsid w:val="007A6026"/>
    <w:rsid w:val="007E7DC9"/>
    <w:rsid w:val="007F5AF1"/>
    <w:rsid w:val="00814128"/>
    <w:rsid w:val="00843597"/>
    <w:rsid w:val="00846024"/>
    <w:rsid w:val="00864046"/>
    <w:rsid w:val="008669AC"/>
    <w:rsid w:val="008711ED"/>
    <w:rsid w:val="00877BB7"/>
    <w:rsid w:val="00886AD9"/>
    <w:rsid w:val="00894FD8"/>
    <w:rsid w:val="008A3C41"/>
    <w:rsid w:val="008A7011"/>
    <w:rsid w:val="008B03F4"/>
    <w:rsid w:val="008B06B2"/>
    <w:rsid w:val="008B1B0B"/>
    <w:rsid w:val="008C46B2"/>
    <w:rsid w:val="008D34CF"/>
    <w:rsid w:val="008D3CE4"/>
    <w:rsid w:val="00907BFB"/>
    <w:rsid w:val="009111A9"/>
    <w:rsid w:val="009173D0"/>
    <w:rsid w:val="009175FD"/>
    <w:rsid w:val="00923489"/>
    <w:rsid w:val="00925A78"/>
    <w:rsid w:val="0094412E"/>
    <w:rsid w:val="00960856"/>
    <w:rsid w:val="009730E2"/>
    <w:rsid w:val="0097758C"/>
    <w:rsid w:val="00981DF4"/>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05835"/>
    <w:rsid w:val="00A11D8B"/>
    <w:rsid w:val="00A15294"/>
    <w:rsid w:val="00A264A8"/>
    <w:rsid w:val="00A36ED8"/>
    <w:rsid w:val="00A40F01"/>
    <w:rsid w:val="00A463E4"/>
    <w:rsid w:val="00A5793B"/>
    <w:rsid w:val="00A659AF"/>
    <w:rsid w:val="00A7162B"/>
    <w:rsid w:val="00A7528C"/>
    <w:rsid w:val="00A75A9E"/>
    <w:rsid w:val="00A83494"/>
    <w:rsid w:val="00A83D0D"/>
    <w:rsid w:val="00A865B5"/>
    <w:rsid w:val="00AA2583"/>
    <w:rsid w:val="00AB70A9"/>
    <w:rsid w:val="00AC5608"/>
    <w:rsid w:val="00AC63CE"/>
    <w:rsid w:val="00AD3E67"/>
    <w:rsid w:val="00AE2F0A"/>
    <w:rsid w:val="00AE5E84"/>
    <w:rsid w:val="00AE63C5"/>
    <w:rsid w:val="00AF1A13"/>
    <w:rsid w:val="00B05DB7"/>
    <w:rsid w:val="00B20AA5"/>
    <w:rsid w:val="00B22530"/>
    <w:rsid w:val="00B30619"/>
    <w:rsid w:val="00B36E34"/>
    <w:rsid w:val="00B37618"/>
    <w:rsid w:val="00B400AF"/>
    <w:rsid w:val="00B503C1"/>
    <w:rsid w:val="00B504F4"/>
    <w:rsid w:val="00B505F9"/>
    <w:rsid w:val="00B52B4F"/>
    <w:rsid w:val="00B7790A"/>
    <w:rsid w:val="00B94B4F"/>
    <w:rsid w:val="00B97085"/>
    <w:rsid w:val="00BC4ECE"/>
    <w:rsid w:val="00BC72AE"/>
    <w:rsid w:val="00BD5201"/>
    <w:rsid w:val="00BD563A"/>
    <w:rsid w:val="00BD696C"/>
    <w:rsid w:val="00BD7AAD"/>
    <w:rsid w:val="00BE1FA8"/>
    <w:rsid w:val="00BF1F14"/>
    <w:rsid w:val="00BF33F6"/>
    <w:rsid w:val="00C00682"/>
    <w:rsid w:val="00C05E80"/>
    <w:rsid w:val="00C22759"/>
    <w:rsid w:val="00C22DAB"/>
    <w:rsid w:val="00C360C6"/>
    <w:rsid w:val="00C43A7B"/>
    <w:rsid w:val="00C45DA1"/>
    <w:rsid w:val="00C4684E"/>
    <w:rsid w:val="00C54EF6"/>
    <w:rsid w:val="00C57DFF"/>
    <w:rsid w:val="00C64CA2"/>
    <w:rsid w:val="00C703A7"/>
    <w:rsid w:val="00C71EC6"/>
    <w:rsid w:val="00C765B6"/>
    <w:rsid w:val="00C93593"/>
    <w:rsid w:val="00CA251C"/>
    <w:rsid w:val="00CB6150"/>
    <w:rsid w:val="00CC30A8"/>
    <w:rsid w:val="00CD17A7"/>
    <w:rsid w:val="00CD1802"/>
    <w:rsid w:val="00CD6C46"/>
    <w:rsid w:val="00CD6C67"/>
    <w:rsid w:val="00CE2D24"/>
    <w:rsid w:val="00D12E19"/>
    <w:rsid w:val="00D42363"/>
    <w:rsid w:val="00D47E89"/>
    <w:rsid w:val="00D505F4"/>
    <w:rsid w:val="00D62D3D"/>
    <w:rsid w:val="00D66EEA"/>
    <w:rsid w:val="00D72AC3"/>
    <w:rsid w:val="00D72D58"/>
    <w:rsid w:val="00D75276"/>
    <w:rsid w:val="00D84149"/>
    <w:rsid w:val="00D859C9"/>
    <w:rsid w:val="00D86DED"/>
    <w:rsid w:val="00D90C79"/>
    <w:rsid w:val="00D95512"/>
    <w:rsid w:val="00DC608C"/>
    <w:rsid w:val="00DD48E7"/>
    <w:rsid w:val="00DD5B82"/>
    <w:rsid w:val="00DE450A"/>
    <w:rsid w:val="00E0240D"/>
    <w:rsid w:val="00E11AD5"/>
    <w:rsid w:val="00E24238"/>
    <w:rsid w:val="00E2435F"/>
    <w:rsid w:val="00E3481A"/>
    <w:rsid w:val="00E4221F"/>
    <w:rsid w:val="00E44199"/>
    <w:rsid w:val="00E44211"/>
    <w:rsid w:val="00E53068"/>
    <w:rsid w:val="00E552C3"/>
    <w:rsid w:val="00E55DDE"/>
    <w:rsid w:val="00E6117F"/>
    <w:rsid w:val="00E6751D"/>
    <w:rsid w:val="00E705D6"/>
    <w:rsid w:val="00E71131"/>
    <w:rsid w:val="00E84C85"/>
    <w:rsid w:val="00E93FB5"/>
    <w:rsid w:val="00EA10A7"/>
    <w:rsid w:val="00EA3687"/>
    <w:rsid w:val="00EB62AF"/>
    <w:rsid w:val="00EE02E9"/>
    <w:rsid w:val="00F0248D"/>
    <w:rsid w:val="00F0305F"/>
    <w:rsid w:val="00F05EA3"/>
    <w:rsid w:val="00F061C8"/>
    <w:rsid w:val="00F114FA"/>
    <w:rsid w:val="00F13111"/>
    <w:rsid w:val="00F14642"/>
    <w:rsid w:val="00F15090"/>
    <w:rsid w:val="00F326E3"/>
    <w:rsid w:val="00F42EAE"/>
    <w:rsid w:val="00F44882"/>
    <w:rsid w:val="00F50457"/>
    <w:rsid w:val="00F53D81"/>
    <w:rsid w:val="00F7604F"/>
    <w:rsid w:val="00F76FD4"/>
    <w:rsid w:val="00F858DC"/>
    <w:rsid w:val="00F95539"/>
    <w:rsid w:val="00F95AFE"/>
    <w:rsid w:val="00FA16C9"/>
    <w:rsid w:val="00FB0430"/>
    <w:rsid w:val="00FB4D62"/>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196A2D6-8B71-4503-B901-E38A3549F341}"/>
</file>

<file path=customXml/itemProps2.xml><?xml version="1.0" encoding="utf-8"?>
<ds:datastoreItem xmlns:ds="http://schemas.openxmlformats.org/officeDocument/2006/customXml" ds:itemID="{38060DBF-1A2F-CC45-AEE9-40EF9D6F803E}">
  <ds:schemaRefs>
    <ds:schemaRef ds:uri="http://schemas.openxmlformats.org/officeDocument/2006/bibliography"/>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4528</Words>
  <Characters>27128</Characters>
  <Application>Microsoft Office Word</Application>
  <DocSecurity>0</DocSecurity>
  <Lines>414</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14</cp:revision>
  <dcterms:created xsi:type="dcterms:W3CDTF">2023-12-28T07:29:00Z</dcterms:created>
  <dcterms:modified xsi:type="dcterms:W3CDTF">2024-02-19T20:04:00Z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1900300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