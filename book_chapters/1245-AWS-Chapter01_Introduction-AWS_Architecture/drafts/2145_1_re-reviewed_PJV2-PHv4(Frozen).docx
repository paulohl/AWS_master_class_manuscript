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322B5DB2" w14:textId="37F37D9E" w:rsidR="00AC63CE" w:rsidRPr="006C1477" w:rsidRDefault="006C1477" w:rsidP="00907BFB">
      <w:pPr>
        <w:pStyle w:val="NormalBPBHEB"/>
      </w:pPr>
      <w:r w:rsidRPr="006C1477">
        <w:t xml:space="preserve">In the ever-evolving landscape of cloud computing, </w:t>
      </w:r>
      <w:r w:rsidRPr="00907BFB">
        <w:rPr>
          <w:b/>
          <w:bCs/>
        </w:rPr>
        <w:t>Amazon Web Services</w:t>
      </w:r>
      <w:r w:rsidRPr="006C1477">
        <w:t xml:space="preserve"> (</w:t>
      </w:r>
      <w:r w:rsidRPr="00907BFB">
        <w:rPr>
          <w:b/>
          <w:bCs/>
        </w:rPr>
        <w:t>AWS</w:t>
      </w:r>
      <w:r w:rsidRPr="006C1477">
        <w:t xml:space="preserve">) stands as a towering pillar of innovation and transformation. As we embark on our journey into the world of AWS architecture in the first chapter of </w:t>
      </w:r>
      <w:r w:rsidR="00B30619">
        <w:t>the book,</w:t>
      </w:r>
      <w:r w:rsidRPr="006C1477">
        <w:t xml:space="preserve"> we step into a realm where cloud technology redefines possibilities. AWS, founded by </w:t>
      </w:r>
      <w:r w:rsidRPr="00907BFB">
        <w:rPr>
          <w:rStyle w:val="LinkBPBHEBChar"/>
        </w:rPr>
        <w:t>Amazon.com</w:t>
      </w:r>
      <w:r w:rsidRPr="006C1477">
        <w:t xml:space="preserve"> in 2006, has grown into the world's most comprehensive and widely</w:t>
      </w:r>
      <w:r w:rsidR="0028605B">
        <w:t xml:space="preserve"> </w:t>
      </w:r>
      <w:r w:rsidRPr="006C1477">
        <w:t>adopted cloud platform, serving millions of customers across the globe</w:t>
      </w:r>
      <w:r w:rsidR="00B30619">
        <w:rPr>
          <w:rStyle w:val="FootnoteReference"/>
        </w:rPr>
        <w:footnoteReference w:id="1"/>
      </w:r>
      <w:r w:rsidR="00B30619">
        <w:t xml:space="preserve">. </w:t>
      </w:r>
      <w:r w:rsidRPr="006C1477">
        <w:t>This chapter is our portal to understanding the core architectural foundations that empower this digital behemoth.</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B2A853" w14:textId="6B2E3D71" w:rsidR="00D47E89" w:rsidRDefault="00C360C6" w:rsidP="000C4A5D">
      <w:pPr>
        <w:pStyle w:val="NormalBPBHEB"/>
        <w:numPr>
          <w:ilvl w:val="0"/>
          <w:numId w:val="3"/>
        </w:numPr>
      </w:pPr>
      <w:r w:rsidRPr="00C360C6">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lastRenderedPageBreak/>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proofErr w:type="gramStart"/>
      <w:r w:rsidR="00E2435F">
        <w:t>c</w:t>
      </w:r>
      <w:r w:rsidRPr="00A463E4">
        <w:t>ases</w:t>
      </w:r>
      <w:proofErr w:type="gramEnd"/>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6E5FFF3A"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5" w:name="_Ref147413218"/>
      <w:r w:rsidR="00681423">
        <w:rPr>
          <w:rStyle w:val="FootnoteReference"/>
        </w:rPr>
        <w:footnoteReference w:id="2"/>
      </w:r>
      <w:bookmarkEnd w:id="5"/>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r w:rsidR="00456C26">
        <w:rPr>
          <w:rStyle w:val="FootnoteReference"/>
        </w:rPr>
        <w:footnoteReference w:id="3"/>
      </w:r>
      <w:r w:rsidRPr="00C765B6">
        <w:t>.</w:t>
      </w:r>
    </w:p>
    <w:p w14:paraId="5E293CFB" w14:textId="046FE385"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w:t>
      </w:r>
      <w:r w:rsidR="00BF33F6">
        <w:rPr>
          <w:rStyle w:val="FootnoteReference"/>
        </w:rPr>
        <w:footnoteReference w:id="4"/>
      </w:r>
      <w:r w:rsidRPr="00C765B6">
        <w:t xml:space="preserv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r w:rsidR="00CC30A8">
        <w:fldChar w:fldCharType="begin"/>
      </w:r>
      <w:r w:rsidR="00CC30A8">
        <w:instrText xml:space="preserve"> NOTEREF _Ref147413218 \f \h </w:instrText>
      </w:r>
      <w:r w:rsidR="00CC30A8">
        <w:fldChar w:fldCharType="separate"/>
      </w:r>
      <w:r w:rsidR="00CC30A8" w:rsidRPr="00CC30A8">
        <w:rPr>
          <w:rStyle w:val="FootnoteReference"/>
        </w:rPr>
        <w:t>2</w:t>
      </w:r>
      <w:r w:rsidR="00CC30A8">
        <w:fldChar w:fldCharType="end"/>
      </w:r>
      <w:r w:rsidRPr="00C765B6">
        <w:t>.</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lastRenderedPageBreak/>
        <w:t xml:space="preserve">Global </w:t>
      </w:r>
      <w:r w:rsidR="00E3481A">
        <w:t>i</w:t>
      </w:r>
      <w:r w:rsidRPr="009875BC">
        <w:t>nfrastructure</w:t>
      </w:r>
    </w:p>
    <w:p w14:paraId="6B0566D8" w14:textId="5804BEC9" w:rsidR="009875BC" w:rsidRDefault="009875BC" w:rsidP="00522689">
      <w:pPr>
        <w:pStyle w:val="NormalBPBHEB"/>
        <w:rPr>
          <w:ins w:id="6" w:author="ph@zinnia.holdings" w:date="2023-11-07T10:56:00Z"/>
        </w:rPr>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7ACF4DCB" w14:textId="08A7BC64" w:rsidR="000713D2" w:rsidDel="000713D2" w:rsidRDefault="000713D2" w:rsidP="00522689">
      <w:pPr>
        <w:pStyle w:val="NormalBPBHEB"/>
        <w:rPr>
          <w:del w:id="7" w:author="ph@zinnia.holdings" w:date="2023-11-07T10:56:00Z"/>
        </w:rPr>
      </w:pPr>
    </w:p>
    <w:p w14:paraId="4947651A" w14:textId="2D26580B" w:rsidR="009875BC" w:rsidRDefault="009875BC" w:rsidP="00522689">
      <w:pPr>
        <w:pStyle w:val="NormalBPBHEB"/>
        <w:rPr>
          <w:ins w:id="8" w:author="ph@zinnia.holdings" w:date="2023-11-07T10:56:00Z"/>
        </w:rPr>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r w:rsidR="004A533C">
        <w:rPr>
          <w:rStyle w:val="FootnoteReference"/>
        </w:rPr>
        <w:footnoteReference w:id="5"/>
      </w:r>
      <w:r w:rsidRPr="009875BC">
        <w:t>.</w:t>
      </w:r>
      <w:ins w:id="9" w:author="Prashasti Jakhmola" w:date="2023-12-28T12:47:00Z">
        <w:r w:rsidR="003F6E96">
          <w:t xml:space="preserve"> Refer </w:t>
        </w:r>
      </w:ins>
      <w:ins w:id="10" w:author="Prashasti Jakhmola" w:date="2023-12-28T12:48:00Z">
        <w:r w:rsidR="003F6E96">
          <w:t>to the following figure:</w:t>
        </w:r>
      </w:ins>
    </w:p>
    <w:p w14:paraId="6646E4C9" w14:textId="77777777" w:rsidR="00552FBE" w:rsidRDefault="003F1322" w:rsidP="003F6E96">
      <w:pPr>
        <w:pStyle w:val="FigureBPBHEB"/>
        <w:rPr>
          <w:ins w:id="11" w:author="ph@zinnia.holdings" w:date="2023-11-07T10:58:00Z"/>
        </w:rPr>
        <w:pPrChange w:id="12" w:author="Prashasti Jakhmola" w:date="2023-12-28T12:48:00Z">
          <w:pPr>
            <w:pStyle w:val="NormalBPBHEB"/>
          </w:pPr>
        </w:pPrChange>
      </w:pPr>
      <w:ins w:id="13" w:author="ph@zinnia.holdings" w:date="2023-11-07T10:56:00Z">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ins>
    </w:p>
    <w:p w14:paraId="5340295C" w14:textId="6897FEE9" w:rsidR="003F6E96" w:rsidRDefault="00552FBE" w:rsidP="003F6E96">
      <w:pPr>
        <w:pStyle w:val="FigureCaptionBPBHEB"/>
        <w:rPr>
          <w:ins w:id="14" w:author="Prashasti Jakhmola" w:date="2023-12-28T12:48:00Z"/>
        </w:rPr>
      </w:pPr>
      <w:ins w:id="15" w:author="ph@zinnia.holdings" w:date="2023-11-07T10:58:00Z">
        <w:r w:rsidRPr="00007BBA">
          <w:rPr>
            <w:b/>
            <w:bCs w:val="0"/>
            <w:rPrChange w:id="16" w:author="Prashasti Jakhmola" w:date="2023-12-28T12:49:00Z">
              <w:rPr/>
            </w:rPrChange>
          </w:rPr>
          <w:t xml:space="preserve">Figure </w:t>
        </w:r>
      </w:ins>
      <w:ins w:id="17" w:author="Prashasti Jakhmola" w:date="2023-12-28T12:48:00Z">
        <w:r w:rsidR="003F6E96" w:rsidRPr="00007BBA">
          <w:rPr>
            <w:b/>
            <w:bCs w:val="0"/>
            <w:rPrChange w:id="18" w:author="Prashasti Jakhmola" w:date="2023-12-28T12:49:00Z">
              <w:rPr/>
            </w:rPrChange>
          </w:rPr>
          <w:t>1.</w:t>
        </w:r>
      </w:ins>
      <w:ins w:id="19" w:author="ph@zinnia.holdings" w:date="2023-11-07T10:58:00Z">
        <w:r w:rsidRPr="00007BBA">
          <w:rPr>
            <w:b/>
            <w:bCs w:val="0"/>
            <w:rPrChange w:id="20" w:author="Prashasti Jakhmola" w:date="2023-12-28T12:49:00Z">
              <w:rPr/>
            </w:rPrChange>
          </w:rPr>
          <w:fldChar w:fldCharType="begin"/>
        </w:r>
        <w:r w:rsidRPr="00007BBA">
          <w:rPr>
            <w:b/>
            <w:bCs w:val="0"/>
            <w:rPrChange w:id="21" w:author="Prashasti Jakhmola" w:date="2023-12-28T12:49:00Z">
              <w:rPr/>
            </w:rPrChange>
          </w:rPr>
          <w:instrText xml:space="preserve"> SEQ Figure \* ARABIC </w:instrText>
        </w:r>
      </w:ins>
      <w:r w:rsidRPr="00007BBA">
        <w:rPr>
          <w:b/>
          <w:bCs w:val="0"/>
          <w:rPrChange w:id="22" w:author="Prashasti Jakhmola" w:date="2023-12-28T12:49:00Z">
            <w:rPr/>
          </w:rPrChange>
        </w:rPr>
        <w:fldChar w:fldCharType="separate"/>
      </w:r>
      <w:ins w:id="23" w:author="Paulo H. Leocadio" w:date="2023-11-07T11:35:00Z">
        <w:r w:rsidR="0012730A" w:rsidRPr="00007BBA">
          <w:rPr>
            <w:b/>
            <w:bCs w:val="0"/>
            <w:noProof/>
            <w:rPrChange w:id="24" w:author="Prashasti Jakhmola" w:date="2023-12-28T12:49:00Z">
              <w:rPr>
                <w:noProof/>
              </w:rPr>
            </w:rPrChange>
          </w:rPr>
          <w:t>1</w:t>
        </w:r>
      </w:ins>
      <w:ins w:id="25" w:author="ph@zinnia.holdings" w:date="2023-11-07T10:58:00Z">
        <w:r w:rsidRPr="00007BBA">
          <w:rPr>
            <w:b/>
            <w:bCs w:val="0"/>
            <w:rPrChange w:id="26" w:author="Prashasti Jakhmola" w:date="2023-12-28T12:49:00Z">
              <w:rPr/>
            </w:rPrChange>
          </w:rPr>
          <w:fldChar w:fldCharType="end"/>
        </w:r>
      </w:ins>
      <w:ins w:id="27" w:author="Prashasti Jakhmola" w:date="2023-12-28T12:48:00Z">
        <w:r w:rsidR="003F6E96">
          <w:t>:</w:t>
        </w:r>
      </w:ins>
      <w:ins w:id="28" w:author="ph@zinnia.holdings" w:date="2023-11-07T10:58:00Z">
        <w:r>
          <w:t xml:space="preserve">  AWS' commitment to resiliency</w:t>
        </w:r>
      </w:ins>
      <w:ins w:id="29" w:author="Prashasti Jakhmola" w:date="2023-12-28T12:48:00Z">
        <w:r w:rsidR="00C22DAB">
          <w:t>,</w:t>
        </w:r>
      </w:ins>
      <w:ins w:id="30" w:author="ph@zinnia.holdings" w:date="2023-11-07T10:58:00Z">
        <w:del w:id="31" w:author="Prashasti Jakhmola" w:date="2023-12-28T12:48:00Z">
          <w:r w:rsidDel="00C22DAB">
            <w:delText>.</w:delText>
          </w:r>
        </w:del>
        <w:r>
          <w:t xml:space="preserve"> </w:t>
        </w:r>
        <w:r w:rsidRPr="00627F07">
          <w:t xml:space="preserve"> </w:t>
        </w:r>
      </w:ins>
      <w:ins w:id="32" w:author="Prashasti Jakhmola" w:date="2023-12-28T12:48:00Z">
        <w:r w:rsidR="00C22DAB">
          <w:t>m</w:t>
        </w:r>
      </w:ins>
      <w:ins w:id="33" w:author="ph@zinnia.holdings" w:date="2023-11-07T10:58:00Z">
        <w:del w:id="34" w:author="Prashasti Jakhmola" w:date="2023-12-28T12:48:00Z">
          <w:r w:rsidRPr="00627F07" w:rsidDel="00C22DAB">
            <w:delText>M</w:delText>
          </w:r>
        </w:del>
        <w:r w:rsidRPr="00627F07">
          <w:t>ulti-</w:t>
        </w:r>
      </w:ins>
      <w:ins w:id="35" w:author="Prashasti Jakhmola" w:date="2023-12-28T12:48:00Z">
        <w:r w:rsidR="00C22DAB">
          <w:t>r</w:t>
        </w:r>
      </w:ins>
      <w:ins w:id="36" w:author="ph@zinnia.holdings" w:date="2023-11-07T10:58:00Z">
        <w:del w:id="37" w:author="Prashasti Jakhmola" w:date="2023-12-28T12:48:00Z">
          <w:r w:rsidRPr="00627F07" w:rsidDel="00C22DAB">
            <w:delText>R</w:delText>
          </w:r>
        </w:del>
        <w:r w:rsidRPr="00627F07">
          <w:t>egion active-active pattern (P5)</w:t>
        </w:r>
        <w:del w:id="38" w:author="Prashasti Jakhmola" w:date="2023-12-28T12:49:00Z">
          <w:r w:rsidDel="00C22DAB">
            <w:delText xml:space="preserve">. </w:delText>
          </w:r>
        </w:del>
      </w:ins>
    </w:p>
    <w:p w14:paraId="32A5C47C" w14:textId="078A33DB" w:rsidR="003F1322" w:rsidRDefault="00552FBE" w:rsidP="003F6E96">
      <w:pPr>
        <w:pStyle w:val="FigureCaptionBPBHEB"/>
        <w:rPr>
          <w:ins w:id="39" w:author="ph@zinnia.holdings" w:date="2023-11-07T10:49:00Z"/>
        </w:rPr>
        <w:pPrChange w:id="40" w:author="Prashasti Jakhmola" w:date="2023-12-28T12:48:00Z">
          <w:pPr>
            <w:pStyle w:val="NormalBPBHEB"/>
          </w:pPr>
        </w:pPrChange>
      </w:pPr>
      <w:commentRangeStart w:id="41"/>
      <w:ins w:id="42" w:author="ph@zinnia.holdings" w:date="2023-11-07T10:58:00Z">
        <w:r>
          <w:t>(Amazon AWS Architecture Blog)</w:t>
        </w:r>
      </w:ins>
      <w:commentRangeEnd w:id="41"/>
      <w:r w:rsidR="00D42363">
        <w:rPr>
          <w:rStyle w:val="CommentReference"/>
          <w:rFonts w:asciiTheme="minorHAnsi" w:eastAsiaTheme="minorHAnsi" w:hAnsiTheme="minorHAnsi" w:cstheme="minorBidi"/>
          <w:bCs w:val="0"/>
          <w:i w:val="0"/>
          <w:iCs w:val="0"/>
        </w:rPr>
        <w:commentReference w:id="41"/>
      </w:r>
    </w:p>
    <w:p w14:paraId="56BF71CD" w14:textId="35938AFE" w:rsidR="001E6EC6" w:rsidRPr="009875BC" w:rsidDel="001E6EC6" w:rsidRDefault="001E6EC6" w:rsidP="00522689">
      <w:pPr>
        <w:pStyle w:val="NormalBPBHEB"/>
        <w:rPr>
          <w:del w:id="43" w:author="ph@zinnia.holdings" w:date="2023-11-07T10:49:00Z"/>
        </w:rPr>
      </w:pPr>
    </w:p>
    <w:p w14:paraId="52FE815E" w14:textId="07359E33"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r w:rsidR="005F28DD">
        <w:rPr>
          <w:rStyle w:val="FootnoteReference"/>
        </w:rPr>
        <w:footnoteReference w:id="6"/>
      </w:r>
      <w:r w:rsidRPr="009875BC">
        <w:t>.</w:t>
      </w:r>
    </w:p>
    <w:p w14:paraId="796130E4" w14:textId="24675D2C" w:rsidR="00D62D3D" w:rsidDel="001E6EC6" w:rsidRDefault="00D62D3D">
      <w:pPr>
        <w:pStyle w:val="Caption"/>
        <w:rPr>
          <w:del w:id="44" w:author="ph@zinnia.holdings" w:date="2023-11-07T10:49:00Z"/>
        </w:rPr>
        <w:pPrChange w:id="45" w:author="ph@zinnia.holdings" w:date="2023-11-07T10:25:00Z">
          <w:pPr>
            <w:tabs>
              <w:tab w:val="left" w:pos="2835"/>
            </w:tabs>
            <w:spacing w:after="0" w:line="240" w:lineRule="auto"/>
          </w:pPr>
        </w:pPrChange>
      </w:pPr>
    </w:p>
    <w:p w14:paraId="1FE78635" w14:textId="076BE637" w:rsidR="00F05EA3" w:rsidDel="002E2075" w:rsidRDefault="00F05EA3" w:rsidP="00AA2583">
      <w:pPr>
        <w:tabs>
          <w:tab w:val="left" w:pos="2835"/>
        </w:tabs>
        <w:spacing w:after="0" w:line="240" w:lineRule="auto"/>
        <w:rPr>
          <w:del w:id="46" w:author="ph@zinnia.holdings" w:date="2023-11-07T10:26:00Z"/>
        </w:rPr>
      </w:pP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rPr>
          <w:ins w:id="47" w:author="ph@zinnia.holdings" w:date="2023-11-07T10:51:00Z"/>
        </w:rPr>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ins w:id="48" w:author="Prashasti Jakhmola" w:date="2023-12-28T12:49:00Z">
        <w:r w:rsidR="004664F9">
          <w:t xml:space="preserve"> </w:t>
        </w:r>
        <w:r w:rsidR="004664F9">
          <w:t>Refer to the following figure:</w:t>
        </w:r>
      </w:ins>
    </w:p>
    <w:p w14:paraId="57C88AC4" w14:textId="77777777" w:rsidR="00E0240D" w:rsidRDefault="00E0240D" w:rsidP="004664F9">
      <w:pPr>
        <w:pStyle w:val="FigureBPBHEB"/>
        <w:rPr>
          <w:ins w:id="49" w:author="ph@zinnia.holdings" w:date="2023-11-07T10:51:00Z"/>
        </w:rPr>
        <w:pPrChange w:id="50" w:author="Prashasti Jakhmola" w:date="2023-12-28T12:49:00Z">
          <w:pPr>
            <w:pStyle w:val="NormalBPBHEB"/>
            <w:keepNext/>
            <w:jc w:val="center"/>
          </w:pPr>
        </w:pPrChange>
      </w:pPr>
      <w:ins w:id="51" w:author="ph@zinnia.holdings" w:date="2023-11-07T10:51:00Z">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ins>
    </w:p>
    <w:p w14:paraId="43805ECA" w14:textId="0C00D407" w:rsidR="00E0240D" w:rsidRDefault="00E0240D" w:rsidP="004664F9">
      <w:pPr>
        <w:pStyle w:val="FigureCaptionBPBHEB"/>
        <w:rPr>
          <w:ins w:id="52" w:author="ph@zinnia.holdings" w:date="2023-11-07T10:51:00Z"/>
        </w:rPr>
        <w:pPrChange w:id="53" w:author="Prashasti Jakhmola" w:date="2023-12-28T12:49:00Z">
          <w:pPr>
            <w:pStyle w:val="Caption"/>
            <w:jc w:val="center"/>
          </w:pPr>
        </w:pPrChange>
      </w:pPr>
      <w:ins w:id="54" w:author="ph@zinnia.holdings" w:date="2023-11-07T10:51:00Z">
        <w:r w:rsidRPr="004664F9">
          <w:rPr>
            <w:b/>
            <w:bCs w:val="0"/>
            <w:rPrChange w:id="55" w:author="Prashasti Jakhmola" w:date="2023-12-28T12:49:00Z">
              <w:rPr/>
            </w:rPrChange>
          </w:rPr>
          <w:t xml:space="preserve">Figure </w:t>
        </w:r>
      </w:ins>
      <w:ins w:id="56" w:author="Prashasti Jakhmola" w:date="2023-12-28T12:49:00Z">
        <w:r w:rsidR="004664F9" w:rsidRPr="004664F9">
          <w:rPr>
            <w:b/>
            <w:bCs w:val="0"/>
            <w:rPrChange w:id="57" w:author="Prashasti Jakhmola" w:date="2023-12-28T12:49:00Z">
              <w:rPr/>
            </w:rPrChange>
          </w:rPr>
          <w:t>1.</w:t>
        </w:r>
      </w:ins>
      <w:ins w:id="58" w:author="ph@zinnia.holdings" w:date="2023-11-07T10:51:00Z">
        <w:r w:rsidRPr="004664F9">
          <w:rPr>
            <w:b/>
            <w:bCs w:val="0"/>
            <w:rPrChange w:id="59" w:author="Prashasti Jakhmola" w:date="2023-12-28T12:49:00Z">
              <w:rPr/>
            </w:rPrChange>
          </w:rPr>
          <w:fldChar w:fldCharType="begin"/>
        </w:r>
        <w:r w:rsidRPr="004664F9">
          <w:rPr>
            <w:b/>
            <w:bCs w:val="0"/>
            <w:rPrChange w:id="60" w:author="Prashasti Jakhmola" w:date="2023-12-28T12:49:00Z">
              <w:rPr/>
            </w:rPrChange>
          </w:rPr>
          <w:instrText xml:space="preserve"> SEQ Figure \* ARABIC </w:instrText>
        </w:r>
        <w:r w:rsidRPr="004664F9">
          <w:rPr>
            <w:b/>
            <w:bCs w:val="0"/>
            <w:rPrChange w:id="61" w:author="Prashasti Jakhmola" w:date="2023-12-28T12:49:00Z">
              <w:rPr/>
            </w:rPrChange>
          </w:rPr>
          <w:fldChar w:fldCharType="separate"/>
        </w:r>
      </w:ins>
      <w:ins w:id="62" w:author="Paulo H. Leocadio" w:date="2023-11-07T11:35:00Z">
        <w:r w:rsidR="0012730A" w:rsidRPr="004664F9">
          <w:rPr>
            <w:b/>
            <w:bCs w:val="0"/>
            <w:noProof/>
            <w:rPrChange w:id="63" w:author="Prashasti Jakhmola" w:date="2023-12-28T12:49:00Z">
              <w:rPr>
                <w:noProof/>
              </w:rPr>
            </w:rPrChange>
          </w:rPr>
          <w:t>2</w:t>
        </w:r>
      </w:ins>
      <w:ins w:id="64" w:author="ph@zinnia.holdings" w:date="2023-11-07T10:51:00Z">
        <w:r w:rsidRPr="004664F9">
          <w:rPr>
            <w:b/>
            <w:bCs w:val="0"/>
            <w:rPrChange w:id="65" w:author="Prashasti Jakhmola" w:date="2023-12-28T12:49:00Z">
              <w:rPr/>
            </w:rPrChange>
          </w:rPr>
          <w:fldChar w:fldCharType="end"/>
        </w:r>
      </w:ins>
      <w:ins w:id="66" w:author="Prashasti Jakhmola" w:date="2023-12-28T12:49:00Z">
        <w:r w:rsidR="004664F9">
          <w:t>:</w:t>
        </w:r>
      </w:ins>
      <w:ins w:id="67" w:author="ph@zinnia.holdings" w:date="2023-11-07T10:51:00Z">
        <w:r>
          <w:t xml:space="preserve">  AWS Regions and Zones </w:t>
        </w:r>
        <w:commentRangeStart w:id="68"/>
        <w:r>
          <w:t>(AWS Disaster Recovery Workshop)</w:t>
        </w:r>
      </w:ins>
      <w:commentRangeEnd w:id="68"/>
      <w:r w:rsidR="00D42363">
        <w:rPr>
          <w:rStyle w:val="CommentReference"/>
          <w:rFonts w:asciiTheme="minorHAnsi" w:eastAsiaTheme="minorHAnsi" w:hAnsiTheme="minorHAnsi" w:cstheme="minorBidi"/>
          <w:bCs w:val="0"/>
          <w:i w:val="0"/>
          <w:iCs w:val="0"/>
        </w:rPr>
        <w:commentReference w:id="68"/>
      </w:r>
    </w:p>
    <w:p w14:paraId="773685FC" w14:textId="383DC7EE" w:rsidR="00E0240D" w:rsidRPr="00F05EA3" w:rsidDel="00E0240D" w:rsidRDefault="00E0240D" w:rsidP="0067142D">
      <w:pPr>
        <w:pStyle w:val="NormalBPBHEB"/>
        <w:rPr>
          <w:del w:id="69" w:author="ph@zinnia.holdings" w:date="2023-11-07T10:51:00Z"/>
        </w:rPr>
      </w:pPr>
    </w:p>
    <w:p w14:paraId="3FEDDA2D" w14:textId="027718BC" w:rsidR="00F05EA3" w:rsidRDefault="00F05EA3" w:rsidP="0067142D">
      <w:pPr>
        <w:pStyle w:val="NormalBPBHEB"/>
        <w:rPr>
          <w:ins w:id="70" w:author="ph@zinnia.holdings" w:date="2023-11-07T10:50:00Z"/>
        </w:rPr>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r w:rsidR="00517A00">
        <w:rPr>
          <w:rStyle w:val="FootnoteReference"/>
        </w:rPr>
        <w:footnoteReference w:id="7"/>
      </w:r>
      <w:r w:rsidRPr="00F05EA3">
        <w:t>.</w:t>
      </w:r>
    </w:p>
    <w:p w14:paraId="7D91212F" w14:textId="007FBF38" w:rsidR="001E3C31" w:rsidRPr="00F05EA3" w:rsidDel="001E3C31" w:rsidRDefault="001E3C31" w:rsidP="0067142D">
      <w:pPr>
        <w:pStyle w:val="NormalBPBHEB"/>
        <w:rPr>
          <w:del w:id="71" w:author="ph@zinnia.holdings" w:date="2023-11-07T10:50:00Z"/>
        </w:rPr>
      </w:pPr>
    </w:p>
    <w:p w14:paraId="22D7B4E9" w14:textId="04AF70C3" w:rsidR="00F05EA3" w:rsidRDefault="00F05EA3" w:rsidP="0067142D">
      <w:pPr>
        <w:pStyle w:val="NormalBPBHEB"/>
        <w:rPr>
          <w:ins w:id="72" w:author="ph@zinnia.holdings" w:date="2023-11-07T10:51:00Z"/>
        </w:rPr>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r w:rsidR="00196F5C">
        <w:rPr>
          <w:rStyle w:val="FootnoteReference"/>
        </w:rPr>
        <w:footnoteReference w:id="8"/>
      </w:r>
      <w:r w:rsidRPr="00F05EA3">
        <w:t>.</w:t>
      </w:r>
      <w:ins w:id="73" w:author="Prashasti Jakhmola" w:date="2023-12-28T12:50:00Z">
        <w:r w:rsidR="00540C2D">
          <w:t xml:space="preserve"> </w:t>
        </w:r>
        <w:r w:rsidR="00540C2D">
          <w:t>Refer to the following figure:</w:t>
        </w:r>
      </w:ins>
    </w:p>
    <w:p w14:paraId="4138E0AB" w14:textId="77777777" w:rsidR="00184680" w:rsidRDefault="00184680" w:rsidP="00540C2D">
      <w:pPr>
        <w:pStyle w:val="FigureBPBHEB"/>
        <w:rPr>
          <w:ins w:id="74" w:author="ph@zinnia.holdings" w:date="2023-11-07T10:52:00Z"/>
        </w:rPr>
        <w:pPrChange w:id="75" w:author="Prashasti Jakhmola" w:date="2023-12-28T12:50:00Z">
          <w:pPr>
            <w:pStyle w:val="NormalBPBHEB"/>
          </w:pPr>
        </w:pPrChange>
      </w:pPr>
      <w:ins w:id="76" w:author="ph@zinnia.holdings" w:date="2023-11-07T10:51:00Z">
        <w:r>
          <w:rPr>
            <w:noProof/>
          </w:rPr>
          <w:drawing>
            <wp:inline distT="0" distB="0" distL="0" distR="0" wp14:anchorId="0A4D54DA" wp14:editId="487AF957">
              <wp:extent cx="5731510" cy="3039268"/>
              <wp:effectExtent l="0" t="0" r="2540" b="8890"/>
              <wp:docPr id="1217104472" name="Picture 1217104472" descr="A map of the world with orange dots and green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04472" name="Picture 1217104472" descr="A map of the world with orange dots and green circl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9268"/>
                      </a:xfrm>
                      <a:prstGeom prst="rect">
                        <a:avLst/>
                      </a:prstGeom>
                      <a:noFill/>
                      <a:ln>
                        <a:noFill/>
                      </a:ln>
                    </pic:spPr>
                  </pic:pic>
                </a:graphicData>
              </a:graphic>
            </wp:inline>
          </w:drawing>
        </w:r>
      </w:ins>
    </w:p>
    <w:p w14:paraId="6F312C1D" w14:textId="685F3574" w:rsidR="00E0240D" w:rsidRDefault="00184680" w:rsidP="00540C2D">
      <w:pPr>
        <w:pStyle w:val="FigureCaptionBPBHEB"/>
        <w:rPr>
          <w:ins w:id="77" w:author="ph@zinnia.holdings" w:date="2023-11-07T10:51:00Z"/>
        </w:rPr>
        <w:pPrChange w:id="78" w:author="Prashasti Jakhmola" w:date="2023-12-28T12:50:00Z">
          <w:pPr>
            <w:pStyle w:val="NormalBPBHEB"/>
          </w:pPr>
        </w:pPrChange>
      </w:pPr>
      <w:commentRangeStart w:id="79"/>
      <w:ins w:id="80" w:author="ph@zinnia.holdings" w:date="2023-11-07T10:52:00Z">
        <w:r w:rsidRPr="00540C2D">
          <w:rPr>
            <w:b/>
            <w:bCs w:val="0"/>
            <w:rPrChange w:id="81" w:author="Prashasti Jakhmola" w:date="2023-12-28T12:50:00Z">
              <w:rPr/>
            </w:rPrChange>
          </w:rPr>
          <w:t xml:space="preserve">Figure </w:t>
        </w:r>
      </w:ins>
      <w:ins w:id="82" w:author="Prashasti Jakhmola" w:date="2023-12-28T12:50:00Z">
        <w:r w:rsidR="00540C2D" w:rsidRPr="00540C2D">
          <w:rPr>
            <w:b/>
            <w:bCs w:val="0"/>
            <w:rPrChange w:id="83" w:author="Prashasti Jakhmola" w:date="2023-12-28T12:50:00Z">
              <w:rPr/>
            </w:rPrChange>
          </w:rPr>
          <w:t>1.</w:t>
        </w:r>
      </w:ins>
      <w:ins w:id="84" w:author="ph@zinnia.holdings" w:date="2023-11-07T10:52:00Z">
        <w:r w:rsidRPr="00540C2D">
          <w:rPr>
            <w:b/>
            <w:bCs w:val="0"/>
            <w:rPrChange w:id="85" w:author="Prashasti Jakhmola" w:date="2023-12-28T12:50:00Z">
              <w:rPr/>
            </w:rPrChange>
          </w:rPr>
          <w:fldChar w:fldCharType="begin"/>
        </w:r>
        <w:r w:rsidRPr="00540C2D">
          <w:rPr>
            <w:b/>
            <w:bCs w:val="0"/>
            <w:rPrChange w:id="86" w:author="Prashasti Jakhmola" w:date="2023-12-28T12:50:00Z">
              <w:rPr/>
            </w:rPrChange>
          </w:rPr>
          <w:instrText xml:space="preserve"> SEQ Figure \* ARABIC </w:instrText>
        </w:r>
      </w:ins>
      <w:r w:rsidRPr="00540C2D">
        <w:rPr>
          <w:b/>
          <w:bCs w:val="0"/>
          <w:rPrChange w:id="87" w:author="Prashasti Jakhmola" w:date="2023-12-28T12:50:00Z">
            <w:rPr/>
          </w:rPrChange>
        </w:rPr>
        <w:fldChar w:fldCharType="separate"/>
      </w:r>
      <w:ins w:id="88" w:author="Paulo H. Leocadio" w:date="2023-11-07T11:35:00Z">
        <w:r w:rsidR="0012730A" w:rsidRPr="00540C2D">
          <w:rPr>
            <w:b/>
            <w:bCs w:val="0"/>
            <w:noProof/>
            <w:rPrChange w:id="89" w:author="Prashasti Jakhmola" w:date="2023-12-28T12:50:00Z">
              <w:rPr>
                <w:noProof/>
              </w:rPr>
            </w:rPrChange>
          </w:rPr>
          <w:t>3</w:t>
        </w:r>
      </w:ins>
      <w:ins w:id="90" w:author="ph@zinnia.holdings" w:date="2023-11-07T10:52:00Z">
        <w:r w:rsidRPr="00540C2D">
          <w:rPr>
            <w:b/>
            <w:bCs w:val="0"/>
            <w:rPrChange w:id="91" w:author="Prashasti Jakhmola" w:date="2023-12-28T12:50:00Z">
              <w:rPr/>
            </w:rPrChange>
          </w:rPr>
          <w:fldChar w:fldCharType="end"/>
        </w:r>
      </w:ins>
      <w:ins w:id="92" w:author="Prashasti Jakhmola" w:date="2023-12-28T12:50:00Z">
        <w:r w:rsidR="00540C2D">
          <w:t>:</w:t>
        </w:r>
      </w:ins>
      <w:ins w:id="93" w:author="ph@zinnia.holdings" w:date="2023-11-07T10:52:00Z">
        <w:r>
          <w:t xml:space="preserve"> </w:t>
        </w:r>
      </w:ins>
      <w:commentRangeEnd w:id="79"/>
      <w:r w:rsidR="00540C2D">
        <w:rPr>
          <w:rStyle w:val="CommentReference"/>
          <w:rFonts w:asciiTheme="minorHAnsi" w:eastAsiaTheme="minorHAnsi" w:hAnsiTheme="minorHAnsi" w:cstheme="minorBidi"/>
          <w:bCs w:val="0"/>
          <w:i w:val="0"/>
          <w:iCs w:val="0"/>
        </w:rPr>
        <w:commentReference w:id="79"/>
      </w:r>
      <w:ins w:id="94" w:author="ph@zinnia.holdings" w:date="2023-11-07T10:52:00Z">
        <w:r w:rsidRPr="00F7495E">
          <w:t>Map of AWS Availability Zones</w:t>
        </w:r>
        <w:r>
          <w:t xml:space="preserve">. </w:t>
        </w:r>
        <w:r w:rsidRPr="00F7495E">
          <w:t>AWS provides geographic distribution out of the box in the form of Availability Zones (AZs). Every region has at least two</w:t>
        </w:r>
        <w:r>
          <w:t xml:space="preserve">. </w:t>
        </w:r>
        <w:commentRangeStart w:id="95"/>
        <w:r>
          <w:t>(Amazon AWS Blog)</w:t>
        </w:r>
      </w:ins>
      <w:commentRangeEnd w:id="95"/>
      <w:r w:rsidR="00540C2D">
        <w:rPr>
          <w:rStyle w:val="CommentReference"/>
          <w:rFonts w:asciiTheme="minorHAnsi" w:eastAsiaTheme="minorHAnsi" w:hAnsiTheme="minorHAnsi" w:cstheme="minorBidi"/>
          <w:bCs w:val="0"/>
          <w:i w:val="0"/>
          <w:iCs w:val="0"/>
        </w:rPr>
        <w:commentReference w:id="95"/>
      </w:r>
    </w:p>
    <w:p w14:paraId="721223CB" w14:textId="77777777" w:rsidR="00E0240D" w:rsidRDefault="00E0240D" w:rsidP="0067142D">
      <w:pPr>
        <w:pStyle w:val="NormalBPBHEB"/>
        <w:rPr>
          <w:ins w:id="96" w:author="ph@zinnia.holdings" w:date="2023-11-07T10:37:00Z"/>
        </w:rPr>
      </w:pPr>
    </w:p>
    <w:p w14:paraId="49D43EE8" w14:textId="2A1AE2E5" w:rsidR="00CD1802" w:rsidDel="001E3C31" w:rsidRDefault="00CD1802">
      <w:pPr>
        <w:pStyle w:val="Caption"/>
        <w:jc w:val="center"/>
        <w:rPr>
          <w:del w:id="97" w:author="ph@zinnia.holdings" w:date="2023-11-07T10:50:00Z"/>
        </w:rPr>
        <w:pPrChange w:id="98" w:author="ph@zinnia.holdings" w:date="2023-11-07T10:39:00Z">
          <w:pPr>
            <w:pStyle w:val="NormalBPBHEB"/>
          </w:pPr>
        </w:pPrChange>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rPr>
          <w:ins w:id="99" w:author="ph@zinnia.holdings" w:date="2023-11-07T11:06:00Z"/>
        </w:rPr>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ins w:id="100" w:author="Prashasti Jakhmola" w:date="2023-12-28T12:52:00Z">
        <w:r w:rsidR="000205F9">
          <w:t xml:space="preserve"> </w:t>
        </w:r>
        <w:r w:rsidR="000205F9">
          <w:t>Refer to the following figure:</w:t>
        </w:r>
      </w:ins>
    </w:p>
    <w:p w14:paraId="789E4054" w14:textId="77777777" w:rsidR="009E6B2C" w:rsidRDefault="009E6B2C" w:rsidP="00540C2D">
      <w:pPr>
        <w:pStyle w:val="FigureBPBHEB"/>
        <w:rPr>
          <w:ins w:id="101" w:author="ph@zinnia.holdings" w:date="2023-11-07T11:06:00Z"/>
        </w:rPr>
        <w:pPrChange w:id="102" w:author="Prashasti Jakhmola" w:date="2023-12-28T12:51:00Z">
          <w:pPr>
            <w:keepNext/>
            <w:tabs>
              <w:tab w:val="left" w:pos="2835"/>
            </w:tabs>
            <w:spacing w:after="0" w:line="240" w:lineRule="auto"/>
          </w:pPr>
        </w:pPrChange>
      </w:pPr>
      <w:ins w:id="103" w:author="ph@zinnia.holdings" w:date="2023-11-07T11:06:00Z">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ins>
    </w:p>
    <w:p w14:paraId="6A16C1E3" w14:textId="6D0F8B5B" w:rsidR="009E6B2C" w:rsidRDefault="009E6B2C" w:rsidP="00540C2D">
      <w:pPr>
        <w:pStyle w:val="FigureCaptionBPBHEB"/>
        <w:rPr>
          <w:ins w:id="104" w:author="ph@zinnia.holdings" w:date="2023-11-07T11:06:00Z"/>
        </w:rPr>
        <w:pPrChange w:id="105" w:author="Prashasti Jakhmola" w:date="2023-12-28T12:51:00Z">
          <w:pPr>
            <w:pStyle w:val="Caption"/>
          </w:pPr>
        </w:pPrChange>
      </w:pPr>
      <w:ins w:id="106" w:author="ph@zinnia.holdings" w:date="2023-11-07T11:06:00Z">
        <w:r w:rsidRPr="00540C2D">
          <w:rPr>
            <w:b/>
            <w:bCs w:val="0"/>
            <w:rPrChange w:id="107" w:author="Prashasti Jakhmola" w:date="2023-12-28T12:51:00Z">
              <w:rPr/>
            </w:rPrChange>
          </w:rPr>
          <w:t xml:space="preserve">Figure </w:t>
        </w:r>
      </w:ins>
      <w:ins w:id="108" w:author="Prashasti Jakhmola" w:date="2023-12-28T12:51:00Z">
        <w:r w:rsidR="00540C2D" w:rsidRPr="00540C2D">
          <w:rPr>
            <w:b/>
            <w:bCs w:val="0"/>
            <w:rPrChange w:id="109" w:author="Prashasti Jakhmola" w:date="2023-12-28T12:51:00Z">
              <w:rPr/>
            </w:rPrChange>
          </w:rPr>
          <w:t>1.</w:t>
        </w:r>
      </w:ins>
      <w:ins w:id="110" w:author="ph@zinnia.holdings" w:date="2023-11-07T11:06:00Z">
        <w:r w:rsidRPr="00540C2D">
          <w:rPr>
            <w:b/>
            <w:bCs w:val="0"/>
            <w:rPrChange w:id="111" w:author="Prashasti Jakhmola" w:date="2023-12-28T12:51:00Z">
              <w:rPr/>
            </w:rPrChange>
          </w:rPr>
          <w:fldChar w:fldCharType="begin"/>
        </w:r>
        <w:r w:rsidRPr="00540C2D">
          <w:rPr>
            <w:b/>
            <w:bCs w:val="0"/>
            <w:rPrChange w:id="112" w:author="Prashasti Jakhmola" w:date="2023-12-28T12:51:00Z">
              <w:rPr/>
            </w:rPrChange>
          </w:rPr>
          <w:instrText xml:space="preserve"> SEQ Figure \* ARABIC </w:instrText>
        </w:r>
        <w:r w:rsidRPr="00540C2D">
          <w:rPr>
            <w:b/>
            <w:bCs w:val="0"/>
            <w:rPrChange w:id="113" w:author="Prashasti Jakhmola" w:date="2023-12-28T12:51:00Z">
              <w:rPr/>
            </w:rPrChange>
          </w:rPr>
          <w:fldChar w:fldCharType="separate"/>
        </w:r>
      </w:ins>
      <w:ins w:id="114" w:author="Paulo H. Leocadio" w:date="2023-11-07T11:35:00Z">
        <w:r w:rsidR="0012730A" w:rsidRPr="00540C2D">
          <w:rPr>
            <w:b/>
            <w:bCs w:val="0"/>
            <w:noProof/>
            <w:rPrChange w:id="115" w:author="Prashasti Jakhmola" w:date="2023-12-28T12:51:00Z">
              <w:rPr>
                <w:noProof/>
              </w:rPr>
            </w:rPrChange>
          </w:rPr>
          <w:t>4</w:t>
        </w:r>
      </w:ins>
      <w:ins w:id="116" w:author="ph@zinnia.holdings" w:date="2023-11-07T11:06:00Z">
        <w:r w:rsidRPr="00540C2D">
          <w:rPr>
            <w:b/>
            <w:bCs w:val="0"/>
            <w:rPrChange w:id="117" w:author="Prashasti Jakhmola" w:date="2023-12-28T12:51:00Z">
              <w:rPr/>
            </w:rPrChange>
          </w:rPr>
          <w:fldChar w:fldCharType="end"/>
        </w:r>
      </w:ins>
      <w:ins w:id="118" w:author="Prashasti Jakhmola" w:date="2023-12-28T12:51:00Z">
        <w:r w:rsidR="00540C2D">
          <w:t>:</w:t>
        </w:r>
      </w:ins>
      <w:ins w:id="119" w:author="ph@zinnia.holdings" w:date="2023-11-07T11:06:00Z">
        <w:r>
          <w:t xml:space="preserve"> </w:t>
        </w:r>
        <w:r>
          <w:rPr>
            <w:noProof/>
          </w:rPr>
          <w:t xml:space="preserve"> </w:t>
        </w:r>
        <w:r w:rsidRPr="00D147B2">
          <w:rPr>
            <w:noProof/>
          </w:rPr>
          <w:t>A map of the AWS Global Infrastructure network</w:t>
        </w:r>
        <w:r>
          <w:rPr>
            <w:noProof/>
          </w:rPr>
          <w:t xml:space="preserve"> </w:t>
        </w:r>
        <w:commentRangeStart w:id="120"/>
        <w:r>
          <w:rPr>
            <w:noProof/>
          </w:rPr>
          <w:t>(Amazon AWS Blog)</w:t>
        </w:r>
      </w:ins>
      <w:commentRangeEnd w:id="120"/>
      <w:r w:rsidR="000205F9">
        <w:rPr>
          <w:rStyle w:val="CommentReference"/>
          <w:rFonts w:asciiTheme="minorHAnsi" w:eastAsiaTheme="minorHAnsi" w:hAnsiTheme="minorHAnsi" w:cstheme="minorBidi"/>
          <w:bCs w:val="0"/>
          <w:i w:val="0"/>
          <w:iCs w:val="0"/>
        </w:rPr>
        <w:commentReference w:id="120"/>
      </w:r>
    </w:p>
    <w:p w14:paraId="7AD5D141" w14:textId="0ACE863B" w:rsidR="009E6B2C" w:rsidDel="00540C2D" w:rsidRDefault="009E6B2C" w:rsidP="00517A00">
      <w:pPr>
        <w:pStyle w:val="NormalBPBHEB"/>
        <w:rPr>
          <w:del w:id="121" w:author="ph@zinnia.holdings" w:date="2023-11-07T11:06:00Z"/>
        </w:rPr>
      </w:pPr>
    </w:p>
    <w:p w14:paraId="2E182761" w14:textId="77777777" w:rsidR="00540C2D" w:rsidRPr="006B7D5E" w:rsidRDefault="00540C2D" w:rsidP="00517A00">
      <w:pPr>
        <w:pStyle w:val="NormalBPBHEB"/>
        <w:rPr>
          <w:ins w:id="122" w:author="Prashasti Jakhmola" w:date="2023-12-28T12:51:00Z"/>
        </w:rPr>
      </w:pPr>
    </w:p>
    <w:p w14:paraId="46F867E1" w14:textId="4493C9EB"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r w:rsidR="00A021E9">
        <w:rPr>
          <w:rStyle w:val="FootnoteReference"/>
        </w:rPr>
        <w:footnoteReference w:id="9"/>
      </w:r>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r w:rsidR="00877BB7">
        <w:rPr>
          <w:rStyle w:val="FootnoteReference"/>
        </w:rPr>
        <w:footnoteReference w:id="10"/>
      </w:r>
      <w:r w:rsidRPr="006B7D5E">
        <w:t>. AWS's managed database services, such as Amazon RDS, DynamoDB, and Aurora, cater to diverse database needs, from relational to NoSQL</w:t>
      </w:r>
      <w:r w:rsidR="00877BB7">
        <w:rPr>
          <w:rStyle w:val="FootnoteReference"/>
        </w:rPr>
        <w:footnoteReference w:id="11"/>
      </w:r>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lastRenderedPageBreak/>
        <w:t>Rekognition</w:t>
      </w:r>
      <w:proofErr w:type="spellEnd"/>
      <w:r w:rsidRPr="006B7D5E">
        <w:t>, a powerful image and video analysis service</w:t>
      </w:r>
      <w:r w:rsidR="00843597">
        <w:rPr>
          <w:rStyle w:val="FootnoteReference"/>
        </w:rPr>
        <w:footnoteReference w:id="12"/>
      </w:r>
      <w:r w:rsidRPr="006B7D5E">
        <w:t xml:space="preserve">. With AWS IoT </w:t>
      </w:r>
      <w:r w:rsidR="00373912">
        <w:t>c</w:t>
      </w:r>
      <w:r w:rsidRPr="006B7D5E">
        <w:t>ore, businesses can harness the potential of the IoT, managing and analyzing data from connected devices</w:t>
      </w:r>
      <w:r w:rsidR="009C7463">
        <w:rPr>
          <w:rStyle w:val="FootnoteReference"/>
        </w:rPr>
        <w:footnoteReference w:id="13"/>
      </w:r>
      <w:r w:rsidRPr="006B7D5E">
        <w:t xml:space="preserve"> [5].</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01A76B15" w:rsidR="00B22530" w:rsidRDefault="00B22530" w:rsidP="00A021E9">
      <w:pPr>
        <w:pStyle w:val="NormalBPBHEB"/>
        <w:rPr>
          <w:ins w:id="123" w:author="ph@zinnia.holdings" w:date="2023-11-07T11:08:00Z"/>
        </w:rPr>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r w:rsidR="003F6831">
        <w:rPr>
          <w:rStyle w:val="FootnoteReference"/>
        </w:rPr>
        <w:footnoteReference w:id="14"/>
      </w:r>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r w:rsidR="0051564C">
        <w:rPr>
          <w:rStyle w:val="FootnoteReference"/>
        </w:rPr>
        <w:footnoteReference w:id="15"/>
      </w:r>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r w:rsidR="00F76FD4">
        <w:rPr>
          <w:rStyle w:val="FootnoteReference"/>
        </w:rPr>
        <w:footnoteReference w:id="16"/>
      </w:r>
      <w:r w:rsidRPr="00B22530">
        <w:t>.</w:t>
      </w:r>
      <w:ins w:id="124" w:author="Prashasti Jakhmola" w:date="2023-12-28T12:52:00Z">
        <w:r w:rsidR="000205F9">
          <w:t xml:space="preserve"> </w:t>
        </w:r>
        <w:r w:rsidR="000205F9">
          <w:t>Refer to the following figure:</w:t>
        </w:r>
      </w:ins>
    </w:p>
    <w:p w14:paraId="4BCA7840" w14:textId="77777777" w:rsidR="00446813" w:rsidRDefault="001F2303" w:rsidP="000205F9">
      <w:pPr>
        <w:pStyle w:val="FigureBPBHEB"/>
        <w:rPr>
          <w:ins w:id="125" w:author="ph@zinnia.holdings" w:date="2023-11-07T11:11:00Z"/>
        </w:rPr>
        <w:pPrChange w:id="126" w:author="Prashasti Jakhmola" w:date="2023-12-28T12:52:00Z">
          <w:pPr>
            <w:pStyle w:val="NormalBPBHEB"/>
            <w:jc w:val="center"/>
          </w:pPr>
        </w:pPrChange>
      </w:pPr>
      <w:ins w:id="127" w:author="ph@zinnia.holdings" w:date="2023-11-07T11:09:00Z">
        <w:r>
          <w:rPr>
            <w:noProof/>
          </w:rPr>
          <w:lastRenderedPageBreak/>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ins>
    </w:p>
    <w:p w14:paraId="451A2F1B" w14:textId="55B5E6D2" w:rsidR="00D859C9" w:rsidRPr="00B22530" w:rsidRDefault="00446813" w:rsidP="000205F9">
      <w:pPr>
        <w:pStyle w:val="FigureCaptionBPBHEB"/>
        <w:pPrChange w:id="128" w:author="Prashasti Jakhmola" w:date="2023-12-28T12:52:00Z">
          <w:pPr>
            <w:pStyle w:val="NormalBPBHEB"/>
          </w:pPr>
        </w:pPrChange>
      </w:pPr>
      <w:ins w:id="129" w:author="ph@zinnia.holdings" w:date="2023-11-07T11:11:00Z">
        <w:r w:rsidRPr="000205F9">
          <w:rPr>
            <w:b/>
            <w:bCs w:val="0"/>
            <w:rPrChange w:id="130" w:author="Prashasti Jakhmola" w:date="2023-12-28T12:52:00Z">
              <w:rPr/>
            </w:rPrChange>
          </w:rPr>
          <w:t xml:space="preserve">Figure </w:t>
        </w:r>
      </w:ins>
      <w:ins w:id="131" w:author="Prashasti Jakhmola" w:date="2023-12-28T12:52:00Z">
        <w:r w:rsidR="000205F9" w:rsidRPr="000205F9">
          <w:rPr>
            <w:b/>
            <w:bCs w:val="0"/>
            <w:rPrChange w:id="132" w:author="Prashasti Jakhmola" w:date="2023-12-28T12:52:00Z">
              <w:rPr/>
            </w:rPrChange>
          </w:rPr>
          <w:t>1.</w:t>
        </w:r>
      </w:ins>
      <w:ins w:id="133" w:author="ph@zinnia.holdings" w:date="2023-11-07T11:11:00Z">
        <w:r w:rsidRPr="000205F9">
          <w:rPr>
            <w:b/>
            <w:bCs w:val="0"/>
            <w:rPrChange w:id="134" w:author="Prashasti Jakhmola" w:date="2023-12-28T12:52:00Z">
              <w:rPr/>
            </w:rPrChange>
          </w:rPr>
          <w:fldChar w:fldCharType="begin"/>
        </w:r>
        <w:r w:rsidRPr="000205F9">
          <w:rPr>
            <w:b/>
            <w:bCs w:val="0"/>
            <w:rPrChange w:id="135" w:author="Prashasti Jakhmola" w:date="2023-12-28T12:52:00Z">
              <w:rPr/>
            </w:rPrChange>
          </w:rPr>
          <w:instrText xml:space="preserve"> SEQ Figure \* ARABIC </w:instrText>
        </w:r>
      </w:ins>
      <w:r w:rsidRPr="000205F9">
        <w:rPr>
          <w:b/>
          <w:bCs w:val="0"/>
          <w:rPrChange w:id="136" w:author="Prashasti Jakhmola" w:date="2023-12-28T12:52:00Z">
            <w:rPr/>
          </w:rPrChange>
        </w:rPr>
        <w:fldChar w:fldCharType="separate"/>
      </w:r>
      <w:ins w:id="137" w:author="Paulo H. Leocadio" w:date="2023-11-07T11:35:00Z">
        <w:r w:rsidR="0012730A" w:rsidRPr="000205F9">
          <w:rPr>
            <w:b/>
            <w:bCs w:val="0"/>
            <w:noProof/>
            <w:rPrChange w:id="138" w:author="Prashasti Jakhmola" w:date="2023-12-28T12:52:00Z">
              <w:rPr>
                <w:noProof/>
              </w:rPr>
            </w:rPrChange>
          </w:rPr>
          <w:t>5</w:t>
        </w:r>
      </w:ins>
      <w:ins w:id="139" w:author="ph@zinnia.holdings" w:date="2023-11-07T11:11:00Z">
        <w:r w:rsidRPr="000205F9">
          <w:rPr>
            <w:b/>
            <w:bCs w:val="0"/>
            <w:rPrChange w:id="140" w:author="Prashasti Jakhmola" w:date="2023-12-28T12:52:00Z">
              <w:rPr/>
            </w:rPrChange>
          </w:rPr>
          <w:fldChar w:fldCharType="end"/>
        </w:r>
      </w:ins>
      <w:ins w:id="141" w:author="Prashasti Jakhmola" w:date="2023-12-28T12:52:00Z">
        <w:r w:rsidR="000205F9">
          <w:t>:</w:t>
        </w:r>
      </w:ins>
      <w:ins w:id="142" w:author="Prashasti Jakhmola" w:date="2023-12-28T12:53:00Z">
        <w:r w:rsidR="00443135">
          <w:t xml:space="preserve"> </w:t>
        </w:r>
      </w:ins>
      <w:ins w:id="143" w:author="ph@zinnia.holdings" w:date="2023-11-07T11:11:00Z">
        <w:del w:id="144" w:author="Prashasti Jakhmola" w:date="2023-12-28T12:53:00Z">
          <w:r w:rsidDel="00443135">
            <w:delText xml:space="preserve">  </w:delText>
          </w:r>
          <w:r w:rsidRPr="00DE26B4" w:rsidDel="00443135">
            <w:delText xml:space="preserve"> </w:delText>
          </w:r>
        </w:del>
        <w:r w:rsidRPr="00DE26B4">
          <w:t>EC2 Instance Types Table</w:t>
        </w:r>
        <w:r>
          <w:t xml:space="preserve"> </w:t>
        </w:r>
        <w:commentRangeStart w:id="145"/>
        <w:r>
          <w:t>(Amazon AWS News Blog)</w:t>
        </w:r>
      </w:ins>
      <w:commentRangeEnd w:id="145"/>
      <w:r w:rsidR="00443135">
        <w:rPr>
          <w:rStyle w:val="CommentReference"/>
          <w:rFonts w:asciiTheme="minorHAnsi" w:eastAsiaTheme="minorHAnsi" w:hAnsiTheme="minorHAnsi" w:cstheme="minorBidi"/>
          <w:bCs w:val="0"/>
          <w:i w:val="0"/>
          <w:iCs w:val="0"/>
        </w:rPr>
        <w:commentReference w:id="145"/>
      </w:r>
      <w:ins w:id="146" w:author="ph@zinnia.holdings" w:date="2023-11-07T11:11:00Z">
        <w:del w:id="147" w:author="Prashasti Jakhmola" w:date="2023-12-28T12:53:00Z">
          <w:r w:rsidDel="00443135">
            <w:delText>.</w:delText>
          </w:r>
        </w:del>
      </w:ins>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14F01A31" w:rsidR="006C2EF4" w:rsidRPr="006C2EF4" w:rsidRDefault="006C2EF4" w:rsidP="00BE1FA8">
      <w:pPr>
        <w:pStyle w:val="NormalBPBHEB"/>
      </w:pPr>
      <w:r w:rsidRPr="006C2EF4">
        <w:t xml:space="preserve">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w:t>
      </w:r>
      <w:r w:rsidRPr="006C2EF4">
        <w:lastRenderedPageBreak/>
        <w:t>security features, such as data encryption and access control, ensure data remains protected</w:t>
      </w:r>
      <w:r w:rsidR="001C6AE2">
        <w:rPr>
          <w:rStyle w:val="FootnoteReference"/>
        </w:rPr>
        <w:footnoteReference w:id="17"/>
      </w:r>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r w:rsidR="003851BB">
        <w:rPr>
          <w:rStyle w:val="FootnoteReference"/>
        </w:rPr>
        <w:footnoteReference w:id="18"/>
      </w:r>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2229B7E6"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r w:rsidR="004F0F51">
        <w:rPr>
          <w:rStyle w:val="FootnoteReference"/>
        </w:rPr>
        <w:footnoteReference w:id="19"/>
      </w:r>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r w:rsidR="004F0F51">
        <w:rPr>
          <w:rStyle w:val="FootnoteReference"/>
        </w:rPr>
        <w:footnoteReference w:id="20"/>
      </w:r>
      <w:r w:rsidRPr="00B05DB7">
        <w:t>.</w:t>
      </w:r>
    </w:p>
    <w:p w14:paraId="19F24B67" w14:textId="74014D61" w:rsidR="00B22530" w:rsidRDefault="00B05DB7" w:rsidP="003851BB">
      <w:pPr>
        <w:pStyle w:val="NormalBPBHEB"/>
        <w:rPr>
          <w:ins w:id="148" w:author="ph@zinnia.holdings" w:date="2023-11-07T11:18:00Z"/>
        </w:rPr>
      </w:pPr>
      <w:r w:rsidRPr="00B05DB7">
        <w:lastRenderedPageBreak/>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r w:rsidR="004F0F51">
        <w:rPr>
          <w:rStyle w:val="FootnoteReference"/>
        </w:rPr>
        <w:footnoteReference w:id="21"/>
      </w:r>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ins w:id="149" w:author="Prashasti Jakhmola" w:date="2023-12-28T12:53:00Z">
        <w:r w:rsidR="00443135">
          <w:t>Refer to the following figure:</w:t>
        </w:r>
      </w:ins>
    </w:p>
    <w:p w14:paraId="1E183786" w14:textId="77777777" w:rsidR="00A83D0D" w:rsidRDefault="00A5793B" w:rsidP="00443135">
      <w:pPr>
        <w:pStyle w:val="FigureBPBHEB"/>
        <w:rPr>
          <w:ins w:id="150" w:author="ph@zinnia.holdings" w:date="2023-11-07T11:19:00Z"/>
        </w:rPr>
        <w:pPrChange w:id="151" w:author="Prashasti Jakhmola" w:date="2023-12-28T12:53:00Z">
          <w:pPr>
            <w:pStyle w:val="NormalBPBHEB"/>
          </w:pPr>
        </w:pPrChange>
      </w:pPr>
      <w:ins w:id="152" w:author="ph@zinnia.holdings" w:date="2023-11-07T11:18:00Z">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ins>
    </w:p>
    <w:p w14:paraId="16B71591" w14:textId="7526E530" w:rsidR="00A5793B" w:rsidRDefault="00A83D0D" w:rsidP="00443135">
      <w:pPr>
        <w:pStyle w:val="FigureCaptionBPBHEB"/>
        <w:pPrChange w:id="153" w:author="Prashasti Jakhmola" w:date="2023-12-28T12:53:00Z">
          <w:pPr>
            <w:pStyle w:val="NormalBPBHEB"/>
          </w:pPr>
        </w:pPrChange>
      </w:pPr>
      <w:ins w:id="154" w:author="ph@zinnia.holdings" w:date="2023-11-07T11:19:00Z">
        <w:r w:rsidRPr="00443135">
          <w:rPr>
            <w:b/>
            <w:bCs w:val="0"/>
            <w:rPrChange w:id="155" w:author="Prashasti Jakhmola" w:date="2023-12-28T12:54:00Z">
              <w:rPr/>
            </w:rPrChange>
          </w:rPr>
          <w:t xml:space="preserve">Figure </w:t>
        </w:r>
      </w:ins>
      <w:ins w:id="156" w:author="Prashasti Jakhmola" w:date="2023-12-28T12:54:00Z">
        <w:r w:rsidR="00443135" w:rsidRPr="00443135">
          <w:rPr>
            <w:b/>
            <w:bCs w:val="0"/>
            <w:rPrChange w:id="157" w:author="Prashasti Jakhmola" w:date="2023-12-28T12:54:00Z">
              <w:rPr/>
            </w:rPrChange>
          </w:rPr>
          <w:t>1.</w:t>
        </w:r>
      </w:ins>
      <w:ins w:id="158" w:author="ph@zinnia.holdings" w:date="2023-11-07T11:19:00Z">
        <w:r w:rsidRPr="00443135">
          <w:rPr>
            <w:b/>
            <w:bCs w:val="0"/>
            <w:rPrChange w:id="159" w:author="Prashasti Jakhmola" w:date="2023-12-28T12:54:00Z">
              <w:rPr/>
            </w:rPrChange>
          </w:rPr>
          <w:fldChar w:fldCharType="begin"/>
        </w:r>
        <w:r w:rsidRPr="00443135">
          <w:rPr>
            <w:b/>
            <w:bCs w:val="0"/>
            <w:rPrChange w:id="160" w:author="Prashasti Jakhmola" w:date="2023-12-28T12:54:00Z">
              <w:rPr/>
            </w:rPrChange>
          </w:rPr>
          <w:instrText xml:space="preserve"> SEQ Figure \* ARABIC </w:instrText>
        </w:r>
      </w:ins>
      <w:r w:rsidRPr="00443135">
        <w:rPr>
          <w:b/>
          <w:bCs w:val="0"/>
          <w:rPrChange w:id="161" w:author="Prashasti Jakhmola" w:date="2023-12-28T12:54:00Z">
            <w:rPr/>
          </w:rPrChange>
        </w:rPr>
        <w:fldChar w:fldCharType="separate"/>
      </w:r>
      <w:ins w:id="162" w:author="Paulo H. Leocadio" w:date="2023-11-07T11:35:00Z">
        <w:r w:rsidR="0012730A" w:rsidRPr="00443135">
          <w:rPr>
            <w:b/>
            <w:bCs w:val="0"/>
            <w:noProof/>
            <w:rPrChange w:id="163" w:author="Prashasti Jakhmola" w:date="2023-12-28T12:54:00Z">
              <w:rPr>
                <w:noProof/>
              </w:rPr>
            </w:rPrChange>
          </w:rPr>
          <w:t>6</w:t>
        </w:r>
      </w:ins>
      <w:ins w:id="164" w:author="ph@zinnia.holdings" w:date="2023-11-07T11:19:00Z">
        <w:r w:rsidRPr="00443135">
          <w:rPr>
            <w:b/>
            <w:bCs w:val="0"/>
            <w:rPrChange w:id="165" w:author="Prashasti Jakhmola" w:date="2023-12-28T12:54:00Z">
              <w:rPr/>
            </w:rPrChange>
          </w:rPr>
          <w:fldChar w:fldCharType="end"/>
        </w:r>
      </w:ins>
      <w:ins w:id="166" w:author="Prashasti Jakhmola" w:date="2023-12-28T12:54:00Z">
        <w:r w:rsidR="00443135">
          <w:t xml:space="preserve">: </w:t>
        </w:r>
      </w:ins>
      <w:ins w:id="167" w:author="ph@zinnia.holdings" w:date="2023-11-07T11:19:00Z">
        <w:del w:id="168" w:author="Prashasti Jakhmola" w:date="2023-12-28T12:54:00Z">
          <w:r w:rsidDel="00443135">
            <w:delText xml:space="preserve">  </w:delText>
          </w:r>
          <w:r w:rsidRPr="00615E54" w:rsidDel="00443135">
            <w:delText xml:space="preserve"> </w:delText>
          </w:r>
        </w:del>
        <w:r w:rsidRPr="00615E54">
          <w:t>VPC, subnets, routing tables, and ENIs</w:t>
        </w:r>
        <w:r>
          <w:t xml:space="preserve"> </w:t>
        </w:r>
        <w:commentRangeStart w:id="169"/>
        <w:r>
          <w:t>(Amazon AWS Blog)</w:t>
        </w:r>
      </w:ins>
      <w:commentRangeEnd w:id="169"/>
      <w:r w:rsidR="00D42363">
        <w:rPr>
          <w:rStyle w:val="CommentReference"/>
          <w:rFonts w:asciiTheme="minorHAnsi" w:eastAsiaTheme="minorHAnsi" w:hAnsiTheme="minorHAnsi" w:cstheme="minorBidi"/>
          <w:bCs w:val="0"/>
          <w:i w:val="0"/>
          <w:iCs w:val="0"/>
        </w:rPr>
        <w:commentReference w:id="169"/>
      </w:r>
      <w:ins w:id="170" w:author="ph@zinnia.holdings" w:date="2023-11-07T11:19:00Z">
        <w:del w:id="171" w:author="Prashasti Jakhmola" w:date="2023-12-28T12:54:00Z">
          <w:r w:rsidDel="00443135">
            <w:delText>.</w:delText>
          </w:r>
        </w:del>
      </w:ins>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w:t>
      </w:r>
      <w:r w:rsidRPr="00DC608C">
        <w:lastRenderedPageBreak/>
        <w:t xml:space="preserve">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11A0B80C" w:rsidR="002E1BEE" w:rsidRDefault="00DC608C" w:rsidP="00F0305F">
      <w:pPr>
        <w:pStyle w:val="NormalBPBHEB"/>
        <w:rPr>
          <w:ins w:id="172" w:author="ph@zinnia.holdings" w:date="2023-11-07T11:23:00Z"/>
        </w:rPr>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r w:rsidR="004F0F51">
        <w:rPr>
          <w:rStyle w:val="FootnoteReference"/>
        </w:rPr>
        <w:footnoteReference w:id="22"/>
      </w:r>
      <w:r w:rsidRPr="00DC608C">
        <w:t>.</w:t>
      </w:r>
      <w:ins w:id="173" w:author="Prashasti Jakhmola" w:date="2023-12-28T12:54:00Z">
        <w:r w:rsidR="0054242B">
          <w:t xml:space="preserve"> </w:t>
        </w:r>
        <w:r w:rsidR="0054242B">
          <w:t>Refer to the following figure:</w:t>
        </w:r>
      </w:ins>
    </w:p>
    <w:p w14:paraId="3425AFB6" w14:textId="77777777" w:rsidR="005950AA" w:rsidRDefault="005950AA" w:rsidP="0054242B">
      <w:pPr>
        <w:pStyle w:val="FigureBPBHEB"/>
        <w:rPr>
          <w:ins w:id="174" w:author="Paulo H. Leocadio" w:date="2023-11-07T11:24:00Z"/>
        </w:rPr>
        <w:pPrChange w:id="175" w:author="Prashasti Jakhmola" w:date="2023-12-28T12:54:00Z">
          <w:pPr>
            <w:pStyle w:val="NormalBPBHEB"/>
          </w:pPr>
        </w:pPrChange>
      </w:pPr>
      <w:ins w:id="176" w:author="ph@zinnia.holdings" w:date="2023-11-07T11:23:00Z">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ins>
    </w:p>
    <w:p w14:paraId="176E6A9C" w14:textId="77777777" w:rsidR="00D42363" w:rsidRDefault="005950AA" w:rsidP="0054242B">
      <w:pPr>
        <w:pStyle w:val="FigureCaptionBPBHEB"/>
        <w:rPr>
          <w:ins w:id="177" w:author="Prashasti Jakhmola" w:date="2023-12-28T12:58:00Z"/>
        </w:rPr>
      </w:pPr>
      <w:ins w:id="178" w:author="Paulo H. Leocadio" w:date="2023-11-07T11:24:00Z">
        <w:r w:rsidRPr="00A11D8B">
          <w:rPr>
            <w:b/>
            <w:bCs w:val="0"/>
            <w:rPrChange w:id="179" w:author="Prashasti Jakhmola" w:date="2023-12-28T12:54:00Z">
              <w:rPr/>
            </w:rPrChange>
          </w:rPr>
          <w:t>Figure</w:t>
        </w:r>
      </w:ins>
      <w:ins w:id="180" w:author="Prashasti Jakhmola" w:date="2023-12-28T12:54:00Z">
        <w:r w:rsidR="0054242B" w:rsidRPr="00A11D8B">
          <w:rPr>
            <w:b/>
            <w:bCs w:val="0"/>
            <w:rPrChange w:id="181" w:author="Prashasti Jakhmola" w:date="2023-12-28T12:54:00Z">
              <w:rPr/>
            </w:rPrChange>
          </w:rPr>
          <w:t xml:space="preserve"> 1.</w:t>
        </w:r>
      </w:ins>
      <w:ins w:id="182" w:author="Paulo H. Leocadio" w:date="2023-11-07T11:24:00Z">
        <w:del w:id="183" w:author="Prashasti Jakhmola" w:date="2023-12-28T12:54:00Z">
          <w:r w:rsidRPr="00A11D8B" w:rsidDel="0054242B">
            <w:rPr>
              <w:b/>
              <w:bCs w:val="0"/>
              <w:rPrChange w:id="184" w:author="Prashasti Jakhmola" w:date="2023-12-28T12:54:00Z">
                <w:rPr/>
              </w:rPrChange>
            </w:rPr>
            <w:delText xml:space="preserve"> </w:delText>
          </w:r>
        </w:del>
        <w:r w:rsidRPr="00A11D8B">
          <w:rPr>
            <w:b/>
            <w:bCs w:val="0"/>
            <w:rPrChange w:id="185" w:author="Prashasti Jakhmola" w:date="2023-12-28T12:54:00Z">
              <w:rPr/>
            </w:rPrChange>
          </w:rPr>
          <w:fldChar w:fldCharType="begin"/>
        </w:r>
        <w:r w:rsidRPr="00A11D8B">
          <w:rPr>
            <w:b/>
            <w:bCs w:val="0"/>
            <w:rPrChange w:id="186" w:author="Prashasti Jakhmola" w:date="2023-12-28T12:54:00Z">
              <w:rPr/>
            </w:rPrChange>
          </w:rPr>
          <w:instrText xml:space="preserve"> SEQ Figure \* ARABIC </w:instrText>
        </w:r>
      </w:ins>
      <w:r w:rsidRPr="00A11D8B">
        <w:rPr>
          <w:b/>
          <w:bCs w:val="0"/>
          <w:rPrChange w:id="187" w:author="Prashasti Jakhmola" w:date="2023-12-28T12:54:00Z">
            <w:rPr/>
          </w:rPrChange>
        </w:rPr>
        <w:fldChar w:fldCharType="separate"/>
      </w:r>
      <w:ins w:id="188" w:author="Paulo H. Leocadio" w:date="2023-11-07T11:35:00Z">
        <w:r w:rsidR="0012730A" w:rsidRPr="00A11D8B">
          <w:rPr>
            <w:b/>
            <w:bCs w:val="0"/>
            <w:noProof/>
            <w:rPrChange w:id="189" w:author="Prashasti Jakhmola" w:date="2023-12-28T12:54:00Z">
              <w:rPr>
                <w:noProof/>
              </w:rPr>
            </w:rPrChange>
          </w:rPr>
          <w:t>7</w:t>
        </w:r>
      </w:ins>
      <w:ins w:id="190" w:author="Paulo H. Leocadio" w:date="2023-11-07T11:24:00Z">
        <w:r w:rsidRPr="00A11D8B">
          <w:rPr>
            <w:b/>
            <w:bCs w:val="0"/>
            <w:rPrChange w:id="191" w:author="Prashasti Jakhmola" w:date="2023-12-28T12:54:00Z">
              <w:rPr/>
            </w:rPrChange>
          </w:rPr>
          <w:fldChar w:fldCharType="end"/>
        </w:r>
      </w:ins>
      <w:ins w:id="192" w:author="Prashasti Jakhmola" w:date="2023-12-28T12:54:00Z">
        <w:r w:rsidR="0054242B">
          <w:t>:</w:t>
        </w:r>
      </w:ins>
      <w:ins w:id="193" w:author="Paulo H. Leocadio" w:date="2023-11-07T11:24:00Z">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ins>
    </w:p>
    <w:p w14:paraId="065314DB" w14:textId="439071E6" w:rsidR="00FD69FC" w:rsidRDefault="005950AA" w:rsidP="0054242B">
      <w:pPr>
        <w:pStyle w:val="FigureCaptionBPBHEB"/>
        <w:pPrChange w:id="194" w:author="Prashasti Jakhmola" w:date="2023-12-28T12:54:00Z">
          <w:pPr>
            <w:pStyle w:val="NormalBPBHEB"/>
          </w:pPr>
        </w:pPrChange>
      </w:pPr>
      <w:commentRangeStart w:id="195"/>
      <w:ins w:id="196" w:author="Paulo H. Leocadio" w:date="2023-11-07T11:24:00Z">
        <w:r>
          <w:t>(</w:t>
        </w:r>
        <w:r w:rsidRPr="005E2126">
          <w:t>AWS Architecture Blog</w:t>
        </w:r>
        <w:r>
          <w:t>)</w:t>
        </w:r>
        <w:del w:id="197" w:author="Prashasti Jakhmola" w:date="2023-12-28T12:54:00Z">
          <w:r w:rsidDel="009730E2">
            <w:delText>.</w:delText>
          </w:r>
        </w:del>
      </w:ins>
      <w:commentRangeEnd w:id="195"/>
      <w:r w:rsidR="00D42363">
        <w:rPr>
          <w:rStyle w:val="CommentReference"/>
          <w:rFonts w:asciiTheme="minorHAnsi" w:eastAsiaTheme="minorHAnsi" w:hAnsiTheme="minorHAnsi" w:cstheme="minorBidi"/>
          <w:bCs w:val="0"/>
          <w:i w:val="0"/>
          <w:iCs w:val="0"/>
        </w:rPr>
        <w:commentReference w:id="195"/>
      </w:r>
    </w:p>
    <w:p w14:paraId="5AF6BB83" w14:textId="77777777" w:rsidR="0054242B" w:rsidRDefault="0054242B" w:rsidP="003851BB">
      <w:pPr>
        <w:pStyle w:val="NormalBPBHEB"/>
        <w:rPr>
          <w:ins w:id="198" w:author="Prashasti Jakhmola" w:date="2023-12-28T12:54:00Z"/>
        </w:rPr>
      </w:pPr>
    </w:p>
    <w:p w14:paraId="21642720" w14:textId="2BD6653E"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xml:space="preserve">) attacks. By integrating WAF with AWS resources, such as Amazon CloudFront and Application Load Balancers, businesses can create a secure front line for their </w:t>
      </w:r>
      <w:r w:rsidRPr="00DC608C">
        <w:lastRenderedPageBreak/>
        <w:t>applications, ensuring that malicious traffic is identified and blocked before it reaches their infrastructure</w:t>
      </w:r>
      <w:r w:rsidR="004F0F51">
        <w:rPr>
          <w:rStyle w:val="FootnoteReference"/>
        </w:rPr>
        <w:footnoteReference w:id="23"/>
      </w:r>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5A5AA72A" w:rsidR="00C54EF6" w:rsidRDefault="00C54EF6" w:rsidP="003851BB">
      <w:pPr>
        <w:pStyle w:val="NormalBPBHEB"/>
        <w:rPr>
          <w:ins w:id="199" w:author="Prashasti Jakhmola" w:date="2023-12-28T12:55:00Z"/>
        </w:rPr>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r w:rsidR="008B1B0B">
        <w:rPr>
          <w:rStyle w:val="FootnoteReference"/>
        </w:rPr>
        <w:footnoteReference w:id="24"/>
      </w:r>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r w:rsidR="008B1B0B">
        <w:rPr>
          <w:rStyle w:val="FootnoteReference"/>
        </w:rPr>
        <w:footnoteReference w:id="25"/>
      </w:r>
      <w:r w:rsidRPr="00C54EF6">
        <w:t>.</w:t>
      </w:r>
    </w:p>
    <w:p w14:paraId="42E16AC5" w14:textId="56B09311" w:rsidR="00121CBA" w:rsidRDefault="00121CBA" w:rsidP="003851BB">
      <w:pPr>
        <w:pStyle w:val="NormalBPBHEB"/>
        <w:rPr>
          <w:ins w:id="200" w:author="Paulo H. Leocadio" w:date="2023-11-07T11:26:00Z"/>
        </w:rPr>
      </w:pPr>
      <w:ins w:id="201" w:author="Prashasti Jakhmola" w:date="2023-12-28T12:55:00Z">
        <w:r>
          <w:t>Refer to the following figure:</w:t>
        </w:r>
      </w:ins>
    </w:p>
    <w:p w14:paraId="1788432E" w14:textId="77777777" w:rsidR="00E4221F" w:rsidRDefault="00F15090" w:rsidP="00121CBA">
      <w:pPr>
        <w:pStyle w:val="FigureBPBHEB"/>
        <w:rPr>
          <w:ins w:id="202" w:author="Paulo H. Leocadio" w:date="2023-11-07T11:28:00Z"/>
        </w:rPr>
        <w:pPrChange w:id="203" w:author="Prashasti Jakhmola" w:date="2023-12-28T12:55:00Z">
          <w:pPr>
            <w:pStyle w:val="NormalBPBHEB"/>
          </w:pPr>
        </w:pPrChange>
      </w:pPr>
      <w:ins w:id="204" w:author="Paulo H. Leocadio" w:date="2023-11-07T11:26:00Z">
        <w:r>
          <w:rPr>
            <w:noProof/>
          </w:rPr>
          <w:lastRenderedPageBreak/>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ins>
    </w:p>
    <w:p w14:paraId="100EA007" w14:textId="21CAD402" w:rsidR="00F15090" w:rsidRPr="00C54EF6" w:rsidRDefault="00E4221F" w:rsidP="00121CBA">
      <w:pPr>
        <w:pStyle w:val="FigureCaptionBPBHEB"/>
        <w:pPrChange w:id="205" w:author="Prashasti Jakhmola" w:date="2023-12-28T12:55:00Z">
          <w:pPr>
            <w:pStyle w:val="NormalBPBHEB"/>
          </w:pPr>
        </w:pPrChange>
      </w:pPr>
      <w:ins w:id="206" w:author="Paulo H. Leocadio" w:date="2023-11-07T11:28:00Z">
        <w:r w:rsidRPr="00A40F01">
          <w:rPr>
            <w:b/>
            <w:bCs w:val="0"/>
            <w:rPrChange w:id="207" w:author="Prashasti Jakhmola" w:date="2023-12-28T12:55:00Z">
              <w:rPr/>
            </w:rPrChange>
          </w:rPr>
          <w:t xml:space="preserve">Figure </w:t>
        </w:r>
      </w:ins>
      <w:ins w:id="208" w:author="Prashasti Jakhmola" w:date="2023-12-28T12:55:00Z">
        <w:r w:rsidR="00121CBA" w:rsidRPr="00A40F01">
          <w:rPr>
            <w:b/>
            <w:bCs w:val="0"/>
            <w:rPrChange w:id="209" w:author="Prashasti Jakhmola" w:date="2023-12-28T12:55:00Z">
              <w:rPr/>
            </w:rPrChange>
          </w:rPr>
          <w:t>1.</w:t>
        </w:r>
      </w:ins>
      <w:ins w:id="210" w:author="Paulo H. Leocadio" w:date="2023-11-07T11:28:00Z">
        <w:r w:rsidRPr="00A40F01">
          <w:rPr>
            <w:b/>
            <w:bCs w:val="0"/>
            <w:rPrChange w:id="211" w:author="Prashasti Jakhmola" w:date="2023-12-28T12:55:00Z">
              <w:rPr/>
            </w:rPrChange>
          </w:rPr>
          <w:fldChar w:fldCharType="begin"/>
        </w:r>
        <w:r w:rsidRPr="00A40F01">
          <w:rPr>
            <w:b/>
            <w:bCs w:val="0"/>
            <w:rPrChange w:id="212" w:author="Prashasti Jakhmola" w:date="2023-12-28T12:55:00Z">
              <w:rPr/>
            </w:rPrChange>
          </w:rPr>
          <w:instrText xml:space="preserve"> SEQ Figure \* ARABIC </w:instrText>
        </w:r>
      </w:ins>
      <w:r w:rsidRPr="00A40F01">
        <w:rPr>
          <w:b/>
          <w:bCs w:val="0"/>
          <w:rPrChange w:id="213" w:author="Prashasti Jakhmola" w:date="2023-12-28T12:55:00Z">
            <w:rPr/>
          </w:rPrChange>
        </w:rPr>
        <w:fldChar w:fldCharType="separate"/>
      </w:r>
      <w:ins w:id="214" w:author="Paulo H. Leocadio" w:date="2023-11-07T11:35:00Z">
        <w:r w:rsidR="0012730A" w:rsidRPr="00A40F01">
          <w:rPr>
            <w:b/>
            <w:bCs w:val="0"/>
            <w:noProof/>
            <w:rPrChange w:id="215" w:author="Prashasti Jakhmola" w:date="2023-12-28T12:55:00Z">
              <w:rPr>
                <w:noProof/>
              </w:rPr>
            </w:rPrChange>
          </w:rPr>
          <w:t>8</w:t>
        </w:r>
      </w:ins>
      <w:ins w:id="216" w:author="Paulo H. Leocadio" w:date="2023-11-07T11:28:00Z">
        <w:r w:rsidRPr="00A40F01">
          <w:rPr>
            <w:b/>
            <w:bCs w:val="0"/>
            <w:rPrChange w:id="217" w:author="Prashasti Jakhmola" w:date="2023-12-28T12:55:00Z">
              <w:rPr/>
            </w:rPrChange>
          </w:rPr>
          <w:fldChar w:fldCharType="end"/>
        </w:r>
      </w:ins>
      <w:ins w:id="218" w:author="Prashasti Jakhmola" w:date="2023-12-28T12:55:00Z">
        <w:r w:rsidR="00121CBA">
          <w:t>:</w:t>
        </w:r>
      </w:ins>
      <w:ins w:id="219" w:author="Paulo H. Leocadio" w:date="2023-11-07T11:28:00Z">
        <w:r>
          <w:t xml:space="preserve"> </w:t>
        </w:r>
        <w:del w:id="220" w:author="Prashasti Jakhmola" w:date="2023-12-28T12:55:00Z">
          <w:r w:rsidDel="00121CBA">
            <w:delText xml:space="preserve"> </w:delText>
          </w:r>
          <w:r w:rsidRPr="00857A93" w:rsidDel="00121CBA">
            <w:delText xml:space="preserve"> Elastic Load Balancing (</w:delText>
          </w:r>
        </w:del>
        <w:r w:rsidRPr="00857A93">
          <w:t>ELB</w:t>
        </w:r>
        <w:del w:id="221" w:author="Prashasti Jakhmola" w:date="2023-12-28T12:55:00Z">
          <w:r w:rsidRPr="00857A93" w:rsidDel="00121CBA">
            <w:delText>)</w:delText>
          </w:r>
        </w:del>
        <w:r w:rsidRPr="00857A93">
          <w:t xml:space="preserve"> </w:t>
        </w:r>
        <w:r>
          <w:t>in action</w:t>
        </w:r>
        <w:del w:id="222" w:author="Prashasti Jakhmola" w:date="2023-12-28T12:55:00Z">
          <w:r w:rsidDel="00121CBA">
            <w:delText>.</w:delText>
          </w:r>
        </w:del>
      </w:ins>
    </w:p>
    <w:p w14:paraId="6EDF1C5A" w14:textId="3FA9F2B7"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r w:rsidR="008B1B0B">
        <w:rPr>
          <w:rStyle w:val="FootnoteReference"/>
        </w:rPr>
        <w:footnoteReference w:id="26"/>
      </w:r>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xml:space="preserve">, a set of best practices </w:t>
      </w:r>
      <w:r w:rsidRPr="00AB70A9">
        <w:lastRenderedPageBreak/>
        <w:t>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484BFE41" w:rsidR="00AB70A9" w:rsidRDefault="00AB70A9" w:rsidP="003851BB">
      <w:pPr>
        <w:pStyle w:val="NormalBPBHEB"/>
        <w:rPr>
          <w:ins w:id="223" w:author="Paulo H. Leocadio" w:date="2023-11-07T11:30:00Z"/>
        </w:rPr>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r w:rsidR="008B1B0B">
        <w:rPr>
          <w:rStyle w:val="FootnoteReference"/>
        </w:rPr>
        <w:footnoteReference w:id="27"/>
      </w:r>
      <w:r w:rsidRPr="00AB70A9">
        <w:t>. Security focuses on implementing robust security measures, from identity and access management to encryption, to safeguard data and resources from unauthorized access and breaches</w:t>
      </w:r>
      <w:r w:rsidR="008B1B0B">
        <w:rPr>
          <w:rStyle w:val="FootnoteReference"/>
        </w:rPr>
        <w:footnoteReference w:id="28"/>
      </w:r>
      <w:r w:rsidRPr="00AB70A9">
        <w:t>. Reliability entails building systems that can recover gracefully from failures, whether they are due to hardware issues or unexpected events, ensuring minimal downtime and a seamless user experience</w:t>
      </w:r>
      <w:r w:rsidR="00846024">
        <w:rPr>
          <w:rStyle w:val="FootnoteReference"/>
        </w:rPr>
        <w:footnoteReference w:id="29"/>
      </w:r>
      <w:r w:rsidRPr="00AB70A9">
        <w:t>.</w:t>
      </w:r>
      <w:ins w:id="224" w:author="Prashasti Jakhmola" w:date="2023-12-28T12:55:00Z">
        <w:r w:rsidR="00440BEB">
          <w:t xml:space="preserve"> </w:t>
        </w:r>
        <w:r w:rsidR="00440BEB">
          <w:t>Refer to the following figure:</w:t>
        </w:r>
      </w:ins>
    </w:p>
    <w:p w14:paraId="601E7654" w14:textId="77777777" w:rsidR="00A7528C" w:rsidRDefault="00A7528C" w:rsidP="00440BEB">
      <w:pPr>
        <w:pStyle w:val="FigureBPBHEB"/>
        <w:rPr>
          <w:ins w:id="225" w:author="Paulo H. Leocadio" w:date="2023-11-07T11:31:00Z"/>
        </w:rPr>
        <w:pPrChange w:id="226" w:author="Prashasti Jakhmola" w:date="2023-12-28T12:55:00Z">
          <w:pPr>
            <w:pStyle w:val="NormalBPBHEB"/>
          </w:pPr>
        </w:pPrChange>
      </w:pPr>
      <w:ins w:id="227" w:author="Paulo H. Leocadio" w:date="2023-11-07T11:30:00Z">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ins>
    </w:p>
    <w:p w14:paraId="09762349" w14:textId="349139D8" w:rsidR="00F7604F" w:rsidRPr="00AB70A9" w:rsidRDefault="00A7528C" w:rsidP="00440BEB">
      <w:pPr>
        <w:pStyle w:val="FigureCaptionBPBHEB"/>
        <w:pPrChange w:id="228" w:author="Prashasti Jakhmola" w:date="2023-12-28T12:55:00Z">
          <w:pPr>
            <w:pStyle w:val="NormalBPBHEB"/>
          </w:pPr>
        </w:pPrChange>
      </w:pPr>
      <w:ins w:id="229" w:author="Paulo H. Leocadio" w:date="2023-11-07T11:31:00Z">
        <w:r w:rsidRPr="00440BEB">
          <w:rPr>
            <w:b/>
            <w:bCs w:val="0"/>
            <w:rPrChange w:id="230" w:author="Prashasti Jakhmola" w:date="2023-12-28T12:56:00Z">
              <w:rPr/>
            </w:rPrChange>
          </w:rPr>
          <w:t xml:space="preserve">Figure </w:t>
        </w:r>
      </w:ins>
      <w:ins w:id="231" w:author="Prashasti Jakhmola" w:date="2023-12-28T12:55:00Z">
        <w:r w:rsidR="00440BEB" w:rsidRPr="00440BEB">
          <w:rPr>
            <w:b/>
            <w:bCs w:val="0"/>
            <w:rPrChange w:id="232" w:author="Prashasti Jakhmola" w:date="2023-12-28T12:56:00Z">
              <w:rPr/>
            </w:rPrChange>
          </w:rPr>
          <w:t>1.</w:t>
        </w:r>
      </w:ins>
      <w:ins w:id="233" w:author="Paulo H. Leocadio" w:date="2023-11-07T11:31:00Z">
        <w:r w:rsidRPr="00440BEB">
          <w:rPr>
            <w:b/>
            <w:bCs w:val="0"/>
            <w:rPrChange w:id="234" w:author="Prashasti Jakhmola" w:date="2023-12-28T12:56:00Z">
              <w:rPr/>
            </w:rPrChange>
          </w:rPr>
          <w:fldChar w:fldCharType="begin"/>
        </w:r>
        <w:r w:rsidRPr="00440BEB">
          <w:rPr>
            <w:b/>
            <w:bCs w:val="0"/>
            <w:rPrChange w:id="235" w:author="Prashasti Jakhmola" w:date="2023-12-28T12:56:00Z">
              <w:rPr/>
            </w:rPrChange>
          </w:rPr>
          <w:instrText xml:space="preserve"> SEQ Figure \* ARABIC </w:instrText>
        </w:r>
      </w:ins>
      <w:r w:rsidRPr="00440BEB">
        <w:rPr>
          <w:b/>
          <w:bCs w:val="0"/>
          <w:rPrChange w:id="236" w:author="Prashasti Jakhmola" w:date="2023-12-28T12:56:00Z">
            <w:rPr/>
          </w:rPrChange>
        </w:rPr>
        <w:fldChar w:fldCharType="separate"/>
      </w:r>
      <w:ins w:id="237" w:author="Paulo H. Leocadio" w:date="2023-11-07T11:35:00Z">
        <w:r w:rsidR="0012730A" w:rsidRPr="00440BEB">
          <w:rPr>
            <w:b/>
            <w:bCs w:val="0"/>
            <w:noProof/>
            <w:rPrChange w:id="238" w:author="Prashasti Jakhmola" w:date="2023-12-28T12:56:00Z">
              <w:rPr>
                <w:noProof/>
              </w:rPr>
            </w:rPrChange>
          </w:rPr>
          <w:t>9</w:t>
        </w:r>
      </w:ins>
      <w:ins w:id="239" w:author="Paulo H. Leocadio" w:date="2023-11-07T11:31:00Z">
        <w:r w:rsidRPr="00440BEB">
          <w:rPr>
            <w:b/>
            <w:bCs w:val="0"/>
            <w:rPrChange w:id="240" w:author="Prashasti Jakhmola" w:date="2023-12-28T12:56:00Z">
              <w:rPr/>
            </w:rPrChange>
          </w:rPr>
          <w:fldChar w:fldCharType="end"/>
        </w:r>
      </w:ins>
      <w:ins w:id="241" w:author="Prashasti Jakhmola" w:date="2023-12-28T12:55:00Z">
        <w:r w:rsidR="00440BEB">
          <w:t>:</w:t>
        </w:r>
      </w:ins>
      <w:ins w:id="242" w:author="Paulo H. Leocadio" w:date="2023-11-07T11:31:00Z">
        <w:r>
          <w:t xml:space="preserve"> </w:t>
        </w:r>
        <w:del w:id="243" w:author="Prashasti Jakhmola" w:date="2023-12-28T12:56:00Z">
          <w:r w:rsidDel="00283BCB">
            <w:delText xml:space="preserve"> </w:delText>
          </w:r>
        </w:del>
        <w:r>
          <w:t>The five pillars of AWS Well Architected Framework</w:t>
        </w:r>
        <w:r>
          <w:rPr>
            <w:noProof/>
          </w:rPr>
          <w:t xml:space="preserve"> </w:t>
        </w:r>
        <w:commentRangeStart w:id="244"/>
        <w:r>
          <w:rPr>
            <w:noProof/>
          </w:rPr>
          <w:t>(Amazon AWS Managed Services)</w:t>
        </w:r>
      </w:ins>
      <w:commentRangeEnd w:id="244"/>
      <w:r w:rsidR="00D42363">
        <w:rPr>
          <w:rStyle w:val="CommentReference"/>
          <w:rFonts w:asciiTheme="minorHAnsi" w:eastAsiaTheme="minorHAnsi" w:hAnsiTheme="minorHAnsi" w:cstheme="minorBidi"/>
          <w:bCs w:val="0"/>
          <w:i w:val="0"/>
          <w:iCs w:val="0"/>
        </w:rPr>
        <w:commentReference w:id="244"/>
      </w:r>
      <w:ins w:id="245" w:author="Paulo H. Leocadio" w:date="2023-11-07T11:31:00Z">
        <w:del w:id="246" w:author="Prashasti Jakhmola" w:date="2023-12-28T12:56:00Z">
          <w:r w:rsidDel="00283BCB">
            <w:rPr>
              <w:noProof/>
            </w:rPr>
            <w:delText>.</w:delText>
          </w:r>
        </w:del>
      </w:ins>
    </w:p>
    <w:p w14:paraId="4574778A" w14:textId="77777777" w:rsidR="00E44211" w:rsidRDefault="00E44211" w:rsidP="003851BB">
      <w:pPr>
        <w:pStyle w:val="NormalBPBHEB"/>
        <w:rPr>
          <w:ins w:id="247" w:author="Prashasti Jakhmola" w:date="2023-12-28T12:56:00Z"/>
        </w:rPr>
      </w:pPr>
    </w:p>
    <w:p w14:paraId="05C1DD26" w14:textId="55EECE7D" w:rsidR="008D34CF" w:rsidRPr="00AB70A9" w:rsidRDefault="00AB70A9" w:rsidP="003851BB">
      <w:pPr>
        <w:pStyle w:val="NormalBPBHEB"/>
      </w:pPr>
      <w:r w:rsidRPr="00AB70A9">
        <w:t xml:space="preserve">Moreover, the performance efficiency pillar highlights the importance of optimizing resource utilization to deliver high performance at a lower cost. This includes fine-tuning compute </w:t>
      </w:r>
      <w:r w:rsidRPr="00AB70A9">
        <w:lastRenderedPageBreak/>
        <w:t>resources, storage, and network configurations to maximize efficiency while minimizing waste</w:t>
      </w:r>
      <w:r w:rsidR="00846024">
        <w:rPr>
          <w:rStyle w:val="FootnoteReference"/>
        </w:rPr>
        <w:footnoteReference w:id="30"/>
      </w:r>
      <w:r w:rsidRPr="00AB70A9">
        <w:t>. Cost optimization, the final pillar, underscores the need to manage and control costs effectively. It encourages organizations to make informed decisions about resource provisioning, utilization, and scaling to achieve the desired balance between cost and performance</w:t>
      </w:r>
      <w:r w:rsidR="00E53068">
        <w:rPr>
          <w:rStyle w:val="FootnoteReference"/>
        </w:rPr>
        <w:footnoteReference w:id="31"/>
      </w:r>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r w:rsidR="00E53068">
        <w:rPr>
          <w:rStyle w:val="FootnoteReference"/>
        </w:rPr>
        <w:footnoteReference w:id="32"/>
      </w:r>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77ECD144"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 to achieve financial efficiency while maximizing the value derived from cloud investments.</w:t>
      </w:r>
    </w:p>
    <w:p w14:paraId="1E8A96DE" w14:textId="557DBB05" w:rsidR="003B61A3" w:rsidRDefault="003B61A3" w:rsidP="003851BB">
      <w:pPr>
        <w:pStyle w:val="NormalBPBHEB"/>
        <w:rPr>
          <w:ins w:id="248" w:author="Paulo H. Leocadio" w:date="2023-11-07T11:33:00Z"/>
        </w:rPr>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r w:rsidR="00E53068">
        <w:rPr>
          <w:rStyle w:val="FootnoteReference"/>
        </w:rPr>
        <w:footnoteReference w:id="33"/>
      </w:r>
      <w:r w:rsidRPr="003B61A3">
        <w:t xml:space="preserve">.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w:t>
      </w:r>
      <w:r w:rsidRPr="003B61A3">
        <w:lastRenderedPageBreak/>
        <w:t>of overspending and allocate costs accurately among teams and projects</w:t>
      </w:r>
      <w:r w:rsidR="00E53068">
        <w:rPr>
          <w:rStyle w:val="FootnoteReference"/>
        </w:rPr>
        <w:footnoteReference w:id="34"/>
      </w:r>
      <w:r w:rsidRPr="003B61A3">
        <w:t>.</w:t>
      </w:r>
      <w:ins w:id="249" w:author="Prashasti Jakhmola" w:date="2023-12-28T12:56:00Z">
        <w:r w:rsidR="00BD5201">
          <w:t xml:space="preserve"> </w:t>
        </w:r>
        <w:r w:rsidR="00BD5201">
          <w:t>Refer to the following figure:</w:t>
        </w:r>
      </w:ins>
    </w:p>
    <w:p w14:paraId="1A548E8F" w14:textId="77777777" w:rsidR="0012730A" w:rsidRDefault="00603732" w:rsidP="00BD5201">
      <w:pPr>
        <w:pStyle w:val="FigureBPBHEB"/>
        <w:rPr>
          <w:ins w:id="250" w:author="Paulo H. Leocadio" w:date="2023-11-07T11:35:00Z"/>
        </w:rPr>
        <w:pPrChange w:id="251" w:author="Prashasti Jakhmola" w:date="2023-12-28T12:56:00Z">
          <w:pPr>
            <w:pStyle w:val="NormalBPBHEB"/>
          </w:pPr>
        </w:pPrChange>
      </w:pPr>
      <w:ins w:id="252" w:author="Paulo H. Leocadio" w:date="2023-11-07T11:33:00Z">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4">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ins>
    </w:p>
    <w:p w14:paraId="5364040B" w14:textId="4D19325B" w:rsidR="00603732" w:rsidRPr="003B61A3" w:rsidRDefault="0012730A" w:rsidP="00BD5201">
      <w:pPr>
        <w:pStyle w:val="FigureCaptionBPBHEB"/>
        <w:pPrChange w:id="253" w:author="Prashasti Jakhmola" w:date="2023-12-28T12:56:00Z">
          <w:pPr>
            <w:pStyle w:val="NormalBPBHEB"/>
          </w:pPr>
        </w:pPrChange>
      </w:pPr>
      <w:ins w:id="254" w:author="Paulo H. Leocadio" w:date="2023-11-07T11:35:00Z">
        <w:r w:rsidRPr="00BD5201">
          <w:rPr>
            <w:b/>
            <w:bCs w:val="0"/>
            <w:rPrChange w:id="255" w:author="Prashasti Jakhmola" w:date="2023-12-28T12:56:00Z">
              <w:rPr/>
            </w:rPrChange>
          </w:rPr>
          <w:t xml:space="preserve">Figure </w:t>
        </w:r>
      </w:ins>
      <w:ins w:id="256" w:author="Prashasti Jakhmola" w:date="2023-12-28T12:56:00Z">
        <w:r w:rsidR="00BD5201" w:rsidRPr="00BD5201">
          <w:rPr>
            <w:b/>
            <w:bCs w:val="0"/>
            <w:rPrChange w:id="257" w:author="Prashasti Jakhmola" w:date="2023-12-28T12:56:00Z">
              <w:rPr/>
            </w:rPrChange>
          </w:rPr>
          <w:t>1.</w:t>
        </w:r>
      </w:ins>
      <w:ins w:id="258" w:author="Paulo H. Leocadio" w:date="2023-11-07T11:35:00Z">
        <w:r w:rsidRPr="00BD5201">
          <w:rPr>
            <w:b/>
            <w:bCs w:val="0"/>
            <w:rPrChange w:id="259" w:author="Prashasti Jakhmola" w:date="2023-12-28T12:56:00Z">
              <w:rPr/>
            </w:rPrChange>
          </w:rPr>
          <w:fldChar w:fldCharType="begin"/>
        </w:r>
        <w:r w:rsidRPr="00BD5201">
          <w:rPr>
            <w:b/>
            <w:bCs w:val="0"/>
            <w:rPrChange w:id="260" w:author="Prashasti Jakhmola" w:date="2023-12-28T12:56:00Z">
              <w:rPr/>
            </w:rPrChange>
          </w:rPr>
          <w:instrText xml:space="preserve"> SEQ Figure \* ARABIC </w:instrText>
        </w:r>
      </w:ins>
      <w:r w:rsidRPr="00BD5201">
        <w:rPr>
          <w:b/>
          <w:bCs w:val="0"/>
          <w:rPrChange w:id="261" w:author="Prashasti Jakhmola" w:date="2023-12-28T12:56:00Z">
            <w:rPr/>
          </w:rPrChange>
        </w:rPr>
        <w:fldChar w:fldCharType="separate"/>
      </w:r>
      <w:ins w:id="262" w:author="Paulo H. Leocadio" w:date="2023-11-07T11:35:00Z">
        <w:r w:rsidRPr="00BD5201">
          <w:rPr>
            <w:b/>
            <w:bCs w:val="0"/>
            <w:noProof/>
            <w:rPrChange w:id="263" w:author="Prashasti Jakhmola" w:date="2023-12-28T12:56:00Z">
              <w:rPr>
                <w:noProof/>
              </w:rPr>
            </w:rPrChange>
          </w:rPr>
          <w:t>10</w:t>
        </w:r>
        <w:r w:rsidRPr="00BD5201">
          <w:rPr>
            <w:b/>
            <w:bCs w:val="0"/>
            <w:rPrChange w:id="264" w:author="Prashasti Jakhmola" w:date="2023-12-28T12:56:00Z">
              <w:rPr/>
            </w:rPrChange>
          </w:rPr>
          <w:fldChar w:fldCharType="end"/>
        </w:r>
      </w:ins>
      <w:ins w:id="265" w:author="Prashasti Jakhmola" w:date="2023-12-28T12:56:00Z">
        <w:r w:rsidR="00BD5201">
          <w:t xml:space="preserve">: </w:t>
        </w:r>
      </w:ins>
      <w:ins w:id="266" w:author="Paulo H. Leocadio" w:date="2023-11-07T11:35:00Z">
        <w:del w:id="267" w:author="Prashasti Jakhmola" w:date="2023-12-28T12:56:00Z">
          <w:r w:rsidDel="00BD5201">
            <w:delText xml:space="preserve">   </w:delText>
          </w:r>
        </w:del>
        <w:r>
          <w:t xml:space="preserve">AWS cost comparison model </w:t>
        </w:r>
        <w:commentRangeStart w:id="268"/>
        <w:r>
          <w:t>(AWS Cloud Financial Management Blog)</w:t>
        </w:r>
      </w:ins>
      <w:commentRangeEnd w:id="268"/>
      <w:r w:rsidR="00D42363">
        <w:rPr>
          <w:rStyle w:val="CommentReference"/>
          <w:rFonts w:asciiTheme="minorHAnsi" w:eastAsiaTheme="minorHAnsi" w:hAnsiTheme="minorHAnsi" w:cstheme="minorBidi"/>
          <w:bCs w:val="0"/>
          <w:i w:val="0"/>
          <w:iCs w:val="0"/>
        </w:rPr>
        <w:commentReference w:id="268"/>
      </w:r>
      <w:ins w:id="269" w:author="Paulo H. Leocadio" w:date="2023-11-07T11:35:00Z">
        <w:del w:id="270" w:author="Prashasti Jakhmola" w:date="2023-12-28T12:56:00Z">
          <w:r w:rsidDel="00BD5201">
            <w:delText>.</w:delText>
          </w:r>
        </w:del>
      </w:ins>
    </w:p>
    <w:p w14:paraId="6E9B5F20" w14:textId="77777777" w:rsidR="001F1CCB" w:rsidRDefault="001F1CCB" w:rsidP="003851BB">
      <w:pPr>
        <w:pStyle w:val="NormalBPBHEB"/>
        <w:rPr>
          <w:ins w:id="271" w:author="Prashasti Jakhmola" w:date="2023-12-28T12:56:00Z"/>
        </w:rPr>
      </w:pPr>
    </w:p>
    <w:p w14:paraId="45CA826A" w14:textId="43B0BEFA"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 emphasize the significance of cost optimization strategies in cloud environments. This article underscores the importance of leveraging automation, predictive analytics, and resource allocation techniques to minimize costs while maintaining high system performance</w:t>
      </w:r>
      <w:r w:rsidR="00E53068">
        <w:rPr>
          <w:rStyle w:val="FootnoteReference"/>
        </w:rPr>
        <w:footnoteReference w:id="35"/>
      </w:r>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r w:rsidR="00E53068">
        <w:rPr>
          <w:rStyle w:val="FootnoteReference"/>
        </w:rPr>
        <w:footnoteReference w:id="36"/>
      </w:r>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proofErr w:type="gramStart"/>
      <w:r w:rsidR="004963E2">
        <w:t>c</w:t>
      </w:r>
      <w:r w:rsidR="004963E2" w:rsidRPr="00AE5E84">
        <w:t>ases</w:t>
      </w:r>
      <w:proofErr w:type="gramEnd"/>
    </w:p>
    <w:p w14:paraId="49657024" w14:textId="0318A20E" w:rsidR="00AE5E84" w:rsidRPr="00AE5E84" w:rsidRDefault="00AE5E84" w:rsidP="003851BB">
      <w:pPr>
        <w:pStyle w:val="NormalBPBHEB"/>
      </w:pPr>
      <w:r w:rsidRPr="00AE5E84">
        <w:t xml:space="preserve">In the ever-evolving landscape of cloud computing, the proof of the pudding lies in the eating. This final section serves as a culmination of our journey through AWS architecture. Here, we delve into real-world examples and case studies that illuminate how diverse organizations </w:t>
      </w:r>
      <w:r w:rsidRPr="00AE5E84">
        <w:lastRenderedPageBreak/>
        <w:t>have harnessed AWS architecture to achieve their objectives, emphasizing the remarkable versatility of the platform.</w:t>
      </w:r>
    </w:p>
    <w:p w14:paraId="538BF882" w14:textId="1EFEBB5F"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r w:rsidR="004963E2">
        <w:rPr>
          <w:rStyle w:val="FootnoteReference"/>
        </w:rPr>
        <w:footnoteReference w:id="37"/>
      </w:r>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r w:rsidR="002D660D">
        <w:rPr>
          <w:rStyle w:val="FootnoteReference"/>
        </w:rPr>
        <w:footnoteReference w:id="38"/>
      </w:r>
      <w:r w:rsidRPr="00AE5E84">
        <w:t>. In the financial sector, the case study on Capital One demonstrates how AWS's cloud services enable financial institutions to enhance customer experiences, drive innovation, and ensure robust security and compliance</w:t>
      </w:r>
      <w:r w:rsidR="002D660D">
        <w:rPr>
          <w:rStyle w:val="FootnoteReference"/>
        </w:rPr>
        <w:footnoteReference w:id="39"/>
      </w:r>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1896FBE1"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r w:rsidR="009173D0">
        <w:rPr>
          <w:rStyle w:val="FootnoteReference"/>
        </w:rPr>
        <w:footnoteReference w:id="40"/>
      </w:r>
      <w:r>
        <w:t xml:space="preserve">. Our exploration began with a deep dive into the global infrastructure of AWS, a masterpiece of engineering strategically distributed across regions and availability </w:t>
      </w:r>
      <w:r>
        <w:lastRenderedPageBreak/>
        <w:t>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025D38E7"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r w:rsidR="009173D0">
        <w:rPr>
          <w:rStyle w:val="FootnoteReference"/>
        </w:rPr>
        <w:footnoteReference w:id="41"/>
      </w:r>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r w:rsidR="009173D0">
        <w:rPr>
          <w:rStyle w:val="FootnoteReference"/>
        </w:rPr>
        <w:footnoteReference w:id="42"/>
      </w:r>
      <w:r>
        <w:t>.</w:t>
      </w:r>
    </w:p>
    <w:p w14:paraId="18527FBB" w14:textId="1892681D"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p w14:paraId="198645F9" w14:textId="77777777" w:rsidR="007259C6" w:rsidRDefault="007259C6" w:rsidP="007259C6">
      <w:pPr>
        <w:pStyle w:val="NormalBPBHEB"/>
      </w:pPr>
    </w:p>
    <w:p w14:paraId="67C883F7" w14:textId="4AD8733C" w:rsidR="00C43A7B" w:rsidRDefault="00C43A7B" w:rsidP="007259C6">
      <w:pPr>
        <w:pStyle w:val="NormalBPBHEB"/>
      </w:pPr>
    </w:p>
    <w:sectPr w:rsidR="00C43A7B">
      <w:headerReference w:type="default" r:id="rId25"/>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1" w:author="Prashasti Jakhmola" w:date="2023-12-28T12:57:00Z" w:initials="PJ">
    <w:p w14:paraId="30307378" w14:textId="77777777" w:rsidR="00D42363" w:rsidRDefault="00D42363" w:rsidP="005025BD">
      <w:r>
        <w:rPr>
          <w:rStyle w:val="CommentReference"/>
        </w:rPr>
        <w:annotationRef/>
      </w:r>
      <w:r>
        <w:rPr>
          <w:sz w:val="20"/>
          <w:szCs w:val="20"/>
        </w:rPr>
        <w:t>Is this the source of the image?</w:t>
      </w:r>
    </w:p>
  </w:comment>
  <w:comment w:id="68" w:author="Prashasti Jakhmola" w:date="2023-12-28T12:58:00Z" w:initials="PJ">
    <w:p w14:paraId="569B712C" w14:textId="77777777" w:rsidR="00D42363" w:rsidRDefault="00D42363" w:rsidP="00EE4DD8">
      <w:r>
        <w:rPr>
          <w:rStyle w:val="CommentReference"/>
        </w:rPr>
        <w:annotationRef/>
      </w:r>
      <w:r>
        <w:rPr>
          <w:sz w:val="20"/>
          <w:szCs w:val="20"/>
        </w:rPr>
        <w:t>Is this the source of the image?</w:t>
      </w:r>
    </w:p>
  </w:comment>
  <w:comment w:id="79" w:author="Prashasti Jakhmola" w:date="2023-12-28T12:50:00Z" w:initials="PJ">
    <w:p w14:paraId="245AA02D" w14:textId="6CAE7AC2" w:rsidR="00540C2D" w:rsidRDefault="00540C2D" w:rsidP="00B3425F">
      <w:r>
        <w:rPr>
          <w:rStyle w:val="CommentReference"/>
        </w:rPr>
        <w:annotationRef/>
      </w:r>
      <w:r>
        <w:rPr>
          <w:color w:val="000000"/>
          <w:sz w:val="20"/>
          <w:szCs w:val="20"/>
        </w:rPr>
        <w:t>The caption is too long kindly shorten it.</w:t>
      </w:r>
    </w:p>
  </w:comment>
  <w:comment w:id="95" w:author="Prashasti Jakhmola" w:date="2023-12-28T12:51:00Z" w:initials="PJ">
    <w:p w14:paraId="3AAC88C3" w14:textId="77777777" w:rsidR="00540C2D" w:rsidRDefault="00540C2D" w:rsidP="0032663E">
      <w:r>
        <w:rPr>
          <w:rStyle w:val="CommentReference"/>
        </w:rPr>
        <w:annotationRef/>
      </w:r>
      <w:r>
        <w:rPr>
          <w:color w:val="000000"/>
          <w:sz w:val="20"/>
          <w:szCs w:val="20"/>
        </w:rPr>
        <w:t>Is this the source of the image?</w:t>
      </w:r>
    </w:p>
  </w:comment>
  <w:comment w:id="120" w:author="Prashasti Jakhmola" w:date="2023-12-28T12:52:00Z" w:initials="PJ">
    <w:p w14:paraId="38CC01A9" w14:textId="77777777" w:rsidR="000205F9" w:rsidRDefault="000205F9" w:rsidP="0066657F">
      <w:r>
        <w:rPr>
          <w:rStyle w:val="CommentReference"/>
        </w:rPr>
        <w:annotationRef/>
      </w:r>
      <w:r>
        <w:rPr>
          <w:color w:val="000000"/>
          <w:sz w:val="20"/>
          <w:szCs w:val="20"/>
        </w:rPr>
        <w:t>Is this the source of the image?</w:t>
      </w:r>
    </w:p>
  </w:comment>
  <w:comment w:id="145" w:author="Prashasti Jakhmola" w:date="2023-12-28T12:53:00Z" w:initials="PJ">
    <w:p w14:paraId="3DC979C1" w14:textId="77777777" w:rsidR="00443135" w:rsidRDefault="00443135" w:rsidP="009A0322">
      <w:r>
        <w:rPr>
          <w:rStyle w:val="CommentReference"/>
        </w:rPr>
        <w:annotationRef/>
      </w:r>
      <w:r>
        <w:rPr>
          <w:color w:val="000000"/>
          <w:sz w:val="20"/>
          <w:szCs w:val="20"/>
        </w:rPr>
        <w:t xml:space="preserve">Is this the the source of the image? </w:t>
      </w:r>
    </w:p>
  </w:comment>
  <w:comment w:id="169" w:author="Prashasti Jakhmola" w:date="2023-12-28T12:58:00Z" w:initials="PJ">
    <w:p w14:paraId="3E62BDE0" w14:textId="77777777" w:rsidR="00D42363" w:rsidRDefault="00D42363" w:rsidP="00622DB5">
      <w:r>
        <w:rPr>
          <w:rStyle w:val="CommentReference"/>
        </w:rPr>
        <w:annotationRef/>
      </w:r>
      <w:r>
        <w:rPr>
          <w:sz w:val="20"/>
          <w:szCs w:val="20"/>
        </w:rPr>
        <w:t>Is this the source of the image?</w:t>
      </w:r>
    </w:p>
  </w:comment>
  <w:comment w:id="195" w:author="Prashasti Jakhmola" w:date="2023-12-28T12:58:00Z" w:initials="PJ">
    <w:p w14:paraId="12AA5960" w14:textId="77777777" w:rsidR="00D42363" w:rsidRDefault="00D42363" w:rsidP="00297A5F">
      <w:r>
        <w:rPr>
          <w:rStyle w:val="CommentReference"/>
        </w:rPr>
        <w:annotationRef/>
      </w:r>
      <w:r>
        <w:rPr>
          <w:sz w:val="20"/>
          <w:szCs w:val="20"/>
        </w:rPr>
        <w:t>Is this the source of the image?</w:t>
      </w:r>
    </w:p>
  </w:comment>
  <w:comment w:id="244" w:author="Prashasti Jakhmola" w:date="2023-12-28T12:59:00Z" w:initials="PJ">
    <w:p w14:paraId="3848E2D5" w14:textId="77777777" w:rsidR="00D42363" w:rsidRDefault="00D42363" w:rsidP="00682B7C">
      <w:r>
        <w:rPr>
          <w:rStyle w:val="CommentReference"/>
        </w:rPr>
        <w:annotationRef/>
      </w:r>
      <w:r>
        <w:rPr>
          <w:sz w:val="20"/>
          <w:szCs w:val="20"/>
        </w:rPr>
        <w:t>Is this the source of the image?</w:t>
      </w:r>
    </w:p>
  </w:comment>
  <w:comment w:id="268" w:author="Prashasti Jakhmola" w:date="2023-12-28T12:59:00Z" w:initials="PJ">
    <w:p w14:paraId="1999D1C1" w14:textId="77777777" w:rsidR="00D42363" w:rsidRDefault="00D42363" w:rsidP="00B75225">
      <w:r>
        <w:rPr>
          <w:rStyle w:val="CommentReference"/>
        </w:rPr>
        <w:annotationRef/>
      </w:r>
      <w:r>
        <w:rPr>
          <w:sz w:val="20"/>
          <w:szCs w:val="20"/>
        </w:rPr>
        <w:t>Is this the source of the image?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307378" w15:done="0"/>
  <w15:commentEx w15:paraId="569B712C" w15:done="0"/>
  <w15:commentEx w15:paraId="245AA02D" w15:done="0"/>
  <w15:commentEx w15:paraId="3AAC88C3" w15:done="0"/>
  <w15:commentEx w15:paraId="38CC01A9" w15:done="0"/>
  <w15:commentEx w15:paraId="3DC979C1" w15:done="0"/>
  <w15:commentEx w15:paraId="3E62BDE0" w15:done="0"/>
  <w15:commentEx w15:paraId="12AA5960" w15:done="0"/>
  <w15:commentEx w15:paraId="3848E2D5" w15:done="0"/>
  <w15:commentEx w15:paraId="1999D1C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3B65CF85" w16cex:dateUtc="2023-12-28T07:27:00Z"/>
  <w16cex:commentExtensible w16cex:durableId="32181285" w16cex:dateUtc="2023-12-28T07:28:00Z"/>
  <w16cex:commentExtensible w16cex:durableId="4B612E0A" w16cex:dateUtc="2023-12-28T07:20:00Z"/>
  <w16cex:commentExtensible w16cex:durableId="26C821FB" w16cex:dateUtc="2023-12-28T07:21:00Z"/>
  <w16cex:commentExtensible w16cex:durableId="59B26910" w16cex:dateUtc="2023-12-28T07:22:00Z"/>
  <w16cex:commentExtensible w16cex:durableId="73AD0934" w16cex:dateUtc="2023-12-28T07:23:00Z"/>
  <w16cex:commentExtensible w16cex:durableId="55D2B7BD" w16cex:dateUtc="2023-12-28T07:28:00Z"/>
  <w16cex:commentExtensible w16cex:durableId="7FF72CEA" w16cex:dateUtc="2023-12-28T07:28:00Z"/>
  <w16cex:commentExtensible w16cex:durableId="7489CCE3" w16cex:dateUtc="2023-12-28T07:29:00Z"/>
  <w16cex:commentExtensible w16cex:durableId="5AE321C3" w16cex:dateUtc="2023-12-28T07: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307378" w16cid:durableId="3B65CF85"/>
  <w16cid:commentId w16cid:paraId="569B712C" w16cid:durableId="32181285"/>
  <w16cid:commentId w16cid:paraId="245AA02D" w16cid:durableId="4B612E0A"/>
  <w16cid:commentId w16cid:paraId="3AAC88C3" w16cid:durableId="26C821FB"/>
  <w16cid:commentId w16cid:paraId="38CC01A9" w16cid:durableId="59B26910"/>
  <w16cid:commentId w16cid:paraId="3DC979C1" w16cid:durableId="73AD0934"/>
  <w16cid:commentId w16cid:paraId="3E62BDE0" w16cid:durableId="55D2B7BD"/>
  <w16cid:commentId w16cid:paraId="12AA5960" w16cid:durableId="7FF72CEA"/>
  <w16cid:commentId w16cid:paraId="3848E2D5" w16cid:durableId="7489CCE3"/>
  <w16cid:commentId w16cid:paraId="1999D1C1" w16cid:durableId="5AE321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EBF41" w14:textId="77777777" w:rsidR="00782717" w:rsidRDefault="00782717" w:rsidP="00E24238">
      <w:pPr>
        <w:spacing w:after="0" w:line="240" w:lineRule="auto"/>
      </w:pPr>
      <w:r>
        <w:separator/>
      </w:r>
    </w:p>
  </w:endnote>
  <w:endnote w:type="continuationSeparator" w:id="0">
    <w:p w14:paraId="7813622C" w14:textId="77777777" w:rsidR="00782717" w:rsidRDefault="00782717"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10006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D0F73" w14:textId="77777777" w:rsidR="00782717" w:rsidRDefault="00782717" w:rsidP="00E24238">
      <w:pPr>
        <w:spacing w:after="0" w:line="240" w:lineRule="auto"/>
      </w:pPr>
      <w:r>
        <w:separator/>
      </w:r>
    </w:p>
  </w:footnote>
  <w:footnote w:type="continuationSeparator" w:id="0">
    <w:p w14:paraId="6855E2FC" w14:textId="77777777" w:rsidR="00782717" w:rsidRDefault="00782717" w:rsidP="00E24238">
      <w:pPr>
        <w:spacing w:after="0" w:line="240" w:lineRule="auto"/>
      </w:pPr>
      <w:r>
        <w:continuationSeparator/>
      </w:r>
    </w:p>
  </w:footnote>
  <w:footnote w:id="1">
    <w:p w14:paraId="2B6D1DCE" w14:textId="717EEC34" w:rsidR="00B30619" w:rsidRPr="00F50457" w:rsidRDefault="00923489" w:rsidP="00F50457">
      <w:pPr>
        <w:pStyle w:val="NormalBPBHEB"/>
        <w:rPr>
          <w:sz w:val="20"/>
          <w:szCs w:val="20"/>
          <w:rPrChange w:id="0" w:author="Prashasti Jakhmola" w:date="2023-12-28T12:47:00Z">
            <w:rPr/>
          </w:rPrChange>
        </w:rPr>
        <w:pPrChange w:id="1" w:author="Prashasti Jakhmola" w:date="2023-12-28T12:47:00Z">
          <w:pPr>
            <w:pStyle w:val="FootnoteText"/>
          </w:pPr>
        </w:pPrChange>
      </w:pPr>
      <w:r w:rsidRPr="00F50457">
        <w:rPr>
          <w:sz w:val="20"/>
          <w:szCs w:val="20"/>
          <w:vertAlign w:val="superscript"/>
          <w:rPrChange w:id="2" w:author="Prashasti Jakhmola" w:date="2023-12-28T12:47:00Z">
            <w:rPr>
              <w:vertAlign w:val="superscript"/>
            </w:rPr>
          </w:rPrChange>
        </w:rPr>
        <w:t>1</w:t>
      </w:r>
      <w:r w:rsidRPr="00F50457">
        <w:rPr>
          <w:sz w:val="20"/>
          <w:szCs w:val="20"/>
          <w:rPrChange w:id="3" w:author="Prashasti Jakhmola" w:date="2023-12-28T12:47:00Z">
            <w:rPr/>
          </w:rPrChange>
        </w:rPr>
        <w:t xml:space="preserve"> </w:t>
      </w:r>
      <w:r w:rsidR="00EE02E9" w:rsidRPr="00F50457">
        <w:rPr>
          <w:sz w:val="20"/>
          <w:szCs w:val="20"/>
          <w:rPrChange w:id="4" w:author="Prashasti Jakhmola" w:date="2023-12-28T12:47:00Z">
            <w:rPr/>
          </w:rPrChange>
        </w:rPr>
        <w:t>The Atlantic - The Meaning of Amazon's AWS</w:t>
      </w:r>
    </w:p>
  </w:footnote>
  <w:footnote w:id="2">
    <w:p w14:paraId="1AE0E026" w14:textId="5D9A471E" w:rsidR="00681423" w:rsidRPr="00242F41" w:rsidRDefault="00681423" w:rsidP="00A75A9E">
      <w:pPr>
        <w:pStyle w:val="NormalBPBHEB"/>
        <w:jc w:val="left"/>
      </w:pPr>
      <w:r w:rsidRPr="00A75A9E">
        <w:rPr>
          <w:rStyle w:val="FootnoteReference"/>
          <w:sz w:val="20"/>
          <w:szCs w:val="20"/>
        </w:rPr>
        <w:footnoteRef/>
      </w:r>
      <w:r w:rsidRPr="00A75A9E">
        <w:rPr>
          <w:sz w:val="20"/>
          <w:szCs w:val="20"/>
        </w:rPr>
        <w:t xml:space="preserve"> Source: AWS - About AWS (https://aws.amazon.com/about-aws/)</w:t>
      </w:r>
    </w:p>
  </w:footnote>
  <w:footnote w:id="3">
    <w:p w14:paraId="2D18641E" w14:textId="1283CE55" w:rsidR="00456C26" w:rsidRPr="00242F41" w:rsidRDefault="00456C26" w:rsidP="00A75A9E">
      <w:pPr>
        <w:pStyle w:val="NormalBPBHEB"/>
        <w:jc w:val="left"/>
      </w:pPr>
      <w:r w:rsidRPr="00A75A9E">
        <w:rPr>
          <w:rStyle w:val="FootnoteReference"/>
          <w:sz w:val="20"/>
          <w:szCs w:val="20"/>
        </w:rPr>
        <w:footnoteRef/>
      </w:r>
      <w:r w:rsidRPr="00A75A9E">
        <w:rPr>
          <w:sz w:val="20"/>
          <w:szCs w:val="20"/>
        </w:rPr>
        <w:t xml:space="preserve"> </w:t>
      </w:r>
      <w:r w:rsidR="00D86DED" w:rsidRPr="00A75A9E">
        <w:rPr>
          <w:sz w:val="20"/>
          <w:szCs w:val="20"/>
        </w:rPr>
        <w:t>Source: The Atlantic - The Meaning of Amazon's AWS (https://www.theatlantic.com/technology/archive/2015/03/amazon-web-services-the-hidden-empire/388637/)</w:t>
      </w:r>
    </w:p>
  </w:footnote>
  <w:footnote w:id="4">
    <w:p w14:paraId="6612C40A" w14:textId="3B0CB953" w:rsidR="00BF33F6" w:rsidRDefault="00BF33F6" w:rsidP="00A75A9E">
      <w:pPr>
        <w:pStyle w:val="NormalBPBHEB"/>
        <w:jc w:val="left"/>
      </w:pPr>
      <w:r w:rsidRPr="00A75A9E">
        <w:rPr>
          <w:rStyle w:val="FootnoteReference"/>
          <w:sz w:val="20"/>
          <w:szCs w:val="20"/>
        </w:rPr>
        <w:footnoteRef/>
      </w:r>
      <w:r w:rsidRPr="00A75A9E">
        <w:rPr>
          <w:sz w:val="20"/>
          <w:szCs w:val="20"/>
        </w:rPr>
        <w:t xml:space="preserve"> Source: AWS Global Infrastructure (https://aws.amazon.com/about-aws/global-infrastructure/)</w:t>
      </w:r>
    </w:p>
  </w:footnote>
  <w:footnote w:id="5">
    <w:p w14:paraId="3233F11C" w14:textId="7008FEC4" w:rsidR="004A533C" w:rsidRPr="00242F41" w:rsidRDefault="004A533C" w:rsidP="00DD48E7">
      <w:pPr>
        <w:pStyle w:val="NormalBPBHEB"/>
        <w:jc w:val="left"/>
      </w:pPr>
      <w:r w:rsidRPr="00A75A9E">
        <w:rPr>
          <w:rStyle w:val="FootnoteReference"/>
          <w:sz w:val="20"/>
          <w:szCs w:val="20"/>
        </w:rPr>
        <w:footnoteRef/>
      </w:r>
      <w:r w:rsidRPr="00DD48E7">
        <w:rPr>
          <w:sz w:val="20"/>
          <w:szCs w:val="20"/>
        </w:rPr>
        <w:t xml:space="preserve"> </w:t>
      </w:r>
      <w:r w:rsidR="005F28DD" w:rsidRPr="00DD48E7">
        <w:rPr>
          <w:sz w:val="20"/>
          <w:szCs w:val="20"/>
        </w:rPr>
        <w:t>Source: AWS Global Infrastructure (https://aws.amazon.com/about-aws/global-infrastructure/)</w:t>
      </w:r>
    </w:p>
  </w:footnote>
  <w:footnote w:id="6">
    <w:p w14:paraId="6BEB107B" w14:textId="38A705C2" w:rsidR="005F28DD" w:rsidRDefault="005F28DD" w:rsidP="00DD48E7">
      <w:pPr>
        <w:pStyle w:val="NormalBPBHEB"/>
        <w:jc w:val="left"/>
      </w:pPr>
      <w:r w:rsidRPr="00DD48E7">
        <w:rPr>
          <w:rStyle w:val="FootnoteReference"/>
          <w:sz w:val="20"/>
          <w:szCs w:val="20"/>
        </w:rPr>
        <w:footnoteRef/>
      </w:r>
      <w:r w:rsidRPr="00DD48E7">
        <w:rPr>
          <w:sz w:val="20"/>
          <w:szCs w:val="20"/>
        </w:rPr>
        <w:t xml:space="preserve"> </w:t>
      </w:r>
      <w:r w:rsidR="008A7011" w:rsidRPr="00DD48E7">
        <w:rPr>
          <w:sz w:val="20"/>
          <w:szCs w:val="20"/>
        </w:rPr>
        <w:t>Source: AWS Regional Services List (https://aws.amazon.com/about-aws/global-infrastructure/regional-product-services/)</w:t>
      </w:r>
    </w:p>
  </w:footnote>
  <w:footnote w:id="7">
    <w:p w14:paraId="05B08639" w14:textId="5BBD8946" w:rsidR="00517A00" w:rsidRPr="00242F41" w:rsidRDefault="00517A00" w:rsidP="00663D49">
      <w:pPr>
        <w:pStyle w:val="NormalBPBHEB"/>
        <w:jc w:val="left"/>
      </w:pPr>
      <w:r w:rsidRPr="00DD48E7">
        <w:rPr>
          <w:rStyle w:val="FootnoteReference"/>
          <w:sz w:val="20"/>
          <w:szCs w:val="20"/>
        </w:rPr>
        <w:footnoteRef/>
      </w:r>
      <w:r w:rsidRPr="00DD48E7">
        <w:rPr>
          <w:sz w:val="20"/>
          <w:szCs w:val="20"/>
        </w:rPr>
        <w:t xml:space="preserve"> </w:t>
      </w:r>
      <w:r w:rsidR="00196F5C" w:rsidRPr="00DD48E7">
        <w:rPr>
          <w:sz w:val="20"/>
          <w:szCs w:val="20"/>
        </w:rPr>
        <w:t>Source: AWS Global Infrastructure (https://aws.amazon.com/about-aws/global-infrastructure/)</w:t>
      </w:r>
    </w:p>
  </w:footnote>
  <w:footnote w:id="8">
    <w:p w14:paraId="7B552716" w14:textId="62BC5C65" w:rsidR="00196F5C" w:rsidRDefault="00196F5C" w:rsidP="00663D49">
      <w:pPr>
        <w:pStyle w:val="NormalBPBHEB"/>
        <w:jc w:val="left"/>
      </w:pPr>
      <w:r w:rsidRPr="00DD48E7">
        <w:rPr>
          <w:rStyle w:val="FootnoteReference"/>
          <w:sz w:val="20"/>
          <w:szCs w:val="20"/>
        </w:rPr>
        <w:footnoteRef/>
      </w:r>
      <w:r w:rsidRPr="00663D49">
        <w:rPr>
          <w:sz w:val="20"/>
          <w:szCs w:val="20"/>
        </w:rPr>
        <w:t xml:space="preserve"> </w:t>
      </w:r>
      <w:r w:rsidR="00A021E9" w:rsidRPr="00663D49">
        <w:rPr>
          <w:sz w:val="20"/>
          <w:szCs w:val="20"/>
        </w:rPr>
        <w:t>Source: AWS Regional Services List (https://aws.amazon.com/about-aws/global-infrastructure/regional-product-services/)</w:t>
      </w:r>
    </w:p>
  </w:footnote>
  <w:footnote w:id="9">
    <w:p w14:paraId="648497C6" w14:textId="4F305686" w:rsidR="00A021E9" w:rsidRPr="00242F41" w:rsidRDefault="00A021E9" w:rsidP="00A75A9E">
      <w:pPr>
        <w:pStyle w:val="NormalBPBHEB"/>
      </w:pPr>
      <w:r w:rsidRPr="00663D49">
        <w:rPr>
          <w:rStyle w:val="FootnoteReference"/>
          <w:sz w:val="20"/>
          <w:szCs w:val="20"/>
        </w:rPr>
        <w:footnoteRef/>
      </w:r>
      <w:r w:rsidRPr="00663D49">
        <w:rPr>
          <w:sz w:val="20"/>
          <w:szCs w:val="20"/>
        </w:rPr>
        <w:t xml:space="preserve"> </w:t>
      </w:r>
      <w:r w:rsidR="00877BB7" w:rsidRPr="00663D49">
        <w:rPr>
          <w:sz w:val="20"/>
          <w:szCs w:val="20"/>
        </w:rPr>
        <w:t xml:space="preserve"> Source: AWS Compute Services (https://aws.amazon.com/products/compute/)</w:t>
      </w:r>
    </w:p>
  </w:footnote>
  <w:footnote w:id="10">
    <w:p w14:paraId="5731296A" w14:textId="591AC201" w:rsidR="00877BB7" w:rsidRPr="00242F41" w:rsidRDefault="00877BB7" w:rsidP="00A75A9E">
      <w:pPr>
        <w:pStyle w:val="NormalBPBHEB"/>
      </w:pPr>
      <w:r w:rsidRPr="00663D49">
        <w:rPr>
          <w:rStyle w:val="FootnoteReference"/>
          <w:sz w:val="20"/>
          <w:szCs w:val="20"/>
        </w:rPr>
        <w:footnoteRef/>
      </w:r>
      <w:r w:rsidRPr="00663D49">
        <w:rPr>
          <w:sz w:val="20"/>
          <w:szCs w:val="20"/>
        </w:rPr>
        <w:t xml:space="preserve"> Source: AWS Storage Services (https://aws.amazon.com/products/storage/)</w:t>
      </w:r>
    </w:p>
  </w:footnote>
  <w:footnote w:id="11">
    <w:p w14:paraId="4DBC66BF" w14:textId="188ACB3F" w:rsidR="00877BB7" w:rsidRPr="00242F41" w:rsidRDefault="00877BB7" w:rsidP="00A75A9E">
      <w:pPr>
        <w:pStyle w:val="NormalBPBHEB"/>
      </w:pPr>
      <w:r w:rsidRPr="00663D49">
        <w:rPr>
          <w:rStyle w:val="FootnoteReference"/>
          <w:sz w:val="20"/>
          <w:szCs w:val="20"/>
        </w:rPr>
        <w:footnoteRef/>
      </w:r>
      <w:r w:rsidRPr="00663D49">
        <w:rPr>
          <w:sz w:val="20"/>
          <w:szCs w:val="20"/>
        </w:rPr>
        <w:t xml:space="preserve"> </w:t>
      </w:r>
      <w:r w:rsidR="00843597" w:rsidRPr="00663D49">
        <w:rPr>
          <w:sz w:val="20"/>
          <w:szCs w:val="20"/>
        </w:rPr>
        <w:t>Source: AWS Database Services (https://aws.amazon.com/products/databases/)</w:t>
      </w:r>
    </w:p>
  </w:footnote>
  <w:footnote w:id="12">
    <w:p w14:paraId="01A29ABA" w14:textId="714AAC84" w:rsidR="00843597" w:rsidRPr="00242F41" w:rsidRDefault="00843597" w:rsidP="00A75A9E">
      <w:pPr>
        <w:pStyle w:val="NormalBPBHEB"/>
      </w:pPr>
      <w:r w:rsidRPr="00663D49">
        <w:rPr>
          <w:rStyle w:val="FootnoteReference"/>
          <w:sz w:val="20"/>
          <w:szCs w:val="20"/>
        </w:rPr>
        <w:footnoteRef/>
      </w:r>
      <w:r w:rsidRPr="00663D49">
        <w:rPr>
          <w:sz w:val="20"/>
          <w:szCs w:val="20"/>
        </w:rPr>
        <w:t xml:space="preserve"> [4] Source: AWS Machine Learning Services (https://aws.amazon.com/machine-learning/)</w:t>
      </w:r>
    </w:p>
  </w:footnote>
  <w:footnote w:id="13">
    <w:p w14:paraId="74B60439" w14:textId="3CA13F53" w:rsidR="009C7463" w:rsidRPr="00242F41" w:rsidRDefault="009C7463" w:rsidP="00A75A9E">
      <w:pPr>
        <w:pStyle w:val="NormalBPBHEB"/>
      </w:pPr>
      <w:r w:rsidRPr="00663D49">
        <w:rPr>
          <w:rStyle w:val="FootnoteReference"/>
          <w:sz w:val="20"/>
          <w:szCs w:val="20"/>
        </w:rPr>
        <w:footnoteRef/>
      </w:r>
      <w:r w:rsidRPr="00663D49">
        <w:rPr>
          <w:sz w:val="20"/>
          <w:szCs w:val="20"/>
        </w:rPr>
        <w:t xml:space="preserve"> Source: AWS IoT Core (https://aws.amazon.com/iot-core/)</w:t>
      </w:r>
    </w:p>
  </w:footnote>
  <w:footnote w:id="14">
    <w:p w14:paraId="6CC20071" w14:textId="2AC4881A" w:rsidR="003F6831" w:rsidRDefault="003F6831" w:rsidP="00A75A9E">
      <w:pPr>
        <w:pStyle w:val="NormalBPBHEB"/>
      </w:pPr>
      <w:r w:rsidRPr="00C22759">
        <w:rPr>
          <w:rStyle w:val="FootnoteReference"/>
          <w:sz w:val="20"/>
          <w:szCs w:val="20"/>
        </w:rPr>
        <w:footnoteRef/>
      </w:r>
      <w:r w:rsidRPr="00C22759">
        <w:rPr>
          <w:sz w:val="20"/>
          <w:szCs w:val="20"/>
        </w:rPr>
        <w:t xml:space="preserve"> Source: AWS EC2 (https://aws.amazon.com/ec2/)</w:t>
      </w:r>
    </w:p>
  </w:footnote>
  <w:footnote w:id="15">
    <w:p w14:paraId="18D221E3" w14:textId="3B724C85" w:rsidR="0051564C" w:rsidRPr="00242F41" w:rsidRDefault="0051564C" w:rsidP="00A75A9E">
      <w:pPr>
        <w:pStyle w:val="NormalBPBHEB"/>
      </w:pPr>
      <w:r w:rsidRPr="00C22759">
        <w:rPr>
          <w:rStyle w:val="FootnoteReference"/>
          <w:sz w:val="20"/>
          <w:szCs w:val="20"/>
        </w:rPr>
        <w:footnoteRef/>
      </w:r>
      <w:r w:rsidRPr="00C22759">
        <w:rPr>
          <w:sz w:val="20"/>
          <w:szCs w:val="20"/>
        </w:rPr>
        <w:t xml:space="preserve"> Source: AWS Lambda (https://aws.amazon.com/lambda/)</w:t>
      </w:r>
    </w:p>
  </w:footnote>
  <w:footnote w:id="16">
    <w:p w14:paraId="193A5E0A" w14:textId="446CF3EA" w:rsidR="00F76FD4" w:rsidRPr="00242F41" w:rsidRDefault="00F76FD4" w:rsidP="00A75A9E">
      <w:pPr>
        <w:pStyle w:val="NormalBPBHEB"/>
      </w:pPr>
      <w:r w:rsidRPr="00C22759">
        <w:rPr>
          <w:rStyle w:val="FootnoteReference"/>
          <w:sz w:val="20"/>
          <w:szCs w:val="20"/>
        </w:rPr>
        <w:footnoteRef/>
      </w:r>
      <w:r w:rsidRPr="00C22759">
        <w:rPr>
          <w:sz w:val="20"/>
          <w:szCs w:val="20"/>
        </w:rPr>
        <w:t xml:space="preserve"> Source: AWS ECS (https://aws.amazon.com/ecs/)</w:t>
      </w:r>
    </w:p>
  </w:footnote>
  <w:footnote w:id="17">
    <w:p w14:paraId="60EF4402" w14:textId="4DB74F1C" w:rsidR="001C6AE2" w:rsidRDefault="001C6AE2" w:rsidP="00A75A9E">
      <w:pPr>
        <w:pStyle w:val="NormalBPBHEB"/>
      </w:pPr>
      <w:r w:rsidRPr="00C22759">
        <w:rPr>
          <w:rStyle w:val="FootnoteReference"/>
          <w:sz w:val="20"/>
          <w:szCs w:val="20"/>
        </w:rPr>
        <w:footnoteRef/>
      </w:r>
      <w:r w:rsidRPr="00C22759">
        <w:rPr>
          <w:sz w:val="20"/>
          <w:szCs w:val="20"/>
        </w:rPr>
        <w:t xml:space="preserve"> </w:t>
      </w:r>
      <w:r w:rsidR="003851BB" w:rsidRPr="00C22759">
        <w:rPr>
          <w:sz w:val="20"/>
          <w:szCs w:val="20"/>
        </w:rPr>
        <w:t>Source: AWS S3 (https://aws.amazon.com/s3/)</w:t>
      </w:r>
    </w:p>
  </w:footnote>
  <w:footnote w:id="18">
    <w:p w14:paraId="7F4C53AE" w14:textId="5B4CD5E3" w:rsidR="003851BB" w:rsidRPr="00242F41" w:rsidRDefault="003851BB" w:rsidP="00A75A9E">
      <w:pPr>
        <w:pStyle w:val="NormalBPBHEB"/>
      </w:pPr>
      <w:r w:rsidRPr="00C22759">
        <w:rPr>
          <w:rStyle w:val="FootnoteReference"/>
          <w:sz w:val="20"/>
          <w:szCs w:val="20"/>
        </w:rPr>
        <w:footnoteRef/>
      </w:r>
      <w:r w:rsidRPr="00C22759">
        <w:rPr>
          <w:sz w:val="20"/>
          <w:szCs w:val="20"/>
        </w:rPr>
        <w:t xml:space="preserve"> Source: AWS EBS (https://aws.amazon.com/ebs/)</w:t>
      </w:r>
    </w:p>
  </w:footnote>
  <w:footnote w:id="19">
    <w:p w14:paraId="3D8E48D7" w14:textId="3C9151DB"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VPC (https://aws.amazon.com/vpc/)</w:t>
      </w:r>
    </w:p>
  </w:footnote>
  <w:footnote w:id="20">
    <w:p w14:paraId="3580B265" w14:textId="77EE1A48"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Direct Connect (https://aws.amazon.com/directconnect/)</w:t>
      </w:r>
    </w:p>
  </w:footnote>
  <w:footnote w:id="21">
    <w:p w14:paraId="6380E9E0" w14:textId="2EF63E0C" w:rsidR="004F0F51" w:rsidRDefault="004F0F51" w:rsidP="00A75A9E">
      <w:pPr>
        <w:pStyle w:val="NormalBPBHEB"/>
      </w:pPr>
      <w:r w:rsidRPr="00C22759">
        <w:rPr>
          <w:rStyle w:val="FootnoteReference"/>
          <w:sz w:val="20"/>
          <w:szCs w:val="20"/>
        </w:rPr>
        <w:footnoteRef/>
      </w:r>
      <w:r w:rsidRPr="00C22759">
        <w:rPr>
          <w:sz w:val="20"/>
          <w:szCs w:val="20"/>
        </w:rPr>
        <w:t xml:space="preserve"> Source: Amazon Route 53 (https://aws.amazon.com/route53/)</w:t>
      </w:r>
    </w:p>
  </w:footnote>
  <w:footnote w:id="22">
    <w:p w14:paraId="4CADAA64" w14:textId="6804226A" w:rsidR="004F0F51" w:rsidRPr="00242F41" w:rsidRDefault="004F0F51" w:rsidP="00A75A9E">
      <w:pPr>
        <w:pStyle w:val="NormalBPBHEB"/>
      </w:pPr>
      <w:r w:rsidRPr="00C22759">
        <w:rPr>
          <w:rStyle w:val="FootnoteReference"/>
          <w:sz w:val="20"/>
          <w:szCs w:val="20"/>
        </w:rPr>
        <w:footnoteRef/>
      </w:r>
      <w:r w:rsidRPr="00C22759">
        <w:rPr>
          <w:sz w:val="20"/>
          <w:szCs w:val="20"/>
        </w:rPr>
        <w:t xml:space="preserve"> Source: AWS IAM (https://aws.amazon.com/iam/)</w:t>
      </w:r>
    </w:p>
  </w:footnote>
  <w:footnote w:id="23">
    <w:p w14:paraId="1D8F4A32" w14:textId="20C2C308" w:rsidR="004F0F51" w:rsidRDefault="004F0F51" w:rsidP="00A75A9E">
      <w:pPr>
        <w:pStyle w:val="NormalBPBHEB"/>
      </w:pPr>
      <w:r w:rsidRPr="00C22759">
        <w:rPr>
          <w:rStyle w:val="FootnoteReference"/>
          <w:sz w:val="20"/>
          <w:szCs w:val="20"/>
        </w:rPr>
        <w:footnoteRef/>
      </w:r>
      <w:r w:rsidRPr="00C22759">
        <w:rPr>
          <w:sz w:val="20"/>
          <w:szCs w:val="20"/>
        </w:rPr>
        <w:t xml:space="preserve"> Source: AWS WAF (https://aws.amazon.com/waf/)</w:t>
      </w:r>
    </w:p>
  </w:footnote>
  <w:footnote w:id="24">
    <w:p w14:paraId="2A5C453E" w14:textId="03BFBB8D"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Elastic Load Balancing (https://aws.amazon.com/elasticloadbalancing/)</w:t>
      </w:r>
    </w:p>
  </w:footnote>
  <w:footnote w:id="25">
    <w:p w14:paraId="62CBD318" w14:textId="66A14856" w:rsidR="008B1B0B" w:rsidRPr="00242F41" w:rsidRDefault="008B1B0B" w:rsidP="00A75A9E">
      <w:pPr>
        <w:pStyle w:val="NormalBPBHEB"/>
      </w:pPr>
      <w:r w:rsidRPr="00C22759">
        <w:rPr>
          <w:rStyle w:val="FootnoteReference"/>
          <w:sz w:val="20"/>
          <w:szCs w:val="20"/>
        </w:rPr>
        <w:footnoteRef/>
      </w:r>
      <w:r w:rsidRPr="00C22759">
        <w:rPr>
          <w:sz w:val="20"/>
          <w:szCs w:val="20"/>
        </w:rPr>
        <w:t xml:space="preserve"> Source: AWS Auto Scaling (https://aws.amazon.com/autoscaling/)</w:t>
      </w:r>
    </w:p>
  </w:footnote>
  <w:footnote w:id="26">
    <w:p w14:paraId="75D13FC0" w14:textId="164F6EA1" w:rsidR="008B1B0B" w:rsidRDefault="008B1B0B" w:rsidP="00A75A9E">
      <w:pPr>
        <w:pStyle w:val="NormalBPBHEB"/>
      </w:pPr>
      <w:r w:rsidRPr="00C22759">
        <w:rPr>
          <w:rStyle w:val="FootnoteReference"/>
          <w:sz w:val="20"/>
          <w:szCs w:val="20"/>
        </w:rPr>
        <w:footnoteRef/>
      </w:r>
      <w:r w:rsidRPr="00C22759">
        <w:rPr>
          <w:sz w:val="20"/>
          <w:szCs w:val="20"/>
        </w:rPr>
        <w:t xml:space="preserve"> Source: Amazon RDS (https://aws.amazon.com/rds/)</w:t>
      </w:r>
    </w:p>
  </w:footnote>
  <w:footnote w:id="27">
    <w:p w14:paraId="0367F13D" w14:textId="27A99420"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Operational Excellence Pillar (https://aws.amazon.com/architecture/well-architected/operational-excellence-pillar/)</w:t>
      </w:r>
    </w:p>
  </w:footnote>
  <w:footnote w:id="28">
    <w:p w14:paraId="63CD3155" w14:textId="613AE95C" w:rsidR="008B1B0B" w:rsidRPr="00242F41" w:rsidRDefault="008B1B0B" w:rsidP="00925A78">
      <w:pPr>
        <w:pStyle w:val="NormalBPBHEB"/>
        <w:jc w:val="left"/>
      </w:pPr>
      <w:r w:rsidRPr="00C22759">
        <w:rPr>
          <w:rStyle w:val="FootnoteReference"/>
          <w:sz w:val="20"/>
          <w:szCs w:val="20"/>
        </w:rPr>
        <w:footnoteRef/>
      </w:r>
      <w:r w:rsidRPr="00C22759">
        <w:rPr>
          <w:sz w:val="20"/>
          <w:szCs w:val="20"/>
        </w:rPr>
        <w:t xml:space="preserve"> Source: AWS Well-Architected - Security Pillar (https://aws.amazon.com/architecture/well-architected/security-pillar/)</w:t>
      </w:r>
    </w:p>
  </w:footnote>
  <w:footnote w:id="29">
    <w:p w14:paraId="170917BF" w14:textId="150D0DA8" w:rsidR="00846024" w:rsidRPr="00242F41" w:rsidRDefault="00846024" w:rsidP="00925A78">
      <w:pPr>
        <w:pStyle w:val="NormalBPBHEB"/>
        <w:jc w:val="left"/>
      </w:pPr>
      <w:r w:rsidRPr="00C22759">
        <w:rPr>
          <w:rStyle w:val="FootnoteReference"/>
          <w:sz w:val="20"/>
          <w:szCs w:val="20"/>
        </w:rPr>
        <w:footnoteRef/>
      </w:r>
      <w:r w:rsidRPr="00C22759">
        <w:rPr>
          <w:sz w:val="20"/>
          <w:szCs w:val="20"/>
        </w:rPr>
        <w:t xml:space="preserve"> Source: AWS Well-Architected - Reliability Pillar (https://aws.amazon.com/architecture/well-architected/reliability-pillar/)</w:t>
      </w:r>
    </w:p>
  </w:footnote>
  <w:footnote w:id="30">
    <w:p w14:paraId="2F9FB938" w14:textId="188B2FB0" w:rsidR="00846024" w:rsidRPr="00242F41" w:rsidRDefault="00846024" w:rsidP="00925A78">
      <w:pPr>
        <w:pStyle w:val="NormalBPBHEB"/>
        <w:jc w:val="left"/>
      </w:pPr>
      <w:r w:rsidRPr="00925A78">
        <w:rPr>
          <w:rStyle w:val="FootnoteReference"/>
          <w:sz w:val="20"/>
          <w:szCs w:val="20"/>
        </w:rPr>
        <w:footnoteRef/>
      </w:r>
      <w:r w:rsidRPr="00925A78">
        <w:rPr>
          <w:sz w:val="20"/>
          <w:szCs w:val="20"/>
        </w:rPr>
        <w:t xml:space="preserve"> Source: AWS Well-Architected - Performance Efficiency Pillar (https://aws.amazon.com/architecture/well-architected/performance-efficiency-pillar/)</w:t>
      </w:r>
    </w:p>
  </w:footnote>
  <w:footnote w:id="31">
    <w:p w14:paraId="425999D4" w14:textId="70FB566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Well-Architected - Cost Optimization Pillar (https://aws.amazon.com/architecture/well-architected/cost-optimization-pillar/)</w:t>
      </w:r>
    </w:p>
  </w:footnote>
  <w:footnote w:id="32">
    <w:p w14:paraId="625E92C2" w14:textId="757A4B91" w:rsidR="00E53068" w:rsidRDefault="00E53068" w:rsidP="00A75A9E">
      <w:pPr>
        <w:pStyle w:val="NormalBPBHEB"/>
      </w:pPr>
      <w:r w:rsidRPr="00925A78">
        <w:rPr>
          <w:rStyle w:val="FootnoteReference"/>
          <w:sz w:val="20"/>
          <w:szCs w:val="20"/>
        </w:rPr>
        <w:footnoteRef/>
      </w:r>
      <w:r w:rsidRPr="00925A78">
        <w:rPr>
          <w:sz w:val="20"/>
          <w:szCs w:val="20"/>
        </w:rPr>
        <w:t xml:space="preserve"> Source: AWS Well-Architected Tool (https://aws.amazon.com/well-architected-tool/)</w:t>
      </w:r>
    </w:p>
  </w:footnote>
  <w:footnote w:id="33">
    <w:p w14:paraId="5EE96328" w14:textId="1204CDD1"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Trusted Advisor (https://aws.amazon.com/premiumsupport/technology/trusted-advisor/)</w:t>
      </w:r>
    </w:p>
  </w:footnote>
  <w:footnote w:id="34">
    <w:p w14:paraId="37964C43" w14:textId="701F7CDC"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Source: AWS Cost Allocation and Tagging (https://aws.amazon.com/aws-cost-management/aws-cost-allocation/)</w:t>
      </w:r>
    </w:p>
  </w:footnote>
  <w:footnote w:id="35">
    <w:p w14:paraId="587207AA" w14:textId="2EDDAD35" w:rsidR="00E53068" w:rsidRPr="00242F41" w:rsidRDefault="00E53068" w:rsidP="00925A78">
      <w:pPr>
        <w:pStyle w:val="NormalBPBHEB"/>
        <w:jc w:val="left"/>
      </w:pPr>
      <w:r w:rsidRPr="00925A78">
        <w:rPr>
          <w:rStyle w:val="FootnoteReference"/>
          <w:sz w:val="20"/>
          <w:szCs w:val="20"/>
        </w:rPr>
        <w:footnoteRef/>
      </w:r>
      <w:r w:rsidRPr="00925A78">
        <w:rPr>
          <w:sz w:val="20"/>
          <w:szCs w:val="20"/>
        </w:rPr>
        <w:t xml:space="preserve"> Kumar, V., Gupta, D., &amp; Kaur, A. (2020). Cost Optimization in Cloud Computing. In Proceedings of the 2020 12th International Conference on Computational Intelligence and Communication Networks (pp. 161-167). IEEE.</w:t>
      </w:r>
    </w:p>
  </w:footnote>
  <w:footnote w:id="36">
    <w:p w14:paraId="2E378E43" w14:textId="08D6300D" w:rsidR="00E53068" w:rsidRDefault="00E53068" w:rsidP="00A75A9E">
      <w:pPr>
        <w:pStyle w:val="NormalBPBHEB"/>
      </w:pPr>
      <w:r w:rsidRPr="00925A78">
        <w:rPr>
          <w:rStyle w:val="FootnoteReference"/>
          <w:sz w:val="20"/>
          <w:szCs w:val="20"/>
        </w:rPr>
        <w:footnoteRef/>
      </w:r>
      <w:r w:rsidRPr="00925A78">
        <w:rPr>
          <w:sz w:val="20"/>
          <w:szCs w:val="20"/>
        </w:rPr>
        <w:t xml:space="preserve"> Source: AWS Cost Optimization (https://aws.amazon.com/cost-optimization/)</w:t>
      </w:r>
    </w:p>
  </w:footnote>
  <w:footnote w:id="37">
    <w:p w14:paraId="62DFBF97" w14:textId="5D95E3DF" w:rsidR="004963E2" w:rsidRPr="00242F41" w:rsidRDefault="004963E2" w:rsidP="00925A78">
      <w:pPr>
        <w:pStyle w:val="NormalBPBHEB"/>
        <w:jc w:val="left"/>
      </w:pPr>
      <w:r w:rsidRPr="00925A78">
        <w:rPr>
          <w:rStyle w:val="FootnoteReference"/>
          <w:sz w:val="20"/>
          <w:szCs w:val="20"/>
        </w:rPr>
        <w:footnoteRef/>
      </w:r>
      <w:r w:rsidRPr="00925A78">
        <w:rPr>
          <w:sz w:val="20"/>
          <w:szCs w:val="20"/>
        </w:rPr>
        <w:t xml:space="preserve"> </w:t>
      </w:r>
      <w:r w:rsidR="002D660D" w:rsidRPr="00925A78">
        <w:rPr>
          <w:sz w:val="20"/>
          <w:szCs w:val="20"/>
        </w:rPr>
        <w:t>Saini, H., Saini, R., &amp; Saini, S. (2017). Cloud Computing: A Review on Cloud Security Management. International Journal of Computer Applications, 160(10), 9-13.</w:t>
      </w:r>
    </w:p>
  </w:footnote>
  <w:footnote w:id="38">
    <w:p w14:paraId="45650232" w14:textId="5D8661B4" w:rsidR="002D660D" w:rsidRPr="00242F41"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GE Healthcare (https://aws.amazon.com/solutions/case-studies/ge-healthcare/)</w:t>
      </w:r>
    </w:p>
  </w:footnote>
  <w:footnote w:id="39">
    <w:p w14:paraId="2D66ED00" w14:textId="79BD1A00" w:rsidR="002D660D" w:rsidRDefault="002D660D" w:rsidP="00925A78">
      <w:pPr>
        <w:pStyle w:val="NormalBPBHEB"/>
        <w:jc w:val="left"/>
      </w:pPr>
      <w:r w:rsidRPr="00925A78">
        <w:rPr>
          <w:rStyle w:val="FootnoteReference"/>
          <w:sz w:val="20"/>
          <w:szCs w:val="20"/>
        </w:rPr>
        <w:footnoteRef/>
      </w:r>
      <w:r w:rsidRPr="00925A78">
        <w:rPr>
          <w:sz w:val="20"/>
          <w:szCs w:val="20"/>
        </w:rPr>
        <w:t xml:space="preserve"> Source: AWS Case Study - Capital One (https://aws.amazon.com/solutions/case-studies/capital-one/)</w:t>
      </w:r>
    </w:p>
  </w:footnote>
  <w:footnote w:id="40">
    <w:p w14:paraId="5F72ACDB" w14:textId="2BEC9A5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Kumar, Vinay, et al. "Cost Optimization in Cloud Computing." 2020 IEEE 10th International Conference on Cloud Computing (CLOUD). IEEE, 2020.</w:t>
      </w:r>
    </w:p>
  </w:footnote>
  <w:footnote w:id="41">
    <w:p w14:paraId="1C00F970" w14:textId="41A1A8F6" w:rsidR="009173D0" w:rsidRPr="00242F41" w:rsidRDefault="009173D0" w:rsidP="00CE2D24">
      <w:pPr>
        <w:pStyle w:val="NormalBPBHEB"/>
        <w:jc w:val="left"/>
      </w:pPr>
      <w:r w:rsidRPr="00925A78">
        <w:rPr>
          <w:rStyle w:val="FootnoteReference"/>
          <w:sz w:val="20"/>
          <w:szCs w:val="20"/>
        </w:rPr>
        <w:footnoteRef/>
      </w:r>
      <w:r w:rsidRPr="00925A78">
        <w:rPr>
          <w:sz w:val="20"/>
          <w:szCs w:val="20"/>
        </w:rPr>
        <w:t xml:space="preserve"> Saini, Hemraj, et al. "Cloud Computing: A Review on Cloud Security Management." International Journal of Advanced Research in Computer Engineering &amp; Technology (IJARCET) 6.3 (2017).</w:t>
      </w:r>
    </w:p>
  </w:footnote>
  <w:footnote w:id="42">
    <w:p w14:paraId="4D5CA6FF" w14:textId="3D80D3EA" w:rsidR="009173D0" w:rsidRDefault="009173D0" w:rsidP="00A75A9E">
      <w:pPr>
        <w:pStyle w:val="NormalBPBHEB"/>
      </w:pPr>
      <w:r w:rsidRPr="00CE2D24">
        <w:rPr>
          <w:rStyle w:val="FootnoteReference"/>
          <w:sz w:val="20"/>
          <w:szCs w:val="20"/>
        </w:rPr>
        <w:footnoteRef/>
      </w:r>
      <w:r w:rsidRPr="00CE2D24">
        <w:rPr>
          <w:sz w:val="20"/>
          <w:szCs w:val="20"/>
        </w:rPr>
        <w:t xml:space="preserve"> </w:t>
      </w:r>
      <w:r w:rsidR="009958F3" w:rsidRPr="00CE2D24">
        <w:rPr>
          <w:sz w:val="20"/>
          <w:szCs w:val="20"/>
        </w:rPr>
        <w:t xml:space="preserve">AWS Case Studies. Retrieved from </w:t>
      </w:r>
      <w:proofErr w:type="gramStart"/>
      <w:r w:rsidR="009958F3" w:rsidRPr="00CE2D24">
        <w:rPr>
          <w:sz w:val="20"/>
          <w:szCs w:val="20"/>
        </w:rPr>
        <w:t>https://aws.amazon.com/solutions/case-studies/</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shasti Jakhmola">
    <w15:presenceInfo w15:providerId="None" w15:userId="Prashasti Jakhmola"/>
  </w15:person>
  <w15:person w15:author="ph@zinnia.holdings">
    <w15:presenceInfo w15:providerId="AD" w15:userId="S::ph@zinnia.holdings::c7eb2302-6bd0-4ff6-8528-d743652cfad7"/>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55F14"/>
    <w:rsid w:val="00070BAD"/>
    <w:rsid w:val="000713D2"/>
    <w:rsid w:val="00080840"/>
    <w:rsid w:val="000E49B0"/>
    <w:rsid w:val="00104F5E"/>
    <w:rsid w:val="00121CBA"/>
    <w:rsid w:val="0012730A"/>
    <w:rsid w:val="00143CEC"/>
    <w:rsid w:val="00150EEE"/>
    <w:rsid w:val="0015654B"/>
    <w:rsid w:val="00157D36"/>
    <w:rsid w:val="00175767"/>
    <w:rsid w:val="0018324A"/>
    <w:rsid w:val="00184680"/>
    <w:rsid w:val="00185640"/>
    <w:rsid w:val="001958D7"/>
    <w:rsid w:val="00196F5C"/>
    <w:rsid w:val="001A16C0"/>
    <w:rsid w:val="001B2CB9"/>
    <w:rsid w:val="001B3062"/>
    <w:rsid w:val="001B68AA"/>
    <w:rsid w:val="001C3050"/>
    <w:rsid w:val="001C6AE2"/>
    <w:rsid w:val="001D5C6F"/>
    <w:rsid w:val="001D6782"/>
    <w:rsid w:val="001E3C31"/>
    <w:rsid w:val="001E6EC6"/>
    <w:rsid w:val="001F1CCB"/>
    <w:rsid w:val="001F2303"/>
    <w:rsid w:val="001F6F79"/>
    <w:rsid w:val="002157B9"/>
    <w:rsid w:val="00237E38"/>
    <w:rsid w:val="0024147F"/>
    <w:rsid w:val="00241C9F"/>
    <w:rsid w:val="00242F41"/>
    <w:rsid w:val="002444B3"/>
    <w:rsid w:val="00244B89"/>
    <w:rsid w:val="00245EEF"/>
    <w:rsid w:val="00276261"/>
    <w:rsid w:val="0027789D"/>
    <w:rsid w:val="00281E67"/>
    <w:rsid w:val="00283BCB"/>
    <w:rsid w:val="002857E0"/>
    <w:rsid w:val="0028605B"/>
    <w:rsid w:val="002A5DB0"/>
    <w:rsid w:val="002C04DB"/>
    <w:rsid w:val="002D660D"/>
    <w:rsid w:val="002E1BEE"/>
    <w:rsid w:val="002E2075"/>
    <w:rsid w:val="002F19AA"/>
    <w:rsid w:val="002F5820"/>
    <w:rsid w:val="00325459"/>
    <w:rsid w:val="00326D8E"/>
    <w:rsid w:val="003323AB"/>
    <w:rsid w:val="003439AA"/>
    <w:rsid w:val="00352AC2"/>
    <w:rsid w:val="003672B8"/>
    <w:rsid w:val="00373912"/>
    <w:rsid w:val="003851BB"/>
    <w:rsid w:val="00393719"/>
    <w:rsid w:val="003A4293"/>
    <w:rsid w:val="003B61A3"/>
    <w:rsid w:val="003C7EA6"/>
    <w:rsid w:val="003D3C05"/>
    <w:rsid w:val="003F06EB"/>
    <w:rsid w:val="003F1322"/>
    <w:rsid w:val="003F6831"/>
    <w:rsid w:val="003F6E96"/>
    <w:rsid w:val="0040503C"/>
    <w:rsid w:val="004171CC"/>
    <w:rsid w:val="00440BEB"/>
    <w:rsid w:val="00443135"/>
    <w:rsid w:val="004433F7"/>
    <w:rsid w:val="004435DB"/>
    <w:rsid w:val="00446813"/>
    <w:rsid w:val="00453229"/>
    <w:rsid w:val="004536C1"/>
    <w:rsid w:val="004540B5"/>
    <w:rsid w:val="00456C26"/>
    <w:rsid w:val="004664F9"/>
    <w:rsid w:val="0046770B"/>
    <w:rsid w:val="00472E99"/>
    <w:rsid w:val="00481029"/>
    <w:rsid w:val="00482581"/>
    <w:rsid w:val="00486859"/>
    <w:rsid w:val="004963E2"/>
    <w:rsid w:val="004A533C"/>
    <w:rsid w:val="004F0F51"/>
    <w:rsid w:val="004F259C"/>
    <w:rsid w:val="004F5397"/>
    <w:rsid w:val="0050151B"/>
    <w:rsid w:val="0051564C"/>
    <w:rsid w:val="00517A00"/>
    <w:rsid w:val="00522689"/>
    <w:rsid w:val="005403CE"/>
    <w:rsid w:val="00540C2D"/>
    <w:rsid w:val="00542279"/>
    <w:rsid w:val="0054242B"/>
    <w:rsid w:val="00543321"/>
    <w:rsid w:val="00552FBE"/>
    <w:rsid w:val="00561DAD"/>
    <w:rsid w:val="0059011F"/>
    <w:rsid w:val="005950AA"/>
    <w:rsid w:val="005958B0"/>
    <w:rsid w:val="00597F7C"/>
    <w:rsid w:val="005B44F1"/>
    <w:rsid w:val="005D0D57"/>
    <w:rsid w:val="005D4E0D"/>
    <w:rsid w:val="005F28DD"/>
    <w:rsid w:val="00603732"/>
    <w:rsid w:val="00626382"/>
    <w:rsid w:val="0064232B"/>
    <w:rsid w:val="00663D49"/>
    <w:rsid w:val="00665972"/>
    <w:rsid w:val="0067142D"/>
    <w:rsid w:val="00681423"/>
    <w:rsid w:val="00692841"/>
    <w:rsid w:val="006966F3"/>
    <w:rsid w:val="006A49B1"/>
    <w:rsid w:val="006B299D"/>
    <w:rsid w:val="006B7D5E"/>
    <w:rsid w:val="006C041C"/>
    <w:rsid w:val="006C1477"/>
    <w:rsid w:val="006C2EF4"/>
    <w:rsid w:val="006D21F5"/>
    <w:rsid w:val="006D5789"/>
    <w:rsid w:val="00714532"/>
    <w:rsid w:val="0072087D"/>
    <w:rsid w:val="00723906"/>
    <w:rsid w:val="007259C6"/>
    <w:rsid w:val="007368DA"/>
    <w:rsid w:val="00736C54"/>
    <w:rsid w:val="00743168"/>
    <w:rsid w:val="00760E1D"/>
    <w:rsid w:val="00762E48"/>
    <w:rsid w:val="00763C17"/>
    <w:rsid w:val="00782717"/>
    <w:rsid w:val="007962A5"/>
    <w:rsid w:val="007A6026"/>
    <w:rsid w:val="007E7DC9"/>
    <w:rsid w:val="007F5AF1"/>
    <w:rsid w:val="00814128"/>
    <w:rsid w:val="00843597"/>
    <w:rsid w:val="00846024"/>
    <w:rsid w:val="00864046"/>
    <w:rsid w:val="008669AC"/>
    <w:rsid w:val="008711ED"/>
    <w:rsid w:val="00877BB7"/>
    <w:rsid w:val="00886AD9"/>
    <w:rsid w:val="00894FD8"/>
    <w:rsid w:val="008A3C41"/>
    <w:rsid w:val="008A7011"/>
    <w:rsid w:val="008B03F4"/>
    <w:rsid w:val="008B06B2"/>
    <w:rsid w:val="008B1B0B"/>
    <w:rsid w:val="008C46B2"/>
    <w:rsid w:val="008D34CF"/>
    <w:rsid w:val="008D3CE4"/>
    <w:rsid w:val="00907BFB"/>
    <w:rsid w:val="009111A9"/>
    <w:rsid w:val="009173D0"/>
    <w:rsid w:val="00923489"/>
    <w:rsid w:val="00925A78"/>
    <w:rsid w:val="0094412E"/>
    <w:rsid w:val="00960856"/>
    <w:rsid w:val="009730E2"/>
    <w:rsid w:val="0097758C"/>
    <w:rsid w:val="00981DF4"/>
    <w:rsid w:val="009875BC"/>
    <w:rsid w:val="00992B11"/>
    <w:rsid w:val="009958F3"/>
    <w:rsid w:val="009A439A"/>
    <w:rsid w:val="009C0296"/>
    <w:rsid w:val="009C077A"/>
    <w:rsid w:val="009C2177"/>
    <w:rsid w:val="009C29A7"/>
    <w:rsid w:val="009C5878"/>
    <w:rsid w:val="009C7463"/>
    <w:rsid w:val="009D72BF"/>
    <w:rsid w:val="009E4EA1"/>
    <w:rsid w:val="009E6B2C"/>
    <w:rsid w:val="00A021E9"/>
    <w:rsid w:val="00A05835"/>
    <w:rsid w:val="00A11D8B"/>
    <w:rsid w:val="00A15294"/>
    <w:rsid w:val="00A264A8"/>
    <w:rsid w:val="00A36ED8"/>
    <w:rsid w:val="00A40F01"/>
    <w:rsid w:val="00A463E4"/>
    <w:rsid w:val="00A5793B"/>
    <w:rsid w:val="00A659AF"/>
    <w:rsid w:val="00A7162B"/>
    <w:rsid w:val="00A7528C"/>
    <w:rsid w:val="00A75A9E"/>
    <w:rsid w:val="00A83494"/>
    <w:rsid w:val="00A83D0D"/>
    <w:rsid w:val="00A865B5"/>
    <w:rsid w:val="00AA2583"/>
    <w:rsid w:val="00AB70A9"/>
    <w:rsid w:val="00AC5608"/>
    <w:rsid w:val="00AC63CE"/>
    <w:rsid w:val="00AD3E67"/>
    <w:rsid w:val="00AE2F0A"/>
    <w:rsid w:val="00AE5E84"/>
    <w:rsid w:val="00AE63C5"/>
    <w:rsid w:val="00AF1A13"/>
    <w:rsid w:val="00B05DB7"/>
    <w:rsid w:val="00B22530"/>
    <w:rsid w:val="00B30619"/>
    <w:rsid w:val="00B36E34"/>
    <w:rsid w:val="00B37618"/>
    <w:rsid w:val="00B400AF"/>
    <w:rsid w:val="00B503C1"/>
    <w:rsid w:val="00B505F9"/>
    <w:rsid w:val="00B52B4F"/>
    <w:rsid w:val="00B7790A"/>
    <w:rsid w:val="00B94B4F"/>
    <w:rsid w:val="00B97085"/>
    <w:rsid w:val="00BC4ECE"/>
    <w:rsid w:val="00BC72AE"/>
    <w:rsid w:val="00BD5201"/>
    <w:rsid w:val="00BD563A"/>
    <w:rsid w:val="00BD696C"/>
    <w:rsid w:val="00BD7AAD"/>
    <w:rsid w:val="00BE1FA8"/>
    <w:rsid w:val="00BF1F14"/>
    <w:rsid w:val="00BF33F6"/>
    <w:rsid w:val="00C00682"/>
    <w:rsid w:val="00C05E80"/>
    <w:rsid w:val="00C22759"/>
    <w:rsid w:val="00C22DAB"/>
    <w:rsid w:val="00C360C6"/>
    <w:rsid w:val="00C43A7B"/>
    <w:rsid w:val="00C45DA1"/>
    <w:rsid w:val="00C4684E"/>
    <w:rsid w:val="00C54EF6"/>
    <w:rsid w:val="00C64CA2"/>
    <w:rsid w:val="00C703A7"/>
    <w:rsid w:val="00C71EC6"/>
    <w:rsid w:val="00C765B6"/>
    <w:rsid w:val="00C93593"/>
    <w:rsid w:val="00CA251C"/>
    <w:rsid w:val="00CB6150"/>
    <w:rsid w:val="00CC30A8"/>
    <w:rsid w:val="00CD1802"/>
    <w:rsid w:val="00CD6C46"/>
    <w:rsid w:val="00CD6C67"/>
    <w:rsid w:val="00CE2D24"/>
    <w:rsid w:val="00D12E19"/>
    <w:rsid w:val="00D42363"/>
    <w:rsid w:val="00D47E89"/>
    <w:rsid w:val="00D505F4"/>
    <w:rsid w:val="00D62D3D"/>
    <w:rsid w:val="00D66EEA"/>
    <w:rsid w:val="00D72AC3"/>
    <w:rsid w:val="00D72D58"/>
    <w:rsid w:val="00D75276"/>
    <w:rsid w:val="00D84149"/>
    <w:rsid w:val="00D859C9"/>
    <w:rsid w:val="00D86DED"/>
    <w:rsid w:val="00D90C79"/>
    <w:rsid w:val="00D95512"/>
    <w:rsid w:val="00DC608C"/>
    <w:rsid w:val="00DD48E7"/>
    <w:rsid w:val="00DD5B82"/>
    <w:rsid w:val="00DE450A"/>
    <w:rsid w:val="00E0240D"/>
    <w:rsid w:val="00E11AD5"/>
    <w:rsid w:val="00E24238"/>
    <w:rsid w:val="00E2435F"/>
    <w:rsid w:val="00E3481A"/>
    <w:rsid w:val="00E4221F"/>
    <w:rsid w:val="00E44199"/>
    <w:rsid w:val="00E44211"/>
    <w:rsid w:val="00E53068"/>
    <w:rsid w:val="00E552C3"/>
    <w:rsid w:val="00E55DDE"/>
    <w:rsid w:val="00E6117F"/>
    <w:rsid w:val="00E6751D"/>
    <w:rsid w:val="00E705D6"/>
    <w:rsid w:val="00E71131"/>
    <w:rsid w:val="00E84C85"/>
    <w:rsid w:val="00E93FB5"/>
    <w:rsid w:val="00EA10A7"/>
    <w:rsid w:val="00EB62AF"/>
    <w:rsid w:val="00EE02E9"/>
    <w:rsid w:val="00F0248D"/>
    <w:rsid w:val="00F0305F"/>
    <w:rsid w:val="00F05EA3"/>
    <w:rsid w:val="00F061C8"/>
    <w:rsid w:val="00F114FA"/>
    <w:rsid w:val="00F13111"/>
    <w:rsid w:val="00F14642"/>
    <w:rsid w:val="00F15090"/>
    <w:rsid w:val="00F326E3"/>
    <w:rsid w:val="00F42EAE"/>
    <w:rsid w:val="00F44882"/>
    <w:rsid w:val="00F50457"/>
    <w:rsid w:val="00F53D81"/>
    <w:rsid w:val="00F7604F"/>
    <w:rsid w:val="00F76FD4"/>
    <w:rsid w:val="00F858DC"/>
    <w:rsid w:val="00F95539"/>
    <w:rsid w:val="00F95AFE"/>
    <w:rsid w:val="00FA16C9"/>
    <w:rsid w:val="00FB0430"/>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3.xml><?xml version="1.0" encoding="utf-8"?>
<ds:datastoreItem xmlns:ds="http://schemas.openxmlformats.org/officeDocument/2006/customXml" ds:itemID="{38060DBF-1A2F-CC45-AEE9-40EF9D6F803E}">
  <ds:schemaRefs>
    <ds:schemaRef ds:uri="http://schemas.openxmlformats.org/officeDocument/2006/bibliography"/>
  </ds:schemaRefs>
</ds:datastoreItem>
</file>

<file path=customXml/itemProps4.xml><?xml version="1.0" encoding="utf-8"?>
<ds:datastoreItem xmlns:ds="http://schemas.openxmlformats.org/officeDocument/2006/customXml" ds:itemID="{B102A7E7-E5AA-41A7-AF28-C2D28847FF34}"/>
</file>

<file path=docProps/app.xml><?xml version="1.0" encoding="utf-8"?>
<Properties xmlns="http://schemas.openxmlformats.org/officeDocument/2006/extended-properties" xmlns:vt="http://schemas.openxmlformats.org/officeDocument/2006/docPropsVTypes">
  <Template>Normal.dotm</Template>
  <TotalTime>0</TotalTime>
  <Pages>18</Pages>
  <Words>4649</Words>
  <Characters>27431</Characters>
  <Application>Microsoft Office Word</Application>
  <DocSecurity>0</DocSecurity>
  <Lines>806</Lines>
  <Paragraphs>594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Prashasti Jakhmola</cp:lastModifiedBy>
  <cp:revision>2</cp:revision>
  <dcterms:created xsi:type="dcterms:W3CDTF">2023-12-28T07:29:00Z</dcterms:created>
  <dcterms:modified xsi:type="dcterms:W3CDTF">2023-12-28T07:29:00Z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1899400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