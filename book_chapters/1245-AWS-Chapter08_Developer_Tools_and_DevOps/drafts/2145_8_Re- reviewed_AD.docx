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6777DF37" w:rsidR="00B72611" w:rsidRPr="00666884" w:rsidRDefault="00B72611" w:rsidP="00001DD2">
      <w:pPr>
        <w:pStyle w:val="ChapterTitleNumberBPBHEB"/>
        <w:rPr>
          <w:color w:val="2F5496" w:themeColor="accent1" w:themeShade="BF"/>
        </w:rPr>
      </w:pPr>
      <w:r w:rsidRPr="00666884">
        <w:rPr>
          <w:color w:val="2F5496" w:themeColor="accent1" w:themeShade="BF"/>
        </w:rPr>
        <w:t>CHAPTER</w:t>
      </w:r>
      <w:r w:rsidR="001E3D77" w:rsidRPr="00666884">
        <w:rPr>
          <w:color w:val="2F5496" w:themeColor="accent1" w:themeShade="BF"/>
        </w:rPr>
        <w:t xml:space="preserve"> 8</w:t>
      </w:r>
    </w:p>
    <w:p w14:paraId="27B72D20" w14:textId="293DA658" w:rsidR="00B72611" w:rsidRPr="00B70353" w:rsidRDefault="00A412BE" w:rsidP="00001DD2">
      <w:pPr>
        <w:pStyle w:val="ChapterTitleBPBHEB"/>
        <w:rPr>
          <w:color w:val="2F5496" w:themeColor="accent1" w:themeShade="BF"/>
        </w:rPr>
      </w:pPr>
      <w:r w:rsidRPr="00B70353">
        <w:rPr>
          <w:color w:val="2F5496" w:themeColor="accent1" w:themeShade="BF"/>
        </w:rPr>
        <w:t xml:space="preserve">Developer Tools </w:t>
      </w:r>
      <w:r w:rsidR="00703812" w:rsidRPr="00B70353">
        <w:rPr>
          <w:color w:val="2F5496" w:themeColor="accent1" w:themeShade="BF"/>
        </w:rPr>
        <w:t>and</w:t>
      </w:r>
      <w:r w:rsidRPr="00B70353">
        <w:rPr>
          <w:color w:val="2F5496" w:themeColor="accent1" w:themeShade="BF"/>
        </w:rPr>
        <w:t xml:space="preserve"> DevOps</w:t>
      </w:r>
      <w:r w:rsidR="00B72611" w:rsidRPr="00B70353">
        <w:rPr>
          <w:color w:val="2F5496" w:themeColor="accent1" w:themeShade="BF"/>
        </w:rPr>
        <w:t xml:space="preserve"> </w:t>
      </w:r>
      <w:r w:rsidR="00665D8E">
        <w:rPr>
          <w:color w:val="2F5496" w:themeColor="accent1" w:themeShade="BF"/>
        </w:rPr>
        <w:t>:</w:t>
      </w:r>
      <w:r w:rsidR="088C63DA" w:rsidRPr="00B70353">
        <w:rPr>
          <w:color w:val="2F5496" w:themeColor="accent1" w:themeShade="BF"/>
        </w:rPr>
        <w:t xml:space="preserve"> Part</w:t>
      </w:r>
      <w:r w:rsidR="001E3D77" w:rsidRPr="00B70353">
        <w:rPr>
          <w:color w:val="2F5496" w:themeColor="accent1" w:themeShade="BF"/>
        </w:rPr>
        <w:t xml:space="preserve"> 2</w:t>
      </w:r>
    </w:p>
    <w:p w14:paraId="5C2BFA22" w14:textId="77777777" w:rsidR="00D169BC" w:rsidRDefault="00D169BC" w:rsidP="009E5520">
      <w:pPr>
        <w:keepNext/>
        <w:keepLines/>
        <w:spacing w:before="40" w:after="0" w:line="276" w:lineRule="auto"/>
        <w:outlineLvl w:val="1"/>
        <w:rPr>
          <w:rFonts w:eastAsiaTheme="majorEastAsia" w:cstheme="majorBidi"/>
          <w:sz w:val="36"/>
          <w:szCs w:val="26"/>
        </w:rPr>
      </w:pPr>
    </w:p>
    <w:p w14:paraId="42D7E6C9" w14:textId="77777777" w:rsidR="0027236D" w:rsidRPr="0027236D" w:rsidRDefault="0027236D" w:rsidP="004E0093">
      <w:pPr>
        <w:pStyle w:val="Heading1BPBHEB"/>
      </w:pPr>
      <w:r w:rsidRPr="0027236D">
        <w:t>Introduction</w:t>
      </w:r>
    </w:p>
    <w:p w14:paraId="6FBD8D26" w14:textId="4A413244" w:rsidR="0027236D" w:rsidRDefault="0027236D" w:rsidP="0027236D">
      <w:pPr>
        <w:pStyle w:val="NormalBPBHEB"/>
        <w:rPr>
          <w:ins w:id="0" w:author="Arya" w:date="2025-03-25T14:30:00Z" w16du:dateUtc="2025-03-25T09:00:00Z"/>
        </w:rPr>
      </w:pPr>
      <w:r w:rsidRPr="0027236D">
        <w:t xml:space="preserve">As modern cloud applications grow increasingly complex, seamless integration, automation, and scalability are critical for efficiency and reliability. AWS </w:t>
      </w:r>
      <w:r w:rsidR="00007032">
        <w:t>offers a comprehensive suite of developer tools and DevOps services, enabling</w:t>
      </w:r>
      <w:r w:rsidRPr="0027236D">
        <w:t xml:space="preserve"> organizations to build, manage, and deploy cloud-native applications at scale. This chapter </w:t>
      </w:r>
      <w:r w:rsidR="00007032">
        <w:t>explores advanced AWS services for application integration, container orchestration, robotics, and quantum computing, enabling</w:t>
      </w:r>
      <w:r w:rsidRPr="0027236D">
        <w:t xml:space="preserve"> optimized workflows and innovation-driven development.</w:t>
      </w:r>
    </w:p>
    <w:p w14:paraId="52EDBE09" w14:textId="77777777" w:rsidR="003C09BC" w:rsidRPr="001F0F2A" w:rsidRDefault="003C09BC" w:rsidP="003C09BC">
      <w:pPr>
        <w:pStyle w:val="Heading1BPBHEB"/>
        <w:rPr>
          <w:moveTo w:id="1" w:author="Arya" w:date="2025-03-25T14:30:00Z" w16du:dateUtc="2025-03-25T09:00:00Z"/>
        </w:rPr>
      </w:pPr>
      <w:moveToRangeStart w:id="2" w:author="Arya" w:date="2025-03-25T14:30:00Z" w:name="move193805438"/>
      <w:moveTo w:id="3" w:author="Arya" w:date="2025-03-25T14:30:00Z" w16du:dateUtc="2025-03-25T09:00:00Z">
        <w:r w:rsidRPr="1644A2CB">
          <w:t xml:space="preserve">Structure </w:t>
        </w:r>
        <w:commentRangeStart w:id="4"/>
        <w:commentRangeEnd w:id="4"/>
        <w:r>
          <w:rPr>
            <w:rStyle w:val="CommentReference"/>
          </w:rPr>
          <w:commentReference w:id="4"/>
        </w:r>
        <w:commentRangeStart w:id="5"/>
        <w:commentRangeEnd w:id="5"/>
        <w:r>
          <w:rPr>
            <w:rStyle w:val="CommentReference"/>
            <w:rFonts w:eastAsiaTheme="minorHAnsi" w:cstheme="minorBidi"/>
            <w:b w:val="0"/>
            <w:color w:val="000000" w:themeColor="text1"/>
          </w:rPr>
          <w:commentReference w:id="5"/>
        </w:r>
      </w:moveTo>
    </w:p>
    <w:p w14:paraId="05A037C4" w14:textId="77777777" w:rsidR="003C09BC" w:rsidRDefault="003C09BC" w:rsidP="003C09BC">
      <w:pPr>
        <w:pStyle w:val="NormalBPBHEB"/>
        <w:rPr>
          <w:moveTo w:id="6" w:author="Arya" w:date="2025-03-25T14:30:00Z" w16du:dateUtc="2025-03-25T09:00:00Z"/>
        </w:rPr>
      </w:pPr>
      <w:moveTo w:id="7" w:author="Arya" w:date="2025-03-25T14:30:00Z" w16du:dateUtc="2025-03-25T09:00:00Z">
        <w:r>
          <w:t>This chapter</w:t>
        </w:r>
        <w:r w:rsidRPr="00FD21E7">
          <w:t xml:space="preserve"> brings us to the second and final part of Developer Tools, diving deeper into AWS services for application integration, container management, robotics, and quantum technologies. We will cover the following topics:</w:t>
        </w:r>
        <w:r>
          <w:t xml:space="preserve"> </w:t>
        </w:r>
      </w:moveTo>
    </w:p>
    <w:p w14:paraId="6E87FB2B" w14:textId="77777777" w:rsidR="003C09BC" w:rsidRPr="00FD21E7" w:rsidRDefault="003C09BC" w:rsidP="003C09BC">
      <w:pPr>
        <w:pStyle w:val="NormalBPBHEB"/>
        <w:numPr>
          <w:ilvl w:val="0"/>
          <w:numId w:val="82"/>
        </w:numPr>
        <w:rPr>
          <w:moveTo w:id="8" w:author="Arya" w:date="2025-03-25T14:30:00Z" w16du:dateUtc="2025-03-25T09:00:00Z"/>
          <w:color w:val="404040"/>
          <w:lang w:val="en-GB"/>
        </w:rPr>
      </w:pPr>
      <w:commentRangeStart w:id="9"/>
      <w:moveTo w:id="10" w:author="Arya" w:date="2025-03-25T14:30:00Z" w16du:dateUtc="2025-03-25T09:00:00Z">
        <w:r w:rsidRPr="00FD21E7">
          <w:rPr>
            <w:lang w:val="en-GB"/>
          </w:rPr>
          <w:t>Application integration</w:t>
        </w:r>
      </w:moveTo>
    </w:p>
    <w:p w14:paraId="71BB9DD3" w14:textId="77777777" w:rsidR="003C09BC" w:rsidRPr="00FD21E7" w:rsidRDefault="003C09BC" w:rsidP="003C09BC">
      <w:pPr>
        <w:pStyle w:val="NormalBPBHEB"/>
        <w:numPr>
          <w:ilvl w:val="0"/>
          <w:numId w:val="82"/>
        </w:numPr>
        <w:rPr>
          <w:moveTo w:id="11" w:author="Arya" w:date="2025-03-25T14:30:00Z" w16du:dateUtc="2025-03-25T09:00:00Z"/>
          <w:color w:val="404040"/>
          <w:lang w:val="en-GB"/>
        </w:rPr>
      </w:pPr>
      <w:moveTo w:id="12" w:author="Arya" w:date="2025-03-25T14:30:00Z" w16du:dateUtc="2025-03-25T09:00:00Z">
        <w:r w:rsidRPr="00FD21E7">
          <w:rPr>
            <w:color w:val="404040"/>
            <w:lang w:val="en-GB"/>
          </w:rPr>
          <w:t>Containers</w:t>
        </w:r>
      </w:moveTo>
    </w:p>
    <w:p w14:paraId="45A29592" w14:textId="77777777" w:rsidR="003C09BC" w:rsidRPr="00FD21E7" w:rsidRDefault="003C09BC" w:rsidP="003C09BC">
      <w:pPr>
        <w:pStyle w:val="NormalBPBHEB"/>
        <w:numPr>
          <w:ilvl w:val="0"/>
          <w:numId w:val="82"/>
        </w:numPr>
        <w:rPr>
          <w:moveTo w:id="13" w:author="Arya" w:date="2025-03-25T14:30:00Z" w16du:dateUtc="2025-03-25T09:00:00Z"/>
          <w:color w:val="404040"/>
          <w:lang w:val="en-GB"/>
        </w:rPr>
      </w:pPr>
      <w:moveTo w:id="14" w:author="Arya" w:date="2025-03-25T14:30:00Z" w16du:dateUtc="2025-03-25T09:00:00Z">
        <w:r w:rsidRPr="00FD21E7">
          <w:rPr>
            <w:color w:val="404040"/>
            <w:lang w:val="en-GB"/>
          </w:rPr>
          <w:t>Robotics</w:t>
        </w:r>
      </w:moveTo>
    </w:p>
    <w:p w14:paraId="0950EDDD" w14:textId="77777777" w:rsidR="003C09BC" w:rsidRPr="00FD21E7" w:rsidRDefault="003C09BC" w:rsidP="003C09BC">
      <w:pPr>
        <w:pStyle w:val="NormalBPBHEB"/>
        <w:numPr>
          <w:ilvl w:val="0"/>
          <w:numId w:val="82"/>
        </w:numPr>
        <w:rPr>
          <w:moveTo w:id="15" w:author="Arya" w:date="2025-03-25T14:30:00Z" w16du:dateUtc="2025-03-25T09:00:00Z"/>
          <w:color w:val="404040"/>
          <w:lang w:val="en-GB"/>
        </w:rPr>
      </w:pPr>
      <w:moveTo w:id="16" w:author="Arya" w:date="2025-03-25T14:30:00Z" w16du:dateUtc="2025-03-25T09:00:00Z">
        <w:r w:rsidRPr="00FD21E7">
          <w:rPr>
            <w:color w:val="404040"/>
            <w:lang w:val="en-GB"/>
          </w:rPr>
          <w:t>Quantum technologies</w:t>
        </w:r>
      </w:moveTo>
    </w:p>
    <w:p w14:paraId="00C1F960" w14:textId="77777777" w:rsidR="003C09BC" w:rsidRPr="00FD21E7" w:rsidRDefault="003C09BC" w:rsidP="003C09BC">
      <w:pPr>
        <w:pStyle w:val="NormalBPBHEB"/>
        <w:numPr>
          <w:ilvl w:val="0"/>
          <w:numId w:val="82"/>
        </w:numPr>
        <w:rPr>
          <w:moveTo w:id="17" w:author="Arya" w:date="2025-03-25T14:30:00Z" w16du:dateUtc="2025-03-25T09:00:00Z"/>
          <w:color w:val="404040"/>
          <w:lang w:val="en-GB"/>
        </w:rPr>
      </w:pPr>
      <w:moveTo w:id="18" w:author="Arya" w:date="2025-03-25T14:30:00Z" w16du:dateUtc="2025-03-25T09:00:00Z">
        <w:r w:rsidRPr="00FD21E7">
          <w:rPr>
            <w:color w:val="404040"/>
            <w:lang w:val="en-GB"/>
          </w:rPr>
          <w:t xml:space="preserve">Amazon </w:t>
        </w:r>
        <w:proofErr w:type="spellStart"/>
        <w:r>
          <w:rPr>
            <w:color w:val="404040"/>
            <w:lang w:val="en-GB"/>
          </w:rPr>
          <w:t>B</w:t>
        </w:r>
        <w:r w:rsidRPr="00FD21E7">
          <w:rPr>
            <w:color w:val="404040"/>
            <w:lang w:val="en-GB"/>
          </w:rPr>
          <w:t>raket</w:t>
        </w:r>
      </w:moveTo>
      <w:commentRangeEnd w:id="9"/>
      <w:proofErr w:type="spellEnd"/>
      <w:r>
        <w:rPr>
          <w:rStyle w:val="CommentReference"/>
          <w:rFonts w:eastAsiaTheme="minorHAnsi" w:cstheme="minorBidi"/>
        </w:rPr>
        <w:commentReference w:id="9"/>
      </w:r>
    </w:p>
    <w:moveToRangeEnd w:id="2"/>
    <w:p w14:paraId="724A081F" w14:textId="77777777" w:rsidR="003C09BC" w:rsidRPr="0027236D" w:rsidDel="003C09BC" w:rsidRDefault="003C09BC" w:rsidP="0027236D">
      <w:pPr>
        <w:pStyle w:val="NormalBPBHEB"/>
        <w:rPr>
          <w:del w:id="19" w:author="Arya" w:date="2025-03-25T14:31:00Z" w16du:dateUtc="2025-03-25T09:01:00Z"/>
        </w:rPr>
      </w:pPr>
    </w:p>
    <w:p w14:paraId="55DCECBB" w14:textId="497916F5" w:rsidR="0027236D" w:rsidRPr="0027236D" w:rsidRDefault="0027236D" w:rsidP="004E0093">
      <w:pPr>
        <w:pStyle w:val="Heading1BPBHEB"/>
      </w:pPr>
      <w:r w:rsidRPr="0027236D">
        <w:t>Ob</w:t>
      </w:r>
      <w:ins w:id="20" w:author="Arya" w:date="2025-03-25T14:30:00Z" w16du:dateUtc="2025-03-25T09:00:00Z">
        <w:r w:rsidR="003C09BC">
          <w:t>j</w:t>
        </w:r>
      </w:ins>
      <w:del w:id="21" w:author="Arya" w:date="2025-03-25T14:30:00Z" w16du:dateUtc="2025-03-25T09:00:00Z">
        <w:r w:rsidRPr="0027236D" w:rsidDel="003C09BC">
          <w:delText>j</w:delText>
        </w:r>
      </w:del>
      <w:r w:rsidRPr="0027236D">
        <w:t>ectives</w:t>
      </w:r>
    </w:p>
    <w:p w14:paraId="17729A94" w14:textId="77777777" w:rsidR="0027236D" w:rsidRPr="0027236D" w:rsidRDefault="0027236D" w:rsidP="0027236D">
      <w:pPr>
        <w:pStyle w:val="NormalBPBHEB"/>
      </w:pPr>
      <w:commentRangeStart w:id="22"/>
      <w:r w:rsidRPr="0027236D">
        <w:t>By the end of this chapter, you will be able to:</w:t>
      </w:r>
    </w:p>
    <w:p w14:paraId="22A0CEAC" w14:textId="38669B95" w:rsidR="0027236D" w:rsidRPr="0027236D" w:rsidRDefault="0027236D" w:rsidP="0027236D">
      <w:pPr>
        <w:pStyle w:val="NormalBPBHEB"/>
        <w:numPr>
          <w:ilvl w:val="0"/>
          <w:numId w:val="121"/>
        </w:numPr>
      </w:pPr>
      <w:r w:rsidRPr="0027236D">
        <w:t xml:space="preserve">Understand </w:t>
      </w:r>
      <w:r w:rsidRPr="0027236D">
        <w:rPr>
          <w:b/>
          <w:bCs/>
        </w:rPr>
        <w:t>AWS application integration services</w:t>
      </w:r>
      <w:r w:rsidRPr="0027236D">
        <w:t xml:space="preserve"> and their role in modern cloud </w:t>
      </w:r>
      <w:r w:rsidR="00007032" w:rsidRPr="0027236D">
        <w:t>architecture</w:t>
      </w:r>
      <w:r w:rsidRPr="0027236D">
        <w:t>.</w:t>
      </w:r>
    </w:p>
    <w:p w14:paraId="0E256B16" w14:textId="77777777" w:rsidR="0027236D" w:rsidRPr="0027236D" w:rsidRDefault="0027236D" w:rsidP="0027236D">
      <w:pPr>
        <w:pStyle w:val="NormalBPBHEB"/>
        <w:numPr>
          <w:ilvl w:val="0"/>
          <w:numId w:val="121"/>
        </w:numPr>
      </w:pPr>
      <w:r w:rsidRPr="0027236D">
        <w:lastRenderedPageBreak/>
        <w:t xml:space="preserve">Explore AWS </w:t>
      </w:r>
      <w:r w:rsidRPr="0027236D">
        <w:rPr>
          <w:b/>
          <w:bCs/>
        </w:rPr>
        <w:t>container management solutions</w:t>
      </w:r>
      <w:r w:rsidRPr="0027236D">
        <w:t>, including Amazon EKS and AWS App2Container.</w:t>
      </w:r>
    </w:p>
    <w:p w14:paraId="4C89F339" w14:textId="77777777" w:rsidR="0027236D" w:rsidRPr="0027236D" w:rsidRDefault="0027236D" w:rsidP="0027236D">
      <w:pPr>
        <w:pStyle w:val="NormalBPBHEB"/>
        <w:numPr>
          <w:ilvl w:val="0"/>
          <w:numId w:val="121"/>
        </w:numPr>
      </w:pPr>
      <w:r w:rsidRPr="0027236D">
        <w:t xml:space="preserve">Analyze how AWS supports </w:t>
      </w:r>
      <w:r w:rsidRPr="0027236D">
        <w:rPr>
          <w:b/>
          <w:bCs/>
        </w:rPr>
        <w:t>robotics development</w:t>
      </w:r>
      <w:r w:rsidRPr="0027236D">
        <w:t xml:space="preserve"> through AWS RoboMaker.</w:t>
      </w:r>
    </w:p>
    <w:p w14:paraId="6344AF71" w14:textId="79F58247" w:rsidR="0027236D" w:rsidRPr="0027236D" w:rsidRDefault="0027236D" w:rsidP="0027236D">
      <w:pPr>
        <w:pStyle w:val="NormalBPBHEB"/>
        <w:numPr>
          <w:ilvl w:val="0"/>
          <w:numId w:val="121"/>
        </w:numPr>
      </w:pPr>
      <w:r w:rsidRPr="0027236D">
        <w:t xml:space="preserve">Examine </w:t>
      </w:r>
      <w:r w:rsidRPr="0027236D">
        <w:rPr>
          <w:b/>
          <w:bCs/>
        </w:rPr>
        <w:t>quantum technologies in AWS</w:t>
      </w:r>
      <w:r w:rsidRPr="0027236D">
        <w:t xml:space="preserve">, with a focus on Amazon Braket for </w:t>
      </w:r>
      <w:r w:rsidR="008B42A2">
        <w:t>experimentation with quantum algorithms</w:t>
      </w:r>
      <w:r w:rsidRPr="0027236D">
        <w:t>.</w:t>
      </w:r>
    </w:p>
    <w:p w14:paraId="5D0B64CE" w14:textId="77777777" w:rsidR="0027236D" w:rsidRPr="0027236D" w:rsidRDefault="0027236D" w:rsidP="0027236D">
      <w:pPr>
        <w:pStyle w:val="NormalBPBHEB"/>
        <w:numPr>
          <w:ilvl w:val="0"/>
          <w:numId w:val="121"/>
        </w:numPr>
      </w:pPr>
      <w:r w:rsidRPr="0027236D">
        <w:t xml:space="preserve">Identify best practices for leveraging AWS DevOps tools to </w:t>
      </w:r>
      <w:r w:rsidRPr="0027236D">
        <w:rPr>
          <w:b/>
          <w:bCs/>
        </w:rPr>
        <w:t>automate, optimize, and scale cloud applications</w:t>
      </w:r>
      <w:r w:rsidRPr="0027236D">
        <w:t>.</w:t>
      </w:r>
      <w:commentRangeEnd w:id="22"/>
      <w:r w:rsidR="00CE099D">
        <w:rPr>
          <w:rStyle w:val="CommentReference"/>
          <w:rFonts w:eastAsiaTheme="minorHAnsi" w:cstheme="minorBidi"/>
        </w:rPr>
        <w:commentReference w:id="22"/>
      </w:r>
    </w:p>
    <w:p w14:paraId="5FF7DD92" w14:textId="77777777" w:rsidR="00D169BC" w:rsidRPr="00CE099D" w:rsidRDefault="00D169BC" w:rsidP="00001DD2">
      <w:pPr>
        <w:pStyle w:val="NormalBPBHEB"/>
        <w:rPr>
          <w:color w:val="auto"/>
          <w:rPrChange w:id="23" w:author="Arya" w:date="2025-03-25T14:32:00Z" w16du:dateUtc="2025-03-25T09:02:00Z">
            <w:rPr/>
          </w:rPrChange>
        </w:rPr>
      </w:pPr>
      <w:commentRangeStart w:id="24"/>
      <w:commentRangeStart w:id="25"/>
    </w:p>
    <w:p w14:paraId="340131F3" w14:textId="517977D4" w:rsidR="00703812" w:rsidRPr="001F0F2A" w:rsidDel="003C09BC" w:rsidRDefault="00703812" w:rsidP="009E5520">
      <w:pPr>
        <w:pStyle w:val="Heading1BPBHEB"/>
        <w:rPr>
          <w:moveFrom w:id="26" w:author="Arya" w:date="2025-03-25T14:30:00Z" w16du:dateUtc="2025-03-25T09:00:00Z"/>
        </w:rPr>
      </w:pPr>
      <w:moveFromRangeStart w:id="27" w:author="Arya" w:date="2025-03-25T14:30:00Z" w:name="move193805438"/>
      <w:moveFrom w:id="28" w:author="Arya" w:date="2025-03-25T14:30:00Z" w16du:dateUtc="2025-03-25T09:00:00Z">
        <w:r w:rsidRPr="1644A2CB" w:rsidDel="003C09BC">
          <w:t xml:space="preserve">Structure </w:t>
        </w:r>
        <w:commentRangeEnd w:id="24"/>
        <w:r w:rsidR="00C3115D" w:rsidDel="003C09BC">
          <w:rPr>
            <w:rStyle w:val="CommentReference"/>
          </w:rPr>
          <w:commentReference w:id="24"/>
        </w:r>
        <w:commentRangeEnd w:id="25"/>
        <w:r w:rsidR="008E6C45" w:rsidDel="003C09BC">
          <w:rPr>
            <w:rStyle w:val="CommentReference"/>
            <w:rFonts w:eastAsiaTheme="minorHAnsi" w:cstheme="minorBidi"/>
            <w:b w:val="0"/>
            <w:color w:val="000000" w:themeColor="text1"/>
          </w:rPr>
          <w:commentReference w:id="25"/>
        </w:r>
      </w:moveFrom>
    </w:p>
    <w:p w14:paraId="2CE5FF23" w14:textId="248E3475" w:rsidR="00703812" w:rsidDel="003C09BC" w:rsidRDefault="00C3115D" w:rsidP="00001DD2">
      <w:pPr>
        <w:pStyle w:val="NormalBPBHEB"/>
        <w:rPr>
          <w:moveFrom w:id="29" w:author="Arya" w:date="2025-03-25T14:30:00Z" w16du:dateUtc="2025-03-25T09:00:00Z"/>
        </w:rPr>
      </w:pPr>
      <w:moveFrom w:id="30" w:author="Arya" w:date="2025-03-25T14:30:00Z" w16du:dateUtc="2025-03-25T09:00:00Z">
        <w:r w:rsidDel="003C09BC">
          <w:t>This chapter</w:t>
        </w:r>
        <w:r w:rsidR="00FD21E7" w:rsidRPr="00FD21E7" w:rsidDel="003C09BC">
          <w:t xml:space="preserve"> brings us to the second and final part of Developer Tools, diving deeper into AWS services for application integration, container management, robotics, and quantum technologies. We will cover the following topics:</w:t>
        </w:r>
        <w:r w:rsidR="00703812" w:rsidDel="003C09BC">
          <w:t xml:space="preserve"> </w:t>
        </w:r>
      </w:moveFrom>
    </w:p>
    <w:p w14:paraId="61E48F46" w14:textId="59267232" w:rsidR="001F211F" w:rsidRPr="00FD21E7" w:rsidDel="003C09BC" w:rsidRDefault="001F211F" w:rsidP="009E5520">
      <w:pPr>
        <w:pStyle w:val="NormalBPBHEB"/>
        <w:numPr>
          <w:ilvl w:val="0"/>
          <w:numId w:val="82"/>
        </w:numPr>
        <w:rPr>
          <w:moveFrom w:id="31" w:author="Arya" w:date="2025-03-25T14:30:00Z" w16du:dateUtc="2025-03-25T09:00:00Z"/>
          <w:color w:val="404040"/>
          <w:lang w:val="en-GB"/>
        </w:rPr>
      </w:pPr>
      <w:moveFrom w:id="32" w:author="Arya" w:date="2025-03-25T14:30:00Z" w16du:dateUtc="2025-03-25T09:00:00Z">
        <w:r w:rsidRPr="00FD21E7" w:rsidDel="003C09BC">
          <w:rPr>
            <w:lang w:val="en-GB"/>
          </w:rPr>
          <w:t>Application</w:t>
        </w:r>
        <w:r w:rsidR="000402D8" w:rsidRPr="00FD21E7" w:rsidDel="003C09BC">
          <w:rPr>
            <w:lang w:val="en-GB"/>
          </w:rPr>
          <w:t xml:space="preserve"> integration</w:t>
        </w:r>
      </w:moveFrom>
    </w:p>
    <w:p w14:paraId="5757E492" w14:textId="6722234A" w:rsidR="001F211F" w:rsidRPr="00FD21E7" w:rsidDel="003C09BC" w:rsidRDefault="001F211F" w:rsidP="009E5520">
      <w:pPr>
        <w:pStyle w:val="NormalBPBHEB"/>
        <w:numPr>
          <w:ilvl w:val="0"/>
          <w:numId w:val="82"/>
        </w:numPr>
        <w:rPr>
          <w:moveFrom w:id="33" w:author="Arya" w:date="2025-03-25T14:30:00Z" w16du:dateUtc="2025-03-25T09:00:00Z"/>
          <w:color w:val="404040"/>
          <w:lang w:val="en-GB"/>
        </w:rPr>
      </w:pPr>
      <w:moveFrom w:id="34" w:author="Arya" w:date="2025-03-25T14:30:00Z" w16du:dateUtc="2025-03-25T09:00:00Z">
        <w:r w:rsidRPr="00FD21E7" w:rsidDel="003C09BC">
          <w:rPr>
            <w:color w:val="404040"/>
            <w:lang w:val="en-GB"/>
          </w:rPr>
          <w:t>Containers</w:t>
        </w:r>
      </w:moveFrom>
    </w:p>
    <w:p w14:paraId="311157B5" w14:textId="4F6384BC" w:rsidR="001F211F" w:rsidRPr="00FD21E7" w:rsidDel="003C09BC" w:rsidRDefault="001F211F" w:rsidP="009E5520">
      <w:pPr>
        <w:pStyle w:val="NormalBPBHEB"/>
        <w:numPr>
          <w:ilvl w:val="0"/>
          <w:numId w:val="82"/>
        </w:numPr>
        <w:rPr>
          <w:moveFrom w:id="35" w:author="Arya" w:date="2025-03-25T14:30:00Z" w16du:dateUtc="2025-03-25T09:00:00Z"/>
          <w:color w:val="404040"/>
          <w:lang w:val="en-GB"/>
        </w:rPr>
      </w:pPr>
      <w:moveFrom w:id="36" w:author="Arya" w:date="2025-03-25T14:30:00Z" w16du:dateUtc="2025-03-25T09:00:00Z">
        <w:r w:rsidRPr="00FD21E7" w:rsidDel="003C09BC">
          <w:rPr>
            <w:color w:val="404040"/>
            <w:lang w:val="en-GB"/>
          </w:rPr>
          <w:t>Robotics</w:t>
        </w:r>
      </w:moveFrom>
    </w:p>
    <w:p w14:paraId="229A325C" w14:textId="59685BF3" w:rsidR="001F211F" w:rsidRPr="00FD21E7" w:rsidDel="003C09BC" w:rsidRDefault="001F211F" w:rsidP="009E5520">
      <w:pPr>
        <w:pStyle w:val="NormalBPBHEB"/>
        <w:numPr>
          <w:ilvl w:val="0"/>
          <w:numId w:val="82"/>
        </w:numPr>
        <w:rPr>
          <w:moveFrom w:id="37" w:author="Arya" w:date="2025-03-25T14:30:00Z" w16du:dateUtc="2025-03-25T09:00:00Z"/>
          <w:color w:val="404040"/>
          <w:lang w:val="en-GB"/>
        </w:rPr>
      </w:pPr>
      <w:moveFrom w:id="38" w:author="Arya" w:date="2025-03-25T14:30:00Z" w16du:dateUtc="2025-03-25T09:00:00Z">
        <w:r w:rsidRPr="00FD21E7" w:rsidDel="003C09BC">
          <w:rPr>
            <w:color w:val="404040"/>
            <w:lang w:val="en-GB"/>
          </w:rPr>
          <w:t xml:space="preserve">Quantum </w:t>
        </w:r>
        <w:r w:rsidR="000402D8" w:rsidRPr="00FD21E7" w:rsidDel="003C09BC">
          <w:rPr>
            <w:color w:val="404040"/>
            <w:lang w:val="en-GB"/>
          </w:rPr>
          <w:t>technologies</w:t>
        </w:r>
      </w:moveFrom>
    </w:p>
    <w:p w14:paraId="108AC65F" w14:textId="4DDE72F2" w:rsidR="001F211F" w:rsidRPr="00FD21E7" w:rsidDel="003C09BC" w:rsidRDefault="001F211F" w:rsidP="009E5520">
      <w:pPr>
        <w:pStyle w:val="NormalBPBHEB"/>
        <w:numPr>
          <w:ilvl w:val="0"/>
          <w:numId w:val="82"/>
        </w:numPr>
        <w:rPr>
          <w:moveFrom w:id="39" w:author="Arya" w:date="2025-03-25T14:30:00Z" w16du:dateUtc="2025-03-25T09:00:00Z"/>
          <w:color w:val="404040"/>
          <w:lang w:val="en-GB"/>
        </w:rPr>
      </w:pPr>
      <w:moveFrom w:id="40" w:author="Arya" w:date="2025-03-25T14:30:00Z" w16du:dateUtc="2025-03-25T09:00:00Z">
        <w:r w:rsidRPr="00FD21E7" w:rsidDel="003C09BC">
          <w:rPr>
            <w:color w:val="404040"/>
            <w:lang w:val="en-GB"/>
          </w:rPr>
          <w:t xml:space="preserve">Amazon </w:t>
        </w:r>
        <w:r w:rsidR="00D822AE" w:rsidDel="003C09BC">
          <w:rPr>
            <w:color w:val="404040"/>
            <w:lang w:val="en-GB"/>
          </w:rPr>
          <w:t>B</w:t>
        </w:r>
        <w:r w:rsidR="000402D8" w:rsidRPr="00FD21E7" w:rsidDel="003C09BC">
          <w:rPr>
            <w:color w:val="404040"/>
            <w:lang w:val="en-GB"/>
          </w:rPr>
          <w:t>raket</w:t>
        </w:r>
      </w:moveFrom>
    </w:p>
    <w:p w14:paraId="1B79FFAE" w14:textId="09FDC2FE" w:rsidR="00600D5E" w:rsidRPr="00600D5E" w:rsidRDefault="00600D5E" w:rsidP="00001DD2">
      <w:pPr>
        <w:pStyle w:val="Heading1BPBHEB"/>
      </w:pPr>
      <w:bookmarkStart w:id="41" w:name="_Hlk150872616"/>
      <w:bookmarkEnd w:id="41"/>
      <w:moveFromRangeEnd w:id="27"/>
      <w:r w:rsidRPr="00600D5E">
        <w:t>AWS application integration services</w:t>
      </w:r>
    </w:p>
    <w:p w14:paraId="01B4E25D" w14:textId="414BF02C" w:rsidR="0017047D" w:rsidRPr="0017047D" w:rsidRDefault="00A64A74" w:rsidP="00001DD2">
      <w:pPr>
        <w:pStyle w:val="NormalBPBHEB"/>
      </w:pPr>
      <w:r w:rsidRPr="00A64A74">
        <w:t xml:space="preserve">AWS offers a comprehensive suite of services for seamless application integration, enabling organizations to build scalable, efficient, and connected applications. The integration of different software applications and systems ensures efficient data flow, real-time communication, and interoperability, which streamlines business processes and enhances overall productivity </w:t>
      </w:r>
      <w:sdt>
        <w:sdtPr>
          <w:id w:val="1473333879"/>
          <w:citation/>
        </w:sdtPr>
        <w:sdtContent>
          <w:r w:rsidR="0004251F">
            <w:fldChar w:fldCharType="begin"/>
          </w:r>
          <w:r w:rsidR="0004251F">
            <w:instrText xml:space="preserve"> CITATION mclaren2020a \l 1033 </w:instrText>
          </w:r>
          <w:r w:rsidR="0004251F">
            <w:fldChar w:fldCharType="separate"/>
          </w:r>
          <w:r w:rsidR="007152E2" w:rsidRPr="007152E2">
            <w:rPr>
              <w:noProof/>
            </w:rPr>
            <w:t>[1]</w:t>
          </w:r>
          <w:r w:rsidR="0004251F">
            <w:fldChar w:fldCharType="end"/>
          </w:r>
        </w:sdtContent>
      </w:sdt>
      <w:r w:rsidRPr="00A64A74">
        <w:t>.</w:t>
      </w:r>
      <w:r w:rsidR="006B0864">
        <w:t xml:space="preserve"> </w:t>
      </w:r>
      <w:r w:rsidR="0017047D" w:rsidRPr="0017047D">
        <w:t>Key services include:</w:t>
      </w:r>
    </w:p>
    <w:p w14:paraId="135CCD26" w14:textId="2D8068BE" w:rsidR="0017047D" w:rsidRPr="0017047D" w:rsidRDefault="0017047D" w:rsidP="00001DD2">
      <w:pPr>
        <w:pStyle w:val="NormalBPBHEB"/>
        <w:numPr>
          <w:ilvl w:val="0"/>
          <w:numId w:val="9"/>
        </w:numPr>
      </w:pPr>
      <w:r w:rsidRPr="0017047D">
        <w:rPr>
          <w:b/>
          <w:bCs/>
        </w:rPr>
        <w:t xml:space="preserve">Amazon </w:t>
      </w:r>
      <w:r w:rsidR="008B42A2">
        <w:rPr>
          <w:b/>
          <w:bCs/>
        </w:rPr>
        <w:t>Simple Queue Service</w:t>
      </w:r>
      <w:r w:rsidRPr="0017047D">
        <w:t xml:space="preserve">: </w:t>
      </w:r>
      <w:r w:rsidR="00E73C3F">
        <w:rPr>
          <w:b/>
          <w:bCs/>
        </w:rPr>
        <w:t>S</w:t>
      </w:r>
      <w:r w:rsidR="00E73C3F" w:rsidRPr="0017047D">
        <w:rPr>
          <w:b/>
          <w:bCs/>
        </w:rPr>
        <w:t xml:space="preserve">imple </w:t>
      </w:r>
      <w:r w:rsidR="00E73C3F">
        <w:rPr>
          <w:b/>
          <w:bCs/>
        </w:rPr>
        <w:t>Q</w:t>
      </w:r>
      <w:r w:rsidR="00E73C3F" w:rsidRPr="0017047D">
        <w:rPr>
          <w:b/>
          <w:bCs/>
        </w:rPr>
        <w:t xml:space="preserve">ueue </w:t>
      </w:r>
      <w:r w:rsidR="00E73C3F">
        <w:rPr>
          <w:b/>
          <w:bCs/>
        </w:rPr>
        <w:t>S</w:t>
      </w:r>
      <w:r w:rsidR="00E73C3F" w:rsidRPr="0017047D">
        <w:rPr>
          <w:b/>
          <w:bCs/>
        </w:rPr>
        <w:t>ervice</w:t>
      </w:r>
      <w:r w:rsidR="00E73C3F">
        <w:rPr>
          <w:b/>
          <w:bCs/>
        </w:rPr>
        <w:t xml:space="preserve"> </w:t>
      </w:r>
      <w:r w:rsidR="00E73C3F" w:rsidRPr="009E5520">
        <w:t>(</w:t>
      </w:r>
      <w:r w:rsidR="00E73C3F">
        <w:rPr>
          <w:b/>
          <w:bCs/>
        </w:rPr>
        <w:t>SQS</w:t>
      </w:r>
      <w:r w:rsidR="00E73C3F" w:rsidRPr="009E5520">
        <w:t>)</w:t>
      </w:r>
      <w:r w:rsidR="00E73C3F" w:rsidRPr="0017047D">
        <w:t xml:space="preserve"> </w:t>
      </w:r>
      <w:r w:rsidR="00E73C3F">
        <w:t>is a</w:t>
      </w:r>
      <w:r w:rsidRPr="0017047D">
        <w:t xml:space="preserve"> fully managed message queuing service that helps decouple application components, promoting scalability and fault tolerance by ensuring reliable message delivery.</w:t>
      </w:r>
    </w:p>
    <w:p w14:paraId="6A36F517" w14:textId="6B9303F8" w:rsidR="0017047D" w:rsidRPr="0017047D" w:rsidRDefault="0017047D" w:rsidP="00001DD2">
      <w:pPr>
        <w:pStyle w:val="NormalBPBHEB"/>
        <w:numPr>
          <w:ilvl w:val="0"/>
          <w:numId w:val="9"/>
        </w:numPr>
      </w:pPr>
      <w:r w:rsidRPr="0017047D">
        <w:rPr>
          <w:b/>
          <w:bCs/>
        </w:rPr>
        <w:t xml:space="preserve">Amazon </w:t>
      </w:r>
      <w:r w:rsidR="008B42A2">
        <w:rPr>
          <w:b/>
          <w:bCs/>
        </w:rPr>
        <w:t xml:space="preserve">Simple Notification Service: </w:t>
      </w:r>
      <w:r w:rsidR="008B42A2" w:rsidRPr="00A6424B">
        <w:rPr>
          <w:b/>
          <w:bCs/>
          <w:rPrChange w:id="42" w:author="Arya" w:date="2025-03-25T12:56:00Z" w16du:dateUtc="2025-03-25T07:26:00Z">
            <w:rPr/>
          </w:rPrChange>
        </w:rPr>
        <w:t>Simple Notification Service (SNS)</w:t>
      </w:r>
      <w:r w:rsidR="008B42A2" w:rsidRPr="009E69C6">
        <w:t xml:space="preserve"> is a flexible messaging service that facilitates communication between distributed components, enabling</w:t>
      </w:r>
      <w:r w:rsidR="008B42A2">
        <w:rPr>
          <w:b/>
          <w:bCs/>
        </w:rPr>
        <w:t xml:space="preserve"> seamless</w:t>
      </w:r>
      <w:r w:rsidRPr="0017047D">
        <w:t xml:space="preserve"> message delivery across microservices.</w:t>
      </w:r>
    </w:p>
    <w:p w14:paraId="59657372" w14:textId="020C213B" w:rsidR="0017047D" w:rsidRPr="0017047D" w:rsidRDefault="0017047D" w:rsidP="00001DD2">
      <w:pPr>
        <w:pStyle w:val="NormalBPBHEB"/>
        <w:numPr>
          <w:ilvl w:val="0"/>
          <w:numId w:val="9"/>
        </w:numPr>
      </w:pPr>
      <w:r w:rsidRPr="0017047D">
        <w:rPr>
          <w:b/>
          <w:bCs/>
        </w:rPr>
        <w:t>Amazon AppFlow</w:t>
      </w:r>
      <w:r w:rsidRPr="0017047D">
        <w:t xml:space="preserve">: This service </w:t>
      </w:r>
      <w:r w:rsidR="008B42A2">
        <w:t>enables secure integration between AWS services and SaaS applications, allowing for automated data flows to and from various</w:t>
      </w:r>
      <w:r w:rsidRPr="0017047D">
        <w:t xml:space="preserve"> platforms.</w:t>
      </w:r>
    </w:p>
    <w:p w14:paraId="240AB6C8" w14:textId="266389B6" w:rsidR="0017047D" w:rsidRPr="0017047D" w:rsidRDefault="0017047D" w:rsidP="00001DD2">
      <w:pPr>
        <w:pStyle w:val="NormalBPBHEB"/>
        <w:numPr>
          <w:ilvl w:val="0"/>
          <w:numId w:val="9"/>
        </w:numPr>
      </w:pPr>
      <w:r w:rsidRPr="0017047D">
        <w:rPr>
          <w:b/>
          <w:bCs/>
        </w:rPr>
        <w:t>Amazon EventBridge</w:t>
      </w:r>
      <w:r w:rsidRPr="0017047D">
        <w:t xml:space="preserve">: EventBridge simplifies event-driven integration by connecting application data with </w:t>
      </w:r>
      <w:r w:rsidR="008B42A2">
        <w:t>various</w:t>
      </w:r>
      <w:r w:rsidRPr="0017047D">
        <w:t xml:space="preserve"> AWS services and enabling real-time event processing.</w:t>
      </w:r>
    </w:p>
    <w:p w14:paraId="4A12CC61" w14:textId="77777777" w:rsidR="0017047D" w:rsidRPr="0017047D" w:rsidRDefault="0017047D" w:rsidP="00001DD2">
      <w:pPr>
        <w:pStyle w:val="NormalBPBHEB"/>
      </w:pPr>
      <w:r w:rsidRPr="0017047D">
        <w:t>These services provide a robust infrastructure to connect diverse applications, systems, and data sources, promoting business agility, enhanced decision-making, and overall system reliability.</w:t>
      </w:r>
    </w:p>
    <w:p w14:paraId="19E2E35F" w14:textId="4A3CA61E" w:rsidR="00F05500" w:rsidRDefault="00825183" w:rsidP="00001DD2">
      <w:pPr>
        <w:pStyle w:val="NormalBPBHEB"/>
      </w:pPr>
      <w:r w:rsidRPr="00825183">
        <w:t xml:space="preserve">To better illustrate how these services integrate applications and data sources seamlessly, </w:t>
      </w:r>
      <w:ins w:id="43" w:author="Arya" w:date="2025-03-25T12:57:00Z" w16du:dateUtc="2025-03-25T07:27:00Z">
        <w:r w:rsidR="00CE1049">
          <w:rPr>
            <w:i/>
            <w:iCs/>
          </w:rPr>
          <w:t>f</w:t>
        </w:r>
      </w:ins>
      <w:del w:id="44" w:author="Arya" w:date="2025-03-25T12:57:00Z" w16du:dateUtc="2025-03-25T07:27:00Z">
        <w:r w:rsidR="004E0093" w:rsidRPr="00CE1049" w:rsidDel="00CE1049">
          <w:rPr>
            <w:i/>
            <w:iCs/>
            <w:rPrChange w:id="45" w:author="Arya" w:date="2025-03-25T12:57:00Z" w16du:dateUtc="2025-03-25T07:27:00Z">
              <w:rPr>
                <w:b/>
                <w:bCs/>
              </w:rPr>
            </w:rPrChange>
          </w:rPr>
          <w:delText>F</w:delText>
        </w:r>
      </w:del>
      <w:r w:rsidR="004E0093" w:rsidRPr="00CE1049">
        <w:rPr>
          <w:i/>
          <w:iCs/>
          <w:rPrChange w:id="46" w:author="Arya" w:date="2025-03-25T12:57:00Z" w16du:dateUtc="2025-03-25T07:27:00Z">
            <w:rPr>
              <w:b/>
              <w:bCs/>
            </w:rPr>
          </w:rPrChange>
        </w:rPr>
        <w:t>igure 8.1</w:t>
      </w:r>
      <w:r w:rsidR="004E0093" w:rsidRPr="004E0093">
        <w:rPr>
          <w:b/>
          <w:bCs/>
        </w:rPr>
        <w:t xml:space="preserve"> </w:t>
      </w:r>
      <w:r w:rsidR="004E0093" w:rsidRPr="004E0093">
        <w:t>below</w:t>
      </w:r>
      <w:r w:rsidR="004E0093" w:rsidRPr="00825183">
        <w:t xml:space="preserve"> </w:t>
      </w:r>
      <w:r w:rsidRPr="00825183">
        <w:t>highlights AWS Application Integration services and their key</w:t>
      </w:r>
      <w:r w:rsidR="003804D4">
        <w:t xml:space="preserve"> </w:t>
      </w:r>
      <w:r w:rsidR="003804D4" w:rsidRPr="003804D4">
        <w:t>functionaliti</w:t>
      </w:r>
      <w:r w:rsidR="003804D4">
        <w:t>es:</w:t>
      </w:r>
    </w:p>
    <w:p w14:paraId="11D9D538" w14:textId="77777777" w:rsidR="0088748A" w:rsidRDefault="00D81278" w:rsidP="00F375A0">
      <w:pPr>
        <w:pStyle w:val="FigureBPBHEB"/>
      </w:pPr>
      <w:bookmarkStart w:id="47" w:name="_Hlk151458501"/>
      <w:commentRangeStart w:id="48"/>
      <w:commentRangeStart w:id="49"/>
      <w:r>
        <w:rPr>
          <w:noProof/>
        </w:rPr>
        <w:lastRenderedPageBreak/>
        <w:drawing>
          <wp:inline distT="0" distB="0" distL="0" distR="0" wp14:anchorId="113FD442" wp14:editId="51F415C7">
            <wp:extent cx="4751893" cy="2882816"/>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062" cy="2896872"/>
                    </a:xfrm>
                    <a:prstGeom prst="rect">
                      <a:avLst/>
                    </a:prstGeom>
                    <a:noFill/>
                  </pic:spPr>
                </pic:pic>
              </a:graphicData>
            </a:graphic>
          </wp:inline>
        </w:drawing>
      </w:r>
      <w:commentRangeEnd w:id="48"/>
      <w:r w:rsidR="00AF72CF">
        <w:rPr>
          <w:rStyle w:val="CommentReference"/>
          <w:color w:val="000000" w:themeColor="text1"/>
        </w:rPr>
        <w:commentReference w:id="48"/>
      </w:r>
      <w:commentRangeEnd w:id="49"/>
      <w:r w:rsidR="004E0093">
        <w:rPr>
          <w:rStyle w:val="CommentReference"/>
          <w:color w:val="000000" w:themeColor="text1"/>
        </w:rPr>
        <w:commentReference w:id="49"/>
      </w:r>
    </w:p>
    <w:p w14:paraId="1F4DA993" w14:textId="4EEE111A" w:rsidR="00A44A1E" w:rsidRDefault="0088748A" w:rsidP="00F375A0">
      <w:pPr>
        <w:pStyle w:val="FigureCaptionBPBHEB"/>
      </w:pPr>
      <w:bookmarkStart w:id="50" w:name="_Hlk193207183"/>
      <w:r w:rsidRPr="00F375A0">
        <w:rPr>
          <w:b/>
          <w:bCs w:val="0"/>
        </w:rPr>
        <w:t>Figure 8.</w:t>
      </w:r>
      <w:r w:rsidRPr="00F375A0">
        <w:rPr>
          <w:b/>
          <w:bCs w:val="0"/>
        </w:rPr>
        <w:fldChar w:fldCharType="begin"/>
      </w:r>
      <w:r w:rsidRPr="00F375A0">
        <w:rPr>
          <w:b/>
          <w:bCs w:val="0"/>
        </w:rPr>
        <w:instrText xml:space="preserve"> SEQ Figure_8. \* ARABIC </w:instrText>
      </w:r>
      <w:r w:rsidRPr="00F375A0">
        <w:rPr>
          <w:b/>
          <w:bCs w:val="0"/>
        </w:rPr>
        <w:fldChar w:fldCharType="separate"/>
      </w:r>
      <w:r w:rsidR="003E5F06" w:rsidRPr="00F375A0">
        <w:rPr>
          <w:b/>
          <w:bCs w:val="0"/>
          <w:noProof/>
        </w:rPr>
        <w:t>1</w:t>
      </w:r>
      <w:r w:rsidRPr="00F375A0">
        <w:rPr>
          <w:b/>
          <w:bCs w:val="0"/>
        </w:rPr>
        <w:fldChar w:fldCharType="end"/>
      </w:r>
      <w:r w:rsidR="00AF72CF" w:rsidRPr="00F375A0">
        <w:rPr>
          <w:b/>
          <w:bCs w:val="0"/>
        </w:rPr>
        <w:t>:</w:t>
      </w:r>
      <w:r>
        <w:t xml:space="preserve">  </w:t>
      </w:r>
      <w:r w:rsidRPr="001A528A">
        <w:t>AWS Application Integration Services (AWS Training Blog)</w:t>
      </w:r>
    </w:p>
    <w:bookmarkEnd w:id="47"/>
    <w:bookmarkEnd w:id="50"/>
    <w:p w14:paraId="3788BB1F" w14:textId="77777777" w:rsidR="00516206" w:rsidRDefault="00516206" w:rsidP="00001DD2">
      <w:pPr>
        <w:pStyle w:val="NormalBPBHEB"/>
      </w:pPr>
    </w:p>
    <w:p w14:paraId="105B5CE9" w14:textId="1A0D102B" w:rsidR="006B6DA3" w:rsidRPr="006B6DA3" w:rsidRDefault="006B6DA3" w:rsidP="00001DD2">
      <w:pPr>
        <w:pStyle w:val="NormalBPBHEB"/>
      </w:pPr>
      <w:r w:rsidRPr="006B6DA3">
        <w:t xml:space="preserve">Application integration allows different systems and software to work together by ensuring efficient data flow and real-time communication. </w:t>
      </w:r>
      <w:r w:rsidR="00292E08">
        <w:t>T</w:t>
      </w:r>
      <w:r w:rsidR="00292E08" w:rsidRPr="00292E08">
        <w:t xml:space="preserve">his process ensures smooth data exchange and real-time communication, enabling organizations to create more agile and responsive business operations </w:t>
      </w:r>
      <w:sdt>
        <w:sdtPr>
          <w:id w:val="-1132014821"/>
          <w:citation/>
        </w:sdtPr>
        <w:sdtContent>
          <w:r w:rsidR="00215104">
            <w:fldChar w:fldCharType="begin"/>
          </w:r>
          <w:r w:rsidR="00215104">
            <w:instrText xml:space="preserve"> CITATION Smi10 \l 1033 </w:instrText>
          </w:r>
          <w:r w:rsidR="00215104">
            <w:fldChar w:fldCharType="separate"/>
          </w:r>
          <w:r w:rsidR="007152E2" w:rsidRPr="007152E2">
            <w:rPr>
              <w:noProof/>
            </w:rPr>
            <w:t>[2]</w:t>
          </w:r>
          <w:r w:rsidR="00215104">
            <w:fldChar w:fldCharType="end"/>
          </w:r>
        </w:sdtContent>
      </w:sdt>
      <w:r w:rsidRPr="006B6DA3">
        <w:t xml:space="preserve">. In modern cloud computing, it ensures that systems communicate and share data effectively. Key integration strategies include the use of </w:t>
      </w:r>
      <w:r w:rsidR="00D41FC2">
        <w:rPr>
          <w:b/>
          <w:bCs/>
        </w:rPr>
        <w:t xml:space="preserve">an Enterprise Service Bus (ESB), which serves as middleware to connect applications, API-based integration for seamless data exchange, and an </w:t>
      </w:r>
      <w:r w:rsidRPr="006B6DA3">
        <w:rPr>
          <w:b/>
          <w:bCs/>
        </w:rPr>
        <w:t>event-driven architecture</w:t>
      </w:r>
      <w:r w:rsidRPr="006B6DA3">
        <w:t xml:space="preserve"> to </w:t>
      </w:r>
      <w:r w:rsidR="00117176" w:rsidRPr="006B6DA3">
        <w:t>manage</w:t>
      </w:r>
      <w:r w:rsidRPr="006B6DA3">
        <w:t xml:space="preserve"> real-time data responses. </w:t>
      </w:r>
      <w:r w:rsidR="0033669A" w:rsidRPr="0033669A">
        <w:t xml:space="preserve">The significance of application integration lies in its ability to synchronize data across various systems, minimize errors, and reduce manual processes </w:t>
      </w:r>
      <w:sdt>
        <w:sdtPr>
          <w:id w:val="362644506"/>
          <w:citation/>
        </w:sdtPr>
        <w:sdtContent>
          <w:r w:rsidR="001B5F7E">
            <w:fldChar w:fldCharType="begin"/>
          </w:r>
          <w:r w:rsidR="001B5F7E">
            <w:instrText xml:space="preserve"> CITATION linthicum2009a \l 1033 </w:instrText>
          </w:r>
          <w:r w:rsidR="001B5F7E">
            <w:fldChar w:fldCharType="separate"/>
          </w:r>
          <w:r w:rsidR="007152E2" w:rsidRPr="007152E2">
            <w:rPr>
              <w:noProof/>
            </w:rPr>
            <w:t>[3]</w:t>
          </w:r>
          <w:r w:rsidR="001B5F7E">
            <w:fldChar w:fldCharType="end"/>
          </w:r>
        </w:sdtContent>
      </w:sdt>
      <w:r w:rsidR="0033669A" w:rsidRPr="0033669A">
        <w:t xml:space="preserve">. Furthermore, it improves decision-making by </w:t>
      </w:r>
      <w:r w:rsidR="00D51A58" w:rsidRPr="0033669A">
        <w:t>offering</w:t>
      </w:r>
      <w:r w:rsidR="0033669A" w:rsidRPr="0033669A">
        <w:t xml:space="preserve"> a holistic view of data, empowering organizations to act on the most relevant insights quickly </w:t>
      </w:r>
      <w:sdt>
        <w:sdtPr>
          <w:id w:val="371589574"/>
          <w:citation/>
        </w:sdtPr>
        <w:sdtContent>
          <w:r w:rsidR="00F7553D">
            <w:fldChar w:fldCharType="begin"/>
          </w:r>
          <w:r w:rsidR="00F7553D">
            <w:instrText xml:space="preserve"> CITATION leukert2009a \l 1033 </w:instrText>
          </w:r>
          <w:r w:rsidR="00F7553D">
            <w:fldChar w:fldCharType="separate"/>
          </w:r>
          <w:r w:rsidR="007152E2" w:rsidRPr="007152E2">
            <w:rPr>
              <w:noProof/>
            </w:rPr>
            <w:t>[4]</w:t>
          </w:r>
          <w:r w:rsidR="00F7553D">
            <w:fldChar w:fldCharType="end"/>
          </w:r>
        </w:sdtContent>
      </w:sdt>
      <w:r w:rsidR="0033669A" w:rsidRPr="0033669A">
        <w:t>.</w:t>
      </w:r>
    </w:p>
    <w:p w14:paraId="1C08197C" w14:textId="579FB4E9" w:rsidR="006B6DA3" w:rsidRPr="006B6DA3" w:rsidRDefault="006B6DA3" w:rsidP="00001DD2">
      <w:pPr>
        <w:pStyle w:val="NormalBPBHEB"/>
      </w:pPr>
      <w:r w:rsidRPr="006B6DA3">
        <w:t xml:space="preserve">Asynchronous communication via SQS is </w:t>
      </w:r>
      <w:r w:rsidR="00D55B85">
        <w:t>crucial in environments such as</w:t>
      </w:r>
      <w:r w:rsidRPr="006B6DA3">
        <w:t xml:space="preserve"> </w:t>
      </w:r>
      <w:r w:rsidRPr="006B6DA3">
        <w:rPr>
          <w:b/>
          <w:bCs/>
        </w:rPr>
        <w:t>microservices architectures</w:t>
      </w:r>
      <w:r w:rsidRPr="006B6DA3">
        <w:t>, where services interact through events and messages. The following figure illustrates a typical microservices application on AWS, highlighting the role of integration services in supporting these architectures.</w:t>
      </w:r>
    </w:p>
    <w:p w14:paraId="2C427474" w14:textId="55BF6DAC" w:rsidR="00F95F26" w:rsidRDefault="000E07E1" w:rsidP="00F375A0">
      <w:pPr>
        <w:pStyle w:val="FigureBPBHEB"/>
      </w:pPr>
      <w:r>
        <w:rPr>
          <w:noProof/>
        </w:rPr>
        <w:lastRenderedPageBreak/>
        <w:drawing>
          <wp:inline distT="0" distB="0" distL="0" distR="0" wp14:anchorId="3B3E0A58" wp14:editId="224381CD">
            <wp:extent cx="4844349" cy="3749040"/>
            <wp:effectExtent l="0" t="0" r="0" b="3810"/>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6551" cy="3766222"/>
                    </a:xfrm>
                    <a:prstGeom prst="rect">
                      <a:avLst/>
                    </a:prstGeom>
                    <a:noFill/>
                  </pic:spPr>
                </pic:pic>
              </a:graphicData>
            </a:graphic>
          </wp:inline>
        </w:drawing>
      </w:r>
    </w:p>
    <w:p w14:paraId="3F1CFC45" w14:textId="1E130311" w:rsidR="00DC396C" w:rsidRDefault="0088748A" w:rsidP="00F375A0">
      <w:pPr>
        <w:pStyle w:val="FigureCaptionBPBHEB"/>
      </w:pPr>
      <w:r w:rsidRPr="00F375A0">
        <w:rPr>
          <w:b/>
          <w:bCs w:val="0"/>
        </w:rPr>
        <w:t>Figure 8.</w:t>
      </w:r>
      <w:r w:rsidRPr="00F375A0">
        <w:rPr>
          <w:b/>
          <w:bCs w:val="0"/>
        </w:rPr>
        <w:fldChar w:fldCharType="begin"/>
      </w:r>
      <w:r w:rsidRPr="00F375A0">
        <w:rPr>
          <w:b/>
          <w:bCs w:val="0"/>
        </w:rPr>
        <w:instrText xml:space="preserve"> SEQ Figure_8. \* ARABIC </w:instrText>
      </w:r>
      <w:r w:rsidRPr="00F375A0">
        <w:rPr>
          <w:b/>
          <w:bCs w:val="0"/>
        </w:rPr>
        <w:fldChar w:fldCharType="separate"/>
      </w:r>
      <w:r w:rsidR="003E5F06" w:rsidRPr="00F375A0">
        <w:rPr>
          <w:b/>
          <w:bCs w:val="0"/>
          <w:noProof/>
        </w:rPr>
        <w:t>2</w:t>
      </w:r>
      <w:r w:rsidRPr="00F375A0">
        <w:rPr>
          <w:b/>
          <w:bCs w:val="0"/>
        </w:rPr>
        <w:fldChar w:fldCharType="end"/>
      </w:r>
      <w:r w:rsidR="00AF72CF" w:rsidRPr="00F375A0">
        <w:rPr>
          <w:b/>
          <w:bCs w:val="0"/>
        </w:rPr>
        <w:t>:</w:t>
      </w:r>
      <w:r>
        <w:t xml:space="preserve">  </w:t>
      </w:r>
      <w:r w:rsidRPr="00CB43A5">
        <w:t>Typical microservices application on AWS (AWS Documentation)</w:t>
      </w:r>
    </w:p>
    <w:p w14:paraId="2C06ED8D" w14:textId="1636B5F4" w:rsidR="00DB7A14" w:rsidRPr="00DB7A14" w:rsidRDefault="00DB7A14" w:rsidP="00F375A0">
      <w:pPr>
        <w:pStyle w:val="Heading2BPBHEB"/>
      </w:pPr>
      <w:r w:rsidRPr="00DB7A14">
        <w:t xml:space="preserve">Significance of </w:t>
      </w:r>
      <w:r w:rsidR="00AF72CF">
        <w:t>a</w:t>
      </w:r>
      <w:r w:rsidRPr="00DB7A14">
        <w:t xml:space="preserve">pplication </w:t>
      </w:r>
      <w:r w:rsidR="00AF72CF">
        <w:t>i</w:t>
      </w:r>
      <w:r w:rsidRPr="00DB7A14">
        <w:t>ntegration</w:t>
      </w:r>
    </w:p>
    <w:p w14:paraId="20D412DD" w14:textId="20026993" w:rsidR="00DB7A14" w:rsidRPr="00DB7A14" w:rsidRDefault="00DB7A14" w:rsidP="00001DD2">
      <w:pPr>
        <w:pStyle w:val="NormalBPBHEB"/>
      </w:pPr>
      <w:r w:rsidRPr="00DB7A14">
        <w:t xml:space="preserve">Application integration plays </w:t>
      </w:r>
      <w:r w:rsidR="00D55B85">
        <w:t>a crucial role in modern software ecosystems by ensuring data consistency across various platforms, enhancing efficiency, and facilitating</w:t>
      </w:r>
      <w:r w:rsidRPr="00DB7A14">
        <w:t xml:space="preserve"> better decision-making. Through seamless communication between applications, integration </w:t>
      </w:r>
      <w:r w:rsidR="00D51A58" w:rsidRPr="00DB7A14">
        <w:t>cuts</w:t>
      </w:r>
      <w:r w:rsidRPr="00DB7A14">
        <w:t xml:space="preserve"> data silos and minimizes manual tasks, ultimately driving operational efficiency </w:t>
      </w:r>
      <w:sdt>
        <w:sdtPr>
          <w:id w:val="-92099802"/>
          <w:citation/>
        </w:sdtPr>
        <w:sdtContent>
          <w:r w:rsidR="00F75107">
            <w:fldChar w:fldCharType="begin"/>
          </w:r>
          <w:r w:rsidR="00F75107">
            <w:instrText xml:space="preserve"> CITATION linthicum2009a \l 1033 </w:instrText>
          </w:r>
          <w:r w:rsidR="00F75107">
            <w:fldChar w:fldCharType="separate"/>
          </w:r>
          <w:r w:rsidR="007152E2" w:rsidRPr="007152E2">
            <w:rPr>
              <w:noProof/>
            </w:rPr>
            <w:t>[3]</w:t>
          </w:r>
          <w:r w:rsidR="00F75107">
            <w:fldChar w:fldCharType="end"/>
          </w:r>
        </w:sdtContent>
      </w:sdt>
      <w:r w:rsidRPr="00DB7A14">
        <w:t xml:space="preserve">. Moreover, when systems work together cohesively, businesses can make informed, data-driven decisions that promote agility and innovation </w:t>
      </w:r>
      <w:sdt>
        <w:sdtPr>
          <w:id w:val="-1630083349"/>
          <w:citation/>
        </w:sdtPr>
        <w:sdtContent>
          <w:r w:rsidR="0011031D">
            <w:fldChar w:fldCharType="begin"/>
          </w:r>
          <w:r w:rsidR="0011031D">
            <w:instrText xml:space="preserve"> CITATION leukert2009a \l 1033 </w:instrText>
          </w:r>
          <w:r w:rsidR="0011031D">
            <w:fldChar w:fldCharType="separate"/>
          </w:r>
          <w:r w:rsidR="007152E2" w:rsidRPr="007152E2">
            <w:rPr>
              <w:noProof/>
            </w:rPr>
            <w:t>[4]</w:t>
          </w:r>
          <w:r w:rsidR="0011031D">
            <w:fldChar w:fldCharType="end"/>
          </w:r>
        </w:sdtContent>
      </w:sdt>
      <w:r w:rsidRPr="00DB7A14">
        <w:t>.</w:t>
      </w:r>
    </w:p>
    <w:p w14:paraId="02E47D8F" w14:textId="6FAC5C35" w:rsidR="00DB7A14" w:rsidRPr="00DB7A14" w:rsidRDefault="00DB7A14" w:rsidP="00001DD2">
      <w:pPr>
        <w:pStyle w:val="NormalBPBHEB"/>
      </w:pPr>
      <w:r w:rsidRPr="00DB7A14">
        <w:t xml:space="preserve">With the growing need for dynamic, real-time capabilities, integrating applications ensures that organizations can react promptly to changes, whether it’s scaling operations, responding to market shifts, or addressing customer demands. Through integrated systems, organizations can achieve a unified view of their processes, ensuring they stay competitive in fast-moving industries </w:t>
      </w:r>
      <w:sdt>
        <w:sdtPr>
          <w:id w:val="-1019309088"/>
          <w:citation/>
        </w:sdtPr>
        <w:sdtContent>
          <w:r w:rsidR="002A02B2">
            <w:fldChar w:fldCharType="begin"/>
          </w:r>
          <w:r w:rsidR="002A02B2">
            <w:instrText xml:space="preserve"> CITATION mclaren2020a \l 1033 </w:instrText>
          </w:r>
          <w:r w:rsidR="002A02B2">
            <w:fldChar w:fldCharType="separate"/>
          </w:r>
          <w:r w:rsidR="007152E2" w:rsidRPr="007152E2">
            <w:rPr>
              <w:noProof/>
            </w:rPr>
            <w:t>[1]</w:t>
          </w:r>
          <w:r w:rsidR="002A02B2">
            <w:fldChar w:fldCharType="end"/>
          </w:r>
        </w:sdtContent>
      </w:sdt>
      <w:r w:rsidRPr="00DB7A14">
        <w:t>.</w:t>
      </w:r>
    </w:p>
    <w:p w14:paraId="12B17F30" w14:textId="2F785579" w:rsidR="00DB7A14" w:rsidRPr="00DB7A14" w:rsidRDefault="00DB7A14" w:rsidP="00F375A0">
      <w:pPr>
        <w:pStyle w:val="Heading2BPBHEB"/>
      </w:pPr>
      <w:r w:rsidRPr="00DB7A14">
        <w:t xml:space="preserve">Strategies for </w:t>
      </w:r>
      <w:r w:rsidR="00801412">
        <w:t>a</w:t>
      </w:r>
      <w:r w:rsidRPr="00DB7A14">
        <w:t xml:space="preserve">pplication </w:t>
      </w:r>
      <w:r w:rsidR="00801412">
        <w:t>i</w:t>
      </w:r>
      <w:r w:rsidRPr="00DB7A14">
        <w:t>ntegration</w:t>
      </w:r>
    </w:p>
    <w:p w14:paraId="3E691CAC" w14:textId="7235C70B" w:rsidR="00DB7A14" w:rsidRPr="00DB7A14" w:rsidRDefault="00117176" w:rsidP="00001DD2">
      <w:pPr>
        <w:pStyle w:val="NormalBPBHEB"/>
      </w:pPr>
      <w:r>
        <w:t>D</w:t>
      </w:r>
      <w:r w:rsidR="00052078">
        <w:t>ifferent</w:t>
      </w:r>
      <w:r w:rsidR="00DB7A14" w:rsidRPr="00DB7A14">
        <w:t xml:space="preserve"> strategies are essential for implementing effective application integration in cloud-native environments. A common approach is the use of an </w:t>
      </w:r>
      <w:r w:rsidR="00DB7A14" w:rsidRPr="00DB7A14">
        <w:rPr>
          <w:b/>
          <w:bCs/>
        </w:rPr>
        <w:t>Enterprise Service Bus (ESB)</w:t>
      </w:r>
      <w:r w:rsidR="00DB7A14" w:rsidRPr="00DB7A14">
        <w:t>, which acts as a middleware, enabling communication between disparate systems and services through a central hub</w:t>
      </w:r>
      <w:sdt>
        <w:sdtPr>
          <w:id w:val="-453480448"/>
          <w:citation/>
        </w:sdtPr>
        <w:sdtContent>
          <w:r w:rsidR="008541F9">
            <w:fldChar w:fldCharType="begin"/>
          </w:r>
          <w:r w:rsidR="008541F9">
            <w:instrText xml:space="preserve"> CITATION chappell2004a \l 1033 </w:instrText>
          </w:r>
          <w:r w:rsidR="008541F9">
            <w:fldChar w:fldCharType="separate"/>
          </w:r>
          <w:r w:rsidR="007152E2">
            <w:rPr>
              <w:noProof/>
            </w:rPr>
            <w:t xml:space="preserve"> </w:t>
          </w:r>
          <w:r w:rsidR="007152E2" w:rsidRPr="007152E2">
            <w:rPr>
              <w:noProof/>
            </w:rPr>
            <w:t>[5]</w:t>
          </w:r>
          <w:r w:rsidR="008541F9">
            <w:fldChar w:fldCharType="end"/>
          </w:r>
        </w:sdtContent>
      </w:sdt>
      <w:r w:rsidR="00DB7A14" w:rsidRPr="00DB7A14">
        <w:t xml:space="preserve">. This approach simplifies </w:t>
      </w:r>
      <w:r w:rsidR="006F3F65">
        <w:t>the management of</w:t>
      </w:r>
      <w:r w:rsidR="006F3F65" w:rsidRPr="00DB7A14">
        <w:t xml:space="preserve"> </w:t>
      </w:r>
      <w:r w:rsidR="00DB7A14" w:rsidRPr="00DB7A14">
        <w:t>communications between applications, ensuring that they interact in a standardized manner.</w:t>
      </w:r>
    </w:p>
    <w:p w14:paraId="617DC0DC" w14:textId="39FFA25B" w:rsidR="00DB7A14" w:rsidRPr="00DB7A14" w:rsidRDefault="00DB7A14" w:rsidP="00001DD2">
      <w:pPr>
        <w:pStyle w:val="NormalBPBHEB"/>
      </w:pPr>
      <w:r w:rsidRPr="00DB7A14">
        <w:lastRenderedPageBreak/>
        <w:t xml:space="preserve">Another strategy involves </w:t>
      </w:r>
      <w:r w:rsidRPr="00DB7A14">
        <w:rPr>
          <w:b/>
          <w:bCs/>
        </w:rPr>
        <w:t>API-based integration</w:t>
      </w:r>
      <w:r w:rsidRPr="00DB7A14">
        <w:t xml:space="preserve">, where applications communicate </w:t>
      </w:r>
      <w:r w:rsidR="00792652">
        <w:t xml:space="preserve">with each other </w:t>
      </w:r>
      <w:r w:rsidRPr="00DB7A14">
        <w:t xml:space="preserve">via APIs. This approach offers flexibility, scalability, and easy data exchange across services, allowing applications to work independently while sharing necessary functionality </w:t>
      </w:r>
      <w:sdt>
        <w:sdtPr>
          <w:id w:val="-821045985"/>
          <w:citation/>
        </w:sdtPr>
        <w:sdtContent>
          <w:r w:rsidR="00EF78F5">
            <w:fldChar w:fldCharType="begin"/>
          </w:r>
          <w:r w:rsidR="00EF78F5">
            <w:instrText xml:space="preserve"> CITATION mclaren2020a \l 1033 </w:instrText>
          </w:r>
          <w:r w:rsidR="00EF78F5">
            <w:fldChar w:fldCharType="separate"/>
          </w:r>
          <w:r w:rsidR="007152E2" w:rsidRPr="007152E2">
            <w:rPr>
              <w:noProof/>
            </w:rPr>
            <w:t>[1]</w:t>
          </w:r>
          <w:r w:rsidR="00EF78F5">
            <w:fldChar w:fldCharType="end"/>
          </w:r>
        </w:sdtContent>
      </w:sdt>
      <w:r w:rsidRPr="00DB7A14">
        <w:t xml:space="preserve">. The third strategy is adopting </w:t>
      </w:r>
      <w:r w:rsidRPr="00DB7A14">
        <w:rPr>
          <w:b/>
          <w:bCs/>
        </w:rPr>
        <w:t>event-driven architectures</w:t>
      </w:r>
      <w:r w:rsidRPr="00DB7A14">
        <w:t>, where systems communicate by triggering events based on specific actions or changes in the environment, thus enabling real-time responses</w:t>
      </w:r>
      <w:sdt>
        <w:sdtPr>
          <w:id w:val="988671414"/>
          <w:citation/>
        </w:sdtPr>
        <w:sdtContent>
          <w:r w:rsidR="00F80BCF">
            <w:fldChar w:fldCharType="begin"/>
          </w:r>
          <w:r w:rsidR="00F80BCF">
            <w:instrText xml:space="preserve"> CITATION hohpe2004a \l 1033 </w:instrText>
          </w:r>
          <w:r w:rsidR="00F80BCF">
            <w:fldChar w:fldCharType="separate"/>
          </w:r>
          <w:r w:rsidR="007152E2">
            <w:rPr>
              <w:noProof/>
            </w:rPr>
            <w:t xml:space="preserve"> </w:t>
          </w:r>
          <w:r w:rsidR="007152E2" w:rsidRPr="007152E2">
            <w:rPr>
              <w:noProof/>
            </w:rPr>
            <w:t>[6]</w:t>
          </w:r>
          <w:r w:rsidR="00F80BCF">
            <w:fldChar w:fldCharType="end"/>
          </w:r>
        </w:sdtContent>
      </w:sdt>
      <w:r w:rsidRPr="00DB7A14">
        <w:t>.</w:t>
      </w:r>
    </w:p>
    <w:p w14:paraId="305C919D" w14:textId="2314D5A0" w:rsidR="00DB7A14" w:rsidRPr="00DB7A14" w:rsidRDefault="00DB7A14" w:rsidP="00F375A0">
      <w:pPr>
        <w:pStyle w:val="Heading3BPBHEB"/>
        <w:spacing w:line="276" w:lineRule="auto"/>
      </w:pPr>
      <w:r w:rsidRPr="00DB7A14">
        <w:t xml:space="preserve">Best </w:t>
      </w:r>
      <w:r w:rsidR="00801412" w:rsidRPr="00DB7A14">
        <w:t>practices for effective application integration</w:t>
      </w:r>
    </w:p>
    <w:p w14:paraId="6A4AF7C5" w14:textId="4FE11A4D" w:rsidR="00DB7A14" w:rsidRPr="00DB7A14" w:rsidRDefault="00DB7A14" w:rsidP="00001DD2">
      <w:pPr>
        <w:pStyle w:val="NormalBPBHEB"/>
      </w:pPr>
      <w:r w:rsidRPr="00DB7A14">
        <w:t xml:space="preserve">To ensure smooth and efficient integration, best practices should be followed. Standardizing data formats is </w:t>
      </w:r>
      <w:r w:rsidR="00AF111E">
        <w:t>efficient</w:t>
      </w:r>
      <w:r w:rsidR="00AF111E" w:rsidRPr="00DB7A14">
        <w:t xml:space="preserve"> </w:t>
      </w:r>
      <w:r w:rsidRPr="00DB7A14">
        <w:t xml:space="preserve">for compatibility between applications and </w:t>
      </w:r>
      <w:r w:rsidR="00A53F7C" w:rsidRPr="00DB7A14">
        <w:t>guarantees</w:t>
      </w:r>
      <w:r w:rsidRPr="00DB7A14">
        <w:t xml:space="preserve"> the smooth flow of information </w:t>
      </w:r>
      <w:sdt>
        <w:sdtPr>
          <w:id w:val="636533426"/>
          <w:citation/>
        </w:sdtPr>
        <w:sdtContent>
          <w:r w:rsidR="001E76DC">
            <w:fldChar w:fldCharType="begin"/>
          </w:r>
          <w:r w:rsidR="001E76DC">
            <w:instrText xml:space="preserve"> CITATION linthicum2009a \l 1033 </w:instrText>
          </w:r>
          <w:r w:rsidR="001E76DC">
            <w:fldChar w:fldCharType="separate"/>
          </w:r>
          <w:r w:rsidR="007152E2" w:rsidRPr="007152E2">
            <w:rPr>
              <w:noProof/>
            </w:rPr>
            <w:t>[3]</w:t>
          </w:r>
          <w:r w:rsidR="001E76DC">
            <w:fldChar w:fldCharType="end"/>
          </w:r>
        </w:sdtContent>
      </w:sdt>
      <w:r w:rsidR="001E76DC">
        <w:t xml:space="preserve">. </w:t>
      </w:r>
      <w:r w:rsidRPr="00DB7A14">
        <w:t xml:space="preserve">Robust </w:t>
      </w:r>
      <w:r w:rsidRPr="00DB7A14">
        <w:rPr>
          <w:b/>
          <w:bCs/>
        </w:rPr>
        <w:t>security measures</w:t>
      </w:r>
      <w:r w:rsidRPr="00DB7A14">
        <w:t>, including encryption and authentication, are essential for safeguarding sensitive data during integration processes</w:t>
      </w:r>
      <w:sdt>
        <w:sdtPr>
          <w:id w:val="2061515031"/>
          <w:citation/>
        </w:sdtPr>
        <w:sdtContent>
          <w:r w:rsidR="00EC1496">
            <w:fldChar w:fldCharType="begin"/>
          </w:r>
          <w:r w:rsidR="00EC1496">
            <w:instrText xml:space="preserve"> CITATION leukert2009a \l 1033 </w:instrText>
          </w:r>
          <w:r w:rsidR="00EC1496">
            <w:fldChar w:fldCharType="separate"/>
          </w:r>
          <w:r w:rsidR="007152E2">
            <w:rPr>
              <w:noProof/>
            </w:rPr>
            <w:t xml:space="preserve"> </w:t>
          </w:r>
          <w:r w:rsidR="007152E2" w:rsidRPr="007152E2">
            <w:rPr>
              <w:noProof/>
            </w:rPr>
            <w:t>[4]</w:t>
          </w:r>
          <w:r w:rsidR="00EC1496">
            <w:fldChar w:fldCharType="end"/>
          </w:r>
        </w:sdtContent>
      </w:sdt>
      <w:r w:rsidRPr="00DB7A14">
        <w:t xml:space="preserve">. Additionally, adopting </w:t>
      </w:r>
      <w:r w:rsidRPr="00DB7A14">
        <w:rPr>
          <w:b/>
          <w:bCs/>
        </w:rPr>
        <w:t>event-driven design principles</w:t>
      </w:r>
      <w:r w:rsidRPr="00DB7A14">
        <w:t xml:space="preserve"> enhances flexibility and scalability by allowing applications to interact through events rather than direct calls, which decouples components and simplifies system architecture</w:t>
      </w:r>
      <w:sdt>
        <w:sdtPr>
          <w:id w:val="1259175657"/>
          <w:citation/>
        </w:sdtPr>
        <w:sdtContent>
          <w:r w:rsidR="00A74CEA">
            <w:fldChar w:fldCharType="begin"/>
          </w:r>
          <w:r w:rsidR="00A74CEA">
            <w:instrText xml:space="preserve"> CITATION mclaren2020a \l 1033 </w:instrText>
          </w:r>
          <w:r w:rsidR="00A74CEA">
            <w:fldChar w:fldCharType="separate"/>
          </w:r>
          <w:r w:rsidR="007152E2">
            <w:rPr>
              <w:noProof/>
            </w:rPr>
            <w:t xml:space="preserve"> </w:t>
          </w:r>
          <w:r w:rsidR="007152E2" w:rsidRPr="007152E2">
            <w:rPr>
              <w:noProof/>
            </w:rPr>
            <w:t>[1]</w:t>
          </w:r>
          <w:r w:rsidR="00A74CEA">
            <w:fldChar w:fldCharType="end"/>
          </w:r>
        </w:sdtContent>
      </w:sdt>
      <w:r w:rsidRPr="00DB7A14">
        <w:t>.</w:t>
      </w:r>
    </w:p>
    <w:p w14:paraId="5D2FC2BC" w14:textId="0CD48D9B" w:rsidR="00DC396C" w:rsidRDefault="00DB7A14" w:rsidP="00001DD2">
      <w:pPr>
        <w:pStyle w:val="NormalBPBHEB"/>
      </w:pPr>
      <w:r w:rsidRPr="00DB7A14">
        <w:t xml:space="preserve">Another best practice is </w:t>
      </w:r>
      <w:r w:rsidRPr="00DB7A14">
        <w:rPr>
          <w:b/>
          <w:bCs/>
        </w:rPr>
        <w:t>decoupling components</w:t>
      </w:r>
      <w:r w:rsidRPr="00DB7A14">
        <w:t xml:space="preserve">, where systems like </w:t>
      </w:r>
      <w:r w:rsidRPr="00DB7A14">
        <w:rPr>
          <w:b/>
          <w:bCs/>
        </w:rPr>
        <w:t>Amazon SQS</w:t>
      </w:r>
      <w:r w:rsidRPr="00DB7A14">
        <w:t xml:space="preserve"> (Simple Queue Service) are used to manage asynchronous communication between applications. This decoupling allows services to scale independently and promotes system reliability, making applications more adaptable to changes and failures</w:t>
      </w:r>
      <w:sdt>
        <w:sdtPr>
          <w:id w:val="408433556"/>
          <w:citation/>
        </w:sdtPr>
        <w:sdtContent>
          <w:r w:rsidR="00F80BCF">
            <w:fldChar w:fldCharType="begin"/>
          </w:r>
          <w:r w:rsidR="00F80BCF">
            <w:instrText xml:space="preserve"> CITATION hohpe2004a \l 1033 </w:instrText>
          </w:r>
          <w:r w:rsidR="00F80BCF">
            <w:fldChar w:fldCharType="separate"/>
          </w:r>
          <w:r w:rsidR="007152E2">
            <w:rPr>
              <w:noProof/>
            </w:rPr>
            <w:t xml:space="preserve"> </w:t>
          </w:r>
          <w:r w:rsidR="007152E2" w:rsidRPr="007152E2">
            <w:rPr>
              <w:noProof/>
            </w:rPr>
            <w:t>[6]</w:t>
          </w:r>
          <w:r w:rsidR="00F80BCF">
            <w:fldChar w:fldCharType="end"/>
          </w:r>
        </w:sdtContent>
      </w:sdt>
      <w:r w:rsidRPr="00DB7A14">
        <w:t>.</w:t>
      </w:r>
    </w:p>
    <w:p w14:paraId="2285F5C9" w14:textId="329D721E" w:rsidR="000760BB" w:rsidRPr="000760BB" w:rsidRDefault="000760BB" w:rsidP="00F375A0">
      <w:pPr>
        <w:pStyle w:val="Heading2BPBHEB"/>
      </w:pPr>
      <w:r w:rsidRPr="000760BB">
        <w:t>Amazon AppFlow</w:t>
      </w:r>
    </w:p>
    <w:p w14:paraId="58B9D25A" w14:textId="6ED18583" w:rsidR="00467802" w:rsidRPr="00467802" w:rsidRDefault="00467802" w:rsidP="00001DD2">
      <w:pPr>
        <w:pStyle w:val="NormalBPBHEB"/>
      </w:pPr>
      <w:r w:rsidRPr="00467802">
        <w:t xml:space="preserve">Amazon AppFlow is a fully managed integration service provided by AWS, enabling secure and efficient data transfer between AWS services and various SaaS (Software as a Service) applications. As businesses increasingly rely on cloud-based applications, Amazon AppFlow </w:t>
      </w:r>
      <w:r w:rsidR="00D51A58" w:rsidRPr="00467802">
        <w:t>helps</w:t>
      </w:r>
      <w:r w:rsidRPr="00467802">
        <w:t xml:space="preserve"> seamless data flows, supporting operational efficiency and enhancing decision-making capabilities across platforms.</w:t>
      </w:r>
    </w:p>
    <w:p w14:paraId="6BC7B86F" w14:textId="3673C425" w:rsidR="00467802" w:rsidRPr="00467802" w:rsidRDefault="00467802" w:rsidP="00F375A0">
      <w:pPr>
        <w:pStyle w:val="Heading3BPBHEB"/>
        <w:spacing w:line="276" w:lineRule="auto"/>
      </w:pPr>
      <w:r w:rsidRPr="00467802">
        <w:t xml:space="preserve">Key </w:t>
      </w:r>
      <w:r w:rsidR="00D94566">
        <w:t>f</w:t>
      </w:r>
      <w:r w:rsidRPr="00467802">
        <w:t>eatures</w:t>
      </w:r>
    </w:p>
    <w:p w14:paraId="67FB702F" w14:textId="0DE44FCB" w:rsidR="00467802" w:rsidRPr="00467802" w:rsidRDefault="00467802" w:rsidP="00001DD2">
      <w:pPr>
        <w:pStyle w:val="NormalBPBHEB"/>
      </w:pPr>
      <w:r w:rsidRPr="00467802">
        <w:t xml:space="preserve">Amazon AppFlow offers critical features that enhance its utility for organizations seeking to </w:t>
      </w:r>
      <w:r w:rsidR="00D51A58" w:rsidRPr="00467802">
        <w:t>improve</w:t>
      </w:r>
      <w:r w:rsidRPr="00467802">
        <w:t xml:space="preserve"> their data integration strategies </w:t>
      </w:r>
      <w:sdt>
        <w:sdtPr>
          <w:id w:val="-172579020"/>
          <w:citation/>
        </w:sdtPr>
        <w:sdtContent>
          <w:r w:rsidR="00CD1575">
            <w:fldChar w:fldCharType="begin"/>
          </w:r>
          <w:r w:rsidR="00CD1575">
            <w:instrText xml:space="preserve"> CITATION a2023c \l 1033 </w:instrText>
          </w:r>
          <w:r w:rsidR="00CD1575">
            <w:fldChar w:fldCharType="separate"/>
          </w:r>
          <w:r w:rsidR="007152E2" w:rsidRPr="007152E2">
            <w:rPr>
              <w:noProof/>
            </w:rPr>
            <w:t>[7]</w:t>
          </w:r>
          <w:r w:rsidR="00CD1575">
            <w:fldChar w:fldCharType="end"/>
          </w:r>
        </w:sdtContent>
      </w:sdt>
      <w:r w:rsidR="00564910">
        <w:t xml:space="preserve">. </w:t>
      </w:r>
      <w:r w:rsidRPr="00467802">
        <w:t>These include:</w:t>
      </w:r>
    </w:p>
    <w:p w14:paraId="340BB0A3" w14:textId="395E66CB" w:rsidR="00467802" w:rsidRPr="00467802" w:rsidRDefault="00467802" w:rsidP="00F375A0">
      <w:pPr>
        <w:pStyle w:val="NormalBPBHEB"/>
        <w:numPr>
          <w:ilvl w:val="0"/>
          <w:numId w:val="83"/>
        </w:numPr>
      </w:pPr>
      <w:r w:rsidRPr="00467802">
        <w:rPr>
          <w:b/>
          <w:bCs/>
        </w:rPr>
        <w:t xml:space="preserve">Bi-directional </w:t>
      </w:r>
      <w:r w:rsidR="00C86916">
        <w:rPr>
          <w:b/>
          <w:bCs/>
        </w:rPr>
        <w:t>d</w:t>
      </w:r>
      <w:r w:rsidRPr="00467802">
        <w:rPr>
          <w:b/>
          <w:bCs/>
        </w:rPr>
        <w:t xml:space="preserve">ata </w:t>
      </w:r>
      <w:r w:rsidR="00C86916">
        <w:rPr>
          <w:b/>
          <w:bCs/>
        </w:rPr>
        <w:t>f</w:t>
      </w:r>
      <w:r w:rsidRPr="00467802">
        <w:rPr>
          <w:b/>
          <w:bCs/>
        </w:rPr>
        <w:t>low</w:t>
      </w:r>
      <w:r w:rsidRPr="00467802">
        <w:t xml:space="preserve">: AppFlow supports bidirectional data transfer, enabling seamless movement of data </w:t>
      </w:r>
      <w:r w:rsidR="0040516E">
        <w:t>in both directions between</w:t>
      </w:r>
      <w:r w:rsidRPr="00467802">
        <w:t xml:space="preserve"> AWS services and external SaaS applications. This flexibility allows organizations to integrate various systems efficiently while </w:t>
      </w:r>
      <w:r w:rsidR="00D51A58" w:rsidRPr="00467802">
        <w:t>keeping</w:t>
      </w:r>
      <w:r w:rsidRPr="00467802">
        <w:t xml:space="preserve"> consistent data flows.</w:t>
      </w:r>
    </w:p>
    <w:p w14:paraId="3F8436D4" w14:textId="542A3E8C" w:rsidR="00467802" w:rsidRPr="00467802" w:rsidRDefault="00467802" w:rsidP="00F375A0">
      <w:pPr>
        <w:pStyle w:val="NormalBPBHEB"/>
        <w:numPr>
          <w:ilvl w:val="0"/>
          <w:numId w:val="83"/>
        </w:numPr>
      </w:pPr>
      <w:r w:rsidRPr="00467802">
        <w:rPr>
          <w:b/>
          <w:bCs/>
        </w:rPr>
        <w:t xml:space="preserve">Pre-built </w:t>
      </w:r>
      <w:r w:rsidR="00C86916">
        <w:rPr>
          <w:b/>
          <w:bCs/>
        </w:rPr>
        <w:t>c</w:t>
      </w:r>
      <w:r w:rsidRPr="00467802">
        <w:rPr>
          <w:b/>
          <w:bCs/>
        </w:rPr>
        <w:t>onnectors</w:t>
      </w:r>
      <w:r w:rsidRPr="00467802">
        <w:t xml:space="preserve">: The service </w:t>
      </w:r>
      <w:r w:rsidR="00983C18">
        <w:t>offers pre-built connectors for popular SaaS applications, including</w:t>
      </w:r>
      <w:r w:rsidRPr="00467802">
        <w:t xml:space="preserve"> Salesforce, ServiceNow, and others, streamlining the integration process. These connectors simplify the connection between AWS and SaaS platforms, reducing the need for manual configurations.</w:t>
      </w:r>
    </w:p>
    <w:p w14:paraId="4E384625" w14:textId="2410390F" w:rsidR="00467802" w:rsidRPr="00467802" w:rsidRDefault="00467802" w:rsidP="00F375A0">
      <w:pPr>
        <w:pStyle w:val="NormalBPBHEB"/>
        <w:numPr>
          <w:ilvl w:val="0"/>
          <w:numId w:val="83"/>
        </w:numPr>
      </w:pPr>
      <w:r w:rsidRPr="00467802">
        <w:rPr>
          <w:b/>
          <w:bCs/>
        </w:rPr>
        <w:t xml:space="preserve">Data </w:t>
      </w:r>
      <w:r w:rsidR="00C86916" w:rsidRPr="00467802">
        <w:rPr>
          <w:b/>
          <w:bCs/>
        </w:rPr>
        <w:t>mapping and transformation</w:t>
      </w:r>
      <w:r w:rsidRPr="00467802">
        <w:t xml:space="preserve">: AppFlow enables automatic data mapping and transformation, ensuring compatibility between different data formats across source </w:t>
      </w:r>
      <w:r w:rsidRPr="00467802">
        <w:lastRenderedPageBreak/>
        <w:t>and destination systems. This functionality ensures that data can be transferred and processed seamlessly without format mismatches.</w:t>
      </w:r>
    </w:p>
    <w:p w14:paraId="5FE7DF31" w14:textId="4D8CDCD8" w:rsidR="00467802" w:rsidRPr="00F375A0" w:rsidRDefault="00467802" w:rsidP="00EC6AAA">
      <w:pPr>
        <w:pStyle w:val="NormalBPBHEB"/>
        <w:rPr>
          <w:b/>
          <w:bCs/>
        </w:rPr>
      </w:pPr>
      <w:r w:rsidRPr="00F375A0">
        <w:rPr>
          <w:b/>
          <w:bCs/>
        </w:rPr>
        <w:t xml:space="preserve">Use </w:t>
      </w:r>
      <w:r w:rsidR="00E175A5" w:rsidRPr="00F375A0">
        <w:rPr>
          <w:b/>
          <w:bCs/>
        </w:rPr>
        <w:t>c</w:t>
      </w:r>
      <w:r w:rsidRPr="00F375A0">
        <w:rPr>
          <w:b/>
          <w:bCs/>
        </w:rPr>
        <w:t>ases</w:t>
      </w:r>
    </w:p>
    <w:p w14:paraId="5D6A4E44" w14:textId="03CBCBD7" w:rsidR="00467802" w:rsidRPr="00467802" w:rsidRDefault="00983C18" w:rsidP="00001DD2">
      <w:pPr>
        <w:pStyle w:val="NormalBPBHEB"/>
      </w:pPr>
      <w:r>
        <w:t>Everyday</w:t>
      </w:r>
      <w:r w:rsidRPr="00467802">
        <w:t xml:space="preserve"> </w:t>
      </w:r>
      <w:r w:rsidR="00467802" w:rsidRPr="00467802">
        <w:t>use cases highlight the practical benefits of Amazon AppFlow:</w:t>
      </w:r>
    </w:p>
    <w:p w14:paraId="52495D05" w14:textId="7494D2DC" w:rsidR="00467802" w:rsidRPr="00467802" w:rsidRDefault="00467802" w:rsidP="00001DD2">
      <w:pPr>
        <w:pStyle w:val="NormalBPBHEB"/>
        <w:numPr>
          <w:ilvl w:val="0"/>
          <w:numId w:val="11"/>
        </w:numPr>
      </w:pPr>
      <w:r w:rsidRPr="00467802">
        <w:rPr>
          <w:b/>
          <w:bCs/>
        </w:rPr>
        <w:t xml:space="preserve">Sales and </w:t>
      </w:r>
      <w:r w:rsidR="00E175A5" w:rsidRPr="00467802">
        <w:rPr>
          <w:b/>
          <w:bCs/>
        </w:rPr>
        <w:t>marketing automation</w:t>
      </w:r>
      <w:r w:rsidRPr="00467802">
        <w:t xml:space="preserve">: Businesses can automate </w:t>
      </w:r>
      <w:r w:rsidR="00022D00">
        <w:t>the data flow between Customer Relationship Management (CRM) systems, such as Salesforce,</w:t>
      </w:r>
      <w:r w:rsidRPr="00467802">
        <w:t xml:space="preserve"> and marketing platforms. This automation streamlines sales and marketing processes, helping organizations to </w:t>
      </w:r>
      <w:r w:rsidR="000F660C" w:rsidRPr="00467802">
        <w:t>keep</w:t>
      </w:r>
      <w:r w:rsidRPr="00467802">
        <w:t xml:space="preserve"> up-to-date customer data and improve marketing campaign effectiveness </w:t>
      </w:r>
      <w:sdt>
        <w:sdtPr>
          <w:id w:val="1170518782"/>
          <w:citation/>
        </w:sdtPr>
        <w:sdtContent>
          <w:r w:rsidR="00DF0A0C">
            <w:fldChar w:fldCharType="begin"/>
          </w:r>
          <w:r w:rsidR="00DF0A0C">
            <w:instrText xml:space="preserve"> CITATION doe2020a \l 1033 </w:instrText>
          </w:r>
          <w:r w:rsidR="00DF0A0C">
            <w:fldChar w:fldCharType="separate"/>
          </w:r>
          <w:r w:rsidR="007152E2" w:rsidRPr="007152E2">
            <w:rPr>
              <w:noProof/>
            </w:rPr>
            <w:t>[8]</w:t>
          </w:r>
          <w:r w:rsidR="00DF0A0C">
            <w:fldChar w:fldCharType="end"/>
          </w:r>
        </w:sdtContent>
      </w:sdt>
      <w:r w:rsidRPr="00467802">
        <w:t>.</w:t>
      </w:r>
    </w:p>
    <w:p w14:paraId="63826C3F" w14:textId="53DB7C84" w:rsidR="00467802" w:rsidRPr="00467802" w:rsidRDefault="00467802" w:rsidP="00001DD2">
      <w:pPr>
        <w:pStyle w:val="NormalBPBHEB"/>
        <w:numPr>
          <w:ilvl w:val="0"/>
          <w:numId w:val="11"/>
        </w:numPr>
      </w:pPr>
      <w:r w:rsidRPr="00467802">
        <w:rPr>
          <w:b/>
          <w:bCs/>
        </w:rPr>
        <w:t xml:space="preserve">Data </w:t>
      </w:r>
      <w:r w:rsidR="00C7377C">
        <w:rPr>
          <w:b/>
          <w:bCs/>
        </w:rPr>
        <w:t>w</w:t>
      </w:r>
      <w:r w:rsidRPr="00467802">
        <w:rPr>
          <w:b/>
          <w:bCs/>
        </w:rPr>
        <w:t>arehousing</w:t>
      </w:r>
      <w:r w:rsidRPr="00467802">
        <w:t xml:space="preserve">: </w:t>
      </w:r>
      <w:r w:rsidRPr="000C6029">
        <w:t xml:space="preserve">AppFlow facilitates the transfer of data from SaaS applications into AWS-based data warehouses, enabling powerful analytics and reporting capabilities. By moving data to centralized storage solutions, organizations can leverage AWS’s analytical services to gain insights and make data-driven decisions </w:t>
      </w:r>
      <w:sdt>
        <w:sdtPr>
          <w:id w:val="1983882429"/>
          <w:citation/>
        </w:sdtPr>
        <w:sdtContent>
          <w:r w:rsidR="00945092" w:rsidRPr="000C6029">
            <w:fldChar w:fldCharType="begin"/>
          </w:r>
          <w:r w:rsidR="00945092" w:rsidRPr="000C6029">
            <w:instrText xml:space="preserve"> CITATION a2023c \l 1033 </w:instrText>
          </w:r>
          <w:r w:rsidR="00945092" w:rsidRPr="000C6029">
            <w:fldChar w:fldCharType="separate"/>
          </w:r>
          <w:r w:rsidR="007152E2" w:rsidRPr="007152E2">
            <w:rPr>
              <w:noProof/>
            </w:rPr>
            <w:t>[7]</w:t>
          </w:r>
          <w:r w:rsidR="00945092" w:rsidRPr="000C6029">
            <w:fldChar w:fldCharType="end"/>
          </w:r>
        </w:sdtContent>
      </w:sdt>
      <w:r w:rsidRPr="000C6029">
        <w:t>.</w:t>
      </w:r>
    </w:p>
    <w:p w14:paraId="1D7F8827" w14:textId="7C147BDF" w:rsidR="00467802" w:rsidRPr="00467802" w:rsidRDefault="00467802" w:rsidP="00F375A0">
      <w:pPr>
        <w:pStyle w:val="Heading2BPBHEB"/>
      </w:pPr>
      <w:r w:rsidRPr="00467802">
        <w:t xml:space="preserve">Considerations for </w:t>
      </w:r>
      <w:r w:rsidR="000C6029">
        <w:t>i</w:t>
      </w:r>
      <w:r w:rsidRPr="00467802">
        <w:t>mplementation</w:t>
      </w:r>
    </w:p>
    <w:p w14:paraId="4096FCC9" w14:textId="1CA37671" w:rsidR="00467802" w:rsidRPr="00467802" w:rsidRDefault="00467802" w:rsidP="00001DD2">
      <w:pPr>
        <w:pStyle w:val="NormalBPBHEB"/>
      </w:pPr>
      <w:r w:rsidRPr="00467802">
        <w:t xml:space="preserve">When implementing Amazon AppFlow, organizations must consider </w:t>
      </w:r>
      <w:r w:rsidR="00022D00">
        <w:t>several key factors to ensure seamless</w:t>
      </w:r>
      <w:r w:rsidRPr="00467802">
        <w:t xml:space="preserve"> data transfers and integration. These considerations include:</w:t>
      </w:r>
    </w:p>
    <w:p w14:paraId="7B6C82D5" w14:textId="4193AD6D" w:rsidR="00467802" w:rsidRPr="00467802" w:rsidRDefault="00467802" w:rsidP="00F375A0">
      <w:pPr>
        <w:pStyle w:val="NormalBPBHEB"/>
        <w:numPr>
          <w:ilvl w:val="0"/>
          <w:numId w:val="84"/>
        </w:numPr>
      </w:pPr>
      <w:r w:rsidRPr="00467802">
        <w:rPr>
          <w:b/>
          <w:bCs/>
        </w:rPr>
        <w:t xml:space="preserve">Security and </w:t>
      </w:r>
      <w:r w:rsidR="009A1B7F">
        <w:rPr>
          <w:b/>
          <w:bCs/>
        </w:rPr>
        <w:t>c</w:t>
      </w:r>
      <w:r w:rsidRPr="00467802">
        <w:rPr>
          <w:b/>
          <w:bCs/>
        </w:rPr>
        <w:t>ompliance</w:t>
      </w:r>
      <w:r w:rsidRPr="00467802">
        <w:t xml:space="preserve">: Ensuring the security and compliance of data transferred through Amazon AppFlow is paramount. Organizations should </w:t>
      </w:r>
      <w:r w:rsidR="000F660C" w:rsidRPr="00467802">
        <w:t>show</w:t>
      </w:r>
      <w:r w:rsidRPr="00467802">
        <w:t xml:space="preserve"> </w:t>
      </w:r>
      <w:r w:rsidR="005F355E" w:rsidRPr="00467802">
        <w:t>proper security</w:t>
      </w:r>
      <w:r w:rsidRPr="00467802">
        <w:t xml:space="preserve"> protocols and ensure that data transfers meet regulatory requirements, especially when dealing with sensitive or personal data</w:t>
      </w:r>
      <w:r w:rsidR="00F8750B">
        <w:t xml:space="preserve"> </w:t>
      </w:r>
      <w:sdt>
        <w:sdtPr>
          <w:id w:val="-1783184641"/>
          <w:citation/>
        </w:sdtPr>
        <w:sdtContent>
          <w:r w:rsidR="0090015E">
            <w:fldChar w:fldCharType="begin"/>
          </w:r>
          <w:r w:rsidR="0090015E">
            <w:instrText xml:space="preserve"> CITATION a2023c \l 1033 </w:instrText>
          </w:r>
          <w:r w:rsidR="0090015E">
            <w:fldChar w:fldCharType="separate"/>
          </w:r>
          <w:r w:rsidR="007152E2" w:rsidRPr="007152E2">
            <w:rPr>
              <w:noProof/>
            </w:rPr>
            <w:t>[7]</w:t>
          </w:r>
          <w:r w:rsidR="0090015E">
            <w:fldChar w:fldCharType="end"/>
          </w:r>
        </w:sdtContent>
      </w:sdt>
      <w:r w:rsidRPr="00467802">
        <w:t>.</w:t>
      </w:r>
    </w:p>
    <w:p w14:paraId="0CE42117" w14:textId="044A4B27" w:rsidR="00467802" w:rsidRPr="00467802" w:rsidRDefault="00467802" w:rsidP="00F375A0">
      <w:pPr>
        <w:pStyle w:val="NormalBPBHEB"/>
        <w:numPr>
          <w:ilvl w:val="0"/>
          <w:numId w:val="84"/>
        </w:numPr>
      </w:pPr>
      <w:r w:rsidRPr="00467802">
        <w:rPr>
          <w:b/>
          <w:bCs/>
        </w:rPr>
        <w:t xml:space="preserve">Data </w:t>
      </w:r>
      <w:r w:rsidR="009E0FE8">
        <w:rPr>
          <w:b/>
          <w:bCs/>
        </w:rPr>
        <w:t>m</w:t>
      </w:r>
      <w:r w:rsidRPr="00467802">
        <w:rPr>
          <w:b/>
          <w:bCs/>
        </w:rPr>
        <w:t xml:space="preserve">apping </w:t>
      </w:r>
      <w:r w:rsidR="009E0FE8">
        <w:rPr>
          <w:b/>
          <w:bCs/>
        </w:rPr>
        <w:t>a</w:t>
      </w:r>
      <w:r w:rsidRPr="00467802">
        <w:rPr>
          <w:b/>
          <w:bCs/>
        </w:rPr>
        <w:t>ccuracy</w:t>
      </w:r>
      <w:r w:rsidRPr="00467802">
        <w:t xml:space="preserve">: To </w:t>
      </w:r>
      <w:r w:rsidR="00022D00">
        <w:t>ensure the integrity of data flows, organizations must verify and assess</w:t>
      </w:r>
      <w:r w:rsidRPr="00467802">
        <w:t xml:space="preserve"> their data mapping configurations. Any inaccuracies in mapping could lead to inconsistencies or errors in the transferred data, </w:t>
      </w:r>
      <w:r w:rsidR="00022D00">
        <w:t>thereby compromising the effectiveness of the integration</w:t>
      </w:r>
      <w:r w:rsidRPr="00467802">
        <w:t>.</w:t>
      </w:r>
    </w:p>
    <w:p w14:paraId="26D61EA3" w14:textId="77777777" w:rsidR="00467802" w:rsidRPr="00467802" w:rsidRDefault="00467802" w:rsidP="00F375A0">
      <w:pPr>
        <w:pStyle w:val="Heading3BPBHEB"/>
        <w:spacing w:line="276" w:lineRule="auto"/>
      </w:pPr>
      <w:r w:rsidRPr="00467802">
        <w:t>Challenges</w:t>
      </w:r>
    </w:p>
    <w:p w14:paraId="7F621E4A" w14:textId="4EBC7E7C" w:rsidR="00467802" w:rsidRPr="00467802" w:rsidRDefault="00467802" w:rsidP="00001DD2">
      <w:pPr>
        <w:pStyle w:val="NormalBPBHEB"/>
      </w:pPr>
      <w:r w:rsidRPr="00467802">
        <w:t xml:space="preserve">While Amazon AppFlow offers robust integration capabilities, </w:t>
      </w:r>
      <w:r w:rsidR="0040516E">
        <w:t>specific</w:t>
      </w:r>
      <w:r w:rsidR="0040516E" w:rsidRPr="00467802">
        <w:t xml:space="preserve"> </w:t>
      </w:r>
      <w:r w:rsidRPr="00467802">
        <w:t>challenges may arise during implementation:</w:t>
      </w:r>
    </w:p>
    <w:p w14:paraId="7230FD3B" w14:textId="27B23674" w:rsidR="00467802" w:rsidRPr="00467802" w:rsidRDefault="00467802" w:rsidP="00F375A0">
      <w:pPr>
        <w:pStyle w:val="NormalBPBHEB"/>
        <w:numPr>
          <w:ilvl w:val="0"/>
          <w:numId w:val="85"/>
        </w:numPr>
      </w:pPr>
      <w:r w:rsidRPr="00467802">
        <w:rPr>
          <w:b/>
          <w:bCs/>
        </w:rPr>
        <w:t xml:space="preserve">Data </w:t>
      </w:r>
      <w:r w:rsidR="00A35707" w:rsidRPr="00467802">
        <w:rPr>
          <w:b/>
          <w:bCs/>
        </w:rPr>
        <w:t>transfer speed</w:t>
      </w:r>
      <w:r w:rsidRPr="00467802">
        <w:t xml:space="preserve">: The speed at which data can be transferred between SaaS applications and AWS services depends on the volume of data and the capabilities of the SaaS application in use. Organizations need to account for potential bottlenecks and consider transfer speed when designing data integration processes </w:t>
      </w:r>
      <w:sdt>
        <w:sdtPr>
          <w:id w:val="-1425106834"/>
          <w:citation/>
        </w:sdtPr>
        <w:sdtContent>
          <w:r w:rsidR="00EC4916">
            <w:fldChar w:fldCharType="begin"/>
          </w:r>
          <w:r w:rsidR="00EC4916">
            <w:instrText xml:space="preserve"> CITATION smith2019c \l 1033 </w:instrText>
          </w:r>
          <w:r w:rsidR="00EC4916">
            <w:fldChar w:fldCharType="separate"/>
          </w:r>
          <w:r w:rsidR="007152E2" w:rsidRPr="007152E2">
            <w:rPr>
              <w:noProof/>
            </w:rPr>
            <w:t>[9]</w:t>
          </w:r>
          <w:r w:rsidR="00EC4916">
            <w:fldChar w:fldCharType="end"/>
          </w:r>
        </w:sdtContent>
      </w:sdt>
      <w:r w:rsidRPr="00467802">
        <w:t xml:space="preserve">. Planning for these challenges will ensure that </w:t>
      </w:r>
      <w:r w:rsidR="00A35707" w:rsidRPr="00467802">
        <w:t>integration continues</w:t>
      </w:r>
      <w:r w:rsidRPr="00467802">
        <w:t xml:space="preserve"> smoothly and that data flows as efficiently as possible.</w:t>
      </w:r>
    </w:p>
    <w:p w14:paraId="4B84289D" w14:textId="2FB942A9" w:rsidR="000760BB" w:rsidRPr="000760BB" w:rsidRDefault="000760BB" w:rsidP="00F375A0">
      <w:pPr>
        <w:pStyle w:val="Heading2BPBHEB"/>
      </w:pPr>
      <w:r w:rsidRPr="000760BB">
        <w:lastRenderedPageBreak/>
        <w:t>Amazon EventBridge</w:t>
      </w:r>
    </w:p>
    <w:p w14:paraId="6C8310FA" w14:textId="025911A9" w:rsidR="0008409A" w:rsidRPr="0008409A" w:rsidRDefault="0008409A" w:rsidP="00001DD2">
      <w:pPr>
        <w:pStyle w:val="NormalBPBHEB"/>
      </w:pPr>
      <w:r w:rsidRPr="0008409A">
        <w:t xml:space="preserve">Amazon EventBridge is a serverless event bus service provided by AWS that simplifies </w:t>
      </w:r>
      <w:r w:rsidR="009C2BEF">
        <w:t>the development of</w:t>
      </w:r>
      <w:r w:rsidR="009C2BEF" w:rsidRPr="0008409A">
        <w:t xml:space="preserve"> </w:t>
      </w:r>
      <w:r w:rsidRPr="0008409A">
        <w:t>event-driven applications. This service enhances the scalability and flexibility of cloud architectures by enabling seamless communication between different services through events.</w:t>
      </w:r>
    </w:p>
    <w:p w14:paraId="7B2F442C" w14:textId="6C2E0F54" w:rsidR="0008409A" w:rsidRPr="0008409A" w:rsidRDefault="0008409A" w:rsidP="00F375A0">
      <w:pPr>
        <w:pStyle w:val="Heading3BPBHEB"/>
        <w:spacing w:line="276" w:lineRule="auto"/>
      </w:pPr>
      <w:r w:rsidRPr="0008409A">
        <w:t xml:space="preserve">Key </w:t>
      </w:r>
      <w:r w:rsidR="00A35707">
        <w:t>f</w:t>
      </w:r>
      <w:r w:rsidRPr="0008409A">
        <w:t>eatures</w:t>
      </w:r>
    </w:p>
    <w:p w14:paraId="5F5747D7" w14:textId="5B47A0C2" w:rsidR="0008409A" w:rsidRPr="0008409A" w:rsidRDefault="0008409A" w:rsidP="00001DD2">
      <w:pPr>
        <w:pStyle w:val="NormalBPBHEB"/>
      </w:pPr>
      <w:r w:rsidRPr="0008409A">
        <w:t>Amazon EventBridge provides features</w:t>
      </w:r>
      <w:sdt>
        <w:sdtPr>
          <w:id w:val="1925296836"/>
          <w:citation/>
        </w:sdtPr>
        <w:sdtContent>
          <w:r w:rsidR="00EC4916">
            <w:fldChar w:fldCharType="begin"/>
          </w:r>
          <w:r w:rsidR="00EC4916">
            <w:instrText xml:space="preserve"> CITATION unknown2023k \l 1033 </w:instrText>
          </w:r>
          <w:r w:rsidR="00EC4916">
            <w:fldChar w:fldCharType="separate"/>
          </w:r>
          <w:r w:rsidR="007152E2">
            <w:rPr>
              <w:noProof/>
            </w:rPr>
            <w:t xml:space="preserve"> </w:t>
          </w:r>
          <w:r w:rsidR="007152E2" w:rsidRPr="007152E2">
            <w:rPr>
              <w:noProof/>
            </w:rPr>
            <w:t>[10]</w:t>
          </w:r>
          <w:r w:rsidR="00EC4916">
            <w:fldChar w:fldCharType="end"/>
          </w:r>
        </w:sdtContent>
      </w:sdt>
      <w:r w:rsidRPr="0008409A">
        <w:t>:</w:t>
      </w:r>
    </w:p>
    <w:p w14:paraId="326BE6B0" w14:textId="3E0F0A3E" w:rsidR="0008409A" w:rsidRPr="0008409A" w:rsidRDefault="0008409A" w:rsidP="00001DD2">
      <w:pPr>
        <w:pStyle w:val="NormalBPBHEB"/>
        <w:numPr>
          <w:ilvl w:val="0"/>
          <w:numId w:val="14"/>
        </w:numPr>
      </w:pPr>
      <w:r w:rsidRPr="0008409A">
        <w:rPr>
          <w:b/>
          <w:bCs/>
        </w:rPr>
        <w:t xml:space="preserve">Event </w:t>
      </w:r>
      <w:r w:rsidR="00A35707">
        <w:rPr>
          <w:b/>
          <w:bCs/>
        </w:rPr>
        <w:t>r</w:t>
      </w:r>
      <w:r w:rsidRPr="0008409A">
        <w:rPr>
          <w:b/>
          <w:bCs/>
        </w:rPr>
        <w:t>outing</w:t>
      </w:r>
      <w:r w:rsidRPr="0008409A">
        <w:t>: The service allows the creation of event rules that route events from sources to one or more targets, promoting decoupled service communication.</w:t>
      </w:r>
    </w:p>
    <w:p w14:paraId="707DB0C5" w14:textId="6208C8C2" w:rsidR="0008409A" w:rsidRPr="0008409A" w:rsidRDefault="0008409A" w:rsidP="00001DD2">
      <w:pPr>
        <w:pStyle w:val="NormalBPBHEB"/>
        <w:numPr>
          <w:ilvl w:val="0"/>
          <w:numId w:val="14"/>
        </w:numPr>
      </w:pPr>
      <w:r w:rsidRPr="0008409A">
        <w:rPr>
          <w:b/>
          <w:bCs/>
        </w:rPr>
        <w:t xml:space="preserve">Schema </w:t>
      </w:r>
      <w:r w:rsidR="00A35707">
        <w:rPr>
          <w:b/>
          <w:bCs/>
        </w:rPr>
        <w:t>r</w:t>
      </w:r>
      <w:r w:rsidRPr="0008409A">
        <w:rPr>
          <w:b/>
          <w:bCs/>
        </w:rPr>
        <w:t>egistry</w:t>
      </w:r>
      <w:r w:rsidRPr="0008409A">
        <w:t>: EventBridge includes a schema registry, ensuring consistency and compatibility in event formats across applications.</w:t>
      </w:r>
    </w:p>
    <w:p w14:paraId="20F376AC" w14:textId="0D9C97C9" w:rsidR="0008409A" w:rsidRPr="0008409A" w:rsidRDefault="0008409A" w:rsidP="00001DD2">
      <w:pPr>
        <w:pStyle w:val="NormalBPBHEB"/>
        <w:numPr>
          <w:ilvl w:val="0"/>
          <w:numId w:val="14"/>
        </w:numPr>
      </w:pPr>
      <w:r w:rsidRPr="0008409A">
        <w:rPr>
          <w:b/>
          <w:bCs/>
        </w:rPr>
        <w:t xml:space="preserve">Managed </w:t>
      </w:r>
      <w:r w:rsidR="00A35707">
        <w:rPr>
          <w:b/>
          <w:bCs/>
        </w:rPr>
        <w:t>i</w:t>
      </w:r>
      <w:r w:rsidRPr="0008409A">
        <w:rPr>
          <w:b/>
          <w:bCs/>
        </w:rPr>
        <w:t>ntegrations</w:t>
      </w:r>
      <w:r w:rsidRPr="0008409A">
        <w:t xml:space="preserve">: The service event-driven </w:t>
      </w:r>
      <w:r w:rsidR="009C2BEF" w:rsidRPr="0008409A">
        <w:t>architecture</w:t>
      </w:r>
      <w:r w:rsidRPr="0008409A">
        <w:t>.</w:t>
      </w:r>
    </w:p>
    <w:p w14:paraId="371C56C3" w14:textId="625B3165" w:rsidR="0008409A" w:rsidRPr="00F375A0" w:rsidRDefault="0008409A" w:rsidP="00EC6AAA">
      <w:pPr>
        <w:pStyle w:val="NormalBPBHEB"/>
        <w:rPr>
          <w:b/>
          <w:bCs/>
        </w:rPr>
      </w:pPr>
      <w:r w:rsidRPr="00F375A0">
        <w:rPr>
          <w:b/>
          <w:bCs/>
        </w:rPr>
        <w:t xml:space="preserve">Use </w:t>
      </w:r>
      <w:r w:rsidR="00A35707" w:rsidRPr="00F375A0">
        <w:rPr>
          <w:b/>
          <w:bCs/>
        </w:rPr>
        <w:t>c</w:t>
      </w:r>
      <w:r w:rsidRPr="00F375A0">
        <w:rPr>
          <w:b/>
          <w:bCs/>
        </w:rPr>
        <w:t>ases</w:t>
      </w:r>
    </w:p>
    <w:p w14:paraId="55394C1B" w14:textId="77777777" w:rsidR="0008409A" w:rsidRPr="0008409A" w:rsidRDefault="0008409A" w:rsidP="00001DD2">
      <w:pPr>
        <w:pStyle w:val="NormalBPBHEB"/>
      </w:pPr>
      <w:r w:rsidRPr="0008409A">
        <w:t>Amazon EventBridge serves various use cases:</w:t>
      </w:r>
    </w:p>
    <w:p w14:paraId="12299CC6" w14:textId="5B8A4E84" w:rsidR="0008409A" w:rsidRPr="0008409A" w:rsidRDefault="0008409A" w:rsidP="00001DD2">
      <w:pPr>
        <w:pStyle w:val="NormalBPBHEB"/>
        <w:numPr>
          <w:ilvl w:val="0"/>
          <w:numId w:val="15"/>
        </w:numPr>
      </w:pPr>
      <w:r w:rsidRPr="0008409A">
        <w:rPr>
          <w:b/>
          <w:bCs/>
        </w:rPr>
        <w:t xml:space="preserve">Microservices </w:t>
      </w:r>
      <w:r w:rsidR="00D3516D">
        <w:rPr>
          <w:b/>
          <w:bCs/>
        </w:rPr>
        <w:t>c</w:t>
      </w:r>
      <w:r w:rsidRPr="0008409A">
        <w:rPr>
          <w:b/>
          <w:bCs/>
        </w:rPr>
        <w:t>ommunication</w:t>
      </w:r>
      <w:r w:rsidRPr="0008409A">
        <w:t xml:space="preserve">: EventBridge facilitates communication between microservices by enabling them to publish and subscribe to events, which encourages a loosely coupled architecture </w:t>
      </w:r>
      <w:sdt>
        <w:sdtPr>
          <w:id w:val="1010333114"/>
          <w:citation/>
        </w:sdtPr>
        <w:sdtContent>
          <w:r w:rsidR="00503668">
            <w:fldChar w:fldCharType="begin"/>
          </w:r>
          <w:r w:rsidR="00503668">
            <w:instrText xml:space="preserve"> CITATION doe2021a \l 1033 </w:instrText>
          </w:r>
          <w:r w:rsidR="00503668">
            <w:fldChar w:fldCharType="separate"/>
          </w:r>
          <w:r w:rsidR="007152E2" w:rsidRPr="007152E2">
            <w:rPr>
              <w:noProof/>
            </w:rPr>
            <w:t>[11]</w:t>
          </w:r>
          <w:r w:rsidR="00503668">
            <w:fldChar w:fldCharType="end"/>
          </w:r>
        </w:sdtContent>
      </w:sdt>
      <w:r w:rsidRPr="0008409A">
        <w:t>.</w:t>
      </w:r>
    </w:p>
    <w:p w14:paraId="61702029" w14:textId="0B813122" w:rsidR="0008409A" w:rsidRPr="0008409A" w:rsidRDefault="0008409A" w:rsidP="00001DD2">
      <w:pPr>
        <w:pStyle w:val="NormalBPBHEB"/>
        <w:numPr>
          <w:ilvl w:val="0"/>
          <w:numId w:val="15"/>
        </w:numPr>
      </w:pPr>
      <w:r w:rsidRPr="0008409A">
        <w:rPr>
          <w:b/>
          <w:bCs/>
        </w:rPr>
        <w:t>Real-</w:t>
      </w:r>
      <w:r w:rsidR="00D3516D" w:rsidRPr="0008409A">
        <w:rPr>
          <w:b/>
          <w:bCs/>
        </w:rPr>
        <w:t>time data processing</w:t>
      </w:r>
      <w:r w:rsidRPr="0008409A">
        <w:t xml:space="preserve">: Organizations can use EventBridge for real-time data processing, responding to events generated by different services or applications </w:t>
      </w:r>
      <w:sdt>
        <w:sdtPr>
          <w:id w:val="1061375445"/>
          <w:citation/>
        </w:sdtPr>
        <w:sdtContent>
          <w:r w:rsidR="00F408D2">
            <w:fldChar w:fldCharType="begin"/>
          </w:r>
          <w:r w:rsidR="00F408D2">
            <w:instrText xml:space="preserve"> CITATION unknown2023k \l 1033 </w:instrText>
          </w:r>
          <w:r w:rsidR="00F408D2">
            <w:fldChar w:fldCharType="separate"/>
          </w:r>
          <w:r w:rsidR="007152E2" w:rsidRPr="007152E2">
            <w:rPr>
              <w:noProof/>
            </w:rPr>
            <w:t>[10]</w:t>
          </w:r>
          <w:r w:rsidR="00F408D2">
            <w:fldChar w:fldCharType="end"/>
          </w:r>
        </w:sdtContent>
      </w:sdt>
      <w:r w:rsidRPr="0008409A">
        <w:t>.</w:t>
      </w:r>
    </w:p>
    <w:p w14:paraId="258EA2A2" w14:textId="3788976F" w:rsidR="0008409A" w:rsidRPr="0008409A" w:rsidRDefault="0008409A" w:rsidP="00F375A0">
      <w:pPr>
        <w:pStyle w:val="Heading3BPBHEB"/>
        <w:spacing w:line="276" w:lineRule="auto"/>
      </w:pPr>
      <w:r w:rsidRPr="0008409A">
        <w:t xml:space="preserve">Best </w:t>
      </w:r>
      <w:r w:rsidR="00627AD8">
        <w:t>p</w:t>
      </w:r>
      <w:r w:rsidRPr="0008409A">
        <w:t>ractices</w:t>
      </w:r>
    </w:p>
    <w:p w14:paraId="6C01DD3E" w14:textId="661F4E6A" w:rsidR="0008409A" w:rsidRPr="0008409A" w:rsidRDefault="0008409A" w:rsidP="00001DD2">
      <w:pPr>
        <w:pStyle w:val="NormalBPBHEB"/>
      </w:pPr>
      <w:r w:rsidRPr="0008409A">
        <w:t>To maximize the effectiveness of EventBridge, follow these best practices</w:t>
      </w:r>
      <w:sdt>
        <w:sdtPr>
          <w:id w:val="948206299"/>
          <w:citation/>
        </w:sdtPr>
        <w:sdtContent>
          <w:r w:rsidR="00C8680C">
            <w:fldChar w:fldCharType="begin"/>
          </w:r>
          <w:r w:rsidR="00C8680C">
            <w:instrText xml:space="preserve"> CITATION unknown2023k \l 1033 </w:instrText>
          </w:r>
          <w:r w:rsidR="00C8680C">
            <w:fldChar w:fldCharType="separate"/>
          </w:r>
          <w:r w:rsidR="007152E2">
            <w:rPr>
              <w:noProof/>
            </w:rPr>
            <w:t xml:space="preserve"> </w:t>
          </w:r>
          <w:r w:rsidR="007152E2" w:rsidRPr="007152E2">
            <w:rPr>
              <w:noProof/>
            </w:rPr>
            <w:t>[10]</w:t>
          </w:r>
          <w:r w:rsidR="00C8680C">
            <w:fldChar w:fldCharType="end"/>
          </w:r>
        </w:sdtContent>
      </w:sdt>
      <w:r w:rsidRPr="0008409A">
        <w:t>:</w:t>
      </w:r>
    </w:p>
    <w:p w14:paraId="1E917CCD" w14:textId="75E1DC19" w:rsidR="0008409A" w:rsidRPr="0008409A" w:rsidRDefault="0008409A" w:rsidP="00001DD2">
      <w:pPr>
        <w:pStyle w:val="NormalBPBHEB"/>
        <w:numPr>
          <w:ilvl w:val="0"/>
          <w:numId w:val="16"/>
        </w:numPr>
      </w:pPr>
      <w:r w:rsidRPr="0008409A">
        <w:rPr>
          <w:b/>
          <w:bCs/>
        </w:rPr>
        <w:t xml:space="preserve">Event </w:t>
      </w:r>
      <w:r w:rsidR="000B4CFA" w:rsidRPr="0008409A">
        <w:rPr>
          <w:b/>
          <w:bCs/>
        </w:rPr>
        <w:t>schema design</w:t>
      </w:r>
      <w:r w:rsidRPr="0008409A">
        <w:t>: Ensure event schemas are designed for clarity, extensibility, and long-term maintainability.</w:t>
      </w:r>
    </w:p>
    <w:p w14:paraId="4E6D7FE4" w14:textId="236A130F" w:rsidR="0008409A" w:rsidRPr="0008409A" w:rsidRDefault="0008409A" w:rsidP="00001DD2">
      <w:pPr>
        <w:pStyle w:val="NormalBPBHEB"/>
        <w:numPr>
          <w:ilvl w:val="0"/>
          <w:numId w:val="16"/>
        </w:numPr>
      </w:pPr>
      <w:r w:rsidRPr="0008409A">
        <w:rPr>
          <w:b/>
          <w:bCs/>
        </w:rPr>
        <w:t xml:space="preserve">Rule </w:t>
      </w:r>
      <w:r w:rsidR="000B4CFA" w:rsidRPr="0008409A">
        <w:rPr>
          <w:b/>
          <w:bCs/>
        </w:rPr>
        <w:t>filtering strategies</w:t>
      </w:r>
      <w:r w:rsidRPr="0008409A">
        <w:t xml:space="preserve">: Develop efficient rule filtering strategies to manage </w:t>
      </w:r>
      <w:r w:rsidR="0079508F">
        <w:t>event flow and enhance</w:t>
      </w:r>
      <w:r w:rsidRPr="0008409A">
        <w:t xml:space="preserve"> event-driven workflows.</w:t>
      </w:r>
    </w:p>
    <w:p w14:paraId="59D0293D" w14:textId="77777777" w:rsidR="0008409A" w:rsidRPr="0008409A" w:rsidRDefault="0008409A" w:rsidP="00F375A0">
      <w:pPr>
        <w:pStyle w:val="Heading3BPBHEB"/>
        <w:spacing w:line="276" w:lineRule="auto"/>
      </w:pPr>
      <w:r w:rsidRPr="0008409A">
        <w:t>Challenges</w:t>
      </w:r>
    </w:p>
    <w:p w14:paraId="21CAFA14" w14:textId="38145F92" w:rsidR="0008409A" w:rsidRPr="0008409A" w:rsidRDefault="0008409A" w:rsidP="00001DD2">
      <w:pPr>
        <w:pStyle w:val="NormalBPBHEB"/>
      </w:pPr>
      <w:r w:rsidRPr="0008409A">
        <w:t xml:space="preserve">While EventBridge offers a </w:t>
      </w:r>
      <w:r w:rsidR="005E2BF1">
        <w:t>robust</w:t>
      </w:r>
      <w:r w:rsidR="005E2BF1" w:rsidRPr="0008409A">
        <w:t xml:space="preserve"> </w:t>
      </w:r>
      <w:r w:rsidRPr="0008409A">
        <w:t>framework for event-driven applications, there are challenges:</w:t>
      </w:r>
    </w:p>
    <w:p w14:paraId="02E8A0D8" w14:textId="4FF2406C" w:rsidR="0008409A" w:rsidRPr="0008409A" w:rsidRDefault="0008409A" w:rsidP="00001DD2">
      <w:pPr>
        <w:pStyle w:val="NormalBPBHEB"/>
        <w:numPr>
          <w:ilvl w:val="0"/>
          <w:numId w:val="17"/>
        </w:numPr>
      </w:pPr>
      <w:r w:rsidRPr="0008409A">
        <w:rPr>
          <w:b/>
          <w:bCs/>
        </w:rPr>
        <w:t xml:space="preserve">Event </w:t>
      </w:r>
      <w:r w:rsidR="007A6B9F">
        <w:rPr>
          <w:b/>
          <w:bCs/>
        </w:rPr>
        <w:t>c</w:t>
      </w:r>
      <w:r w:rsidRPr="0008409A">
        <w:rPr>
          <w:b/>
          <w:bCs/>
        </w:rPr>
        <w:t>onsistency</w:t>
      </w:r>
      <w:r w:rsidRPr="0008409A">
        <w:t xml:space="preserve">: Ensuring consistency in event formats and schemas across </w:t>
      </w:r>
      <w:r w:rsidR="00E7634D" w:rsidRPr="0008409A">
        <w:t>diverse services</w:t>
      </w:r>
      <w:r w:rsidRPr="0008409A">
        <w:t xml:space="preserve"> and teams </w:t>
      </w:r>
      <w:proofErr w:type="gramStart"/>
      <w:r w:rsidR="0032165A">
        <w:t>requires</w:t>
      </w:r>
      <w:proofErr w:type="gramEnd"/>
      <w:r w:rsidR="0032165A" w:rsidRPr="0008409A">
        <w:t xml:space="preserve"> </w:t>
      </w:r>
      <w:r w:rsidRPr="0008409A">
        <w:t xml:space="preserve">comprehensive communication and documentation </w:t>
      </w:r>
      <w:sdt>
        <w:sdtPr>
          <w:id w:val="-177896312"/>
          <w:citation/>
        </w:sdtPr>
        <w:sdtContent>
          <w:r w:rsidR="0055544C">
            <w:fldChar w:fldCharType="begin"/>
          </w:r>
          <w:r w:rsidR="0055544C">
            <w:instrText xml:space="preserve"> CITATION doe2021a \l 1033 </w:instrText>
          </w:r>
          <w:r w:rsidR="0055544C">
            <w:fldChar w:fldCharType="separate"/>
          </w:r>
          <w:r w:rsidR="007152E2" w:rsidRPr="007152E2">
            <w:rPr>
              <w:noProof/>
            </w:rPr>
            <w:t>[11]</w:t>
          </w:r>
          <w:r w:rsidR="0055544C">
            <w:fldChar w:fldCharType="end"/>
          </w:r>
        </w:sdtContent>
      </w:sdt>
      <w:r w:rsidRPr="0008409A">
        <w:t>.</w:t>
      </w:r>
    </w:p>
    <w:p w14:paraId="5965888C" w14:textId="01A6CB59" w:rsidR="000760BB" w:rsidRPr="000760BB" w:rsidRDefault="000760BB" w:rsidP="004442A3">
      <w:pPr>
        <w:pStyle w:val="Heading2BPBHEB"/>
      </w:pPr>
      <w:r w:rsidRPr="000760BB">
        <w:t xml:space="preserve">Amazon </w:t>
      </w:r>
      <w:r w:rsidR="007A6B9F" w:rsidRPr="000760BB">
        <w:t xml:space="preserve">managed workflows for </w:t>
      </w:r>
      <w:r w:rsidR="004442A3">
        <w:t>A</w:t>
      </w:r>
      <w:r w:rsidR="007A6B9F" w:rsidRPr="000760BB">
        <w:t xml:space="preserve">pache </w:t>
      </w:r>
      <w:r w:rsidR="004442A3">
        <w:t>A</w:t>
      </w:r>
      <w:r w:rsidR="007A6B9F" w:rsidRPr="000760BB">
        <w:t xml:space="preserve">irflow </w:t>
      </w:r>
    </w:p>
    <w:p w14:paraId="273448C4" w14:textId="202D6A40" w:rsidR="000760BB" w:rsidRDefault="008446EB" w:rsidP="00001DD2">
      <w:pPr>
        <w:pStyle w:val="NormalBPBHEB"/>
      </w:pPr>
      <w:r w:rsidRPr="008446EB">
        <w:t xml:space="preserve">Amazon </w:t>
      </w:r>
      <w:r w:rsidRPr="004442A3">
        <w:rPr>
          <w:b/>
          <w:bCs/>
        </w:rPr>
        <w:t>Managed Workflows for Apache Airflow</w:t>
      </w:r>
      <w:r w:rsidRPr="008446EB">
        <w:t xml:space="preserve"> (</w:t>
      </w:r>
      <w:r w:rsidRPr="004442A3">
        <w:rPr>
          <w:b/>
          <w:bCs/>
        </w:rPr>
        <w:t>MWAA</w:t>
      </w:r>
      <w:r w:rsidRPr="008446EB">
        <w:t xml:space="preserve">) is a fully managed service that simplifies the orchestration of complex workflows, </w:t>
      </w:r>
      <w:r w:rsidR="00E7634D" w:rsidRPr="008446EB">
        <w:t>cutting</w:t>
      </w:r>
      <w:r w:rsidRPr="008446EB">
        <w:t xml:space="preserve"> the operational overhead of </w:t>
      </w:r>
      <w:r w:rsidRPr="008446EB">
        <w:lastRenderedPageBreak/>
        <w:t xml:space="preserve">managing Apache Airflow environments. This service enhances the scalability and reliability of workflows, making it ideal for orchestrating data-intensive tasks across various cloud resources. </w:t>
      </w:r>
      <w:r w:rsidR="00CC4965" w:rsidRPr="003C09BC">
        <w:rPr>
          <w:i/>
          <w:iCs/>
          <w:rPrChange w:id="51" w:author="Arya" w:date="2025-03-25T14:29:00Z" w16du:dateUtc="2025-03-25T08:59:00Z">
            <w:rPr/>
          </w:rPrChange>
        </w:rPr>
        <w:t xml:space="preserve">Figure </w:t>
      </w:r>
      <w:r w:rsidR="00051233" w:rsidRPr="003C09BC">
        <w:rPr>
          <w:i/>
          <w:iCs/>
          <w:rPrChange w:id="52" w:author="Arya" w:date="2025-03-25T14:29:00Z" w16du:dateUtc="2025-03-25T08:59:00Z">
            <w:rPr/>
          </w:rPrChange>
        </w:rPr>
        <w:t>8.3</w:t>
      </w:r>
      <w:del w:id="53" w:author="Arya" w:date="2025-03-25T14:29:00Z" w16du:dateUtc="2025-03-25T08:59:00Z">
        <w:r w:rsidR="00CC4965" w:rsidRPr="008446EB" w:rsidDel="003C09BC">
          <w:delText xml:space="preserve"> </w:delText>
        </w:r>
        <w:r w:rsidRPr="008446EB" w:rsidDel="003C09BC">
          <w:delText>below</w:delText>
        </w:r>
      </w:del>
      <w:r w:rsidRPr="008446EB">
        <w:t xml:space="preserve"> provides an overview of Amazon MWAA's architecture.</w:t>
      </w:r>
    </w:p>
    <w:p w14:paraId="41856A52" w14:textId="77777777" w:rsidR="00C9455A" w:rsidRDefault="001B0CC2" w:rsidP="004442A3">
      <w:pPr>
        <w:pStyle w:val="FigureBPBHEB"/>
      </w:pPr>
      <w:commentRangeStart w:id="54"/>
      <w:commentRangeStart w:id="55"/>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commentRangeEnd w:id="54"/>
      <w:r w:rsidR="002506D0">
        <w:rPr>
          <w:rStyle w:val="CommentReference"/>
          <w:color w:val="000000" w:themeColor="text1"/>
        </w:rPr>
        <w:commentReference w:id="54"/>
      </w:r>
      <w:commentRangeEnd w:id="55"/>
      <w:r w:rsidR="00CC4965">
        <w:rPr>
          <w:rStyle w:val="CommentReference"/>
          <w:color w:val="000000" w:themeColor="text1"/>
        </w:rPr>
        <w:commentReference w:id="55"/>
      </w:r>
    </w:p>
    <w:p w14:paraId="461F3204" w14:textId="5C312243" w:rsidR="00C96C73" w:rsidRDefault="00C9455A" w:rsidP="004442A3">
      <w:pPr>
        <w:pStyle w:val="FigureCaptionBPBHEB"/>
      </w:pPr>
      <w:r w:rsidRPr="004442A3">
        <w:rPr>
          <w:b/>
          <w:bCs w:val="0"/>
        </w:rPr>
        <w:t>Figure 8.</w:t>
      </w:r>
      <w:r w:rsidRPr="004442A3">
        <w:rPr>
          <w:b/>
          <w:bCs w:val="0"/>
        </w:rPr>
        <w:fldChar w:fldCharType="begin"/>
      </w:r>
      <w:r w:rsidRPr="004442A3">
        <w:rPr>
          <w:b/>
          <w:bCs w:val="0"/>
        </w:rPr>
        <w:instrText xml:space="preserve"> SEQ Figure_8. \* ARABIC </w:instrText>
      </w:r>
      <w:r w:rsidRPr="004442A3">
        <w:rPr>
          <w:b/>
          <w:bCs w:val="0"/>
        </w:rPr>
        <w:fldChar w:fldCharType="separate"/>
      </w:r>
      <w:r w:rsidR="003E5F06" w:rsidRPr="004442A3">
        <w:rPr>
          <w:b/>
          <w:bCs w:val="0"/>
          <w:noProof/>
        </w:rPr>
        <w:t>3</w:t>
      </w:r>
      <w:r w:rsidRPr="004442A3">
        <w:rPr>
          <w:b/>
          <w:bCs w:val="0"/>
        </w:rPr>
        <w:fldChar w:fldCharType="end"/>
      </w:r>
      <w:r w:rsidR="004C1925" w:rsidRPr="004442A3">
        <w:rPr>
          <w:b/>
          <w:bCs w:val="0"/>
        </w:rPr>
        <w:t>:</w:t>
      </w:r>
      <w:r>
        <w:t xml:space="preserve">  </w:t>
      </w:r>
      <w:r w:rsidRPr="000F6CD9">
        <w:t>Amazon Managed Workflows for Apache Airflow Architecture (AWS Documentation)</w:t>
      </w:r>
    </w:p>
    <w:p w14:paraId="519FD011" w14:textId="77777777" w:rsidR="000E4263" w:rsidRPr="000760BB" w:rsidRDefault="000E4263" w:rsidP="00001DD2">
      <w:pPr>
        <w:pStyle w:val="FigureCaptionBPBHEB"/>
      </w:pPr>
    </w:p>
    <w:p w14:paraId="5A8D8EDE" w14:textId="63FC5EC5" w:rsidR="004A498B" w:rsidRPr="004A498B" w:rsidRDefault="004A498B" w:rsidP="004442A3">
      <w:pPr>
        <w:pStyle w:val="Heading3BPBHEB"/>
        <w:spacing w:line="276" w:lineRule="auto"/>
      </w:pPr>
      <w:r w:rsidRPr="004A498B">
        <w:t xml:space="preserve">Key </w:t>
      </w:r>
      <w:r w:rsidR="004C1925">
        <w:t>f</w:t>
      </w:r>
      <w:r w:rsidRPr="004A498B">
        <w:t>eatures</w:t>
      </w:r>
    </w:p>
    <w:p w14:paraId="03AEB16B" w14:textId="5DC7F2A9" w:rsidR="004A498B" w:rsidRPr="004A498B" w:rsidRDefault="004A498B" w:rsidP="00001DD2">
      <w:pPr>
        <w:pStyle w:val="NormalBPBHEB"/>
      </w:pPr>
      <w:r w:rsidRPr="004A498B">
        <w:t xml:space="preserve">Amazon MWAA offers </w:t>
      </w:r>
      <w:r w:rsidR="00E20A69">
        <w:t>different</w:t>
      </w:r>
      <w:r w:rsidRPr="004A498B">
        <w:t xml:space="preserve"> key features that make it a powerful tool for workflow automation </w:t>
      </w:r>
      <w:sdt>
        <w:sdtPr>
          <w:id w:val="-847331692"/>
          <w:citation/>
        </w:sdtPr>
        <w:sdtContent>
          <w:r w:rsidR="00B16274">
            <w:fldChar w:fldCharType="begin"/>
          </w:r>
          <w:r w:rsidR="00B16274">
            <w:instrText xml:space="preserve"> CITATION services2023c \l 1033 </w:instrText>
          </w:r>
          <w:r w:rsidR="00B16274">
            <w:fldChar w:fldCharType="separate"/>
          </w:r>
          <w:r w:rsidR="007152E2" w:rsidRPr="007152E2">
            <w:rPr>
              <w:noProof/>
            </w:rPr>
            <w:t>[12]</w:t>
          </w:r>
          <w:r w:rsidR="00B16274">
            <w:fldChar w:fldCharType="end"/>
          </w:r>
        </w:sdtContent>
      </w:sdt>
      <w:r w:rsidRPr="004A498B">
        <w:t>:</w:t>
      </w:r>
    </w:p>
    <w:p w14:paraId="5FD91662" w14:textId="52486CF2" w:rsidR="004A498B" w:rsidRPr="004A498B" w:rsidRDefault="004A498B" w:rsidP="004442A3">
      <w:pPr>
        <w:pStyle w:val="NormalBPBHEB"/>
        <w:numPr>
          <w:ilvl w:val="0"/>
          <w:numId w:val="85"/>
        </w:numPr>
      </w:pPr>
      <w:r w:rsidRPr="004A498B">
        <w:rPr>
          <w:b/>
          <w:bCs/>
        </w:rPr>
        <w:t xml:space="preserve">Managed </w:t>
      </w:r>
      <w:r w:rsidR="004442A3">
        <w:rPr>
          <w:b/>
          <w:bCs/>
        </w:rPr>
        <w:t>A</w:t>
      </w:r>
      <w:r w:rsidR="00A7448D" w:rsidRPr="004A498B">
        <w:rPr>
          <w:b/>
          <w:bCs/>
        </w:rPr>
        <w:t xml:space="preserve">pache </w:t>
      </w:r>
      <w:r w:rsidR="004442A3">
        <w:rPr>
          <w:b/>
          <w:bCs/>
        </w:rPr>
        <w:t>A</w:t>
      </w:r>
      <w:r w:rsidR="00A7448D" w:rsidRPr="004A498B">
        <w:rPr>
          <w:b/>
          <w:bCs/>
        </w:rPr>
        <w:t>irflow environment</w:t>
      </w:r>
      <w:r w:rsidR="00A7448D" w:rsidRPr="004A498B">
        <w:t xml:space="preserve">: </w:t>
      </w:r>
      <w:r w:rsidRPr="004A498B">
        <w:t>The service provides a fully managed environment, reducing the burden of infrastructure management.</w:t>
      </w:r>
    </w:p>
    <w:p w14:paraId="263C9681" w14:textId="3F884F90" w:rsidR="004A498B" w:rsidRPr="004A498B" w:rsidRDefault="004A498B" w:rsidP="004442A3">
      <w:pPr>
        <w:pStyle w:val="NormalBPBHEB"/>
        <w:numPr>
          <w:ilvl w:val="0"/>
          <w:numId w:val="85"/>
        </w:numPr>
      </w:pPr>
      <w:r w:rsidRPr="004A498B">
        <w:rPr>
          <w:b/>
          <w:bCs/>
        </w:rPr>
        <w:t xml:space="preserve">Scalability and </w:t>
      </w:r>
      <w:r w:rsidR="00A7448D">
        <w:rPr>
          <w:b/>
          <w:bCs/>
        </w:rPr>
        <w:t>r</w:t>
      </w:r>
      <w:r w:rsidRPr="004A498B">
        <w:rPr>
          <w:b/>
          <w:bCs/>
        </w:rPr>
        <w:t>eliability</w:t>
      </w:r>
      <w:r w:rsidRPr="004A498B">
        <w:t>: MWAA automatically scales resources based on workload requirements, ensuring high performance and reliability.</w:t>
      </w:r>
    </w:p>
    <w:p w14:paraId="7D6691BA" w14:textId="6B61245F" w:rsidR="004A498B" w:rsidRPr="004A498B" w:rsidRDefault="004A498B" w:rsidP="004442A3">
      <w:pPr>
        <w:pStyle w:val="NormalBPBHEB"/>
        <w:numPr>
          <w:ilvl w:val="0"/>
          <w:numId w:val="85"/>
        </w:numPr>
      </w:pPr>
      <w:r w:rsidRPr="004A498B">
        <w:rPr>
          <w:b/>
          <w:bCs/>
        </w:rPr>
        <w:t xml:space="preserve">Integration with AWS </w:t>
      </w:r>
      <w:r w:rsidR="00A7448D">
        <w:rPr>
          <w:b/>
          <w:bCs/>
        </w:rPr>
        <w:t>s</w:t>
      </w:r>
      <w:r w:rsidRPr="004A498B">
        <w:rPr>
          <w:b/>
          <w:bCs/>
        </w:rPr>
        <w:t>ervices</w:t>
      </w:r>
      <w:r w:rsidRPr="004A498B">
        <w:t>: Seamless integration with various AWS services allows workflows to interact with cloud resources effectively.</w:t>
      </w:r>
    </w:p>
    <w:p w14:paraId="62F1759E" w14:textId="08BD4148" w:rsidR="004A498B" w:rsidRPr="004442A3" w:rsidRDefault="004A498B" w:rsidP="004442A3">
      <w:pPr>
        <w:pStyle w:val="NormalBPBHEB"/>
        <w:rPr>
          <w:b/>
          <w:bCs/>
        </w:rPr>
      </w:pPr>
      <w:r w:rsidRPr="004442A3">
        <w:rPr>
          <w:b/>
          <w:bCs/>
        </w:rPr>
        <w:t xml:space="preserve">Use </w:t>
      </w:r>
      <w:r w:rsidR="00A7448D" w:rsidRPr="004442A3">
        <w:rPr>
          <w:b/>
          <w:bCs/>
        </w:rPr>
        <w:t>c</w:t>
      </w:r>
      <w:r w:rsidRPr="004442A3">
        <w:rPr>
          <w:b/>
          <w:bCs/>
        </w:rPr>
        <w:t>ases</w:t>
      </w:r>
    </w:p>
    <w:p w14:paraId="643A21B6" w14:textId="77777777" w:rsidR="004A498B" w:rsidRPr="004A498B" w:rsidRDefault="004A498B" w:rsidP="00001DD2">
      <w:pPr>
        <w:pStyle w:val="NormalBPBHEB"/>
      </w:pPr>
      <w:r w:rsidRPr="004A498B">
        <w:t>MWAA is particularly useful for the following use cases:</w:t>
      </w:r>
    </w:p>
    <w:p w14:paraId="252C31DD" w14:textId="25290716" w:rsidR="004A498B" w:rsidRPr="004A498B" w:rsidRDefault="004A498B" w:rsidP="004442A3">
      <w:pPr>
        <w:pStyle w:val="NormalBPBHEB"/>
        <w:numPr>
          <w:ilvl w:val="0"/>
          <w:numId w:val="86"/>
        </w:numPr>
      </w:pPr>
      <w:r w:rsidRPr="004A498B">
        <w:rPr>
          <w:b/>
          <w:bCs/>
        </w:rPr>
        <w:t xml:space="preserve">Data </w:t>
      </w:r>
      <w:r w:rsidR="00A7448D">
        <w:rPr>
          <w:b/>
          <w:bCs/>
        </w:rPr>
        <w:t>p</w:t>
      </w:r>
      <w:r w:rsidRPr="004A498B">
        <w:rPr>
          <w:b/>
          <w:bCs/>
        </w:rPr>
        <w:t xml:space="preserve">rocessing </w:t>
      </w:r>
      <w:r w:rsidR="00A7448D">
        <w:rPr>
          <w:b/>
          <w:bCs/>
        </w:rPr>
        <w:t>p</w:t>
      </w:r>
      <w:r w:rsidRPr="004A498B">
        <w:rPr>
          <w:b/>
          <w:bCs/>
        </w:rPr>
        <w:t>ipelines</w:t>
      </w:r>
      <w:r w:rsidRPr="004A498B">
        <w:t xml:space="preserve">: </w:t>
      </w:r>
      <w:r w:rsidR="009E4BC5">
        <w:t>They</w:t>
      </w:r>
      <w:r w:rsidR="009E4BC5" w:rsidRPr="004A498B">
        <w:t xml:space="preserve"> </w:t>
      </w:r>
      <w:r w:rsidR="0079508F">
        <w:t>help</w:t>
      </w:r>
      <w:r w:rsidR="0079508F" w:rsidRPr="004A498B">
        <w:t xml:space="preserve"> </w:t>
      </w:r>
      <w:r w:rsidRPr="004A498B">
        <w:t xml:space="preserve">automate data workflows across diverse data sources and destinations </w:t>
      </w:r>
      <w:sdt>
        <w:sdtPr>
          <w:id w:val="1036163199"/>
          <w:citation/>
        </w:sdtPr>
        <w:sdtContent>
          <w:r w:rsidR="0015534A">
            <w:fldChar w:fldCharType="begin"/>
          </w:r>
          <w:r w:rsidR="0015534A">
            <w:instrText xml:space="preserve"> CITATION doe2020b \l 1033 </w:instrText>
          </w:r>
          <w:r w:rsidR="0015534A">
            <w:fldChar w:fldCharType="separate"/>
          </w:r>
          <w:r w:rsidR="007152E2" w:rsidRPr="007152E2">
            <w:rPr>
              <w:noProof/>
            </w:rPr>
            <w:t>[13]</w:t>
          </w:r>
          <w:r w:rsidR="0015534A">
            <w:fldChar w:fldCharType="end"/>
          </w:r>
        </w:sdtContent>
      </w:sdt>
      <w:r w:rsidRPr="004A498B">
        <w:t>.</w:t>
      </w:r>
    </w:p>
    <w:p w14:paraId="2B81B098" w14:textId="1B28AFF3" w:rsidR="004A498B" w:rsidRPr="004A498B" w:rsidRDefault="004A498B" w:rsidP="004442A3">
      <w:pPr>
        <w:pStyle w:val="NormalBPBHEB"/>
        <w:numPr>
          <w:ilvl w:val="0"/>
          <w:numId w:val="86"/>
        </w:numPr>
      </w:pPr>
      <w:r w:rsidRPr="004A498B">
        <w:rPr>
          <w:b/>
          <w:bCs/>
        </w:rPr>
        <w:t xml:space="preserve">ETL </w:t>
      </w:r>
      <w:r w:rsidR="00A7448D">
        <w:rPr>
          <w:b/>
          <w:bCs/>
        </w:rPr>
        <w:t>w</w:t>
      </w:r>
      <w:r w:rsidRPr="004A498B">
        <w:rPr>
          <w:b/>
          <w:bCs/>
        </w:rPr>
        <w:t>orkflows</w:t>
      </w:r>
      <w:r w:rsidRPr="004A498B">
        <w:t xml:space="preserve">: MWAA efficiently orchestrates ETL tasks, streamlining data processing for analytics and reporting </w:t>
      </w:r>
      <w:sdt>
        <w:sdtPr>
          <w:id w:val="824552750"/>
          <w:citation/>
        </w:sdtPr>
        <w:sdtContent>
          <w:r w:rsidR="00E11481">
            <w:fldChar w:fldCharType="begin"/>
          </w:r>
          <w:r w:rsidR="00E11481">
            <w:instrText xml:space="preserve"> CITATION services2023c \l 1033 </w:instrText>
          </w:r>
          <w:r w:rsidR="00E11481">
            <w:fldChar w:fldCharType="separate"/>
          </w:r>
          <w:r w:rsidR="007152E2" w:rsidRPr="007152E2">
            <w:rPr>
              <w:noProof/>
            </w:rPr>
            <w:t>[12]</w:t>
          </w:r>
          <w:r w:rsidR="00E11481">
            <w:fldChar w:fldCharType="end"/>
          </w:r>
        </w:sdtContent>
      </w:sdt>
      <w:r w:rsidRPr="004A498B">
        <w:t>.</w:t>
      </w:r>
    </w:p>
    <w:p w14:paraId="296091BC" w14:textId="15FEF602" w:rsidR="004A498B" w:rsidRPr="004A498B" w:rsidRDefault="004A498B" w:rsidP="004442A3">
      <w:pPr>
        <w:pStyle w:val="Heading3BPBHEB"/>
        <w:spacing w:line="276" w:lineRule="auto"/>
      </w:pPr>
      <w:r w:rsidRPr="004A498B">
        <w:t xml:space="preserve">Best </w:t>
      </w:r>
      <w:r w:rsidR="00A7448D">
        <w:t>p</w:t>
      </w:r>
      <w:r w:rsidRPr="004A498B">
        <w:t>ractices</w:t>
      </w:r>
    </w:p>
    <w:p w14:paraId="78C39CF4" w14:textId="6D08F086" w:rsidR="004A498B" w:rsidRPr="004A498B" w:rsidRDefault="004A498B" w:rsidP="00001DD2">
      <w:pPr>
        <w:pStyle w:val="NormalBPBHEB"/>
      </w:pPr>
      <w:r w:rsidRPr="004A498B">
        <w:t xml:space="preserve">To maximize the benefits of Amazon MWAA, follow these best practices </w:t>
      </w:r>
      <w:sdt>
        <w:sdtPr>
          <w:id w:val="938714654"/>
          <w:citation/>
        </w:sdtPr>
        <w:sdtContent>
          <w:r w:rsidR="00C02E1E">
            <w:fldChar w:fldCharType="begin"/>
          </w:r>
          <w:r w:rsidR="00C02E1E">
            <w:instrText xml:space="preserve"> CITATION doe2020b \l 1033 </w:instrText>
          </w:r>
          <w:r w:rsidR="00C02E1E">
            <w:fldChar w:fldCharType="separate"/>
          </w:r>
          <w:r w:rsidR="007152E2" w:rsidRPr="007152E2">
            <w:rPr>
              <w:noProof/>
            </w:rPr>
            <w:t>[13]</w:t>
          </w:r>
          <w:r w:rsidR="00C02E1E">
            <w:fldChar w:fldCharType="end"/>
          </w:r>
        </w:sdtContent>
      </w:sdt>
      <w:r w:rsidRPr="004A498B">
        <w:t>:</w:t>
      </w:r>
    </w:p>
    <w:p w14:paraId="03693DAC" w14:textId="71306518" w:rsidR="004A498B" w:rsidRPr="004A498B" w:rsidRDefault="004A498B" w:rsidP="00001DD2">
      <w:pPr>
        <w:pStyle w:val="NormalBPBHEB"/>
        <w:numPr>
          <w:ilvl w:val="0"/>
          <w:numId w:val="20"/>
        </w:numPr>
      </w:pPr>
      <w:r w:rsidRPr="004A498B">
        <w:rPr>
          <w:b/>
          <w:bCs/>
        </w:rPr>
        <w:lastRenderedPageBreak/>
        <w:t xml:space="preserve">Environment </w:t>
      </w:r>
      <w:r w:rsidR="00A7448D">
        <w:rPr>
          <w:b/>
          <w:bCs/>
        </w:rPr>
        <w:t>c</w:t>
      </w:r>
      <w:r w:rsidRPr="004A498B">
        <w:rPr>
          <w:b/>
          <w:bCs/>
        </w:rPr>
        <w:t>onfiguration</w:t>
      </w:r>
      <w:r w:rsidRPr="004A498B">
        <w:t xml:space="preserve">: Properly configure the Airflow environment to </w:t>
      </w:r>
      <w:r w:rsidR="00E7634D" w:rsidRPr="004A498B">
        <w:t>improve</w:t>
      </w:r>
      <w:r w:rsidRPr="004A498B">
        <w:t xml:space="preserve"> performance and security.</w:t>
      </w:r>
    </w:p>
    <w:p w14:paraId="776F9ADD" w14:textId="37E00147" w:rsidR="004A498B" w:rsidRPr="004A498B" w:rsidRDefault="004A498B" w:rsidP="00001DD2">
      <w:pPr>
        <w:pStyle w:val="NormalBPBHEB"/>
        <w:numPr>
          <w:ilvl w:val="0"/>
          <w:numId w:val="20"/>
        </w:numPr>
      </w:pPr>
      <w:r w:rsidRPr="004A498B">
        <w:rPr>
          <w:b/>
          <w:bCs/>
        </w:rPr>
        <w:t xml:space="preserve">Monitoring and </w:t>
      </w:r>
      <w:r w:rsidR="00A7448D">
        <w:rPr>
          <w:b/>
          <w:bCs/>
        </w:rPr>
        <w:t>l</w:t>
      </w:r>
      <w:r w:rsidRPr="004A498B">
        <w:rPr>
          <w:b/>
          <w:bCs/>
        </w:rPr>
        <w:t>ogging</w:t>
      </w:r>
      <w:r w:rsidRPr="004A498B">
        <w:t xml:space="preserve">: </w:t>
      </w:r>
      <w:r w:rsidR="00C76877">
        <w:t xml:space="preserve">Implement robust monitoring and logging systems to track workflow performance and </w:t>
      </w:r>
      <w:r w:rsidR="00C844D3">
        <w:t>promptly identify issues</w:t>
      </w:r>
      <w:r w:rsidRPr="004A498B">
        <w:t>.</w:t>
      </w:r>
    </w:p>
    <w:p w14:paraId="0F951702" w14:textId="77777777" w:rsidR="004A498B" w:rsidRPr="004A498B" w:rsidRDefault="004A498B" w:rsidP="004442A3">
      <w:pPr>
        <w:pStyle w:val="Heading3BPBHEB"/>
        <w:spacing w:line="276" w:lineRule="auto"/>
      </w:pPr>
      <w:r w:rsidRPr="004A498B">
        <w:t>Considerations</w:t>
      </w:r>
    </w:p>
    <w:p w14:paraId="65A071FB" w14:textId="195182AC" w:rsidR="004A498B" w:rsidRPr="004A498B" w:rsidRDefault="004A498B" w:rsidP="00001DD2">
      <w:pPr>
        <w:pStyle w:val="NormalBPBHEB"/>
      </w:pPr>
      <w:r w:rsidRPr="004A498B">
        <w:t xml:space="preserve">While MWAA offers powerful capabilities, </w:t>
      </w:r>
      <w:r w:rsidR="00F954FE">
        <w:t>distinct factors</w:t>
      </w:r>
      <w:r w:rsidRPr="004A498B">
        <w:t xml:space="preserve"> should be considered for successful implementation:</w:t>
      </w:r>
    </w:p>
    <w:p w14:paraId="5741843F" w14:textId="498CD895" w:rsidR="004A498B" w:rsidRPr="004A498B" w:rsidRDefault="004A498B" w:rsidP="00001DD2">
      <w:pPr>
        <w:pStyle w:val="NormalBPBHEB"/>
        <w:numPr>
          <w:ilvl w:val="0"/>
          <w:numId w:val="21"/>
        </w:numPr>
      </w:pPr>
      <w:r w:rsidRPr="004A498B">
        <w:rPr>
          <w:b/>
          <w:bCs/>
        </w:rPr>
        <w:t xml:space="preserve">Cost </w:t>
      </w:r>
      <w:r w:rsidR="001705EE">
        <w:rPr>
          <w:b/>
          <w:bCs/>
        </w:rPr>
        <w:t>m</w:t>
      </w:r>
      <w:r w:rsidRPr="004A498B">
        <w:rPr>
          <w:b/>
          <w:bCs/>
        </w:rPr>
        <w:t>anagement</w:t>
      </w:r>
      <w:r w:rsidRPr="004A498B">
        <w:t xml:space="preserve">: As workflows scale, </w:t>
      </w:r>
      <w:r w:rsidR="00EE39BE" w:rsidRPr="004A498B">
        <w:t>watch</w:t>
      </w:r>
      <w:r w:rsidRPr="004A498B">
        <w:t xml:space="preserve"> and manage associated costs, particularly when integrating data-intensive services </w:t>
      </w:r>
      <w:sdt>
        <w:sdtPr>
          <w:id w:val="173234622"/>
          <w:citation/>
        </w:sdtPr>
        <w:sdtContent>
          <w:r w:rsidR="00444180">
            <w:fldChar w:fldCharType="begin"/>
          </w:r>
          <w:r w:rsidR="00444180">
            <w:instrText xml:space="preserve"> CITATION services2023c \l 1033 </w:instrText>
          </w:r>
          <w:r w:rsidR="00444180">
            <w:fldChar w:fldCharType="separate"/>
          </w:r>
          <w:r w:rsidR="007152E2" w:rsidRPr="007152E2">
            <w:rPr>
              <w:noProof/>
            </w:rPr>
            <w:t>[12]</w:t>
          </w:r>
          <w:r w:rsidR="00444180">
            <w:fldChar w:fldCharType="end"/>
          </w:r>
        </w:sdtContent>
      </w:sdt>
      <w:r w:rsidRPr="004A498B">
        <w:t>.</w:t>
      </w:r>
    </w:p>
    <w:p w14:paraId="077B4B78" w14:textId="1A064504" w:rsidR="004A498B" w:rsidRPr="004A498B" w:rsidRDefault="004A498B" w:rsidP="00001DD2">
      <w:pPr>
        <w:pStyle w:val="NormalBPBHEB"/>
        <w:numPr>
          <w:ilvl w:val="0"/>
          <w:numId w:val="21"/>
        </w:numPr>
      </w:pPr>
      <w:r w:rsidRPr="004A498B">
        <w:rPr>
          <w:b/>
          <w:bCs/>
        </w:rPr>
        <w:t xml:space="preserve">Security </w:t>
      </w:r>
      <w:r w:rsidR="001705EE">
        <w:rPr>
          <w:b/>
          <w:bCs/>
        </w:rPr>
        <w:t>c</w:t>
      </w:r>
      <w:r w:rsidRPr="004A498B">
        <w:rPr>
          <w:b/>
          <w:bCs/>
        </w:rPr>
        <w:t>onfiguration</w:t>
      </w:r>
      <w:r w:rsidRPr="004A498B">
        <w:t>: Ensure robust security practices, including proper IAM roles, data encryption, and AWS security best practices.</w:t>
      </w:r>
    </w:p>
    <w:p w14:paraId="200AE142" w14:textId="51D8B871" w:rsidR="004A498B" w:rsidRPr="004A498B" w:rsidRDefault="004A498B" w:rsidP="00001DD2">
      <w:pPr>
        <w:pStyle w:val="NormalBPBHEB"/>
        <w:numPr>
          <w:ilvl w:val="0"/>
          <w:numId w:val="21"/>
        </w:numPr>
      </w:pPr>
      <w:r w:rsidRPr="004A498B">
        <w:rPr>
          <w:b/>
          <w:bCs/>
        </w:rPr>
        <w:t xml:space="preserve">Performance </w:t>
      </w:r>
      <w:r w:rsidR="001705EE">
        <w:rPr>
          <w:b/>
          <w:bCs/>
        </w:rPr>
        <w:t>o</w:t>
      </w:r>
      <w:r w:rsidRPr="004A498B">
        <w:rPr>
          <w:b/>
          <w:bCs/>
        </w:rPr>
        <w:t>ptimization</w:t>
      </w:r>
      <w:r w:rsidRPr="004A498B">
        <w:t xml:space="preserve">: Tune task concurrency, use spot </w:t>
      </w:r>
      <w:r w:rsidR="007A04D0">
        <w:t>instances</w:t>
      </w:r>
      <w:r w:rsidR="005E28C7">
        <w:t>,</w:t>
      </w:r>
      <w:r w:rsidR="007A04D0">
        <w:t xml:space="preserve"> and </w:t>
      </w:r>
      <w:r w:rsidR="00C76877">
        <w:t xml:space="preserve">select the </w:t>
      </w:r>
      <w:r w:rsidR="007A04D0">
        <w:t>correct</w:t>
      </w:r>
      <w:r w:rsidR="007A04D0" w:rsidRPr="004A498B">
        <w:t xml:space="preserve"> </w:t>
      </w:r>
      <w:r w:rsidR="00EE39BE" w:rsidRPr="004A498B">
        <w:t>instance</w:t>
      </w:r>
      <w:r w:rsidRPr="004A498B">
        <w:t xml:space="preserve"> types to enhance performance and reduce costs.</w:t>
      </w:r>
    </w:p>
    <w:p w14:paraId="5C707053" w14:textId="730206F1" w:rsidR="004A498B" w:rsidRPr="004A498B" w:rsidRDefault="004A498B" w:rsidP="00001DD2">
      <w:pPr>
        <w:pStyle w:val="NormalBPBHEB"/>
        <w:numPr>
          <w:ilvl w:val="0"/>
          <w:numId w:val="21"/>
        </w:numPr>
      </w:pPr>
      <w:r w:rsidRPr="004A498B">
        <w:rPr>
          <w:b/>
          <w:bCs/>
        </w:rPr>
        <w:t xml:space="preserve">Dependency </w:t>
      </w:r>
      <w:r w:rsidR="001705EE">
        <w:rPr>
          <w:b/>
          <w:bCs/>
        </w:rPr>
        <w:t>m</w:t>
      </w:r>
      <w:r w:rsidRPr="004A498B">
        <w:rPr>
          <w:b/>
          <w:bCs/>
        </w:rPr>
        <w:t>anagement</w:t>
      </w:r>
      <w:r w:rsidRPr="004A498B">
        <w:t>: Manage dependencies effectively by utilizing MWAA’s support for Python packages, ensuring they are up-to-date and compatible.</w:t>
      </w:r>
    </w:p>
    <w:p w14:paraId="609207B4" w14:textId="1B9E56B7" w:rsidR="004A498B" w:rsidRPr="004A498B" w:rsidRDefault="004A498B" w:rsidP="00001DD2">
      <w:pPr>
        <w:pStyle w:val="NormalBPBHEB"/>
        <w:numPr>
          <w:ilvl w:val="0"/>
          <w:numId w:val="21"/>
        </w:numPr>
      </w:pPr>
      <w:r w:rsidRPr="004A498B">
        <w:rPr>
          <w:b/>
          <w:bCs/>
        </w:rPr>
        <w:t xml:space="preserve">Compliance and </w:t>
      </w:r>
      <w:r w:rsidR="001705EE">
        <w:rPr>
          <w:b/>
          <w:bCs/>
        </w:rPr>
        <w:t>g</w:t>
      </w:r>
      <w:r w:rsidRPr="004A498B">
        <w:rPr>
          <w:b/>
          <w:bCs/>
        </w:rPr>
        <w:t>overnance</w:t>
      </w:r>
      <w:r w:rsidRPr="004A498B">
        <w:t xml:space="preserve">: </w:t>
      </w:r>
      <w:r w:rsidR="007A04D0">
        <w:t xml:space="preserve">Ensure the utilization of tools like AWS CloudTrail for </w:t>
      </w:r>
      <w:r w:rsidR="0028733A">
        <w:t>, auditing,</w:t>
      </w:r>
      <w:r w:rsidR="007A04D0">
        <w:t xml:space="preserve"> </w:t>
      </w:r>
      <w:r w:rsidR="00F102CD">
        <w:t>and logging</w:t>
      </w:r>
      <w:r w:rsidR="005E28C7">
        <w:t xml:space="preserve"> and</w:t>
      </w:r>
      <w:r w:rsidR="007A04D0">
        <w:t xml:space="preserve"> verify</w:t>
      </w:r>
      <w:r w:rsidR="00C76877">
        <w:t xml:space="preserve"> that</w:t>
      </w:r>
      <w:r w:rsidRPr="004A498B">
        <w:t xml:space="preserve"> workflows adhere to relevant standards.</w:t>
      </w:r>
    </w:p>
    <w:p w14:paraId="5D3E5F47" w14:textId="08689E7D" w:rsidR="004A498B" w:rsidRPr="004A498B" w:rsidRDefault="004A498B" w:rsidP="00001DD2">
      <w:pPr>
        <w:pStyle w:val="NormalBPBHEB"/>
        <w:numPr>
          <w:ilvl w:val="0"/>
          <w:numId w:val="21"/>
        </w:numPr>
      </w:pPr>
      <w:r w:rsidRPr="004A498B">
        <w:rPr>
          <w:b/>
          <w:bCs/>
        </w:rPr>
        <w:t xml:space="preserve">Backup and </w:t>
      </w:r>
      <w:r w:rsidR="001705EE">
        <w:rPr>
          <w:b/>
          <w:bCs/>
        </w:rPr>
        <w:t>r</w:t>
      </w:r>
      <w:r w:rsidRPr="004A498B">
        <w:rPr>
          <w:b/>
          <w:bCs/>
        </w:rPr>
        <w:t>ecovery</w:t>
      </w:r>
      <w:r w:rsidRPr="004A498B">
        <w:t xml:space="preserve">: Implement reliable backup strategies, using services like Amazon S3 for workflow definitions and regularly </w:t>
      </w:r>
      <w:r w:rsidR="00862417" w:rsidRPr="004A498B">
        <w:t>evaluate</w:t>
      </w:r>
      <w:r w:rsidRPr="004A498B">
        <w:t xml:space="preserve"> recovery procedures.</w:t>
      </w:r>
    </w:p>
    <w:p w14:paraId="3CDA0D4C" w14:textId="3094D8B5" w:rsidR="004A498B" w:rsidRPr="004A498B" w:rsidRDefault="004A498B" w:rsidP="00001DD2">
      <w:pPr>
        <w:pStyle w:val="NormalBPBHEB"/>
        <w:numPr>
          <w:ilvl w:val="0"/>
          <w:numId w:val="21"/>
        </w:numPr>
      </w:pPr>
      <w:r w:rsidRPr="004A498B">
        <w:rPr>
          <w:b/>
          <w:bCs/>
        </w:rPr>
        <w:t xml:space="preserve">CI/CD </w:t>
      </w:r>
      <w:r w:rsidR="001705EE">
        <w:rPr>
          <w:b/>
          <w:bCs/>
        </w:rPr>
        <w:t>i</w:t>
      </w:r>
      <w:r w:rsidRPr="004A498B">
        <w:rPr>
          <w:b/>
          <w:bCs/>
        </w:rPr>
        <w:t>ntegration</w:t>
      </w:r>
      <w:r w:rsidRPr="004A498B">
        <w:t>: Incorporate MWAA workflows into CI/CD pipelines to ensure consistency and reliability across environments.</w:t>
      </w:r>
    </w:p>
    <w:p w14:paraId="143CE2AC" w14:textId="73AE3823" w:rsidR="004A498B" w:rsidRPr="004A498B" w:rsidRDefault="004A498B" w:rsidP="00001DD2">
      <w:pPr>
        <w:pStyle w:val="NormalBPBHEB"/>
        <w:numPr>
          <w:ilvl w:val="0"/>
          <w:numId w:val="21"/>
        </w:numPr>
      </w:pPr>
      <w:r w:rsidRPr="004A498B">
        <w:rPr>
          <w:b/>
          <w:bCs/>
        </w:rPr>
        <w:t>Monitoring</w:t>
      </w:r>
      <w:r w:rsidR="001705EE" w:rsidRPr="004A498B">
        <w:rPr>
          <w:b/>
          <w:bCs/>
        </w:rPr>
        <w:t>, alerts, and notifications</w:t>
      </w:r>
      <w:r w:rsidRPr="004A498B">
        <w:t xml:space="preserve">: Set up CloudWatch metrics, alarms, and notifications to </w:t>
      </w:r>
      <w:r w:rsidR="00EE39BE" w:rsidRPr="004A498B">
        <w:t>watch</w:t>
      </w:r>
      <w:r w:rsidRPr="004A498B">
        <w:t xml:space="preserve"> workflow execution and system performance.</w:t>
      </w:r>
    </w:p>
    <w:p w14:paraId="7ED08D96" w14:textId="09997102" w:rsidR="004A498B" w:rsidRPr="004A498B" w:rsidRDefault="004A498B" w:rsidP="00001DD2">
      <w:pPr>
        <w:pStyle w:val="NormalBPBHEB"/>
        <w:numPr>
          <w:ilvl w:val="0"/>
          <w:numId w:val="21"/>
        </w:numPr>
      </w:pPr>
      <w:r w:rsidRPr="004A498B">
        <w:rPr>
          <w:b/>
          <w:bCs/>
        </w:rPr>
        <w:t xml:space="preserve">Data </w:t>
      </w:r>
      <w:r w:rsidR="00C76877">
        <w:rPr>
          <w:b/>
          <w:bCs/>
        </w:rPr>
        <w:t xml:space="preserve">Privacy: </w:t>
      </w:r>
      <w:r w:rsidR="00C76877" w:rsidRPr="00C844D3">
        <w:t>Ensure data handling practices comply with privacy regulations, such as</w:t>
      </w:r>
      <w:r w:rsidR="00C76877">
        <w:rPr>
          <w:b/>
          <w:bCs/>
        </w:rPr>
        <w:t xml:space="preserve"> GDPR </w:t>
      </w:r>
      <w:r w:rsidR="00C76877" w:rsidRPr="00C844D3">
        <w:t>and</w:t>
      </w:r>
      <w:r w:rsidR="00C76877">
        <w:rPr>
          <w:b/>
          <w:bCs/>
        </w:rPr>
        <w:t xml:space="preserve"> CCPA, </w:t>
      </w:r>
      <w:r w:rsidR="00C76877" w:rsidRPr="00C844D3">
        <w:t>particularly when handling</w:t>
      </w:r>
      <w:r w:rsidRPr="004A498B">
        <w:t xml:space="preserve"> sensitive data.</w:t>
      </w:r>
    </w:p>
    <w:p w14:paraId="21D4C109" w14:textId="59482710" w:rsidR="004A498B" w:rsidRPr="004A498B" w:rsidRDefault="004A498B" w:rsidP="00001DD2">
      <w:pPr>
        <w:pStyle w:val="NormalBPBHEB"/>
        <w:numPr>
          <w:ilvl w:val="0"/>
          <w:numId w:val="21"/>
        </w:numPr>
      </w:pPr>
      <w:r w:rsidRPr="004A498B">
        <w:rPr>
          <w:b/>
          <w:bCs/>
        </w:rPr>
        <w:t xml:space="preserve">Training and </w:t>
      </w:r>
      <w:r w:rsidR="00F84565">
        <w:rPr>
          <w:b/>
          <w:bCs/>
        </w:rPr>
        <w:t>d</w:t>
      </w:r>
      <w:r w:rsidRPr="004A498B">
        <w:rPr>
          <w:b/>
          <w:bCs/>
        </w:rPr>
        <w:t>ocumentation</w:t>
      </w:r>
      <w:r w:rsidRPr="004A498B">
        <w:t xml:space="preserve">: Provide comprehensive training and operational documentation to ensure </w:t>
      </w:r>
      <w:r w:rsidR="00C76877">
        <w:t xml:space="preserve">the </w:t>
      </w:r>
      <w:r w:rsidRPr="004A498B">
        <w:t>effective use and maintenance of MWAA.</w:t>
      </w:r>
    </w:p>
    <w:p w14:paraId="79FE2E63" w14:textId="2741E3A4" w:rsidR="004A498B" w:rsidRPr="004A498B" w:rsidRDefault="004A498B" w:rsidP="00001DD2">
      <w:pPr>
        <w:pStyle w:val="NormalBPBHEB"/>
        <w:numPr>
          <w:ilvl w:val="0"/>
          <w:numId w:val="21"/>
        </w:numPr>
      </w:pPr>
      <w:r w:rsidRPr="004A498B">
        <w:rPr>
          <w:b/>
          <w:bCs/>
        </w:rPr>
        <w:t xml:space="preserve">Vendor </w:t>
      </w:r>
      <w:r w:rsidR="00F84565">
        <w:rPr>
          <w:b/>
          <w:bCs/>
        </w:rPr>
        <w:t>l</w:t>
      </w:r>
      <w:r w:rsidRPr="004A498B">
        <w:rPr>
          <w:b/>
          <w:bCs/>
        </w:rPr>
        <w:t>ock-</w:t>
      </w:r>
      <w:r w:rsidR="00F84565">
        <w:rPr>
          <w:b/>
          <w:bCs/>
        </w:rPr>
        <w:t>i</w:t>
      </w:r>
      <w:r w:rsidRPr="004A498B">
        <w:rPr>
          <w:b/>
          <w:bCs/>
        </w:rPr>
        <w:t xml:space="preserve">n and </w:t>
      </w:r>
      <w:r w:rsidR="00F84565">
        <w:rPr>
          <w:b/>
          <w:bCs/>
        </w:rPr>
        <w:t>p</w:t>
      </w:r>
      <w:r w:rsidRPr="004A498B">
        <w:rPr>
          <w:b/>
          <w:bCs/>
        </w:rPr>
        <w:t>ortability</w:t>
      </w:r>
      <w:r w:rsidRPr="004A498B">
        <w:t xml:space="preserve">: Consider the implications of vendor lock-in and </w:t>
      </w:r>
      <w:r w:rsidR="005E28C7">
        <w:t>utilize infrastructure-as-code tools, such as AWS CloudFormation,</w:t>
      </w:r>
      <w:r w:rsidRPr="004A498B">
        <w:t xml:space="preserve"> to mitigate portability concerns.</w:t>
      </w:r>
    </w:p>
    <w:p w14:paraId="2CEDE5A3" w14:textId="090E360F" w:rsidR="000760BB" w:rsidRPr="000760BB" w:rsidRDefault="000760BB" w:rsidP="004442A3">
      <w:pPr>
        <w:pStyle w:val="Heading2BPBHEB"/>
      </w:pPr>
      <w:r w:rsidRPr="000760BB">
        <w:t>Amazon MQ</w:t>
      </w:r>
    </w:p>
    <w:p w14:paraId="4B37DF7D" w14:textId="052411C6" w:rsidR="00EA0D76" w:rsidRPr="00EA0D76" w:rsidRDefault="00EA0D76" w:rsidP="00001DD2">
      <w:pPr>
        <w:pStyle w:val="NormalBPBHEB"/>
      </w:pPr>
      <w:r w:rsidRPr="00EA0D76">
        <w:t xml:space="preserve">Amazon MQ is a fully managed message broker service that simplifies the deployment and maintenance of popular messaging systems. This service supports multiple messaging protocols, </w:t>
      </w:r>
      <w:r w:rsidR="0064695B">
        <w:t>including MQTT, AMQP, and STOMP</w:t>
      </w:r>
      <w:r w:rsidR="005E28C7">
        <w:t>,</w:t>
      </w:r>
      <w:r w:rsidR="00F81A1F">
        <w:t xml:space="preserve"> ensuring high compatibility</w:t>
      </w:r>
      <w:r w:rsidRPr="00EA0D76">
        <w:t xml:space="preserve"> with a wide range of applications and systems. By offering a managed infrastructure, Amazon MQ </w:t>
      </w:r>
      <w:r w:rsidRPr="00EA0D76">
        <w:lastRenderedPageBreak/>
        <w:t>reduces the operational complexity typically associated with running messaging systems, allowing developers to focus on application logic.</w:t>
      </w:r>
    </w:p>
    <w:p w14:paraId="39859182" w14:textId="5A658A4A" w:rsidR="00EA0D76" w:rsidRPr="00EA0D76" w:rsidRDefault="00EA0D76" w:rsidP="004442A3">
      <w:pPr>
        <w:pStyle w:val="Heading3BPBHEB"/>
        <w:spacing w:line="276" w:lineRule="auto"/>
      </w:pPr>
      <w:r w:rsidRPr="00EA0D76">
        <w:t xml:space="preserve">Key </w:t>
      </w:r>
      <w:r w:rsidR="00A31B40">
        <w:t>f</w:t>
      </w:r>
      <w:r w:rsidRPr="00EA0D76">
        <w:t>eatures</w:t>
      </w:r>
    </w:p>
    <w:p w14:paraId="542BEC8F" w14:textId="7522AA79" w:rsidR="00EA0D76" w:rsidRPr="00EA0D76" w:rsidRDefault="00EA0D76" w:rsidP="00001DD2">
      <w:pPr>
        <w:pStyle w:val="NormalBPBHEB"/>
      </w:pPr>
      <w:r w:rsidRPr="00EA0D76">
        <w:t>The key features of Amazon MQ include</w:t>
      </w:r>
      <w:sdt>
        <w:sdtPr>
          <w:id w:val="-607817831"/>
          <w:citation/>
        </w:sdtPr>
        <w:sdtContent>
          <w:r w:rsidR="002936AE">
            <w:fldChar w:fldCharType="begin"/>
          </w:r>
          <w:r w:rsidR="002936AE">
            <w:instrText xml:space="preserve"> CITATION services2023d \l 1033 </w:instrText>
          </w:r>
          <w:r w:rsidR="002936AE">
            <w:fldChar w:fldCharType="separate"/>
          </w:r>
          <w:r w:rsidR="007152E2">
            <w:rPr>
              <w:noProof/>
            </w:rPr>
            <w:t xml:space="preserve"> </w:t>
          </w:r>
          <w:r w:rsidR="007152E2" w:rsidRPr="007152E2">
            <w:rPr>
              <w:noProof/>
            </w:rPr>
            <w:t>[14]</w:t>
          </w:r>
          <w:r w:rsidR="002936AE">
            <w:fldChar w:fldCharType="end"/>
          </w:r>
        </w:sdtContent>
      </w:sdt>
      <w:r w:rsidRPr="00EA0D76">
        <w:t>:</w:t>
      </w:r>
    </w:p>
    <w:p w14:paraId="341F1CF7" w14:textId="41F027FB" w:rsidR="00EA0D76" w:rsidRPr="00EA0D76" w:rsidRDefault="00B52D6D" w:rsidP="004442A3">
      <w:pPr>
        <w:pStyle w:val="NormalBPBHEB"/>
        <w:numPr>
          <w:ilvl w:val="0"/>
          <w:numId w:val="87"/>
        </w:numPr>
      </w:pPr>
      <w:r>
        <w:rPr>
          <w:b/>
          <w:bCs/>
        </w:rPr>
        <w:t>Industry-standard compatibility: Amazon MQ supports various messaging protocols, including</w:t>
      </w:r>
      <w:r w:rsidR="00EA0D76" w:rsidRPr="00EA0D76">
        <w:t xml:space="preserve"> MQTT, AMQP, and STOMP, ensuring seamless integration with different systems and applications.</w:t>
      </w:r>
    </w:p>
    <w:p w14:paraId="28A7029A" w14:textId="0477241C" w:rsidR="00EA0D76" w:rsidRPr="00EA0D76" w:rsidRDefault="00EA0D76" w:rsidP="004442A3">
      <w:pPr>
        <w:pStyle w:val="NormalBPBHEB"/>
        <w:numPr>
          <w:ilvl w:val="0"/>
          <w:numId w:val="87"/>
        </w:numPr>
      </w:pPr>
      <w:r w:rsidRPr="00EA0D76">
        <w:rPr>
          <w:b/>
          <w:bCs/>
        </w:rPr>
        <w:t xml:space="preserve">Managed </w:t>
      </w:r>
      <w:r w:rsidR="00A31B40">
        <w:rPr>
          <w:b/>
          <w:bCs/>
        </w:rPr>
        <w:t>b</w:t>
      </w:r>
      <w:r w:rsidRPr="00EA0D76">
        <w:rPr>
          <w:b/>
          <w:bCs/>
        </w:rPr>
        <w:t>roker</w:t>
      </w:r>
      <w:r w:rsidRPr="00EA0D76">
        <w:t xml:space="preserve">: It provides a fully managed message broker, minimizing the operational overhead of </w:t>
      </w:r>
      <w:r w:rsidR="00EE39BE" w:rsidRPr="00EA0D76">
        <w:t>keeping</w:t>
      </w:r>
      <w:r w:rsidRPr="00EA0D76">
        <w:t xml:space="preserve"> the infrastructure and scaling the messaging system.</w:t>
      </w:r>
    </w:p>
    <w:p w14:paraId="2A1BA3BD" w14:textId="69B0F6E0" w:rsidR="00EA0D76" w:rsidRPr="004442A3" w:rsidRDefault="00EA0D76" w:rsidP="00EC6AAA">
      <w:pPr>
        <w:pStyle w:val="NormalBPBHEB"/>
        <w:rPr>
          <w:b/>
          <w:bCs/>
        </w:rPr>
      </w:pPr>
      <w:r w:rsidRPr="004442A3">
        <w:rPr>
          <w:b/>
          <w:bCs/>
        </w:rPr>
        <w:t xml:space="preserve">Use </w:t>
      </w:r>
      <w:r w:rsidR="003A0EEF" w:rsidRPr="004442A3">
        <w:rPr>
          <w:b/>
          <w:bCs/>
        </w:rPr>
        <w:t>c</w:t>
      </w:r>
      <w:r w:rsidRPr="004442A3">
        <w:rPr>
          <w:b/>
          <w:bCs/>
        </w:rPr>
        <w:t>ases</w:t>
      </w:r>
    </w:p>
    <w:p w14:paraId="016562AE" w14:textId="77777777" w:rsidR="00EA0D76" w:rsidRPr="00EA0D76" w:rsidRDefault="00EA0D76" w:rsidP="00001DD2">
      <w:pPr>
        <w:pStyle w:val="NormalBPBHEB"/>
      </w:pPr>
      <w:r w:rsidRPr="00EA0D76">
        <w:t>Amazon MQ excels in the following use cases:</w:t>
      </w:r>
    </w:p>
    <w:p w14:paraId="29875899" w14:textId="001757D2" w:rsidR="00EA0D76" w:rsidRPr="00EA0D76" w:rsidRDefault="00EA0D76" w:rsidP="004442A3">
      <w:pPr>
        <w:pStyle w:val="NormalBPBHEB"/>
        <w:numPr>
          <w:ilvl w:val="0"/>
          <w:numId w:val="88"/>
        </w:numPr>
      </w:pPr>
      <w:r w:rsidRPr="00EA0D76">
        <w:rPr>
          <w:b/>
          <w:bCs/>
        </w:rPr>
        <w:t xml:space="preserve">Decoupled </w:t>
      </w:r>
      <w:r w:rsidR="003A0EEF">
        <w:rPr>
          <w:b/>
          <w:bCs/>
        </w:rPr>
        <w:t>m</w:t>
      </w:r>
      <w:r w:rsidRPr="00EA0D76">
        <w:rPr>
          <w:b/>
          <w:bCs/>
        </w:rPr>
        <w:t xml:space="preserve">icroservices </w:t>
      </w:r>
      <w:r w:rsidR="003A0EEF">
        <w:rPr>
          <w:b/>
          <w:bCs/>
        </w:rPr>
        <w:t>c</w:t>
      </w:r>
      <w:r w:rsidRPr="00EA0D76">
        <w:rPr>
          <w:b/>
          <w:bCs/>
        </w:rPr>
        <w:t>ommunication</w:t>
      </w:r>
      <w:r w:rsidRPr="00EA0D76">
        <w:t xml:space="preserve">: It </w:t>
      </w:r>
      <w:r w:rsidR="0042592C" w:rsidRPr="00EA0D76">
        <w:t>helps</w:t>
      </w:r>
      <w:r w:rsidRPr="00EA0D76">
        <w:t xml:space="preserve"> communication between microservices in a decoupled manner, enhancing scalability and flexibility in microservices architectures </w:t>
      </w:r>
      <w:sdt>
        <w:sdtPr>
          <w:id w:val="-1146196995"/>
          <w:citation/>
        </w:sdtPr>
        <w:sdtContent>
          <w:r w:rsidR="00301E5D">
            <w:fldChar w:fldCharType="begin"/>
          </w:r>
          <w:r w:rsidR="00301E5D">
            <w:instrText xml:space="preserve"> CITATION doe2019b \l 1033 </w:instrText>
          </w:r>
          <w:r w:rsidR="00301E5D">
            <w:fldChar w:fldCharType="separate"/>
          </w:r>
          <w:r w:rsidR="007152E2" w:rsidRPr="007152E2">
            <w:rPr>
              <w:noProof/>
            </w:rPr>
            <w:t>[15]</w:t>
          </w:r>
          <w:r w:rsidR="00301E5D">
            <w:fldChar w:fldCharType="end"/>
          </w:r>
        </w:sdtContent>
      </w:sdt>
      <w:r w:rsidRPr="00EA0D76">
        <w:t>.</w:t>
      </w:r>
    </w:p>
    <w:p w14:paraId="485E9F94" w14:textId="08B89131" w:rsidR="00EA0D76" w:rsidRPr="00EA0D76" w:rsidRDefault="00EA0D76" w:rsidP="004442A3">
      <w:pPr>
        <w:pStyle w:val="NormalBPBHEB"/>
        <w:numPr>
          <w:ilvl w:val="0"/>
          <w:numId w:val="88"/>
        </w:numPr>
      </w:pPr>
      <w:r w:rsidRPr="00EA0D76">
        <w:rPr>
          <w:b/>
          <w:bCs/>
        </w:rPr>
        <w:t>Event-</w:t>
      </w:r>
      <w:r w:rsidR="003A0EEF">
        <w:rPr>
          <w:b/>
          <w:bCs/>
        </w:rPr>
        <w:t>d</w:t>
      </w:r>
      <w:r w:rsidRPr="00EA0D76">
        <w:rPr>
          <w:b/>
          <w:bCs/>
        </w:rPr>
        <w:t xml:space="preserve">riven </w:t>
      </w:r>
      <w:r w:rsidR="00A53F7C">
        <w:rPr>
          <w:b/>
          <w:bCs/>
        </w:rPr>
        <w:t>a</w:t>
      </w:r>
      <w:r w:rsidR="00A53F7C" w:rsidRPr="00EA0D76">
        <w:rPr>
          <w:b/>
          <w:bCs/>
        </w:rPr>
        <w:t>rchitecture</w:t>
      </w:r>
      <w:r w:rsidRPr="00EA0D76">
        <w:t>: Amazon MQ supports building reliable event-driven architectures by enabling applications to respond to events and messages in a scalable, efficient way</w:t>
      </w:r>
      <w:sdt>
        <w:sdtPr>
          <w:id w:val="1452667015"/>
          <w:citation/>
        </w:sdtPr>
        <w:sdtContent>
          <w:r w:rsidR="00A12809">
            <w:fldChar w:fldCharType="begin"/>
          </w:r>
          <w:r w:rsidR="00A12809">
            <w:instrText xml:space="preserve"> CITATION services2023d \l 1033 </w:instrText>
          </w:r>
          <w:r w:rsidR="00A12809">
            <w:fldChar w:fldCharType="separate"/>
          </w:r>
          <w:r w:rsidR="007152E2">
            <w:rPr>
              <w:noProof/>
            </w:rPr>
            <w:t xml:space="preserve"> </w:t>
          </w:r>
          <w:r w:rsidR="007152E2" w:rsidRPr="007152E2">
            <w:rPr>
              <w:noProof/>
            </w:rPr>
            <w:t>[14]</w:t>
          </w:r>
          <w:r w:rsidR="00A12809">
            <w:fldChar w:fldCharType="end"/>
          </w:r>
        </w:sdtContent>
      </w:sdt>
      <w:r w:rsidRPr="00EA0D76">
        <w:t>.</w:t>
      </w:r>
    </w:p>
    <w:p w14:paraId="711CC65E" w14:textId="0B955026" w:rsidR="00EA0D76" w:rsidRPr="00EA0D76" w:rsidRDefault="00EA0D76" w:rsidP="004442A3">
      <w:pPr>
        <w:pStyle w:val="Heading3BPBHEB"/>
        <w:spacing w:line="276" w:lineRule="auto"/>
      </w:pPr>
      <w:r w:rsidRPr="00EA0D76">
        <w:t xml:space="preserve">Best </w:t>
      </w:r>
      <w:r w:rsidR="00B36B4B">
        <w:t>p</w:t>
      </w:r>
      <w:r w:rsidRPr="00EA0D76">
        <w:t>ractices</w:t>
      </w:r>
    </w:p>
    <w:p w14:paraId="77F30552" w14:textId="61B9C738" w:rsidR="00EA0D76" w:rsidRPr="00EA0D76" w:rsidRDefault="00EA0D76" w:rsidP="00001DD2">
      <w:pPr>
        <w:pStyle w:val="NormalBPBHEB"/>
      </w:pPr>
      <w:r w:rsidRPr="00EA0D76">
        <w:t xml:space="preserve">To </w:t>
      </w:r>
      <w:r w:rsidR="0042592C" w:rsidRPr="00EA0D76">
        <w:t>improve</w:t>
      </w:r>
      <w:r w:rsidRPr="00EA0D76">
        <w:t xml:space="preserve"> the use of Amazon MQ, the following best practices should be implemented:</w:t>
      </w:r>
    </w:p>
    <w:p w14:paraId="412020B0" w14:textId="2539B8A5" w:rsidR="00EA0D76" w:rsidRPr="00EA0D76" w:rsidRDefault="00EA0D76" w:rsidP="00001DD2">
      <w:pPr>
        <w:pStyle w:val="NormalBPBHEB"/>
        <w:numPr>
          <w:ilvl w:val="0"/>
          <w:numId w:val="24"/>
        </w:numPr>
      </w:pPr>
      <w:r w:rsidRPr="00EA0D76">
        <w:rPr>
          <w:b/>
          <w:bCs/>
        </w:rPr>
        <w:t xml:space="preserve">Secure </w:t>
      </w:r>
      <w:r w:rsidR="00164EE9">
        <w:rPr>
          <w:b/>
          <w:bCs/>
        </w:rPr>
        <w:t>c</w:t>
      </w:r>
      <w:r w:rsidRPr="00EA0D76">
        <w:rPr>
          <w:b/>
          <w:bCs/>
        </w:rPr>
        <w:t>onfiguration</w:t>
      </w:r>
      <w:r w:rsidRPr="00EA0D76">
        <w:t>: Secure the service by using IAM roles, encryption, and access control mechanisms to protect sensitive data</w:t>
      </w:r>
      <w:sdt>
        <w:sdtPr>
          <w:id w:val="-1515835219"/>
          <w:citation/>
        </w:sdtPr>
        <w:sdtContent>
          <w:r w:rsidR="00A12809">
            <w:fldChar w:fldCharType="begin"/>
          </w:r>
          <w:r w:rsidR="00A12809">
            <w:instrText xml:space="preserve"> CITATION services2023d \l 1033 </w:instrText>
          </w:r>
          <w:r w:rsidR="00A12809">
            <w:fldChar w:fldCharType="separate"/>
          </w:r>
          <w:r w:rsidR="007152E2">
            <w:rPr>
              <w:noProof/>
            </w:rPr>
            <w:t xml:space="preserve"> </w:t>
          </w:r>
          <w:r w:rsidR="007152E2" w:rsidRPr="007152E2">
            <w:rPr>
              <w:noProof/>
            </w:rPr>
            <w:t>[14]</w:t>
          </w:r>
          <w:r w:rsidR="00A12809">
            <w:fldChar w:fldCharType="end"/>
          </w:r>
        </w:sdtContent>
      </w:sdt>
      <w:r w:rsidRPr="00EA0D76">
        <w:t>.</w:t>
      </w:r>
    </w:p>
    <w:p w14:paraId="0892CA32" w14:textId="5830E110" w:rsidR="00EA0D76" w:rsidRPr="00EA0D76" w:rsidRDefault="00EA0D76" w:rsidP="00001DD2">
      <w:pPr>
        <w:pStyle w:val="NormalBPBHEB"/>
        <w:numPr>
          <w:ilvl w:val="0"/>
          <w:numId w:val="24"/>
        </w:numPr>
      </w:pPr>
      <w:r w:rsidRPr="00EA0D76">
        <w:rPr>
          <w:b/>
          <w:bCs/>
        </w:rPr>
        <w:t xml:space="preserve">Scalability </w:t>
      </w:r>
      <w:r w:rsidR="00164EE9">
        <w:rPr>
          <w:b/>
          <w:bCs/>
        </w:rPr>
        <w:t>p</w:t>
      </w:r>
      <w:r w:rsidRPr="00EA0D76">
        <w:rPr>
          <w:b/>
          <w:bCs/>
        </w:rPr>
        <w:t>lanning</w:t>
      </w:r>
      <w:r w:rsidRPr="00EA0D76">
        <w:t xml:space="preserve">: Choose </w:t>
      </w:r>
      <w:r w:rsidR="00601CFB">
        <w:t xml:space="preserve">the </w:t>
      </w:r>
      <w:r w:rsidR="004269DE">
        <w:t>correct</w:t>
      </w:r>
      <w:r w:rsidR="004269DE" w:rsidRPr="00EA0D76">
        <w:t xml:space="preserve"> </w:t>
      </w:r>
      <w:r w:rsidR="0042592C" w:rsidRPr="00EA0D76">
        <w:t>instance</w:t>
      </w:r>
      <w:r w:rsidRPr="00EA0D76">
        <w:t xml:space="preserve"> types and configure resources based on expected message throughput and processing needs to ensure </w:t>
      </w:r>
      <w:r w:rsidR="00601CFB">
        <w:t xml:space="preserve">the </w:t>
      </w:r>
      <w:r w:rsidR="000F660C" w:rsidRPr="00EA0D76">
        <w:t>best</w:t>
      </w:r>
      <w:r w:rsidRPr="00EA0D76">
        <w:t xml:space="preserve"> performance </w:t>
      </w:r>
      <w:sdt>
        <w:sdtPr>
          <w:id w:val="1820463070"/>
          <w:citation/>
        </w:sdtPr>
        <w:sdtContent>
          <w:r w:rsidR="00301E5D">
            <w:fldChar w:fldCharType="begin"/>
          </w:r>
          <w:r w:rsidR="00301E5D">
            <w:instrText xml:space="preserve"> CITATION doe2019b \l 1033 </w:instrText>
          </w:r>
          <w:r w:rsidR="00301E5D">
            <w:fldChar w:fldCharType="separate"/>
          </w:r>
          <w:r w:rsidR="007152E2" w:rsidRPr="007152E2">
            <w:rPr>
              <w:noProof/>
            </w:rPr>
            <w:t>[15]</w:t>
          </w:r>
          <w:r w:rsidR="00301E5D">
            <w:fldChar w:fldCharType="end"/>
          </w:r>
        </w:sdtContent>
      </w:sdt>
      <w:r w:rsidRPr="00EA0D76">
        <w:t>.</w:t>
      </w:r>
    </w:p>
    <w:p w14:paraId="026393DE" w14:textId="77777777" w:rsidR="00EA0D76" w:rsidRPr="00EA0D76" w:rsidRDefault="00EA0D76" w:rsidP="004442A3">
      <w:pPr>
        <w:pStyle w:val="Heading3BPBHEB"/>
        <w:spacing w:line="276" w:lineRule="auto"/>
      </w:pPr>
      <w:r w:rsidRPr="00EA0D76">
        <w:t>Considerations</w:t>
      </w:r>
    </w:p>
    <w:p w14:paraId="412C6BDD" w14:textId="77777777" w:rsidR="00EA0D76" w:rsidRPr="00EA0D76" w:rsidRDefault="00EA0D76" w:rsidP="00001DD2">
      <w:pPr>
        <w:pStyle w:val="NormalBPBHEB"/>
      </w:pPr>
      <w:r w:rsidRPr="00EA0D76">
        <w:t>When implementing Amazon MQ, the following factors should be considered:</w:t>
      </w:r>
    </w:p>
    <w:p w14:paraId="6032CA50" w14:textId="2371224E" w:rsidR="00EA0D76" w:rsidRPr="00EA0D76" w:rsidRDefault="00EA0D76" w:rsidP="00001DD2">
      <w:pPr>
        <w:pStyle w:val="NormalBPBHEB"/>
        <w:numPr>
          <w:ilvl w:val="0"/>
          <w:numId w:val="25"/>
        </w:numPr>
      </w:pPr>
      <w:r w:rsidRPr="00EA0D76">
        <w:rPr>
          <w:b/>
          <w:bCs/>
        </w:rPr>
        <w:t xml:space="preserve">Message </w:t>
      </w:r>
      <w:r w:rsidR="00F815D2" w:rsidRPr="00EA0D76">
        <w:rPr>
          <w:b/>
          <w:bCs/>
        </w:rPr>
        <w:t>retention and cleanup</w:t>
      </w:r>
      <w:r w:rsidRPr="00EA0D76">
        <w:t xml:space="preserve">: Set </w:t>
      </w:r>
      <w:r w:rsidR="00601CFB">
        <w:t xml:space="preserve">the </w:t>
      </w:r>
      <w:r w:rsidR="0042592C" w:rsidRPr="00EA0D76">
        <w:t>right retention</w:t>
      </w:r>
      <w:r w:rsidRPr="00EA0D76">
        <w:t xml:space="preserve"> policies and cleanup processes to manage storage costs and </w:t>
      </w:r>
      <w:r w:rsidR="000F660C" w:rsidRPr="00EA0D76">
        <w:t>keep</w:t>
      </w:r>
      <w:r w:rsidRPr="00EA0D76">
        <w:t xml:space="preserve"> system efficiency</w:t>
      </w:r>
      <w:sdt>
        <w:sdtPr>
          <w:id w:val="-1262832816"/>
          <w:citation/>
        </w:sdtPr>
        <w:sdtContent>
          <w:r w:rsidR="000F0555">
            <w:fldChar w:fldCharType="begin"/>
          </w:r>
          <w:r w:rsidR="000F0555">
            <w:instrText xml:space="preserve"> CITATION services2023d \l 1033 </w:instrText>
          </w:r>
          <w:r w:rsidR="000F0555">
            <w:fldChar w:fldCharType="separate"/>
          </w:r>
          <w:r w:rsidR="007152E2">
            <w:rPr>
              <w:noProof/>
            </w:rPr>
            <w:t xml:space="preserve"> </w:t>
          </w:r>
          <w:r w:rsidR="007152E2" w:rsidRPr="007152E2">
            <w:rPr>
              <w:noProof/>
            </w:rPr>
            <w:t>[14]</w:t>
          </w:r>
          <w:r w:rsidR="000F0555">
            <w:fldChar w:fldCharType="end"/>
          </w:r>
        </w:sdtContent>
      </w:sdt>
      <w:r w:rsidRPr="00EA0D76">
        <w:t>.</w:t>
      </w:r>
    </w:p>
    <w:p w14:paraId="368ABE84" w14:textId="53CA81C4" w:rsidR="000760BB" w:rsidRPr="000760BB" w:rsidRDefault="002530DA" w:rsidP="004442A3">
      <w:pPr>
        <w:pStyle w:val="Heading2BPBHEB"/>
      </w:pPr>
      <w:r>
        <w:t>Amazon's</w:t>
      </w:r>
      <w:r w:rsidRPr="000760BB">
        <w:t xml:space="preserve"> </w:t>
      </w:r>
      <w:r w:rsidR="007075A9" w:rsidRPr="000760BB">
        <w:t>simple notification service</w:t>
      </w:r>
    </w:p>
    <w:p w14:paraId="03BBA819" w14:textId="54F311D0" w:rsidR="000760BB" w:rsidRDefault="00EB736A" w:rsidP="00001DD2">
      <w:pPr>
        <w:pStyle w:val="NormalBPBHEB"/>
      </w:pPr>
      <w:r w:rsidRPr="004442A3">
        <w:t>SNS</w:t>
      </w:r>
      <w:r w:rsidR="000760BB" w:rsidRPr="00555FFB">
        <w:rPr>
          <w:b/>
          <w:bCs/>
        </w:rPr>
        <w:t xml:space="preserve"> </w:t>
      </w:r>
      <w:r w:rsidR="000760BB" w:rsidRPr="000760BB">
        <w:t xml:space="preserve">is a fully managed messaging service that enables the decoupling of microservices, distributed systems, and serverless applications. This </w:t>
      </w:r>
      <w:r w:rsidR="001168B8" w:rsidRPr="000760BB">
        <w:t xml:space="preserve">section </w:t>
      </w:r>
      <w:r w:rsidR="001168B8">
        <w:t>examines</w:t>
      </w:r>
      <w:r w:rsidR="004269DE">
        <w:t xml:space="preserve"> the features, use cases, and best practices related to</w:t>
      </w:r>
      <w:r w:rsidR="000760BB" w:rsidRPr="000760BB">
        <w:t xml:space="preserve"> Amazon SNS.</w:t>
      </w:r>
    </w:p>
    <w:p w14:paraId="512C67E6" w14:textId="19C9F102" w:rsidR="000760BB" w:rsidRPr="00611C64" w:rsidRDefault="000760BB" w:rsidP="004442A3">
      <w:pPr>
        <w:pStyle w:val="Heading3BPBHEB"/>
        <w:spacing w:line="276" w:lineRule="auto"/>
      </w:pPr>
      <w:r w:rsidRPr="00611C64">
        <w:t xml:space="preserve">Key </w:t>
      </w:r>
      <w:r w:rsidR="007E47A9" w:rsidRPr="00611C64">
        <w:t xml:space="preserve">features </w:t>
      </w:r>
    </w:p>
    <w:p w14:paraId="3964D09B" w14:textId="49ECBD60" w:rsidR="007E47A9" w:rsidRPr="000760BB" w:rsidRDefault="007E47A9" w:rsidP="00001DD2">
      <w:pPr>
        <w:pStyle w:val="NormalBPBHEB"/>
      </w:pPr>
      <w:r>
        <w:t>The following are the k</w:t>
      </w:r>
      <w:r w:rsidRPr="007E47A9">
        <w:t>ey features of Amazon SNS</w:t>
      </w:r>
      <w:r w:rsidR="00820C4F">
        <w:t>.</w:t>
      </w:r>
      <w:sdt>
        <w:sdtPr>
          <w:id w:val="-1560164059"/>
          <w:citation/>
        </w:sdtPr>
        <w:sdtContent>
          <w:r w:rsidR="00954E3F">
            <w:fldChar w:fldCharType="begin"/>
          </w:r>
          <w:r w:rsidR="00954E3F">
            <w:instrText xml:space="preserve"> CITATION a2023b \l 1033 </w:instrText>
          </w:r>
          <w:r w:rsidR="00954E3F">
            <w:fldChar w:fldCharType="separate"/>
          </w:r>
          <w:r w:rsidR="007152E2">
            <w:rPr>
              <w:noProof/>
            </w:rPr>
            <w:t xml:space="preserve"> </w:t>
          </w:r>
          <w:r w:rsidR="007152E2" w:rsidRPr="007152E2">
            <w:rPr>
              <w:noProof/>
            </w:rPr>
            <w:t>[16]</w:t>
          </w:r>
          <w:r w:rsidR="00954E3F">
            <w:fldChar w:fldCharType="end"/>
          </w:r>
        </w:sdtContent>
      </w:sdt>
      <w:r>
        <w:t>:</w:t>
      </w:r>
    </w:p>
    <w:p w14:paraId="2F9AD1D3" w14:textId="4047B251" w:rsidR="000760BB" w:rsidRPr="000760BB" w:rsidRDefault="000760BB" w:rsidP="004442A3">
      <w:pPr>
        <w:pStyle w:val="NormalBPBHEB"/>
        <w:numPr>
          <w:ilvl w:val="0"/>
          <w:numId w:val="89"/>
        </w:numPr>
      </w:pPr>
      <w:r w:rsidRPr="000760BB">
        <w:rPr>
          <w:b/>
          <w:bCs/>
        </w:rPr>
        <w:lastRenderedPageBreak/>
        <w:t>Publish-</w:t>
      </w:r>
      <w:r w:rsidR="007E47A9" w:rsidRPr="000760BB">
        <w:rPr>
          <w:b/>
          <w:bCs/>
        </w:rPr>
        <w:t>subscribe model</w:t>
      </w:r>
      <w:r w:rsidRPr="000760BB">
        <w:rPr>
          <w:b/>
          <w:bCs/>
        </w:rPr>
        <w:t>:</w:t>
      </w:r>
      <w:r w:rsidRPr="000760BB">
        <w:t xml:space="preserve"> Amazon SNS </w:t>
      </w:r>
      <w:r w:rsidR="004269DE">
        <w:t>adheres to a publish-subscribe messaging paradigm, enabling</w:t>
      </w:r>
      <w:r w:rsidRPr="000760BB">
        <w:t xml:space="preserve"> message producers to send messages to multiple subscribers simultaneously.</w:t>
      </w:r>
    </w:p>
    <w:p w14:paraId="61705B60" w14:textId="6B3D83E4" w:rsidR="000760BB" w:rsidRPr="000760BB" w:rsidRDefault="000760BB" w:rsidP="004442A3">
      <w:pPr>
        <w:pStyle w:val="NormalBPBHEB"/>
        <w:numPr>
          <w:ilvl w:val="0"/>
          <w:numId w:val="89"/>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5B9CCE96" w:rsidR="000760BB" w:rsidRPr="004442A3" w:rsidRDefault="000760BB" w:rsidP="00EC6AAA">
      <w:pPr>
        <w:pStyle w:val="NormalBPBHEB"/>
        <w:rPr>
          <w:b/>
          <w:bCs/>
        </w:rPr>
      </w:pPr>
      <w:r w:rsidRPr="004442A3">
        <w:rPr>
          <w:b/>
          <w:bCs/>
        </w:rPr>
        <w:t xml:space="preserve">Use </w:t>
      </w:r>
      <w:r w:rsidR="0037624E" w:rsidRPr="004442A3">
        <w:rPr>
          <w:b/>
          <w:bCs/>
        </w:rPr>
        <w:t>cases</w:t>
      </w:r>
    </w:p>
    <w:p w14:paraId="12E3B795" w14:textId="5434B026" w:rsidR="007E47A9" w:rsidRPr="000760BB" w:rsidRDefault="007E47A9" w:rsidP="00001DD2">
      <w:pPr>
        <w:pStyle w:val="NormalBPBHEB"/>
      </w:pPr>
      <w:r>
        <w:t>The following are the use cases of Amazon SNS</w:t>
      </w:r>
      <w:r w:rsidR="00820C4F">
        <w:t>.</w:t>
      </w:r>
      <w:sdt>
        <w:sdtPr>
          <w:id w:val="1396162231"/>
          <w:citation/>
        </w:sdtPr>
        <w:sdtContent>
          <w:r w:rsidR="001E6B8C">
            <w:fldChar w:fldCharType="begin"/>
          </w:r>
          <w:r w:rsidR="001E6B8C">
            <w:instrText xml:space="preserve"> CITATION a2023b \l 1033 </w:instrText>
          </w:r>
          <w:r w:rsidR="001E6B8C">
            <w:fldChar w:fldCharType="separate"/>
          </w:r>
          <w:r w:rsidR="007152E2">
            <w:rPr>
              <w:noProof/>
            </w:rPr>
            <w:t xml:space="preserve"> </w:t>
          </w:r>
          <w:r w:rsidR="007152E2" w:rsidRPr="007152E2">
            <w:rPr>
              <w:noProof/>
            </w:rPr>
            <w:t>[16]</w:t>
          </w:r>
          <w:r w:rsidR="001E6B8C">
            <w:fldChar w:fldCharType="end"/>
          </w:r>
        </w:sdtContent>
      </w:sdt>
      <w:r>
        <w:t xml:space="preserve">: </w:t>
      </w:r>
    </w:p>
    <w:p w14:paraId="59E26B90" w14:textId="13B33CE2" w:rsidR="000760BB" w:rsidRPr="000760BB" w:rsidRDefault="000760BB" w:rsidP="00001DD2">
      <w:pPr>
        <w:pStyle w:val="NormalBPBHEB"/>
        <w:numPr>
          <w:ilvl w:val="0"/>
          <w:numId w:val="2"/>
        </w:numPr>
      </w:pPr>
      <w:r w:rsidRPr="000760BB">
        <w:rPr>
          <w:b/>
          <w:bCs/>
        </w:rPr>
        <w:t>Event-</w:t>
      </w:r>
      <w:r w:rsidR="007E47A9" w:rsidRPr="000760BB">
        <w:rPr>
          <w:b/>
          <w:bCs/>
        </w:rPr>
        <w:t xml:space="preserve">driven </w:t>
      </w:r>
      <w:r w:rsidR="00A53F7C" w:rsidRPr="000760BB">
        <w:rPr>
          <w:b/>
          <w:bCs/>
        </w:rPr>
        <w:t>architecture</w:t>
      </w:r>
      <w:r w:rsidRPr="000760BB">
        <w:rPr>
          <w:b/>
          <w:bCs/>
        </w:rPr>
        <w:t>:</w:t>
      </w:r>
      <w:r w:rsidRPr="000760BB">
        <w:t xml:space="preserve"> Amazon SNS </w:t>
      </w:r>
      <w:r w:rsidR="004269DE">
        <w:t>plays a crucial role in building event-driven architecture, facilitating</w:t>
      </w:r>
      <w:r w:rsidRPr="000760BB">
        <w:t xml:space="preserve"> communication and coordination between loosely coupled components.</w:t>
      </w:r>
    </w:p>
    <w:p w14:paraId="5E455BB0" w14:textId="1656AE10" w:rsidR="000760BB" w:rsidRPr="000760BB" w:rsidRDefault="000760BB" w:rsidP="00001DD2">
      <w:pPr>
        <w:pStyle w:val="NormalBPBHEB"/>
        <w:numPr>
          <w:ilvl w:val="0"/>
          <w:numId w:val="2"/>
        </w:numPr>
      </w:pPr>
      <w:r w:rsidRPr="000760BB">
        <w:rPr>
          <w:b/>
          <w:bCs/>
        </w:rPr>
        <w:t xml:space="preserve">Mobile </w:t>
      </w:r>
      <w:r w:rsidR="007E47A9" w:rsidRPr="000760BB">
        <w:rPr>
          <w:b/>
          <w:bCs/>
        </w:rPr>
        <w:t>application notifications</w:t>
      </w:r>
      <w:r w:rsidRPr="000760BB">
        <w:rPr>
          <w:b/>
          <w:bCs/>
        </w:rPr>
        <w:t>:</w:t>
      </w:r>
      <w:r w:rsidRPr="000760BB">
        <w:t xml:space="preserve"> The service </w:t>
      </w:r>
      <w:r w:rsidR="004269DE">
        <w:t xml:space="preserve">enables the sending of push notifications to mobile devices, thereby </w:t>
      </w:r>
      <w:r w:rsidRPr="000760BB">
        <w:t>enhancing user engagement for mobile application</w:t>
      </w:r>
      <w:r w:rsidR="001E6B8C">
        <w:t>s</w:t>
      </w:r>
      <w:r w:rsidRPr="000760BB">
        <w:t>.</w:t>
      </w:r>
    </w:p>
    <w:p w14:paraId="25DB49C1" w14:textId="02A7ED79" w:rsidR="000760BB" w:rsidRPr="00611C64" w:rsidRDefault="000760BB" w:rsidP="004442A3">
      <w:pPr>
        <w:pStyle w:val="Heading3BPBHEB"/>
        <w:spacing w:line="276" w:lineRule="auto"/>
      </w:pPr>
      <w:r w:rsidRPr="00611C64">
        <w:t xml:space="preserve">Best </w:t>
      </w:r>
      <w:r w:rsidR="007E47A9" w:rsidRPr="00611C64">
        <w:t>practices</w:t>
      </w:r>
    </w:p>
    <w:p w14:paraId="3A235F21" w14:textId="5A7B3FD6" w:rsidR="007E47A9" w:rsidRPr="000760BB" w:rsidRDefault="007E47A9" w:rsidP="00001DD2">
      <w:pPr>
        <w:pStyle w:val="NormalBPBHEB"/>
      </w:pPr>
      <w:r>
        <w:t>The following are the best practices of Amazon SNS</w:t>
      </w:r>
      <w:r w:rsidR="007832A6">
        <w:t>.</w:t>
      </w:r>
      <w:sdt>
        <w:sdtPr>
          <w:id w:val="1001623770"/>
          <w:citation/>
        </w:sdtPr>
        <w:sdtContent>
          <w:r w:rsidR="00AA0432">
            <w:fldChar w:fldCharType="begin"/>
          </w:r>
          <w:r w:rsidR="00AA0432">
            <w:instrText xml:space="preserve"> CITATION a2023b \l 1033 </w:instrText>
          </w:r>
          <w:r w:rsidR="00AA0432">
            <w:fldChar w:fldCharType="separate"/>
          </w:r>
          <w:r w:rsidR="007152E2">
            <w:rPr>
              <w:noProof/>
            </w:rPr>
            <w:t xml:space="preserve"> </w:t>
          </w:r>
          <w:r w:rsidR="007152E2" w:rsidRPr="007152E2">
            <w:rPr>
              <w:noProof/>
            </w:rPr>
            <w:t>[16]</w:t>
          </w:r>
          <w:r w:rsidR="00AA0432">
            <w:fldChar w:fldCharType="end"/>
          </w:r>
        </w:sdtContent>
      </w:sdt>
      <w:r>
        <w:t>:</w:t>
      </w:r>
    </w:p>
    <w:p w14:paraId="68A92A48" w14:textId="78157D75" w:rsidR="000760BB" w:rsidRPr="000760BB" w:rsidRDefault="000760BB" w:rsidP="00001DD2">
      <w:pPr>
        <w:pStyle w:val="NormalBPBHEB"/>
        <w:numPr>
          <w:ilvl w:val="0"/>
          <w:numId w:val="3"/>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197F22">
        <w:t xml:space="preserve"> </w:t>
      </w:r>
      <w:sdt>
        <w:sdtPr>
          <w:id w:val="-321742825"/>
          <w:citation/>
        </w:sdtPr>
        <w:sdtContent>
          <w:r w:rsidR="006F081F">
            <w:fldChar w:fldCharType="begin"/>
          </w:r>
          <w:r w:rsidR="006F081F">
            <w:instrText xml:space="preserve"> CITATION a2023l \l 1033 </w:instrText>
          </w:r>
          <w:r w:rsidR="006F081F">
            <w:fldChar w:fldCharType="separate"/>
          </w:r>
          <w:r w:rsidR="007152E2" w:rsidRPr="007152E2">
            <w:rPr>
              <w:noProof/>
            </w:rPr>
            <w:t>[17]</w:t>
          </w:r>
          <w:r w:rsidR="006F081F">
            <w:fldChar w:fldCharType="end"/>
          </w:r>
        </w:sdtContent>
      </w:sdt>
      <w:r w:rsidRPr="000760BB">
        <w:t>.</w:t>
      </w:r>
    </w:p>
    <w:p w14:paraId="3CC7FCB3" w14:textId="3A141FA6" w:rsidR="000760BB" w:rsidRPr="000760BB" w:rsidRDefault="000760BB" w:rsidP="00001DD2">
      <w:pPr>
        <w:pStyle w:val="NormalBPBHEB"/>
        <w:numPr>
          <w:ilvl w:val="0"/>
          <w:numId w:val="3"/>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4442A3">
      <w:pPr>
        <w:pStyle w:val="Heading3BPBHEB"/>
        <w:spacing w:line="276" w:lineRule="auto"/>
      </w:pPr>
      <w:r w:rsidRPr="00611C64">
        <w:t>Considerations</w:t>
      </w:r>
    </w:p>
    <w:p w14:paraId="558140CB" w14:textId="6A80FA17" w:rsidR="001D25A0" w:rsidRPr="000760BB" w:rsidRDefault="002506D0" w:rsidP="00001DD2">
      <w:pPr>
        <w:pStyle w:val="NormalBPBHEB"/>
      </w:pPr>
      <w:r>
        <w:t xml:space="preserve">One </w:t>
      </w:r>
      <w:r w:rsidR="0017155D">
        <w:t>efficiency</w:t>
      </w:r>
      <w:r>
        <w:t xml:space="preserve"> consideration is message retention. Details of which are as follows:</w:t>
      </w:r>
      <w:r w:rsidR="001D25A0">
        <w:t xml:space="preserve"> </w:t>
      </w:r>
    </w:p>
    <w:p w14:paraId="3D2DB9F6" w14:textId="49932BCE" w:rsidR="000760BB" w:rsidRPr="000760BB" w:rsidRDefault="000760BB" w:rsidP="00001DD2">
      <w:pPr>
        <w:pStyle w:val="NormalBPBHEB"/>
        <w:numPr>
          <w:ilvl w:val="0"/>
          <w:numId w:val="4"/>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3761E7">
        <w:t xml:space="preserve"> </w:t>
      </w:r>
      <w:sdt>
        <w:sdtPr>
          <w:id w:val="362105288"/>
          <w:citation/>
        </w:sdtPr>
        <w:sdtContent>
          <w:r w:rsidR="003761E7">
            <w:fldChar w:fldCharType="begin"/>
          </w:r>
          <w:r w:rsidR="003761E7">
            <w:instrText xml:space="preserve"> CITATION a2023l \l 1033 </w:instrText>
          </w:r>
          <w:r w:rsidR="003761E7">
            <w:fldChar w:fldCharType="separate"/>
          </w:r>
          <w:r w:rsidR="007152E2" w:rsidRPr="007152E2">
            <w:rPr>
              <w:noProof/>
            </w:rPr>
            <w:t>[17]</w:t>
          </w:r>
          <w:r w:rsidR="003761E7">
            <w:fldChar w:fldCharType="end"/>
          </w:r>
        </w:sdtContent>
      </w:sdt>
      <w:r w:rsidRPr="000760BB">
        <w:t>.</w:t>
      </w:r>
    </w:p>
    <w:p w14:paraId="1E43DF05" w14:textId="0E9684AD" w:rsidR="000760BB" w:rsidRPr="00611C64" w:rsidRDefault="000760BB" w:rsidP="004442A3">
      <w:pPr>
        <w:pStyle w:val="Heading2BPBHEB"/>
      </w:pPr>
      <w:r w:rsidRPr="00611C64">
        <w:t xml:space="preserve">Integration with </w:t>
      </w:r>
      <w:r w:rsidR="001D25A0" w:rsidRPr="00611C64">
        <w:t xml:space="preserve">other </w:t>
      </w:r>
      <w:r w:rsidRPr="00611C64">
        <w:t xml:space="preserve">AWS </w:t>
      </w:r>
      <w:r w:rsidR="001D25A0" w:rsidRPr="00611C64">
        <w:t>services</w:t>
      </w:r>
    </w:p>
    <w:p w14:paraId="2CCF95B0" w14:textId="77777777" w:rsidR="000760BB" w:rsidRPr="000760BB" w:rsidRDefault="000760BB" w:rsidP="00001DD2">
      <w:pPr>
        <w:pStyle w:val="NormalBPBHEB"/>
      </w:pPr>
      <w:r w:rsidRPr="000760BB">
        <w:t>Amazon SNS seamlessly integrates with other AWS services to enhance various aspects of application development and deployment. Notable integrations include:</w:t>
      </w:r>
    </w:p>
    <w:p w14:paraId="32AE56BB" w14:textId="3B287EFD" w:rsidR="000760BB" w:rsidRPr="000760BB" w:rsidRDefault="000760BB" w:rsidP="00001DD2">
      <w:pPr>
        <w:pStyle w:val="NormalBPBHEB"/>
        <w:numPr>
          <w:ilvl w:val="0"/>
          <w:numId w:val="5"/>
        </w:numPr>
      </w:pPr>
      <w:r w:rsidRPr="000760BB">
        <w:rPr>
          <w:b/>
          <w:bCs/>
        </w:rPr>
        <w:t>Amazon Simple Queue Service (SQS):</w:t>
      </w:r>
      <w:r w:rsidRPr="000760BB">
        <w:t xml:space="preserve"> Enables asynchronous communication by allowing SNS messages to be sent to SQS queues</w:t>
      </w:r>
      <w:sdt>
        <w:sdtPr>
          <w:id w:val="-1801990603"/>
          <w:citation/>
        </w:sdtPr>
        <w:sdtContent>
          <w:r w:rsidR="00C9377B">
            <w:fldChar w:fldCharType="begin"/>
          </w:r>
          <w:r w:rsidR="00C9377B">
            <w:instrText xml:space="preserve"> CITATION a2023h \l 1033 </w:instrText>
          </w:r>
          <w:r w:rsidR="00C9377B">
            <w:fldChar w:fldCharType="separate"/>
          </w:r>
          <w:r w:rsidR="007152E2">
            <w:rPr>
              <w:noProof/>
            </w:rPr>
            <w:t xml:space="preserve"> </w:t>
          </w:r>
          <w:r w:rsidR="007152E2" w:rsidRPr="007152E2">
            <w:rPr>
              <w:noProof/>
            </w:rPr>
            <w:t>[18]</w:t>
          </w:r>
          <w:r w:rsidR="00C9377B">
            <w:fldChar w:fldCharType="end"/>
          </w:r>
        </w:sdtContent>
      </w:sdt>
      <w:r w:rsidRPr="000760BB">
        <w:t>.</w:t>
      </w:r>
    </w:p>
    <w:p w14:paraId="559F518E" w14:textId="1CD67519" w:rsidR="001D25A0" w:rsidRPr="000760BB" w:rsidRDefault="000760BB" w:rsidP="00001DD2">
      <w:pPr>
        <w:pStyle w:val="NormalBPBHEB"/>
        <w:numPr>
          <w:ilvl w:val="0"/>
          <w:numId w:val="5"/>
        </w:numPr>
      </w:pPr>
      <w:r w:rsidRPr="008B3498">
        <w:rPr>
          <w:b/>
          <w:bCs/>
        </w:rPr>
        <w:t>AWS Step Functions:</w:t>
      </w:r>
      <w:r w:rsidRPr="000760BB">
        <w:t xml:space="preserve"> </w:t>
      </w:r>
      <w:r w:rsidR="0042592C" w:rsidRPr="000760BB">
        <w:t>Helps</w:t>
      </w:r>
      <w:r w:rsidRPr="000760BB">
        <w:t xml:space="preserve"> coordination of distributed applications using SNS to trigger state transitions in Step Functions</w:t>
      </w:r>
      <w:sdt>
        <w:sdtPr>
          <w:id w:val="-1328751494"/>
          <w:citation/>
        </w:sdtPr>
        <w:sdtContent>
          <w:r w:rsidR="00130056">
            <w:fldChar w:fldCharType="begin"/>
          </w:r>
          <w:r w:rsidR="00130056">
            <w:instrText xml:space="preserve"> CITATION a2023f \l 1033 </w:instrText>
          </w:r>
          <w:r w:rsidR="00130056">
            <w:fldChar w:fldCharType="separate"/>
          </w:r>
          <w:r w:rsidR="007152E2">
            <w:rPr>
              <w:noProof/>
            </w:rPr>
            <w:t xml:space="preserve"> </w:t>
          </w:r>
          <w:r w:rsidR="007152E2" w:rsidRPr="007152E2">
            <w:rPr>
              <w:noProof/>
            </w:rPr>
            <w:t>[19]</w:t>
          </w:r>
          <w:r w:rsidR="00130056">
            <w:fldChar w:fldCharType="end"/>
          </w:r>
        </w:sdtContent>
      </w:sdt>
      <w:r w:rsidRPr="000760BB">
        <w:t>.</w:t>
      </w:r>
    </w:p>
    <w:p w14:paraId="56059185" w14:textId="1AE115D2" w:rsidR="000760BB" w:rsidRPr="000760BB" w:rsidRDefault="007832A6" w:rsidP="004442A3">
      <w:pPr>
        <w:pStyle w:val="Heading2BPBHEB"/>
      </w:pPr>
      <w:r>
        <w:lastRenderedPageBreak/>
        <w:t>Amazon's</w:t>
      </w:r>
      <w:r w:rsidRPr="000760BB">
        <w:t xml:space="preserve"> </w:t>
      </w:r>
      <w:r w:rsidR="0003699E" w:rsidRPr="000760BB">
        <w:t xml:space="preserve">simple queue service </w:t>
      </w:r>
    </w:p>
    <w:p w14:paraId="2EAC7AA1" w14:textId="16D884AA" w:rsidR="000760BB" w:rsidRDefault="006C3446" w:rsidP="00001DD2">
      <w:pPr>
        <w:pStyle w:val="NormalBPBHEB"/>
        <w:spacing w:after="240"/>
      </w:pPr>
      <w:r w:rsidRPr="006C3446">
        <w:t xml:space="preserve">SQS is a fully managed message queuing service that </w:t>
      </w:r>
      <w:r w:rsidR="0042592C" w:rsidRPr="006C3446">
        <w:t>helps</w:t>
      </w:r>
      <w:r w:rsidRPr="006C3446">
        <w:t xml:space="preserve"> </w:t>
      </w:r>
      <w:r w:rsidR="009312AF">
        <w:t>with</w:t>
      </w:r>
      <w:r w:rsidR="002264DE">
        <w:t xml:space="preserve"> decoupled</w:t>
      </w:r>
      <w:r w:rsidRPr="006C3446">
        <w:t xml:space="preserve"> components in a distributed system. This section </w:t>
      </w:r>
      <w:r w:rsidR="004269DE">
        <w:t>examines features, use cases, and best practices related to</w:t>
      </w:r>
      <w:r w:rsidRPr="006C3446">
        <w:t xml:space="preserve"> Amazon SQS</w:t>
      </w:r>
      <w:r w:rsidRPr="0027236D">
        <w:rPr>
          <w:b/>
          <w:bCs/>
        </w:rPr>
        <w:t xml:space="preserve">. Figure </w:t>
      </w:r>
      <w:r w:rsidR="001419EA" w:rsidRPr="0027236D">
        <w:rPr>
          <w:b/>
          <w:bCs/>
        </w:rPr>
        <w:t>8</w:t>
      </w:r>
      <w:r w:rsidRPr="0027236D">
        <w:rPr>
          <w:b/>
          <w:bCs/>
        </w:rPr>
        <w:t>.</w:t>
      </w:r>
      <w:r w:rsidR="001419EA" w:rsidRPr="0027236D">
        <w:rPr>
          <w:b/>
          <w:bCs/>
        </w:rPr>
        <w:t>4</w:t>
      </w:r>
      <w:r w:rsidRPr="006C3446">
        <w:t xml:space="preserve"> illustrates the basic architecture of Amazon Simple Queue Service</w:t>
      </w:r>
      <w:r w:rsidR="00360FEF">
        <w:t>:</w:t>
      </w:r>
    </w:p>
    <w:p w14:paraId="3E044001" w14:textId="77777777" w:rsidR="00C9455A" w:rsidRDefault="004C6348" w:rsidP="004442A3">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147FC81F" w14:textId="11BC03CA" w:rsidR="004C6348" w:rsidRDefault="00C9455A" w:rsidP="004442A3">
      <w:pPr>
        <w:pStyle w:val="FigureCaptionBPBHEB"/>
      </w:pPr>
      <w:r w:rsidRPr="004442A3">
        <w:rPr>
          <w:b/>
          <w:bCs w:val="0"/>
        </w:rPr>
        <w:t>Figure 8.</w:t>
      </w:r>
      <w:r w:rsidRPr="004442A3">
        <w:rPr>
          <w:b/>
          <w:bCs w:val="0"/>
        </w:rPr>
        <w:fldChar w:fldCharType="begin"/>
      </w:r>
      <w:r w:rsidRPr="004442A3">
        <w:rPr>
          <w:b/>
          <w:bCs w:val="0"/>
        </w:rPr>
        <w:instrText xml:space="preserve"> SEQ Figure_8. \* ARABIC </w:instrText>
      </w:r>
      <w:r w:rsidRPr="004442A3">
        <w:rPr>
          <w:b/>
          <w:bCs w:val="0"/>
        </w:rPr>
        <w:fldChar w:fldCharType="separate"/>
      </w:r>
      <w:r w:rsidR="003E5F06" w:rsidRPr="004442A3">
        <w:rPr>
          <w:b/>
          <w:bCs w:val="0"/>
          <w:noProof/>
        </w:rPr>
        <w:t>4</w:t>
      </w:r>
      <w:r w:rsidRPr="004442A3">
        <w:rPr>
          <w:b/>
          <w:bCs w:val="0"/>
        </w:rPr>
        <w:fldChar w:fldCharType="end"/>
      </w:r>
      <w:r w:rsidR="00EF1AFB" w:rsidRPr="004442A3">
        <w:rPr>
          <w:b/>
          <w:bCs w:val="0"/>
        </w:rPr>
        <w:t>:</w:t>
      </w:r>
      <w:r>
        <w:t xml:space="preserve"> </w:t>
      </w:r>
      <w:r w:rsidRPr="00CE6DE5">
        <w:t>Amazon Simple Queuing Service Basic Architecture (SWS Documentation)</w:t>
      </w:r>
    </w:p>
    <w:p w14:paraId="04274053" w14:textId="6D20FC62" w:rsidR="00A12B9F" w:rsidRPr="001B01B7" w:rsidRDefault="00A12B9F" w:rsidP="00EC6AAA">
      <w:pPr>
        <w:pStyle w:val="Heading3BPBHEB"/>
        <w:spacing w:line="276" w:lineRule="auto"/>
      </w:pPr>
      <w:r w:rsidRPr="001B01B7">
        <w:t xml:space="preserve">Key </w:t>
      </w:r>
      <w:r w:rsidR="00EF1AFB">
        <w:t>f</w:t>
      </w:r>
      <w:r w:rsidRPr="001B01B7">
        <w:t>eatures</w:t>
      </w:r>
    </w:p>
    <w:p w14:paraId="3CE5D82E" w14:textId="1289396A" w:rsidR="0028152C" w:rsidRPr="0028152C" w:rsidRDefault="0028152C" w:rsidP="00001DD2">
      <w:pPr>
        <w:pStyle w:val="NormalBPBHEB"/>
      </w:pPr>
      <w:r w:rsidRPr="0028152C">
        <w:t xml:space="preserve">Amazon SQS provides </w:t>
      </w:r>
      <w:r w:rsidR="004407DA">
        <w:t>different</w:t>
      </w:r>
      <w:r w:rsidRPr="0028152C">
        <w:t xml:space="preserve"> key features that enhance its utility in distributed systems</w:t>
      </w:r>
      <w:r w:rsidR="007832A6">
        <w:t>.</w:t>
      </w:r>
      <w:sdt>
        <w:sdtPr>
          <w:id w:val="212624657"/>
          <w:citation/>
        </w:sdtPr>
        <w:sdtContent>
          <w:r w:rsidR="00EE7850">
            <w:fldChar w:fldCharType="begin"/>
          </w:r>
          <w:r w:rsidR="00EE7850">
            <w:instrText xml:space="preserve"> CITATION a2023g \l 1033 </w:instrText>
          </w:r>
          <w:r w:rsidR="00EE7850">
            <w:fldChar w:fldCharType="separate"/>
          </w:r>
          <w:r w:rsidR="007152E2">
            <w:rPr>
              <w:noProof/>
            </w:rPr>
            <w:t xml:space="preserve"> </w:t>
          </w:r>
          <w:r w:rsidR="007152E2" w:rsidRPr="007152E2">
            <w:rPr>
              <w:noProof/>
            </w:rPr>
            <w:t>[20]</w:t>
          </w:r>
          <w:r w:rsidR="00EE7850">
            <w:fldChar w:fldCharType="end"/>
          </w:r>
        </w:sdtContent>
      </w:sdt>
      <w:r w:rsidRPr="0028152C">
        <w:t>:</w:t>
      </w:r>
    </w:p>
    <w:p w14:paraId="58A32098" w14:textId="08270AE9" w:rsidR="0028152C" w:rsidRPr="0028152C" w:rsidRDefault="0028152C" w:rsidP="00EC6AAA">
      <w:pPr>
        <w:pStyle w:val="NormalBPBHEB"/>
        <w:numPr>
          <w:ilvl w:val="0"/>
          <w:numId w:val="90"/>
        </w:numPr>
      </w:pPr>
      <w:r w:rsidRPr="0028152C">
        <w:rPr>
          <w:b/>
          <w:bCs/>
        </w:rPr>
        <w:t>Scalability and elasticity</w:t>
      </w:r>
      <w:r w:rsidRPr="0028152C">
        <w:t xml:space="preserve">: The service automatically scales to </w:t>
      </w:r>
      <w:r w:rsidR="004407DA" w:rsidRPr="0028152C">
        <w:t>manage</w:t>
      </w:r>
      <w:r w:rsidRPr="0028152C">
        <w:t xml:space="preserve"> variable message volumes, ensuring reliable message delivery even during </w:t>
      </w:r>
      <w:r w:rsidR="001D576A">
        <w:t>fluctuations in workload</w:t>
      </w:r>
      <w:r w:rsidRPr="0028152C">
        <w:t>.</w:t>
      </w:r>
    </w:p>
    <w:p w14:paraId="750659DE" w14:textId="3BA13985" w:rsidR="00F27E78" w:rsidRDefault="0028152C" w:rsidP="00EC6AAA">
      <w:pPr>
        <w:pStyle w:val="NormalBPBHEB"/>
      </w:pPr>
      <w:r w:rsidRPr="00F27E78">
        <w:rPr>
          <w:b/>
          <w:bCs/>
        </w:rPr>
        <w:t>Message retention</w:t>
      </w:r>
      <w:r w:rsidRPr="0028152C">
        <w:t xml:space="preserve">: SQS enables users to define the retention period for messages, offering flexibility </w:t>
      </w:r>
      <w:r w:rsidR="001D576A">
        <w:t>in managing how long messages remain</w:t>
      </w:r>
      <w:r w:rsidRPr="0028152C">
        <w:t xml:space="preserve"> in the queue.</w:t>
      </w:r>
    </w:p>
    <w:p w14:paraId="1D795E7C" w14:textId="0D579BF2" w:rsidR="00A12B9F" w:rsidRPr="00EC6AAA" w:rsidRDefault="00A12B9F" w:rsidP="00EC6AAA">
      <w:pPr>
        <w:pStyle w:val="NormalBPBHEB"/>
        <w:rPr>
          <w:b/>
          <w:bCs/>
        </w:rPr>
      </w:pPr>
      <w:r w:rsidRPr="00EC6AAA">
        <w:rPr>
          <w:b/>
          <w:bCs/>
        </w:rPr>
        <w:t xml:space="preserve">Use </w:t>
      </w:r>
      <w:r w:rsidR="0037624E" w:rsidRPr="00EC6AAA">
        <w:rPr>
          <w:b/>
          <w:bCs/>
        </w:rPr>
        <w:t>cases</w:t>
      </w:r>
    </w:p>
    <w:p w14:paraId="3C816282" w14:textId="77777777" w:rsidR="00AC3B64" w:rsidRPr="00AC3B64" w:rsidRDefault="00AC3B64" w:rsidP="00001DD2">
      <w:pPr>
        <w:pStyle w:val="NormalBPBHEB"/>
      </w:pPr>
      <w:r w:rsidRPr="00AC3B64">
        <w:t>Amazon SQS is beneficial in various scenarios, including:</w:t>
      </w:r>
    </w:p>
    <w:p w14:paraId="4AACD776" w14:textId="5D74E30A" w:rsidR="00AC3B64" w:rsidRPr="00AC3B64" w:rsidRDefault="00AC3B64" w:rsidP="00EC6AAA">
      <w:pPr>
        <w:pStyle w:val="NormalBPBHEB"/>
        <w:numPr>
          <w:ilvl w:val="0"/>
          <w:numId w:val="91"/>
        </w:numPr>
      </w:pPr>
      <w:r w:rsidRPr="00AC3B64">
        <w:rPr>
          <w:b/>
          <w:bCs/>
        </w:rPr>
        <w:t>Load leveling</w:t>
      </w:r>
      <w:r w:rsidRPr="00AC3B64">
        <w:t xml:space="preserve">: SQS helps smooth out traffic spikes by acting as a buffer, decoupling the rate at which messages are produced and consumed </w:t>
      </w:r>
      <w:sdt>
        <w:sdtPr>
          <w:id w:val="-1093478766"/>
          <w:citation/>
        </w:sdtPr>
        <w:sdtContent>
          <w:r w:rsidR="00780FD6">
            <w:fldChar w:fldCharType="begin"/>
          </w:r>
          <w:r w:rsidR="00780FD6">
            <w:instrText xml:space="preserve"> CITATION gupta2019a \l 1033 </w:instrText>
          </w:r>
          <w:r w:rsidR="00780FD6">
            <w:fldChar w:fldCharType="separate"/>
          </w:r>
          <w:r w:rsidR="007152E2" w:rsidRPr="007152E2">
            <w:rPr>
              <w:noProof/>
            </w:rPr>
            <w:t>[21]</w:t>
          </w:r>
          <w:r w:rsidR="00780FD6">
            <w:fldChar w:fldCharType="end"/>
          </w:r>
        </w:sdtContent>
      </w:sdt>
      <w:r w:rsidRPr="00AC3B64">
        <w:t>.</w:t>
      </w:r>
    </w:p>
    <w:p w14:paraId="63D2B995" w14:textId="01D6E2D6" w:rsidR="00AC3B64" w:rsidRPr="00AC3B64" w:rsidRDefault="00AC3B64" w:rsidP="00EC6AAA">
      <w:pPr>
        <w:pStyle w:val="NormalBPBHEB"/>
        <w:numPr>
          <w:ilvl w:val="0"/>
          <w:numId w:val="91"/>
        </w:numPr>
      </w:pPr>
      <w:r w:rsidRPr="00AC3B64">
        <w:rPr>
          <w:b/>
          <w:bCs/>
        </w:rPr>
        <w:t>Task decoupling</w:t>
      </w:r>
      <w:r w:rsidRPr="00AC3B64">
        <w:t xml:space="preserve">: In microservices architectures, SQS </w:t>
      </w:r>
      <w:r w:rsidR="001D576A">
        <w:t>facilitates task decoupling, enabling</w:t>
      </w:r>
      <w:r w:rsidRPr="00AC3B64">
        <w:t xml:space="preserve"> components to communicate asynchronously.</w:t>
      </w:r>
    </w:p>
    <w:p w14:paraId="1AC2ED70" w14:textId="77777777" w:rsidR="00A12B9F" w:rsidRPr="00A12B9F" w:rsidRDefault="00A12B9F" w:rsidP="00EC6AAA">
      <w:pPr>
        <w:pStyle w:val="Heading3BPBHEB"/>
        <w:spacing w:line="276" w:lineRule="auto"/>
      </w:pPr>
      <w:r w:rsidRPr="00A12B9F">
        <w:t>Best practices</w:t>
      </w:r>
    </w:p>
    <w:p w14:paraId="431BA5B9" w14:textId="16582683" w:rsidR="00A12B9F" w:rsidRPr="00A12B9F" w:rsidRDefault="00A12B9F" w:rsidP="00001DD2">
      <w:pPr>
        <w:pStyle w:val="NormalBPBHEB"/>
      </w:pPr>
      <w:r w:rsidRPr="00A12B9F">
        <w:t xml:space="preserve">To </w:t>
      </w:r>
      <w:r w:rsidR="0042592C" w:rsidRPr="00A12B9F">
        <w:t>improve</w:t>
      </w:r>
      <w:r w:rsidRPr="00A12B9F">
        <w:t xml:space="preserve"> the use of Amazon SQS, follow these best practices:</w:t>
      </w:r>
    </w:p>
    <w:p w14:paraId="16B1815A" w14:textId="2D6D408E" w:rsidR="00A12B9F" w:rsidRPr="00A12B9F" w:rsidRDefault="00A12B9F" w:rsidP="00EC6AAA">
      <w:pPr>
        <w:pStyle w:val="NormalBPBHEB"/>
        <w:numPr>
          <w:ilvl w:val="0"/>
          <w:numId w:val="92"/>
        </w:numPr>
      </w:pPr>
      <w:r w:rsidRPr="00A12B9F">
        <w:rPr>
          <w:b/>
          <w:bCs/>
        </w:rPr>
        <w:t>Visibility timeout</w:t>
      </w:r>
      <w:r w:rsidRPr="00A12B9F">
        <w:t xml:space="preserve">: Adjust the visibility timeout to ensure a message </w:t>
      </w:r>
      <w:r w:rsidR="004A0EB8" w:rsidRPr="00A12B9F">
        <w:t>is still</w:t>
      </w:r>
      <w:r w:rsidRPr="00A12B9F">
        <w:t xml:space="preserve"> hidden from other consumers while being processed, preventing duplication.</w:t>
      </w:r>
    </w:p>
    <w:p w14:paraId="32BC16B0" w14:textId="18F394F3" w:rsidR="00A12B9F" w:rsidRPr="00A12B9F" w:rsidRDefault="00A12B9F" w:rsidP="00EC6AAA">
      <w:pPr>
        <w:pStyle w:val="NormalBPBHEB"/>
        <w:numPr>
          <w:ilvl w:val="0"/>
          <w:numId w:val="92"/>
        </w:numPr>
      </w:pPr>
      <w:r w:rsidRPr="00A12B9F">
        <w:rPr>
          <w:b/>
          <w:bCs/>
        </w:rPr>
        <w:lastRenderedPageBreak/>
        <w:t>Dead-letter queues</w:t>
      </w:r>
      <w:r w:rsidRPr="00A12B9F">
        <w:t xml:space="preserve">: Implement dead-letter queues to capture undeliverable messages after a predefined number of attempts and analyze their failure </w:t>
      </w:r>
      <w:sdt>
        <w:sdtPr>
          <w:id w:val="-1324505326"/>
          <w:citation/>
        </w:sdtPr>
        <w:sdtContent>
          <w:r w:rsidR="0055098B">
            <w:fldChar w:fldCharType="begin"/>
          </w:r>
          <w:r w:rsidR="0055098B">
            <w:instrText xml:space="preserve"> CITATION a2023g \l 1033 </w:instrText>
          </w:r>
          <w:r w:rsidR="0055098B">
            <w:fldChar w:fldCharType="separate"/>
          </w:r>
          <w:r w:rsidR="007152E2" w:rsidRPr="007152E2">
            <w:rPr>
              <w:noProof/>
            </w:rPr>
            <w:t>[20]</w:t>
          </w:r>
          <w:r w:rsidR="0055098B">
            <w:fldChar w:fldCharType="end"/>
          </w:r>
        </w:sdtContent>
      </w:sdt>
      <w:r w:rsidRPr="00A12B9F">
        <w:t>.</w:t>
      </w:r>
    </w:p>
    <w:p w14:paraId="74BF323B" w14:textId="77777777" w:rsidR="00A12B9F" w:rsidRPr="00A12B9F" w:rsidRDefault="00A12B9F" w:rsidP="00EC6AAA">
      <w:pPr>
        <w:pStyle w:val="Heading3BPBHEB"/>
        <w:spacing w:line="276" w:lineRule="auto"/>
      </w:pPr>
      <w:r w:rsidRPr="00A12B9F">
        <w:t>Considerations</w:t>
      </w:r>
    </w:p>
    <w:p w14:paraId="65F6E888" w14:textId="028F6A9F" w:rsidR="00A12B9F" w:rsidRPr="00A12B9F" w:rsidRDefault="00547893" w:rsidP="00001DD2">
      <w:pPr>
        <w:pStyle w:val="NormalBPBHEB"/>
      </w:pPr>
      <w:r w:rsidRPr="00547893">
        <w:t>While Amazon SQS offers best-effort ordering, it</w:t>
      </w:r>
      <w:r w:rsidR="00A84078">
        <w:t xml:space="preserve"> i</w:t>
      </w:r>
      <w:r w:rsidRPr="00547893">
        <w:t xml:space="preserve">s </w:t>
      </w:r>
      <w:r w:rsidR="00BC0AC4">
        <w:t>efficient</w:t>
      </w:r>
      <w:r w:rsidR="00BC0AC4" w:rsidRPr="00547893">
        <w:t xml:space="preserve"> </w:t>
      </w:r>
      <w:r w:rsidRPr="00547893">
        <w:t xml:space="preserve">to design systems that can </w:t>
      </w:r>
      <w:r w:rsidR="004407DA" w:rsidRPr="00547893">
        <w:t>manage</w:t>
      </w:r>
      <w:r w:rsidRPr="00547893">
        <w:t xml:space="preserve"> potential out-of-order message delivery</w:t>
      </w:r>
      <w:r w:rsidR="007832A6">
        <w:t>.</w:t>
      </w:r>
      <w:r w:rsidRPr="00547893">
        <w:t xml:space="preserve"> </w:t>
      </w:r>
      <w:sdt>
        <w:sdtPr>
          <w:id w:val="607401254"/>
          <w:citation/>
        </w:sdtPr>
        <w:sdtContent>
          <w:r w:rsidR="00B43A67">
            <w:fldChar w:fldCharType="begin"/>
          </w:r>
          <w:r w:rsidR="00B43A67">
            <w:instrText xml:space="preserve"> CITATION a2023g \l 1033 </w:instrText>
          </w:r>
          <w:r w:rsidR="00B43A67">
            <w:fldChar w:fldCharType="separate"/>
          </w:r>
          <w:r w:rsidR="007152E2" w:rsidRPr="007152E2">
            <w:rPr>
              <w:noProof/>
            </w:rPr>
            <w:t>[20]</w:t>
          </w:r>
          <w:r w:rsidR="00B43A67">
            <w:fldChar w:fldCharType="end"/>
          </w:r>
        </w:sdtContent>
      </w:sdt>
      <w:r w:rsidRPr="00547893">
        <w:t>.</w:t>
      </w:r>
    </w:p>
    <w:p w14:paraId="19F145FD" w14:textId="2FFD3842" w:rsidR="000760BB" w:rsidRPr="00611C64" w:rsidRDefault="000760BB" w:rsidP="00EC6AAA">
      <w:pPr>
        <w:pStyle w:val="Heading2BPBHEB"/>
      </w:pPr>
      <w:r w:rsidRPr="00611C64">
        <w:t xml:space="preserve">Integration with </w:t>
      </w:r>
      <w:r w:rsidR="00BB25BB" w:rsidRPr="00611C64">
        <w:t xml:space="preserve">other </w:t>
      </w:r>
      <w:r w:rsidRPr="00611C64">
        <w:t xml:space="preserve">AWS </w:t>
      </w:r>
      <w:r w:rsidR="00BB25BB" w:rsidRPr="00611C64">
        <w:t>services</w:t>
      </w:r>
    </w:p>
    <w:p w14:paraId="5816C1DE" w14:textId="77777777" w:rsidR="000760BB" w:rsidRPr="000760BB" w:rsidRDefault="000760BB" w:rsidP="00001DD2">
      <w:pPr>
        <w:pStyle w:val="NormalBPBHEB"/>
      </w:pPr>
      <w:r w:rsidRPr="000760BB">
        <w:t>SQS seamlessly integrates with various AWS services, enhancing its capabilities and applications in different scenarios. Notable integrations include:</w:t>
      </w:r>
    </w:p>
    <w:p w14:paraId="7C183C02" w14:textId="65D33645" w:rsidR="000760BB" w:rsidRPr="000760BB" w:rsidRDefault="000760BB" w:rsidP="00EC6AAA">
      <w:pPr>
        <w:pStyle w:val="NormalBPBHEB"/>
        <w:numPr>
          <w:ilvl w:val="0"/>
          <w:numId w:val="93"/>
        </w:numPr>
      </w:pPr>
      <w:r w:rsidRPr="000760BB">
        <w:rPr>
          <w:b/>
          <w:bCs/>
        </w:rPr>
        <w:t>Amazon S3:</w:t>
      </w:r>
      <w:r w:rsidRPr="000760BB">
        <w:t xml:space="preserve"> SQS can be used to trigger events in response to changes in an S3 bucket, enabling event-driven architectures</w:t>
      </w:r>
      <w:sdt>
        <w:sdtPr>
          <w:id w:val="-302781113"/>
          <w:citation/>
        </w:sdtPr>
        <w:sdtContent>
          <w:r w:rsidR="00C97A58">
            <w:fldChar w:fldCharType="begin"/>
          </w:r>
          <w:r w:rsidR="00C97A58">
            <w:instrText xml:space="preserve"> CITATION a2023g \l 1033 </w:instrText>
          </w:r>
          <w:r w:rsidR="00C97A58">
            <w:fldChar w:fldCharType="separate"/>
          </w:r>
          <w:r w:rsidR="007152E2">
            <w:rPr>
              <w:noProof/>
            </w:rPr>
            <w:t xml:space="preserve"> </w:t>
          </w:r>
          <w:r w:rsidR="007152E2" w:rsidRPr="007152E2">
            <w:rPr>
              <w:noProof/>
            </w:rPr>
            <w:t>[20]</w:t>
          </w:r>
          <w:r w:rsidR="00C97A58">
            <w:fldChar w:fldCharType="end"/>
          </w:r>
        </w:sdtContent>
      </w:sdt>
      <w:r w:rsidRPr="000760BB">
        <w:t>.</w:t>
      </w:r>
    </w:p>
    <w:p w14:paraId="48C31B2D" w14:textId="0AE97111" w:rsidR="000760BB" w:rsidRPr="000760BB" w:rsidRDefault="000760BB" w:rsidP="00EC6AAA">
      <w:pPr>
        <w:pStyle w:val="NormalBPBHEB"/>
        <w:numPr>
          <w:ilvl w:val="0"/>
          <w:numId w:val="93"/>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rsidR="00D532D7">
            <w:fldChar w:fldCharType="begin"/>
          </w:r>
          <w:r w:rsidR="00D532D7">
            <w:instrText xml:space="preserve"> CITATION a2023h \l 1033 </w:instrText>
          </w:r>
          <w:r w:rsidR="00D532D7">
            <w:fldChar w:fldCharType="separate"/>
          </w:r>
          <w:r w:rsidR="007152E2">
            <w:rPr>
              <w:noProof/>
            </w:rPr>
            <w:t xml:space="preserve"> </w:t>
          </w:r>
          <w:r w:rsidR="007152E2" w:rsidRPr="007152E2">
            <w:rPr>
              <w:noProof/>
            </w:rPr>
            <w:t>[18]</w:t>
          </w:r>
          <w:r w:rsidR="00D532D7">
            <w:fldChar w:fldCharType="end"/>
          </w:r>
        </w:sdtContent>
      </w:sdt>
      <w:r w:rsidRPr="000760BB">
        <w:t>.</w:t>
      </w:r>
    </w:p>
    <w:p w14:paraId="1E548E38" w14:textId="6F6A7EF8" w:rsidR="000760BB" w:rsidRPr="000760BB" w:rsidRDefault="000760BB" w:rsidP="00001DD2">
      <w:pPr>
        <w:pStyle w:val="Heading1BPBHEB"/>
      </w:pPr>
      <w:r w:rsidRPr="000760BB">
        <w:t xml:space="preserve">Managed </w:t>
      </w:r>
      <w:r w:rsidR="00B60230">
        <w:t>m</w:t>
      </w:r>
      <w:r w:rsidR="00B60230" w:rsidRPr="000760BB">
        <w:t xml:space="preserve">essage </w:t>
      </w:r>
      <w:r w:rsidR="00B60230">
        <w:t>q</w:t>
      </w:r>
      <w:r w:rsidR="00B60230" w:rsidRPr="000760BB">
        <w:t>ueues</w:t>
      </w:r>
    </w:p>
    <w:p w14:paraId="1309AAC0" w14:textId="7BA59E58" w:rsidR="00AD0DD5" w:rsidRPr="00AD0DD5" w:rsidRDefault="00AD0DD5" w:rsidP="00001DD2">
      <w:pPr>
        <w:pStyle w:val="NormalBPBHEB"/>
      </w:pPr>
      <w:r w:rsidRPr="00AD0DD5">
        <w:t xml:space="preserve">Managed message queues are essential components of modern cloud </w:t>
      </w:r>
      <w:r w:rsidR="00A53F7C" w:rsidRPr="00AD0DD5">
        <w:t>architecture</w:t>
      </w:r>
      <w:r w:rsidRPr="00AD0DD5">
        <w:t>, offering a scalable and reliable way to decouple system components. This section discusses the role of managed message queues and their importance in distributed systems.</w:t>
      </w:r>
    </w:p>
    <w:p w14:paraId="74E84351" w14:textId="77777777" w:rsidR="00AD0DD5" w:rsidRPr="00AD0DD5" w:rsidRDefault="00AD0DD5" w:rsidP="00EC6AAA">
      <w:pPr>
        <w:pStyle w:val="Heading2BPBHEB"/>
      </w:pPr>
      <w:r w:rsidRPr="00AD0DD5">
        <w:t>Overview</w:t>
      </w:r>
    </w:p>
    <w:p w14:paraId="0D6B63C7" w14:textId="77777777" w:rsidR="00AD0DD5" w:rsidRPr="00AD0DD5" w:rsidRDefault="00AD0DD5" w:rsidP="00001DD2">
      <w:pPr>
        <w:pStyle w:val="NormalBPBHEB"/>
      </w:pPr>
      <w:r w:rsidRPr="00AD0DD5">
        <w:t>Managed message queues, such as Amazon SQS, Azure Queue Storage, and Google Cloud Pub/Sub, provide a robust solution for enabling asynchronous communication in distributed systems. These queues help streamline message handling by ensuring scalability, reliability, and efficient decoupling between system components.</w:t>
      </w:r>
    </w:p>
    <w:p w14:paraId="6BDF8BC1" w14:textId="77777777" w:rsidR="00AD0DD5" w:rsidRPr="00AD0DD5" w:rsidRDefault="00AD0DD5" w:rsidP="00EC6AAA">
      <w:pPr>
        <w:pStyle w:val="Heading2BPBHEB"/>
      </w:pPr>
      <w:r w:rsidRPr="00AD0DD5">
        <w:t>Advantages</w:t>
      </w:r>
    </w:p>
    <w:p w14:paraId="7A01495F" w14:textId="284EA421" w:rsidR="00AD0DD5" w:rsidRPr="00AD0DD5" w:rsidRDefault="00AD0DD5" w:rsidP="00001DD2">
      <w:pPr>
        <w:pStyle w:val="NormalBPBHEB"/>
      </w:pPr>
      <w:r w:rsidRPr="00AD0DD5">
        <w:t>Managed message queues offer advantages that enhance the performance and reliability of distributed systems:</w:t>
      </w:r>
    </w:p>
    <w:p w14:paraId="1E68AED6" w14:textId="589BBB8D" w:rsidR="00AD0DD5" w:rsidRPr="00AD0DD5" w:rsidRDefault="00AD0DD5" w:rsidP="00EC6AAA">
      <w:pPr>
        <w:pStyle w:val="NormalBPBHEB"/>
        <w:numPr>
          <w:ilvl w:val="0"/>
          <w:numId w:val="94"/>
        </w:numPr>
      </w:pPr>
      <w:r w:rsidRPr="00AD0DD5">
        <w:rPr>
          <w:b/>
          <w:bCs/>
        </w:rPr>
        <w:t>Scalability</w:t>
      </w:r>
      <w:r w:rsidRPr="00AD0DD5">
        <w:t xml:space="preserve">: These queues scale automatically to </w:t>
      </w:r>
      <w:r w:rsidR="004407DA" w:rsidRPr="00AD0DD5">
        <w:t>manage</w:t>
      </w:r>
      <w:r w:rsidRPr="00AD0DD5">
        <w:t xml:space="preserve"> changing workloads, ensuring consistent performance as demand fluctuates </w:t>
      </w:r>
      <w:sdt>
        <w:sdtPr>
          <w:id w:val="635225262"/>
          <w:citation/>
        </w:sdtPr>
        <w:sdtContent>
          <w:r w:rsidR="0051500C">
            <w:fldChar w:fldCharType="begin"/>
          </w:r>
          <w:r w:rsidR="0051500C">
            <w:instrText xml:space="preserve"> CITATION hoffman2016a \l 1033 </w:instrText>
          </w:r>
          <w:r w:rsidR="0051500C">
            <w:fldChar w:fldCharType="separate"/>
          </w:r>
          <w:r w:rsidR="007152E2" w:rsidRPr="007152E2">
            <w:rPr>
              <w:noProof/>
            </w:rPr>
            <w:t>[22]</w:t>
          </w:r>
          <w:r w:rsidR="0051500C">
            <w:fldChar w:fldCharType="end"/>
          </w:r>
        </w:sdtContent>
      </w:sdt>
      <w:r w:rsidRPr="00AD0DD5">
        <w:t>.</w:t>
      </w:r>
    </w:p>
    <w:p w14:paraId="3107FBD2" w14:textId="77777777" w:rsidR="00AD0DD5" w:rsidRPr="00AD0DD5" w:rsidRDefault="00AD0DD5" w:rsidP="00EC6AAA">
      <w:pPr>
        <w:pStyle w:val="NormalBPBHEB"/>
        <w:numPr>
          <w:ilvl w:val="0"/>
          <w:numId w:val="94"/>
        </w:numPr>
      </w:pPr>
      <w:r w:rsidRPr="00AD0DD5">
        <w:rPr>
          <w:b/>
          <w:bCs/>
        </w:rPr>
        <w:t>Reliability</w:t>
      </w:r>
      <w:r w:rsidRPr="00AD0DD5">
        <w:t>: By offloading the tasks of message storage and delivery to managed services, the reliability of message processing is greatly improved.</w:t>
      </w:r>
    </w:p>
    <w:p w14:paraId="1A5463FC" w14:textId="780FB783" w:rsidR="00AD0DD5" w:rsidRPr="00AD0DD5" w:rsidRDefault="00AD0DD5" w:rsidP="00EC6AAA">
      <w:pPr>
        <w:pStyle w:val="NormalBPBHEB"/>
        <w:numPr>
          <w:ilvl w:val="0"/>
          <w:numId w:val="94"/>
        </w:numPr>
      </w:pPr>
      <w:r w:rsidRPr="00AD0DD5">
        <w:rPr>
          <w:b/>
          <w:bCs/>
        </w:rPr>
        <w:t>Decoupling</w:t>
      </w:r>
      <w:r w:rsidRPr="00AD0DD5">
        <w:t xml:space="preserve">: Managed message queues </w:t>
      </w:r>
      <w:r w:rsidR="004A0EB8" w:rsidRPr="00AD0DD5">
        <w:t>help</w:t>
      </w:r>
      <w:r w:rsidRPr="00AD0DD5">
        <w:t xml:space="preserve"> the decoupling of producers and consumers, supporting asynchronous communication and reducing the interdependencies between components </w:t>
      </w:r>
      <w:sdt>
        <w:sdtPr>
          <w:id w:val="-1985385152"/>
          <w:citation/>
        </w:sdtPr>
        <w:sdtContent>
          <w:r w:rsidR="0051500C">
            <w:fldChar w:fldCharType="begin"/>
          </w:r>
          <w:r w:rsidR="0051500C">
            <w:instrText xml:space="preserve"> CITATION bonnin2014a \l 1033 </w:instrText>
          </w:r>
          <w:r w:rsidR="0051500C">
            <w:fldChar w:fldCharType="separate"/>
          </w:r>
          <w:r w:rsidR="007152E2" w:rsidRPr="007152E2">
            <w:rPr>
              <w:noProof/>
            </w:rPr>
            <w:t>[23]</w:t>
          </w:r>
          <w:r w:rsidR="0051500C">
            <w:fldChar w:fldCharType="end"/>
          </w:r>
        </w:sdtContent>
      </w:sdt>
      <w:r w:rsidRPr="00AD0DD5">
        <w:t>.</w:t>
      </w:r>
    </w:p>
    <w:p w14:paraId="328C72F8" w14:textId="45AAAAC9" w:rsidR="00AD0DD5" w:rsidRPr="00EC6AAA" w:rsidRDefault="00AD0DD5" w:rsidP="00EC6AAA">
      <w:pPr>
        <w:pStyle w:val="NormalBPBHEB"/>
        <w:rPr>
          <w:b/>
          <w:bCs/>
        </w:rPr>
      </w:pPr>
      <w:r w:rsidRPr="00EC6AAA">
        <w:rPr>
          <w:b/>
          <w:bCs/>
        </w:rPr>
        <w:t xml:space="preserve">Use </w:t>
      </w:r>
      <w:r w:rsidR="008B119C" w:rsidRPr="00EC6AAA">
        <w:rPr>
          <w:b/>
          <w:bCs/>
        </w:rPr>
        <w:t>cases</w:t>
      </w:r>
    </w:p>
    <w:p w14:paraId="51236551" w14:textId="4281A86B" w:rsidR="00AD0DD5" w:rsidRPr="00AD0DD5" w:rsidRDefault="00AD0DD5" w:rsidP="00001DD2">
      <w:pPr>
        <w:pStyle w:val="NormalBPBHEB"/>
      </w:pPr>
      <w:r w:rsidRPr="00AD0DD5">
        <w:lastRenderedPageBreak/>
        <w:t xml:space="preserve">Managed message queues are pivotal in </w:t>
      </w:r>
      <w:r w:rsidR="004407DA">
        <w:t>d</w:t>
      </w:r>
      <w:r w:rsidR="00513669">
        <w:t>ifferent</w:t>
      </w:r>
      <w:r w:rsidRPr="00AD0DD5">
        <w:t xml:space="preserve"> use cases:</w:t>
      </w:r>
    </w:p>
    <w:p w14:paraId="55F2AA5E" w14:textId="77777777" w:rsidR="00AD0DD5" w:rsidRPr="00AD0DD5" w:rsidRDefault="00AD0DD5" w:rsidP="00001DD2">
      <w:pPr>
        <w:pStyle w:val="NormalBPBHEB"/>
        <w:numPr>
          <w:ilvl w:val="0"/>
          <w:numId w:val="95"/>
        </w:numPr>
      </w:pPr>
      <w:r w:rsidRPr="00AD0DD5">
        <w:rPr>
          <w:b/>
          <w:bCs/>
        </w:rPr>
        <w:t>Microservices architectures</w:t>
      </w:r>
      <w:r w:rsidRPr="00AD0DD5">
        <w:t>: These queues enable microservices to communicate asynchronously, avoiding direct dependencies between services.</w:t>
      </w:r>
    </w:p>
    <w:p w14:paraId="597EBF19" w14:textId="118621A4" w:rsidR="00AD0DD5" w:rsidRPr="00AD0DD5" w:rsidRDefault="00AD0DD5" w:rsidP="00001DD2">
      <w:pPr>
        <w:pStyle w:val="NormalBPBHEB"/>
        <w:numPr>
          <w:ilvl w:val="0"/>
          <w:numId w:val="95"/>
        </w:numPr>
      </w:pPr>
      <w:r w:rsidRPr="00AD0DD5">
        <w:rPr>
          <w:b/>
          <w:bCs/>
        </w:rPr>
        <w:t>Event-driven systems</w:t>
      </w:r>
      <w:r w:rsidRPr="00AD0DD5">
        <w:t xml:space="preserve">: In </w:t>
      </w:r>
      <w:r w:rsidR="00AE77B9">
        <w:t>these systems, managed message queues facilitate the smooth transfer of events across components, enabling real-time processing</w:t>
      </w:r>
      <w:r w:rsidRPr="00AD0DD5">
        <w:t>.</w:t>
      </w:r>
    </w:p>
    <w:p w14:paraId="6E7611F3" w14:textId="77777777" w:rsidR="00AD0DD5" w:rsidRPr="00AD0DD5" w:rsidRDefault="00AD0DD5" w:rsidP="00EC6AAA">
      <w:pPr>
        <w:pStyle w:val="Heading3BPBHEB"/>
        <w:spacing w:line="276" w:lineRule="auto"/>
      </w:pPr>
      <w:r w:rsidRPr="00AD0DD5">
        <w:t>Best practices</w:t>
      </w:r>
    </w:p>
    <w:p w14:paraId="429B7862" w14:textId="77777777" w:rsidR="00AD0DD5" w:rsidRPr="00AD0DD5" w:rsidRDefault="00AD0DD5" w:rsidP="00001DD2">
      <w:pPr>
        <w:pStyle w:val="NormalBPBHEB"/>
      </w:pPr>
      <w:r w:rsidRPr="00AD0DD5">
        <w:t>To maximize the efficiency of managed message queues, adhere to the following best practices:</w:t>
      </w:r>
    </w:p>
    <w:p w14:paraId="61663106" w14:textId="61C54D32" w:rsidR="00AD0DD5" w:rsidRPr="00AD0DD5" w:rsidRDefault="00AD0DD5" w:rsidP="00EC6AAA">
      <w:pPr>
        <w:pStyle w:val="NormalBPBHEB"/>
        <w:numPr>
          <w:ilvl w:val="0"/>
          <w:numId w:val="97"/>
        </w:numPr>
      </w:pPr>
      <w:r w:rsidRPr="00AD0DD5">
        <w:rPr>
          <w:b/>
          <w:bCs/>
        </w:rPr>
        <w:t>Message retention</w:t>
      </w:r>
      <w:r w:rsidRPr="00AD0DD5">
        <w:t xml:space="preserve">: Configure retention policies based on application needs, </w:t>
      </w:r>
      <w:r w:rsidR="00AE77B9">
        <w:t>striking a balance between storage costs and</w:t>
      </w:r>
      <w:r w:rsidRPr="00AD0DD5">
        <w:t xml:space="preserve"> the time-sensitive nature of messages.</w:t>
      </w:r>
    </w:p>
    <w:p w14:paraId="2873A2D3" w14:textId="7859BD79" w:rsidR="00AD0DD5" w:rsidRPr="00AD0DD5" w:rsidRDefault="00AD0DD5" w:rsidP="00EC6AAA">
      <w:pPr>
        <w:pStyle w:val="NormalBPBHEB"/>
        <w:numPr>
          <w:ilvl w:val="0"/>
          <w:numId w:val="97"/>
        </w:numPr>
      </w:pPr>
      <w:r w:rsidRPr="00AD0DD5">
        <w:rPr>
          <w:b/>
          <w:bCs/>
        </w:rPr>
        <w:t>Error handling</w:t>
      </w:r>
      <w:r w:rsidRPr="00AD0DD5">
        <w:t>: Implement robust error-</w:t>
      </w:r>
      <w:r w:rsidR="00513669" w:rsidRPr="00AD0DD5">
        <w:t>managing</w:t>
      </w:r>
      <w:r w:rsidRPr="00AD0DD5">
        <w:t xml:space="preserve"> mechanisms, including the use of dead-letter queues, to manage messages that </w:t>
      </w:r>
      <w:r w:rsidR="00F954FE" w:rsidRPr="00AD0DD5">
        <w:t>do not</w:t>
      </w:r>
      <w:r w:rsidRPr="00AD0DD5">
        <w:t xml:space="preserve"> process </w:t>
      </w:r>
      <w:sdt>
        <w:sdtPr>
          <w:id w:val="1470478495"/>
          <w:citation/>
        </w:sdtPr>
        <w:sdtContent>
          <w:r w:rsidR="00B43A67">
            <w:fldChar w:fldCharType="begin"/>
          </w:r>
          <w:r w:rsidR="00B43A67">
            <w:instrText xml:space="preserve"> CITATION a2023g \l 1033 </w:instrText>
          </w:r>
          <w:r w:rsidR="00B43A67">
            <w:fldChar w:fldCharType="separate"/>
          </w:r>
          <w:r w:rsidR="007152E2" w:rsidRPr="007152E2">
            <w:rPr>
              <w:noProof/>
            </w:rPr>
            <w:t>[20]</w:t>
          </w:r>
          <w:r w:rsidR="00B43A67">
            <w:fldChar w:fldCharType="end"/>
          </w:r>
        </w:sdtContent>
      </w:sdt>
      <w:r w:rsidRPr="00AD0DD5">
        <w:t>.</w:t>
      </w:r>
    </w:p>
    <w:p w14:paraId="773A44DA" w14:textId="3F66B038" w:rsidR="00AD0DD5" w:rsidRPr="00AD0DD5" w:rsidRDefault="00AD0DD5" w:rsidP="00001DD2">
      <w:pPr>
        <w:pStyle w:val="Heading2BPBHEB"/>
      </w:pPr>
      <w:r w:rsidRPr="00AD0DD5">
        <w:t xml:space="preserve">Integration with AWS </w:t>
      </w:r>
      <w:r w:rsidR="00F84B01">
        <w:t>s</w:t>
      </w:r>
      <w:r w:rsidRPr="00AD0DD5">
        <w:t>ervices</w:t>
      </w:r>
    </w:p>
    <w:p w14:paraId="117054FC" w14:textId="7A0BC94D" w:rsidR="00AD0DD5" w:rsidRPr="00AD0DD5" w:rsidRDefault="00AD0DD5" w:rsidP="00001DD2">
      <w:pPr>
        <w:pStyle w:val="NormalBPBHEB"/>
      </w:pPr>
      <w:r w:rsidRPr="00AD0DD5">
        <w:t xml:space="preserve">Managed message queues integrate seamlessly with </w:t>
      </w:r>
      <w:r w:rsidR="00513669">
        <w:t>different</w:t>
      </w:r>
      <w:r w:rsidRPr="00AD0DD5">
        <w:t xml:space="preserve"> AWS services, enhancing their capabilities in various scenarios. Key integrations include:</w:t>
      </w:r>
    </w:p>
    <w:p w14:paraId="1D790FB5" w14:textId="77777777" w:rsidR="00AD0DD5" w:rsidRPr="00AD0DD5" w:rsidRDefault="00AD0DD5" w:rsidP="00EC6AAA">
      <w:pPr>
        <w:pStyle w:val="NormalBPBHEB"/>
        <w:numPr>
          <w:ilvl w:val="0"/>
          <w:numId w:val="98"/>
        </w:numPr>
      </w:pPr>
      <w:r w:rsidRPr="00AD0DD5">
        <w:rPr>
          <w:b/>
          <w:bCs/>
        </w:rPr>
        <w:t>AWS Lambda</w:t>
      </w:r>
      <w:r w:rsidRPr="00AD0DD5">
        <w:t>: Use managed message queues to trigger AWS Lambda functions, enabling serverless, event-driven architectures.</w:t>
      </w:r>
    </w:p>
    <w:p w14:paraId="485C4328" w14:textId="0E347421" w:rsidR="00AD0DD5" w:rsidRPr="00AD0DD5" w:rsidRDefault="00AD0DD5" w:rsidP="00EC6AAA">
      <w:pPr>
        <w:pStyle w:val="NormalBPBHEB"/>
        <w:numPr>
          <w:ilvl w:val="0"/>
          <w:numId w:val="98"/>
        </w:numPr>
      </w:pPr>
      <w:r w:rsidRPr="00AD0DD5">
        <w:rPr>
          <w:b/>
          <w:bCs/>
        </w:rPr>
        <w:t>Amazon EC2</w:t>
      </w:r>
      <w:r w:rsidRPr="00AD0DD5">
        <w:t>: Integrate with EC2 instances to allow communication between different components of a distributed application</w:t>
      </w:r>
      <w:sdt>
        <w:sdtPr>
          <w:id w:val="-2092534013"/>
          <w:citation/>
        </w:sdtPr>
        <w:sdtContent>
          <w:r w:rsidR="004677FA">
            <w:fldChar w:fldCharType="begin"/>
          </w:r>
          <w:r w:rsidR="004677FA">
            <w:instrText xml:space="preserve"> CITATION a2023g \l 1033 </w:instrText>
          </w:r>
          <w:r w:rsidR="004677FA">
            <w:fldChar w:fldCharType="separate"/>
          </w:r>
          <w:r w:rsidR="007152E2">
            <w:rPr>
              <w:noProof/>
            </w:rPr>
            <w:t xml:space="preserve"> </w:t>
          </w:r>
          <w:r w:rsidR="007152E2" w:rsidRPr="007152E2">
            <w:rPr>
              <w:noProof/>
            </w:rPr>
            <w:t>[20]</w:t>
          </w:r>
          <w:r w:rsidR="004677FA">
            <w:fldChar w:fldCharType="end"/>
          </w:r>
        </w:sdtContent>
      </w:sdt>
      <w:r w:rsidRPr="00AD0DD5">
        <w:t>.</w:t>
      </w:r>
    </w:p>
    <w:p w14:paraId="046B5A0D" w14:textId="561BBC07" w:rsidR="000760BB" w:rsidRPr="00C86C16" w:rsidRDefault="000760BB" w:rsidP="00001DD2">
      <w:pPr>
        <w:pStyle w:val="Heading2BPBHEB"/>
      </w:pPr>
      <w:r w:rsidRPr="00C86C16">
        <w:t xml:space="preserve">AWS </w:t>
      </w:r>
      <w:r w:rsidR="00C86C16">
        <w:rPr>
          <w:rStyle w:val="Heading2BPBHEBChar"/>
          <w:b/>
          <w:bCs/>
        </w:rPr>
        <w:t>s</w:t>
      </w:r>
      <w:r w:rsidRPr="00C86C16">
        <w:rPr>
          <w:rStyle w:val="Heading2BPBHEBChar"/>
          <w:b/>
          <w:bCs/>
        </w:rPr>
        <w:t xml:space="preserve">tep </w:t>
      </w:r>
      <w:r w:rsidR="00C86C16">
        <w:rPr>
          <w:rStyle w:val="Heading2BPBHEBChar"/>
          <w:b/>
          <w:bCs/>
        </w:rPr>
        <w:t>f</w:t>
      </w:r>
      <w:r w:rsidRPr="00C86C16">
        <w:rPr>
          <w:rStyle w:val="Heading2BPBHEBChar"/>
          <w:b/>
          <w:bCs/>
        </w:rPr>
        <w:t>unctions</w:t>
      </w:r>
    </w:p>
    <w:p w14:paraId="256A4EFC" w14:textId="11132A81" w:rsidR="000760BB" w:rsidRDefault="008A3D78" w:rsidP="00001DD2">
      <w:pPr>
        <w:pStyle w:val="NormalBPBHEB"/>
      </w:pPr>
      <w:r w:rsidRPr="008A3D78">
        <w:t xml:space="preserve">AWS Step Functions is a fully managed service that enables developers to coordinate and automate the execution of serverless workflows using visual workflows. This section </w:t>
      </w:r>
      <w:r w:rsidR="00B91294">
        <w:t>explores the capabilities of AWS Step Functions, its use cases, and the benefits it offers in</w:t>
      </w:r>
      <w:r w:rsidRPr="008A3D78">
        <w:t xml:space="preserve"> the realm of application integration.</w:t>
      </w:r>
    </w:p>
    <w:p w14:paraId="7A64DE1A" w14:textId="13C9DA8B" w:rsidR="000760BB" w:rsidRPr="00611C64" w:rsidRDefault="000760BB" w:rsidP="00EC6AAA">
      <w:pPr>
        <w:pStyle w:val="Heading3BPBHEB"/>
        <w:spacing w:line="276" w:lineRule="auto"/>
      </w:pPr>
      <w:r w:rsidRPr="00611C64">
        <w:t>Overview</w:t>
      </w:r>
    </w:p>
    <w:p w14:paraId="0AA9935E" w14:textId="21FB0104" w:rsidR="000760BB" w:rsidRDefault="00E44166" w:rsidP="00001DD2">
      <w:pPr>
        <w:pStyle w:val="NormalBPBHEB"/>
      </w:pPr>
      <w:r w:rsidRPr="00E44166">
        <w:t xml:space="preserve">AWS Step Functions simplify the process of building scalable and resilient applications by allowing developers to design workflows using a visual interface. Workflows in Step Functions are represented as state machines, where each state </w:t>
      </w:r>
      <w:r w:rsidR="004A0EB8" w:rsidRPr="00E44166">
        <w:t>is</w:t>
      </w:r>
      <w:r w:rsidRPr="00E44166">
        <w:t xml:space="preserve"> a step in the workflow.</w:t>
      </w:r>
    </w:p>
    <w:p w14:paraId="66214E6D" w14:textId="77777777" w:rsidR="00B476FE" w:rsidRPr="00611C64" w:rsidRDefault="00B476FE" w:rsidP="00EC6AAA">
      <w:pPr>
        <w:pStyle w:val="Heading3BPBHEB"/>
        <w:spacing w:line="276" w:lineRule="auto"/>
      </w:pPr>
      <w:r w:rsidRPr="00611C64">
        <w:t xml:space="preserve">Key features </w:t>
      </w:r>
    </w:p>
    <w:p w14:paraId="205D241A" w14:textId="71365853" w:rsidR="00B00101" w:rsidRPr="00B00101" w:rsidRDefault="00B00101" w:rsidP="00001DD2">
      <w:pPr>
        <w:pStyle w:val="NormalBPBHEB"/>
      </w:pPr>
      <w:r w:rsidRPr="00B00101">
        <w:t>The following are the key features of AWS Step Functions</w:t>
      </w:r>
      <w:r w:rsidR="007832A6">
        <w:t>.</w:t>
      </w:r>
      <w:r w:rsidRPr="00B00101">
        <w:t xml:space="preserve"> </w:t>
      </w:r>
      <w:sdt>
        <w:sdtPr>
          <w:id w:val="-884413627"/>
          <w:citation/>
        </w:sdtPr>
        <w:sdtContent>
          <w:r w:rsidR="000E2686">
            <w:fldChar w:fldCharType="begin"/>
          </w:r>
          <w:r w:rsidR="000E2686">
            <w:instrText xml:space="preserve"> CITATION a2023f \l 1033 </w:instrText>
          </w:r>
          <w:r w:rsidR="000E2686">
            <w:fldChar w:fldCharType="separate"/>
          </w:r>
          <w:r w:rsidR="007152E2" w:rsidRPr="007152E2">
            <w:rPr>
              <w:noProof/>
            </w:rPr>
            <w:t>[19]</w:t>
          </w:r>
          <w:r w:rsidR="000E2686">
            <w:fldChar w:fldCharType="end"/>
          </w:r>
        </w:sdtContent>
      </w:sdt>
      <w:r w:rsidRPr="00B00101">
        <w:t xml:space="preserve">; </w:t>
      </w:r>
      <w:sdt>
        <w:sdtPr>
          <w:id w:val="-992400997"/>
          <w:citation/>
        </w:sdtPr>
        <w:sdtContent>
          <w:r w:rsidR="00A81EFB">
            <w:fldChar w:fldCharType="begin"/>
          </w:r>
          <w:r w:rsidR="00A81EFB">
            <w:instrText xml:space="preserve"> CITATION unknown2023m \l 1033 </w:instrText>
          </w:r>
          <w:r w:rsidR="00A81EFB">
            <w:fldChar w:fldCharType="separate"/>
          </w:r>
          <w:r w:rsidR="007152E2" w:rsidRPr="007152E2">
            <w:rPr>
              <w:noProof/>
            </w:rPr>
            <w:t>[24]</w:t>
          </w:r>
          <w:r w:rsidR="00A81EFB">
            <w:fldChar w:fldCharType="end"/>
          </w:r>
        </w:sdtContent>
      </w:sdt>
    </w:p>
    <w:p w14:paraId="303EBCA8" w14:textId="29A44D04" w:rsidR="00B00101" w:rsidRPr="00B00101" w:rsidRDefault="00B00101" w:rsidP="00001DD2">
      <w:pPr>
        <w:pStyle w:val="NormalBPBHEB"/>
        <w:numPr>
          <w:ilvl w:val="0"/>
          <w:numId w:val="33"/>
        </w:numPr>
      </w:pPr>
      <w:r w:rsidRPr="00B00101">
        <w:rPr>
          <w:b/>
          <w:bCs/>
        </w:rPr>
        <w:t>Visual workflow design</w:t>
      </w:r>
      <w:r w:rsidRPr="00B00101">
        <w:t xml:space="preserve">: Step Functions provides a visual workflow designer, allowing developers to design, visualize, and </w:t>
      </w:r>
      <w:r w:rsidR="004A0EB8" w:rsidRPr="00B00101">
        <w:t>change</w:t>
      </w:r>
      <w:r w:rsidRPr="00B00101">
        <w:t xml:space="preserve"> workflows easily.</w:t>
      </w:r>
    </w:p>
    <w:p w14:paraId="71D8503F" w14:textId="6E4FF809" w:rsidR="00B00101" w:rsidRPr="00B00101" w:rsidRDefault="00B00101" w:rsidP="00001DD2">
      <w:pPr>
        <w:pStyle w:val="NormalBPBHEB"/>
        <w:numPr>
          <w:ilvl w:val="0"/>
          <w:numId w:val="33"/>
        </w:numPr>
      </w:pPr>
      <w:r w:rsidRPr="00B00101">
        <w:rPr>
          <w:b/>
          <w:bCs/>
        </w:rPr>
        <w:lastRenderedPageBreak/>
        <w:t>Coordination of microservices</w:t>
      </w:r>
      <w:r w:rsidRPr="00B00101">
        <w:t xml:space="preserve">: It excels in coordinating microservices, enabling seamless communication and </w:t>
      </w:r>
      <w:r w:rsidR="00B91294">
        <w:t>task execution</w:t>
      </w:r>
      <w:r w:rsidRPr="00B00101">
        <w:t xml:space="preserve"> across distributed applications.</w:t>
      </w:r>
    </w:p>
    <w:p w14:paraId="128B6B37" w14:textId="106FFE05" w:rsidR="00B00101" w:rsidRPr="00B00101" w:rsidRDefault="00B00101" w:rsidP="00001DD2">
      <w:pPr>
        <w:pStyle w:val="NormalBPBHEB"/>
        <w:numPr>
          <w:ilvl w:val="0"/>
          <w:numId w:val="33"/>
        </w:numPr>
      </w:pPr>
      <w:r w:rsidRPr="00B00101">
        <w:rPr>
          <w:b/>
          <w:bCs/>
        </w:rPr>
        <w:t>Error handling</w:t>
      </w:r>
      <w:r w:rsidRPr="00B00101">
        <w:t xml:space="preserve">: Step Functions </w:t>
      </w:r>
      <w:r w:rsidR="002E6D77" w:rsidRPr="00B00101">
        <w:t>include</w:t>
      </w:r>
      <w:r w:rsidRPr="00B00101">
        <w:t xml:space="preserve"> built-in error </w:t>
      </w:r>
      <w:r w:rsidR="00F954FE" w:rsidRPr="00B00101">
        <w:t>management</w:t>
      </w:r>
      <w:r w:rsidRPr="00B00101">
        <w:t xml:space="preserve"> capabilities, allowing for the definition of error states and automatic </w:t>
      </w:r>
      <w:r w:rsidR="002E6D77" w:rsidRPr="00B00101">
        <w:t>retribution</w:t>
      </w:r>
      <w:r w:rsidRPr="00B00101">
        <w:t>.</w:t>
      </w:r>
    </w:p>
    <w:p w14:paraId="52E6BB6A" w14:textId="703EBF24" w:rsidR="00B476FE" w:rsidRDefault="00B00101" w:rsidP="00001DD2">
      <w:pPr>
        <w:pStyle w:val="NormalBPBHEB"/>
      </w:pPr>
      <w:r w:rsidRPr="00A771CE">
        <w:rPr>
          <w:i/>
          <w:iCs/>
          <w:rPrChange w:id="56" w:author="Arya" w:date="2025-03-25T13:04:00Z" w16du:dateUtc="2025-03-25T07:34:00Z">
            <w:rPr>
              <w:b/>
              <w:bCs/>
            </w:rPr>
          </w:rPrChange>
        </w:rPr>
        <w:t xml:space="preserve">Figure </w:t>
      </w:r>
      <w:r w:rsidR="001419EA" w:rsidRPr="00A771CE">
        <w:rPr>
          <w:i/>
          <w:iCs/>
          <w:rPrChange w:id="57" w:author="Arya" w:date="2025-03-25T13:04:00Z" w16du:dateUtc="2025-03-25T07:34:00Z">
            <w:rPr>
              <w:b/>
              <w:bCs/>
            </w:rPr>
          </w:rPrChange>
        </w:rPr>
        <w:t>8</w:t>
      </w:r>
      <w:r w:rsidRPr="00A771CE">
        <w:rPr>
          <w:i/>
          <w:iCs/>
          <w:rPrChange w:id="58" w:author="Arya" w:date="2025-03-25T13:04:00Z" w16du:dateUtc="2025-03-25T07:34:00Z">
            <w:rPr>
              <w:b/>
              <w:bCs/>
            </w:rPr>
          </w:rPrChange>
        </w:rPr>
        <w:t>.</w:t>
      </w:r>
      <w:r w:rsidR="000919C9" w:rsidRPr="00A771CE">
        <w:rPr>
          <w:i/>
          <w:iCs/>
          <w:rPrChange w:id="59" w:author="Arya" w:date="2025-03-25T13:04:00Z" w16du:dateUtc="2025-03-25T07:34:00Z">
            <w:rPr>
              <w:b/>
              <w:bCs/>
            </w:rPr>
          </w:rPrChange>
        </w:rPr>
        <w:t>5</w:t>
      </w:r>
      <w:r w:rsidRPr="00B00101">
        <w:t xml:space="preserve"> </w:t>
      </w:r>
      <w:r w:rsidR="00261570">
        <w:t>illustrates AWS Step Functions Microservice Orchestration, combining</w:t>
      </w:r>
      <w:r w:rsidRPr="00B00101">
        <w:t xml:space="preserve"> Lambda functions to build a web-based application.</w:t>
      </w:r>
    </w:p>
    <w:p w14:paraId="321CCB45" w14:textId="77777777" w:rsidR="001419EA" w:rsidRDefault="00D541F5" w:rsidP="00001DD2">
      <w:pPr>
        <w:pStyle w:val="FigureBPBHEB"/>
      </w:pPr>
      <w:r>
        <w:rPr>
          <w:noProof/>
        </w:rPr>
        <w:drawing>
          <wp:inline distT="0" distB="0" distL="0" distR="0" wp14:anchorId="7B2441BA" wp14:editId="10F4062B">
            <wp:extent cx="5705475" cy="2770540"/>
            <wp:effectExtent l="0" t="0" r="0" b="127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0149525F" w14:textId="1A63FBEC" w:rsidR="00345228" w:rsidRDefault="001419EA" w:rsidP="00001DD2">
      <w:pPr>
        <w:pStyle w:val="FigureCaptionBPBHEB"/>
      </w:pPr>
      <w:commentRangeStart w:id="60"/>
      <w:commentRangeStart w:id="61"/>
      <w:r w:rsidRPr="00931B8F">
        <w:rPr>
          <w:b/>
          <w:bCs w:val="0"/>
        </w:rPr>
        <w:t>Figure 8.</w:t>
      </w:r>
      <w:r w:rsidRPr="00931B8F">
        <w:rPr>
          <w:b/>
          <w:bCs w:val="0"/>
        </w:rPr>
        <w:fldChar w:fldCharType="begin"/>
      </w:r>
      <w:r w:rsidRPr="00931B8F">
        <w:rPr>
          <w:b/>
          <w:bCs w:val="0"/>
        </w:rPr>
        <w:instrText xml:space="preserve"> SEQ Figure_8. \* ARABIC </w:instrText>
      </w:r>
      <w:r w:rsidRPr="00931B8F">
        <w:rPr>
          <w:b/>
          <w:bCs w:val="0"/>
        </w:rPr>
        <w:fldChar w:fldCharType="separate"/>
      </w:r>
      <w:r w:rsidR="003E5F06" w:rsidRPr="00931B8F">
        <w:rPr>
          <w:b/>
          <w:bCs w:val="0"/>
          <w:noProof/>
        </w:rPr>
        <w:t>5</w:t>
      </w:r>
      <w:r w:rsidRPr="00931B8F">
        <w:rPr>
          <w:b/>
          <w:bCs w:val="0"/>
        </w:rPr>
        <w:fldChar w:fldCharType="end"/>
      </w:r>
      <w:r w:rsidR="00931B8F" w:rsidRPr="00931B8F">
        <w:rPr>
          <w:b/>
          <w:bCs w:val="0"/>
        </w:rPr>
        <w:t>:</w:t>
      </w:r>
      <w:r w:rsidR="00931B8F">
        <w:t xml:space="preserve"> </w:t>
      </w:r>
      <w:r w:rsidRPr="00991DDE">
        <w:t>AWS Step Functions Microservice Orchestration: (Amazon Web Services)</w:t>
      </w:r>
      <w:commentRangeEnd w:id="60"/>
      <w:r w:rsidR="00AD6F16">
        <w:rPr>
          <w:rStyle w:val="CommentReference"/>
          <w:rFonts w:eastAsiaTheme="minorHAnsi" w:cstheme="minorBidi"/>
          <w:bCs w:val="0"/>
          <w:i w:val="0"/>
          <w:iCs w:val="0"/>
        </w:rPr>
        <w:commentReference w:id="60"/>
      </w:r>
      <w:commentRangeEnd w:id="61"/>
      <w:r w:rsidR="00F27E78">
        <w:rPr>
          <w:rStyle w:val="CommentReference"/>
          <w:rFonts w:eastAsiaTheme="minorHAnsi" w:cstheme="minorBidi"/>
          <w:bCs w:val="0"/>
          <w:i w:val="0"/>
          <w:iCs w:val="0"/>
        </w:rPr>
        <w:commentReference w:id="61"/>
      </w:r>
    </w:p>
    <w:p w14:paraId="7E1ABFC8" w14:textId="59921BA4" w:rsidR="000760BB" w:rsidRPr="003E5F94" w:rsidRDefault="000760BB" w:rsidP="00001DD2">
      <w:pPr>
        <w:pStyle w:val="NormalBPBHEB"/>
        <w:rPr>
          <w:b/>
          <w:bCs/>
        </w:rPr>
      </w:pPr>
      <w:r w:rsidRPr="003E5F94">
        <w:rPr>
          <w:b/>
          <w:bCs/>
        </w:rPr>
        <w:t xml:space="preserve">Use </w:t>
      </w:r>
      <w:r w:rsidR="008B119C" w:rsidRPr="003E5F94">
        <w:rPr>
          <w:b/>
          <w:bCs/>
        </w:rPr>
        <w:t>cases</w:t>
      </w:r>
    </w:p>
    <w:p w14:paraId="1E7BB8CB" w14:textId="7BD993B3" w:rsidR="008B6EE5" w:rsidRPr="008B6EE5" w:rsidRDefault="00F33931" w:rsidP="00001DD2">
      <w:pPr>
        <w:pStyle w:val="NormalBPBHEB"/>
      </w:pPr>
      <w:r>
        <w:t>The</w:t>
      </w:r>
      <w:r w:rsidR="008B6EE5" w:rsidRPr="008B6EE5">
        <w:rPr>
          <w:rFonts w:ascii="Times New Roman" w:eastAsia="Times New Roman" w:hAnsi="Times New Roman" w:cs="Times New Roman"/>
          <w:b/>
          <w:color w:val="auto"/>
          <w:sz w:val="24"/>
          <w:szCs w:val="24"/>
        </w:rPr>
        <w:t xml:space="preserve"> </w:t>
      </w:r>
      <w:r w:rsidR="008B6EE5" w:rsidRPr="008B6EE5">
        <w:t xml:space="preserve">following are the use cases of AWS Step Functions </w:t>
      </w:r>
      <w:sdt>
        <w:sdtPr>
          <w:id w:val="-1664775655"/>
          <w:citation/>
        </w:sdtPr>
        <w:sdtContent>
          <w:r w:rsidR="0090638E">
            <w:fldChar w:fldCharType="begin"/>
          </w:r>
          <w:r w:rsidR="0090638E">
            <w:instrText xml:space="preserve"> CITATION a2023f \l 1033 </w:instrText>
          </w:r>
          <w:r w:rsidR="0090638E">
            <w:fldChar w:fldCharType="separate"/>
          </w:r>
          <w:r w:rsidR="007152E2" w:rsidRPr="007152E2">
            <w:rPr>
              <w:noProof/>
            </w:rPr>
            <w:t>[19]</w:t>
          </w:r>
          <w:r w:rsidR="0090638E">
            <w:fldChar w:fldCharType="end"/>
          </w:r>
        </w:sdtContent>
      </w:sdt>
      <w:r w:rsidR="008B6EE5" w:rsidRPr="008B6EE5">
        <w:t>:</w:t>
      </w:r>
    </w:p>
    <w:p w14:paraId="0B6D0C6E" w14:textId="77777777" w:rsidR="008B6EE5" w:rsidRPr="008B6EE5" w:rsidRDefault="008B6EE5" w:rsidP="00001DD2">
      <w:pPr>
        <w:pStyle w:val="NormalBPBHEB"/>
        <w:numPr>
          <w:ilvl w:val="0"/>
          <w:numId w:val="34"/>
        </w:numPr>
      </w:pPr>
      <w:r w:rsidRPr="008B6EE5">
        <w:rPr>
          <w:b/>
          <w:bCs/>
        </w:rPr>
        <w:t>Order processing workflows</w:t>
      </w:r>
      <w:r w:rsidRPr="008B6EE5">
        <w:t>: Step Functions can be used to orchestrate order processing workflows, coordinating tasks such as payment processing, inventory management, and shipping.</w:t>
      </w:r>
    </w:p>
    <w:p w14:paraId="718292C7" w14:textId="5E28BEF6" w:rsidR="008B6EE5" w:rsidRPr="008B6EE5" w:rsidRDefault="008B6EE5" w:rsidP="00001DD2">
      <w:pPr>
        <w:pStyle w:val="NormalBPBHEB"/>
        <w:numPr>
          <w:ilvl w:val="0"/>
          <w:numId w:val="34"/>
        </w:numPr>
      </w:pPr>
      <w:r w:rsidRPr="008B6EE5">
        <w:rPr>
          <w:b/>
          <w:bCs/>
        </w:rPr>
        <w:t>Data processing pipelines</w:t>
      </w:r>
      <w:r w:rsidRPr="008B6EE5">
        <w:t xml:space="preserve">: It is ideal for building data processing pipelines, where different steps in the pipeline are executed based on the success or failure of </w:t>
      </w:r>
      <w:r w:rsidR="004A0EB8" w:rsidRPr="008B6EE5">
        <w:t>earlier</w:t>
      </w:r>
      <w:r w:rsidRPr="008B6EE5">
        <w:t xml:space="preserve"> steps.</w:t>
      </w:r>
    </w:p>
    <w:p w14:paraId="3945CCB0" w14:textId="77777777" w:rsidR="008B6EE5" w:rsidRPr="008B6EE5" w:rsidRDefault="008B6EE5" w:rsidP="00001DD2">
      <w:pPr>
        <w:pStyle w:val="NormalBPBHEB"/>
        <w:numPr>
          <w:ilvl w:val="0"/>
          <w:numId w:val="34"/>
        </w:numPr>
      </w:pPr>
      <w:r w:rsidRPr="008B6EE5">
        <w:rPr>
          <w:b/>
          <w:bCs/>
        </w:rPr>
        <w:t>Media processing workflows</w:t>
      </w:r>
      <w:r w:rsidRPr="008B6EE5">
        <w:t>: Step Functions can coordinate media processing tasks, such as video transcoding and image recognition, in a scalable and efficient manner.</w:t>
      </w:r>
    </w:p>
    <w:p w14:paraId="3B29F913" w14:textId="62704755" w:rsidR="000760BB" w:rsidRPr="00611C64" w:rsidRDefault="000760BB" w:rsidP="00EC6AAA">
      <w:pPr>
        <w:pStyle w:val="Heading3BPBHEB"/>
        <w:spacing w:line="276" w:lineRule="auto"/>
      </w:pPr>
      <w:r w:rsidRPr="00611C64">
        <w:t xml:space="preserve">Benefits </w:t>
      </w:r>
    </w:p>
    <w:p w14:paraId="1BEC3395" w14:textId="358737F5" w:rsidR="005155C0" w:rsidRPr="005155C0" w:rsidRDefault="005155C0" w:rsidP="00001DD2">
      <w:pPr>
        <w:pStyle w:val="NormalBPBHEB"/>
      </w:pPr>
      <w:r w:rsidRPr="005155C0">
        <w:t>The following are the benefits of using AWS Step Functions</w:t>
      </w:r>
      <w:r w:rsidR="00593A03">
        <w:t>.</w:t>
      </w:r>
      <w:r w:rsidRPr="005155C0">
        <w:t xml:space="preserve"> </w:t>
      </w:r>
      <w:sdt>
        <w:sdtPr>
          <w:id w:val="1243229893"/>
          <w:citation/>
        </w:sdtPr>
        <w:sdtContent>
          <w:r w:rsidR="004904B8">
            <w:fldChar w:fldCharType="begin"/>
          </w:r>
          <w:r w:rsidR="004904B8">
            <w:instrText xml:space="preserve"> CITATION a2023f \l 1033 </w:instrText>
          </w:r>
          <w:r w:rsidR="004904B8">
            <w:fldChar w:fldCharType="separate"/>
          </w:r>
          <w:r w:rsidR="007152E2" w:rsidRPr="007152E2">
            <w:rPr>
              <w:noProof/>
            </w:rPr>
            <w:t>[19]</w:t>
          </w:r>
          <w:r w:rsidR="004904B8">
            <w:fldChar w:fldCharType="end"/>
          </w:r>
        </w:sdtContent>
      </w:sdt>
      <w:r w:rsidRPr="005155C0">
        <w:t>:</w:t>
      </w:r>
    </w:p>
    <w:p w14:paraId="4F839EF0" w14:textId="3237BB18" w:rsidR="005155C0" w:rsidRPr="005155C0" w:rsidRDefault="005155C0" w:rsidP="00001DD2">
      <w:pPr>
        <w:pStyle w:val="NormalBPBHEB"/>
        <w:numPr>
          <w:ilvl w:val="0"/>
          <w:numId w:val="35"/>
        </w:numPr>
      </w:pPr>
      <w:r w:rsidRPr="005155C0">
        <w:rPr>
          <w:b/>
          <w:bCs/>
        </w:rPr>
        <w:t>Simplified workflow management</w:t>
      </w:r>
      <w:r w:rsidRPr="005155C0">
        <w:t xml:space="preserve">: Developers can </w:t>
      </w:r>
      <w:r w:rsidR="00261570">
        <w:t xml:space="preserve">easily manage complex workflows using the visual designer, thereby </w:t>
      </w:r>
      <w:r w:rsidRPr="005155C0">
        <w:t>reducing the complexity of application integration.</w:t>
      </w:r>
    </w:p>
    <w:p w14:paraId="077545CB" w14:textId="77777777" w:rsidR="005155C0" w:rsidRPr="005155C0" w:rsidRDefault="005155C0" w:rsidP="00001DD2">
      <w:pPr>
        <w:pStyle w:val="NormalBPBHEB"/>
        <w:numPr>
          <w:ilvl w:val="0"/>
          <w:numId w:val="35"/>
        </w:numPr>
      </w:pPr>
      <w:r w:rsidRPr="005155C0">
        <w:rPr>
          <w:b/>
          <w:bCs/>
        </w:rPr>
        <w:t>Scalability</w:t>
      </w:r>
      <w:r w:rsidRPr="005155C0">
        <w:t>: Step Functions scale automatically based on the workload, ensuring that workflows execute reliably under varying conditions.</w:t>
      </w:r>
    </w:p>
    <w:p w14:paraId="39031FBD" w14:textId="1B6D7EDF" w:rsidR="005155C0" w:rsidRPr="005155C0" w:rsidRDefault="005155C0" w:rsidP="00001DD2">
      <w:pPr>
        <w:pStyle w:val="NormalBPBHEB"/>
        <w:numPr>
          <w:ilvl w:val="0"/>
          <w:numId w:val="35"/>
        </w:numPr>
      </w:pPr>
      <w:r w:rsidRPr="005155C0">
        <w:rPr>
          <w:b/>
          <w:bCs/>
        </w:rPr>
        <w:lastRenderedPageBreak/>
        <w:t>Cost Efficiency</w:t>
      </w:r>
      <w:r w:rsidRPr="005155C0">
        <w:t>: The pay-as-you-go pricing model of Step Functions ensures cost efficiency, with charges based on the number of state transitions</w:t>
      </w:r>
      <w:r w:rsidR="00593A03">
        <w:t xml:space="preserve"> that occur</w:t>
      </w:r>
      <w:r w:rsidRPr="005155C0">
        <w:t>.</w:t>
      </w:r>
    </w:p>
    <w:p w14:paraId="1BFB669A" w14:textId="600991EA" w:rsidR="00F33931" w:rsidRPr="000760BB" w:rsidRDefault="00AD6F16" w:rsidP="00001DD2">
      <w:pPr>
        <w:pStyle w:val="NormalBPBHEB"/>
      </w:pPr>
      <w:r>
        <w:t>Th</w:t>
      </w:r>
      <w:r w:rsidR="00F33931">
        <w:t>e b</w:t>
      </w:r>
      <w:r w:rsidR="00F33931" w:rsidRPr="00F33931">
        <w:t>enefits of using AWS Step Functions</w:t>
      </w:r>
      <w:r>
        <w:t xml:space="preserve"> are as follows</w:t>
      </w:r>
      <w:r w:rsidR="00E13473">
        <w:t>.</w:t>
      </w:r>
      <w:sdt>
        <w:sdtPr>
          <w:id w:val="333960029"/>
          <w:citation/>
        </w:sdtPr>
        <w:sdtContent>
          <w:r w:rsidR="008C28BF">
            <w:fldChar w:fldCharType="begin"/>
          </w:r>
          <w:r w:rsidR="008C28BF">
            <w:instrText xml:space="preserve"> CITATION a2023f \l 1033 </w:instrText>
          </w:r>
          <w:r w:rsidR="008C28BF">
            <w:fldChar w:fldCharType="separate"/>
          </w:r>
          <w:r w:rsidR="007152E2">
            <w:rPr>
              <w:noProof/>
            </w:rPr>
            <w:t xml:space="preserve"> </w:t>
          </w:r>
          <w:r w:rsidR="007152E2" w:rsidRPr="007152E2">
            <w:rPr>
              <w:noProof/>
            </w:rPr>
            <w:t>[19]</w:t>
          </w:r>
          <w:r w:rsidR="008C28BF">
            <w:fldChar w:fldCharType="end"/>
          </w:r>
        </w:sdtContent>
      </w:sdt>
      <w:r w:rsidR="00DD1DB0">
        <w:t>:</w:t>
      </w:r>
    </w:p>
    <w:p w14:paraId="54452CE9" w14:textId="396FCF35" w:rsidR="000760BB" w:rsidRPr="000760BB" w:rsidRDefault="000760BB" w:rsidP="00001DD2">
      <w:pPr>
        <w:pStyle w:val="NormalBPBHEB"/>
        <w:numPr>
          <w:ilvl w:val="0"/>
          <w:numId w:val="7"/>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01DD2">
        <w:instrText xml:space="preserve"> \* MERGEFORMAT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001DD2">
      <w:pPr>
        <w:pStyle w:val="NormalBPBHEB"/>
        <w:numPr>
          <w:ilvl w:val="0"/>
          <w:numId w:val="7"/>
        </w:numPr>
      </w:pPr>
      <w:r w:rsidRPr="000760BB">
        <w:rPr>
          <w:b/>
          <w:bCs/>
        </w:rPr>
        <w:t>Scalability:</w:t>
      </w:r>
      <w:r w:rsidRPr="000760BB">
        <w:t xml:space="preserve"> Step Functions scale automatically based on the workload, ensuring that workflows execute reliably under varying conditions.</w:t>
      </w:r>
    </w:p>
    <w:p w14:paraId="24349183" w14:textId="6A2FA615" w:rsidR="000760BB" w:rsidRPr="000760BB" w:rsidRDefault="000760BB" w:rsidP="00001DD2">
      <w:pPr>
        <w:pStyle w:val="NormalBPBHEB"/>
        <w:numPr>
          <w:ilvl w:val="0"/>
          <w:numId w:val="7"/>
        </w:numPr>
      </w:pPr>
      <w:r w:rsidRPr="000760BB">
        <w:rPr>
          <w:b/>
          <w:bCs/>
        </w:rPr>
        <w:t>Cost Efficiency:</w:t>
      </w:r>
      <w:r w:rsidRPr="000760BB">
        <w:t xml:space="preserve"> The pay-as-you-go pricing model of Step Functions ensures cost efficiency, with charges based on the number of state transitions</w:t>
      </w:r>
      <w:r w:rsidR="00E13473">
        <w:t xml:space="preserve"> that occur</w:t>
      </w:r>
      <w:r w:rsidRPr="000760BB">
        <w:t>.</w:t>
      </w:r>
    </w:p>
    <w:p w14:paraId="0FBF1075" w14:textId="73D53427" w:rsidR="000760BB" w:rsidRPr="00611C64" w:rsidRDefault="000760BB" w:rsidP="00001DD2">
      <w:pPr>
        <w:pStyle w:val="Heading2BPBHEB"/>
      </w:pPr>
      <w:r w:rsidRPr="00611C64">
        <w:t xml:space="preserve">Integration with </w:t>
      </w:r>
      <w:r w:rsidR="00DD1DB0" w:rsidRPr="00611C64">
        <w:t xml:space="preserve">other </w:t>
      </w:r>
      <w:r w:rsidRPr="00611C64">
        <w:t xml:space="preserve">AWS </w:t>
      </w:r>
      <w:r w:rsidR="003E5F94">
        <w:t>s</w:t>
      </w:r>
      <w:r w:rsidRPr="00611C64">
        <w:t>ervices</w:t>
      </w:r>
    </w:p>
    <w:p w14:paraId="2FE6FF05" w14:textId="6203F8AD" w:rsidR="000760BB" w:rsidRPr="000760BB" w:rsidRDefault="004A5DAE" w:rsidP="00001DD2">
      <w:pPr>
        <w:pStyle w:val="NormalBPBHEB"/>
      </w:pPr>
      <w:r w:rsidRPr="004A5DAE">
        <w:t xml:space="preserve">AWS Step Functions seamlessly integrates with various AWS services, including AWS Lambda, AWS Fargate, and Amazon SageMaker, </w:t>
      </w:r>
      <w:r w:rsidR="00AC2012">
        <w:t>enabling developers to utilize a wide range</w:t>
      </w:r>
      <w:r w:rsidRPr="004A5DAE">
        <w:t xml:space="preserve"> of functionalities within their workflows.</w:t>
      </w:r>
    </w:p>
    <w:p w14:paraId="3CB89907" w14:textId="636E5304" w:rsidR="00567041" w:rsidRPr="000760BB" w:rsidRDefault="00567041" w:rsidP="00001DD2">
      <w:pPr>
        <w:pStyle w:val="Heading2BPBHEB"/>
      </w:pPr>
      <w:r w:rsidRPr="000760BB">
        <w:t xml:space="preserve">Amazon </w:t>
      </w:r>
      <w:r w:rsidR="003E5F94" w:rsidRPr="000760BB">
        <w:t xml:space="preserve">elastic container registry </w:t>
      </w:r>
    </w:p>
    <w:p w14:paraId="2B3D1404" w14:textId="305A8BE1" w:rsidR="00BE1B06" w:rsidRPr="00BE1B06" w:rsidRDefault="00567041" w:rsidP="00001DD2">
      <w:pPr>
        <w:pStyle w:val="NormalBPBHEB"/>
      </w:pPr>
      <w:r w:rsidRPr="000760BB">
        <w:t xml:space="preserve">Amazon </w:t>
      </w:r>
      <w:r w:rsidRPr="00555FFB">
        <w:rPr>
          <w:b/>
          <w:bCs/>
        </w:rPr>
        <w:t>Elastic Container Registry (ECR</w:t>
      </w:r>
      <w:r w:rsidRPr="000760BB">
        <w:t>)</w:t>
      </w:r>
      <w:r w:rsidR="00BE1B06" w:rsidRPr="00BE1B06">
        <w:t xml:space="preserve"> is a fully managed container registry service that enables developers to store, manage, and deploy Docker container images efficiently. This section explores Amazon ECR's features and its role in the containerization ecosystem.</w:t>
      </w:r>
    </w:p>
    <w:p w14:paraId="6135AEC0" w14:textId="151B84D2" w:rsidR="00BE1B06" w:rsidRPr="00BE1B06" w:rsidRDefault="00BE1B06" w:rsidP="00001DD2">
      <w:pPr>
        <w:pStyle w:val="NormalBPBHEB"/>
      </w:pPr>
      <w:r w:rsidRPr="00BE1B06">
        <w:t xml:space="preserve">Amazon ECR simplifies containerization by offering a secure and scalable repository for Docker images, supporting the entire lifecycle of containerized </w:t>
      </w:r>
      <w:r w:rsidR="008B119C" w:rsidRPr="00BE1B06">
        <w:t>applications.</w:t>
      </w:r>
    </w:p>
    <w:p w14:paraId="31592E26" w14:textId="77777777" w:rsidR="00E578E4" w:rsidRPr="00611C64" w:rsidRDefault="00E578E4" w:rsidP="00EC6AAA">
      <w:pPr>
        <w:pStyle w:val="Heading3BPBHEB"/>
        <w:spacing w:line="276" w:lineRule="auto"/>
      </w:pPr>
      <w:r w:rsidRPr="00611C64">
        <w:t>Key features of Amazon ECR</w:t>
      </w:r>
    </w:p>
    <w:p w14:paraId="11969A31" w14:textId="0AF47723" w:rsidR="006160FC" w:rsidRPr="006160FC" w:rsidRDefault="006160FC" w:rsidP="00001DD2">
      <w:pPr>
        <w:pStyle w:val="NormalBPBHEB"/>
      </w:pPr>
      <w:r w:rsidRPr="006160FC">
        <w:t>The following are the key features of Amazon ECR</w:t>
      </w:r>
      <w:r w:rsidR="00E13473">
        <w:t>.</w:t>
      </w:r>
      <w:r w:rsidRPr="006160FC">
        <w:t xml:space="preserve"> </w:t>
      </w:r>
      <w:sdt>
        <w:sdtPr>
          <w:id w:val="2037149023"/>
          <w:citation/>
        </w:sdtPr>
        <w:sdtContent>
          <w:r w:rsidR="00931A2F">
            <w:fldChar w:fldCharType="begin"/>
          </w:r>
          <w:r w:rsidR="004A3BAA">
            <w:instrText xml:space="preserve">CITATION a2023i \l 1033 </w:instrText>
          </w:r>
          <w:r w:rsidR="00931A2F">
            <w:fldChar w:fldCharType="separate"/>
          </w:r>
          <w:r w:rsidR="007152E2" w:rsidRPr="007152E2">
            <w:rPr>
              <w:noProof/>
            </w:rPr>
            <w:t>[25]</w:t>
          </w:r>
          <w:r w:rsidR="00931A2F">
            <w:fldChar w:fldCharType="end"/>
          </w:r>
        </w:sdtContent>
      </w:sdt>
      <w:r w:rsidRPr="006160FC">
        <w:t xml:space="preserve">; </w:t>
      </w:r>
      <w:sdt>
        <w:sdtPr>
          <w:id w:val="-423501180"/>
          <w:citation/>
        </w:sdtPr>
        <w:sdtContent>
          <w:r w:rsidR="006A2E7C">
            <w:fldChar w:fldCharType="begin"/>
          </w:r>
          <w:r w:rsidR="006A2E7C">
            <w:instrText xml:space="preserve"> CITATION bryant2017a \l 1033 </w:instrText>
          </w:r>
          <w:r w:rsidR="006A2E7C">
            <w:fldChar w:fldCharType="separate"/>
          </w:r>
          <w:r w:rsidR="007152E2" w:rsidRPr="007152E2">
            <w:rPr>
              <w:noProof/>
            </w:rPr>
            <w:t>[26]</w:t>
          </w:r>
          <w:r w:rsidR="006A2E7C">
            <w:fldChar w:fldCharType="end"/>
          </w:r>
        </w:sdtContent>
      </w:sdt>
      <w:r w:rsidRPr="006160FC">
        <w:t>:</w:t>
      </w:r>
    </w:p>
    <w:p w14:paraId="59A6018C" w14:textId="77777777" w:rsidR="006160FC" w:rsidRPr="006160FC" w:rsidRDefault="006160FC" w:rsidP="00EC6AAA">
      <w:pPr>
        <w:pStyle w:val="NormalBPBHEB"/>
        <w:numPr>
          <w:ilvl w:val="0"/>
          <w:numId w:val="99"/>
        </w:numPr>
      </w:pPr>
      <w:r w:rsidRPr="006160FC">
        <w:rPr>
          <w:b/>
          <w:bCs/>
        </w:rPr>
        <w:t>Secure and private repositories</w:t>
      </w:r>
      <w:r w:rsidRPr="006160FC">
        <w:t>: ECR provides private repositories where container images are securely stored and accessed only by authorized users and systems.</w:t>
      </w:r>
    </w:p>
    <w:p w14:paraId="50963718" w14:textId="5F35FBE1" w:rsidR="006160FC" w:rsidRPr="006160FC" w:rsidRDefault="006160FC" w:rsidP="00EC6AAA">
      <w:pPr>
        <w:pStyle w:val="NormalBPBHEB"/>
        <w:numPr>
          <w:ilvl w:val="0"/>
          <w:numId w:val="99"/>
        </w:numPr>
      </w:pPr>
      <w:r w:rsidRPr="006160FC">
        <w:rPr>
          <w:b/>
          <w:bCs/>
        </w:rPr>
        <w:t>Integration with AWS Services</w:t>
      </w:r>
      <w:r w:rsidRPr="006160FC">
        <w:t>: It integrates seamlessly with AWS services</w:t>
      </w:r>
      <w:r w:rsidR="00C9088D">
        <w:t>, such as Amazon ECS and Kubernetes, facilitating</w:t>
      </w:r>
      <w:r w:rsidRPr="006160FC">
        <w:t xml:space="preserve"> the deployment of containerized applications.</w:t>
      </w:r>
    </w:p>
    <w:p w14:paraId="2DCC6864" w14:textId="3D11255F" w:rsidR="006160FC" w:rsidRPr="006160FC" w:rsidRDefault="006160FC" w:rsidP="00EC6AAA">
      <w:pPr>
        <w:pStyle w:val="NormalBPBHEB"/>
        <w:numPr>
          <w:ilvl w:val="0"/>
          <w:numId w:val="99"/>
        </w:numPr>
      </w:pPr>
      <w:r w:rsidRPr="006160FC">
        <w:rPr>
          <w:b/>
          <w:bCs/>
        </w:rPr>
        <w:t>Scalability</w:t>
      </w:r>
      <w:r w:rsidRPr="006160FC">
        <w:t xml:space="preserve">: ECR scales with the development team's needs, efficiently </w:t>
      </w:r>
      <w:r w:rsidR="00513669" w:rsidRPr="006160FC">
        <w:t>managing</w:t>
      </w:r>
      <w:r w:rsidRPr="006160FC">
        <w:t xml:space="preserve"> </w:t>
      </w:r>
      <w:r w:rsidR="0066196A">
        <w:t xml:space="preserve">the </w:t>
      </w:r>
      <w:r w:rsidRPr="006160FC">
        <w:t>storage and retrieval of large numbers of container images</w:t>
      </w:r>
      <w:r w:rsidR="00F84B01">
        <w:t>.</w:t>
      </w:r>
    </w:p>
    <w:p w14:paraId="3E7A827C" w14:textId="72D82F2E" w:rsidR="002B1F8F" w:rsidRPr="00464C79" w:rsidRDefault="002B1F8F" w:rsidP="00001DD2">
      <w:pPr>
        <w:pStyle w:val="NormalBPBHEB"/>
        <w:rPr>
          <w:b/>
          <w:bCs/>
        </w:rPr>
      </w:pPr>
      <w:r w:rsidRPr="00464C79">
        <w:rPr>
          <w:b/>
          <w:bCs/>
        </w:rPr>
        <w:t xml:space="preserve">Use </w:t>
      </w:r>
      <w:r w:rsidR="008B119C" w:rsidRPr="00464C79">
        <w:rPr>
          <w:b/>
          <w:bCs/>
        </w:rPr>
        <w:t>cases</w:t>
      </w:r>
    </w:p>
    <w:p w14:paraId="2A39C5F2" w14:textId="3C30095A" w:rsidR="00874944" w:rsidRPr="00874944" w:rsidRDefault="00874944" w:rsidP="00001DD2">
      <w:pPr>
        <w:pStyle w:val="NormalBPBHEB"/>
      </w:pPr>
      <w:r w:rsidRPr="00874944">
        <w:t>The following are the key features of Amazon ECR</w:t>
      </w:r>
      <w:r w:rsidR="00E13473">
        <w:t>.</w:t>
      </w:r>
      <w:r w:rsidRPr="00874944">
        <w:t xml:space="preserve"> </w:t>
      </w:r>
      <w:sdt>
        <w:sdtPr>
          <w:id w:val="-561023304"/>
          <w:citation/>
        </w:sdtPr>
        <w:sdtContent>
          <w:r w:rsidR="00E91C49">
            <w:fldChar w:fldCharType="begin"/>
          </w:r>
          <w:r w:rsidR="00E91C49">
            <w:instrText xml:space="preserve"> CITATION a2023i \l 1033 </w:instrText>
          </w:r>
          <w:r w:rsidR="00E91C49">
            <w:fldChar w:fldCharType="separate"/>
          </w:r>
          <w:r w:rsidR="007152E2" w:rsidRPr="007152E2">
            <w:rPr>
              <w:noProof/>
            </w:rPr>
            <w:t>[25]</w:t>
          </w:r>
          <w:r w:rsidR="00E91C49">
            <w:fldChar w:fldCharType="end"/>
          </w:r>
        </w:sdtContent>
      </w:sdt>
      <w:r w:rsidRPr="00874944">
        <w:t xml:space="preserve">; </w:t>
      </w:r>
      <w:sdt>
        <w:sdtPr>
          <w:id w:val="-1815865710"/>
          <w:citation/>
        </w:sdtPr>
        <w:sdtContent>
          <w:r w:rsidR="008E08E4">
            <w:fldChar w:fldCharType="begin"/>
          </w:r>
          <w:r w:rsidR="008E08E4">
            <w:instrText xml:space="preserve"> CITATION bryant2017a \l 1033 </w:instrText>
          </w:r>
          <w:r w:rsidR="008E08E4">
            <w:fldChar w:fldCharType="separate"/>
          </w:r>
          <w:r w:rsidR="007152E2" w:rsidRPr="007152E2">
            <w:rPr>
              <w:noProof/>
            </w:rPr>
            <w:t>[26]</w:t>
          </w:r>
          <w:r w:rsidR="008E08E4">
            <w:fldChar w:fldCharType="end"/>
          </w:r>
        </w:sdtContent>
      </w:sdt>
      <w:r w:rsidRPr="00874944">
        <w:t>:</w:t>
      </w:r>
    </w:p>
    <w:p w14:paraId="056B9129" w14:textId="77777777" w:rsidR="00874944" w:rsidRPr="00874944" w:rsidRDefault="00874944" w:rsidP="00001DD2">
      <w:pPr>
        <w:pStyle w:val="NormalBPBHEB"/>
        <w:numPr>
          <w:ilvl w:val="0"/>
          <w:numId w:val="37"/>
        </w:numPr>
      </w:pPr>
      <w:r w:rsidRPr="00874944">
        <w:rPr>
          <w:b/>
          <w:bCs/>
        </w:rPr>
        <w:t>Secure and private repositories</w:t>
      </w:r>
      <w:r w:rsidRPr="00874944">
        <w:t>: ECR provides private repositories where container images are securely stored and accessed only by authorized users and systems.</w:t>
      </w:r>
    </w:p>
    <w:p w14:paraId="0AAC86DF" w14:textId="77D00884" w:rsidR="00874944" w:rsidRPr="00874944" w:rsidRDefault="00874944" w:rsidP="00001DD2">
      <w:pPr>
        <w:pStyle w:val="NormalBPBHEB"/>
        <w:numPr>
          <w:ilvl w:val="0"/>
          <w:numId w:val="37"/>
        </w:numPr>
      </w:pPr>
      <w:r w:rsidRPr="00874944">
        <w:rPr>
          <w:b/>
          <w:bCs/>
        </w:rPr>
        <w:lastRenderedPageBreak/>
        <w:t>Integration with AWS Services</w:t>
      </w:r>
      <w:r w:rsidRPr="00874944">
        <w:t>: It integrates seamlessly with AWS services</w:t>
      </w:r>
      <w:r w:rsidR="0066196A">
        <w:t>, such as Amazon ECS and Kubernetes, facilitating</w:t>
      </w:r>
      <w:r w:rsidRPr="00874944">
        <w:t xml:space="preserve"> the deployment of containerized applications.</w:t>
      </w:r>
    </w:p>
    <w:p w14:paraId="17BEDC9A" w14:textId="08EC39E8" w:rsidR="00874944" w:rsidRPr="00874944" w:rsidRDefault="00874944" w:rsidP="00001DD2">
      <w:pPr>
        <w:pStyle w:val="NormalBPBHEB"/>
        <w:numPr>
          <w:ilvl w:val="0"/>
          <w:numId w:val="37"/>
        </w:numPr>
      </w:pPr>
      <w:r w:rsidRPr="00874944">
        <w:rPr>
          <w:b/>
          <w:bCs/>
        </w:rPr>
        <w:t>Scalability</w:t>
      </w:r>
      <w:r w:rsidRPr="00874944">
        <w:t xml:space="preserve">: ECR scales with the development team's needs, efficiently </w:t>
      </w:r>
      <w:r w:rsidR="00513669" w:rsidRPr="00874944">
        <w:t>managing</w:t>
      </w:r>
      <w:r w:rsidRPr="00874944">
        <w:t xml:space="preserve"> storage and retrieval of large numbers of container images</w:t>
      </w:r>
    </w:p>
    <w:p w14:paraId="6A7273BB" w14:textId="2BBA815D" w:rsidR="002B1F8F" w:rsidRPr="000760BB" w:rsidRDefault="002B1F8F" w:rsidP="00001DD2">
      <w:pPr>
        <w:pStyle w:val="NormalBPBHEB"/>
      </w:pPr>
      <w:r w:rsidRPr="00A771CE">
        <w:rPr>
          <w:i/>
          <w:iCs/>
          <w:rPrChange w:id="62" w:author="Arya" w:date="2025-03-25T13:04:00Z" w16du:dateUtc="2025-03-25T07:34:00Z">
            <w:rPr>
              <w:b/>
              <w:bCs/>
            </w:rPr>
          </w:rPrChange>
        </w:rPr>
        <w:t xml:space="preserve">Figure </w:t>
      </w:r>
      <w:r w:rsidR="000919C9" w:rsidRPr="00A771CE">
        <w:rPr>
          <w:i/>
          <w:iCs/>
          <w:rPrChange w:id="63" w:author="Arya" w:date="2025-03-25T13:04:00Z" w16du:dateUtc="2025-03-25T07:34:00Z">
            <w:rPr>
              <w:b/>
              <w:bCs/>
            </w:rPr>
          </w:rPrChange>
        </w:rPr>
        <w:t>8</w:t>
      </w:r>
      <w:r w:rsidRPr="00A771CE">
        <w:rPr>
          <w:i/>
          <w:iCs/>
          <w:rPrChange w:id="64" w:author="Arya" w:date="2025-03-25T13:04:00Z" w16du:dateUtc="2025-03-25T07:34:00Z">
            <w:rPr>
              <w:b/>
              <w:bCs/>
            </w:rPr>
          </w:rPrChange>
        </w:rPr>
        <w:t>.</w:t>
      </w:r>
      <w:r w:rsidR="006F44CF" w:rsidRPr="00A771CE">
        <w:rPr>
          <w:i/>
          <w:iCs/>
          <w:rPrChange w:id="65" w:author="Arya" w:date="2025-03-25T13:04:00Z" w16du:dateUtc="2025-03-25T07:34:00Z">
            <w:rPr>
              <w:b/>
              <w:bCs/>
            </w:rPr>
          </w:rPrChange>
        </w:rPr>
        <w:t>6</w:t>
      </w:r>
      <w:r>
        <w:t xml:space="preserve"> </w:t>
      </w:r>
      <w:r w:rsidR="00BB7060">
        <w:t>shows</w:t>
      </w:r>
      <w:r w:rsidRPr="002B1F8F">
        <w:t xml:space="preserve"> AWS Containers </w:t>
      </w:r>
      <w:r w:rsidR="00BB7060">
        <w:t xml:space="preserve">options by </w:t>
      </w:r>
      <w:r w:rsidR="008B119C">
        <w:t>layer</w:t>
      </w:r>
      <w:r w:rsidR="00FF3AC7">
        <w:t>:</w:t>
      </w:r>
    </w:p>
    <w:p w14:paraId="1D3CBCAC" w14:textId="77777777" w:rsidR="000919C9" w:rsidRDefault="00172F2B" w:rsidP="00001DD2">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2D92E0B2" w14:textId="33D68066" w:rsidR="00170BB9" w:rsidRDefault="000919C9" w:rsidP="00001DD2">
      <w:pPr>
        <w:pStyle w:val="FigureCaptionBPBHEB"/>
      </w:pPr>
      <w:r w:rsidRPr="00AD70A7">
        <w:rPr>
          <w:b/>
          <w:bCs w:val="0"/>
        </w:rPr>
        <w:t>Figure 8.</w:t>
      </w:r>
      <w:r w:rsidRPr="00AD70A7">
        <w:rPr>
          <w:b/>
          <w:bCs w:val="0"/>
        </w:rPr>
        <w:fldChar w:fldCharType="begin"/>
      </w:r>
      <w:r w:rsidRPr="00AD70A7">
        <w:rPr>
          <w:b/>
          <w:bCs w:val="0"/>
        </w:rPr>
        <w:instrText xml:space="preserve"> SEQ Figure_8. \* ARABIC </w:instrText>
      </w:r>
      <w:r w:rsidRPr="00AD70A7">
        <w:rPr>
          <w:b/>
          <w:bCs w:val="0"/>
        </w:rPr>
        <w:fldChar w:fldCharType="separate"/>
      </w:r>
      <w:r w:rsidR="003E5F06" w:rsidRPr="00AD70A7">
        <w:rPr>
          <w:b/>
          <w:bCs w:val="0"/>
          <w:noProof/>
        </w:rPr>
        <w:t>6</w:t>
      </w:r>
      <w:r w:rsidRPr="00AD70A7">
        <w:rPr>
          <w:b/>
          <w:bCs w:val="0"/>
        </w:rPr>
        <w:fldChar w:fldCharType="end"/>
      </w:r>
      <w:r w:rsidR="00AD70A7" w:rsidRPr="00AD70A7">
        <w:rPr>
          <w:b/>
          <w:bCs w:val="0"/>
        </w:rPr>
        <w:t>:</w:t>
      </w:r>
      <w:r>
        <w:t xml:space="preserve"> </w:t>
      </w:r>
      <w:r w:rsidRPr="00AD2956">
        <w:t>AWS Containers (Amazon Web Services)</w:t>
      </w:r>
    </w:p>
    <w:p w14:paraId="189961F6" w14:textId="77777777" w:rsidR="009944C3" w:rsidRDefault="009944C3" w:rsidP="00001DD2">
      <w:pPr>
        <w:pStyle w:val="FigureCaptionBPBHEB"/>
      </w:pPr>
    </w:p>
    <w:p w14:paraId="7AE15C4A" w14:textId="21877F2B" w:rsidR="000760BB" w:rsidRPr="00611C64" w:rsidRDefault="000760BB" w:rsidP="00EC6AAA">
      <w:pPr>
        <w:pStyle w:val="Heading3BPBHEB"/>
        <w:spacing w:line="276" w:lineRule="auto"/>
      </w:pPr>
      <w:r w:rsidRPr="00611C64">
        <w:t xml:space="preserve">Benefits of </w:t>
      </w:r>
      <w:r w:rsidR="00DD1DB0" w:rsidRPr="00611C64">
        <w:t xml:space="preserve">using </w:t>
      </w:r>
      <w:r w:rsidRPr="00611C64">
        <w:t>Amazon ECR</w:t>
      </w:r>
    </w:p>
    <w:p w14:paraId="7E511A64" w14:textId="7569A52A" w:rsidR="008637E4" w:rsidRPr="008637E4" w:rsidRDefault="008637E4" w:rsidP="00001DD2">
      <w:pPr>
        <w:pStyle w:val="NormalBPBHEB"/>
      </w:pPr>
      <w:r w:rsidRPr="008637E4">
        <w:t>The benefits of using Amazon ECR</w:t>
      </w:r>
      <w:r w:rsidR="005A2608">
        <w:t xml:space="preserve"> are as follows:</w:t>
      </w:r>
      <w:r w:rsidRPr="008637E4">
        <w:t xml:space="preserve"> </w:t>
      </w:r>
      <w:sdt>
        <w:sdtPr>
          <w:id w:val="1641917138"/>
          <w:citation/>
        </w:sdtPr>
        <w:sdtContent>
          <w:r w:rsidR="00E91C49">
            <w:fldChar w:fldCharType="begin"/>
          </w:r>
          <w:r w:rsidR="00E91C49">
            <w:instrText xml:space="preserve"> CITATION a2023i \l 1033 </w:instrText>
          </w:r>
          <w:r w:rsidR="00E91C49">
            <w:fldChar w:fldCharType="separate"/>
          </w:r>
          <w:r w:rsidR="007152E2" w:rsidRPr="007152E2">
            <w:rPr>
              <w:noProof/>
            </w:rPr>
            <w:t>[25]</w:t>
          </w:r>
          <w:r w:rsidR="00E91C49">
            <w:fldChar w:fldCharType="end"/>
          </w:r>
        </w:sdtContent>
      </w:sdt>
      <w:r w:rsidRPr="008637E4">
        <w:t>:</w:t>
      </w:r>
    </w:p>
    <w:p w14:paraId="086E5AAE" w14:textId="77777777" w:rsidR="008637E4" w:rsidRPr="008637E4" w:rsidRDefault="008637E4" w:rsidP="00001DD2">
      <w:pPr>
        <w:pStyle w:val="NormalBPBHEB"/>
        <w:numPr>
          <w:ilvl w:val="0"/>
          <w:numId w:val="38"/>
        </w:numPr>
      </w:pPr>
      <w:r w:rsidRPr="008637E4">
        <w:rPr>
          <w:b/>
          <w:bCs/>
        </w:rPr>
        <w:t>Ease of use</w:t>
      </w:r>
      <w:r w:rsidRPr="008637E4">
        <w:t>: The integration with AWS services and Docker tools simplifies usage for both novice and experienced container developers.</w:t>
      </w:r>
    </w:p>
    <w:p w14:paraId="0C996B81" w14:textId="2BB147DA" w:rsidR="008637E4" w:rsidRPr="008637E4" w:rsidRDefault="0066196A" w:rsidP="00001DD2">
      <w:pPr>
        <w:pStyle w:val="NormalBPBHEB"/>
        <w:numPr>
          <w:ilvl w:val="0"/>
          <w:numId w:val="38"/>
        </w:numPr>
      </w:pPr>
      <w:r>
        <w:rPr>
          <w:b/>
          <w:bCs/>
        </w:rPr>
        <w:t xml:space="preserve">Cost efficiency: ECR follows a pay-as-you-go pricing model, charging users </w:t>
      </w:r>
      <w:r w:rsidR="008637E4" w:rsidRPr="008637E4">
        <w:t>based on storage and data transfer for container images.</w:t>
      </w:r>
    </w:p>
    <w:p w14:paraId="4814C268" w14:textId="4B1E3D14" w:rsidR="00DD1DB0" w:rsidRPr="000760BB" w:rsidRDefault="008637E4" w:rsidP="00001DD2">
      <w:pPr>
        <w:pStyle w:val="NormalBPBHEB"/>
        <w:numPr>
          <w:ilvl w:val="0"/>
          <w:numId w:val="38"/>
        </w:numPr>
      </w:pPr>
      <w:r w:rsidRPr="008637E4">
        <w:rPr>
          <w:b/>
          <w:bCs/>
        </w:rPr>
        <w:t>Comprehensive security</w:t>
      </w:r>
      <w:r w:rsidRPr="008637E4">
        <w:t xml:space="preserve">: ECR provides fine-grained access control, integrating with AWS IAM to </w:t>
      </w:r>
      <w:r w:rsidR="0066196A">
        <w:t>securely manage container image repositories</w:t>
      </w:r>
      <w:r w:rsidRPr="008637E4">
        <w:t>.</w:t>
      </w:r>
      <w:r w:rsidR="00DD1DB0">
        <w:t xml:space="preserve"> </w:t>
      </w:r>
    </w:p>
    <w:p w14:paraId="72616ED8" w14:textId="2D44CC12" w:rsidR="000760BB" w:rsidRPr="00611C64" w:rsidRDefault="000760BB" w:rsidP="00001DD2">
      <w:pPr>
        <w:pStyle w:val="Heading2BPBHEB"/>
      </w:pPr>
      <w:r w:rsidRPr="00611C64">
        <w:t xml:space="preserve">Integration with DevOps </w:t>
      </w:r>
      <w:r w:rsidR="00AD70A7">
        <w:t>w</w:t>
      </w:r>
      <w:r w:rsidRPr="00611C64">
        <w:t>orkflow</w:t>
      </w:r>
    </w:p>
    <w:p w14:paraId="1EE63D72" w14:textId="526473F6" w:rsidR="000760BB" w:rsidRPr="000760BB" w:rsidRDefault="00C21672" w:rsidP="00001DD2">
      <w:pPr>
        <w:pStyle w:val="NormalBPBHEB"/>
      </w:pPr>
      <w:r w:rsidRPr="00C21672">
        <w:t>Amazon ECR plays a pivotal role in DevOps workflows by integrating containerized applications into deployment pipelines. Its compatibility with CI/CD tools ensures a smooth transition from development to production.</w:t>
      </w:r>
    </w:p>
    <w:p w14:paraId="480CD455" w14:textId="586B12AC" w:rsidR="000760BB" w:rsidRPr="000760BB" w:rsidRDefault="000760BB" w:rsidP="00001DD2">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lastRenderedPageBreak/>
        <w:t xml:space="preserve">Amazon </w:t>
      </w:r>
      <w:r w:rsidR="00EE7689" w:rsidRPr="000760BB">
        <w:rPr>
          <w:rFonts w:eastAsia="Palatino Linotype" w:cs="Palatino Linotype"/>
          <w:b/>
          <w:color w:val="auto"/>
          <w:sz w:val="40"/>
          <w:szCs w:val="40"/>
        </w:rPr>
        <w:t>elastic container service</w:t>
      </w:r>
    </w:p>
    <w:p w14:paraId="51A6BDCB" w14:textId="77777777" w:rsidR="00D529D3" w:rsidRPr="00D529D3" w:rsidRDefault="00D529D3" w:rsidP="00001DD2">
      <w:pPr>
        <w:pStyle w:val="NormalBPBHEB"/>
      </w:pPr>
      <w:r w:rsidRPr="00D529D3">
        <w:t xml:space="preserve">Amazon </w:t>
      </w:r>
      <w:r w:rsidRPr="00EE7689">
        <w:rPr>
          <w:b/>
          <w:bCs/>
        </w:rPr>
        <w:t>Elastic Container Service</w:t>
      </w:r>
      <w:r w:rsidRPr="00D529D3">
        <w:t xml:space="preserve"> (</w:t>
      </w:r>
      <w:r w:rsidRPr="00EE7689">
        <w:rPr>
          <w:b/>
          <w:bCs/>
        </w:rPr>
        <w:t>ECS</w:t>
      </w:r>
      <w:r w:rsidRPr="00D529D3">
        <w:t>) is a fully managed service for container orchestration, simplifying the deployment and management of containerized applications. This section highlights ECS's features, architecture, and use cases, emphasizing its role in scaling containerized applications.</w:t>
      </w:r>
    </w:p>
    <w:p w14:paraId="04CBF0D6" w14:textId="490C692E" w:rsidR="00D529D3" w:rsidRPr="00D529D3" w:rsidRDefault="00D529D3" w:rsidP="00001DD2">
      <w:pPr>
        <w:pStyle w:val="NormalBPBHEB"/>
      </w:pPr>
      <w:r w:rsidRPr="00D529D3">
        <w:t>Amazon ECS enables users to run, stop, and manage Docker containers across clusters, abstracting infrastructure complexities to let developers focus on scaling applications without managing the underlying resources.</w:t>
      </w:r>
    </w:p>
    <w:p w14:paraId="5BE54C7E" w14:textId="6245D913" w:rsidR="000760BB" w:rsidRPr="00611C64" w:rsidRDefault="000760BB" w:rsidP="00EC6AAA">
      <w:pPr>
        <w:pStyle w:val="Heading3BPBHEB"/>
        <w:spacing w:line="276" w:lineRule="auto"/>
      </w:pPr>
      <w:r w:rsidRPr="00611C64">
        <w:t xml:space="preserve">Key </w:t>
      </w:r>
      <w:r w:rsidR="00DD1DB0" w:rsidRPr="00611C64">
        <w:t xml:space="preserve">features </w:t>
      </w:r>
      <w:r w:rsidRPr="00611C64">
        <w:t>of Amazon ECS</w:t>
      </w:r>
    </w:p>
    <w:p w14:paraId="5D12C1E6" w14:textId="4B208C8B" w:rsidR="001A0D43" w:rsidRPr="001A0D43" w:rsidRDefault="001A0D43" w:rsidP="00001DD2">
      <w:pPr>
        <w:pStyle w:val="NormalBPBHEB"/>
      </w:pPr>
      <w:r w:rsidRPr="001A0D43">
        <w:t xml:space="preserve">The key features of Amazon ECS include </w:t>
      </w:r>
      <w:sdt>
        <w:sdtPr>
          <w:id w:val="-1904055832"/>
          <w:citation/>
        </w:sdtPr>
        <w:sdtContent>
          <w:r w:rsidR="00736115">
            <w:fldChar w:fldCharType="begin"/>
          </w:r>
          <w:r w:rsidR="00736115">
            <w:instrText xml:space="preserve"> CITATION a2023j \l 1033 </w:instrText>
          </w:r>
          <w:r w:rsidR="00736115">
            <w:fldChar w:fldCharType="separate"/>
          </w:r>
          <w:r w:rsidR="007152E2" w:rsidRPr="007152E2">
            <w:rPr>
              <w:noProof/>
            </w:rPr>
            <w:t>[27]</w:t>
          </w:r>
          <w:r w:rsidR="00736115">
            <w:fldChar w:fldCharType="end"/>
          </w:r>
        </w:sdtContent>
      </w:sdt>
      <w:r w:rsidRPr="001A0D43">
        <w:t>:</w:t>
      </w:r>
    </w:p>
    <w:p w14:paraId="33A57A62" w14:textId="7BD71C30" w:rsidR="001A0D43" w:rsidRPr="001A0D43" w:rsidRDefault="001A0D43" w:rsidP="00001DD2">
      <w:pPr>
        <w:pStyle w:val="NormalBPBHEB"/>
        <w:numPr>
          <w:ilvl w:val="0"/>
          <w:numId w:val="39"/>
        </w:numPr>
      </w:pPr>
      <w:r w:rsidRPr="001A0D43">
        <w:rPr>
          <w:b/>
          <w:bCs/>
        </w:rPr>
        <w:t>Scalability</w:t>
      </w:r>
      <w:r w:rsidRPr="001A0D43">
        <w:t xml:space="preserve">: ECS </w:t>
      </w:r>
      <w:r w:rsidR="004113B1">
        <w:t>automatically scales containers based on application load, ensuring efficient resource utilization</w:t>
      </w:r>
      <w:r w:rsidRPr="001A0D43">
        <w:t>.</w:t>
      </w:r>
    </w:p>
    <w:p w14:paraId="6E54D5AB" w14:textId="3A7C1D01" w:rsidR="001A0D43" w:rsidRPr="001A0D43" w:rsidRDefault="003E433E" w:rsidP="00001DD2">
      <w:pPr>
        <w:pStyle w:val="NormalBPBHEB"/>
        <w:numPr>
          <w:ilvl w:val="0"/>
          <w:numId w:val="39"/>
        </w:numPr>
      </w:pPr>
      <w:r w:rsidRPr="001A0D43">
        <w:rPr>
          <w:b/>
          <w:bCs/>
        </w:rPr>
        <w:t>Integration</w:t>
      </w:r>
      <w:r w:rsidR="00791CB6">
        <w:rPr>
          <w:b/>
          <w:bCs/>
        </w:rPr>
        <w:t>,</w:t>
      </w:r>
      <w:r w:rsidR="001A0D43" w:rsidRPr="001A0D43">
        <w:rPr>
          <w:b/>
          <w:bCs/>
        </w:rPr>
        <w:t xml:space="preserve"> </w:t>
      </w:r>
      <w:r w:rsidR="004113B1">
        <w:rPr>
          <w:b/>
          <w:bCs/>
        </w:rPr>
        <w:t xml:space="preserve">thereby </w:t>
      </w:r>
      <w:r w:rsidR="001A0D43" w:rsidRPr="001A0D43">
        <w:t>improving load balancing.</w:t>
      </w:r>
    </w:p>
    <w:p w14:paraId="4795F9AE" w14:textId="77777777" w:rsidR="001A0D43" w:rsidRPr="001A0D43" w:rsidRDefault="001A0D43" w:rsidP="00001DD2">
      <w:pPr>
        <w:pStyle w:val="NormalBPBHEB"/>
        <w:numPr>
          <w:ilvl w:val="0"/>
          <w:numId w:val="39"/>
        </w:numPr>
      </w:pPr>
      <w:r w:rsidRPr="001A0D43">
        <w:rPr>
          <w:b/>
          <w:bCs/>
        </w:rPr>
        <w:t>Task definitions</w:t>
      </w:r>
      <w:r w:rsidRPr="001A0D43">
        <w:t>: Developers define applications through task definitions, specifying Docker images, CPU, memory, and container links.</w:t>
      </w:r>
    </w:p>
    <w:p w14:paraId="293DEE41" w14:textId="74BB2F65" w:rsidR="001A0B28" w:rsidRDefault="00DD1DB0" w:rsidP="00001DD2">
      <w:pPr>
        <w:pStyle w:val="Heading2BPBHEB"/>
      </w:pPr>
      <w:r>
        <w:t xml:space="preserve"> </w:t>
      </w:r>
      <w:r w:rsidR="000760BB" w:rsidRPr="00611C64">
        <w:t xml:space="preserve">Amazon ECS </w:t>
      </w:r>
      <w:r w:rsidR="007845AA">
        <w:t>a</w:t>
      </w:r>
      <w:commentRangeStart w:id="66"/>
      <w:commentRangeStart w:id="67"/>
      <w:r w:rsidR="000760BB" w:rsidRPr="00611C64">
        <w:t>rchitecture</w:t>
      </w:r>
      <w:commentRangeEnd w:id="66"/>
      <w:r w:rsidRPr="00611C64">
        <w:commentReference w:id="66"/>
      </w:r>
      <w:commentRangeEnd w:id="67"/>
      <w:r w:rsidR="008541CC">
        <w:rPr>
          <w:rStyle w:val="CommentReference"/>
        </w:rPr>
        <w:commentReference w:id="67"/>
      </w:r>
    </w:p>
    <w:p w14:paraId="47970FFC" w14:textId="31E06624" w:rsidR="00120A98" w:rsidRPr="00120A98" w:rsidRDefault="00F274E5" w:rsidP="00001DD2">
      <w:pPr>
        <w:pStyle w:val="NormalBPBHEB"/>
      </w:pPr>
      <w:r w:rsidRPr="00F274E5">
        <w:t xml:space="preserve">Amazon ECS orchestrates Docker containers on EC2 instances or AWS Fargate, </w:t>
      </w:r>
      <w:r w:rsidRPr="00C52A2C">
        <w:t>AWS's serverless compute engine for containers.</w:t>
      </w:r>
      <w:r w:rsidRPr="00F274E5">
        <w:t xml:space="preserve"> The architecture revolves around clusters, tasks, and services. Clusters group EC2 instances or Fargate tasks, while tasks </w:t>
      </w:r>
      <w:r w:rsidR="001C3FE8" w:rsidRPr="00F274E5">
        <w:t>are</w:t>
      </w:r>
      <w:r w:rsidRPr="00F274E5">
        <w:t xml:space="preserve"> discrete units of work defined by task definitions. ECS services manage tasks’ lifecycle, ensuring high availability and scalability </w:t>
      </w:r>
      <w:sdt>
        <w:sdtPr>
          <w:id w:val="851076807"/>
          <w:citation/>
        </w:sdtPr>
        <w:sdtContent>
          <w:r w:rsidR="009826D6">
            <w:fldChar w:fldCharType="begin"/>
          </w:r>
          <w:r w:rsidR="009826D6">
            <w:instrText xml:space="preserve"> CITATION a2023j \l 1033 </w:instrText>
          </w:r>
          <w:r w:rsidR="009826D6">
            <w:fldChar w:fldCharType="separate"/>
          </w:r>
          <w:r w:rsidR="007152E2" w:rsidRPr="007152E2">
            <w:rPr>
              <w:noProof/>
            </w:rPr>
            <w:t>[27]</w:t>
          </w:r>
          <w:r w:rsidR="009826D6">
            <w:fldChar w:fldCharType="end"/>
          </w:r>
        </w:sdtContent>
      </w:sdt>
      <w:r w:rsidRPr="00F274E5">
        <w:t>.</w:t>
      </w:r>
    </w:p>
    <w:p w14:paraId="094D0021" w14:textId="77777777" w:rsidR="00120A98" w:rsidRPr="006375AC" w:rsidRDefault="00120A98" w:rsidP="00EC6AAA">
      <w:pPr>
        <w:pStyle w:val="Heading3BPBHEB"/>
        <w:spacing w:line="276" w:lineRule="auto"/>
      </w:pPr>
      <w:r w:rsidRPr="006375AC">
        <w:t>Components of Amazon ECS</w:t>
      </w:r>
    </w:p>
    <w:p w14:paraId="7B2A7A06" w14:textId="0AD0EDC9" w:rsidR="00880A43" w:rsidRPr="00880A43" w:rsidRDefault="00120A98" w:rsidP="00001DD2">
      <w:pPr>
        <w:pStyle w:val="NormalBPBHEB"/>
      </w:pPr>
      <w:r w:rsidRPr="00120A98">
        <w:t xml:space="preserve">Amazon </w:t>
      </w:r>
      <w:r w:rsidR="00880A43" w:rsidRPr="00880A43">
        <w:t xml:space="preserve">ECS architecture </w:t>
      </w:r>
      <w:r w:rsidR="001C3FE8" w:rsidRPr="00880A43">
        <w:t>includes</w:t>
      </w:r>
      <w:r w:rsidR="00880A43" w:rsidRPr="00880A43">
        <w:t>:</w:t>
      </w:r>
    </w:p>
    <w:p w14:paraId="279830AB" w14:textId="77777777" w:rsidR="00880A43" w:rsidRPr="00880A43" w:rsidRDefault="00880A43" w:rsidP="00001DD2">
      <w:pPr>
        <w:pStyle w:val="NormalBPBHEB"/>
        <w:numPr>
          <w:ilvl w:val="0"/>
          <w:numId w:val="40"/>
        </w:numPr>
      </w:pPr>
      <w:r w:rsidRPr="00880A43">
        <w:rPr>
          <w:b/>
          <w:bCs/>
        </w:rPr>
        <w:t>Clusters</w:t>
      </w:r>
      <w:r w:rsidRPr="00880A43">
        <w:t>: Logical groups of EC2 instances or Fargate tasks where containers are deployed.</w:t>
      </w:r>
    </w:p>
    <w:p w14:paraId="148FC699" w14:textId="77777777" w:rsidR="00880A43" w:rsidRPr="00880A43" w:rsidRDefault="00880A43" w:rsidP="00001DD2">
      <w:pPr>
        <w:pStyle w:val="NormalBPBHEB"/>
        <w:numPr>
          <w:ilvl w:val="0"/>
          <w:numId w:val="40"/>
        </w:numPr>
      </w:pPr>
      <w:r w:rsidRPr="00880A43">
        <w:rPr>
          <w:b/>
          <w:bCs/>
        </w:rPr>
        <w:t>Tasks</w:t>
      </w:r>
      <w:r w:rsidRPr="00880A43">
        <w:t>: Units of work defined by task definitions that specify Docker images, resource allocations, and dependencies.</w:t>
      </w:r>
    </w:p>
    <w:p w14:paraId="6AC29114" w14:textId="426DDCBE" w:rsidR="00880A43" w:rsidRPr="00880A43" w:rsidRDefault="00880A43" w:rsidP="00001DD2">
      <w:pPr>
        <w:pStyle w:val="NormalBPBHEB"/>
        <w:numPr>
          <w:ilvl w:val="0"/>
          <w:numId w:val="40"/>
        </w:numPr>
      </w:pPr>
      <w:r w:rsidRPr="00880A43">
        <w:rPr>
          <w:b/>
          <w:bCs/>
        </w:rPr>
        <w:t>Services</w:t>
      </w:r>
      <w:r w:rsidRPr="00880A43">
        <w:t xml:space="preserve">: Ensure high availability and scalability by managing task lifecycles and adjusting based on demand </w:t>
      </w:r>
      <w:sdt>
        <w:sdtPr>
          <w:id w:val="-1280329759"/>
          <w:citation/>
        </w:sdtPr>
        <w:sdtContent>
          <w:r w:rsidR="009826D6">
            <w:fldChar w:fldCharType="begin"/>
          </w:r>
          <w:r w:rsidR="009826D6">
            <w:instrText xml:space="preserve"> CITATION a2023j \l 1033 </w:instrText>
          </w:r>
          <w:r w:rsidR="009826D6">
            <w:fldChar w:fldCharType="separate"/>
          </w:r>
          <w:r w:rsidR="007152E2" w:rsidRPr="007152E2">
            <w:rPr>
              <w:noProof/>
            </w:rPr>
            <w:t>[27]</w:t>
          </w:r>
          <w:r w:rsidR="009826D6">
            <w:fldChar w:fldCharType="end"/>
          </w:r>
        </w:sdtContent>
      </w:sdt>
      <w:r w:rsidRPr="00880A43">
        <w:t>.</w:t>
      </w:r>
    </w:p>
    <w:p w14:paraId="5DFC2C9D" w14:textId="2A9D5F88" w:rsidR="00126B70" w:rsidRPr="006375AC" w:rsidRDefault="00126B70" w:rsidP="00EC6AAA">
      <w:pPr>
        <w:pStyle w:val="Heading3BPBHEB"/>
        <w:spacing w:line="276" w:lineRule="auto"/>
      </w:pPr>
      <w:r w:rsidRPr="006375AC">
        <w:t xml:space="preserve">Scalability and </w:t>
      </w:r>
      <w:r w:rsidR="001576A1">
        <w:t>i</w:t>
      </w:r>
      <w:r w:rsidRPr="006375AC">
        <w:t>ntegration</w:t>
      </w:r>
    </w:p>
    <w:p w14:paraId="4544A0A1" w14:textId="50D926CC" w:rsidR="00880A43" w:rsidRPr="00880A43" w:rsidRDefault="00880A43" w:rsidP="00001DD2">
      <w:pPr>
        <w:pStyle w:val="NormalBPBHEB"/>
      </w:pPr>
      <w:r w:rsidRPr="00880A43">
        <w:t xml:space="preserve">ECS scales containers dynamically in response to workload demands. Integrated with AWS Auto Scaling and ELB, ECS distributes traffic across containers, </w:t>
      </w:r>
      <w:r w:rsidR="001C3FE8" w:rsidRPr="00880A43">
        <w:t>improving</w:t>
      </w:r>
      <w:r w:rsidRPr="00880A43">
        <w:t xml:space="preserve"> performance in microservices and </w:t>
      </w:r>
      <w:r w:rsidR="00E543FA">
        <w:t>batch-processing</w:t>
      </w:r>
      <w:r w:rsidRPr="00880A43">
        <w:t xml:space="preserve"> environments</w:t>
      </w:r>
      <w:r w:rsidR="00E13473">
        <w:t>.</w:t>
      </w:r>
      <w:r w:rsidRPr="00880A43">
        <w:t xml:space="preserve"> </w:t>
      </w:r>
      <w:sdt>
        <w:sdtPr>
          <w:id w:val="1473638228"/>
          <w:citation/>
        </w:sdtPr>
        <w:sdtContent>
          <w:r w:rsidR="00E40BA3">
            <w:fldChar w:fldCharType="begin"/>
          </w:r>
          <w:r w:rsidR="00E40BA3">
            <w:instrText xml:space="preserve"> CITATION kulkarni2018a \l 1033 </w:instrText>
          </w:r>
          <w:r w:rsidR="00E40BA3">
            <w:fldChar w:fldCharType="separate"/>
          </w:r>
          <w:r w:rsidR="007152E2" w:rsidRPr="007152E2">
            <w:rPr>
              <w:noProof/>
            </w:rPr>
            <w:t>[28]</w:t>
          </w:r>
          <w:r w:rsidR="00E40BA3">
            <w:fldChar w:fldCharType="end"/>
          </w:r>
        </w:sdtContent>
      </w:sdt>
      <w:r w:rsidRPr="00880A43">
        <w:t>.</w:t>
      </w:r>
    </w:p>
    <w:p w14:paraId="6030DABE" w14:textId="3E48BEF1" w:rsidR="008541CC" w:rsidRPr="001576A1" w:rsidRDefault="00880A43" w:rsidP="00EC6AAA">
      <w:pPr>
        <w:pStyle w:val="Heading3BPBHEB"/>
        <w:spacing w:line="276" w:lineRule="auto"/>
      </w:pPr>
      <w:r w:rsidRPr="00880A43">
        <w:lastRenderedPageBreak/>
        <w:t xml:space="preserve">Operational </w:t>
      </w:r>
      <w:r w:rsidR="001576A1" w:rsidRPr="00880A43">
        <w:t>simplicity and benefits</w:t>
      </w:r>
      <w:r w:rsidRPr="00880A43">
        <w:br/>
      </w:r>
      <w:r w:rsidRPr="001576A1">
        <w:rPr>
          <w:rStyle w:val="NormalBPBHEBChar"/>
          <w:b w:val="0"/>
          <w:bCs/>
          <w:sz w:val="22"/>
          <w:szCs w:val="22"/>
        </w:rPr>
        <w:t xml:space="preserve">ECS </w:t>
      </w:r>
      <w:r w:rsidR="002E6D77" w:rsidRPr="001576A1">
        <w:rPr>
          <w:rStyle w:val="NormalBPBHEBChar"/>
          <w:b w:val="0"/>
          <w:bCs/>
          <w:sz w:val="22"/>
          <w:szCs w:val="22"/>
        </w:rPr>
        <w:t>abstract</w:t>
      </w:r>
      <w:r w:rsidRPr="001576A1">
        <w:rPr>
          <w:rStyle w:val="NormalBPBHEBChar"/>
          <w:b w:val="0"/>
          <w:bCs/>
          <w:sz w:val="22"/>
          <w:szCs w:val="22"/>
        </w:rPr>
        <w:t xml:space="preserve"> infrastructure complexities, streamlining operations. It </w:t>
      </w:r>
      <w:r w:rsidR="001C3FE8" w:rsidRPr="001576A1">
        <w:rPr>
          <w:rStyle w:val="NormalBPBHEBChar"/>
          <w:b w:val="0"/>
          <w:bCs/>
          <w:sz w:val="22"/>
          <w:szCs w:val="22"/>
        </w:rPr>
        <w:t>improves</w:t>
      </w:r>
      <w:r w:rsidRPr="001576A1">
        <w:rPr>
          <w:rStyle w:val="NormalBPBHEBChar"/>
          <w:b w:val="0"/>
          <w:bCs/>
          <w:sz w:val="22"/>
          <w:szCs w:val="22"/>
        </w:rPr>
        <w:t xml:space="preserve"> resource </w:t>
      </w:r>
      <w:r w:rsidR="005F355E" w:rsidRPr="001576A1">
        <w:rPr>
          <w:rStyle w:val="NormalBPBHEBChar"/>
          <w:b w:val="0"/>
          <w:bCs/>
          <w:sz w:val="22"/>
          <w:szCs w:val="22"/>
        </w:rPr>
        <w:t>use</w:t>
      </w:r>
      <w:r w:rsidRPr="001576A1">
        <w:rPr>
          <w:rStyle w:val="NormalBPBHEBChar"/>
          <w:b w:val="0"/>
          <w:bCs/>
          <w:sz w:val="22"/>
          <w:szCs w:val="22"/>
        </w:rPr>
        <w:t>, integrates with AWS IAM for secure container management, and supports CI/CD pipelines for automated testing and deployment, enabling rapid innovation</w:t>
      </w:r>
      <w:r w:rsidR="00E13473">
        <w:rPr>
          <w:rStyle w:val="NormalBPBHEBChar"/>
          <w:b w:val="0"/>
          <w:bCs/>
          <w:sz w:val="22"/>
          <w:szCs w:val="22"/>
        </w:rPr>
        <w:t>.</w:t>
      </w:r>
      <w:r w:rsidRPr="001576A1">
        <w:rPr>
          <w:rStyle w:val="NormalBPBHEBChar"/>
          <w:b w:val="0"/>
          <w:bCs/>
          <w:sz w:val="22"/>
          <w:szCs w:val="22"/>
        </w:rPr>
        <w:t xml:space="preserve"> </w:t>
      </w:r>
      <w:sdt>
        <w:sdtPr>
          <w:rPr>
            <w:rStyle w:val="NormalBPBHEBChar"/>
            <w:b w:val="0"/>
            <w:bCs/>
            <w:sz w:val="22"/>
            <w:szCs w:val="22"/>
          </w:rPr>
          <w:id w:val="-1826417847"/>
          <w:citation/>
        </w:sdtPr>
        <w:sdtContent>
          <w:r w:rsidR="009826D6" w:rsidRPr="001576A1">
            <w:rPr>
              <w:rStyle w:val="NormalBPBHEBChar"/>
              <w:b w:val="0"/>
              <w:bCs/>
              <w:sz w:val="22"/>
              <w:szCs w:val="22"/>
            </w:rPr>
            <w:fldChar w:fldCharType="begin"/>
          </w:r>
          <w:r w:rsidR="009826D6" w:rsidRPr="001576A1">
            <w:rPr>
              <w:rStyle w:val="NormalBPBHEBChar"/>
              <w:b w:val="0"/>
              <w:bCs/>
              <w:sz w:val="22"/>
              <w:szCs w:val="22"/>
            </w:rPr>
            <w:instrText xml:space="preserve"> CITATION a2023j \l 1033 </w:instrText>
          </w:r>
          <w:r w:rsidR="009826D6" w:rsidRPr="001576A1">
            <w:rPr>
              <w:rStyle w:val="NormalBPBHEBChar"/>
              <w:b w:val="0"/>
              <w:bCs/>
              <w:sz w:val="22"/>
              <w:szCs w:val="22"/>
            </w:rPr>
            <w:fldChar w:fldCharType="separate"/>
          </w:r>
          <w:r w:rsidR="007152E2" w:rsidRPr="007152E2">
            <w:rPr>
              <w:rFonts w:eastAsia="Palatino Linotype" w:cs="Palatino Linotype"/>
              <w:noProof/>
              <w:sz w:val="22"/>
              <w:szCs w:val="22"/>
              <w:shd w:val="clear" w:color="auto" w:fill="FFFFFF"/>
            </w:rPr>
            <w:t>[27]</w:t>
          </w:r>
          <w:r w:rsidR="009826D6" w:rsidRPr="001576A1">
            <w:rPr>
              <w:rStyle w:val="NormalBPBHEBChar"/>
              <w:b w:val="0"/>
              <w:bCs/>
              <w:sz w:val="22"/>
              <w:szCs w:val="22"/>
            </w:rPr>
            <w:fldChar w:fldCharType="end"/>
          </w:r>
        </w:sdtContent>
      </w:sdt>
      <w:r w:rsidRPr="001576A1">
        <w:rPr>
          <w:rStyle w:val="NormalBPBHEBChar"/>
          <w:b w:val="0"/>
          <w:bCs/>
          <w:sz w:val="22"/>
          <w:szCs w:val="22"/>
        </w:rPr>
        <w:t>.</w:t>
      </w:r>
    </w:p>
    <w:p w14:paraId="2B98177E" w14:textId="119859C4" w:rsidR="000845FF" w:rsidRPr="008541CC" w:rsidRDefault="000845FF" w:rsidP="00001DD2">
      <w:pPr>
        <w:pStyle w:val="NormalBPBHEB"/>
      </w:pPr>
      <w:r w:rsidRPr="000845FF">
        <w:t xml:space="preserve">To better understand the architecture and key components of Amazon ECS, </w:t>
      </w:r>
      <w:r w:rsidR="00386B00" w:rsidRPr="003C09BC">
        <w:rPr>
          <w:i/>
          <w:iCs/>
          <w:rPrChange w:id="68" w:author="Arya" w:date="2025-03-25T14:29:00Z" w16du:dateUtc="2025-03-25T08:59:00Z">
            <w:rPr>
              <w:b/>
              <w:bCs/>
            </w:rPr>
          </w:rPrChange>
        </w:rPr>
        <w:t>Figure 8.7</w:t>
      </w:r>
      <w:r w:rsidR="00386B00" w:rsidRPr="00F27E78">
        <w:rPr>
          <w:b/>
          <w:bCs/>
        </w:rPr>
        <w:t xml:space="preserve"> </w:t>
      </w:r>
      <w:r w:rsidR="00386B00">
        <w:t xml:space="preserve">below </w:t>
      </w:r>
      <w:r w:rsidRPr="000845FF">
        <w:t xml:space="preserve">illustrates how the service </w:t>
      </w:r>
      <w:proofErr w:type="gramStart"/>
      <w:r w:rsidRPr="000845FF">
        <w:t>orchestrates</w:t>
      </w:r>
      <w:proofErr w:type="gramEnd"/>
      <w:r w:rsidRPr="000845FF">
        <w:t xml:space="preserve"> containerized applications across managed clusters, leveraging EC2 instances or AWS Fargate for scalable </w:t>
      </w:r>
      <w:r w:rsidR="008B119C" w:rsidRPr="000845FF">
        <w:t>deployment.</w:t>
      </w:r>
    </w:p>
    <w:p w14:paraId="71B2B456" w14:textId="77777777" w:rsidR="006F44CF" w:rsidRDefault="008541CC" w:rsidP="00EC6AAA">
      <w:pPr>
        <w:pStyle w:val="FigureBPBHEB"/>
      </w:pPr>
      <w:commentRangeStart w:id="69"/>
      <w:commentRangeStart w:id="70"/>
      <w:r w:rsidRPr="008541CC">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commentRangeEnd w:id="69"/>
      <w:r w:rsidR="008A0C47">
        <w:rPr>
          <w:rStyle w:val="CommentReference"/>
          <w:color w:val="000000" w:themeColor="text1"/>
        </w:rPr>
        <w:commentReference w:id="69"/>
      </w:r>
      <w:commentRangeEnd w:id="70"/>
      <w:r w:rsidR="00386B00">
        <w:rPr>
          <w:rStyle w:val="CommentReference"/>
          <w:color w:val="000000" w:themeColor="text1"/>
        </w:rPr>
        <w:commentReference w:id="70"/>
      </w:r>
    </w:p>
    <w:p w14:paraId="4D44A0BD" w14:textId="521584CC" w:rsidR="008541CC" w:rsidRPr="008541CC" w:rsidRDefault="006F44CF" w:rsidP="00EC6AAA">
      <w:pPr>
        <w:pStyle w:val="FigureCaptionBPBHEB"/>
      </w:pPr>
      <w:r w:rsidRPr="00EC6AAA">
        <w:rPr>
          <w:b/>
          <w:bCs w:val="0"/>
        </w:rPr>
        <w:t>Figure 8.</w:t>
      </w:r>
      <w:r w:rsidR="00732B8B" w:rsidRPr="00EC6AAA">
        <w:rPr>
          <w:b/>
          <w:bCs w:val="0"/>
        </w:rPr>
        <w:t>7:</w:t>
      </w:r>
      <w:r w:rsidR="00732B8B">
        <w:t xml:space="preserve"> </w:t>
      </w:r>
      <w:r>
        <w:t xml:space="preserve"> </w:t>
      </w:r>
      <w:r w:rsidRPr="00DC1E87">
        <w:t>Amazon ECS (Amazon Web Services)</w:t>
      </w:r>
    </w:p>
    <w:p w14:paraId="52675283" w14:textId="7555CFBD" w:rsidR="007B2BC8" w:rsidRPr="007B2BC8" w:rsidRDefault="00D751AA" w:rsidP="00001DD2">
      <w:pPr>
        <w:pBdr>
          <w:top w:val="nil"/>
          <w:left w:val="nil"/>
          <w:bottom w:val="nil"/>
          <w:right w:val="nil"/>
          <w:between w:val="nil"/>
        </w:pBdr>
        <w:shd w:val="clear" w:color="auto" w:fill="FFFFFF"/>
        <w:spacing w:line="276" w:lineRule="auto"/>
      </w:pPr>
      <w:r w:rsidRPr="00422CE5">
        <w:rPr>
          <w:rStyle w:val="Heading2BPBHEBChar"/>
        </w:rPr>
        <w:t xml:space="preserve">Amazon ECS </w:t>
      </w:r>
      <w:r w:rsidR="00422CE5" w:rsidRPr="00422CE5">
        <w:rPr>
          <w:rStyle w:val="Heading2BPBHEBChar"/>
        </w:rPr>
        <w:t>architecture core components</w:t>
      </w:r>
      <w:r w:rsidRPr="00D751AA">
        <w:rPr>
          <w:rFonts w:eastAsiaTheme="majorEastAsia" w:cstheme="majorBidi"/>
          <w:sz w:val="36"/>
          <w:szCs w:val="26"/>
        </w:rPr>
        <w:br/>
      </w:r>
      <w:r w:rsidR="007B2BC8" w:rsidRPr="007B2BC8">
        <w:t>ECS architecture includes:</w:t>
      </w:r>
    </w:p>
    <w:p w14:paraId="60D556D0" w14:textId="77777777"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Clusters</w:t>
      </w:r>
      <w:r w:rsidRPr="007B2BC8">
        <w:t>: Logical groupings of container instances or Fargate tasks.</w:t>
      </w:r>
    </w:p>
    <w:p w14:paraId="737040A0" w14:textId="77777777"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Tasks</w:t>
      </w:r>
      <w:r w:rsidRPr="007B2BC8">
        <w:t>: Units of work based on task definitions, ensuring seamless execution across ECS clusters.</w:t>
      </w:r>
    </w:p>
    <w:p w14:paraId="346C3CE0" w14:textId="5FC0DA1A"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Services</w:t>
      </w:r>
      <w:r w:rsidRPr="007B2BC8">
        <w:t xml:space="preserve">: Manage the lifecycle and scaling of tasks to </w:t>
      </w:r>
      <w:r w:rsidR="001C3FE8" w:rsidRPr="007B2BC8">
        <w:t>keep</w:t>
      </w:r>
      <w:r w:rsidRPr="007B2BC8">
        <w:t xml:space="preserve"> availability </w:t>
      </w:r>
      <w:sdt>
        <w:sdtPr>
          <w:id w:val="36324473"/>
          <w:citation/>
        </w:sdtPr>
        <w:sdtContent>
          <w:r w:rsidR="009826D6">
            <w:fldChar w:fldCharType="begin"/>
          </w:r>
          <w:r w:rsidR="009826D6">
            <w:instrText xml:space="preserve"> CITATION a2023j \l 1033 </w:instrText>
          </w:r>
          <w:r w:rsidR="009826D6">
            <w:fldChar w:fldCharType="separate"/>
          </w:r>
          <w:r w:rsidR="007152E2" w:rsidRPr="007152E2">
            <w:rPr>
              <w:noProof/>
            </w:rPr>
            <w:t>[27]</w:t>
          </w:r>
          <w:r w:rsidR="009826D6">
            <w:fldChar w:fldCharType="end"/>
          </w:r>
        </w:sdtContent>
      </w:sdt>
      <w:r w:rsidRPr="007B2BC8">
        <w:t>.</w:t>
      </w:r>
    </w:p>
    <w:p w14:paraId="376835DE" w14:textId="50D9F35C" w:rsidR="007B2BC8" w:rsidRPr="007B2BC8" w:rsidRDefault="007B2BC8" w:rsidP="00001DD2">
      <w:pPr>
        <w:pBdr>
          <w:top w:val="nil"/>
          <w:left w:val="nil"/>
          <w:bottom w:val="nil"/>
          <w:right w:val="nil"/>
          <w:between w:val="nil"/>
        </w:pBdr>
        <w:shd w:val="clear" w:color="auto" w:fill="FFFFFF"/>
        <w:spacing w:after="100" w:line="276" w:lineRule="auto"/>
      </w:pPr>
      <w:r w:rsidRPr="00422CE5">
        <w:rPr>
          <w:rStyle w:val="NormalBPBHEBChar"/>
          <w:b/>
          <w:bCs/>
        </w:rPr>
        <w:t>Use cases of Amazon ECS</w:t>
      </w:r>
      <w:r w:rsidR="00396D2E">
        <w:rPr>
          <w:rStyle w:val="NormalBPBHEBChar"/>
          <w:b/>
          <w:bCs/>
        </w:rPr>
        <w:t>.</w:t>
      </w:r>
      <w:r w:rsidRPr="007B2BC8">
        <w:rPr>
          <w:rFonts w:eastAsiaTheme="majorEastAsia" w:cstheme="majorBidi"/>
          <w:sz w:val="36"/>
          <w:szCs w:val="26"/>
        </w:rPr>
        <w:br/>
      </w:r>
      <w:r w:rsidRPr="007B2BC8">
        <w:t>ECS is ideal for:</w:t>
      </w:r>
    </w:p>
    <w:p w14:paraId="33E74CFB" w14:textId="77777777"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t>Microservices architecture</w:t>
      </w:r>
      <w:r w:rsidRPr="007B2BC8">
        <w:t>: Efficient orchestration and scaling of microservices.</w:t>
      </w:r>
    </w:p>
    <w:p w14:paraId="4B811006" w14:textId="761A7A40"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t>Batch Processing</w:t>
      </w:r>
      <w:r w:rsidRPr="007B2BC8">
        <w:t xml:space="preserve">: Scaling containerized applications dynamically </w:t>
      </w:r>
      <w:r w:rsidR="00E775E3">
        <w:t>in response to</w:t>
      </w:r>
      <w:r w:rsidRPr="007B2BC8">
        <w:t xml:space="preserve"> workload demands.</w:t>
      </w:r>
    </w:p>
    <w:p w14:paraId="3150A407" w14:textId="5CDBB96D"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t>CI/CD</w:t>
      </w:r>
      <w:r w:rsidRPr="007B2BC8">
        <w:t xml:space="preserve">: ECS integrates with CI/CD pipelines for automated testing and deployment </w:t>
      </w:r>
      <w:sdt>
        <w:sdtPr>
          <w:id w:val="-1825956659"/>
          <w:citation/>
        </w:sdtPr>
        <w:sdtContent>
          <w:r w:rsidR="00021ED9">
            <w:fldChar w:fldCharType="begin"/>
          </w:r>
          <w:r w:rsidR="00021ED9">
            <w:instrText xml:space="preserve"> CITATION kulkarni2018a \l 1033 </w:instrText>
          </w:r>
          <w:r w:rsidR="00021ED9">
            <w:fldChar w:fldCharType="separate"/>
          </w:r>
          <w:r w:rsidR="007152E2" w:rsidRPr="007152E2">
            <w:rPr>
              <w:noProof/>
            </w:rPr>
            <w:t>[28]</w:t>
          </w:r>
          <w:r w:rsidR="00021ED9">
            <w:fldChar w:fldCharType="end"/>
          </w:r>
        </w:sdtContent>
      </w:sdt>
      <w:r w:rsidRPr="007B2BC8">
        <w:t>.</w:t>
      </w:r>
    </w:p>
    <w:p w14:paraId="7DB15EF4" w14:textId="37C9464E" w:rsidR="007B2BC8" w:rsidRPr="007B2BC8" w:rsidRDefault="007B2BC8" w:rsidP="00EC6AAA">
      <w:pPr>
        <w:pStyle w:val="Heading3BPBHEB"/>
        <w:spacing w:line="276" w:lineRule="auto"/>
      </w:pPr>
      <w:r w:rsidRPr="007B2BC8">
        <w:lastRenderedPageBreak/>
        <w:t>Benefits of using Amazon ECS</w:t>
      </w:r>
      <w:r w:rsidRPr="007B2BC8">
        <w:br/>
      </w:r>
      <w:r w:rsidRPr="00422CE5">
        <w:rPr>
          <w:rStyle w:val="NormalBPBHEBChar"/>
          <w:b w:val="0"/>
          <w:bCs/>
          <w:sz w:val="22"/>
          <w:szCs w:val="22"/>
        </w:rPr>
        <w:t xml:space="preserve">Key benefits of ECS include </w:t>
      </w:r>
      <w:sdt>
        <w:sdtPr>
          <w:rPr>
            <w:rStyle w:val="NormalBPBHEBChar"/>
            <w:b w:val="0"/>
            <w:bCs/>
            <w:sz w:val="22"/>
            <w:szCs w:val="22"/>
          </w:rPr>
          <w:id w:val="1133522770"/>
          <w:citation/>
        </w:sdtPr>
        <w:sdtContent>
          <w:r w:rsidR="009826D6" w:rsidRPr="00422CE5">
            <w:rPr>
              <w:rStyle w:val="NormalBPBHEBChar"/>
              <w:b w:val="0"/>
              <w:bCs/>
              <w:sz w:val="22"/>
              <w:szCs w:val="22"/>
            </w:rPr>
            <w:fldChar w:fldCharType="begin"/>
          </w:r>
          <w:r w:rsidR="009826D6" w:rsidRPr="00422CE5">
            <w:rPr>
              <w:rStyle w:val="NormalBPBHEBChar"/>
              <w:b w:val="0"/>
              <w:bCs/>
              <w:sz w:val="22"/>
              <w:szCs w:val="22"/>
            </w:rPr>
            <w:instrText xml:space="preserve"> CITATION a2023j \l 1033 </w:instrText>
          </w:r>
          <w:r w:rsidR="009826D6" w:rsidRPr="00422CE5">
            <w:rPr>
              <w:rStyle w:val="NormalBPBHEBChar"/>
              <w:b w:val="0"/>
              <w:bCs/>
              <w:sz w:val="22"/>
              <w:szCs w:val="22"/>
            </w:rPr>
            <w:fldChar w:fldCharType="separate"/>
          </w:r>
          <w:r w:rsidR="007152E2" w:rsidRPr="007152E2">
            <w:rPr>
              <w:rFonts w:eastAsia="Palatino Linotype" w:cs="Palatino Linotype"/>
              <w:noProof/>
              <w:sz w:val="22"/>
              <w:szCs w:val="22"/>
              <w:shd w:val="clear" w:color="auto" w:fill="FFFFFF"/>
            </w:rPr>
            <w:t>[27]</w:t>
          </w:r>
          <w:r w:rsidR="009826D6" w:rsidRPr="00422CE5">
            <w:rPr>
              <w:rStyle w:val="NormalBPBHEBChar"/>
              <w:b w:val="0"/>
              <w:bCs/>
              <w:sz w:val="22"/>
              <w:szCs w:val="22"/>
            </w:rPr>
            <w:fldChar w:fldCharType="end"/>
          </w:r>
        </w:sdtContent>
      </w:sdt>
      <w:r w:rsidRPr="00422CE5">
        <w:rPr>
          <w:rStyle w:val="NormalBPBHEBChar"/>
          <w:b w:val="0"/>
          <w:bCs/>
          <w:sz w:val="22"/>
          <w:szCs w:val="22"/>
        </w:rPr>
        <w:t>:</w:t>
      </w:r>
    </w:p>
    <w:p w14:paraId="1894C29C" w14:textId="16837BDB" w:rsidR="007B2BC8" w:rsidRPr="007B2BC8" w:rsidRDefault="00C8788D" w:rsidP="00EC6AAA">
      <w:pPr>
        <w:pStyle w:val="NormalBPBHEB"/>
        <w:numPr>
          <w:ilvl w:val="0"/>
          <w:numId w:val="119"/>
        </w:numPr>
      </w:pPr>
      <w:r>
        <w:rPr>
          <w:b/>
          <w:bCs/>
        </w:rPr>
        <w:t>Cost efficiency: ECS improves resource utilization, charging users only for the compute resources they consume</w:t>
      </w:r>
      <w:r w:rsidR="007B2BC8" w:rsidRPr="007B2BC8">
        <w:t>.</w:t>
      </w:r>
    </w:p>
    <w:p w14:paraId="1DFA99D7" w14:textId="77777777" w:rsidR="007B2BC8" w:rsidRPr="007B2BC8" w:rsidRDefault="007B2BC8" w:rsidP="00EC6AAA">
      <w:pPr>
        <w:pStyle w:val="NormalBPBHEB"/>
        <w:numPr>
          <w:ilvl w:val="0"/>
          <w:numId w:val="119"/>
        </w:numPr>
      </w:pPr>
      <w:r w:rsidRPr="007B2BC8">
        <w:rPr>
          <w:b/>
          <w:bCs/>
        </w:rPr>
        <w:t>Security</w:t>
      </w:r>
      <w:r w:rsidRPr="007B2BC8">
        <w:t>: Integrated with AWS IAM for secure container management and access control.</w:t>
      </w:r>
    </w:p>
    <w:p w14:paraId="31EC854E" w14:textId="77777777" w:rsidR="007B2BC8" w:rsidRPr="007B2BC8" w:rsidRDefault="007B2BC8" w:rsidP="00EC6AAA">
      <w:pPr>
        <w:pStyle w:val="NormalBPBHEB"/>
        <w:numPr>
          <w:ilvl w:val="0"/>
          <w:numId w:val="119"/>
        </w:numPr>
      </w:pPr>
      <w:r w:rsidRPr="007B2BC8">
        <w:rPr>
          <w:b/>
          <w:bCs/>
        </w:rPr>
        <w:t>Operational simplicity</w:t>
      </w:r>
      <w:r w:rsidRPr="007B2BC8">
        <w:t>: ECS abstracts infrastructure management, enabling developers to focus on building applications.</w:t>
      </w:r>
    </w:p>
    <w:p w14:paraId="59C2BDA7" w14:textId="4D33390E" w:rsidR="007B2BC8" w:rsidRPr="007B2BC8" w:rsidRDefault="007B2BC8" w:rsidP="00001DD2">
      <w:pPr>
        <w:pBdr>
          <w:top w:val="nil"/>
          <w:left w:val="nil"/>
          <w:bottom w:val="nil"/>
          <w:right w:val="nil"/>
          <w:between w:val="nil"/>
        </w:pBdr>
        <w:shd w:val="clear" w:color="auto" w:fill="FFFFFF"/>
        <w:spacing w:after="100" w:line="276" w:lineRule="auto"/>
      </w:pPr>
      <w:r w:rsidRPr="00DF0E5D">
        <w:rPr>
          <w:rStyle w:val="Heading2BPBHEBChar"/>
        </w:rPr>
        <w:t xml:space="preserve">Integration with DevOps </w:t>
      </w:r>
      <w:r w:rsidR="00C4497B" w:rsidRPr="00DF0E5D">
        <w:rPr>
          <w:rStyle w:val="Heading2BPBHEBChar"/>
        </w:rPr>
        <w:t>w</w:t>
      </w:r>
      <w:r w:rsidRPr="00DF0E5D">
        <w:rPr>
          <w:rStyle w:val="Heading2BPBHEBChar"/>
        </w:rPr>
        <w:t>orkflow</w:t>
      </w:r>
      <w:r w:rsidRPr="00DF0E5D">
        <w:rPr>
          <w:rStyle w:val="Heading2BPBHEBChar"/>
        </w:rPr>
        <w:br/>
      </w:r>
      <w:r w:rsidRPr="00EC6AAA">
        <w:rPr>
          <w:rStyle w:val="NormalBPBHEBChar"/>
        </w:rPr>
        <w:t xml:space="preserve">Amazon ECS integrates seamlessly with DevOps tools, enhancing </w:t>
      </w:r>
      <w:r w:rsidR="00C8788D">
        <w:rPr>
          <w:rStyle w:val="NormalBPBHEBChar"/>
        </w:rPr>
        <w:t xml:space="preserve">the deployment and management of containerized applications in continuous integration and continuous deployment (CI/CD) </w:t>
      </w:r>
      <w:r w:rsidRPr="00EC6AAA">
        <w:rPr>
          <w:rStyle w:val="NormalBPBHEBChar"/>
        </w:rPr>
        <w:t>pipelines.</w:t>
      </w:r>
    </w:p>
    <w:p w14:paraId="743B6604" w14:textId="1E9471C9" w:rsidR="000760BB" w:rsidRPr="000760BB" w:rsidRDefault="000760BB" w:rsidP="00001DD2">
      <w:pPr>
        <w:pStyle w:val="Heading2BPBHEB"/>
      </w:pPr>
      <w:r w:rsidRPr="000760BB">
        <w:t xml:space="preserve">Amazon </w:t>
      </w:r>
      <w:r w:rsidR="00DF0E5D" w:rsidRPr="000760BB">
        <w:t xml:space="preserve">elastic </w:t>
      </w:r>
      <w:r w:rsidR="00B379A4">
        <w:t>K</w:t>
      </w:r>
      <w:r w:rsidR="00DF0E5D" w:rsidRPr="00B379A4">
        <w:t>ubernetes</w:t>
      </w:r>
      <w:r w:rsidR="00DF0E5D" w:rsidRPr="000760BB">
        <w:t xml:space="preserve"> service</w:t>
      </w:r>
    </w:p>
    <w:p w14:paraId="25C58ACF" w14:textId="5ABE6D5D" w:rsidR="000760BB" w:rsidRPr="000760BB" w:rsidRDefault="000760BB" w:rsidP="00EC6AAA">
      <w:pPr>
        <w:pStyle w:val="NormalBPBHEB"/>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EC6AAA">
      <w:pPr>
        <w:pStyle w:val="Heading3BPBHEB"/>
        <w:spacing w:line="276" w:lineRule="auto"/>
      </w:pPr>
      <w:r w:rsidRPr="00CD3D3F">
        <w:t xml:space="preserve">Overview </w:t>
      </w:r>
    </w:p>
    <w:p w14:paraId="38C420B8" w14:textId="2423F120" w:rsidR="000E40D7" w:rsidRPr="000E40D7" w:rsidRDefault="000760BB" w:rsidP="00001DD2">
      <w:pPr>
        <w:pStyle w:val="NormalBPBHEB"/>
      </w:pPr>
      <w:r w:rsidRPr="000760BB">
        <w:t xml:space="preserve">Amazon </w:t>
      </w:r>
      <w:r w:rsidR="000E40D7" w:rsidRPr="00EB14CE">
        <w:rPr>
          <w:b/>
          <w:bCs/>
        </w:rPr>
        <w:t>Elastic Kubernetes</w:t>
      </w:r>
      <w:r w:rsidR="000E40D7" w:rsidRPr="000E40D7">
        <w:t xml:space="preserve"> </w:t>
      </w:r>
      <w:r w:rsidR="000E40D7" w:rsidRPr="00EC6AAA">
        <w:rPr>
          <w:b/>
          <w:bCs/>
        </w:rPr>
        <w:t>Service</w:t>
      </w:r>
      <w:r w:rsidR="000E40D7" w:rsidRPr="000E40D7">
        <w:t xml:space="preserve"> (</w:t>
      </w:r>
      <w:r w:rsidR="000E40D7" w:rsidRPr="00EB14CE">
        <w:rPr>
          <w:b/>
          <w:bCs/>
        </w:rPr>
        <w:t>EKS</w:t>
      </w:r>
      <w:r w:rsidR="000E40D7" w:rsidRPr="000E40D7">
        <w:t>) is a fully managed Kubernetes service by AWS, simplifying container orchestration and scaling for Kubernetes-based applications. This section discusses the features, architecture, and use cases of EKS, and its role in modern containerized applications.</w:t>
      </w:r>
    </w:p>
    <w:p w14:paraId="5727F348" w14:textId="03DA2CFB" w:rsidR="000E40D7" w:rsidRPr="000E40D7" w:rsidRDefault="000E40D7" w:rsidP="00001DD2">
      <w:pPr>
        <w:pStyle w:val="NormalBPBHEB"/>
      </w:pPr>
      <w:r w:rsidRPr="000E40D7">
        <w:t>Amazon EKS abstracts the complexity of Kubernetes control plane management, providing a scalable solution for running containerized applications with Kubernetes orchestration.</w:t>
      </w:r>
    </w:p>
    <w:p w14:paraId="58B9B96E" w14:textId="01D62C8D" w:rsidR="00494DA9" w:rsidRDefault="000E40D7">
      <w:pPr>
        <w:pStyle w:val="Heading3BPBHEB"/>
        <w:spacing w:line="276" w:lineRule="auto"/>
        <w:rPr>
          <w:rStyle w:val="NormalBPBHEBChar"/>
          <w:b w:val="0"/>
          <w:bCs/>
          <w:sz w:val="22"/>
          <w:szCs w:val="22"/>
        </w:rPr>
      </w:pPr>
      <w:r w:rsidRPr="000E40D7">
        <w:t xml:space="preserve">Key </w:t>
      </w:r>
      <w:r w:rsidRPr="00D018D5">
        <w:t xml:space="preserve">features </w:t>
      </w:r>
      <w:r w:rsidRPr="000E40D7">
        <w:t>of Amazon EKS</w:t>
      </w:r>
      <w:r w:rsidRPr="000E40D7">
        <w:br/>
      </w:r>
      <w:r w:rsidR="009C7D27" w:rsidRPr="009C7D27">
        <w:rPr>
          <w:rFonts w:eastAsia="Palatino Linotype" w:cs="Palatino Linotype"/>
          <w:b w:val="0"/>
          <w:bCs/>
          <w:sz w:val="22"/>
          <w:szCs w:val="22"/>
          <w:shd w:val="clear" w:color="auto" w:fill="FFFFFF"/>
          <w:lang w:val="en-US"/>
        </w:rPr>
        <w:t xml:space="preserve">Amazon EKS delivers a fully managed Kubernetes environment, </w:t>
      </w:r>
      <w:r w:rsidR="009C7D27">
        <w:rPr>
          <w:rFonts w:eastAsia="Palatino Linotype" w:cs="Palatino Linotype"/>
          <w:b w:val="0"/>
          <w:bCs/>
          <w:sz w:val="22"/>
          <w:szCs w:val="22"/>
          <w:shd w:val="clear" w:color="auto" w:fill="FFFFFF"/>
          <w:lang w:val="en-US"/>
        </w:rPr>
        <w:t>simplifying</w:t>
      </w:r>
      <w:r w:rsidR="009C7D27" w:rsidRPr="009C7D27">
        <w:rPr>
          <w:rFonts w:eastAsia="Palatino Linotype" w:cs="Palatino Linotype"/>
          <w:b w:val="0"/>
          <w:bCs/>
          <w:sz w:val="22"/>
          <w:szCs w:val="22"/>
          <w:shd w:val="clear" w:color="auto" w:fill="FFFFFF"/>
          <w:lang w:val="en-US"/>
        </w:rPr>
        <w:t xml:space="preserve"> container orchestration while ensuring scalability, security, and deep integration with AWS services. Designed for organizations leveraging Kubernetes, EKS automates infrastructure management, optimizes performance, and enhances reliability, enabling seamless deployment of containerized applications across hybrid and multi-cloud environments</w:t>
      </w:r>
      <w:r w:rsidR="00043754">
        <w:rPr>
          <w:rFonts w:eastAsia="Palatino Linotype" w:cs="Palatino Linotype"/>
          <w:b w:val="0"/>
          <w:bCs/>
          <w:sz w:val="22"/>
          <w:szCs w:val="22"/>
          <w:shd w:val="clear" w:color="auto" w:fill="FFFFFF"/>
          <w:lang w:val="en-US"/>
        </w:rPr>
        <w:t>.</w:t>
      </w:r>
    </w:p>
    <w:p w14:paraId="4E534158" w14:textId="517A01C7" w:rsidR="007F02DB" w:rsidRPr="008816BF" w:rsidRDefault="000E40D7" w:rsidP="008816BF">
      <w:pPr>
        <w:pStyle w:val="Heading3BPBHEB"/>
        <w:spacing w:line="276" w:lineRule="auto"/>
        <w:rPr>
          <w:rFonts w:eastAsia="Palatino Linotype" w:cs="Palatino Linotype"/>
          <w:shd w:val="clear" w:color="auto" w:fill="FFFFFF"/>
        </w:rPr>
      </w:pPr>
      <w:r w:rsidRPr="00EC6AAA">
        <w:rPr>
          <w:rStyle w:val="NormalBPBHEBChar"/>
        </w:rPr>
        <w:t>Key features</w:t>
      </w:r>
      <w:ins w:id="71" w:author="Arya" w:date="2025-03-25T13:18:00Z" w16du:dateUtc="2025-03-25T07:48:00Z">
        <w:r w:rsidR="00CC51D9">
          <w:rPr>
            <w:rStyle w:val="NormalBPBHEBChar"/>
          </w:rPr>
          <w:t xml:space="preserve"> </w:t>
        </w:r>
      </w:ins>
      <w:customXmlInsRangeStart w:id="72" w:author="Arya" w:date="2025-03-25T13:18:00Z"/>
      <w:sdt>
        <w:sdtPr>
          <w:rPr>
            <w:rPrChange w:id="73" w:author="Arya" w:date="2025-03-25T13:18:00Z" w16du:dateUtc="2025-03-25T07:48:00Z">
              <w:rPr>
                <w:rStyle w:val="NormalBPBHEBChar"/>
                <w:b w:val="0"/>
                <w:bCs/>
                <w:sz w:val="22"/>
                <w:szCs w:val="22"/>
              </w:rPr>
            </w:rPrChange>
          </w:rPr>
          <w:id w:val="1402490292"/>
          <w:citation/>
        </w:sdtPr>
        <w:sdtContent>
          <w:customXmlInsRangeEnd w:id="72"/>
          <w:ins w:id="74" w:author="Arya" w:date="2025-03-25T13:18:00Z" w16du:dateUtc="2025-03-25T07:48:00Z">
            <w:r w:rsidR="00CC51D9" w:rsidRPr="00CC51D9">
              <w:rPr>
                <w:rPrChange w:id="75" w:author="Arya" w:date="2025-03-25T13:18:00Z" w16du:dateUtc="2025-03-25T07:48:00Z">
                  <w:rPr>
                    <w:rStyle w:val="NormalBPBHEBChar"/>
                  </w:rPr>
                </w:rPrChange>
              </w:rPr>
              <w:fldChar w:fldCharType="begin"/>
            </w:r>
            <w:r w:rsidR="00CC51D9" w:rsidRPr="00CC51D9">
              <w:rPr>
                <w:rPrChange w:id="76" w:author="Arya" w:date="2025-03-25T13:18:00Z" w16du:dateUtc="2025-03-25T07:48:00Z">
                  <w:rPr>
                    <w:rStyle w:val="NormalBPBHEBChar"/>
                  </w:rPr>
                </w:rPrChange>
              </w:rPr>
              <w:instrText xml:space="preserve"> CITATION a2023k \l 1033 </w:instrText>
            </w:r>
            <w:r w:rsidR="00CC51D9" w:rsidRPr="00CC51D9">
              <w:rPr>
                <w:rPrChange w:id="77" w:author="Arya" w:date="2025-03-25T13:18:00Z" w16du:dateUtc="2025-03-25T07:48:00Z">
                  <w:rPr>
                    <w:rStyle w:val="NormalBPBHEBChar"/>
                  </w:rPr>
                </w:rPrChange>
              </w:rPr>
              <w:fldChar w:fldCharType="separate"/>
            </w:r>
            <w:r w:rsidR="00CC51D9" w:rsidRPr="00CC51D9">
              <w:rPr>
                <w:rPrChange w:id="78" w:author="Arya" w:date="2025-03-25T13:18:00Z" w16du:dateUtc="2025-03-25T07:48:00Z">
                  <w:rPr>
                    <w:rStyle w:val="NormalBPBHEBChar"/>
                  </w:rPr>
                </w:rPrChange>
              </w:rPr>
              <w:t>[29]</w:t>
            </w:r>
            <w:r w:rsidR="00CC51D9" w:rsidRPr="00CC51D9">
              <w:rPr>
                <w:rPrChange w:id="79" w:author="Arya" w:date="2025-03-25T13:18:00Z" w16du:dateUtc="2025-03-25T07:48:00Z">
                  <w:rPr>
                    <w:rStyle w:val="NormalBPBHEBChar"/>
                  </w:rPr>
                </w:rPrChange>
              </w:rPr>
              <w:fldChar w:fldCharType="end"/>
            </w:r>
          </w:ins>
          <w:customXmlInsRangeStart w:id="80" w:author="Arya" w:date="2025-03-25T13:18:00Z"/>
        </w:sdtContent>
      </w:sdt>
      <w:customXmlInsRangeEnd w:id="80"/>
      <w:ins w:id="81" w:author="Arya" w:date="2025-03-25T13:11:00Z" w16du:dateUtc="2025-03-25T07:41:00Z">
        <w:r w:rsidR="00CC209F" w:rsidRPr="00CC51D9">
          <w:rPr>
            <w:rPrChange w:id="82" w:author="Arya" w:date="2025-03-25T13:18:00Z" w16du:dateUtc="2025-03-25T07:48:00Z">
              <w:rPr>
                <w:rStyle w:val="NormalBPBHEBChar"/>
              </w:rPr>
            </w:rPrChange>
          </w:rPr>
          <w:br/>
        </w:r>
        <w:r w:rsidR="00CC209F" w:rsidRPr="008816BF">
          <w:rPr>
            <w:rStyle w:val="NormalBPBHEBChar"/>
            <w:b w:val="0"/>
            <w:bCs/>
            <w:sz w:val="22"/>
            <w:szCs w:val="22"/>
            <w:rPrChange w:id="83" w:author="Arya" w:date="2025-03-25T13:12:00Z" w16du:dateUtc="2025-03-25T07:42:00Z">
              <w:rPr>
                <w:rStyle w:val="NormalBPBHEBChar"/>
              </w:rPr>
            </w:rPrChange>
          </w:rPr>
          <w:t>The key featur</w:t>
        </w:r>
      </w:ins>
      <w:ins w:id="84" w:author="Arya" w:date="2025-03-25T13:12:00Z" w16du:dateUtc="2025-03-25T07:42:00Z">
        <w:r w:rsidR="00CC209F" w:rsidRPr="008816BF">
          <w:rPr>
            <w:rStyle w:val="NormalBPBHEBChar"/>
            <w:b w:val="0"/>
            <w:bCs/>
            <w:sz w:val="22"/>
            <w:szCs w:val="22"/>
            <w:rPrChange w:id="85" w:author="Arya" w:date="2025-03-25T13:12:00Z" w16du:dateUtc="2025-03-25T07:42:00Z">
              <w:rPr>
                <w:rStyle w:val="NormalBPBHEBChar"/>
              </w:rPr>
            </w:rPrChange>
          </w:rPr>
          <w:t>es are as follows:</w:t>
        </w:r>
      </w:ins>
      <w:del w:id="86" w:author="Arya" w:date="2025-03-25T13:11:00Z" w16du:dateUtc="2025-03-25T07:41:00Z">
        <w:r w:rsidRPr="00EC6AAA" w:rsidDel="00CC209F">
          <w:rPr>
            <w:rStyle w:val="NormalBPBHEBChar"/>
          </w:rPr>
          <w:delText xml:space="preserve"> include </w:delText>
        </w:r>
      </w:del>
      <w:customXmlDelRangeStart w:id="87" w:author="Arya" w:date="2025-03-25T13:11:00Z"/>
      <w:sdt>
        <w:sdtPr>
          <w:rPr>
            <w:rStyle w:val="NormalBPBHEBChar"/>
            <w:b w:val="0"/>
            <w:bCs/>
            <w:sz w:val="12"/>
            <w:szCs w:val="12"/>
          </w:rPr>
          <w:id w:val="1035087758"/>
          <w:citation/>
        </w:sdtPr>
        <w:sdtEndPr>
          <w:rPr>
            <w:rStyle w:val="NormalBPBHEBChar"/>
            <w:sz w:val="22"/>
            <w:szCs w:val="22"/>
          </w:rPr>
        </w:sdtEndPr>
        <w:sdtContent>
          <w:customXmlDelRangeEnd w:id="87"/>
          <w:del w:id="88" w:author="Arya" w:date="2025-03-25T13:11:00Z" w16du:dateUtc="2025-03-25T07:41:00Z">
            <w:r w:rsidR="0004126D" w:rsidRPr="00C844D3" w:rsidDel="00CC209F">
              <w:rPr>
                <w:rStyle w:val="NormalBPBHEBChar"/>
                <w:b w:val="0"/>
                <w:bCs/>
                <w:sz w:val="22"/>
                <w:szCs w:val="18"/>
              </w:rPr>
              <w:fldChar w:fldCharType="begin"/>
            </w:r>
            <w:r w:rsidR="0004126D" w:rsidRPr="00C844D3" w:rsidDel="00CC209F">
              <w:rPr>
                <w:rStyle w:val="NormalBPBHEBChar"/>
                <w:b w:val="0"/>
                <w:bCs/>
                <w:sz w:val="22"/>
                <w:szCs w:val="18"/>
              </w:rPr>
              <w:delInstrText xml:space="preserve"> CITATION a2023k \l 1033 </w:delInstrText>
            </w:r>
            <w:r w:rsidR="0004126D" w:rsidRPr="00C844D3" w:rsidDel="00CC209F">
              <w:rPr>
                <w:rStyle w:val="NormalBPBHEBChar"/>
                <w:b w:val="0"/>
                <w:bCs/>
                <w:sz w:val="22"/>
                <w:szCs w:val="18"/>
              </w:rPr>
              <w:fldChar w:fldCharType="separate"/>
            </w:r>
            <w:r w:rsidR="007152E2" w:rsidRPr="007152E2" w:rsidDel="00CC209F">
              <w:rPr>
                <w:rFonts w:eastAsia="Palatino Linotype"/>
                <w:noProof/>
                <w:szCs w:val="18"/>
                <w:shd w:val="clear" w:color="auto" w:fill="FFFFFF"/>
              </w:rPr>
              <w:delText>[29]</w:delText>
            </w:r>
            <w:r w:rsidR="0004126D" w:rsidRPr="00C844D3" w:rsidDel="00CC209F">
              <w:rPr>
                <w:rStyle w:val="NormalBPBHEBChar"/>
                <w:b w:val="0"/>
                <w:bCs/>
                <w:sz w:val="22"/>
                <w:szCs w:val="18"/>
              </w:rPr>
              <w:fldChar w:fldCharType="end"/>
            </w:r>
          </w:del>
          <w:customXmlDelRangeStart w:id="89" w:author="Arya" w:date="2025-03-25T13:11:00Z"/>
        </w:sdtContent>
      </w:sdt>
      <w:customXmlDelRangeEnd w:id="89"/>
      <w:del w:id="90" w:author="Arya" w:date="2025-03-25T13:11:00Z" w16du:dateUtc="2025-03-25T07:41:00Z">
        <w:r w:rsidRPr="00EC6AAA" w:rsidDel="00CC209F">
          <w:rPr>
            <w:rStyle w:val="NormalBPBHEBChar"/>
          </w:rPr>
          <w:delText>:</w:delText>
        </w:r>
      </w:del>
    </w:p>
    <w:p w14:paraId="2FF67C58" w14:textId="77777777" w:rsidR="000E40D7" w:rsidRPr="000E40D7" w:rsidRDefault="000E40D7" w:rsidP="00001DD2">
      <w:pPr>
        <w:pStyle w:val="NormalBPBHEB"/>
        <w:numPr>
          <w:ilvl w:val="0"/>
          <w:numId w:val="44"/>
        </w:numPr>
      </w:pPr>
      <w:r w:rsidRPr="000E40D7">
        <w:rPr>
          <w:b/>
          <w:bCs/>
        </w:rPr>
        <w:t>Scalability</w:t>
      </w:r>
      <w:r w:rsidRPr="000E40D7">
        <w:t>: Automatically adjusts to workload demands, ensuring efficient use of resources.</w:t>
      </w:r>
    </w:p>
    <w:p w14:paraId="1E0CFE48" w14:textId="26EAA1A8" w:rsidR="000E40D7" w:rsidRPr="000E40D7" w:rsidRDefault="000E40D7" w:rsidP="00001DD2">
      <w:pPr>
        <w:pStyle w:val="NormalBPBHEB"/>
        <w:numPr>
          <w:ilvl w:val="0"/>
          <w:numId w:val="44"/>
        </w:numPr>
      </w:pPr>
      <w:r w:rsidRPr="000E40D7">
        <w:rPr>
          <w:b/>
          <w:bCs/>
        </w:rPr>
        <w:t>Seamless AWS integration</w:t>
      </w:r>
      <w:r w:rsidRPr="000E40D7">
        <w:t>: EKS integrates with other AWS services</w:t>
      </w:r>
      <w:r w:rsidR="00504B64">
        <w:t xml:space="preserve">, such as IAM and VPC, for enhanced </w:t>
      </w:r>
      <w:r w:rsidRPr="000E40D7">
        <w:t>security and networking.</w:t>
      </w:r>
    </w:p>
    <w:p w14:paraId="7383E07A" w14:textId="77777777" w:rsidR="000E40D7" w:rsidRPr="000E40D7" w:rsidRDefault="000E40D7" w:rsidP="00001DD2">
      <w:pPr>
        <w:pStyle w:val="NormalBPBHEB"/>
        <w:numPr>
          <w:ilvl w:val="0"/>
          <w:numId w:val="44"/>
        </w:numPr>
      </w:pPr>
      <w:r w:rsidRPr="000E40D7">
        <w:rPr>
          <w:b/>
          <w:bCs/>
        </w:rPr>
        <w:lastRenderedPageBreak/>
        <w:t>Flexibility</w:t>
      </w:r>
      <w:r w:rsidRPr="000E40D7">
        <w:t>: Supports Kubernetes tooling and AWS-specific integrations, providing operational flexibility.</w:t>
      </w:r>
    </w:p>
    <w:p w14:paraId="25479DBC" w14:textId="0233F597" w:rsidR="000E40D7" w:rsidRPr="000E40D7" w:rsidRDefault="000E40D7" w:rsidP="00EC6AAA">
      <w:pPr>
        <w:pStyle w:val="Heading3BPBHEB"/>
        <w:spacing w:line="276" w:lineRule="auto"/>
      </w:pPr>
      <w:r w:rsidRPr="000E40D7">
        <w:t xml:space="preserve">Amazon EKS </w:t>
      </w:r>
      <w:r w:rsidR="00EF0C70">
        <w:t>a</w:t>
      </w:r>
      <w:r w:rsidRPr="000E40D7">
        <w:t>rchitecture</w:t>
      </w:r>
      <w:r w:rsidRPr="000E40D7">
        <w:br/>
      </w:r>
      <w:r w:rsidRPr="00990594">
        <w:rPr>
          <w:rStyle w:val="NormalBPBHEBChar"/>
          <w:b w:val="0"/>
          <w:bCs/>
          <w:sz w:val="22"/>
          <w:szCs w:val="22"/>
        </w:rPr>
        <w:t>EKS architecture is built on essential components:</w:t>
      </w:r>
    </w:p>
    <w:p w14:paraId="477B010D" w14:textId="71E54159" w:rsidR="000E40D7" w:rsidRPr="000E40D7" w:rsidRDefault="000E40D7" w:rsidP="00EC6AAA">
      <w:pPr>
        <w:pStyle w:val="NormalBPBHEB"/>
        <w:numPr>
          <w:ilvl w:val="0"/>
          <w:numId w:val="120"/>
        </w:numPr>
      </w:pPr>
      <w:r w:rsidRPr="000E40D7">
        <w:rPr>
          <w:b/>
          <w:bCs/>
        </w:rPr>
        <w:t xml:space="preserve">Control </w:t>
      </w:r>
      <w:r w:rsidR="00990594">
        <w:rPr>
          <w:b/>
          <w:bCs/>
        </w:rPr>
        <w:t>p</w:t>
      </w:r>
      <w:r w:rsidRPr="000E40D7">
        <w:rPr>
          <w:b/>
          <w:bCs/>
        </w:rPr>
        <w:t>lane</w:t>
      </w:r>
      <w:r w:rsidRPr="000E40D7">
        <w:t>: Managed by AWS, the control plane includes components such as the API server, scheduler, and controller manager.</w:t>
      </w:r>
    </w:p>
    <w:p w14:paraId="54E41BB3" w14:textId="05578FDA" w:rsidR="000E40D7" w:rsidRPr="000E40D7" w:rsidRDefault="000E40D7" w:rsidP="00EC6AAA">
      <w:pPr>
        <w:pStyle w:val="NormalBPBHEB"/>
        <w:numPr>
          <w:ilvl w:val="0"/>
          <w:numId w:val="120"/>
        </w:numPr>
      </w:pPr>
      <w:r w:rsidRPr="000E40D7">
        <w:rPr>
          <w:b/>
          <w:bCs/>
        </w:rPr>
        <w:t xml:space="preserve">Worker </w:t>
      </w:r>
      <w:r w:rsidR="00990594">
        <w:rPr>
          <w:b/>
          <w:bCs/>
        </w:rPr>
        <w:t>n</w:t>
      </w:r>
      <w:r w:rsidRPr="000E40D7">
        <w:rPr>
          <w:b/>
          <w:bCs/>
        </w:rPr>
        <w:t>odes</w:t>
      </w:r>
      <w:r w:rsidRPr="000E40D7">
        <w:t>: These nodes execute containerized applications and communicate with the control plane.</w:t>
      </w:r>
    </w:p>
    <w:p w14:paraId="4E0782E9" w14:textId="437314BE" w:rsidR="000E40D7" w:rsidRPr="000E40D7" w:rsidRDefault="000E40D7" w:rsidP="00EC6AAA">
      <w:pPr>
        <w:pStyle w:val="NormalBPBHEB"/>
        <w:numPr>
          <w:ilvl w:val="0"/>
          <w:numId w:val="120"/>
        </w:numPr>
      </w:pPr>
      <w:r w:rsidRPr="000E40D7">
        <w:rPr>
          <w:b/>
          <w:bCs/>
        </w:rPr>
        <w:t>Clusters</w:t>
      </w:r>
      <w:r w:rsidRPr="000E40D7">
        <w:t xml:space="preserve">: EKS clusters group worker nodes </w:t>
      </w:r>
      <w:r w:rsidR="005D3A6B">
        <w:t>utilizing AWS infrastructure, such as EC2 instances or AWS Fargate,</w:t>
      </w:r>
      <w:r w:rsidRPr="000E40D7">
        <w:t xml:space="preserve"> for scalable deployments.</w:t>
      </w:r>
    </w:p>
    <w:p w14:paraId="41F05A18" w14:textId="729A8790" w:rsidR="00A123FB" w:rsidRPr="00386B00" w:rsidRDefault="000E40D7" w:rsidP="00A123FB">
      <w:pPr>
        <w:pStyle w:val="NormalBPBHEB"/>
        <w:numPr>
          <w:ilvl w:val="0"/>
          <w:numId w:val="101"/>
        </w:numPr>
      </w:pPr>
      <w:r w:rsidRPr="00A123FB">
        <w:rPr>
          <w:b/>
          <w:bCs/>
        </w:rPr>
        <w:t>Use cases of Amazon EKS</w:t>
      </w:r>
      <w:r w:rsidR="00A123FB" w:rsidRPr="00A123FB">
        <w:rPr>
          <w:b/>
          <w:bCs/>
        </w:rPr>
        <w:t xml:space="preserve">: </w:t>
      </w:r>
      <w:r w:rsidRPr="000E40D7">
        <w:t xml:space="preserve">EKS supports various deployment strategies </w:t>
      </w:r>
      <w:sdt>
        <w:sdtPr>
          <w:id w:val="-1010907033"/>
          <w:citation/>
        </w:sdtPr>
        <w:sdtContent>
          <w:r w:rsidR="0004126D">
            <w:fldChar w:fldCharType="begin"/>
          </w:r>
          <w:r w:rsidR="0004126D">
            <w:instrText xml:space="preserve"> CITATION a2023k \l 1033 </w:instrText>
          </w:r>
          <w:r w:rsidR="0004126D">
            <w:fldChar w:fldCharType="separate"/>
          </w:r>
          <w:r w:rsidR="007152E2" w:rsidRPr="007152E2">
            <w:rPr>
              <w:noProof/>
            </w:rPr>
            <w:t>[29]</w:t>
          </w:r>
          <w:r w:rsidR="0004126D">
            <w:fldChar w:fldCharType="end"/>
          </w:r>
        </w:sdtContent>
      </w:sdt>
      <w:r w:rsidR="00DC0B44">
        <w:t>.</w:t>
      </w:r>
      <w:r w:rsidR="00DC0B44" w:rsidRPr="00A123FB">
        <w:rPr>
          <w:rFonts w:eastAsiaTheme="minorHAnsi" w:cstheme="minorBidi"/>
        </w:rPr>
        <w:t xml:space="preserve"> </w:t>
      </w:r>
    </w:p>
    <w:p w14:paraId="5EA495E6" w14:textId="44B07E76" w:rsidR="000E40D7" w:rsidRPr="000E40D7" w:rsidRDefault="000E40D7" w:rsidP="00A123FB">
      <w:pPr>
        <w:pStyle w:val="NormalBPBHEB"/>
        <w:numPr>
          <w:ilvl w:val="0"/>
          <w:numId w:val="101"/>
        </w:numPr>
      </w:pPr>
      <w:r w:rsidRPr="00A123FB">
        <w:rPr>
          <w:b/>
          <w:bCs/>
        </w:rPr>
        <w:t>Microservices architecture</w:t>
      </w:r>
      <w:r w:rsidRPr="000E40D7">
        <w:t>: Scalable orchestration for managing containerized microservices.</w:t>
      </w:r>
    </w:p>
    <w:p w14:paraId="6B1789FE" w14:textId="77777777" w:rsidR="000E40D7" w:rsidRPr="000E40D7" w:rsidRDefault="000E40D7" w:rsidP="00EC6AAA">
      <w:pPr>
        <w:pStyle w:val="NormalBPBHEB"/>
        <w:numPr>
          <w:ilvl w:val="0"/>
          <w:numId w:val="101"/>
        </w:numPr>
      </w:pPr>
      <w:r w:rsidRPr="000E40D7">
        <w:rPr>
          <w:b/>
          <w:bCs/>
        </w:rPr>
        <w:t>Hybrid deployments</w:t>
      </w:r>
      <w:r w:rsidRPr="000E40D7">
        <w:t>: Orchestrates applications across on-premises and cloud environments.</w:t>
      </w:r>
    </w:p>
    <w:p w14:paraId="0115D5A1" w14:textId="77777777" w:rsidR="000E40D7" w:rsidRDefault="000E40D7">
      <w:pPr>
        <w:pStyle w:val="NormalBPBHEB"/>
        <w:numPr>
          <w:ilvl w:val="0"/>
          <w:numId w:val="101"/>
        </w:numPr>
      </w:pPr>
      <w:r w:rsidRPr="000E40D7">
        <w:rPr>
          <w:b/>
          <w:bCs/>
        </w:rPr>
        <w:t>Multi-region deployments</w:t>
      </w:r>
      <w:r w:rsidRPr="000E40D7">
        <w:t>: Supports multi-region setups for enhanced availability.</w:t>
      </w:r>
    </w:p>
    <w:p w14:paraId="2458C0A8" w14:textId="26B0C3A7" w:rsidR="006C10C0" w:rsidRPr="00EC6AAA" w:rsidRDefault="006C10C0" w:rsidP="00EC6AAA">
      <w:pPr>
        <w:pStyle w:val="NormalBPBHEB"/>
        <w:rPr>
          <w:rStyle w:val="FigureCaptionBPBHEBChar"/>
          <w:bCs w:val="0"/>
          <w:i w:val="0"/>
          <w:iCs w:val="0"/>
          <w:sz w:val="22"/>
          <w:szCs w:val="22"/>
        </w:rPr>
      </w:pPr>
      <w:r w:rsidRPr="00EC6AAA">
        <w:rPr>
          <w:rStyle w:val="FigureCaptionBPBHEBChar"/>
          <w:bCs w:val="0"/>
          <w:i w:val="0"/>
          <w:iCs w:val="0"/>
          <w:sz w:val="22"/>
          <w:szCs w:val="22"/>
        </w:rPr>
        <w:t xml:space="preserve">Refer to </w:t>
      </w:r>
      <w:r w:rsidR="00F314AA" w:rsidRPr="00184D4B">
        <w:rPr>
          <w:rStyle w:val="FigureCaptionBPBHEBChar"/>
          <w:bCs w:val="0"/>
          <w:sz w:val="22"/>
          <w:szCs w:val="22"/>
          <w:rPrChange w:id="91" w:author="Arya" w:date="2025-03-25T13:12:00Z" w16du:dateUtc="2025-03-25T07:42:00Z">
            <w:rPr>
              <w:rStyle w:val="FigureCaptionBPBHEBChar"/>
              <w:b/>
              <w:i w:val="0"/>
              <w:iCs w:val="0"/>
              <w:sz w:val="22"/>
              <w:szCs w:val="22"/>
            </w:rPr>
          </w:rPrChange>
        </w:rPr>
        <w:t xml:space="preserve">Figure </w:t>
      </w:r>
      <w:r w:rsidRPr="00184D4B">
        <w:rPr>
          <w:rStyle w:val="FigureCaptionBPBHEBChar"/>
          <w:bCs w:val="0"/>
          <w:sz w:val="22"/>
          <w:szCs w:val="22"/>
          <w:rPrChange w:id="92" w:author="Arya" w:date="2025-03-25T13:12:00Z" w16du:dateUtc="2025-03-25T07:42:00Z">
            <w:rPr>
              <w:rStyle w:val="FigureCaptionBPBHEBChar"/>
              <w:b/>
              <w:i w:val="0"/>
              <w:iCs w:val="0"/>
              <w:sz w:val="22"/>
              <w:szCs w:val="22"/>
            </w:rPr>
          </w:rPrChange>
        </w:rPr>
        <w:t>8.</w:t>
      </w:r>
      <w:r w:rsidRPr="00184D4B">
        <w:rPr>
          <w:rStyle w:val="FigureCaptionBPBHEBChar"/>
          <w:bCs w:val="0"/>
          <w:sz w:val="22"/>
          <w:szCs w:val="22"/>
          <w:rPrChange w:id="93" w:author="Arya" w:date="2025-03-25T13:12:00Z" w16du:dateUtc="2025-03-25T07:42:00Z">
            <w:rPr>
              <w:rStyle w:val="FigureCaptionBPBHEBChar"/>
              <w:b/>
              <w:i w:val="0"/>
              <w:iCs w:val="0"/>
              <w:sz w:val="22"/>
              <w:szCs w:val="22"/>
            </w:rPr>
          </w:rPrChange>
        </w:rPr>
        <w:fldChar w:fldCharType="begin"/>
      </w:r>
      <w:r w:rsidRPr="00184D4B">
        <w:rPr>
          <w:rStyle w:val="FigureCaptionBPBHEBChar"/>
          <w:bCs w:val="0"/>
          <w:sz w:val="22"/>
          <w:szCs w:val="22"/>
          <w:rPrChange w:id="94" w:author="Arya" w:date="2025-03-25T13:12:00Z" w16du:dateUtc="2025-03-25T07:42:00Z">
            <w:rPr>
              <w:rStyle w:val="FigureCaptionBPBHEBChar"/>
              <w:b/>
              <w:i w:val="0"/>
              <w:iCs w:val="0"/>
              <w:sz w:val="22"/>
              <w:szCs w:val="22"/>
            </w:rPr>
          </w:rPrChange>
        </w:rPr>
        <w:instrText xml:space="preserve"> SEQ Figure \* ARABIC </w:instrText>
      </w:r>
      <w:r w:rsidRPr="00184D4B">
        <w:rPr>
          <w:rStyle w:val="FigureCaptionBPBHEBChar"/>
          <w:bCs w:val="0"/>
          <w:sz w:val="22"/>
          <w:szCs w:val="22"/>
          <w:rPrChange w:id="95" w:author="Arya" w:date="2025-03-25T13:12:00Z" w16du:dateUtc="2025-03-25T07:42:00Z">
            <w:rPr>
              <w:rStyle w:val="FigureCaptionBPBHEBChar"/>
              <w:b/>
              <w:i w:val="0"/>
              <w:iCs w:val="0"/>
              <w:sz w:val="22"/>
              <w:szCs w:val="22"/>
            </w:rPr>
          </w:rPrChange>
        </w:rPr>
        <w:fldChar w:fldCharType="separate"/>
      </w:r>
      <w:r w:rsidRPr="00184D4B">
        <w:rPr>
          <w:rStyle w:val="FigureCaptionBPBHEBChar"/>
          <w:bCs w:val="0"/>
          <w:sz w:val="22"/>
          <w:szCs w:val="22"/>
          <w:rPrChange w:id="96" w:author="Arya" w:date="2025-03-25T13:12:00Z" w16du:dateUtc="2025-03-25T07:42:00Z">
            <w:rPr>
              <w:rStyle w:val="FigureCaptionBPBHEBChar"/>
              <w:b/>
              <w:i w:val="0"/>
              <w:iCs w:val="0"/>
              <w:sz w:val="22"/>
              <w:szCs w:val="22"/>
            </w:rPr>
          </w:rPrChange>
        </w:rPr>
        <w:t>8</w:t>
      </w:r>
      <w:r w:rsidRPr="00184D4B">
        <w:rPr>
          <w:rStyle w:val="FigureCaptionBPBHEBChar"/>
          <w:bCs w:val="0"/>
          <w:sz w:val="22"/>
          <w:szCs w:val="22"/>
          <w:rPrChange w:id="97" w:author="Arya" w:date="2025-03-25T13:12:00Z" w16du:dateUtc="2025-03-25T07:42:00Z">
            <w:rPr>
              <w:rStyle w:val="FigureCaptionBPBHEBChar"/>
              <w:b/>
              <w:i w:val="0"/>
              <w:iCs w:val="0"/>
              <w:sz w:val="22"/>
              <w:szCs w:val="22"/>
            </w:rPr>
          </w:rPrChange>
        </w:rPr>
        <w:fldChar w:fldCharType="end"/>
      </w:r>
      <w:r w:rsidRPr="00EC6AAA">
        <w:rPr>
          <w:rStyle w:val="FigureCaptionBPBHEBChar"/>
          <w:bCs w:val="0"/>
          <w:i w:val="0"/>
          <w:iCs w:val="0"/>
          <w:sz w:val="22"/>
          <w:szCs w:val="22"/>
        </w:rPr>
        <w:t xml:space="preserve"> for a visualization of an Amazon EKS use case example:</w:t>
      </w:r>
    </w:p>
    <w:p w14:paraId="26914ACB" w14:textId="77777777" w:rsidR="006C10C0" w:rsidRPr="000E40D7" w:rsidRDefault="006C10C0" w:rsidP="00EC6AAA">
      <w:pPr>
        <w:pStyle w:val="NormalBPBHEB"/>
        <w:ind w:left="720"/>
      </w:pPr>
    </w:p>
    <w:p w14:paraId="305129AE" w14:textId="77777777" w:rsidR="003E5F06" w:rsidRDefault="007027C4" w:rsidP="002C4F51">
      <w:pPr>
        <w:pStyle w:val="FigureBPBHEB"/>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7CAF8893" w14:textId="6B690902" w:rsidR="009304A7" w:rsidRDefault="003E5F06" w:rsidP="00001DD2">
      <w:pPr>
        <w:pStyle w:val="FigureCaptionBPBHEB"/>
      </w:pPr>
      <w:r w:rsidRPr="00171687">
        <w:rPr>
          <w:b/>
          <w:bCs w:val="0"/>
        </w:rPr>
        <w:t>Figure 8.</w:t>
      </w:r>
      <w:r w:rsidR="00171687" w:rsidRPr="00171687">
        <w:rPr>
          <w:b/>
          <w:bCs w:val="0"/>
        </w:rPr>
        <w:t>8:</w:t>
      </w:r>
      <w:r w:rsidR="00171687">
        <w:t xml:space="preserve"> </w:t>
      </w:r>
      <w:r w:rsidRPr="00A70811">
        <w:t>Amazon EKS use case (AWS Whitepapers)</w:t>
      </w:r>
    </w:p>
    <w:p w14:paraId="6943786F" w14:textId="6F173EFF" w:rsidR="00236548" w:rsidRPr="00171687" w:rsidRDefault="00236548" w:rsidP="00EC6AAA">
      <w:pPr>
        <w:pStyle w:val="Heading3BPBHEB"/>
        <w:spacing w:line="276" w:lineRule="auto"/>
        <w:rPr>
          <w:b w:val="0"/>
          <w:bCs/>
          <w:sz w:val="22"/>
          <w:szCs w:val="22"/>
        </w:rPr>
      </w:pPr>
      <w:r w:rsidRPr="00236548">
        <w:lastRenderedPageBreak/>
        <w:t>Benefits of using Amazon EKS</w:t>
      </w:r>
      <w:r w:rsidRPr="00236548">
        <w:br/>
      </w:r>
      <w:r w:rsidRPr="00171687">
        <w:rPr>
          <w:b w:val="0"/>
          <w:bCs/>
          <w:sz w:val="22"/>
          <w:szCs w:val="22"/>
        </w:rPr>
        <w:t xml:space="preserve">Key benefits include </w:t>
      </w:r>
      <w:sdt>
        <w:sdtPr>
          <w:rPr>
            <w:b w:val="0"/>
            <w:bCs/>
            <w:sz w:val="22"/>
            <w:szCs w:val="22"/>
          </w:rPr>
          <w:id w:val="-1442527880"/>
          <w:citation/>
        </w:sdtPr>
        <w:sdtContent>
          <w:r w:rsidR="00021ED9" w:rsidRPr="00171687">
            <w:rPr>
              <w:b w:val="0"/>
              <w:bCs/>
              <w:sz w:val="22"/>
              <w:szCs w:val="22"/>
            </w:rPr>
            <w:fldChar w:fldCharType="begin"/>
          </w:r>
          <w:r w:rsidR="00021ED9" w:rsidRPr="00171687">
            <w:rPr>
              <w:b w:val="0"/>
              <w:bCs/>
              <w:sz w:val="22"/>
              <w:szCs w:val="22"/>
            </w:rPr>
            <w:instrText xml:space="preserve"> CITATION a2023k \l 1033 </w:instrText>
          </w:r>
          <w:r w:rsidR="00021ED9" w:rsidRPr="00171687">
            <w:rPr>
              <w:b w:val="0"/>
              <w:bCs/>
              <w:sz w:val="22"/>
              <w:szCs w:val="22"/>
            </w:rPr>
            <w:fldChar w:fldCharType="separate"/>
          </w:r>
          <w:r w:rsidR="007152E2" w:rsidRPr="007152E2">
            <w:rPr>
              <w:noProof/>
              <w:sz w:val="22"/>
              <w:szCs w:val="22"/>
            </w:rPr>
            <w:t>[29]</w:t>
          </w:r>
          <w:r w:rsidR="00021ED9" w:rsidRPr="00171687">
            <w:rPr>
              <w:b w:val="0"/>
              <w:bCs/>
              <w:sz w:val="22"/>
              <w:szCs w:val="22"/>
            </w:rPr>
            <w:fldChar w:fldCharType="end"/>
          </w:r>
        </w:sdtContent>
      </w:sdt>
      <w:r w:rsidRPr="00171687">
        <w:rPr>
          <w:b w:val="0"/>
          <w:bCs/>
          <w:sz w:val="22"/>
          <w:szCs w:val="22"/>
        </w:rPr>
        <w:t>:</w:t>
      </w:r>
    </w:p>
    <w:p w14:paraId="5C70397A" w14:textId="1BCE223C" w:rsidR="00236548" w:rsidRPr="00236548" w:rsidRDefault="00236548" w:rsidP="00001DD2">
      <w:pPr>
        <w:pStyle w:val="NormalBPBHEB"/>
        <w:numPr>
          <w:ilvl w:val="0"/>
          <w:numId w:val="47"/>
        </w:numPr>
      </w:pPr>
      <w:r w:rsidRPr="00236548">
        <w:rPr>
          <w:b/>
          <w:bCs/>
        </w:rPr>
        <w:t xml:space="preserve">Operational </w:t>
      </w:r>
      <w:r w:rsidR="00171687">
        <w:rPr>
          <w:b/>
          <w:bCs/>
        </w:rPr>
        <w:t>e</w:t>
      </w:r>
      <w:r w:rsidRPr="00236548">
        <w:rPr>
          <w:b/>
          <w:bCs/>
        </w:rPr>
        <w:t>fficiency</w:t>
      </w:r>
      <w:r w:rsidRPr="00236548">
        <w:t>: Automates setup, scaling, and management of Kubernetes clusters.</w:t>
      </w:r>
    </w:p>
    <w:p w14:paraId="5859E086" w14:textId="77777777" w:rsidR="00236548" w:rsidRPr="00236548" w:rsidRDefault="00236548" w:rsidP="00001DD2">
      <w:pPr>
        <w:pStyle w:val="NormalBPBHEB"/>
        <w:numPr>
          <w:ilvl w:val="0"/>
          <w:numId w:val="47"/>
        </w:numPr>
      </w:pPr>
      <w:r w:rsidRPr="00236548">
        <w:rPr>
          <w:b/>
          <w:bCs/>
        </w:rPr>
        <w:t>Security</w:t>
      </w:r>
      <w:r w:rsidRPr="00236548">
        <w:t>: Integrated with AWS IAM and VPC for secure, isolated networking.</w:t>
      </w:r>
    </w:p>
    <w:p w14:paraId="0B076167" w14:textId="240364BF" w:rsidR="00236548" w:rsidRPr="00236548" w:rsidRDefault="00236548" w:rsidP="00001DD2">
      <w:pPr>
        <w:pStyle w:val="NormalBPBHEB"/>
        <w:numPr>
          <w:ilvl w:val="0"/>
          <w:numId w:val="47"/>
        </w:numPr>
      </w:pPr>
      <w:r w:rsidRPr="00236548">
        <w:rPr>
          <w:b/>
          <w:bCs/>
        </w:rPr>
        <w:t>Flexibility</w:t>
      </w:r>
      <w:r w:rsidRPr="00236548">
        <w:t xml:space="preserve">: Supports both standard Kubernetes tools and AWS integrations, </w:t>
      </w:r>
      <w:r w:rsidR="00EF10A4">
        <w:t>choices providing</w:t>
      </w:r>
      <w:r w:rsidR="007458CA">
        <w:t xml:space="preserve"> users with a broad range of options</w:t>
      </w:r>
      <w:r w:rsidRPr="00236548">
        <w:t>.</w:t>
      </w:r>
    </w:p>
    <w:p w14:paraId="517744CF" w14:textId="313CC37C" w:rsidR="000168E8" w:rsidRDefault="00236548" w:rsidP="00EC6AAA">
      <w:pPr>
        <w:pStyle w:val="Heading3BPBHEB"/>
        <w:spacing w:line="276" w:lineRule="auto"/>
        <w:rPr>
          <w:b w:val="0"/>
          <w:bCs/>
          <w:sz w:val="22"/>
          <w:szCs w:val="22"/>
        </w:rPr>
      </w:pPr>
      <w:r w:rsidRPr="00236548">
        <w:t>Integration with DevOps workflow</w:t>
      </w:r>
      <w:r w:rsidRPr="00236548">
        <w:rPr>
          <w:sz w:val="36"/>
          <w:szCs w:val="26"/>
        </w:rPr>
        <w:br/>
      </w:r>
      <w:r w:rsidRPr="00171687">
        <w:rPr>
          <w:b w:val="0"/>
          <w:bCs/>
          <w:sz w:val="22"/>
          <w:szCs w:val="22"/>
        </w:rPr>
        <w:t xml:space="preserve">EKS integrates </w:t>
      </w:r>
      <w:r w:rsidR="00EF10A4">
        <w:rPr>
          <w:b w:val="0"/>
          <w:bCs/>
          <w:sz w:val="22"/>
          <w:szCs w:val="22"/>
        </w:rPr>
        <w:t>seamlessly with DevOps pipelines, enhancing CI/CD practices and accelerating the deployment of containerized applications</w:t>
      </w:r>
      <w:r w:rsidRPr="00171687">
        <w:rPr>
          <w:b w:val="0"/>
          <w:bCs/>
          <w:sz w:val="22"/>
          <w:szCs w:val="22"/>
        </w:rPr>
        <w:t>.</w:t>
      </w:r>
    </w:p>
    <w:p w14:paraId="370B10B6" w14:textId="03244C8F" w:rsidR="000168E8" w:rsidRPr="00236548" w:rsidRDefault="00D4259E" w:rsidP="00EC6AAA">
      <w:pPr>
        <w:pStyle w:val="Heading3BPBHEB"/>
        <w:spacing w:line="276" w:lineRule="auto"/>
      </w:pPr>
      <w:r w:rsidRPr="00D4259E">
        <w:rPr>
          <w:b w:val="0"/>
          <w:bCs/>
          <w:sz w:val="22"/>
          <w:szCs w:val="22"/>
          <w:lang w:val="en-US"/>
        </w:rPr>
        <w:t xml:space="preserve">Modern DevOps workflows rely on automation, scalability, and seamless orchestration to accelerate software delivery. Amazon EKS enhances DevOps practices by integrating with popular CI/CD tools, infrastructure-as-code frameworks, and monitoring solutions, enabling </w:t>
      </w:r>
      <w:r w:rsidR="00EF10A4">
        <w:rPr>
          <w:b w:val="0"/>
          <w:bCs/>
          <w:sz w:val="22"/>
          <w:szCs w:val="22"/>
          <w:lang w:val="en-US"/>
        </w:rPr>
        <w:t>the efficient, scalable, and cost-effective deployment of containerized applications</w:t>
      </w:r>
      <w:r w:rsidRPr="00D4259E">
        <w:rPr>
          <w:b w:val="0"/>
          <w:bCs/>
          <w:sz w:val="22"/>
          <w:szCs w:val="22"/>
          <w:lang w:val="en-US"/>
        </w:rPr>
        <w:t>.</w:t>
      </w:r>
    </w:p>
    <w:p w14:paraId="1F14A0C0" w14:textId="726E07D6" w:rsidR="00236548" w:rsidRPr="00236548" w:rsidRDefault="00236548" w:rsidP="00001DD2">
      <w:pPr>
        <w:pStyle w:val="NormalBPBHEB"/>
        <w:numPr>
          <w:ilvl w:val="0"/>
          <w:numId w:val="48"/>
        </w:numPr>
      </w:pPr>
      <w:commentRangeStart w:id="98"/>
      <w:commentRangeStart w:id="99"/>
      <w:r w:rsidRPr="00993600">
        <w:rPr>
          <w:b/>
          <w:bCs/>
          <w:highlight w:val="yellow"/>
          <w:rPrChange w:id="100" w:author="Arya" w:date="2025-03-25T14:23:00Z" w16du:dateUtc="2025-03-25T08:53:00Z">
            <w:rPr>
              <w:b/>
              <w:bCs/>
            </w:rPr>
          </w:rPrChange>
        </w:rPr>
        <w:t xml:space="preserve">Continuous </w:t>
      </w:r>
      <w:r w:rsidR="00CD5E6D" w:rsidRPr="00993600">
        <w:rPr>
          <w:b/>
          <w:bCs/>
          <w:highlight w:val="yellow"/>
          <w:rPrChange w:id="101" w:author="Arya" w:date="2025-03-25T14:23:00Z" w16du:dateUtc="2025-03-25T08:53:00Z">
            <w:rPr>
              <w:b/>
              <w:bCs/>
            </w:rPr>
          </w:rPrChange>
        </w:rPr>
        <w:t>in</w:t>
      </w:r>
      <w:r w:rsidRPr="00993600">
        <w:rPr>
          <w:b/>
          <w:bCs/>
          <w:highlight w:val="yellow"/>
          <w:rPrChange w:id="102" w:author="Arya" w:date="2025-03-25T14:23:00Z" w16du:dateUtc="2025-03-25T08:53:00Z">
            <w:rPr>
              <w:b/>
              <w:bCs/>
            </w:rPr>
          </w:rPrChange>
        </w:rPr>
        <w:t>tegration</w:t>
      </w:r>
      <w:r w:rsidRPr="00993600">
        <w:rPr>
          <w:highlight w:val="yellow"/>
          <w:rPrChange w:id="103" w:author="Arya" w:date="2025-03-25T14:23:00Z" w16du:dateUtc="2025-03-25T08:53:00Z">
            <w:rPr/>
          </w:rPrChange>
        </w:rPr>
        <w:t xml:space="preserve">: </w:t>
      </w:r>
      <w:commentRangeEnd w:id="98"/>
      <w:r w:rsidR="008C7BE5" w:rsidRPr="00993600">
        <w:rPr>
          <w:rStyle w:val="CommentReference"/>
          <w:rFonts w:eastAsiaTheme="minorHAnsi" w:cstheme="minorBidi"/>
          <w:highlight w:val="yellow"/>
          <w:rPrChange w:id="104" w:author="Arya" w:date="2025-03-25T14:23:00Z" w16du:dateUtc="2025-03-25T08:53:00Z">
            <w:rPr>
              <w:rStyle w:val="CommentReference"/>
              <w:rFonts w:eastAsiaTheme="minorHAnsi" w:cstheme="minorBidi"/>
            </w:rPr>
          </w:rPrChange>
        </w:rPr>
        <w:commentReference w:id="98"/>
      </w:r>
      <w:commentRangeEnd w:id="99"/>
      <w:r w:rsidR="00193003" w:rsidRPr="00993600">
        <w:rPr>
          <w:rStyle w:val="CommentReference"/>
          <w:rFonts w:eastAsiaTheme="minorHAnsi" w:cstheme="minorBidi"/>
          <w:highlight w:val="yellow"/>
          <w:rPrChange w:id="105" w:author="Arya" w:date="2025-03-25T14:23:00Z" w16du:dateUtc="2025-03-25T08:53:00Z">
            <w:rPr>
              <w:rStyle w:val="CommentReference"/>
              <w:rFonts w:eastAsiaTheme="minorHAnsi" w:cstheme="minorBidi"/>
            </w:rPr>
          </w:rPrChange>
        </w:rPr>
        <w:commentReference w:id="99"/>
      </w:r>
      <w:r w:rsidRPr="00236548">
        <w:t>Works with Jenkins, GitLab CI/CD, and AWS CodePipeline to automate builds and deployments.</w:t>
      </w:r>
    </w:p>
    <w:p w14:paraId="75679F4B" w14:textId="5C2337EB" w:rsidR="00236548" w:rsidRPr="00236548" w:rsidRDefault="00236548" w:rsidP="00001DD2">
      <w:pPr>
        <w:pStyle w:val="NormalBPBHEB"/>
        <w:numPr>
          <w:ilvl w:val="0"/>
          <w:numId w:val="48"/>
        </w:numPr>
      </w:pPr>
      <w:r w:rsidRPr="00236548">
        <w:rPr>
          <w:b/>
          <w:bCs/>
        </w:rPr>
        <w:t xml:space="preserve">Continuous </w:t>
      </w:r>
      <w:r w:rsidR="00CD5E6D">
        <w:rPr>
          <w:b/>
          <w:bCs/>
        </w:rPr>
        <w:t>d</w:t>
      </w:r>
      <w:r w:rsidRPr="00236548">
        <w:rPr>
          <w:b/>
          <w:bCs/>
        </w:rPr>
        <w:t>eploymen</w:t>
      </w:r>
      <w:r w:rsidR="00CD5E6D">
        <w:rPr>
          <w:b/>
          <w:bCs/>
        </w:rPr>
        <w:t>t</w:t>
      </w:r>
      <w:r w:rsidRPr="00236548">
        <w:t>: EKS automates deployments using Helm and AWS CodeDeploy, ensuring consistent updates.</w:t>
      </w:r>
    </w:p>
    <w:p w14:paraId="2356ED45" w14:textId="25505A8B" w:rsidR="00236548" w:rsidRPr="00236548" w:rsidRDefault="00236548" w:rsidP="00001DD2">
      <w:pPr>
        <w:pStyle w:val="NormalBPBHEB"/>
        <w:numPr>
          <w:ilvl w:val="0"/>
          <w:numId w:val="48"/>
        </w:numPr>
      </w:pPr>
      <w:r w:rsidRPr="00236548">
        <w:rPr>
          <w:b/>
          <w:bCs/>
        </w:rPr>
        <w:t xml:space="preserve">Infrastructure as </w:t>
      </w:r>
      <w:r w:rsidR="00623B07">
        <w:rPr>
          <w:b/>
          <w:bCs/>
        </w:rPr>
        <w:t>c</w:t>
      </w:r>
      <w:r w:rsidRPr="00236548">
        <w:rPr>
          <w:b/>
          <w:bCs/>
        </w:rPr>
        <w:t>ode</w:t>
      </w:r>
      <w:r w:rsidRPr="00236548">
        <w:t xml:space="preserve">: Integrates with AWS CloudFormation and Terraform, </w:t>
      </w:r>
      <w:r w:rsidR="00EF10A4">
        <w:t>ensuring consistent environments</w:t>
      </w:r>
      <w:r w:rsidRPr="00236548">
        <w:t>.</w:t>
      </w:r>
    </w:p>
    <w:p w14:paraId="58D92EA1" w14:textId="6365E2BB" w:rsidR="00236548" w:rsidRPr="00236548" w:rsidRDefault="00236548" w:rsidP="00001DD2">
      <w:pPr>
        <w:pStyle w:val="NormalBPBHEB"/>
        <w:numPr>
          <w:ilvl w:val="0"/>
          <w:numId w:val="48"/>
        </w:numPr>
      </w:pPr>
      <w:r w:rsidRPr="00236548">
        <w:rPr>
          <w:b/>
          <w:bCs/>
        </w:rPr>
        <w:t xml:space="preserve">Monitoring and </w:t>
      </w:r>
      <w:r w:rsidR="00A81ACB">
        <w:rPr>
          <w:b/>
          <w:bCs/>
        </w:rPr>
        <w:t>l</w:t>
      </w:r>
      <w:r w:rsidRPr="00236548">
        <w:rPr>
          <w:b/>
          <w:bCs/>
        </w:rPr>
        <w:t>ogging</w:t>
      </w:r>
      <w:r w:rsidRPr="00236548">
        <w:t xml:space="preserve">: Works with Amazon </w:t>
      </w:r>
      <w:r w:rsidR="000168E8">
        <w:t>z</w:t>
      </w:r>
      <w:r w:rsidR="000168E8" w:rsidRPr="00236548">
        <w:t xml:space="preserve"> </w:t>
      </w:r>
      <w:r w:rsidRPr="00236548">
        <w:t xml:space="preserve">and AWS X-Ray to provide visibility and </w:t>
      </w:r>
      <w:r w:rsidR="007D29E1" w:rsidRPr="00236548">
        <w:t>initiative-taking</w:t>
      </w:r>
      <w:r w:rsidRPr="00236548">
        <w:t xml:space="preserve"> troubleshooting.</w:t>
      </w:r>
    </w:p>
    <w:p w14:paraId="1EDECA08" w14:textId="620D5366" w:rsidR="00236548" w:rsidRPr="00236548" w:rsidRDefault="00236548" w:rsidP="00001DD2">
      <w:pPr>
        <w:pStyle w:val="NormalBPBHEB"/>
        <w:numPr>
          <w:ilvl w:val="0"/>
          <w:numId w:val="48"/>
        </w:numPr>
      </w:pPr>
      <w:r w:rsidRPr="00236548">
        <w:rPr>
          <w:b/>
          <w:bCs/>
        </w:rPr>
        <w:t xml:space="preserve">Scalability and </w:t>
      </w:r>
      <w:r w:rsidR="00A81ACB" w:rsidRPr="00236548">
        <w:rPr>
          <w:b/>
          <w:bCs/>
        </w:rPr>
        <w:t>high availability</w:t>
      </w:r>
      <w:r w:rsidRPr="00236548">
        <w:t>: Supports auto-scaling and multi-region deployments, ensuring fault tolerance and reduced downtime.</w:t>
      </w:r>
    </w:p>
    <w:p w14:paraId="63F94BD4" w14:textId="77777777" w:rsidR="00236548" w:rsidRPr="00236548" w:rsidRDefault="00236548" w:rsidP="00001DD2">
      <w:pPr>
        <w:pStyle w:val="NormalBPBHEB"/>
        <w:numPr>
          <w:ilvl w:val="0"/>
          <w:numId w:val="48"/>
        </w:numPr>
      </w:pPr>
      <w:r w:rsidRPr="00236548">
        <w:rPr>
          <w:b/>
          <w:bCs/>
        </w:rPr>
        <w:t>Cost Optimization</w:t>
      </w:r>
      <w:r w:rsidRPr="00236548">
        <w:t>: EKS reduces costs with dynamic scaling, AWS Spot Instances, and tools like AWS Cost Explorer for cost management.</w:t>
      </w:r>
    </w:p>
    <w:p w14:paraId="60105928" w14:textId="73150F4D" w:rsidR="00332D5D" w:rsidRPr="00F2238E" w:rsidRDefault="00236548" w:rsidP="00EC6AAA">
      <w:pPr>
        <w:pStyle w:val="Heading3BPBHEB"/>
        <w:spacing w:line="276" w:lineRule="auto"/>
        <w:rPr>
          <w:b w:val="0"/>
          <w:bCs/>
          <w:sz w:val="22"/>
          <w:szCs w:val="22"/>
        </w:rPr>
      </w:pPr>
      <w:r w:rsidRPr="00F2238E">
        <w:rPr>
          <w:rStyle w:val="NormalBPBHEBChar"/>
          <w:sz w:val="22"/>
          <w:szCs w:val="22"/>
        </w:rPr>
        <w:t>Summary</w:t>
      </w:r>
      <w:r w:rsidRPr="00236548">
        <w:br/>
      </w:r>
      <w:r w:rsidRPr="00F2238E">
        <w:rPr>
          <w:b w:val="0"/>
          <w:bCs/>
          <w:sz w:val="22"/>
          <w:szCs w:val="22"/>
        </w:rPr>
        <w:t xml:space="preserve">Amazon EKS streamlines the management of Kubernetes clusters by automating key tasks, improving operational efficiency, and integrating seamlessly with the AWS ecosystem. This service accelerates the deployment lifecycle for containerized applications, </w:t>
      </w:r>
      <w:r w:rsidR="001C3FE8" w:rsidRPr="00F2238E">
        <w:rPr>
          <w:b w:val="0"/>
          <w:bCs/>
          <w:sz w:val="22"/>
          <w:szCs w:val="22"/>
        </w:rPr>
        <w:t>helping</w:t>
      </w:r>
      <w:r w:rsidRPr="00F2238E">
        <w:rPr>
          <w:b w:val="0"/>
          <w:bCs/>
          <w:sz w:val="22"/>
          <w:szCs w:val="22"/>
        </w:rPr>
        <w:t xml:space="preserve"> high availability, scalability, and security </w:t>
      </w:r>
      <w:sdt>
        <w:sdtPr>
          <w:rPr>
            <w:b w:val="0"/>
            <w:bCs/>
            <w:sz w:val="22"/>
            <w:szCs w:val="22"/>
          </w:rPr>
          <w:id w:val="-647443487"/>
          <w:citation/>
        </w:sdtPr>
        <w:sdtContent>
          <w:r w:rsidR="009A1325" w:rsidRPr="00F2238E">
            <w:rPr>
              <w:b w:val="0"/>
              <w:bCs/>
              <w:sz w:val="22"/>
              <w:szCs w:val="22"/>
            </w:rPr>
            <w:fldChar w:fldCharType="begin"/>
          </w:r>
          <w:r w:rsidR="009A1325" w:rsidRPr="00F2238E">
            <w:rPr>
              <w:b w:val="0"/>
              <w:bCs/>
              <w:sz w:val="22"/>
              <w:szCs w:val="22"/>
            </w:rPr>
            <w:instrText xml:space="preserve"> CITATION a2023k \l 1033 </w:instrText>
          </w:r>
          <w:r w:rsidR="009A1325" w:rsidRPr="00F2238E">
            <w:rPr>
              <w:b w:val="0"/>
              <w:bCs/>
              <w:sz w:val="22"/>
              <w:szCs w:val="22"/>
            </w:rPr>
            <w:fldChar w:fldCharType="separate"/>
          </w:r>
          <w:r w:rsidR="007152E2" w:rsidRPr="007152E2">
            <w:rPr>
              <w:noProof/>
              <w:sz w:val="22"/>
              <w:szCs w:val="22"/>
            </w:rPr>
            <w:t>[29]</w:t>
          </w:r>
          <w:r w:rsidR="009A1325" w:rsidRPr="00F2238E">
            <w:rPr>
              <w:b w:val="0"/>
              <w:bCs/>
              <w:sz w:val="22"/>
              <w:szCs w:val="22"/>
            </w:rPr>
            <w:fldChar w:fldCharType="end"/>
          </w:r>
        </w:sdtContent>
      </w:sdt>
      <w:r w:rsidR="0091711E" w:rsidRPr="00F2238E">
        <w:rPr>
          <w:b w:val="0"/>
          <w:bCs/>
          <w:sz w:val="22"/>
          <w:szCs w:val="22"/>
        </w:rPr>
        <w:t>.</w:t>
      </w:r>
    </w:p>
    <w:p w14:paraId="7B6825F8" w14:textId="73AF6A74" w:rsidR="000760BB" w:rsidRPr="00F2238E" w:rsidRDefault="000760BB" w:rsidP="00001DD2">
      <w:pPr>
        <w:pStyle w:val="Heading2BPBHEB"/>
      </w:pPr>
      <w:r w:rsidRPr="00F2238E">
        <w:t xml:space="preserve">AWS App2Container </w:t>
      </w:r>
    </w:p>
    <w:p w14:paraId="4798E109" w14:textId="2ECD7DF5" w:rsidR="005546CE" w:rsidRPr="005546CE" w:rsidRDefault="005546CE" w:rsidP="00001DD2">
      <w:pPr>
        <w:pStyle w:val="NormalBPBHEB"/>
      </w:pPr>
      <w:r w:rsidRPr="005546CE">
        <w:t xml:space="preserve">AWS App2Container is a service that simplifies the process of containerizing legacy applications, enabling organizations to modernize and migrate their applications to cloud-native architectures. This section </w:t>
      </w:r>
      <w:r w:rsidR="00802686">
        <w:t>examines the capabilities of AWS App2Container, its use cases, and the benefits it provides for</w:t>
      </w:r>
      <w:r w:rsidRPr="005546CE">
        <w:t xml:space="preserve"> modern application development.</w:t>
      </w:r>
    </w:p>
    <w:p w14:paraId="7D92839E" w14:textId="417C324A" w:rsidR="005546CE" w:rsidRPr="005546CE" w:rsidRDefault="005546CE" w:rsidP="00001DD2">
      <w:pPr>
        <w:pStyle w:val="NormalBPBHEB"/>
      </w:pPr>
      <w:r w:rsidRPr="005546CE">
        <w:lastRenderedPageBreak/>
        <w:t xml:space="preserve">AWS App2Container is designed to convert existing applications into containerized environments without requiring </w:t>
      </w:r>
      <w:r w:rsidR="00074347">
        <w:t>significant</w:t>
      </w:r>
      <w:r w:rsidR="00074347" w:rsidRPr="005546CE">
        <w:t xml:space="preserve"> </w:t>
      </w:r>
      <w:r w:rsidRPr="005546CE">
        <w:t>code changes. It works by packaging an application and its dependencies into containers, allowing users to deploy them in container orchestration environments such as Amazon ECS or Amazon EKS.</w:t>
      </w:r>
    </w:p>
    <w:p w14:paraId="78D04832" w14:textId="7F4F7B38" w:rsidR="005546CE" w:rsidRPr="00D23E82" w:rsidRDefault="005546CE" w:rsidP="00EC6AAA">
      <w:pPr>
        <w:pStyle w:val="Heading3BPBHEB"/>
        <w:spacing w:line="276" w:lineRule="auto"/>
      </w:pPr>
      <w:r w:rsidRPr="00D23E82">
        <w:t xml:space="preserve">Key </w:t>
      </w:r>
      <w:r w:rsidR="003B1E08">
        <w:t>f</w:t>
      </w:r>
      <w:r w:rsidRPr="00D23E82">
        <w:t>eatures of AWS App2Container</w:t>
      </w:r>
    </w:p>
    <w:p w14:paraId="696E937B" w14:textId="77777777" w:rsidR="005546CE" w:rsidRPr="005546CE" w:rsidRDefault="005546CE" w:rsidP="00001DD2">
      <w:pPr>
        <w:pStyle w:val="NormalBPBHEB"/>
      </w:pPr>
      <w:r w:rsidRPr="005546CE">
        <w:t>The following are the key features of AWS App2Container (AWS, AWS App2Container, 2023):</w:t>
      </w:r>
    </w:p>
    <w:p w14:paraId="521CD67C" w14:textId="081526AD" w:rsidR="005546CE" w:rsidRPr="005546CE" w:rsidRDefault="005546CE" w:rsidP="00001DD2">
      <w:pPr>
        <w:pStyle w:val="NormalBPBHEB"/>
        <w:numPr>
          <w:ilvl w:val="0"/>
          <w:numId w:val="58"/>
        </w:numPr>
      </w:pPr>
      <w:r w:rsidRPr="005546CE">
        <w:rPr>
          <w:b/>
          <w:bCs/>
        </w:rPr>
        <w:t xml:space="preserve">Automated </w:t>
      </w:r>
      <w:r w:rsidR="003B1E08">
        <w:rPr>
          <w:b/>
          <w:bCs/>
        </w:rPr>
        <w:t>c</w:t>
      </w:r>
      <w:r w:rsidRPr="005546CE">
        <w:rPr>
          <w:b/>
          <w:bCs/>
        </w:rPr>
        <w:t>ontainerization</w:t>
      </w:r>
      <w:r w:rsidRPr="005546CE">
        <w:t xml:space="preserve">: App2Container automatically scans applications and packages them into Docker containers, making the process more efficient and less </w:t>
      </w:r>
      <w:r w:rsidR="00770CEC" w:rsidRPr="005546CE">
        <w:t>error prone</w:t>
      </w:r>
      <w:r w:rsidRPr="005546CE">
        <w:t>.</w:t>
      </w:r>
    </w:p>
    <w:p w14:paraId="375D361A" w14:textId="77777777" w:rsidR="005546CE" w:rsidRPr="005546CE" w:rsidRDefault="005546CE" w:rsidP="00001DD2">
      <w:pPr>
        <w:pStyle w:val="NormalBPBHEB"/>
        <w:numPr>
          <w:ilvl w:val="0"/>
          <w:numId w:val="58"/>
        </w:numPr>
      </w:pPr>
      <w:r w:rsidRPr="005546CE">
        <w:rPr>
          <w:b/>
          <w:bCs/>
        </w:rPr>
        <w:t>Support for Java and .NET</w:t>
      </w:r>
      <w:r w:rsidRPr="005546CE">
        <w:t>: The service supports both Java and .NET applications, enabling organizations with legacy systems to migrate to the cloud.</w:t>
      </w:r>
    </w:p>
    <w:p w14:paraId="0DF1623C" w14:textId="05FFBB81" w:rsidR="005546CE" w:rsidRPr="005546CE" w:rsidRDefault="005546CE" w:rsidP="00001DD2">
      <w:pPr>
        <w:pStyle w:val="NormalBPBHEB"/>
        <w:numPr>
          <w:ilvl w:val="0"/>
          <w:numId w:val="58"/>
        </w:numPr>
      </w:pPr>
      <w:r w:rsidRPr="005546CE">
        <w:rPr>
          <w:b/>
          <w:bCs/>
        </w:rPr>
        <w:t xml:space="preserve">Integration with AWS </w:t>
      </w:r>
      <w:r w:rsidR="003B1E08">
        <w:rPr>
          <w:b/>
          <w:bCs/>
        </w:rPr>
        <w:t>s</w:t>
      </w:r>
      <w:r w:rsidRPr="005546CE">
        <w:rPr>
          <w:b/>
          <w:bCs/>
        </w:rPr>
        <w:t>ervices</w:t>
      </w:r>
      <w:r w:rsidRPr="005546CE">
        <w:t>: Once the application is containerized, users can integrate it seamlessly with Amazon ECS, EKS, or AWS Fargate for orchestration.</w:t>
      </w:r>
    </w:p>
    <w:p w14:paraId="005242A9" w14:textId="416ED7A1" w:rsidR="005546CE" w:rsidRPr="00C10938" w:rsidRDefault="005546CE" w:rsidP="00001DD2">
      <w:pPr>
        <w:pStyle w:val="NormalBPBHEB"/>
        <w:rPr>
          <w:b/>
          <w:bCs/>
        </w:rPr>
      </w:pPr>
      <w:r w:rsidRPr="00C10938">
        <w:rPr>
          <w:b/>
          <w:bCs/>
        </w:rPr>
        <w:t xml:space="preserve">Use </w:t>
      </w:r>
      <w:r w:rsidR="003B1E08" w:rsidRPr="00C10938">
        <w:rPr>
          <w:b/>
          <w:bCs/>
        </w:rPr>
        <w:t>c</w:t>
      </w:r>
      <w:r w:rsidRPr="00C10938">
        <w:rPr>
          <w:b/>
          <w:bCs/>
        </w:rPr>
        <w:t>ases</w:t>
      </w:r>
    </w:p>
    <w:p w14:paraId="6ED3FCF9" w14:textId="77777777" w:rsidR="005546CE" w:rsidRPr="005546CE" w:rsidRDefault="005546CE" w:rsidP="00001DD2">
      <w:pPr>
        <w:pStyle w:val="NormalBPBHEB"/>
      </w:pPr>
      <w:r w:rsidRPr="005546CE">
        <w:t>The following are common use cases for AWS App2Container:</w:t>
      </w:r>
    </w:p>
    <w:p w14:paraId="559CC369" w14:textId="0EC32AB1" w:rsidR="005546CE" w:rsidRPr="005546CE" w:rsidRDefault="005546CE" w:rsidP="00EC6AAA">
      <w:pPr>
        <w:pStyle w:val="NormalBPBHEB"/>
        <w:numPr>
          <w:ilvl w:val="0"/>
          <w:numId w:val="102"/>
        </w:numPr>
      </w:pPr>
      <w:r w:rsidRPr="005546CE">
        <w:rPr>
          <w:b/>
          <w:bCs/>
        </w:rPr>
        <w:t xml:space="preserve">Legacy </w:t>
      </w:r>
      <w:r w:rsidR="00C10938" w:rsidRPr="005546CE">
        <w:rPr>
          <w:b/>
          <w:bCs/>
        </w:rPr>
        <w:t>application modernization</w:t>
      </w:r>
      <w:r w:rsidRPr="005546CE">
        <w:t>: Organizations can use App2Container to modernize legacy applications, enabling them to move from monolithic architectures to containerized solutions.</w:t>
      </w:r>
    </w:p>
    <w:p w14:paraId="7A016B08" w14:textId="3ABDF4F0" w:rsidR="005546CE" w:rsidRPr="005546CE" w:rsidRDefault="005546CE" w:rsidP="00EC6AAA">
      <w:pPr>
        <w:pStyle w:val="NormalBPBHEB"/>
        <w:numPr>
          <w:ilvl w:val="0"/>
          <w:numId w:val="102"/>
        </w:numPr>
      </w:pPr>
      <w:r w:rsidRPr="005546CE">
        <w:rPr>
          <w:b/>
          <w:bCs/>
        </w:rPr>
        <w:t xml:space="preserve">Cloud </w:t>
      </w:r>
      <w:r w:rsidR="00C10938">
        <w:rPr>
          <w:b/>
          <w:bCs/>
        </w:rPr>
        <w:t>m</w:t>
      </w:r>
      <w:r w:rsidRPr="005546CE">
        <w:rPr>
          <w:b/>
          <w:bCs/>
        </w:rPr>
        <w:t>igration</w:t>
      </w:r>
      <w:r w:rsidRPr="005546CE">
        <w:t>: App2Container accelerates the process of migrating applications to the cloud, particularly for organizations moving from on-premises data centers to AWS.</w:t>
      </w:r>
    </w:p>
    <w:p w14:paraId="23741495" w14:textId="07F2A18F" w:rsidR="005546CE" w:rsidRPr="005546CE" w:rsidRDefault="005546CE" w:rsidP="00EC6AAA">
      <w:pPr>
        <w:pStyle w:val="NormalBPBHEB"/>
        <w:numPr>
          <w:ilvl w:val="0"/>
          <w:numId w:val="102"/>
        </w:numPr>
      </w:pPr>
      <w:r w:rsidRPr="005546CE">
        <w:rPr>
          <w:b/>
          <w:bCs/>
        </w:rPr>
        <w:t xml:space="preserve">Microservices </w:t>
      </w:r>
      <w:r w:rsidR="00C10938">
        <w:rPr>
          <w:b/>
          <w:bCs/>
        </w:rPr>
        <w:t>c</w:t>
      </w:r>
      <w:r w:rsidRPr="005546CE">
        <w:rPr>
          <w:b/>
          <w:bCs/>
        </w:rPr>
        <w:t>onversion</w:t>
      </w:r>
      <w:r w:rsidRPr="005546CE">
        <w:t xml:space="preserve">: For organizations </w:t>
      </w:r>
      <w:r w:rsidR="00FE1736">
        <w:t>transitioning to a microservices architecture, App2Container helps break down legacy monolithic applications into manageable,</w:t>
      </w:r>
      <w:r w:rsidRPr="005546CE">
        <w:t xml:space="preserve"> containerized services.</w:t>
      </w:r>
    </w:p>
    <w:p w14:paraId="37466994" w14:textId="77777777" w:rsidR="005546CE" w:rsidRPr="00D23E82" w:rsidRDefault="005546CE" w:rsidP="00EC6AAA">
      <w:pPr>
        <w:pStyle w:val="Heading3BPBHEB"/>
        <w:spacing w:line="276" w:lineRule="auto"/>
      </w:pPr>
      <w:r w:rsidRPr="00D23E82">
        <w:t>Benefits of AWS App2Container</w:t>
      </w:r>
    </w:p>
    <w:p w14:paraId="234D1741" w14:textId="2333E56C" w:rsidR="005546CE" w:rsidRPr="005546CE" w:rsidRDefault="005546CE" w:rsidP="00001DD2">
      <w:pPr>
        <w:pStyle w:val="NormalBPBHEB"/>
      </w:pPr>
      <w:r w:rsidRPr="005546CE">
        <w:t xml:space="preserve">The benefits of using AWS App2Container </w:t>
      </w:r>
      <w:sdt>
        <w:sdtPr>
          <w:id w:val="-1717198418"/>
          <w:citation/>
        </w:sdtPr>
        <w:sdtContent>
          <w:r w:rsidR="00DA616B">
            <w:fldChar w:fldCharType="begin"/>
          </w:r>
          <w:r w:rsidR="00DA616B">
            <w:instrText xml:space="preserve"> CITATION a2023l \l 1033 </w:instrText>
          </w:r>
          <w:r w:rsidR="00DA616B">
            <w:fldChar w:fldCharType="separate"/>
          </w:r>
          <w:r w:rsidR="007152E2" w:rsidRPr="007152E2">
            <w:rPr>
              <w:noProof/>
            </w:rPr>
            <w:t>[17]</w:t>
          </w:r>
          <w:r w:rsidR="00DA616B">
            <w:fldChar w:fldCharType="end"/>
          </w:r>
        </w:sdtContent>
      </w:sdt>
      <w:r w:rsidR="008C7BE5">
        <w:t xml:space="preserve"> are as follows</w:t>
      </w:r>
      <w:r w:rsidRPr="005546CE">
        <w:t>:</w:t>
      </w:r>
    </w:p>
    <w:p w14:paraId="5F81CCD6" w14:textId="33AF2B06" w:rsidR="005546CE" w:rsidRPr="005546CE" w:rsidRDefault="005546CE" w:rsidP="00001DD2">
      <w:pPr>
        <w:pStyle w:val="NormalBPBHEB"/>
        <w:numPr>
          <w:ilvl w:val="0"/>
          <w:numId w:val="60"/>
        </w:numPr>
      </w:pPr>
      <w:r w:rsidRPr="005546CE">
        <w:rPr>
          <w:b/>
          <w:bCs/>
        </w:rPr>
        <w:t xml:space="preserve">Simplified </w:t>
      </w:r>
      <w:r w:rsidR="00524516">
        <w:rPr>
          <w:b/>
          <w:bCs/>
        </w:rPr>
        <w:t>c</w:t>
      </w:r>
      <w:r w:rsidRPr="005546CE">
        <w:rPr>
          <w:b/>
          <w:bCs/>
        </w:rPr>
        <w:t>ontainerization</w:t>
      </w:r>
      <w:r w:rsidRPr="005546CE">
        <w:t>: By automating the containerization process, App2Container reduces the complexity of manually configuring and packaging legacy applications.</w:t>
      </w:r>
    </w:p>
    <w:p w14:paraId="119C1EBD" w14:textId="1F6FC244" w:rsidR="005546CE" w:rsidRPr="005546CE" w:rsidRDefault="005546CE" w:rsidP="00001DD2">
      <w:pPr>
        <w:pStyle w:val="NormalBPBHEB"/>
        <w:numPr>
          <w:ilvl w:val="0"/>
          <w:numId w:val="60"/>
        </w:numPr>
      </w:pPr>
      <w:r w:rsidRPr="005546CE">
        <w:rPr>
          <w:b/>
          <w:bCs/>
        </w:rPr>
        <w:t xml:space="preserve">Accelerated </w:t>
      </w:r>
      <w:r w:rsidR="00524516" w:rsidRPr="005546CE">
        <w:rPr>
          <w:b/>
          <w:bCs/>
        </w:rPr>
        <w:t>cloud migration</w:t>
      </w:r>
      <w:r w:rsidRPr="005546CE">
        <w:t xml:space="preserve">: App2Container helps </w:t>
      </w:r>
      <w:r w:rsidR="008065F3">
        <w:t>expedite cloud migration by providing a streamlined approach to containerization, making it easier to migrate</w:t>
      </w:r>
      <w:r w:rsidRPr="005546CE">
        <w:t xml:space="preserve"> workloads to AWS.</w:t>
      </w:r>
    </w:p>
    <w:p w14:paraId="2D53E8D7" w14:textId="77777777" w:rsidR="005546CE" w:rsidRPr="005546CE" w:rsidRDefault="005546CE" w:rsidP="00001DD2">
      <w:pPr>
        <w:pStyle w:val="NormalBPBHEB"/>
        <w:numPr>
          <w:ilvl w:val="0"/>
          <w:numId w:val="60"/>
        </w:numPr>
      </w:pPr>
      <w:r w:rsidRPr="005546CE">
        <w:rPr>
          <w:b/>
          <w:bCs/>
        </w:rPr>
        <w:t>Scalability</w:t>
      </w:r>
      <w:r w:rsidRPr="005546CE">
        <w:t>: Once containerized, applications can be easily scaled using AWS container services, ensuring that they perform reliably under varying workloads.</w:t>
      </w:r>
    </w:p>
    <w:p w14:paraId="07185215" w14:textId="0230E424" w:rsidR="005546CE" w:rsidRPr="00D23E82" w:rsidRDefault="005546CE" w:rsidP="00001DD2">
      <w:pPr>
        <w:pStyle w:val="Heading2BPBHEB"/>
      </w:pPr>
      <w:r w:rsidRPr="00D23E82">
        <w:lastRenderedPageBreak/>
        <w:t xml:space="preserve">Integration with DevOps </w:t>
      </w:r>
      <w:r w:rsidR="00524516">
        <w:t>w</w:t>
      </w:r>
      <w:r w:rsidRPr="00D23E82">
        <w:t>orkflows</w:t>
      </w:r>
    </w:p>
    <w:p w14:paraId="6F297A9B" w14:textId="7E465973" w:rsidR="00BD7252" w:rsidRPr="00BD7252" w:rsidRDefault="005546CE" w:rsidP="00001DD2">
      <w:pPr>
        <w:pStyle w:val="NormalBPBHEB"/>
      </w:pPr>
      <w:r w:rsidRPr="005546CE">
        <w:t>AWS App2Container integrates seamlessly into DevOps workflows, allowing developers to incorporate containerization into their continuous integration and deployment (CI/CD) pipelines. This integration streamlines the development-to-production cycle, improving the efficiency of application deployment.</w:t>
      </w:r>
    </w:p>
    <w:p w14:paraId="2B1CE15F" w14:textId="77777777" w:rsidR="00566FFB" w:rsidRDefault="00B53B36" w:rsidP="00EC6AAA">
      <w:pPr>
        <w:pStyle w:val="Heading3BPBHEB"/>
        <w:spacing w:line="276" w:lineRule="auto"/>
        <w:rPr>
          <w:ins w:id="106" w:author="Arya" w:date="2025-03-25T13:24:00Z" w16du:dateUtc="2025-03-25T07:54:00Z"/>
          <w:b w:val="0"/>
          <w:bCs/>
          <w:sz w:val="22"/>
          <w:szCs w:val="22"/>
        </w:rPr>
      </w:pPr>
      <w:r w:rsidRPr="00897F38">
        <w:rPr>
          <w:rStyle w:val="Heading2BPBHEBChar"/>
          <w:b/>
          <w:bCs/>
        </w:rPr>
        <w:t xml:space="preserve">AWS </w:t>
      </w:r>
      <w:proofErr w:type="spellStart"/>
      <w:r w:rsidRPr="00897F38">
        <w:rPr>
          <w:rStyle w:val="Heading2BPBHEBChar"/>
          <w:b/>
          <w:bCs/>
        </w:rPr>
        <w:t>Fargate</w:t>
      </w:r>
      <w:proofErr w:type="spellEnd"/>
      <w:del w:id="107" w:author="Arya" w:date="2025-03-25T13:24:00Z" w16du:dateUtc="2025-03-25T07:54:00Z">
        <w:r w:rsidRPr="00B53B36" w:rsidDel="00566FFB">
          <w:br/>
        </w:r>
      </w:del>
    </w:p>
    <w:p w14:paraId="70108A75" w14:textId="0C8C2668" w:rsidR="00566FFB" w:rsidRPr="00566FFB" w:rsidRDefault="00B53B36" w:rsidP="00EC6AAA">
      <w:pPr>
        <w:pStyle w:val="Heading3BPBHEB"/>
        <w:spacing w:line="276" w:lineRule="auto"/>
        <w:rPr>
          <w:b w:val="0"/>
          <w:bCs/>
          <w:sz w:val="22"/>
          <w:szCs w:val="22"/>
          <w:rPrChange w:id="108" w:author="Arya" w:date="2025-03-25T13:24:00Z" w16du:dateUtc="2025-03-25T07:54:00Z">
            <w:rPr/>
          </w:rPrChange>
        </w:rPr>
      </w:pPr>
      <w:r w:rsidRPr="00897F38">
        <w:rPr>
          <w:b w:val="0"/>
          <w:bCs/>
          <w:sz w:val="22"/>
          <w:szCs w:val="22"/>
        </w:rPr>
        <w:t xml:space="preserve">AWS </w:t>
      </w:r>
      <w:proofErr w:type="spellStart"/>
      <w:r w:rsidRPr="00897F38">
        <w:rPr>
          <w:b w:val="0"/>
          <w:bCs/>
          <w:sz w:val="22"/>
          <w:szCs w:val="22"/>
        </w:rPr>
        <w:t>Fargate</w:t>
      </w:r>
      <w:proofErr w:type="spellEnd"/>
      <w:r w:rsidRPr="00897F38">
        <w:rPr>
          <w:b w:val="0"/>
          <w:bCs/>
          <w:sz w:val="22"/>
          <w:szCs w:val="22"/>
        </w:rPr>
        <w:t xml:space="preserve"> is a serverless compute engine for containers that </w:t>
      </w:r>
      <w:r w:rsidR="008931CE" w:rsidRPr="00897F38">
        <w:rPr>
          <w:b w:val="0"/>
          <w:bCs/>
          <w:sz w:val="22"/>
          <w:szCs w:val="22"/>
        </w:rPr>
        <w:t>cuts</w:t>
      </w:r>
      <w:r w:rsidRPr="00897F38">
        <w:rPr>
          <w:b w:val="0"/>
          <w:bCs/>
          <w:sz w:val="22"/>
          <w:szCs w:val="22"/>
        </w:rPr>
        <w:t xml:space="preserve"> the need for managing servers. This section discusses how Fargate simplifies container management and provides a scalable solution for running containers in a serverless environment.</w:t>
      </w:r>
    </w:p>
    <w:p w14:paraId="576EEB00" w14:textId="77777777" w:rsidR="00566FFB" w:rsidRDefault="00B53B36" w:rsidP="00EC6AAA">
      <w:pPr>
        <w:pStyle w:val="Heading3BPBHEB"/>
        <w:rPr>
          <w:ins w:id="109" w:author="Arya" w:date="2025-03-25T13:24:00Z" w16du:dateUtc="2025-03-25T07:54:00Z"/>
          <w:b w:val="0"/>
          <w:bCs/>
          <w:sz w:val="22"/>
          <w:szCs w:val="22"/>
        </w:rPr>
      </w:pPr>
      <w:proofErr w:type="spellStart"/>
      <w:r w:rsidRPr="00B53B36">
        <w:t>Overview</w:t>
      </w:r>
      <w:del w:id="110" w:author="Arya" w:date="2025-03-25T13:24:00Z" w16du:dateUtc="2025-03-25T07:54:00Z">
        <w:r w:rsidRPr="00B53B36" w:rsidDel="00566FFB">
          <w:br/>
        </w:r>
      </w:del>
      <w:proofErr w:type="spellEnd"/>
    </w:p>
    <w:p w14:paraId="5B2C3442" w14:textId="423EC04F" w:rsidR="00566FFB" w:rsidRPr="00566FFB" w:rsidRDefault="00B53B36" w:rsidP="00566FFB">
      <w:pPr>
        <w:pStyle w:val="NormalBPBHEB"/>
        <w:rPr>
          <w:b/>
          <w:rPrChange w:id="111" w:author="Arya" w:date="2025-03-25T13:24:00Z" w16du:dateUtc="2025-03-25T07:54:00Z">
            <w:rPr>
              <w:b w:val="0"/>
              <w:bCs/>
              <w:sz w:val="22"/>
              <w:szCs w:val="22"/>
            </w:rPr>
          </w:rPrChange>
        </w:rPr>
        <w:pPrChange w:id="112" w:author="Arya" w:date="2025-03-25T13:24:00Z" w16du:dateUtc="2025-03-25T07:54:00Z">
          <w:pPr>
            <w:pStyle w:val="Heading3BPBHEB"/>
          </w:pPr>
        </w:pPrChange>
      </w:pPr>
      <w:proofErr w:type="spellStart"/>
      <w:r w:rsidRPr="00897F38">
        <w:t>Fargate</w:t>
      </w:r>
      <w:proofErr w:type="spellEnd"/>
      <w:r w:rsidRPr="00897F38">
        <w:t xml:space="preserve"> allows developers to run containers without worrying about the underlying infrastructure, as it automatically </w:t>
      </w:r>
      <w:r w:rsidR="007D29E1" w:rsidRPr="00897F38">
        <w:t>manages</w:t>
      </w:r>
      <w:r w:rsidRPr="00897F38">
        <w:t xml:space="preserve"> provisioning, scaling, and managing the compute resources needed to run containers. This enables teams to focus on application logic rather than infrastructure management.</w:t>
      </w:r>
    </w:p>
    <w:p w14:paraId="72B4FDB5" w14:textId="5DBEE9CB" w:rsidR="00B53B36" w:rsidRPr="002506D0" w:rsidRDefault="00B53B36" w:rsidP="00EC6AAA">
      <w:pPr>
        <w:pStyle w:val="Heading3BPBHEB"/>
        <w:rPr>
          <w:bCs/>
        </w:rPr>
      </w:pPr>
      <w:r w:rsidRPr="00B53B36">
        <w:t>Key features of AWS Fargate</w:t>
      </w:r>
      <w:r w:rsidRPr="00B53B36">
        <w:br/>
      </w:r>
      <w:r w:rsidRPr="00EC6AAA">
        <w:rPr>
          <w:b w:val="0"/>
          <w:bCs/>
          <w:sz w:val="22"/>
          <w:szCs w:val="22"/>
        </w:rPr>
        <w:t xml:space="preserve">The key features of AWS Fargate include </w:t>
      </w:r>
      <w:sdt>
        <w:sdtPr>
          <w:rPr>
            <w:b w:val="0"/>
            <w:bCs/>
            <w:sz w:val="22"/>
            <w:szCs w:val="22"/>
          </w:rPr>
          <w:id w:val="1332335529"/>
          <w:citation/>
        </w:sdtPr>
        <w:sdtContent>
          <w:r w:rsidR="00274C38" w:rsidRPr="00EC6AAA">
            <w:rPr>
              <w:b w:val="0"/>
              <w:bCs/>
              <w:sz w:val="22"/>
              <w:szCs w:val="22"/>
            </w:rPr>
            <w:fldChar w:fldCharType="begin"/>
          </w:r>
          <w:r w:rsidR="00274C38" w:rsidRPr="00EC6AAA">
            <w:rPr>
              <w:b w:val="0"/>
              <w:bCs/>
              <w:sz w:val="22"/>
              <w:szCs w:val="22"/>
            </w:rPr>
            <w:instrText xml:space="preserve"> CITATION a2023n \l 1033 </w:instrText>
          </w:r>
          <w:r w:rsidR="00274C38" w:rsidRPr="00EC6AAA">
            <w:rPr>
              <w:b w:val="0"/>
              <w:bCs/>
              <w:sz w:val="22"/>
              <w:szCs w:val="22"/>
            </w:rPr>
            <w:fldChar w:fldCharType="separate"/>
          </w:r>
          <w:r w:rsidR="007152E2" w:rsidRPr="007152E2">
            <w:rPr>
              <w:noProof/>
              <w:sz w:val="22"/>
              <w:szCs w:val="22"/>
            </w:rPr>
            <w:t>[30]</w:t>
          </w:r>
          <w:r w:rsidR="00274C38" w:rsidRPr="00EC6AAA">
            <w:rPr>
              <w:b w:val="0"/>
              <w:bCs/>
              <w:sz w:val="22"/>
              <w:szCs w:val="22"/>
            </w:rPr>
            <w:fldChar w:fldCharType="end"/>
          </w:r>
        </w:sdtContent>
      </w:sdt>
      <w:r w:rsidRPr="00EC6AAA">
        <w:rPr>
          <w:b w:val="0"/>
          <w:bCs/>
          <w:sz w:val="22"/>
          <w:szCs w:val="22"/>
        </w:rPr>
        <w:t>:</w:t>
      </w:r>
    </w:p>
    <w:p w14:paraId="247605E3" w14:textId="650B43B0" w:rsidR="00B53B36" w:rsidRPr="00B53B36" w:rsidRDefault="00B53B36" w:rsidP="00EC6AAA">
      <w:pPr>
        <w:pStyle w:val="NormalBPBHEB"/>
        <w:numPr>
          <w:ilvl w:val="0"/>
          <w:numId w:val="103"/>
        </w:numPr>
      </w:pPr>
      <w:r w:rsidRPr="00B53B36">
        <w:rPr>
          <w:b/>
          <w:bCs/>
        </w:rPr>
        <w:t>Serverless architecture</w:t>
      </w:r>
      <w:r w:rsidRPr="00B53B36">
        <w:t xml:space="preserve">: Fargate abstracts infrastructure management, </w:t>
      </w:r>
      <w:r w:rsidR="008065F3">
        <w:t>enabling developers to focus on writing code rather than</w:t>
      </w:r>
      <w:r w:rsidRPr="00B53B36">
        <w:t xml:space="preserve"> managing servers.</w:t>
      </w:r>
    </w:p>
    <w:p w14:paraId="5ECC9620" w14:textId="4F061590" w:rsidR="00B53B36" w:rsidRPr="00B53B36" w:rsidRDefault="00B53B36" w:rsidP="00EC6AAA">
      <w:pPr>
        <w:pStyle w:val="NormalBPBHEB"/>
        <w:numPr>
          <w:ilvl w:val="0"/>
          <w:numId w:val="103"/>
        </w:numPr>
      </w:pPr>
      <w:r w:rsidRPr="00B53B36">
        <w:rPr>
          <w:b/>
          <w:bCs/>
        </w:rPr>
        <w:t>Automatic scaling</w:t>
      </w:r>
      <w:r w:rsidRPr="00B53B36">
        <w:t xml:space="preserve">: Fargate automatically scales the number of containers based on demand, ensuring </w:t>
      </w:r>
      <w:r w:rsidR="00FE1736">
        <w:t>optimal resource utilization</w:t>
      </w:r>
      <w:r w:rsidRPr="00B53B36">
        <w:t>.</w:t>
      </w:r>
    </w:p>
    <w:p w14:paraId="69A84076" w14:textId="71BB4B18" w:rsidR="00B53B36" w:rsidRPr="00B53B36" w:rsidRDefault="00B53B36" w:rsidP="00EC6AAA">
      <w:pPr>
        <w:pStyle w:val="NormalBPBHEB"/>
        <w:numPr>
          <w:ilvl w:val="0"/>
          <w:numId w:val="103"/>
        </w:numPr>
      </w:pPr>
      <w:r w:rsidRPr="00B53B36">
        <w:rPr>
          <w:b/>
          <w:bCs/>
        </w:rPr>
        <w:t>Integration with AWS services</w:t>
      </w:r>
      <w:r w:rsidRPr="00B53B36">
        <w:t xml:space="preserve">: Seamless integration with Amazon ECS, Amazon EKS, and AWS Lambda </w:t>
      </w:r>
      <w:r w:rsidR="008065F3">
        <w:t>enables users to run containers in various configurations, enhancing</w:t>
      </w:r>
      <w:r w:rsidRPr="00B53B36">
        <w:t xml:space="preserve"> workflows.</w:t>
      </w:r>
    </w:p>
    <w:p w14:paraId="76BDCBDA" w14:textId="382F0422" w:rsidR="00B53B36" w:rsidRPr="00B53B36" w:rsidRDefault="00B53B36" w:rsidP="00001DD2">
      <w:pPr>
        <w:pStyle w:val="NormalBPBHEB"/>
        <w:jc w:val="left"/>
      </w:pPr>
      <w:r w:rsidRPr="00EC6AAA">
        <w:rPr>
          <w:b/>
          <w:bCs/>
        </w:rPr>
        <w:t>Use cases of AWS Fargate</w:t>
      </w:r>
      <w:r w:rsidRPr="00B53B36">
        <w:rPr>
          <w:rFonts w:eastAsiaTheme="majorEastAsia" w:cstheme="majorBidi"/>
          <w:sz w:val="36"/>
          <w:szCs w:val="26"/>
        </w:rPr>
        <w:br/>
      </w:r>
      <w:r w:rsidRPr="00B53B36">
        <w:t>The main use cases</w:t>
      </w:r>
      <w:r w:rsidR="000E2987">
        <w:t xml:space="preserve"> are as follows</w:t>
      </w:r>
      <w:r w:rsidRPr="00B53B36">
        <w:t xml:space="preserve"> </w:t>
      </w:r>
      <w:sdt>
        <w:sdtPr>
          <w:id w:val="-1294593642"/>
          <w:citation/>
        </w:sdtPr>
        <w:sdtContent>
          <w:r w:rsidR="00274C38">
            <w:fldChar w:fldCharType="begin"/>
          </w:r>
          <w:r w:rsidR="00274C38">
            <w:instrText xml:space="preserve"> CITATION a2023n \l 1033 </w:instrText>
          </w:r>
          <w:r w:rsidR="00274C38">
            <w:fldChar w:fldCharType="separate"/>
          </w:r>
          <w:r w:rsidR="007152E2" w:rsidRPr="007152E2">
            <w:rPr>
              <w:noProof/>
            </w:rPr>
            <w:t>[30]</w:t>
          </w:r>
          <w:r w:rsidR="00274C38">
            <w:fldChar w:fldCharType="end"/>
          </w:r>
        </w:sdtContent>
      </w:sdt>
      <w:r w:rsidRPr="00B53B36">
        <w:t>:</w:t>
      </w:r>
    </w:p>
    <w:p w14:paraId="6A4253FE" w14:textId="77777777" w:rsidR="00B53B36" w:rsidRPr="00B53B36" w:rsidRDefault="00B53B36" w:rsidP="00EC6AAA">
      <w:pPr>
        <w:pStyle w:val="NormalBPBHEB"/>
        <w:numPr>
          <w:ilvl w:val="0"/>
          <w:numId w:val="104"/>
        </w:numPr>
      </w:pPr>
      <w:r w:rsidRPr="00B53B36">
        <w:rPr>
          <w:b/>
          <w:bCs/>
        </w:rPr>
        <w:t>Microservices architecture</w:t>
      </w:r>
      <w:r w:rsidRPr="00B53B36">
        <w:t>: Fargate simplifies the management of microservices by allowing independent scaling of individual services.</w:t>
      </w:r>
    </w:p>
    <w:p w14:paraId="0D9D2366" w14:textId="77777777" w:rsidR="00B53B36" w:rsidRPr="00B53B36" w:rsidRDefault="00B53B36" w:rsidP="00EC6AAA">
      <w:pPr>
        <w:pStyle w:val="NormalBPBHEB"/>
        <w:numPr>
          <w:ilvl w:val="0"/>
          <w:numId w:val="104"/>
        </w:numPr>
      </w:pPr>
      <w:r w:rsidRPr="00B53B36">
        <w:rPr>
          <w:b/>
          <w:bCs/>
        </w:rPr>
        <w:t>Batch processing</w:t>
      </w:r>
      <w:r w:rsidRPr="00B53B36">
        <w:t>: Fargate can be used to run containerized batch jobs that scale automatically based on workload.</w:t>
      </w:r>
    </w:p>
    <w:p w14:paraId="6063B7A6" w14:textId="76BC54FC" w:rsidR="00B53B36" w:rsidRPr="00B53B36" w:rsidRDefault="00B53B36" w:rsidP="00EC6AAA">
      <w:pPr>
        <w:pStyle w:val="NormalBPBHEB"/>
        <w:numPr>
          <w:ilvl w:val="0"/>
          <w:numId w:val="104"/>
        </w:numPr>
      </w:pPr>
      <w:r w:rsidRPr="00B53B36">
        <w:rPr>
          <w:b/>
          <w:bCs/>
        </w:rPr>
        <w:t>CI/CD pipelines</w:t>
      </w:r>
      <w:r w:rsidRPr="00B53B36">
        <w:t xml:space="preserve">: Integrating Fargate with CI/CD pipelines </w:t>
      </w:r>
      <w:r w:rsidR="00C419A9">
        <w:t xml:space="preserve">enables </w:t>
      </w:r>
      <w:proofErr w:type="gramStart"/>
      <w:r w:rsidR="00B9727F">
        <w:t xml:space="preserve">the </w:t>
      </w:r>
      <w:r w:rsidR="00FE1736">
        <w:t>automation</w:t>
      </w:r>
      <w:proofErr w:type="gramEnd"/>
      <w:r w:rsidR="00C419A9">
        <w:t xml:space="preserve"> of</w:t>
      </w:r>
      <w:r w:rsidRPr="00B53B36">
        <w:t xml:space="preserve"> testing, building, and deployment processes.</w:t>
      </w:r>
    </w:p>
    <w:p w14:paraId="6C8952F6" w14:textId="77777777" w:rsidR="00B53B36" w:rsidRPr="00D4259E" w:rsidRDefault="00B53B36" w:rsidP="00EC6AAA">
      <w:pPr>
        <w:pStyle w:val="Heading3BPBHEB"/>
        <w:rPr>
          <w:b w:val="0"/>
          <w:sz w:val="22"/>
          <w:szCs w:val="22"/>
          <w:lang w:val="en-US"/>
        </w:rPr>
      </w:pPr>
      <w:r w:rsidRPr="00B53B36">
        <w:t>Benefits of using AWS Fargate</w:t>
      </w:r>
      <w:r w:rsidRPr="00B53B36">
        <w:br/>
      </w:r>
      <w:r w:rsidRPr="00D4259E">
        <w:rPr>
          <w:b w:val="0"/>
          <w:sz w:val="22"/>
          <w:szCs w:val="22"/>
          <w:lang w:val="en-US"/>
        </w:rPr>
        <w:t>The benefits of AWS Fargate include:</w:t>
      </w:r>
    </w:p>
    <w:p w14:paraId="6B40AAA4" w14:textId="77777777" w:rsidR="00B53B36" w:rsidRPr="00B53B36" w:rsidRDefault="00B53B36" w:rsidP="00001DD2">
      <w:pPr>
        <w:pStyle w:val="NormalBPBHEB"/>
        <w:numPr>
          <w:ilvl w:val="0"/>
          <w:numId w:val="51"/>
        </w:numPr>
      </w:pPr>
      <w:r w:rsidRPr="00B53B36">
        <w:rPr>
          <w:b/>
          <w:bCs/>
        </w:rPr>
        <w:t>Operational simplicity</w:t>
      </w:r>
      <w:r w:rsidRPr="00B53B36">
        <w:t>: With no need to manage infrastructure, Fargate reduces the operational complexity associated with running containers.</w:t>
      </w:r>
    </w:p>
    <w:p w14:paraId="2ADF3869" w14:textId="77777777" w:rsidR="00B53B36" w:rsidRPr="00B53B36" w:rsidRDefault="00B53B36" w:rsidP="00001DD2">
      <w:pPr>
        <w:pStyle w:val="NormalBPBHEB"/>
        <w:numPr>
          <w:ilvl w:val="0"/>
          <w:numId w:val="51"/>
        </w:numPr>
      </w:pPr>
      <w:r w:rsidRPr="00B53B36">
        <w:rPr>
          <w:b/>
          <w:bCs/>
        </w:rPr>
        <w:lastRenderedPageBreak/>
        <w:t>Cost efficiency</w:t>
      </w:r>
      <w:r w:rsidRPr="00B53B36">
        <w:t>: Fargate offers a pay-per-use pricing model, where users only pay for the compute resources their containers use.</w:t>
      </w:r>
    </w:p>
    <w:p w14:paraId="5083DE19" w14:textId="46A62B67" w:rsidR="00B53B36" w:rsidRPr="00B53B36" w:rsidRDefault="00B53B36" w:rsidP="00001DD2">
      <w:pPr>
        <w:pStyle w:val="NormalBPBHEB"/>
        <w:numPr>
          <w:ilvl w:val="0"/>
          <w:numId w:val="51"/>
        </w:numPr>
      </w:pPr>
      <w:r w:rsidRPr="00B53B36">
        <w:rPr>
          <w:b/>
          <w:bCs/>
        </w:rPr>
        <w:t>Scalability and flexibility</w:t>
      </w:r>
      <w:r w:rsidRPr="00B53B36">
        <w:t xml:space="preserve">: Fargate scales containers based on demand, ensuring that applications can </w:t>
      </w:r>
      <w:r w:rsidR="007D29E1" w:rsidRPr="00B53B36">
        <w:t>manage</w:t>
      </w:r>
      <w:r w:rsidRPr="00B53B36">
        <w:t xml:space="preserve"> traffic spikes and fluctuating workloads.</w:t>
      </w:r>
    </w:p>
    <w:p w14:paraId="61C41EE5" w14:textId="5073C3F4" w:rsidR="00E71AEF" w:rsidRDefault="00B53B36" w:rsidP="00001DD2">
      <w:pPr>
        <w:pStyle w:val="NormalBPBHEB"/>
        <w:jc w:val="left"/>
      </w:pPr>
      <w:r w:rsidRPr="00EC6AAA">
        <w:rPr>
          <w:rStyle w:val="Heading2BPBHEBChar"/>
        </w:rPr>
        <w:t xml:space="preserve">Integration with DevOps </w:t>
      </w:r>
      <w:r w:rsidR="009325EF" w:rsidRPr="00EC6AAA">
        <w:rPr>
          <w:rStyle w:val="Heading2BPBHEBChar"/>
        </w:rPr>
        <w:t>w</w:t>
      </w:r>
      <w:r w:rsidRPr="00EC6AAA">
        <w:rPr>
          <w:rStyle w:val="Heading2BPBHEBChar"/>
        </w:rPr>
        <w:t>orkflow</w:t>
      </w:r>
      <w:r w:rsidRPr="00B53B36">
        <w:rPr>
          <w:rFonts w:eastAsiaTheme="majorEastAsia" w:cstheme="majorBidi"/>
          <w:sz w:val="36"/>
          <w:szCs w:val="26"/>
        </w:rPr>
        <w:br/>
      </w:r>
      <w:r w:rsidRPr="009A0BB4">
        <w:t xml:space="preserve">AWS Fargate </w:t>
      </w:r>
      <w:r w:rsidR="00C419A9">
        <w:t>seamlessly integrates into DevOps workflows, enabling the management and scaling of containerized applications</w:t>
      </w:r>
      <w:r w:rsidRPr="009A0BB4">
        <w:t xml:space="preserve"> without manual intervention. It works with services like AWS CodePipeline and ECS, helping teams automate their development, testing, and deployment processes </w:t>
      </w:r>
      <w:sdt>
        <w:sdtPr>
          <w:id w:val="1972708857"/>
          <w:citation/>
        </w:sdtPr>
        <w:sdtContent>
          <w:r w:rsidR="00274C38" w:rsidRPr="009A0BB4">
            <w:fldChar w:fldCharType="begin"/>
          </w:r>
          <w:r w:rsidR="00274C38" w:rsidRPr="009A0BB4">
            <w:instrText xml:space="preserve"> CITATION a2023n \l 1033 </w:instrText>
          </w:r>
          <w:r w:rsidR="00274C38" w:rsidRPr="009A0BB4">
            <w:fldChar w:fldCharType="separate"/>
          </w:r>
          <w:r w:rsidR="007152E2" w:rsidRPr="007152E2">
            <w:rPr>
              <w:noProof/>
            </w:rPr>
            <w:t>[30]</w:t>
          </w:r>
          <w:r w:rsidR="00274C38" w:rsidRPr="009A0BB4">
            <w:fldChar w:fldCharType="end"/>
          </w:r>
        </w:sdtContent>
      </w:sdt>
      <w:r w:rsidRPr="009A0BB4">
        <w:t>.</w:t>
      </w:r>
    </w:p>
    <w:p w14:paraId="794ECED9" w14:textId="31CAEE20" w:rsidR="000760BB" w:rsidRPr="008E0507" w:rsidRDefault="000760BB" w:rsidP="00EC6AAA">
      <w:pPr>
        <w:pStyle w:val="Heading2BPBHEB"/>
      </w:pPr>
      <w:commentRangeStart w:id="113"/>
      <w:r w:rsidRPr="008E0507">
        <w:t xml:space="preserve">AWS App2Container </w:t>
      </w:r>
      <w:r w:rsidR="007E5CAF">
        <w:t>and</w:t>
      </w:r>
      <w:r w:rsidR="002A0838">
        <w:t xml:space="preserve"> </w:t>
      </w:r>
      <w:r w:rsidRPr="008E0507">
        <w:t xml:space="preserve">AWS Fargate </w:t>
      </w:r>
      <w:r w:rsidR="009A0BB4">
        <w:t>i</w:t>
      </w:r>
      <w:r w:rsidRPr="008E0507">
        <w:t>ntegration</w:t>
      </w:r>
      <w:commentRangeEnd w:id="113"/>
      <w:r w:rsidR="007B6BAB" w:rsidRPr="008E0507">
        <w:commentReference w:id="113"/>
      </w:r>
    </w:p>
    <w:p w14:paraId="2E40875B" w14:textId="77777777" w:rsidR="00646689" w:rsidRPr="00646689" w:rsidRDefault="00646689" w:rsidP="00001DD2">
      <w:pPr>
        <w:pStyle w:val="NormalBPBHEB"/>
      </w:pPr>
      <w:r w:rsidRPr="00646689">
        <w:t>When combined, AWS App2Container and AWS Fargate offer a comprehensive solution for containerizing and deploying applications:</w:t>
      </w:r>
    </w:p>
    <w:p w14:paraId="7C958858" w14:textId="511E194A" w:rsidR="00646689" w:rsidRPr="00646689" w:rsidRDefault="00646689" w:rsidP="00001DD2">
      <w:pPr>
        <w:pStyle w:val="NormalBPBHEB"/>
        <w:numPr>
          <w:ilvl w:val="0"/>
          <w:numId w:val="52"/>
        </w:numPr>
      </w:pPr>
      <w:r w:rsidRPr="00646689">
        <w:rPr>
          <w:b/>
          <w:bCs/>
        </w:rPr>
        <w:t xml:space="preserve">Seamless </w:t>
      </w:r>
      <w:r w:rsidR="006B0C71">
        <w:rPr>
          <w:b/>
          <w:bCs/>
        </w:rPr>
        <w:t>c</w:t>
      </w:r>
      <w:r w:rsidRPr="00646689">
        <w:rPr>
          <w:b/>
          <w:bCs/>
        </w:rPr>
        <w:t>ontainerization</w:t>
      </w:r>
      <w:r w:rsidRPr="00646689">
        <w:t>: A2C prepares applications for deployment on Fargate with minimal configuration.</w:t>
      </w:r>
    </w:p>
    <w:p w14:paraId="0F9C9374" w14:textId="43B076FD" w:rsidR="00646689" w:rsidRPr="00646689" w:rsidRDefault="00646689" w:rsidP="00001DD2">
      <w:pPr>
        <w:pStyle w:val="NormalBPBHEB"/>
        <w:numPr>
          <w:ilvl w:val="0"/>
          <w:numId w:val="52"/>
        </w:numPr>
      </w:pPr>
      <w:r w:rsidRPr="00646689">
        <w:rPr>
          <w:b/>
          <w:bCs/>
        </w:rPr>
        <w:t xml:space="preserve">Serverless </w:t>
      </w:r>
      <w:r w:rsidR="006B0C71">
        <w:rPr>
          <w:b/>
          <w:bCs/>
        </w:rPr>
        <w:t>d</w:t>
      </w:r>
      <w:r w:rsidRPr="00646689">
        <w:rPr>
          <w:b/>
          <w:bCs/>
        </w:rPr>
        <w:t>eployment</w:t>
      </w:r>
      <w:r w:rsidRPr="00646689">
        <w:t xml:space="preserve">: Fargate </w:t>
      </w:r>
      <w:r w:rsidR="007D29E1" w:rsidRPr="00646689">
        <w:t>manages</w:t>
      </w:r>
      <w:r w:rsidRPr="00646689">
        <w:t xml:space="preserve"> all infrastructure management, providing </w:t>
      </w:r>
      <w:r w:rsidR="00C419A9">
        <w:t xml:space="preserve">a </w:t>
      </w:r>
      <w:r w:rsidR="00770CEC" w:rsidRPr="00646689">
        <w:t>fully</w:t>
      </w:r>
      <w:r w:rsidRPr="00646689">
        <w:t xml:space="preserve"> serverless deployment experience.</w:t>
      </w:r>
    </w:p>
    <w:p w14:paraId="04D189CF" w14:textId="77EA918B" w:rsidR="00646689" w:rsidRPr="00646689" w:rsidRDefault="00646689" w:rsidP="00001DD2">
      <w:pPr>
        <w:pStyle w:val="NormalBPBHEB"/>
        <w:numPr>
          <w:ilvl w:val="0"/>
          <w:numId w:val="52"/>
        </w:numPr>
      </w:pPr>
      <w:r w:rsidRPr="00646689">
        <w:rPr>
          <w:b/>
          <w:bCs/>
        </w:rPr>
        <w:t xml:space="preserve">Enhanced </w:t>
      </w:r>
      <w:r w:rsidR="006B0C71">
        <w:rPr>
          <w:b/>
          <w:bCs/>
        </w:rPr>
        <w:t>e</w:t>
      </w:r>
      <w:r w:rsidRPr="00646689">
        <w:rPr>
          <w:b/>
          <w:bCs/>
        </w:rPr>
        <w:t>fficiency</w:t>
      </w:r>
      <w:r w:rsidRPr="00646689">
        <w:t xml:space="preserve">: This integration </w:t>
      </w:r>
      <w:r w:rsidR="00C419A9">
        <w:t>streamlines container lifecycle management, optimizing resource utilization and minimizing</w:t>
      </w:r>
      <w:r w:rsidRPr="00646689">
        <w:t xml:space="preserve"> operational overhead.</w:t>
      </w:r>
    </w:p>
    <w:p w14:paraId="75A0744E" w14:textId="48A8A70B" w:rsidR="00646689" w:rsidRPr="002C5B3D" w:rsidRDefault="00646689" w:rsidP="00EC6AAA">
      <w:pPr>
        <w:pStyle w:val="Heading3BPBHEB"/>
      </w:pPr>
      <w:r w:rsidRPr="002C5B3D">
        <w:t xml:space="preserve">Benefits of AWS Fargate </w:t>
      </w:r>
      <w:r w:rsidR="009A0BB4">
        <w:t>i</w:t>
      </w:r>
      <w:r w:rsidRPr="002C5B3D">
        <w:t>ntegration</w:t>
      </w:r>
    </w:p>
    <w:p w14:paraId="279AD7B0" w14:textId="77777777" w:rsidR="00646689" w:rsidRPr="00646689" w:rsidRDefault="00646689" w:rsidP="00001DD2">
      <w:pPr>
        <w:pStyle w:val="NormalBPBHEB"/>
      </w:pPr>
      <w:r w:rsidRPr="00646689">
        <w:t>Integrating AWS App2Container with AWS Fargate delivers multiple advantages:</w:t>
      </w:r>
    </w:p>
    <w:p w14:paraId="7A513E72" w14:textId="66F84113" w:rsidR="00646689" w:rsidRPr="00646689" w:rsidRDefault="00646689" w:rsidP="00EC6AAA">
      <w:pPr>
        <w:pStyle w:val="NormalBPBHEB"/>
        <w:numPr>
          <w:ilvl w:val="0"/>
          <w:numId w:val="105"/>
        </w:numPr>
      </w:pPr>
      <w:r w:rsidRPr="00646689">
        <w:rPr>
          <w:b/>
          <w:bCs/>
        </w:rPr>
        <w:t xml:space="preserve">Serverless </w:t>
      </w:r>
      <w:r w:rsidR="006B0C71" w:rsidRPr="00646689">
        <w:rPr>
          <w:b/>
          <w:bCs/>
        </w:rPr>
        <w:t>container orchestration</w:t>
      </w:r>
      <w:r w:rsidRPr="00646689">
        <w:t>: Fargate automates the entire container orchestration process, freeing developers from managing infrastructure.</w:t>
      </w:r>
    </w:p>
    <w:p w14:paraId="19D58E82" w14:textId="00C90ED8" w:rsidR="00646689" w:rsidRPr="00646689" w:rsidRDefault="00646689" w:rsidP="00EC6AAA">
      <w:pPr>
        <w:pStyle w:val="NormalBPBHEB"/>
        <w:numPr>
          <w:ilvl w:val="0"/>
          <w:numId w:val="105"/>
        </w:numPr>
      </w:pPr>
      <w:r w:rsidRPr="00646689">
        <w:rPr>
          <w:b/>
          <w:bCs/>
        </w:rPr>
        <w:t xml:space="preserve">Resource </w:t>
      </w:r>
      <w:r w:rsidR="006B0C71">
        <w:rPr>
          <w:b/>
          <w:bCs/>
        </w:rPr>
        <w:t>o</w:t>
      </w:r>
      <w:r w:rsidRPr="00646689">
        <w:rPr>
          <w:b/>
          <w:bCs/>
        </w:rPr>
        <w:t>ptimization</w:t>
      </w:r>
      <w:r w:rsidRPr="00646689">
        <w:t xml:space="preserve">: Fargate scales resources automatically based on application demand, </w:t>
      </w:r>
      <w:r w:rsidR="00C419A9">
        <w:t>enhancing performance and cost efficiency</w:t>
      </w:r>
      <w:r w:rsidRPr="00646689">
        <w:t>.</w:t>
      </w:r>
    </w:p>
    <w:p w14:paraId="30C8C4B4" w14:textId="40B331E3" w:rsidR="00646689" w:rsidRPr="00646689" w:rsidRDefault="00646689" w:rsidP="00EC6AAA">
      <w:pPr>
        <w:pStyle w:val="NormalBPBHEB"/>
        <w:numPr>
          <w:ilvl w:val="0"/>
          <w:numId w:val="105"/>
        </w:numPr>
      </w:pPr>
      <w:r w:rsidRPr="00646689">
        <w:rPr>
          <w:b/>
          <w:bCs/>
        </w:rPr>
        <w:t xml:space="preserve">Simplified </w:t>
      </w:r>
      <w:r w:rsidR="006B0C71">
        <w:rPr>
          <w:b/>
          <w:bCs/>
        </w:rPr>
        <w:t>o</w:t>
      </w:r>
      <w:r w:rsidRPr="00646689">
        <w:rPr>
          <w:b/>
          <w:bCs/>
        </w:rPr>
        <w:t>perations</w:t>
      </w:r>
      <w:r w:rsidRPr="00646689">
        <w:t>: The combination of A2C and Fargate simplifies the containerization and deployment process, making operations more efficient.</w:t>
      </w:r>
    </w:p>
    <w:p w14:paraId="212EFF11" w14:textId="7FF64948" w:rsidR="00646689" w:rsidRPr="00EC6AAA" w:rsidRDefault="00646689" w:rsidP="00EE53DC">
      <w:pPr>
        <w:pStyle w:val="NormalBPBHEB"/>
        <w:rPr>
          <w:b/>
          <w:bCs/>
        </w:rPr>
      </w:pPr>
      <w:r w:rsidRPr="00EC6AAA">
        <w:rPr>
          <w:b/>
          <w:bCs/>
        </w:rPr>
        <w:t xml:space="preserve">Use </w:t>
      </w:r>
      <w:r w:rsidR="00EE53DC" w:rsidRPr="00EC6AAA">
        <w:rPr>
          <w:b/>
          <w:bCs/>
        </w:rPr>
        <w:t>c</w:t>
      </w:r>
      <w:r w:rsidRPr="00EC6AAA">
        <w:rPr>
          <w:b/>
          <w:bCs/>
        </w:rPr>
        <w:t>ases</w:t>
      </w:r>
    </w:p>
    <w:p w14:paraId="22FBE234" w14:textId="77777777" w:rsidR="00646689" w:rsidRPr="00646689" w:rsidRDefault="00646689" w:rsidP="00001DD2">
      <w:pPr>
        <w:pStyle w:val="NormalBPBHEB"/>
      </w:pPr>
      <w:r w:rsidRPr="00646689">
        <w:t>The A2C and Fargate integration is ideal for:</w:t>
      </w:r>
    </w:p>
    <w:p w14:paraId="3421B31E" w14:textId="26664E04" w:rsidR="00646689" w:rsidRPr="00646689" w:rsidRDefault="00646689" w:rsidP="00001DD2">
      <w:pPr>
        <w:pStyle w:val="NormalBPBHEB"/>
        <w:numPr>
          <w:ilvl w:val="0"/>
          <w:numId w:val="54"/>
        </w:numPr>
      </w:pPr>
      <w:r w:rsidRPr="00646689">
        <w:rPr>
          <w:b/>
          <w:bCs/>
        </w:rPr>
        <w:t xml:space="preserve">Microservices </w:t>
      </w:r>
      <w:r w:rsidR="006B0C71">
        <w:rPr>
          <w:b/>
          <w:bCs/>
        </w:rPr>
        <w:t>a</w:t>
      </w:r>
      <w:r w:rsidRPr="00646689">
        <w:rPr>
          <w:b/>
          <w:bCs/>
        </w:rPr>
        <w:t>rchitecture</w:t>
      </w:r>
      <w:r w:rsidRPr="00646689">
        <w:t>: Perfect for deploying individual services independently and efficiently.</w:t>
      </w:r>
    </w:p>
    <w:p w14:paraId="0BE151A8" w14:textId="3DCBA76D" w:rsidR="00646689" w:rsidRDefault="00646689" w:rsidP="00001DD2">
      <w:pPr>
        <w:pStyle w:val="NormalBPBHEB"/>
        <w:numPr>
          <w:ilvl w:val="0"/>
          <w:numId w:val="54"/>
        </w:numPr>
      </w:pPr>
      <w:r w:rsidRPr="00646689">
        <w:rPr>
          <w:b/>
          <w:bCs/>
        </w:rPr>
        <w:t xml:space="preserve">Application </w:t>
      </w:r>
      <w:r w:rsidR="006B0C71">
        <w:rPr>
          <w:b/>
          <w:bCs/>
        </w:rPr>
        <w:t>m</w:t>
      </w:r>
      <w:r w:rsidRPr="00646689">
        <w:rPr>
          <w:b/>
          <w:bCs/>
        </w:rPr>
        <w:t>odernization</w:t>
      </w:r>
      <w:r w:rsidRPr="00646689">
        <w:t xml:space="preserve">: </w:t>
      </w:r>
      <w:r w:rsidR="008931CE" w:rsidRPr="00646689">
        <w:t>Helps</w:t>
      </w:r>
      <w:r w:rsidRPr="00646689">
        <w:t xml:space="preserve"> the migration of legacy applications to cloud-native environments, enhancing scalability and cost-effectiveness.</w:t>
      </w:r>
    </w:p>
    <w:p w14:paraId="40B7C98F" w14:textId="77777777" w:rsidR="00712285" w:rsidRPr="008647D7" w:rsidRDefault="00712285" w:rsidP="00EC6AAA">
      <w:pPr>
        <w:pStyle w:val="Heading2BPBHEB"/>
      </w:pPr>
      <w:r w:rsidRPr="008647D7">
        <w:lastRenderedPageBreak/>
        <w:t>AWS Copilot</w:t>
      </w:r>
    </w:p>
    <w:p w14:paraId="65BC4E82" w14:textId="7BA035F4" w:rsidR="00712285" w:rsidRPr="00712285" w:rsidRDefault="00712285" w:rsidP="00576234">
      <w:pPr>
        <w:pStyle w:val="NormalBPBHEB"/>
      </w:pPr>
      <w:r w:rsidRPr="00712285">
        <w:t xml:space="preserve">AWS Copilot is a powerful </w:t>
      </w:r>
      <w:r w:rsidRPr="00EC6AAA">
        <w:rPr>
          <w:b/>
          <w:bCs/>
        </w:rPr>
        <w:t>command-line interface</w:t>
      </w:r>
      <w:r w:rsidRPr="00712285">
        <w:t xml:space="preserve"> (</w:t>
      </w:r>
      <w:r w:rsidRPr="00EC6AAA">
        <w:rPr>
          <w:b/>
          <w:bCs/>
        </w:rPr>
        <w:t>CLI</w:t>
      </w:r>
      <w:r w:rsidRPr="00712285">
        <w:t xml:space="preserve">) that </w:t>
      </w:r>
      <w:r w:rsidR="00390949">
        <w:t>streamlines the deployment, management, and execution of</w:t>
      </w:r>
      <w:r w:rsidRPr="00712285">
        <w:t xml:space="preserve"> containerized applications on Amazon ECS and AWS Fargate. This section discusses the capabilities, key features, and benefits of using AWS Copilot to streamline </w:t>
      </w:r>
      <w:r w:rsidR="00C419A9">
        <w:t>the development and deployment of containerized applications</w:t>
      </w:r>
      <w:r w:rsidRPr="00712285">
        <w:t>.</w:t>
      </w:r>
    </w:p>
    <w:p w14:paraId="041CD016" w14:textId="77777777" w:rsidR="00712285" w:rsidRPr="00712285" w:rsidRDefault="00712285" w:rsidP="00EC6AAA">
      <w:pPr>
        <w:pStyle w:val="Heading3BPBHEB"/>
      </w:pPr>
      <w:r w:rsidRPr="00712285">
        <w:t>Overview</w:t>
      </w:r>
    </w:p>
    <w:p w14:paraId="60677CF6" w14:textId="77777777" w:rsidR="00712285" w:rsidRPr="00712285" w:rsidRDefault="00712285" w:rsidP="00001DD2">
      <w:pPr>
        <w:pStyle w:val="NormalBPBHEB"/>
      </w:pPr>
      <w:r w:rsidRPr="00712285">
        <w:t>AWS Copilot provides a streamlined, opinionated approach to deploying containerized applications. It allows developers to quickly create production-ready environments for their applications without requiring deep knowledge of AWS services. Copilot automates the setup of the necessary AWS infrastructure, enabling developers to focus on writing code and building features.</w:t>
      </w:r>
    </w:p>
    <w:p w14:paraId="7D31C035" w14:textId="48E2CE5F" w:rsidR="00712285" w:rsidRPr="002C5B3D" w:rsidRDefault="00712285" w:rsidP="00EC6AAA">
      <w:pPr>
        <w:pStyle w:val="Heading3BPBHEB"/>
      </w:pPr>
      <w:r w:rsidRPr="002C5B3D">
        <w:t xml:space="preserve">Key </w:t>
      </w:r>
      <w:r w:rsidR="00E23108">
        <w:t>f</w:t>
      </w:r>
      <w:r w:rsidRPr="002C5B3D">
        <w:t>eatures of AWS Copilot</w:t>
      </w:r>
    </w:p>
    <w:p w14:paraId="78A79F18" w14:textId="067F8F0A" w:rsidR="00712285" w:rsidRPr="00712285" w:rsidRDefault="00712285" w:rsidP="00001DD2">
      <w:pPr>
        <w:pStyle w:val="NormalBPBHEB"/>
      </w:pPr>
      <w:r w:rsidRPr="00712285">
        <w:t xml:space="preserve">The following are the key features of AWS Copilot </w:t>
      </w:r>
      <w:sdt>
        <w:sdtPr>
          <w:id w:val="1481268373"/>
          <w:citation/>
        </w:sdtPr>
        <w:sdtContent>
          <w:r w:rsidR="00307C2E">
            <w:fldChar w:fldCharType="begin"/>
          </w:r>
          <w:r w:rsidR="00307C2E">
            <w:instrText xml:space="preserve"> CITATION a2023m \l 1033 </w:instrText>
          </w:r>
          <w:r w:rsidR="00307C2E">
            <w:fldChar w:fldCharType="separate"/>
          </w:r>
          <w:r w:rsidR="007152E2" w:rsidRPr="007152E2">
            <w:rPr>
              <w:noProof/>
            </w:rPr>
            <w:t>[31]</w:t>
          </w:r>
          <w:r w:rsidR="00307C2E">
            <w:fldChar w:fldCharType="end"/>
          </w:r>
        </w:sdtContent>
      </w:sdt>
      <w:r w:rsidRPr="00712285">
        <w:t>:</w:t>
      </w:r>
    </w:p>
    <w:p w14:paraId="518F6702" w14:textId="4014012E" w:rsidR="00712285" w:rsidRPr="00712285" w:rsidRDefault="00712285" w:rsidP="00EC6AAA">
      <w:pPr>
        <w:pStyle w:val="NormalBPBHEB"/>
        <w:numPr>
          <w:ilvl w:val="0"/>
          <w:numId w:val="106"/>
        </w:numPr>
      </w:pPr>
      <w:r w:rsidRPr="00712285">
        <w:rPr>
          <w:b/>
          <w:bCs/>
        </w:rPr>
        <w:t xml:space="preserve">Application </w:t>
      </w:r>
      <w:r w:rsidR="00E23108">
        <w:rPr>
          <w:b/>
          <w:bCs/>
        </w:rPr>
        <w:t>s</w:t>
      </w:r>
      <w:r w:rsidRPr="00712285">
        <w:rPr>
          <w:b/>
          <w:bCs/>
        </w:rPr>
        <w:t>caffolding</w:t>
      </w:r>
      <w:r w:rsidRPr="00712285">
        <w:t>: Copilot automatically generates the necessary AWS infrastructure components for deploying containerized applications, such as load balancers, security groups, and auto-scaling settings.</w:t>
      </w:r>
    </w:p>
    <w:p w14:paraId="056FAB58" w14:textId="27C45D8F" w:rsidR="00712285" w:rsidRPr="00712285" w:rsidRDefault="00712285" w:rsidP="00EC6AAA">
      <w:pPr>
        <w:pStyle w:val="NormalBPBHEB"/>
        <w:numPr>
          <w:ilvl w:val="0"/>
          <w:numId w:val="106"/>
        </w:numPr>
      </w:pPr>
      <w:r w:rsidRPr="00712285">
        <w:rPr>
          <w:b/>
          <w:bCs/>
        </w:rPr>
        <w:t>Multi-</w:t>
      </w:r>
      <w:r w:rsidR="00E23108" w:rsidRPr="00712285">
        <w:rPr>
          <w:b/>
          <w:bCs/>
        </w:rPr>
        <w:t>environment support</w:t>
      </w:r>
      <w:r w:rsidRPr="00712285">
        <w:t xml:space="preserve">: AWS Copilot </w:t>
      </w:r>
      <w:r w:rsidR="004F2E7B">
        <w:t>enables the creation and management of applications across multiple environments, including development, staging, and production, ensuring a seamless</w:t>
      </w:r>
      <w:r w:rsidRPr="00712285">
        <w:t xml:space="preserve"> deployment process for each stage of development.</w:t>
      </w:r>
    </w:p>
    <w:p w14:paraId="280D0CDC" w14:textId="3345F7D7" w:rsidR="00712285" w:rsidRPr="00712285" w:rsidRDefault="00712285" w:rsidP="00EC6AAA">
      <w:pPr>
        <w:pStyle w:val="NormalBPBHEB"/>
        <w:numPr>
          <w:ilvl w:val="0"/>
          <w:numId w:val="106"/>
        </w:numPr>
      </w:pPr>
      <w:r w:rsidRPr="00712285">
        <w:rPr>
          <w:b/>
          <w:bCs/>
        </w:rPr>
        <w:t>Integrated CI/CD</w:t>
      </w:r>
      <w:r w:rsidRPr="00712285">
        <w:t xml:space="preserve">: Copilot </w:t>
      </w:r>
      <w:r w:rsidR="004F2E7B">
        <w:t>offers built-in integration with Amazon CodePipeline and GitHub Actions, simplifying automated build and deployment workflows</w:t>
      </w:r>
      <w:r w:rsidRPr="00712285">
        <w:t>.</w:t>
      </w:r>
    </w:p>
    <w:p w14:paraId="17B32F1D" w14:textId="1E41B21F" w:rsidR="00712285" w:rsidRPr="00712285" w:rsidRDefault="00712285" w:rsidP="00EC6AAA">
      <w:pPr>
        <w:pStyle w:val="NormalBPBHEB"/>
        <w:numPr>
          <w:ilvl w:val="0"/>
          <w:numId w:val="106"/>
        </w:numPr>
      </w:pPr>
      <w:r w:rsidRPr="00712285">
        <w:rPr>
          <w:b/>
          <w:bCs/>
        </w:rPr>
        <w:t xml:space="preserve">Environment </w:t>
      </w:r>
      <w:r w:rsidR="00E23108">
        <w:rPr>
          <w:b/>
          <w:bCs/>
        </w:rPr>
        <w:t>c</w:t>
      </w:r>
      <w:r w:rsidRPr="00712285">
        <w:rPr>
          <w:b/>
          <w:bCs/>
        </w:rPr>
        <w:t>onfiguration</w:t>
      </w:r>
      <w:r w:rsidRPr="00712285">
        <w:t xml:space="preserve">: Copilot </w:t>
      </w:r>
      <w:r w:rsidR="004F2E7B">
        <w:t>enables users to define environment-specific settings for their containerized applications, including</w:t>
      </w:r>
      <w:r w:rsidRPr="00712285">
        <w:t xml:space="preserve"> resource allocation and environment variables.</w:t>
      </w:r>
    </w:p>
    <w:p w14:paraId="5023212F" w14:textId="34948F25" w:rsidR="00712285" w:rsidRPr="00EC6AAA" w:rsidRDefault="00712285" w:rsidP="00E23108">
      <w:pPr>
        <w:pStyle w:val="NormalBPBHEB"/>
        <w:rPr>
          <w:b/>
          <w:bCs/>
        </w:rPr>
      </w:pPr>
      <w:r w:rsidRPr="00EC6AAA">
        <w:rPr>
          <w:b/>
          <w:bCs/>
        </w:rPr>
        <w:t xml:space="preserve">Use </w:t>
      </w:r>
      <w:r w:rsidR="00E23108" w:rsidRPr="00EC6AAA">
        <w:rPr>
          <w:b/>
          <w:bCs/>
        </w:rPr>
        <w:t>c</w:t>
      </w:r>
      <w:r w:rsidRPr="00EC6AAA">
        <w:rPr>
          <w:b/>
          <w:bCs/>
        </w:rPr>
        <w:t>ases of AWS Copilot</w:t>
      </w:r>
    </w:p>
    <w:p w14:paraId="6EBCE402" w14:textId="17E30C07" w:rsidR="00712285" w:rsidRPr="00712285" w:rsidRDefault="003D1C3A" w:rsidP="00001DD2">
      <w:pPr>
        <w:pStyle w:val="NormalBPBHEB"/>
      </w:pPr>
      <w:r>
        <w:t>Everyday</w:t>
      </w:r>
      <w:r w:rsidRPr="00712285">
        <w:t xml:space="preserve"> </w:t>
      </w:r>
      <w:r w:rsidR="00712285" w:rsidRPr="00712285">
        <w:t>use cases for AWS Copilot</w:t>
      </w:r>
      <w:r w:rsidR="00A9217F">
        <w:t xml:space="preserve"> are as follows:</w:t>
      </w:r>
    </w:p>
    <w:p w14:paraId="5F841C0F" w14:textId="6F988450" w:rsidR="00712285" w:rsidRPr="00712285" w:rsidRDefault="00712285" w:rsidP="00EC6AAA">
      <w:pPr>
        <w:pStyle w:val="NormalBPBHEB"/>
        <w:numPr>
          <w:ilvl w:val="0"/>
          <w:numId w:val="107"/>
        </w:numPr>
      </w:pPr>
      <w:r w:rsidRPr="00712285">
        <w:rPr>
          <w:b/>
          <w:bCs/>
        </w:rPr>
        <w:t xml:space="preserve">Microservices </w:t>
      </w:r>
      <w:r w:rsidR="00752777">
        <w:rPr>
          <w:b/>
          <w:bCs/>
        </w:rPr>
        <w:t>d</w:t>
      </w:r>
      <w:r w:rsidRPr="00712285">
        <w:rPr>
          <w:b/>
          <w:bCs/>
        </w:rPr>
        <w:t>eployment</w:t>
      </w:r>
      <w:r w:rsidRPr="00712285">
        <w:t>: Copilot is well-suited for deploying microservices applications, where different services can be deployed and scaled independently across multiple environments.</w:t>
      </w:r>
    </w:p>
    <w:p w14:paraId="6A3544B0" w14:textId="3A9053AF" w:rsidR="00712285" w:rsidRPr="00712285" w:rsidRDefault="00712285" w:rsidP="00EC6AAA">
      <w:pPr>
        <w:pStyle w:val="NormalBPBHEB"/>
        <w:numPr>
          <w:ilvl w:val="0"/>
          <w:numId w:val="107"/>
        </w:numPr>
      </w:pPr>
      <w:r w:rsidRPr="00712285">
        <w:rPr>
          <w:b/>
          <w:bCs/>
        </w:rPr>
        <w:t xml:space="preserve">Rapid </w:t>
      </w:r>
      <w:r w:rsidR="00752777">
        <w:rPr>
          <w:b/>
          <w:bCs/>
        </w:rPr>
        <w:t>d</w:t>
      </w:r>
      <w:r w:rsidRPr="00712285">
        <w:rPr>
          <w:b/>
          <w:bCs/>
        </w:rPr>
        <w:t xml:space="preserve">evelopment and </w:t>
      </w:r>
      <w:r w:rsidR="00752777">
        <w:rPr>
          <w:b/>
          <w:bCs/>
        </w:rPr>
        <w:t>d</w:t>
      </w:r>
      <w:r w:rsidRPr="00712285">
        <w:rPr>
          <w:b/>
          <w:bCs/>
        </w:rPr>
        <w:t>eployment</w:t>
      </w:r>
      <w:r w:rsidRPr="00712285">
        <w:t xml:space="preserve">: For teams </w:t>
      </w:r>
      <w:r w:rsidR="007152E2">
        <w:t>seeking to develop and deploy containerized applications rapidly, Copilot streamlines the entire process, enabling developers to push code to production without manual configuration quickly</w:t>
      </w:r>
      <w:r w:rsidRPr="00712285">
        <w:t>.</w:t>
      </w:r>
    </w:p>
    <w:p w14:paraId="1898FA98" w14:textId="497CD474" w:rsidR="00712285" w:rsidRPr="00712285" w:rsidRDefault="00712285" w:rsidP="00EC6AAA">
      <w:pPr>
        <w:pStyle w:val="NormalBPBHEB"/>
        <w:numPr>
          <w:ilvl w:val="0"/>
          <w:numId w:val="107"/>
        </w:numPr>
      </w:pPr>
      <w:r w:rsidRPr="00712285">
        <w:rPr>
          <w:b/>
          <w:bCs/>
        </w:rPr>
        <w:t>Cloud-</w:t>
      </w:r>
      <w:r w:rsidR="00752777">
        <w:rPr>
          <w:b/>
          <w:bCs/>
        </w:rPr>
        <w:t>n</w:t>
      </w:r>
      <w:r w:rsidRPr="00712285">
        <w:rPr>
          <w:b/>
          <w:bCs/>
        </w:rPr>
        <w:t xml:space="preserve">ative </w:t>
      </w:r>
      <w:r w:rsidR="00752777">
        <w:rPr>
          <w:b/>
          <w:bCs/>
        </w:rPr>
        <w:t>m</w:t>
      </w:r>
      <w:r w:rsidRPr="00712285">
        <w:rPr>
          <w:b/>
          <w:bCs/>
        </w:rPr>
        <w:t>igration</w:t>
      </w:r>
      <w:r w:rsidRPr="00712285">
        <w:t xml:space="preserve">: Organizations </w:t>
      </w:r>
      <w:r w:rsidR="006817BC">
        <w:t>seeking to migrate their containerized applications from on-premises or other cloud environments to AWS can utilize Copilot for a seamless</w:t>
      </w:r>
      <w:r w:rsidRPr="00712285">
        <w:t xml:space="preserve"> transition.</w:t>
      </w:r>
    </w:p>
    <w:p w14:paraId="3FD246DA" w14:textId="77777777" w:rsidR="00712285" w:rsidRPr="002C5B3D" w:rsidRDefault="00712285" w:rsidP="00EC6AAA">
      <w:pPr>
        <w:pStyle w:val="Heading3BPBHEB"/>
      </w:pPr>
      <w:r w:rsidRPr="002C5B3D">
        <w:lastRenderedPageBreak/>
        <w:t>Benefits of AWS Copilot</w:t>
      </w:r>
    </w:p>
    <w:p w14:paraId="00F4E46D" w14:textId="45998E33" w:rsidR="00712285" w:rsidRPr="00712285" w:rsidRDefault="00712285" w:rsidP="00001DD2">
      <w:pPr>
        <w:pStyle w:val="NormalBPBHEB"/>
      </w:pPr>
      <w:r w:rsidRPr="00712285">
        <w:t>T</w:t>
      </w:r>
      <w:r w:rsidR="00E91616">
        <w:t>h</w:t>
      </w:r>
      <w:r w:rsidRPr="00712285">
        <w:t>e benefits of using AWS Copilot</w:t>
      </w:r>
      <w:r w:rsidR="00E91616">
        <w:t xml:space="preserve"> are as follows</w:t>
      </w:r>
      <w:r w:rsidRPr="00712285">
        <w:t xml:space="preserve"> </w:t>
      </w:r>
      <w:sdt>
        <w:sdtPr>
          <w:id w:val="-369844631"/>
          <w:citation/>
        </w:sdtPr>
        <w:sdtContent>
          <w:r w:rsidR="00BE7BA2">
            <w:fldChar w:fldCharType="begin"/>
          </w:r>
          <w:r w:rsidR="00BE7BA2">
            <w:instrText xml:space="preserve"> CITATION a2023m \l 1033 </w:instrText>
          </w:r>
          <w:r w:rsidR="00BE7BA2">
            <w:fldChar w:fldCharType="separate"/>
          </w:r>
          <w:r w:rsidR="007152E2" w:rsidRPr="007152E2">
            <w:rPr>
              <w:noProof/>
            </w:rPr>
            <w:t>[31]</w:t>
          </w:r>
          <w:r w:rsidR="00BE7BA2">
            <w:fldChar w:fldCharType="end"/>
          </w:r>
        </w:sdtContent>
      </w:sdt>
      <w:r w:rsidR="00BE7BA2">
        <w:t>:</w:t>
      </w:r>
    </w:p>
    <w:p w14:paraId="4DEBEB29" w14:textId="74738654" w:rsidR="00712285" w:rsidRPr="00712285" w:rsidRDefault="00712285" w:rsidP="00001DD2">
      <w:pPr>
        <w:pStyle w:val="NormalBPBHEB"/>
        <w:numPr>
          <w:ilvl w:val="0"/>
          <w:numId w:val="57"/>
        </w:numPr>
      </w:pPr>
      <w:r w:rsidRPr="00712285">
        <w:rPr>
          <w:b/>
          <w:bCs/>
        </w:rPr>
        <w:t xml:space="preserve">Simplified </w:t>
      </w:r>
      <w:r w:rsidR="00D12B17" w:rsidRPr="00712285">
        <w:rPr>
          <w:b/>
          <w:bCs/>
        </w:rPr>
        <w:t>application deployment</w:t>
      </w:r>
      <w:r w:rsidRPr="00712285">
        <w:t xml:space="preserve">: Copilot </w:t>
      </w:r>
      <w:r w:rsidR="006817BC">
        <w:t>streamlines the deployment of containerized applications by automating much of the setup</w:t>
      </w:r>
      <w:r w:rsidRPr="00712285">
        <w:t>, making it easier for developers to deploy their applications quickly and reliably.</w:t>
      </w:r>
    </w:p>
    <w:p w14:paraId="6EA95B42" w14:textId="0EF5337D" w:rsidR="00712285" w:rsidRPr="00712285" w:rsidRDefault="00A53F7C" w:rsidP="00001DD2">
      <w:pPr>
        <w:pStyle w:val="NormalBPBHEB"/>
        <w:numPr>
          <w:ilvl w:val="0"/>
          <w:numId w:val="57"/>
        </w:numPr>
      </w:pPr>
      <w:r w:rsidRPr="00712285">
        <w:rPr>
          <w:b/>
          <w:bCs/>
        </w:rPr>
        <w:t>Best practice</w:t>
      </w:r>
      <w:r w:rsidR="00D12B17" w:rsidRPr="00712285">
        <w:rPr>
          <w:b/>
          <w:bCs/>
        </w:rPr>
        <w:t xml:space="preserve"> defaults</w:t>
      </w:r>
      <w:r w:rsidR="00712285" w:rsidRPr="00712285">
        <w:t xml:space="preserve">: The service implements AWS best practices for security, scalability, and cost efficiency, ensuring that applications are deployed </w:t>
      </w:r>
      <w:r w:rsidR="006817BC">
        <w:t>securely and optimized for optimal performance</w:t>
      </w:r>
      <w:r w:rsidR="00712285" w:rsidRPr="00712285">
        <w:t>.</w:t>
      </w:r>
    </w:p>
    <w:p w14:paraId="721EF6B3" w14:textId="6FC4F655" w:rsidR="00712285" w:rsidRPr="00712285" w:rsidRDefault="00712285" w:rsidP="00001DD2">
      <w:pPr>
        <w:pStyle w:val="NormalBPBHEB"/>
        <w:numPr>
          <w:ilvl w:val="0"/>
          <w:numId w:val="57"/>
        </w:numPr>
      </w:pPr>
      <w:r w:rsidRPr="00712285">
        <w:rPr>
          <w:b/>
          <w:bCs/>
        </w:rPr>
        <w:t xml:space="preserve">Faster </w:t>
      </w:r>
      <w:r w:rsidR="00D12B17" w:rsidRPr="00712285">
        <w:rPr>
          <w:b/>
          <w:bCs/>
        </w:rPr>
        <w:t>time to market</w:t>
      </w:r>
      <w:r w:rsidRPr="00712285">
        <w:t xml:space="preserve">: With automated infrastructure setup and integration with CI/CD tools, Copilot </w:t>
      </w:r>
      <w:r w:rsidR="006817BC">
        <w:t>accelerates the development cycle, enabling teams to release applications more quickly</w:t>
      </w:r>
      <w:r w:rsidRPr="00712285">
        <w:t>.</w:t>
      </w:r>
    </w:p>
    <w:p w14:paraId="28EB1775" w14:textId="22A45AC1" w:rsidR="00712285" w:rsidRPr="002C5B3D" w:rsidRDefault="00712285" w:rsidP="00EC6AAA">
      <w:pPr>
        <w:pStyle w:val="Heading2BPBHEB"/>
      </w:pPr>
      <w:r w:rsidRPr="002C5B3D">
        <w:t xml:space="preserve">Integration with DevOps </w:t>
      </w:r>
      <w:r w:rsidR="00736F23">
        <w:t>w</w:t>
      </w:r>
      <w:r w:rsidRPr="002C5B3D">
        <w:t>orkflows</w:t>
      </w:r>
    </w:p>
    <w:p w14:paraId="5DEFA2AB" w14:textId="4D937F17" w:rsidR="00712285" w:rsidRPr="00712285" w:rsidRDefault="00712285" w:rsidP="0025120E">
      <w:pPr>
        <w:pStyle w:val="NormalBPBHEB"/>
      </w:pPr>
      <w:r w:rsidRPr="00712285">
        <w:t xml:space="preserve">AWS Copilot integrates smoothly into DevOps workflows by providing a simplified yet powerful toolset for managing containerized applications in AWS. It enables automated deployment through continuous integration and delivery pipelines, making it an ideal choice for organizations </w:t>
      </w:r>
      <w:r w:rsidR="00E9434D" w:rsidRPr="00712285">
        <w:t>looking</w:t>
      </w:r>
      <w:r w:rsidRPr="00712285">
        <w:t xml:space="preserve"> to streamline their DevOps processes and </w:t>
      </w:r>
      <w:r w:rsidR="005F355E" w:rsidRPr="00712285">
        <w:t>keep</w:t>
      </w:r>
      <w:r w:rsidRPr="00712285">
        <w:t xml:space="preserve"> a consistent, repeatable deployment flow.</w:t>
      </w:r>
    </w:p>
    <w:p w14:paraId="666F8BEB" w14:textId="163A59FC" w:rsidR="00956BE7" w:rsidRPr="008647D7" w:rsidRDefault="00956BE7" w:rsidP="00EC6AAA">
      <w:pPr>
        <w:pStyle w:val="Heading2BPBHEB"/>
      </w:pPr>
      <w:r w:rsidRPr="008647D7">
        <w:t xml:space="preserve">AWS App2Container and AWS Copilot </w:t>
      </w:r>
      <w:r w:rsidR="0025120E">
        <w:t>i</w:t>
      </w:r>
      <w:r w:rsidRPr="008647D7">
        <w:t>ntegration</w:t>
      </w:r>
    </w:p>
    <w:p w14:paraId="6057AD5B" w14:textId="77777777" w:rsidR="00956BE7" w:rsidRDefault="00956BE7" w:rsidP="0025120E">
      <w:pPr>
        <w:pStyle w:val="NormalBPBHEB"/>
      </w:pPr>
      <w:r w:rsidRPr="00956BE7">
        <w:t>Combining AWS App2Container with AWS Copilot delivers a robust solution for containerizing and deploying legacy applications into scalable, serverless environments.</w:t>
      </w:r>
    </w:p>
    <w:p w14:paraId="161E9E3A" w14:textId="7A05AE72" w:rsidR="00EC4D8D" w:rsidRPr="00956BE7" w:rsidRDefault="00CA460D" w:rsidP="0025120E">
      <w:pPr>
        <w:pStyle w:val="NormalBPBHEB"/>
      </w:pPr>
      <w:r w:rsidRPr="00CA460D">
        <w:t xml:space="preserve">As organizations modernize </w:t>
      </w:r>
      <w:r w:rsidR="00D6013B">
        <w:t>their legacy applications, they require efficient tools that automate containerization and deployment while minimizing</w:t>
      </w:r>
      <w:r w:rsidRPr="00CA460D">
        <w:rPr>
          <w:b/>
          <w:bCs/>
        </w:rPr>
        <w:t xml:space="preserve"> complexity.</w:t>
      </w:r>
      <w:r w:rsidRPr="00CA460D">
        <w:t xml:space="preserve"> The integration of </w:t>
      </w:r>
      <w:r w:rsidRPr="00CA460D">
        <w:rPr>
          <w:b/>
          <w:bCs/>
        </w:rPr>
        <w:t>AWS App2Container and AWS Copilot</w:t>
      </w:r>
      <w:r w:rsidRPr="00CA460D">
        <w:t xml:space="preserve"> provides a </w:t>
      </w:r>
      <w:r w:rsidRPr="00CA460D">
        <w:rPr>
          <w:b/>
          <w:bCs/>
        </w:rPr>
        <w:t>comprehensive solution</w:t>
      </w:r>
      <w:r w:rsidRPr="00CA460D">
        <w:t xml:space="preserve"> for transitioning traditional applications into </w:t>
      </w:r>
      <w:r w:rsidRPr="00CA460D">
        <w:rPr>
          <w:b/>
          <w:bCs/>
        </w:rPr>
        <w:t>cloud-native, scalable environments</w:t>
      </w:r>
      <w:r w:rsidRPr="00CA460D">
        <w:t xml:space="preserve"> without disrupting existing workflows.</w:t>
      </w:r>
    </w:p>
    <w:p w14:paraId="1EA266FC" w14:textId="7409DE1B" w:rsidR="00956BE7" w:rsidRPr="00956BE7" w:rsidRDefault="00956BE7" w:rsidP="00001DD2">
      <w:pPr>
        <w:pStyle w:val="NormalBPBHEB"/>
        <w:numPr>
          <w:ilvl w:val="0"/>
          <w:numId w:val="61"/>
        </w:numPr>
      </w:pPr>
      <w:commentRangeStart w:id="114"/>
      <w:commentRangeStart w:id="115"/>
      <w:r w:rsidRPr="00993600">
        <w:rPr>
          <w:b/>
          <w:bCs/>
          <w:highlight w:val="yellow"/>
          <w:rPrChange w:id="116" w:author="Arya" w:date="2025-03-25T14:23:00Z" w16du:dateUtc="2025-03-25T08:53:00Z">
            <w:rPr>
              <w:b/>
              <w:bCs/>
            </w:rPr>
          </w:rPrChange>
        </w:rPr>
        <w:t xml:space="preserve">Seamless </w:t>
      </w:r>
      <w:r w:rsidR="0025120E" w:rsidRPr="00993600">
        <w:rPr>
          <w:b/>
          <w:bCs/>
          <w:highlight w:val="yellow"/>
          <w:rPrChange w:id="117" w:author="Arya" w:date="2025-03-25T14:23:00Z" w16du:dateUtc="2025-03-25T08:53:00Z">
            <w:rPr>
              <w:b/>
              <w:bCs/>
            </w:rPr>
          </w:rPrChange>
        </w:rPr>
        <w:t>migration &amp; deployment</w:t>
      </w:r>
      <w:commentRangeEnd w:id="114"/>
      <w:r w:rsidR="00B112E8" w:rsidRPr="00993600">
        <w:rPr>
          <w:rStyle w:val="CommentReference"/>
          <w:rFonts w:eastAsiaTheme="minorHAnsi" w:cstheme="minorBidi"/>
          <w:highlight w:val="yellow"/>
          <w:rPrChange w:id="118" w:author="Arya" w:date="2025-03-25T14:23:00Z" w16du:dateUtc="2025-03-25T08:53:00Z">
            <w:rPr>
              <w:rStyle w:val="CommentReference"/>
              <w:rFonts w:eastAsiaTheme="minorHAnsi" w:cstheme="minorBidi"/>
            </w:rPr>
          </w:rPrChange>
        </w:rPr>
        <w:commentReference w:id="114"/>
      </w:r>
      <w:commentRangeEnd w:id="115"/>
      <w:r w:rsidR="00874146" w:rsidRPr="00993600">
        <w:rPr>
          <w:rStyle w:val="CommentReference"/>
          <w:rFonts w:eastAsiaTheme="minorHAnsi" w:cstheme="minorBidi"/>
          <w:highlight w:val="yellow"/>
          <w:rPrChange w:id="119" w:author="Arya" w:date="2025-03-25T14:23:00Z" w16du:dateUtc="2025-03-25T08:53:00Z">
            <w:rPr>
              <w:rStyle w:val="CommentReference"/>
              <w:rFonts w:eastAsiaTheme="minorHAnsi" w:cstheme="minorBidi"/>
            </w:rPr>
          </w:rPrChange>
        </w:rPr>
        <w:commentReference w:id="115"/>
      </w:r>
      <w:r w:rsidRPr="00956BE7">
        <w:t xml:space="preserve">: App2Container prepares </w:t>
      </w:r>
      <w:r w:rsidR="00770CEC" w:rsidRPr="00956BE7">
        <w:t>legacy</w:t>
      </w:r>
      <w:r w:rsidRPr="00956BE7">
        <w:t xml:space="preserve"> applications by generating Docker images, and AWS Copilot simplifies the deployment process, ensuring a streamlined CI/CD pipeline and environment setup.</w:t>
      </w:r>
    </w:p>
    <w:p w14:paraId="57558CBD" w14:textId="6D857E94" w:rsidR="00956BE7" w:rsidRPr="00956BE7" w:rsidRDefault="00956BE7" w:rsidP="00001DD2">
      <w:pPr>
        <w:pStyle w:val="NormalBPBHEB"/>
        <w:numPr>
          <w:ilvl w:val="0"/>
          <w:numId w:val="61"/>
        </w:numPr>
      </w:pPr>
      <w:r w:rsidRPr="00956BE7">
        <w:rPr>
          <w:b/>
          <w:bCs/>
        </w:rPr>
        <w:t xml:space="preserve">Simplified </w:t>
      </w:r>
      <w:r w:rsidR="0025120E" w:rsidRPr="00956BE7">
        <w:rPr>
          <w:b/>
          <w:bCs/>
        </w:rPr>
        <w:t>container management</w:t>
      </w:r>
      <w:r w:rsidRPr="00956BE7">
        <w:t>: App2Container automates containerization, and Copilot handles deployment and scaling with minimal configuration, enabling developers to focus on application logic.</w:t>
      </w:r>
    </w:p>
    <w:p w14:paraId="08051B89" w14:textId="6D897B40" w:rsidR="00956BE7" w:rsidRPr="00956BE7" w:rsidRDefault="00956BE7" w:rsidP="00001DD2">
      <w:pPr>
        <w:pStyle w:val="NormalBPBHEB"/>
        <w:numPr>
          <w:ilvl w:val="0"/>
          <w:numId w:val="61"/>
        </w:numPr>
      </w:pPr>
      <w:r w:rsidRPr="00956BE7">
        <w:rPr>
          <w:b/>
          <w:bCs/>
        </w:rPr>
        <w:t>End-to-</w:t>
      </w:r>
      <w:r w:rsidR="0025120E">
        <w:rPr>
          <w:b/>
          <w:bCs/>
        </w:rPr>
        <w:t>e</w:t>
      </w:r>
      <w:r w:rsidRPr="00956BE7">
        <w:rPr>
          <w:b/>
          <w:bCs/>
        </w:rPr>
        <w:t xml:space="preserve">nd DevOps </w:t>
      </w:r>
      <w:r w:rsidR="0025120E">
        <w:rPr>
          <w:b/>
          <w:bCs/>
        </w:rPr>
        <w:t>i</w:t>
      </w:r>
      <w:r w:rsidRPr="00956BE7">
        <w:rPr>
          <w:b/>
          <w:bCs/>
        </w:rPr>
        <w:t>ntegration</w:t>
      </w:r>
      <w:r w:rsidRPr="00956BE7">
        <w:t xml:space="preserve">: Integrates with AWS CodePipeline, </w:t>
      </w:r>
      <w:r w:rsidR="00C97A82">
        <w:t xml:space="preserve">enabling automated continuous integration and deployment and </w:t>
      </w:r>
      <w:r w:rsidRPr="00956BE7">
        <w:t>supporting agile DevOps workflows.</w:t>
      </w:r>
    </w:p>
    <w:p w14:paraId="46FE0753" w14:textId="4982E54D" w:rsidR="00956BE7" w:rsidRDefault="00956BE7" w:rsidP="0072005B">
      <w:pPr>
        <w:pStyle w:val="Heading3BPBHEB"/>
      </w:pPr>
      <w:r w:rsidRPr="002C5B3D">
        <w:lastRenderedPageBreak/>
        <w:t xml:space="preserve">Benefits of AWS App2Container and Copilot </w:t>
      </w:r>
      <w:r w:rsidR="0072005B">
        <w:t>i</w:t>
      </w:r>
      <w:r w:rsidRPr="002C5B3D">
        <w:t>ntegration</w:t>
      </w:r>
    </w:p>
    <w:p w14:paraId="465FB06D" w14:textId="7AA779F8" w:rsidR="00003B03" w:rsidRPr="002C5B3D" w:rsidRDefault="00003B03" w:rsidP="00EC6AAA">
      <w:pPr>
        <w:pStyle w:val="NormalBPBHEB"/>
      </w:pPr>
      <w:r w:rsidRPr="004E3EEB">
        <w:t>Organizations leveraging AWS App2Container and Copilot gain a streamlined approach to modernization</w:t>
      </w:r>
      <w:r w:rsidRPr="00003B03">
        <w:rPr>
          <w:b/>
          <w:bCs/>
        </w:rPr>
        <w:t>.</w:t>
      </w:r>
      <w:r w:rsidRPr="004E3EEB">
        <w:rPr>
          <w:b/>
          <w:bCs/>
        </w:rPr>
        <w:t xml:space="preserve"> </w:t>
      </w:r>
      <w:r w:rsidRPr="00003B03">
        <w:t xml:space="preserve">By automating </w:t>
      </w:r>
      <w:r w:rsidRPr="00003B03">
        <w:rPr>
          <w:b/>
          <w:bCs/>
        </w:rPr>
        <w:t>containerization, deployment, and scaling</w:t>
      </w:r>
      <w:r w:rsidRPr="00003B03">
        <w:t xml:space="preserve">, these tools </w:t>
      </w:r>
      <w:r w:rsidRPr="00003B03">
        <w:rPr>
          <w:b/>
          <w:bCs/>
        </w:rPr>
        <w:t>enhance operational efficiency and accelerate cloud adoption</w:t>
      </w:r>
      <w:r w:rsidRPr="00003B03">
        <w:t xml:space="preserve"> while ensuring </w:t>
      </w:r>
      <w:r w:rsidRPr="00003B03">
        <w:rPr>
          <w:b/>
          <w:bCs/>
        </w:rPr>
        <w:t>cost optimization</w:t>
      </w:r>
      <w:r w:rsidRPr="00003B03">
        <w:t xml:space="preserve"> through AWS’s flexible pricing model.</w:t>
      </w:r>
    </w:p>
    <w:p w14:paraId="1A6BC99B" w14:textId="3DA3A752" w:rsidR="00956BE7" w:rsidRPr="00956BE7" w:rsidRDefault="00956BE7" w:rsidP="00EC6AAA">
      <w:pPr>
        <w:pStyle w:val="NormalBPBHEB"/>
        <w:numPr>
          <w:ilvl w:val="0"/>
          <w:numId w:val="108"/>
        </w:numPr>
      </w:pPr>
      <w:r w:rsidRPr="00956BE7">
        <w:rPr>
          <w:b/>
          <w:bCs/>
        </w:rPr>
        <w:t xml:space="preserve">Accelerated </w:t>
      </w:r>
      <w:r w:rsidR="00B112E8">
        <w:rPr>
          <w:b/>
          <w:bCs/>
        </w:rPr>
        <w:t>m</w:t>
      </w:r>
      <w:r w:rsidRPr="00956BE7">
        <w:rPr>
          <w:b/>
          <w:bCs/>
        </w:rPr>
        <w:t>odernization</w:t>
      </w:r>
      <w:r w:rsidRPr="00956BE7">
        <w:t>: Quickly migrate legacy applications to containerized environments, reducing the manual work involved in modernizing legacy systems.</w:t>
      </w:r>
    </w:p>
    <w:p w14:paraId="3421F99B" w14:textId="4A56C14A" w:rsidR="00956BE7" w:rsidRPr="00956BE7" w:rsidRDefault="00956BE7" w:rsidP="00EC6AAA">
      <w:pPr>
        <w:pStyle w:val="NormalBPBHEB"/>
        <w:numPr>
          <w:ilvl w:val="0"/>
          <w:numId w:val="108"/>
        </w:numPr>
      </w:pPr>
      <w:r w:rsidRPr="00956BE7">
        <w:rPr>
          <w:b/>
          <w:bCs/>
        </w:rPr>
        <w:t xml:space="preserve">Operational </w:t>
      </w:r>
      <w:r w:rsidR="00B112E8">
        <w:rPr>
          <w:b/>
          <w:bCs/>
        </w:rPr>
        <w:t>e</w:t>
      </w:r>
      <w:r w:rsidRPr="00956BE7">
        <w:rPr>
          <w:b/>
          <w:bCs/>
        </w:rPr>
        <w:t>fficiency</w:t>
      </w:r>
      <w:r w:rsidRPr="00956BE7">
        <w:t>: Both App2Container and AWS Copilot simplify container management and deployment, reducing operational complexity.</w:t>
      </w:r>
    </w:p>
    <w:p w14:paraId="16716EED" w14:textId="7D421F2D" w:rsidR="00956BE7" w:rsidRPr="00956BE7" w:rsidRDefault="00956BE7" w:rsidP="00EC6AAA">
      <w:pPr>
        <w:pStyle w:val="NormalBPBHEB"/>
        <w:numPr>
          <w:ilvl w:val="0"/>
          <w:numId w:val="108"/>
        </w:numPr>
      </w:pPr>
      <w:r w:rsidRPr="00956BE7">
        <w:rPr>
          <w:b/>
          <w:bCs/>
        </w:rPr>
        <w:t xml:space="preserve">Cost </w:t>
      </w:r>
      <w:r w:rsidR="00B112E8">
        <w:rPr>
          <w:b/>
          <w:bCs/>
        </w:rPr>
        <w:t>e</w:t>
      </w:r>
      <w:r w:rsidRPr="00956BE7">
        <w:rPr>
          <w:b/>
          <w:bCs/>
        </w:rPr>
        <w:t>fficiency</w:t>
      </w:r>
      <w:r w:rsidRPr="00956BE7">
        <w:t xml:space="preserve">: With AWS's pay-as-you-go pricing model, organizations pay only for the resources they use, </w:t>
      </w:r>
      <w:r w:rsidR="00E9434D" w:rsidRPr="00956BE7">
        <w:t>improving</w:t>
      </w:r>
      <w:r w:rsidRPr="00956BE7">
        <w:t xml:space="preserve"> cost management.</w:t>
      </w:r>
    </w:p>
    <w:p w14:paraId="18B935BE" w14:textId="6CB305BE" w:rsidR="00956BE7" w:rsidRDefault="00956BE7" w:rsidP="00A559F2">
      <w:pPr>
        <w:pStyle w:val="NormalBPBHEB"/>
        <w:rPr>
          <w:b/>
          <w:bCs/>
        </w:rPr>
      </w:pPr>
      <w:r w:rsidRPr="00EC6AAA">
        <w:rPr>
          <w:b/>
          <w:bCs/>
        </w:rPr>
        <w:t xml:space="preserve">Use </w:t>
      </w:r>
      <w:r w:rsidR="00A559F2">
        <w:rPr>
          <w:b/>
          <w:bCs/>
        </w:rPr>
        <w:t>c</w:t>
      </w:r>
      <w:r w:rsidRPr="00EC6AAA">
        <w:rPr>
          <w:b/>
          <w:bCs/>
        </w:rPr>
        <w:t>ases</w:t>
      </w:r>
    </w:p>
    <w:p w14:paraId="1DC5A7FF" w14:textId="44880360" w:rsidR="00FC7632" w:rsidRPr="004E3EEB" w:rsidRDefault="00FC7632" w:rsidP="00A559F2">
      <w:pPr>
        <w:pStyle w:val="NormalBPBHEB"/>
      </w:pPr>
      <w:r w:rsidRPr="004E3EEB">
        <w:t xml:space="preserve">AWS App2Container and Copilot cater to businesses aiming for a seamless transition to containerized environments. Whether </w:t>
      </w:r>
      <w:r w:rsidRPr="00874146">
        <w:rPr>
          <w:b/>
          <w:bCs/>
        </w:rPr>
        <w:t>modernizing legacy applications</w:t>
      </w:r>
      <w:r w:rsidRPr="004E3EEB">
        <w:t xml:space="preserve"> or </w:t>
      </w:r>
      <w:r w:rsidRPr="00874146">
        <w:rPr>
          <w:b/>
          <w:bCs/>
        </w:rPr>
        <w:t>integrating with DevOps pipelines</w:t>
      </w:r>
      <w:r w:rsidRPr="004E3EEB">
        <w:t>, these tools simplify deployment, management, and scaling, making cloud adoption more accessible and efficient.</w:t>
      </w:r>
    </w:p>
    <w:p w14:paraId="144F83FB" w14:textId="5D5963E9" w:rsidR="00956BE7" w:rsidRPr="00956BE7" w:rsidRDefault="00956BE7" w:rsidP="00001DD2">
      <w:pPr>
        <w:pStyle w:val="NormalBPBHEB"/>
        <w:numPr>
          <w:ilvl w:val="0"/>
          <w:numId w:val="63"/>
        </w:numPr>
      </w:pPr>
      <w:r w:rsidRPr="00956BE7">
        <w:rPr>
          <w:b/>
          <w:bCs/>
        </w:rPr>
        <w:t xml:space="preserve">Legacy </w:t>
      </w:r>
      <w:r w:rsidR="00A559F2" w:rsidRPr="00956BE7">
        <w:rPr>
          <w:b/>
          <w:bCs/>
        </w:rPr>
        <w:t>application modernization</w:t>
      </w:r>
      <w:r w:rsidRPr="00956BE7">
        <w:t>: Easily containerize and migrate traditional applications to modern cloud-native architectures.</w:t>
      </w:r>
    </w:p>
    <w:p w14:paraId="4986F260" w14:textId="2AF048BB" w:rsidR="00956BE7" w:rsidRPr="00956BE7" w:rsidRDefault="00956BE7" w:rsidP="00001DD2">
      <w:pPr>
        <w:pStyle w:val="NormalBPBHEB"/>
        <w:numPr>
          <w:ilvl w:val="0"/>
          <w:numId w:val="63"/>
        </w:numPr>
      </w:pPr>
      <w:r w:rsidRPr="00956BE7">
        <w:rPr>
          <w:b/>
          <w:bCs/>
        </w:rPr>
        <w:t xml:space="preserve">CI/CD </w:t>
      </w:r>
      <w:r w:rsidR="00A559F2">
        <w:rPr>
          <w:b/>
          <w:bCs/>
        </w:rPr>
        <w:t>i</w:t>
      </w:r>
      <w:r w:rsidRPr="00956BE7">
        <w:rPr>
          <w:b/>
          <w:bCs/>
        </w:rPr>
        <w:t>ntegration</w:t>
      </w:r>
      <w:r w:rsidRPr="00956BE7">
        <w:t>: Simplify the integration of containerized applications into continuous integration and delivery workflows, enhancing DevOps practices.</w:t>
      </w:r>
    </w:p>
    <w:p w14:paraId="6FC188E5" w14:textId="5F22E767" w:rsidR="000760BB" w:rsidRPr="000760BB" w:rsidRDefault="000760BB" w:rsidP="00EC6AAA">
      <w:pPr>
        <w:pStyle w:val="Heading2BPBHEB"/>
      </w:pPr>
      <w:r w:rsidRPr="000760BB">
        <w:t xml:space="preserve">Red Hat OpenShift </w:t>
      </w:r>
      <w:r w:rsidR="00347B1D">
        <w:t>s</w:t>
      </w:r>
      <w:r w:rsidRPr="000760BB">
        <w:t>ervice on AWS</w:t>
      </w:r>
    </w:p>
    <w:p w14:paraId="2F503911" w14:textId="642EF53A" w:rsidR="001759C7" w:rsidRPr="001759C7" w:rsidRDefault="001759C7" w:rsidP="006A64F1">
      <w:pPr>
        <w:pStyle w:val="NormalBPBHEB"/>
      </w:pPr>
      <w:r w:rsidRPr="001759C7">
        <w:t xml:space="preserve">The </w:t>
      </w:r>
      <w:r w:rsidR="000760BB" w:rsidRPr="001759C7">
        <w:rPr>
          <w:b/>
        </w:rPr>
        <w:t>Red Hat OpenShift Service on AWS</w:t>
      </w:r>
      <w:r w:rsidR="000760BB" w:rsidRPr="000760BB">
        <w:t xml:space="preserve"> </w:t>
      </w:r>
      <w:r w:rsidRPr="001759C7">
        <w:t>(</w:t>
      </w:r>
      <w:r w:rsidRPr="00EC6AAA">
        <w:rPr>
          <w:b/>
          <w:bCs/>
        </w:rPr>
        <w:t>ROSA</w:t>
      </w:r>
      <w:r w:rsidRPr="001759C7">
        <w:t xml:space="preserve">) is a fully managed Kubernetes service that </w:t>
      </w:r>
      <w:r w:rsidR="000760BB" w:rsidRPr="000760BB">
        <w:t xml:space="preserve">combines the </w:t>
      </w:r>
      <w:r w:rsidRPr="001759C7">
        <w:t xml:space="preserve">power of Red Hat OpenShift </w:t>
      </w:r>
      <w:r w:rsidR="000760BB" w:rsidRPr="000760BB">
        <w:t>with the scalability of AWS</w:t>
      </w:r>
      <w:r w:rsidRPr="001759C7">
        <w:t xml:space="preserve"> infrastructure.</w:t>
      </w:r>
      <w:r w:rsidR="000760BB" w:rsidRPr="000760BB">
        <w:t xml:space="preserve"> This section delves into the </w:t>
      </w:r>
      <w:r w:rsidRPr="001759C7">
        <w:t xml:space="preserve">capabilities, benefits, and use cases of ROSA for organizations seeking a streamlined, enterprise-grade platform for deploying and managing containerized applications on AWS </w:t>
      </w:r>
      <w:sdt>
        <w:sdtPr>
          <w:id w:val="554516746"/>
          <w:citation/>
        </w:sdtPr>
        <w:sdtContent>
          <w:r w:rsidR="00AF4DD1">
            <w:fldChar w:fldCharType="begin"/>
          </w:r>
          <w:r w:rsidR="00AF4DD1">
            <w:instrText xml:space="preserve"> CITATION hat2023a \l 1033 </w:instrText>
          </w:r>
          <w:r w:rsidR="00AF4DD1">
            <w:fldChar w:fldCharType="separate"/>
          </w:r>
          <w:r w:rsidR="007152E2" w:rsidRPr="007152E2">
            <w:rPr>
              <w:noProof/>
            </w:rPr>
            <w:t>[32]</w:t>
          </w:r>
          <w:r w:rsidR="00AF4DD1">
            <w:fldChar w:fldCharType="end"/>
          </w:r>
        </w:sdtContent>
      </w:sdt>
      <w:r w:rsidRPr="001759C7">
        <w:t>.</w:t>
      </w:r>
    </w:p>
    <w:p w14:paraId="33AA20B6" w14:textId="06F7C54F" w:rsidR="001759C7" w:rsidRPr="002C5B3D" w:rsidRDefault="001759C7" w:rsidP="00EC6AAA">
      <w:pPr>
        <w:pStyle w:val="Heading3BPBHEB"/>
      </w:pPr>
      <w:r w:rsidRPr="002C5B3D">
        <w:t xml:space="preserve">Overview of Red Hat OpenShift </w:t>
      </w:r>
      <w:r w:rsidR="00EA182A">
        <w:t>s</w:t>
      </w:r>
      <w:r w:rsidRPr="002C5B3D">
        <w:t>ervice on AWS</w:t>
      </w:r>
    </w:p>
    <w:p w14:paraId="20B5B04C" w14:textId="243F4C84" w:rsidR="001759C7" w:rsidRPr="001759C7" w:rsidRDefault="001759C7" w:rsidP="006A64F1">
      <w:pPr>
        <w:pStyle w:val="NormalBPBHEB"/>
      </w:pPr>
      <w:r w:rsidRPr="001759C7">
        <w:t xml:space="preserve">ROSA is designed to offer a seamless integration of Red Hat OpenShift's container orchestration capabilities with AWS’s cloud infrastructure. By providing a fully managed Kubernetes environment, ROSA simplifies the deployment, scaling, and management of containerized applications while </w:t>
      </w:r>
      <w:r w:rsidR="00E9434D" w:rsidRPr="001759C7">
        <w:t>using</w:t>
      </w:r>
      <w:r w:rsidRPr="001759C7">
        <w:t xml:space="preserve"> the operational benefits of OpenShift’s enterprise features, such as integrated CI/CD pipelines and enhanced security </w:t>
      </w:r>
      <w:sdt>
        <w:sdtPr>
          <w:id w:val="-1917857621"/>
          <w:citation/>
        </w:sdtPr>
        <w:sdtContent>
          <w:r w:rsidR="00AF4DD1">
            <w:fldChar w:fldCharType="begin"/>
          </w:r>
          <w:r w:rsidR="00AF4DD1">
            <w:instrText xml:space="preserve"> CITATION hat2023a \l 1033 </w:instrText>
          </w:r>
          <w:r w:rsidR="00AF4DD1">
            <w:fldChar w:fldCharType="separate"/>
          </w:r>
          <w:r w:rsidR="007152E2" w:rsidRPr="007152E2">
            <w:rPr>
              <w:noProof/>
            </w:rPr>
            <w:t>[32]</w:t>
          </w:r>
          <w:r w:rsidR="00AF4DD1">
            <w:fldChar w:fldCharType="end"/>
          </w:r>
        </w:sdtContent>
      </w:sdt>
      <w:r w:rsidRPr="001759C7">
        <w:t>.</w:t>
      </w:r>
    </w:p>
    <w:p w14:paraId="753926B4" w14:textId="7854BCBD" w:rsidR="001759C7" w:rsidRDefault="001759C7" w:rsidP="00EC6AAA">
      <w:pPr>
        <w:pStyle w:val="Heading3BPBHEB"/>
      </w:pPr>
      <w:r w:rsidRPr="002C5B3D">
        <w:t xml:space="preserve">Key </w:t>
      </w:r>
      <w:r w:rsidR="006A64F1">
        <w:t>f</w:t>
      </w:r>
      <w:r w:rsidRPr="002C5B3D">
        <w:t xml:space="preserve">eatures of Red Hat OpenShift </w:t>
      </w:r>
      <w:r w:rsidR="006A64F1">
        <w:t>s</w:t>
      </w:r>
      <w:r w:rsidRPr="002C5B3D">
        <w:t>ervice on AWS</w:t>
      </w:r>
    </w:p>
    <w:p w14:paraId="09B52103" w14:textId="31792BEE" w:rsidR="00347DFA" w:rsidRPr="00C12B08" w:rsidRDefault="00C12B08" w:rsidP="004E3EEB">
      <w:pPr>
        <w:pStyle w:val="NormalBPBHEB"/>
      </w:pPr>
      <w:r w:rsidRPr="00C12B08">
        <w:t xml:space="preserve">As organizations embrace </w:t>
      </w:r>
      <w:r w:rsidRPr="00C12B08">
        <w:rPr>
          <w:b/>
          <w:bCs/>
        </w:rPr>
        <w:t>containerized application development</w:t>
      </w:r>
      <w:r w:rsidRPr="00C12B08">
        <w:t xml:space="preserve">, they require a </w:t>
      </w:r>
      <w:r w:rsidRPr="00C12B08">
        <w:rPr>
          <w:b/>
          <w:bCs/>
        </w:rPr>
        <w:t>fully managed, enterprise-grade Kubernetes solution</w:t>
      </w:r>
      <w:r w:rsidRPr="00C12B08">
        <w:t xml:space="preserve"> that simplifies deployment and operations. </w:t>
      </w:r>
      <w:r w:rsidRPr="00C12B08">
        <w:lastRenderedPageBreak/>
        <w:t>ROSA (Red Hat OpenShift Service on AWS) bridges the gap between Kubernetes flexibility and enterprise-ready features, offering a seamless cloud-native experience</w:t>
      </w:r>
      <w:r w:rsidR="008F0D27">
        <w:t xml:space="preserve"> </w:t>
      </w:r>
      <w:sdt>
        <w:sdtPr>
          <w:id w:val="-2113044043"/>
          <w:citation/>
        </w:sdtPr>
        <w:sdtContent>
          <w:r w:rsidR="008F0D27">
            <w:fldChar w:fldCharType="begin"/>
          </w:r>
          <w:r w:rsidR="008F0D27">
            <w:instrText xml:space="preserve"> CITATION hat2023a \l 1033 </w:instrText>
          </w:r>
          <w:r w:rsidR="008F0D27">
            <w:fldChar w:fldCharType="separate"/>
          </w:r>
          <w:r w:rsidR="008F0D27" w:rsidRPr="007152E2">
            <w:rPr>
              <w:noProof/>
            </w:rPr>
            <w:t>[32]</w:t>
          </w:r>
          <w:r w:rsidR="008F0D27">
            <w:fldChar w:fldCharType="end"/>
          </w:r>
        </w:sdtContent>
      </w:sdt>
      <w:r w:rsidRPr="00C12B08">
        <w:t>.</w:t>
      </w:r>
    </w:p>
    <w:p w14:paraId="2C8EB217" w14:textId="1990E800" w:rsidR="001759C7" w:rsidRPr="001759C7" w:rsidRDefault="001759C7" w:rsidP="00001DD2">
      <w:pPr>
        <w:pStyle w:val="NormalBPBHEB"/>
        <w:numPr>
          <w:ilvl w:val="0"/>
          <w:numId w:val="64"/>
        </w:numPr>
      </w:pPr>
      <w:r w:rsidRPr="001759C7">
        <w:rPr>
          <w:b/>
          <w:bCs/>
        </w:rPr>
        <w:t>Enterprise-</w:t>
      </w:r>
      <w:r w:rsidR="006A64F1">
        <w:rPr>
          <w:b/>
          <w:bCs/>
        </w:rPr>
        <w:t>g</w:t>
      </w:r>
      <w:r w:rsidRPr="001759C7">
        <w:rPr>
          <w:b/>
          <w:bCs/>
        </w:rPr>
        <w:t xml:space="preserve">rade </w:t>
      </w:r>
      <w:r w:rsidR="00530718">
        <w:rPr>
          <w:b/>
          <w:bCs/>
        </w:rPr>
        <w:t>Kubernetes</w:t>
      </w:r>
      <w:r w:rsidRPr="001759C7">
        <w:t xml:space="preserve">: ROSA combines the flexibility and power of Kubernetes with Red Hat OpenShift’s </w:t>
      </w:r>
      <w:r w:rsidR="00E9434D" w:rsidRPr="001759C7">
        <w:t>added</w:t>
      </w:r>
      <w:r w:rsidRPr="001759C7">
        <w:t xml:space="preserve"> capabilities, such as integrated logging, monitoring, and CI/CD tools.</w:t>
      </w:r>
    </w:p>
    <w:p w14:paraId="7952E901" w14:textId="230A74C3" w:rsidR="001759C7" w:rsidRPr="001759C7" w:rsidRDefault="001759C7" w:rsidP="00001DD2">
      <w:pPr>
        <w:pStyle w:val="NormalBPBHEB"/>
        <w:numPr>
          <w:ilvl w:val="0"/>
          <w:numId w:val="64"/>
        </w:numPr>
      </w:pPr>
      <w:r w:rsidRPr="001759C7">
        <w:rPr>
          <w:b/>
          <w:bCs/>
        </w:rPr>
        <w:t xml:space="preserve">Fully </w:t>
      </w:r>
      <w:r w:rsidR="006A64F1" w:rsidRPr="001759C7">
        <w:rPr>
          <w:b/>
          <w:bCs/>
        </w:rPr>
        <w:t>managed service</w:t>
      </w:r>
      <w:r w:rsidRPr="001759C7">
        <w:t xml:space="preserve">: ROSA </w:t>
      </w:r>
      <w:r w:rsidR="007D29E1" w:rsidRPr="001759C7">
        <w:t>manages</w:t>
      </w:r>
      <w:r w:rsidRPr="001759C7">
        <w:t xml:space="preserve"> the installation, configuration, and management of OpenShift clusters, allowing teams to focus on developing applications without worrying about the underlying infrastructure</w:t>
      </w:r>
      <w:r w:rsidR="00D163DE">
        <w:t>.</w:t>
      </w:r>
    </w:p>
    <w:p w14:paraId="7CC1C498" w14:textId="75A476A7" w:rsidR="001759C7" w:rsidRPr="001759C7" w:rsidRDefault="001759C7" w:rsidP="00001DD2">
      <w:pPr>
        <w:pStyle w:val="NormalBPBHEB"/>
        <w:numPr>
          <w:ilvl w:val="0"/>
          <w:numId w:val="64"/>
        </w:numPr>
      </w:pPr>
      <w:r w:rsidRPr="001759C7">
        <w:rPr>
          <w:b/>
          <w:bCs/>
        </w:rPr>
        <w:t xml:space="preserve">Seamless </w:t>
      </w:r>
      <w:r w:rsidR="006A64F1">
        <w:rPr>
          <w:b/>
          <w:bCs/>
        </w:rPr>
        <w:t>i</w:t>
      </w:r>
      <w:r w:rsidRPr="001759C7">
        <w:rPr>
          <w:b/>
          <w:bCs/>
        </w:rPr>
        <w:t>ntegration with AWS</w:t>
      </w:r>
      <w:r w:rsidRPr="001759C7">
        <w:t xml:space="preserve">: ROSA integrates with AWS services like Amazon RDS, Amazon S3, and AWS </w:t>
      </w:r>
      <w:r w:rsidRPr="00EC6AAA">
        <w:rPr>
          <w:b/>
          <w:bCs/>
        </w:rPr>
        <w:t>Identity and Access Management</w:t>
      </w:r>
      <w:r w:rsidRPr="001759C7">
        <w:t xml:space="preserve"> (</w:t>
      </w:r>
      <w:r w:rsidRPr="00EC6AAA">
        <w:rPr>
          <w:b/>
          <w:bCs/>
        </w:rPr>
        <w:t>IAM</w:t>
      </w:r>
      <w:r w:rsidRPr="001759C7">
        <w:t>) to provide a robust platform for cloud-native application deployment.</w:t>
      </w:r>
    </w:p>
    <w:p w14:paraId="309FF787" w14:textId="4A8A4DE0" w:rsidR="001759C7" w:rsidRPr="001759C7" w:rsidRDefault="001759C7" w:rsidP="00001DD2">
      <w:pPr>
        <w:pStyle w:val="NormalBPBHEB"/>
        <w:numPr>
          <w:ilvl w:val="0"/>
          <w:numId w:val="64"/>
        </w:numPr>
      </w:pPr>
      <w:r w:rsidRPr="001759C7">
        <w:rPr>
          <w:b/>
          <w:bCs/>
        </w:rPr>
        <w:t xml:space="preserve">Enhanced </w:t>
      </w:r>
      <w:r w:rsidR="006A64F1" w:rsidRPr="001759C7">
        <w:rPr>
          <w:b/>
          <w:bCs/>
        </w:rPr>
        <w:t>security and compliance</w:t>
      </w:r>
      <w:r w:rsidR="006A64F1" w:rsidRPr="001759C7">
        <w:t xml:space="preserve">: </w:t>
      </w:r>
      <w:r w:rsidRPr="001759C7">
        <w:t xml:space="preserve">Red Hat OpenShift’s security features, such as </w:t>
      </w:r>
      <w:r w:rsidRPr="00EC6AAA">
        <w:rPr>
          <w:b/>
          <w:bCs/>
        </w:rPr>
        <w:t>role-based access control</w:t>
      </w:r>
      <w:r w:rsidRPr="001759C7">
        <w:t xml:space="preserve"> (</w:t>
      </w:r>
      <w:r w:rsidRPr="00EC6AAA">
        <w:rPr>
          <w:b/>
          <w:bCs/>
        </w:rPr>
        <w:t>RBAC</w:t>
      </w:r>
      <w:r w:rsidRPr="001759C7">
        <w:t xml:space="preserve">), automated patching, and security updates, are integrated into ROSA, ensuring that your applications </w:t>
      </w:r>
      <w:r w:rsidR="00E9434D" w:rsidRPr="001759C7">
        <w:t>follow</w:t>
      </w:r>
      <w:r w:rsidRPr="001759C7">
        <w:t xml:space="preserve"> enterprise security standards</w:t>
      </w:r>
    </w:p>
    <w:p w14:paraId="03E7B6B6" w14:textId="62117723" w:rsidR="001759C7" w:rsidRDefault="001759C7" w:rsidP="00EC6AAA">
      <w:pPr>
        <w:pStyle w:val="Heading3BPBHEB"/>
      </w:pPr>
      <w:r w:rsidRPr="002C5B3D">
        <w:t xml:space="preserve">Benefits of Red Hat OpenShift </w:t>
      </w:r>
      <w:r w:rsidR="00D54A24">
        <w:t>s</w:t>
      </w:r>
      <w:r w:rsidRPr="002C5B3D">
        <w:t>ervice on AWS</w:t>
      </w:r>
    </w:p>
    <w:p w14:paraId="13031089" w14:textId="7350D0E4" w:rsidR="00347DFA" w:rsidRPr="002C5B3D" w:rsidRDefault="004D1401" w:rsidP="004E3EEB">
      <w:pPr>
        <w:pStyle w:val="NormalBPBHEB"/>
      </w:pPr>
      <w:r w:rsidRPr="00561F34">
        <w:t>Businesses seeking faster deployment cycles and operational efficiency benefit from ROSA’s fully managed infrastructure.</w:t>
      </w:r>
      <w:r w:rsidRPr="004D1401">
        <w:t xml:space="preserve"> By combining </w:t>
      </w:r>
      <w:r w:rsidRPr="004D1401">
        <w:rPr>
          <w:b/>
          <w:bCs/>
        </w:rPr>
        <w:t>automated scaling, built-in security, and deep AWS integration</w:t>
      </w:r>
      <w:r w:rsidRPr="004D1401">
        <w:t>, ROSA enables teams to focus on building and deploying applications rather than managing clusters</w:t>
      </w:r>
      <w:r w:rsidR="00C2156C">
        <w:t xml:space="preserve"> </w:t>
      </w:r>
      <w:sdt>
        <w:sdtPr>
          <w:id w:val="2141912070"/>
          <w:citation/>
        </w:sdtPr>
        <w:sdtContent>
          <w:r w:rsidR="00C2156C">
            <w:fldChar w:fldCharType="begin"/>
          </w:r>
          <w:r w:rsidR="00C2156C">
            <w:instrText xml:space="preserve"> CITATION hat2023a \l 1033 </w:instrText>
          </w:r>
          <w:r w:rsidR="00C2156C">
            <w:fldChar w:fldCharType="separate"/>
          </w:r>
          <w:r w:rsidR="00C2156C" w:rsidRPr="007152E2">
            <w:rPr>
              <w:noProof/>
            </w:rPr>
            <w:t>[32]</w:t>
          </w:r>
          <w:r w:rsidR="00C2156C">
            <w:fldChar w:fldCharType="end"/>
          </w:r>
        </w:sdtContent>
      </w:sdt>
      <w:r w:rsidRPr="004D1401">
        <w:t>.</w:t>
      </w:r>
    </w:p>
    <w:p w14:paraId="6B590E39" w14:textId="5BAD13BB" w:rsidR="001759C7" w:rsidRPr="001759C7" w:rsidRDefault="001759C7" w:rsidP="00001DD2">
      <w:pPr>
        <w:pStyle w:val="NormalBPBHEB"/>
        <w:numPr>
          <w:ilvl w:val="0"/>
          <w:numId w:val="65"/>
        </w:numPr>
      </w:pPr>
      <w:commentRangeStart w:id="120"/>
      <w:commentRangeStart w:id="121"/>
      <w:r w:rsidRPr="001759C7">
        <w:rPr>
          <w:b/>
          <w:bCs/>
        </w:rPr>
        <w:t xml:space="preserve">Faster </w:t>
      </w:r>
      <w:r w:rsidR="00084EA0" w:rsidRPr="001759C7">
        <w:rPr>
          <w:b/>
          <w:bCs/>
        </w:rPr>
        <w:t>time to market</w:t>
      </w:r>
      <w:commentRangeEnd w:id="120"/>
      <w:r w:rsidR="00084EA0">
        <w:rPr>
          <w:rStyle w:val="CommentReference"/>
          <w:rFonts w:eastAsiaTheme="minorHAnsi" w:cstheme="minorBidi"/>
        </w:rPr>
        <w:commentReference w:id="120"/>
      </w:r>
      <w:commentRangeEnd w:id="121"/>
      <w:r w:rsidR="003E7E46">
        <w:rPr>
          <w:rStyle w:val="CommentReference"/>
          <w:rFonts w:eastAsiaTheme="minorHAnsi" w:cstheme="minorBidi"/>
        </w:rPr>
        <w:commentReference w:id="121"/>
      </w:r>
      <w:r w:rsidRPr="001759C7">
        <w:t>: ROSA accelerates application development and deployment with integrated CI/CD workflows, automated scaling, and simplified management.</w:t>
      </w:r>
    </w:p>
    <w:p w14:paraId="5283A40E" w14:textId="24375530" w:rsidR="001759C7" w:rsidRPr="001759C7" w:rsidRDefault="001759C7" w:rsidP="00001DD2">
      <w:pPr>
        <w:pStyle w:val="NormalBPBHEB"/>
        <w:numPr>
          <w:ilvl w:val="0"/>
          <w:numId w:val="65"/>
        </w:numPr>
      </w:pPr>
      <w:r w:rsidRPr="001759C7">
        <w:rPr>
          <w:b/>
          <w:bCs/>
        </w:rPr>
        <w:t xml:space="preserve">Operational </w:t>
      </w:r>
      <w:r w:rsidR="00084EA0">
        <w:rPr>
          <w:b/>
          <w:bCs/>
        </w:rPr>
        <w:t>e</w:t>
      </w:r>
      <w:r w:rsidRPr="001759C7">
        <w:rPr>
          <w:b/>
          <w:bCs/>
        </w:rPr>
        <w:t>fficiency</w:t>
      </w:r>
      <w:r w:rsidRPr="001759C7">
        <w:t>: By offloading the management of Kubernetes clusters and infrastructure to AWS, ROSA reduces the operational burden on DevOps teams, allowing them to focus on building and deploying applications.</w:t>
      </w:r>
    </w:p>
    <w:p w14:paraId="1F3996F6" w14:textId="4D428CF4" w:rsidR="001759C7" w:rsidRPr="001759C7" w:rsidRDefault="001759C7" w:rsidP="00001DD2">
      <w:pPr>
        <w:pStyle w:val="NormalBPBHEB"/>
        <w:numPr>
          <w:ilvl w:val="0"/>
          <w:numId w:val="65"/>
        </w:numPr>
      </w:pPr>
      <w:r w:rsidRPr="001759C7">
        <w:rPr>
          <w:b/>
          <w:bCs/>
        </w:rPr>
        <w:t xml:space="preserve">Scalability and </w:t>
      </w:r>
      <w:r w:rsidR="00084EA0">
        <w:rPr>
          <w:b/>
          <w:bCs/>
        </w:rPr>
        <w:t>f</w:t>
      </w:r>
      <w:r w:rsidRPr="001759C7">
        <w:rPr>
          <w:b/>
          <w:bCs/>
        </w:rPr>
        <w:t>lexibility</w:t>
      </w:r>
      <w:r w:rsidRPr="001759C7">
        <w:t xml:space="preserve">: ROSA leverages AWS's elastic compute resources to scale containerized applications dynamically, ensuring high availability and </w:t>
      </w:r>
      <w:r w:rsidR="007157F8" w:rsidRPr="001759C7">
        <w:t>best</w:t>
      </w:r>
      <w:r w:rsidRPr="001759C7">
        <w:t xml:space="preserve"> performance under varying workloads.</w:t>
      </w:r>
    </w:p>
    <w:p w14:paraId="7F612817" w14:textId="0009084C" w:rsidR="001759C7" w:rsidRPr="001759C7" w:rsidRDefault="001759C7" w:rsidP="00001DD2">
      <w:pPr>
        <w:pStyle w:val="NormalBPBHEB"/>
        <w:numPr>
          <w:ilvl w:val="0"/>
          <w:numId w:val="65"/>
        </w:numPr>
      </w:pPr>
      <w:r w:rsidRPr="001759C7">
        <w:rPr>
          <w:b/>
          <w:bCs/>
        </w:rPr>
        <w:t xml:space="preserve">Security and </w:t>
      </w:r>
      <w:r w:rsidR="00084EA0">
        <w:rPr>
          <w:b/>
          <w:bCs/>
        </w:rPr>
        <w:t>c</w:t>
      </w:r>
      <w:r w:rsidRPr="001759C7">
        <w:rPr>
          <w:b/>
          <w:bCs/>
        </w:rPr>
        <w:t>ompliance</w:t>
      </w:r>
      <w:r w:rsidRPr="001759C7">
        <w:t>: ROSA offers built-in enterprise security features, including network isolation, IAM integration, and automated updates, ensuring that applications meet stringent compliance and security requirements.</w:t>
      </w:r>
    </w:p>
    <w:p w14:paraId="4D4BFA8F" w14:textId="75F19BD7" w:rsidR="001759C7" w:rsidRDefault="001759C7" w:rsidP="00084EA0">
      <w:pPr>
        <w:pStyle w:val="NormalBPBHEB"/>
        <w:rPr>
          <w:b/>
          <w:bCs/>
        </w:rPr>
      </w:pPr>
      <w:r w:rsidRPr="00EC6AAA">
        <w:rPr>
          <w:b/>
          <w:bCs/>
        </w:rPr>
        <w:t xml:space="preserve">Use </w:t>
      </w:r>
      <w:r w:rsidR="00084EA0" w:rsidRPr="00EC6AAA">
        <w:rPr>
          <w:b/>
          <w:bCs/>
        </w:rPr>
        <w:t>c</w:t>
      </w:r>
      <w:r w:rsidRPr="00EC6AAA">
        <w:rPr>
          <w:b/>
          <w:bCs/>
        </w:rPr>
        <w:t>ases for Red Hat OpenShift Service on AWS</w:t>
      </w:r>
    </w:p>
    <w:p w14:paraId="495A7DC4" w14:textId="758FFC3C" w:rsidR="00347DFA" w:rsidRPr="00D4259E" w:rsidRDefault="00561F34" w:rsidP="00347DFA">
      <w:pPr>
        <w:pStyle w:val="NormalBPBHEB"/>
      </w:pPr>
      <w:r w:rsidRPr="00D4259E">
        <w:t xml:space="preserve">ROSA is designed for modern application development, supporting </w:t>
      </w:r>
      <w:r w:rsidR="00530718">
        <w:t>a diverse range of use cases,</w:t>
      </w:r>
      <w:r w:rsidRPr="00D4259E">
        <w:t xml:space="preserve"> from microservices architecture to hybrid cloud strategies.</w:t>
      </w:r>
      <w:r w:rsidRPr="00561F34">
        <w:t xml:space="preserve"> With its </w:t>
      </w:r>
      <w:r w:rsidRPr="00561F34">
        <w:rPr>
          <w:b/>
          <w:bCs/>
        </w:rPr>
        <w:t>integrated CI/CD pipelines, scalability, and cross-cloud compatibility</w:t>
      </w:r>
      <w:r w:rsidRPr="00561F34">
        <w:t xml:space="preserve">, ROSA provides an optimized environment for enterprises </w:t>
      </w:r>
      <w:r w:rsidR="00790D43">
        <w:t>to accelerate</w:t>
      </w:r>
      <w:r w:rsidR="00790D43" w:rsidRPr="00561F34">
        <w:t xml:space="preserve"> </w:t>
      </w:r>
      <w:r w:rsidRPr="00561F34">
        <w:t>their digital transformation initiatives</w:t>
      </w:r>
      <w:r w:rsidR="00790D43">
        <w:t xml:space="preserve"> </w:t>
      </w:r>
      <w:sdt>
        <w:sdtPr>
          <w:id w:val="993520863"/>
          <w:citation/>
        </w:sdtPr>
        <w:sdtContent>
          <w:r w:rsidR="00790D43">
            <w:fldChar w:fldCharType="begin"/>
          </w:r>
          <w:r w:rsidR="00790D43">
            <w:instrText xml:space="preserve"> CITATION hat2023a \l 1033 </w:instrText>
          </w:r>
          <w:r w:rsidR="00790D43">
            <w:fldChar w:fldCharType="separate"/>
          </w:r>
          <w:r w:rsidR="00790D43" w:rsidRPr="007152E2">
            <w:rPr>
              <w:noProof/>
            </w:rPr>
            <w:t>[32]</w:t>
          </w:r>
          <w:r w:rsidR="00790D43">
            <w:fldChar w:fldCharType="end"/>
          </w:r>
        </w:sdtContent>
      </w:sdt>
      <w:r w:rsidRPr="00561F34">
        <w:t>.</w:t>
      </w:r>
    </w:p>
    <w:p w14:paraId="76D811B1" w14:textId="091E5DE0" w:rsidR="001759C7" w:rsidRPr="001759C7" w:rsidRDefault="001759C7" w:rsidP="00001DD2">
      <w:pPr>
        <w:pStyle w:val="NormalBPBHEB"/>
        <w:numPr>
          <w:ilvl w:val="0"/>
          <w:numId w:val="66"/>
        </w:numPr>
      </w:pPr>
      <w:commentRangeStart w:id="122"/>
      <w:commentRangeStart w:id="123"/>
      <w:r w:rsidRPr="001759C7">
        <w:rPr>
          <w:b/>
          <w:bCs/>
        </w:rPr>
        <w:lastRenderedPageBreak/>
        <w:t xml:space="preserve">Microservices </w:t>
      </w:r>
      <w:r w:rsidR="00C1052A">
        <w:rPr>
          <w:b/>
          <w:bCs/>
        </w:rPr>
        <w:t>a</w:t>
      </w:r>
      <w:r w:rsidRPr="001759C7">
        <w:rPr>
          <w:b/>
          <w:bCs/>
        </w:rPr>
        <w:t>rchitecture</w:t>
      </w:r>
      <w:r w:rsidRPr="001759C7">
        <w:t xml:space="preserve">: </w:t>
      </w:r>
      <w:commentRangeEnd w:id="122"/>
      <w:r w:rsidR="005B5B8F">
        <w:rPr>
          <w:rStyle w:val="CommentReference"/>
          <w:rFonts w:eastAsiaTheme="minorHAnsi" w:cstheme="minorBidi"/>
        </w:rPr>
        <w:commentReference w:id="122"/>
      </w:r>
      <w:commentRangeEnd w:id="123"/>
      <w:r w:rsidR="003E7E46">
        <w:rPr>
          <w:rStyle w:val="CommentReference"/>
          <w:rFonts w:eastAsiaTheme="minorHAnsi" w:cstheme="minorBidi"/>
        </w:rPr>
        <w:commentReference w:id="123"/>
      </w:r>
      <w:r w:rsidRPr="001759C7">
        <w:t xml:space="preserve">ROSA supports the deployment and management of microservices, </w:t>
      </w:r>
      <w:r w:rsidR="00463C19">
        <w:t>enabling teams to break down applications into more minor</w:t>
      </w:r>
      <w:r w:rsidRPr="001759C7">
        <w:t>, independently deployable services.</w:t>
      </w:r>
    </w:p>
    <w:p w14:paraId="5A2BBA05" w14:textId="0F319F9F" w:rsidR="001759C7" w:rsidRPr="001759C7" w:rsidRDefault="001759C7" w:rsidP="00001DD2">
      <w:pPr>
        <w:pStyle w:val="NormalBPBHEB"/>
        <w:numPr>
          <w:ilvl w:val="0"/>
          <w:numId w:val="66"/>
        </w:numPr>
      </w:pPr>
      <w:r w:rsidRPr="001759C7">
        <w:rPr>
          <w:b/>
          <w:bCs/>
        </w:rPr>
        <w:t xml:space="preserve">Hybrid </w:t>
      </w:r>
      <w:r w:rsidR="00C1052A" w:rsidRPr="001759C7">
        <w:rPr>
          <w:b/>
          <w:bCs/>
        </w:rPr>
        <w:t>cloud deployments</w:t>
      </w:r>
      <w:r w:rsidRPr="001759C7">
        <w:t>: ROSA is ideal for hybrid cloud environments, allowing organizations to run containerized applications both on-premises and on AWS, seamlessly integrating with on-premises infrastructure</w:t>
      </w:r>
    </w:p>
    <w:p w14:paraId="5A8C426F" w14:textId="640299DC" w:rsidR="001759C7" w:rsidRPr="001759C7" w:rsidRDefault="001759C7" w:rsidP="00001DD2">
      <w:pPr>
        <w:pStyle w:val="NormalBPBHEB"/>
        <w:numPr>
          <w:ilvl w:val="0"/>
          <w:numId w:val="66"/>
        </w:numPr>
      </w:pPr>
      <w:r w:rsidRPr="001759C7">
        <w:rPr>
          <w:b/>
          <w:bCs/>
        </w:rPr>
        <w:t xml:space="preserve">CI/CD </w:t>
      </w:r>
      <w:r w:rsidR="00C1052A">
        <w:rPr>
          <w:b/>
          <w:bCs/>
        </w:rPr>
        <w:t>p</w:t>
      </w:r>
      <w:r w:rsidRPr="001759C7">
        <w:rPr>
          <w:b/>
          <w:bCs/>
        </w:rPr>
        <w:t>ipelines</w:t>
      </w:r>
      <w:r w:rsidRPr="001759C7">
        <w:t>: With built-in CI/CD capabilities, ROSA enables automated testing, integration, and deployment of containerized applications in fast-moving environments.</w:t>
      </w:r>
    </w:p>
    <w:p w14:paraId="51DD7663" w14:textId="66AAD05B" w:rsidR="001759C7" w:rsidRPr="002C5B3D" w:rsidRDefault="001759C7" w:rsidP="00EC6AAA">
      <w:pPr>
        <w:pStyle w:val="Heading2BPBHEB"/>
      </w:pPr>
      <w:r w:rsidRPr="002C5B3D">
        <w:t xml:space="preserve">Integration with AWS </w:t>
      </w:r>
      <w:r w:rsidR="007D152E">
        <w:t>s</w:t>
      </w:r>
      <w:r w:rsidRPr="002C5B3D">
        <w:t>ervices</w:t>
      </w:r>
    </w:p>
    <w:p w14:paraId="38139A8B" w14:textId="0E521253" w:rsidR="001759C7" w:rsidRPr="001759C7" w:rsidRDefault="001759C7" w:rsidP="00001DD2">
      <w:pPr>
        <w:pStyle w:val="NormalBPBHEB"/>
      </w:pPr>
      <w:r w:rsidRPr="001759C7">
        <w:t xml:space="preserve">ROSA integrates tightly with various AWS services, enhancing the management and deployment of containerized applications </w:t>
      </w:r>
      <w:sdt>
        <w:sdtPr>
          <w:id w:val="-231085566"/>
          <w:citation/>
        </w:sdtPr>
        <w:sdtContent>
          <w:r w:rsidR="002A6B20">
            <w:fldChar w:fldCharType="begin"/>
          </w:r>
          <w:r w:rsidR="002A6B20">
            <w:instrText xml:space="preserve"> CITATION hat2023a \l 1033 </w:instrText>
          </w:r>
          <w:r w:rsidR="002A6B20">
            <w:fldChar w:fldCharType="separate"/>
          </w:r>
          <w:r w:rsidR="007152E2" w:rsidRPr="007152E2">
            <w:rPr>
              <w:noProof/>
            </w:rPr>
            <w:t>[32]</w:t>
          </w:r>
          <w:r w:rsidR="002A6B20">
            <w:fldChar w:fldCharType="end"/>
          </w:r>
        </w:sdtContent>
      </w:sdt>
      <w:r w:rsidRPr="001759C7">
        <w:t>:</w:t>
      </w:r>
    </w:p>
    <w:p w14:paraId="631C9385" w14:textId="3FB5D61C" w:rsidR="001759C7" w:rsidRPr="001759C7" w:rsidRDefault="001759C7" w:rsidP="00001DD2">
      <w:pPr>
        <w:pStyle w:val="NormalBPBHEB"/>
        <w:numPr>
          <w:ilvl w:val="0"/>
          <w:numId w:val="67"/>
        </w:numPr>
      </w:pPr>
      <w:r w:rsidRPr="001759C7">
        <w:rPr>
          <w:b/>
          <w:bCs/>
        </w:rPr>
        <w:t>Amazon RDS and Amazon EFS</w:t>
      </w:r>
      <w:r w:rsidRPr="001759C7">
        <w:t>: ROSA can easily integrate with Amazon RDS for relational database services and Amazon EFS for scalable storage, making it suitable for applications with diverse data storage needs.</w:t>
      </w:r>
    </w:p>
    <w:p w14:paraId="5A544B07" w14:textId="645B22C0" w:rsidR="001759C7" w:rsidRPr="001759C7" w:rsidRDefault="001759C7" w:rsidP="00001DD2">
      <w:pPr>
        <w:pStyle w:val="NormalBPBHEB"/>
        <w:numPr>
          <w:ilvl w:val="0"/>
          <w:numId w:val="67"/>
        </w:numPr>
      </w:pPr>
      <w:r w:rsidRPr="001759C7">
        <w:rPr>
          <w:b/>
          <w:bCs/>
        </w:rPr>
        <w:t>Amazon CloudWatch</w:t>
      </w:r>
      <w:r w:rsidRPr="001759C7">
        <w:t>: Integration with CloudWatch enables monitoring and logging of containerized applications, providing insights into performance, errors, and system health.</w:t>
      </w:r>
    </w:p>
    <w:p w14:paraId="1D9AC342" w14:textId="76E011BE" w:rsidR="007B6BAB" w:rsidRPr="000760BB" w:rsidRDefault="001759C7" w:rsidP="00001DD2">
      <w:pPr>
        <w:pStyle w:val="NormalBPBHEB"/>
        <w:numPr>
          <w:ilvl w:val="0"/>
          <w:numId w:val="67"/>
        </w:numPr>
      </w:pPr>
      <w:r w:rsidRPr="009834D2">
        <w:rPr>
          <w:b/>
          <w:bCs/>
        </w:rPr>
        <w:t>AWS IAM</w:t>
      </w:r>
      <w:r w:rsidRPr="001759C7">
        <w:t>: ROSA uses AWS IAM to manage access to resources, providing fine-grained control over who can access OpenShift resources within the AWS cloud environment</w:t>
      </w:r>
      <w:r w:rsidR="0037624E" w:rsidRPr="001759C7">
        <w:t>.</w:t>
      </w:r>
    </w:p>
    <w:p w14:paraId="7338277E" w14:textId="51E57F35" w:rsidR="000760BB" w:rsidRPr="000760BB" w:rsidRDefault="000760BB" w:rsidP="00EC6AAA">
      <w:pPr>
        <w:pStyle w:val="Heading2BPBHEB"/>
      </w:pPr>
      <w:r w:rsidRPr="000760BB">
        <w:t>Managed OpenShift in the Cloud</w:t>
      </w:r>
    </w:p>
    <w:p w14:paraId="37D9FD8B" w14:textId="7C0CBE59" w:rsidR="0002199A" w:rsidRPr="0002199A" w:rsidRDefault="0002199A" w:rsidP="00001DD2">
      <w:pPr>
        <w:pStyle w:val="NormalBPBHEB"/>
      </w:pPr>
      <w:r w:rsidRPr="0002199A">
        <w:rPr>
          <w:b/>
          <w:bCs/>
        </w:rPr>
        <w:t>Managed OpenShift in the Cloud</w:t>
      </w:r>
      <w:r w:rsidRPr="0002199A">
        <w:t xml:space="preserve"> offers a fully managed Kubernetes platform designed to accelerate the development and deployment of containerized applications. This service combines the power of Red Hat OpenShift with the scalability of public cloud providers like AWS, allowing organizations to focus on application development while leaving the management of the underlying infrastructure to the provider </w:t>
      </w:r>
      <w:sdt>
        <w:sdtPr>
          <w:id w:val="678853637"/>
          <w:citation/>
        </w:sdtPr>
        <w:sdtContent>
          <w:r w:rsidR="00E076F6">
            <w:fldChar w:fldCharType="begin"/>
          </w:r>
          <w:r w:rsidR="00E076F6">
            <w:instrText xml:space="preserve"> CITATION unknown2023m \l 1033 </w:instrText>
          </w:r>
          <w:r w:rsidR="00E076F6">
            <w:fldChar w:fldCharType="separate"/>
          </w:r>
          <w:r w:rsidR="007152E2" w:rsidRPr="007152E2">
            <w:rPr>
              <w:noProof/>
            </w:rPr>
            <w:t>[24]</w:t>
          </w:r>
          <w:r w:rsidR="00E076F6">
            <w:fldChar w:fldCharType="end"/>
          </w:r>
        </w:sdtContent>
      </w:sdt>
      <w:r w:rsidR="00E076F6" w:rsidRPr="001759C7">
        <w:t>.</w:t>
      </w:r>
    </w:p>
    <w:p w14:paraId="40E08F51" w14:textId="64DCDD91" w:rsidR="0002199A" w:rsidRPr="002C5B3D" w:rsidRDefault="0002199A" w:rsidP="00EC6AAA">
      <w:pPr>
        <w:pStyle w:val="Heading3BPBHEB"/>
      </w:pPr>
      <w:r w:rsidRPr="002C5B3D">
        <w:t xml:space="preserve">Overview of </w:t>
      </w:r>
      <w:r w:rsidR="00CF4E92">
        <w:t>m</w:t>
      </w:r>
      <w:r w:rsidRPr="002C5B3D">
        <w:t>anaged OpenShift in the Cloud</w:t>
      </w:r>
    </w:p>
    <w:p w14:paraId="01E6FDC2" w14:textId="704BA43E" w:rsidR="0002199A" w:rsidRPr="0002199A" w:rsidRDefault="0002199A" w:rsidP="00001DD2">
      <w:pPr>
        <w:pStyle w:val="NormalBPBHEB"/>
      </w:pPr>
      <w:r w:rsidRPr="0002199A">
        <w:t xml:space="preserve">Managed OpenShift in the cloud provides organizations with a streamlined approach to deploying, managing, and scaling containerized applications. With OpenShift's powerful Kubernetes orchestration and enterprise-grade features, teams can </w:t>
      </w:r>
      <w:r w:rsidR="00E9434D" w:rsidRPr="0002199A">
        <w:t>use</w:t>
      </w:r>
      <w:r w:rsidRPr="0002199A">
        <w:t xml:space="preserve"> an integrated platform that simplifies container management, scaling, and security. Whether it’s an on-demand service or a private cloud deployment, managed OpenShift offers a robust platform that integrates seamlessly with a wide range of cloud-native tools and services </w:t>
      </w:r>
      <w:sdt>
        <w:sdtPr>
          <w:id w:val="916978618"/>
          <w:citation/>
        </w:sdtPr>
        <w:sdtContent>
          <w:r w:rsidR="00E076F6">
            <w:fldChar w:fldCharType="begin"/>
          </w:r>
          <w:r w:rsidR="00E076F6">
            <w:instrText xml:space="preserve"> CITATION unknown2023m \l 1033 </w:instrText>
          </w:r>
          <w:r w:rsidR="00E076F6">
            <w:fldChar w:fldCharType="separate"/>
          </w:r>
          <w:r w:rsidR="007152E2" w:rsidRPr="007152E2">
            <w:rPr>
              <w:noProof/>
            </w:rPr>
            <w:t>[24]</w:t>
          </w:r>
          <w:r w:rsidR="00E076F6">
            <w:fldChar w:fldCharType="end"/>
          </w:r>
        </w:sdtContent>
      </w:sdt>
      <w:r w:rsidR="00E076F6" w:rsidRPr="001759C7">
        <w:t>.</w:t>
      </w:r>
    </w:p>
    <w:p w14:paraId="15A19B19" w14:textId="265A1159" w:rsidR="0002199A" w:rsidRDefault="0002199A" w:rsidP="00EC6AAA">
      <w:pPr>
        <w:pStyle w:val="Heading3BPBHEB"/>
      </w:pPr>
      <w:r w:rsidRPr="002C5B3D">
        <w:lastRenderedPageBreak/>
        <w:t xml:space="preserve">Key </w:t>
      </w:r>
      <w:r w:rsidR="00815D44">
        <w:t>f</w:t>
      </w:r>
      <w:r w:rsidRPr="002C5B3D">
        <w:t xml:space="preserve">eatures of </w:t>
      </w:r>
      <w:r w:rsidR="00815D44">
        <w:t>m</w:t>
      </w:r>
      <w:r w:rsidRPr="002C5B3D">
        <w:t>anaged OpenShift in the Cloud</w:t>
      </w:r>
    </w:p>
    <w:p w14:paraId="735FE5AE" w14:textId="32CED386" w:rsidR="00916D42" w:rsidRPr="002C5B3D" w:rsidRDefault="00916D42" w:rsidP="003E7E46">
      <w:pPr>
        <w:pStyle w:val="NormalBPBHEB"/>
      </w:pPr>
      <w:r w:rsidRPr="00916D42">
        <w:t xml:space="preserve">Organizations leveraging </w:t>
      </w:r>
      <w:r w:rsidRPr="00916D42">
        <w:rPr>
          <w:b/>
          <w:bCs/>
        </w:rPr>
        <w:t>Managed OpenShift</w:t>
      </w:r>
      <w:r w:rsidRPr="00916D42">
        <w:t xml:space="preserve"> in the cloud gain access to a </w:t>
      </w:r>
      <w:r w:rsidRPr="00916D42">
        <w:rPr>
          <w:b/>
          <w:bCs/>
        </w:rPr>
        <w:t>fully integrated Kubernetes solution</w:t>
      </w:r>
      <w:r w:rsidRPr="00916D42">
        <w:t xml:space="preserve"> designed for enterprise-scale application deployment. </w:t>
      </w:r>
      <w:r w:rsidRPr="003E7E46">
        <w:t>With enhanced security, automation, and cloud-native integrations, OpenShift simplifies the complexities of managing containerized workloads while ensuring flexibility and efficiency</w:t>
      </w:r>
      <w:r w:rsidR="006C67D5">
        <w:t xml:space="preserve"> </w:t>
      </w:r>
      <w:sdt>
        <w:sdtPr>
          <w:id w:val="-342784243"/>
          <w:citation/>
        </w:sdtPr>
        <w:sdtContent>
          <w:r w:rsidR="006C67D5">
            <w:fldChar w:fldCharType="begin"/>
          </w:r>
          <w:r w:rsidR="006C67D5">
            <w:instrText xml:space="preserve"> CITATION unknown2023m \l 1033 </w:instrText>
          </w:r>
          <w:r w:rsidR="006C67D5">
            <w:fldChar w:fldCharType="separate"/>
          </w:r>
          <w:r w:rsidR="006C67D5" w:rsidRPr="007152E2">
            <w:rPr>
              <w:noProof/>
            </w:rPr>
            <w:t>[24]</w:t>
          </w:r>
          <w:r w:rsidR="006C67D5">
            <w:fldChar w:fldCharType="end"/>
          </w:r>
        </w:sdtContent>
      </w:sdt>
      <w:r w:rsidRPr="003E7E46">
        <w:t>.</w:t>
      </w:r>
    </w:p>
    <w:p w14:paraId="73C7DA95" w14:textId="40C72ADC" w:rsidR="0002199A" w:rsidRPr="0002199A" w:rsidRDefault="0002199A" w:rsidP="00001DD2">
      <w:pPr>
        <w:pStyle w:val="NormalBPBHEB"/>
        <w:numPr>
          <w:ilvl w:val="0"/>
          <w:numId w:val="78"/>
        </w:numPr>
      </w:pPr>
      <w:commentRangeStart w:id="124"/>
      <w:commentRangeStart w:id="125"/>
      <w:r w:rsidRPr="0002199A">
        <w:rPr>
          <w:b/>
          <w:bCs/>
        </w:rPr>
        <w:t>Enterprise-Grade Kubernetes</w:t>
      </w:r>
      <w:r w:rsidRPr="0002199A">
        <w:t xml:space="preserve">: </w:t>
      </w:r>
      <w:commentRangeEnd w:id="124"/>
      <w:r w:rsidR="00815D44">
        <w:rPr>
          <w:rStyle w:val="CommentReference"/>
          <w:rFonts w:eastAsiaTheme="minorHAnsi" w:cstheme="minorBidi"/>
        </w:rPr>
        <w:commentReference w:id="124"/>
      </w:r>
      <w:commentRangeEnd w:id="125"/>
      <w:r w:rsidR="00552AC4">
        <w:rPr>
          <w:rStyle w:val="CommentReference"/>
          <w:rFonts w:eastAsiaTheme="minorHAnsi" w:cstheme="minorBidi"/>
        </w:rPr>
        <w:commentReference w:id="125"/>
      </w:r>
      <w:r w:rsidRPr="0002199A">
        <w:t>Managed OpenShift brings Kubernetes orchestration with added security, scalability, and enterprise capabilities, making it ideal for organizations with complex application needs</w:t>
      </w:r>
      <w:r w:rsidR="00E076F6" w:rsidRPr="001759C7">
        <w:t>.</w:t>
      </w:r>
    </w:p>
    <w:p w14:paraId="5519886E" w14:textId="29254919" w:rsidR="0002199A" w:rsidRPr="0002199A" w:rsidRDefault="0002199A" w:rsidP="00001DD2">
      <w:pPr>
        <w:pStyle w:val="NormalBPBHEB"/>
        <w:numPr>
          <w:ilvl w:val="0"/>
          <w:numId w:val="78"/>
        </w:numPr>
      </w:pPr>
      <w:r w:rsidRPr="0002199A">
        <w:rPr>
          <w:b/>
          <w:bCs/>
        </w:rPr>
        <w:t xml:space="preserve">Simplified </w:t>
      </w:r>
      <w:r w:rsidR="0031791C">
        <w:rPr>
          <w:b/>
          <w:bCs/>
        </w:rPr>
        <w:t>a</w:t>
      </w:r>
      <w:r w:rsidRPr="0002199A">
        <w:rPr>
          <w:b/>
          <w:bCs/>
        </w:rPr>
        <w:t xml:space="preserve">pplication </w:t>
      </w:r>
      <w:r w:rsidR="0031791C">
        <w:rPr>
          <w:b/>
          <w:bCs/>
        </w:rPr>
        <w:t>d</w:t>
      </w:r>
      <w:r w:rsidRPr="0002199A">
        <w:rPr>
          <w:b/>
          <w:bCs/>
        </w:rPr>
        <w:t>eployment</w:t>
      </w:r>
      <w:r w:rsidRPr="0002199A">
        <w:t xml:space="preserve">: OpenShift's native tools for automated deployment, </w:t>
      </w:r>
      <w:ins w:id="126" w:author="Arya" w:date="2025-03-25T13:15:00Z" w16du:dateUtc="2025-03-25T07:45:00Z">
        <w:r w:rsidR="0032249A">
          <w:rPr>
            <w:b/>
            <w:bCs/>
          </w:rPr>
          <w:t>C</w:t>
        </w:r>
      </w:ins>
      <w:del w:id="127" w:author="Arya" w:date="2025-03-25T13:15:00Z" w16du:dateUtc="2025-03-25T07:45:00Z">
        <w:r w:rsidR="0041142D" w:rsidRPr="0032249A" w:rsidDel="0032249A">
          <w:rPr>
            <w:b/>
            <w:bCs/>
            <w:rPrChange w:id="128" w:author="Arya" w:date="2025-03-25T13:15:00Z" w16du:dateUtc="2025-03-25T07:45:00Z">
              <w:rPr/>
            </w:rPrChange>
          </w:rPr>
          <w:delText>c</w:delText>
        </w:r>
      </w:del>
      <w:r w:rsidR="0041142D" w:rsidRPr="0032249A">
        <w:rPr>
          <w:b/>
          <w:bCs/>
          <w:rPrChange w:id="129" w:author="Arya" w:date="2025-03-25T13:15:00Z" w16du:dateUtc="2025-03-25T07:45:00Z">
            <w:rPr/>
          </w:rPrChange>
        </w:rPr>
        <w:t xml:space="preserve">ontinuous </w:t>
      </w:r>
      <w:ins w:id="130" w:author="Arya" w:date="2025-03-25T13:15:00Z" w16du:dateUtc="2025-03-25T07:45:00Z">
        <w:r w:rsidR="0032249A">
          <w:rPr>
            <w:b/>
            <w:bCs/>
          </w:rPr>
          <w:t>I</w:t>
        </w:r>
      </w:ins>
      <w:del w:id="131" w:author="Arya" w:date="2025-03-25T13:15:00Z" w16du:dateUtc="2025-03-25T07:45:00Z">
        <w:r w:rsidR="0041142D" w:rsidRPr="0032249A" w:rsidDel="0032249A">
          <w:rPr>
            <w:b/>
            <w:bCs/>
            <w:rPrChange w:id="132" w:author="Arya" w:date="2025-03-25T13:15:00Z" w16du:dateUtc="2025-03-25T07:45:00Z">
              <w:rPr/>
            </w:rPrChange>
          </w:rPr>
          <w:delText>i</w:delText>
        </w:r>
      </w:del>
      <w:r w:rsidR="0041142D" w:rsidRPr="0032249A">
        <w:rPr>
          <w:b/>
          <w:bCs/>
          <w:rPrChange w:id="133" w:author="Arya" w:date="2025-03-25T13:15:00Z" w16du:dateUtc="2025-03-25T07:45:00Z">
            <w:rPr/>
          </w:rPrChange>
        </w:rPr>
        <w:t>ntegration/</w:t>
      </w:r>
      <w:ins w:id="134" w:author="Arya" w:date="2025-03-25T13:15:00Z" w16du:dateUtc="2025-03-25T07:45:00Z">
        <w:r w:rsidR="0032249A">
          <w:rPr>
            <w:b/>
            <w:bCs/>
          </w:rPr>
          <w:t>C</w:t>
        </w:r>
      </w:ins>
      <w:del w:id="135" w:author="Arya" w:date="2025-03-25T13:15:00Z" w16du:dateUtc="2025-03-25T07:45:00Z">
        <w:r w:rsidR="0041142D" w:rsidRPr="0032249A" w:rsidDel="0032249A">
          <w:rPr>
            <w:b/>
            <w:bCs/>
            <w:rPrChange w:id="136" w:author="Arya" w:date="2025-03-25T13:15:00Z" w16du:dateUtc="2025-03-25T07:45:00Z">
              <w:rPr/>
            </w:rPrChange>
          </w:rPr>
          <w:delText>c</w:delText>
        </w:r>
      </w:del>
      <w:r w:rsidR="0041142D" w:rsidRPr="0032249A">
        <w:rPr>
          <w:b/>
          <w:bCs/>
          <w:rPrChange w:id="137" w:author="Arya" w:date="2025-03-25T13:15:00Z" w16du:dateUtc="2025-03-25T07:45:00Z">
            <w:rPr/>
          </w:rPrChange>
        </w:rPr>
        <w:t xml:space="preserve">ontinuous </w:t>
      </w:r>
      <w:ins w:id="138" w:author="Arya" w:date="2025-03-25T13:15:00Z" w16du:dateUtc="2025-03-25T07:45:00Z">
        <w:r w:rsidR="0032249A">
          <w:rPr>
            <w:b/>
            <w:bCs/>
          </w:rPr>
          <w:t>D</w:t>
        </w:r>
      </w:ins>
      <w:del w:id="139" w:author="Arya" w:date="2025-03-25T13:15:00Z" w16du:dateUtc="2025-03-25T07:45:00Z">
        <w:r w:rsidR="0041142D" w:rsidRPr="0032249A" w:rsidDel="0032249A">
          <w:rPr>
            <w:b/>
            <w:bCs/>
            <w:rPrChange w:id="140" w:author="Arya" w:date="2025-03-25T13:15:00Z" w16du:dateUtc="2025-03-25T07:45:00Z">
              <w:rPr/>
            </w:rPrChange>
          </w:rPr>
          <w:delText>d</w:delText>
        </w:r>
      </w:del>
      <w:r w:rsidR="0041142D" w:rsidRPr="0032249A">
        <w:rPr>
          <w:b/>
          <w:bCs/>
          <w:rPrChange w:id="141" w:author="Arya" w:date="2025-03-25T13:15:00Z" w16du:dateUtc="2025-03-25T07:45:00Z">
            <w:rPr/>
          </w:rPrChange>
        </w:rPr>
        <w:t>elivery (CI/CD)</w:t>
      </w:r>
      <w:r w:rsidR="0041142D">
        <w:t xml:space="preserve"> pipelines, and monitoring streamline</w:t>
      </w:r>
      <w:r w:rsidRPr="0002199A">
        <w:t xml:space="preserve"> the process of getting applications up and running in the cloud</w:t>
      </w:r>
      <w:r w:rsidR="00E076F6" w:rsidRPr="001759C7">
        <w:t>.</w:t>
      </w:r>
    </w:p>
    <w:p w14:paraId="4F93B901" w14:textId="6E36CD76" w:rsidR="0002199A" w:rsidRPr="0002199A" w:rsidRDefault="0002199A" w:rsidP="00001DD2">
      <w:pPr>
        <w:pStyle w:val="NormalBPBHEB"/>
        <w:numPr>
          <w:ilvl w:val="0"/>
          <w:numId w:val="78"/>
        </w:numPr>
      </w:pPr>
      <w:r w:rsidRPr="0002199A">
        <w:rPr>
          <w:b/>
          <w:bCs/>
        </w:rPr>
        <w:t xml:space="preserve">Integrated </w:t>
      </w:r>
      <w:r w:rsidR="0031791C">
        <w:rPr>
          <w:b/>
          <w:bCs/>
        </w:rPr>
        <w:t>s</w:t>
      </w:r>
      <w:r w:rsidRPr="0002199A">
        <w:rPr>
          <w:b/>
          <w:bCs/>
        </w:rPr>
        <w:t xml:space="preserve">ecurity </w:t>
      </w:r>
      <w:r w:rsidR="0031791C">
        <w:rPr>
          <w:b/>
          <w:bCs/>
        </w:rPr>
        <w:t>f</w:t>
      </w:r>
      <w:r w:rsidRPr="0002199A">
        <w:rPr>
          <w:b/>
          <w:bCs/>
        </w:rPr>
        <w:t>eatures</w:t>
      </w:r>
      <w:r w:rsidRPr="0002199A">
        <w:t xml:space="preserve">: The platform offers built-in security features, including </w:t>
      </w:r>
      <w:ins w:id="142" w:author="Arya" w:date="2025-03-25T13:16:00Z" w16du:dateUtc="2025-03-25T07:46:00Z">
        <w:r w:rsidR="004358D3">
          <w:rPr>
            <w:b/>
            <w:bCs/>
          </w:rPr>
          <w:t>R</w:t>
        </w:r>
      </w:ins>
      <w:del w:id="143" w:author="Arya" w:date="2025-03-25T13:16:00Z" w16du:dateUtc="2025-03-25T07:46:00Z">
        <w:r w:rsidRPr="00EC6AAA" w:rsidDel="004358D3">
          <w:rPr>
            <w:b/>
            <w:bCs/>
          </w:rPr>
          <w:delText>r</w:delText>
        </w:r>
      </w:del>
      <w:r w:rsidRPr="00EC6AAA">
        <w:rPr>
          <w:b/>
          <w:bCs/>
        </w:rPr>
        <w:t>ole-</w:t>
      </w:r>
      <w:ins w:id="144" w:author="Arya" w:date="2025-03-25T13:16:00Z" w16du:dateUtc="2025-03-25T07:46:00Z">
        <w:r w:rsidR="004358D3">
          <w:rPr>
            <w:b/>
            <w:bCs/>
          </w:rPr>
          <w:t>B</w:t>
        </w:r>
      </w:ins>
      <w:del w:id="145" w:author="Arya" w:date="2025-03-25T13:16:00Z" w16du:dateUtc="2025-03-25T07:46:00Z">
        <w:r w:rsidRPr="00EC6AAA" w:rsidDel="004358D3">
          <w:rPr>
            <w:b/>
            <w:bCs/>
          </w:rPr>
          <w:delText>b</w:delText>
        </w:r>
      </w:del>
      <w:r w:rsidRPr="00EC6AAA">
        <w:rPr>
          <w:b/>
          <w:bCs/>
        </w:rPr>
        <w:t xml:space="preserve">ased </w:t>
      </w:r>
      <w:ins w:id="146" w:author="Arya" w:date="2025-03-25T13:16:00Z" w16du:dateUtc="2025-03-25T07:46:00Z">
        <w:r w:rsidR="004358D3">
          <w:rPr>
            <w:b/>
            <w:bCs/>
          </w:rPr>
          <w:t>A</w:t>
        </w:r>
      </w:ins>
      <w:del w:id="147" w:author="Arya" w:date="2025-03-25T13:16:00Z" w16du:dateUtc="2025-03-25T07:46:00Z">
        <w:r w:rsidRPr="00EC6AAA" w:rsidDel="004358D3">
          <w:rPr>
            <w:b/>
            <w:bCs/>
          </w:rPr>
          <w:delText>a</w:delText>
        </w:r>
      </w:del>
      <w:r w:rsidRPr="00EC6AAA">
        <w:rPr>
          <w:b/>
          <w:bCs/>
        </w:rPr>
        <w:t xml:space="preserve">ccess </w:t>
      </w:r>
      <w:ins w:id="148" w:author="Arya" w:date="2025-03-25T13:16:00Z" w16du:dateUtc="2025-03-25T07:46:00Z">
        <w:r w:rsidR="004358D3">
          <w:rPr>
            <w:b/>
            <w:bCs/>
          </w:rPr>
          <w:t>C</w:t>
        </w:r>
      </w:ins>
      <w:del w:id="149" w:author="Arya" w:date="2025-03-25T13:16:00Z" w16du:dateUtc="2025-03-25T07:46:00Z">
        <w:r w:rsidRPr="00EC6AAA" w:rsidDel="004358D3">
          <w:rPr>
            <w:b/>
            <w:bCs/>
          </w:rPr>
          <w:delText>c</w:delText>
        </w:r>
      </w:del>
      <w:r w:rsidRPr="00EC6AAA">
        <w:rPr>
          <w:b/>
          <w:bCs/>
        </w:rPr>
        <w:t>ontrol</w:t>
      </w:r>
      <w:r w:rsidRPr="0002199A">
        <w:t xml:space="preserve"> (</w:t>
      </w:r>
      <w:r w:rsidRPr="00EC6AAA">
        <w:rPr>
          <w:b/>
          <w:bCs/>
        </w:rPr>
        <w:t>RBAC</w:t>
      </w:r>
      <w:r w:rsidRPr="0002199A">
        <w:t>), automated patching, and vulnerability scanning, to protect applications in production</w:t>
      </w:r>
      <w:r w:rsidR="00E076F6" w:rsidRPr="001759C7">
        <w:t>.</w:t>
      </w:r>
    </w:p>
    <w:p w14:paraId="712D3B6B" w14:textId="2001F418" w:rsidR="0002199A" w:rsidRPr="0002199A" w:rsidRDefault="0002199A" w:rsidP="00001DD2">
      <w:pPr>
        <w:pStyle w:val="NormalBPBHEB"/>
        <w:numPr>
          <w:ilvl w:val="0"/>
          <w:numId w:val="78"/>
        </w:numPr>
      </w:pPr>
      <w:r w:rsidRPr="0002199A">
        <w:rPr>
          <w:b/>
          <w:bCs/>
        </w:rPr>
        <w:t>Cloud-</w:t>
      </w:r>
      <w:r w:rsidR="00EB61E1">
        <w:rPr>
          <w:b/>
          <w:bCs/>
        </w:rPr>
        <w:t>n</w:t>
      </w:r>
      <w:r w:rsidRPr="0002199A">
        <w:rPr>
          <w:b/>
          <w:bCs/>
        </w:rPr>
        <w:t xml:space="preserve">ative </w:t>
      </w:r>
      <w:r w:rsidR="00EB61E1">
        <w:rPr>
          <w:b/>
          <w:bCs/>
        </w:rPr>
        <w:t>i</w:t>
      </w:r>
      <w:r w:rsidRPr="0002199A">
        <w:rPr>
          <w:b/>
          <w:bCs/>
        </w:rPr>
        <w:t>ntegrations</w:t>
      </w:r>
      <w:r w:rsidRPr="0002199A">
        <w:t>: Managed OpenShift integrates seamlessly with cloud services like storage, networking, and identity management tools, enabling flexible, cloud-native application architectures</w:t>
      </w:r>
      <w:r w:rsidR="00E076F6" w:rsidRPr="001759C7">
        <w:t>.</w:t>
      </w:r>
    </w:p>
    <w:p w14:paraId="6F4D72D3" w14:textId="1A0AC05E" w:rsidR="0002199A" w:rsidRDefault="0002199A" w:rsidP="00EC6AAA">
      <w:pPr>
        <w:pStyle w:val="Heading3BPBHEB"/>
      </w:pPr>
      <w:r w:rsidRPr="002C5B3D">
        <w:t xml:space="preserve">Benefits of </w:t>
      </w:r>
      <w:r w:rsidR="000E2631">
        <w:t>m</w:t>
      </w:r>
      <w:r w:rsidRPr="002C5B3D">
        <w:t>anaged OpenShift in the Cloud</w:t>
      </w:r>
    </w:p>
    <w:p w14:paraId="5381E227" w14:textId="082FD065" w:rsidR="00916D42" w:rsidRPr="002C5B3D" w:rsidRDefault="003E7E46" w:rsidP="003E7E46">
      <w:pPr>
        <w:pStyle w:val="NormalBPBHEB"/>
      </w:pPr>
      <w:r w:rsidRPr="003E7E46">
        <w:t>By offloading infrastructure management, organizations can focus on innovation rather than operational challenges</w:t>
      </w:r>
      <w:r w:rsidRPr="003E7E46">
        <w:rPr>
          <w:b/>
          <w:bCs/>
        </w:rPr>
        <w:t>.</w:t>
      </w:r>
      <w:r w:rsidRPr="003E7E46">
        <w:t xml:space="preserve"> Managed OpenShift delivers </w:t>
      </w:r>
      <w:r w:rsidRPr="003E7E46">
        <w:rPr>
          <w:b/>
          <w:bCs/>
        </w:rPr>
        <w:t>scalability, security, and automation</w:t>
      </w:r>
      <w:r w:rsidRPr="003E7E46">
        <w:t>, enabling businesses to streamline development workflows, maintain compliance, and optimize performance across dynamic cloud environments</w:t>
      </w:r>
      <w:r w:rsidR="006C67D5">
        <w:t xml:space="preserve"> </w:t>
      </w:r>
      <w:sdt>
        <w:sdtPr>
          <w:id w:val="-1004668911"/>
          <w:citation/>
        </w:sdtPr>
        <w:sdtContent>
          <w:r w:rsidR="006C67D5">
            <w:fldChar w:fldCharType="begin"/>
          </w:r>
          <w:r w:rsidR="006C67D5">
            <w:instrText xml:space="preserve"> CITATION unknown2023m \l 1033 </w:instrText>
          </w:r>
          <w:r w:rsidR="006C67D5">
            <w:fldChar w:fldCharType="separate"/>
          </w:r>
          <w:r w:rsidR="006C67D5" w:rsidRPr="007152E2">
            <w:rPr>
              <w:noProof/>
            </w:rPr>
            <w:t>[24]</w:t>
          </w:r>
          <w:r w:rsidR="006C67D5">
            <w:fldChar w:fldCharType="end"/>
          </w:r>
        </w:sdtContent>
      </w:sdt>
      <w:r w:rsidRPr="003E7E46">
        <w:t>.</w:t>
      </w:r>
    </w:p>
    <w:p w14:paraId="093B0BB5" w14:textId="59E5D022" w:rsidR="0002199A" w:rsidRPr="0002199A" w:rsidRDefault="0002199A" w:rsidP="00001DD2">
      <w:pPr>
        <w:pStyle w:val="NormalBPBHEB"/>
        <w:numPr>
          <w:ilvl w:val="0"/>
          <w:numId w:val="79"/>
        </w:numPr>
      </w:pPr>
      <w:commentRangeStart w:id="150"/>
      <w:commentRangeStart w:id="151"/>
      <w:r w:rsidRPr="0002199A">
        <w:rPr>
          <w:b/>
          <w:bCs/>
        </w:rPr>
        <w:t xml:space="preserve">Reduced </w:t>
      </w:r>
      <w:r w:rsidR="000E2631">
        <w:rPr>
          <w:b/>
          <w:bCs/>
        </w:rPr>
        <w:t>o</w:t>
      </w:r>
      <w:r w:rsidRPr="0002199A">
        <w:rPr>
          <w:b/>
          <w:bCs/>
        </w:rPr>
        <w:t xml:space="preserve">perational </w:t>
      </w:r>
      <w:r w:rsidR="000E2631">
        <w:rPr>
          <w:b/>
          <w:bCs/>
        </w:rPr>
        <w:t>o</w:t>
      </w:r>
      <w:r w:rsidRPr="0002199A">
        <w:rPr>
          <w:b/>
          <w:bCs/>
        </w:rPr>
        <w:t>verhead</w:t>
      </w:r>
      <w:commentRangeEnd w:id="150"/>
      <w:r w:rsidR="000E2631">
        <w:rPr>
          <w:rStyle w:val="CommentReference"/>
          <w:rFonts w:eastAsiaTheme="minorHAnsi" w:cstheme="minorBidi"/>
        </w:rPr>
        <w:commentReference w:id="150"/>
      </w:r>
      <w:commentRangeEnd w:id="151"/>
      <w:r w:rsidR="00552AC4">
        <w:rPr>
          <w:rStyle w:val="CommentReference"/>
          <w:rFonts w:eastAsiaTheme="minorHAnsi" w:cstheme="minorBidi"/>
        </w:rPr>
        <w:commentReference w:id="151"/>
      </w:r>
      <w:r w:rsidRPr="0002199A">
        <w:t>: By outsourcing the management of Kubernetes clusters and OpenShift components, development teams can focus on building applications rather than managing infrastructure</w:t>
      </w:r>
      <w:r w:rsidR="00E076F6" w:rsidRPr="001759C7">
        <w:t>.</w:t>
      </w:r>
    </w:p>
    <w:p w14:paraId="393CC664" w14:textId="6F3DDC92" w:rsidR="0002199A" w:rsidRPr="0002199A" w:rsidRDefault="0002199A" w:rsidP="00001DD2">
      <w:pPr>
        <w:pStyle w:val="NormalBPBHEB"/>
        <w:numPr>
          <w:ilvl w:val="0"/>
          <w:numId w:val="79"/>
        </w:numPr>
      </w:pPr>
      <w:r w:rsidRPr="0002199A">
        <w:rPr>
          <w:b/>
          <w:bCs/>
        </w:rPr>
        <w:t xml:space="preserve">Scalability and </w:t>
      </w:r>
      <w:r w:rsidR="000E2631">
        <w:rPr>
          <w:b/>
          <w:bCs/>
        </w:rPr>
        <w:t>f</w:t>
      </w:r>
      <w:r w:rsidRPr="0002199A">
        <w:rPr>
          <w:b/>
          <w:bCs/>
        </w:rPr>
        <w:t>lexibility</w:t>
      </w:r>
      <w:r w:rsidRPr="0002199A">
        <w:t xml:space="preserve">: Managed OpenShift in the cloud dynamically </w:t>
      </w:r>
      <w:r w:rsidR="006C67D5" w:rsidRPr="0002199A">
        <w:t>scale</w:t>
      </w:r>
      <w:r w:rsidRPr="0002199A">
        <w:t xml:space="preserve"> resources based on application load, ensuring high availability and performance</w:t>
      </w:r>
      <w:r w:rsidR="00E076F6" w:rsidRPr="001759C7">
        <w:t>.</w:t>
      </w:r>
    </w:p>
    <w:p w14:paraId="6B93C789" w14:textId="21EDE385" w:rsidR="0002199A" w:rsidRPr="0002199A" w:rsidRDefault="0002199A" w:rsidP="00001DD2">
      <w:pPr>
        <w:pStyle w:val="NormalBPBHEB"/>
        <w:numPr>
          <w:ilvl w:val="0"/>
          <w:numId w:val="79"/>
        </w:numPr>
      </w:pPr>
      <w:r w:rsidRPr="0002199A">
        <w:rPr>
          <w:b/>
          <w:bCs/>
        </w:rPr>
        <w:t>Simplified CI/CD</w:t>
      </w:r>
      <w:r w:rsidRPr="0002199A">
        <w:t>: With built-in CI/CD capabilities, OpenShift accelerates the development cycle, automating testing, integration, and deployment pipelines</w:t>
      </w:r>
      <w:r w:rsidR="00E076F6" w:rsidRPr="001759C7">
        <w:t>.</w:t>
      </w:r>
    </w:p>
    <w:p w14:paraId="1F5AD17A" w14:textId="07E349CD" w:rsidR="0002199A" w:rsidRPr="0002199A" w:rsidRDefault="0002199A" w:rsidP="00001DD2">
      <w:pPr>
        <w:pStyle w:val="NormalBPBHEB"/>
        <w:numPr>
          <w:ilvl w:val="0"/>
          <w:numId w:val="79"/>
        </w:numPr>
      </w:pPr>
      <w:r w:rsidRPr="0002199A">
        <w:rPr>
          <w:b/>
          <w:bCs/>
        </w:rPr>
        <w:t xml:space="preserve">Enhanced </w:t>
      </w:r>
      <w:r w:rsidR="000E2631">
        <w:rPr>
          <w:b/>
          <w:bCs/>
        </w:rPr>
        <w:t>s</w:t>
      </w:r>
      <w:r w:rsidRPr="0002199A">
        <w:rPr>
          <w:b/>
          <w:bCs/>
        </w:rPr>
        <w:t xml:space="preserve">ecurity and </w:t>
      </w:r>
      <w:r w:rsidR="000E2631">
        <w:rPr>
          <w:b/>
          <w:bCs/>
        </w:rPr>
        <w:t>c</w:t>
      </w:r>
      <w:r w:rsidRPr="0002199A">
        <w:rPr>
          <w:b/>
          <w:bCs/>
        </w:rPr>
        <w:t>ompliance</w:t>
      </w:r>
      <w:r w:rsidRPr="0002199A">
        <w:t>: Managed OpenShift in the cloud integrates with IAM (Identity and Access Management) and provides comprehensive logging, monitoring, and auditing features that help meet stringent security and compliance requirements</w:t>
      </w:r>
      <w:r w:rsidR="00E076F6" w:rsidRPr="001759C7">
        <w:t>.</w:t>
      </w:r>
    </w:p>
    <w:p w14:paraId="7A22EEC9" w14:textId="2207E1E6" w:rsidR="0002199A" w:rsidRDefault="0002199A" w:rsidP="00EC6AAA">
      <w:pPr>
        <w:pStyle w:val="Heading3BPBHEB"/>
      </w:pPr>
      <w:r w:rsidRPr="002C5B3D">
        <w:t xml:space="preserve">Use </w:t>
      </w:r>
      <w:r w:rsidR="000E2631">
        <w:t>c</w:t>
      </w:r>
      <w:r w:rsidRPr="002C5B3D">
        <w:t>ases for Managed OpenShift in the Cloud</w:t>
      </w:r>
    </w:p>
    <w:p w14:paraId="52255CCF" w14:textId="36EC0C88" w:rsidR="00916D42" w:rsidRPr="002C5B3D" w:rsidRDefault="003E7E46" w:rsidP="003E7E46">
      <w:pPr>
        <w:pStyle w:val="NormalBPBHEB"/>
      </w:pPr>
      <w:r w:rsidRPr="003E7E46">
        <w:t xml:space="preserve">Businesses adopting modern cloud strategies require platforms that support scalable </w:t>
      </w:r>
      <w:r w:rsidR="006C67D5" w:rsidRPr="003E7E46">
        <w:t>architecture</w:t>
      </w:r>
      <w:r w:rsidRPr="003E7E46">
        <w:t xml:space="preserve">, hybrid deployments, and DevOps automation. Managed OpenShift caters to </w:t>
      </w:r>
      <w:r w:rsidRPr="003E7E46">
        <w:lastRenderedPageBreak/>
        <w:t xml:space="preserve">diverse workloads, from </w:t>
      </w:r>
      <w:r w:rsidRPr="004F5AB3">
        <w:t>microservices-driven applications to hybrid cloud integrations and fully automated CI/CD pipelines</w:t>
      </w:r>
      <w:r w:rsidRPr="003E7E46">
        <w:t>, making it a preferred solution for enterprises embracing cloud-native development</w:t>
      </w:r>
      <w:r w:rsidR="006C67D5">
        <w:t xml:space="preserve"> </w:t>
      </w:r>
      <w:sdt>
        <w:sdtPr>
          <w:id w:val="-1707949173"/>
          <w:citation/>
        </w:sdtPr>
        <w:sdtContent>
          <w:r w:rsidR="006C67D5">
            <w:fldChar w:fldCharType="begin"/>
          </w:r>
          <w:r w:rsidR="006C67D5">
            <w:instrText xml:space="preserve"> CITATION unknown2023m \l 1033 </w:instrText>
          </w:r>
          <w:r w:rsidR="006C67D5">
            <w:fldChar w:fldCharType="separate"/>
          </w:r>
          <w:r w:rsidR="006C67D5" w:rsidRPr="007152E2">
            <w:rPr>
              <w:noProof/>
            </w:rPr>
            <w:t>[24]</w:t>
          </w:r>
          <w:r w:rsidR="006C67D5">
            <w:fldChar w:fldCharType="end"/>
          </w:r>
        </w:sdtContent>
      </w:sdt>
      <w:r w:rsidRPr="003E7E46">
        <w:t>.</w:t>
      </w:r>
    </w:p>
    <w:p w14:paraId="292FA170" w14:textId="5C83F8E2" w:rsidR="0002199A" w:rsidRPr="0002199A" w:rsidRDefault="0002199A" w:rsidP="00001DD2">
      <w:pPr>
        <w:pStyle w:val="NormalBPBHEB"/>
        <w:numPr>
          <w:ilvl w:val="0"/>
          <w:numId w:val="80"/>
        </w:numPr>
      </w:pPr>
      <w:commentRangeStart w:id="152"/>
      <w:commentRangeStart w:id="153"/>
      <w:r w:rsidRPr="0002199A">
        <w:rPr>
          <w:b/>
          <w:bCs/>
        </w:rPr>
        <w:t xml:space="preserve">Microservices </w:t>
      </w:r>
      <w:r w:rsidR="000E2631">
        <w:rPr>
          <w:b/>
          <w:bCs/>
        </w:rPr>
        <w:t>d</w:t>
      </w:r>
      <w:r w:rsidRPr="0002199A">
        <w:rPr>
          <w:b/>
          <w:bCs/>
        </w:rPr>
        <w:t>eployment</w:t>
      </w:r>
      <w:r w:rsidRPr="0002199A">
        <w:t xml:space="preserve">: </w:t>
      </w:r>
      <w:commentRangeEnd w:id="152"/>
      <w:r w:rsidR="000E2631">
        <w:rPr>
          <w:rStyle w:val="CommentReference"/>
          <w:rFonts w:eastAsiaTheme="minorHAnsi" w:cstheme="minorBidi"/>
        </w:rPr>
        <w:commentReference w:id="152"/>
      </w:r>
      <w:commentRangeEnd w:id="153"/>
      <w:r w:rsidR="00FF6B3A">
        <w:rPr>
          <w:rStyle w:val="CommentReference"/>
          <w:rFonts w:eastAsiaTheme="minorHAnsi" w:cstheme="minorBidi"/>
        </w:rPr>
        <w:commentReference w:id="153"/>
      </w:r>
      <w:r w:rsidRPr="0002199A">
        <w:t>Managed OpenShift is ideal for organizations transitioning to a microservices architecture. It supports the deployment and management of microservices at scale</w:t>
      </w:r>
      <w:r w:rsidR="00E076F6" w:rsidRPr="001759C7">
        <w:t>.</w:t>
      </w:r>
    </w:p>
    <w:p w14:paraId="23510873" w14:textId="2AB69914" w:rsidR="0002199A" w:rsidRPr="0002199A" w:rsidRDefault="0002199A" w:rsidP="00001DD2">
      <w:pPr>
        <w:pStyle w:val="NormalBPBHEB"/>
        <w:numPr>
          <w:ilvl w:val="0"/>
          <w:numId w:val="80"/>
        </w:numPr>
      </w:pPr>
      <w:r w:rsidRPr="0002199A">
        <w:rPr>
          <w:b/>
          <w:bCs/>
        </w:rPr>
        <w:t xml:space="preserve">Hybrid Cloud </w:t>
      </w:r>
      <w:r w:rsidR="000E2631">
        <w:rPr>
          <w:b/>
          <w:bCs/>
        </w:rPr>
        <w:t>s</w:t>
      </w:r>
      <w:r w:rsidRPr="0002199A">
        <w:rPr>
          <w:b/>
          <w:bCs/>
        </w:rPr>
        <w:t>olutions</w:t>
      </w:r>
      <w:r w:rsidRPr="0002199A">
        <w:t>: By offering seamless integration with public and private cloud environments, Managed OpenShift enables hybrid cloud strategies, allowing organizations to run applications across diverse cloud platforms</w:t>
      </w:r>
      <w:r w:rsidR="004B37D1" w:rsidRPr="001759C7">
        <w:t>.</w:t>
      </w:r>
    </w:p>
    <w:p w14:paraId="76BDF78B" w14:textId="3CACE146" w:rsidR="0002199A" w:rsidRPr="0002199A" w:rsidRDefault="0002199A" w:rsidP="00001DD2">
      <w:pPr>
        <w:pStyle w:val="NormalBPBHEB"/>
        <w:numPr>
          <w:ilvl w:val="0"/>
          <w:numId w:val="80"/>
        </w:numPr>
      </w:pPr>
      <w:r w:rsidRPr="0002199A">
        <w:rPr>
          <w:b/>
          <w:bCs/>
        </w:rPr>
        <w:t xml:space="preserve">DevOps and CI/CD </w:t>
      </w:r>
      <w:r w:rsidR="002E5A4D">
        <w:rPr>
          <w:b/>
          <w:bCs/>
        </w:rPr>
        <w:t>p</w:t>
      </w:r>
      <w:r w:rsidRPr="0002199A">
        <w:rPr>
          <w:b/>
          <w:bCs/>
        </w:rPr>
        <w:t>ipelines</w:t>
      </w:r>
      <w:r w:rsidRPr="0002199A">
        <w:t>: Managed OpenShift simplifies the adoption of DevOps practices by integrating CI/CD pipelines directly into the platform, ensuring smooth and consistent deployment processes</w:t>
      </w:r>
      <w:r w:rsidR="004B37D1" w:rsidRPr="001759C7">
        <w:t>.</w:t>
      </w:r>
    </w:p>
    <w:p w14:paraId="70CE928B" w14:textId="2AC29EFC" w:rsidR="0002199A" w:rsidRPr="002C5B3D" w:rsidRDefault="0002199A" w:rsidP="00EC6AAA">
      <w:pPr>
        <w:pStyle w:val="Heading3BPBHEB"/>
      </w:pPr>
      <w:r w:rsidRPr="002C5B3D">
        <w:t xml:space="preserve">Integration with AWS </w:t>
      </w:r>
      <w:r w:rsidR="002E5A4D">
        <w:t>s</w:t>
      </w:r>
      <w:r w:rsidRPr="002C5B3D">
        <w:t>ervices</w:t>
      </w:r>
    </w:p>
    <w:p w14:paraId="3FD8D2DC" w14:textId="0A90A934" w:rsidR="0002199A" w:rsidRPr="0002199A" w:rsidRDefault="0002199A" w:rsidP="00001DD2">
      <w:pPr>
        <w:pStyle w:val="NormalBPBHEB"/>
      </w:pPr>
      <w:r w:rsidRPr="0002199A">
        <w:t>Managed OpenShift in the cloud integrates with various AWS services, enhancing its capabilities and extending its use for different application needs</w:t>
      </w:r>
      <w:r w:rsidR="00654C8A">
        <w:t>. They are as follows</w:t>
      </w:r>
      <w:r w:rsidRPr="0002199A">
        <w:t xml:space="preserve"> </w:t>
      </w:r>
      <w:sdt>
        <w:sdtPr>
          <w:id w:val="-186751490"/>
          <w:citation/>
        </w:sdtPr>
        <w:sdtContent>
          <w:r w:rsidR="004B37D1">
            <w:fldChar w:fldCharType="begin"/>
          </w:r>
          <w:r w:rsidR="004B37D1">
            <w:instrText xml:space="preserve"> CITATION unknown2023m \l 1033 </w:instrText>
          </w:r>
          <w:r w:rsidR="004B37D1">
            <w:fldChar w:fldCharType="separate"/>
          </w:r>
          <w:r w:rsidR="007152E2" w:rsidRPr="007152E2">
            <w:rPr>
              <w:noProof/>
            </w:rPr>
            <w:t>[24]</w:t>
          </w:r>
          <w:r w:rsidR="004B37D1">
            <w:fldChar w:fldCharType="end"/>
          </w:r>
        </w:sdtContent>
      </w:sdt>
      <w:r w:rsidR="004B37D1" w:rsidRPr="001759C7">
        <w:t>.</w:t>
      </w:r>
    </w:p>
    <w:p w14:paraId="7C1E1F34" w14:textId="4E371EE5" w:rsidR="0002199A" w:rsidRPr="0002199A" w:rsidRDefault="0002199A" w:rsidP="00EC6AAA">
      <w:pPr>
        <w:pStyle w:val="NormalBPBHEB"/>
        <w:numPr>
          <w:ilvl w:val="0"/>
          <w:numId w:val="109"/>
        </w:numPr>
      </w:pPr>
      <w:r w:rsidRPr="0002199A">
        <w:rPr>
          <w:b/>
          <w:bCs/>
        </w:rPr>
        <w:t>Amazon EC2 and Amazon S3</w:t>
      </w:r>
      <w:r w:rsidRPr="0002199A">
        <w:t>: These services are often integrated with Managed OpenShift for compute and storage solutions, ensuring that applications can scale dynamically while utilizing secure, reliable cloud storage</w:t>
      </w:r>
      <w:r w:rsidR="004B37D1" w:rsidRPr="001759C7">
        <w:t>.</w:t>
      </w:r>
    </w:p>
    <w:p w14:paraId="2AA01390" w14:textId="12364E86" w:rsidR="0002199A" w:rsidRPr="0002199A" w:rsidRDefault="0002199A" w:rsidP="00EC6AAA">
      <w:pPr>
        <w:pStyle w:val="NormalBPBHEB"/>
        <w:numPr>
          <w:ilvl w:val="0"/>
          <w:numId w:val="109"/>
        </w:numPr>
      </w:pPr>
      <w:r w:rsidRPr="0002199A">
        <w:rPr>
          <w:b/>
          <w:bCs/>
        </w:rPr>
        <w:t>AWS IAM</w:t>
      </w:r>
      <w:r w:rsidRPr="0002199A">
        <w:t>: Integrated with AWS IAM, Managed OpenShift ensures secure access control for cloud resources, providing robust identity and permissions management</w:t>
      </w:r>
      <w:r w:rsidR="004B37D1" w:rsidRPr="001759C7">
        <w:t>.</w:t>
      </w:r>
    </w:p>
    <w:p w14:paraId="5A1B56F3" w14:textId="5C3ECAC4" w:rsidR="0002199A" w:rsidRPr="0002199A" w:rsidRDefault="0002199A" w:rsidP="00EC6AAA">
      <w:pPr>
        <w:pStyle w:val="NormalBPBHEB"/>
        <w:numPr>
          <w:ilvl w:val="0"/>
          <w:numId w:val="109"/>
        </w:numPr>
      </w:pPr>
      <w:r w:rsidRPr="0002199A">
        <w:rPr>
          <w:b/>
          <w:bCs/>
        </w:rPr>
        <w:t>Amazon CloudWatch</w:t>
      </w:r>
      <w:r w:rsidRPr="0002199A">
        <w:t xml:space="preserve">: Managed OpenShift integrates with Amazon CloudWatch for monitoring, enabling organizations to track performance metrics, logs, and health status of applications in </w:t>
      </w:r>
      <w:r w:rsidR="00AB6B76">
        <w:t>real time</w:t>
      </w:r>
      <w:r w:rsidR="004B37D1" w:rsidRPr="001759C7">
        <w:t>.</w:t>
      </w:r>
    </w:p>
    <w:p w14:paraId="2D7927AC" w14:textId="77777777" w:rsidR="00B452A9" w:rsidRPr="005818C1" w:rsidRDefault="00B452A9" w:rsidP="00EC6AAA">
      <w:pPr>
        <w:pStyle w:val="Heading2BPBHEB"/>
      </w:pPr>
      <w:r w:rsidRPr="005818C1">
        <w:t>Robotics: AWS RoboMaker</w:t>
      </w:r>
    </w:p>
    <w:p w14:paraId="1BF3CCD3" w14:textId="0D859DCF" w:rsidR="00B452A9" w:rsidRPr="00B452A9" w:rsidRDefault="00B452A9" w:rsidP="00001DD2">
      <w:pPr>
        <w:pBdr>
          <w:top w:val="nil"/>
          <w:left w:val="nil"/>
          <w:bottom w:val="nil"/>
          <w:right w:val="nil"/>
          <w:between w:val="nil"/>
        </w:pBdr>
        <w:shd w:val="clear" w:color="auto" w:fill="FFFFFF"/>
        <w:spacing w:after="100" w:line="276" w:lineRule="auto"/>
        <w:jc w:val="both"/>
      </w:pPr>
      <w:r w:rsidRPr="00B452A9">
        <w:rPr>
          <w:b/>
          <w:bCs/>
        </w:rPr>
        <w:t>AWS RoboMaker</w:t>
      </w:r>
      <w:r w:rsidRPr="00B452A9">
        <w:t xml:space="preserve"> simplifies the development, testing, and deployment of robotics applications in the cloud. It provides comprehensive tools for building intelligent robots, including simulation environments, fleet management, and integration with the </w:t>
      </w:r>
      <w:r w:rsidRPr="00EC6AAA">
        <w:rPr>
          <w:b/>
          <w:bCs/>
        </w:rPr>
        <w:t>Robot Operating System</w:t>
      </w:r>
      <w:r w:rsidRPr="00B452A9">
        <w:t xml:space="preserve"> (</w:t>
      </w:r>
      <w:r w:rsidRPr="00EC6AAA">
        <w:rPr>
          <w:b/>
          <w:bCs/>
        </w:rPr>
        <w:t>ROS</w:t>
      </w:r>
      <w:r w:rsidRPr="00B452A9">
        <w:t xml:space="preserve">). RoboMaker supports a streamlined workflow, from development and simulation to deployment </w:t>
      </w:r>
      <w:sdt>
        <w:sdtPr>
          <w:id w:val="425937488"/>
          <w:citation/>
        </w:sdtPr>
        <w:sdtContent>
          <w:r w:rsidR="00E84606">
            <w:fldChar w:fldCharType="begin"/>
          </w:r>
          <w:r w:rsidR="00E84606">
            <w:instrText xml:space="preserve"> CITATION unknown2023n \l 1033 </w:instrText>
          </w:r>
          <w:r w:rsidR="00E84606">
            <w:fldChar w:fldCharType="separate"/>
          </w:r>
          <w:r w:rsidR="007152E2" w:rsidRPr="007152E2">
            <w:rPr>
              <w:noProof/>
            </w:rPr>
            <w:t>[33]</w:t>
          </w:r>
          <w:r w:rsidR="00E84606">
            <w:fldChar w:fldCharType="end"/>
          </w:r>
        </w:sdtContent>
      </w:sdt>
      <w:r w:rsidRPr="00B452A9">
        <w:t>.</w:t>
      </w:r>
    </w:p>
    <w:p w14:paraId="73057E3C" w14:textId="346FCB29" w:rsidR="00B452A9" w:rsidRDefault="00B452A9" w:rsidP="00EC6AAA">
      <w:pPr>
        <w:pStyle w:val="Heading3BPBHEB"/>
      </w:pPr>
      <w:r w:rsidRPr="005818C1">
        <w:t xml:space="preserve">Key </w:t>
      </w:r>
      <w:r w:rsidR="00D63D26" w:rsidRPr="005818C1">
        <w:t>features and capabilities</w:t>
      </w:r>
    </w:p>
    <w:p w14:paraId="3EEDBC88" w14:textId="11C01661" w:rsidR="007D12F3" w:rsidRPr="005818C1" w:rsidRDefault="007D12F3" w:rsidP="008518E7">
      <w:pPr>
        <w:pStyle w:val="NormalBPBHEB"/>
      </w:pPr>
      <w:r w:rsidRPr="007D12F3">
        <w:t xml:space="preserve">AWS RoboMaker equips developers with a </w:t>
      </w:r>
      <w:r w:rsidRPr="007D12F3">
        <w:rPr>
          <w:b/>
          <w:bCs/>
        </w:rPr>
        <w:t>comprehensive suite of tools</w:t>
      </w:r>
      <w:r w:rsidRPr="007D12F3">
        <w:t xml:space="preserve"> for building, testing, and deploying robotics </w:t>
      </w:r>
      <w:r w:rsidR="00B611FF" w:rsidRPr="007D12F3">
        <w:t>applications on a</w:t>
      </w:r>
      <w:r w:rsidRPr="007D12F3">
        <w:t xml:space="preserve"> scale. By offering </w:t>
      </w:r>
      <w:r w:rsidRPr="004F5AB3">
        <w:t>realistic simulation environments, fleet management solutions, and deep integration with ROS</w:t>
      </w:r>
      <w:r w:rsidRPr="007D12F3">
        <w:t>, RoboMaker accelerates the development lifecycle of intelligent robots.</w:t>
      </w:r>
    </w:p>
    <w:p w14:paraId="34C8BDDB" w14:textId="7C2195DF" w:rsidR="00B452A9" w:rsidRPr="00B452A9" w:rsidRDefault="00B452A9" w:rsidP="00EC6AAA">
      <w:pPr>
        <w:pStyle w:val="NormalBPBHEB"/>
        <w:numPr>
          <w:ilvl w:val="0"/>
          <w:numId w:val="110"/>
        </w:numPr>
      </w:pPr>
      <w:commentRangeStart w:id="154"/>
      <w:commentRangeStart w:id="155"/>
      <w:r w:rsidRPr="00B452A9">
        <w:rPr>
          <w:b/>
          <w:bCs/>
        </w:rPr>
        <w:t>Simulation environments</w:t>
      </w:r>
      <w:r w:rsidRPr="00B452A9">
        <w:t xml:space="preserve">: </w:t>
      </w:r>
      <w:commentRangeEnd w:id="154"/>
      <w:r w:rsidR="007B4C2D">
        <w:rPr>
          <w:rStyle w:val="CommentReference"/>
          <w:rFonts w:eastAsiaTheme="minorHAnsi" w:cstheme="minorBidi"/>
        </w:rPr>
        <w:commentReference w:id="154"/>
      </w:r>
      <w:commentRangeEnd w:id="155"/>
      <w:r w:rsidR="00001F5F">
        <w:rPr>
          <w:rStyle w:val="CommentReference"/>
          <w:rFonts w:eastAsiaTheme="minorHAnsi" w:cstheme="minorBidi"/>
        </w:rPr>
        <w:commentReference w:id="155"/>
      </w:r>
      <w:r w:rsidRPr="00B452A9">
        <w:t xml:space="preserve">AWS RoboMaker provides realistic testing scenarios before deploying applications to physical robots </w:t>
      </w:r>
      <w:sdt>
        <w:sdtPr>
          <w:id w:val="433095598"/>
          <w:citation/>
        </w:sdtPr>
        <w:sdtContent>
          <w:r w:rsidR="00844C1E">
            <w:fldChar w:fldCharType="begin"/>
          </w:r>
          <w:r w:rsidR="00844C1E">
            <w:instrText xml:space="preserve"> CITATION unknown2023n \l 1033 </w:instrText>
          </w:r>
          <w:r w:rsidR="00844C1E">
            <w:fldChar w:fldCharType="separate"/>
          </w:r>
          <w:r w:rsidR="007152E2" w:rsidRPr="007152E2">
            <w:rPr>
              <w:noProof/>
            </w:rPr>
            <w:t>[33]</w:t>
          </w:r>
          <w:r w:rsidR="00844C1E">
            <w:fldChar w:fldCharType="end"/>
          </w:r>
        </w:sdtContent>
      </w:sdt>
      <w:r w:rsidR="00844C1E" w:rsidRPr="00B452A9">
        <w:t>.</w:t>
      </w:r>
    </w:p>
    <w:p w14:paraId="1428505B" w14:textId="2577A45C" w:rsidR="00B452A9" w:rsidRPr="00B452A9" w:rsidRDefault="00B452A9" w:rsidP="00EC6AAA">
      <w:pPr>
        <w:pStyle w:val="NormalBPBHEB"/>
        <w:numPr>
          <w:ilvl w:val="0"/>
          <w:numId w:val="110"/>
        </w:numPr>
      </w:pPr>
      <w:r w:rsidRPr="00B452A9">
        <w:rPr>
          <w:b/>
          <w:bCs/>
        </w:rPr>
        <w:lastRenderedPageBreak/>
        <w:t>Fleet management</w:t>
      </w:r>
      <w:r w:rsidRPr="00B452A9">
        <w:t xml:space="preserve">: It </w:t>
      </w:r>
      <w:r w:rsidR="002078C6">
        <w:t>provides tools for efficiently managing and scaling robot fleets</w:t>
      </w:r>
      <w:r w:rsidRPr="00B452A9">
        <w:t>.</w:t>
      </w:r>
    </w:p>
    <w:p w14:paraId="699F65B5" w14:textId="09B9183B" w:rsidR="00B452A9" w:rsidRDefault="00B452A9" w:rsidP="00EC6AAA">
      <w:pPr>
        <w:pStyle w:val="NormalBPBHEB"/>
        <w:numPr>
          <w:ilvl w:val="0"/>
          <w:numId w:val="110"/>
        </w:numPr>
      </w:pPr>
      <w:r w:rsidRPr="00B452A9">
        <w:rPr>
          <w:b/>
          <w:bCs/>
        </w:rPr>
        <w:t>ROS integration</w:t>
      </w:r>
      <w:r w:rsidRPr="00B452A9">
        <w:t xml:space="preserve">: Seamlessly integrates with ROS, allowing compatibility with </w:t>
      </w:r>
      <w:r w:rsidR="0037624E" w:rsidRPr="00B452A9">
        <w:t>widely used</w:t>
      </w:r>
      <w:r w:rsidRPr="00B452A9">
        <w:t xml:space="preserve"> robotic frameworks </w:t>
      </w:r>
      <w:sdt>
        <w:sdtPr>
          <w:id w:val="-1274003404"/>
          <w:citation/>
        </w:sdtPr>
        <w:sdtContent>
          <w:r w:rsidR="00844C1E">
            <w:fldChar w:fldCharType="begin"/>
          </w:r>
          <w:r w:rsidR="00844C1E">
            <w:instrText xml:space="preserve"> CITATION unknown2023n \l 1033 </w:instrText>
          </w:r>
          <w:r w:rsidR="00844C1E">
            <w:fldChar w:fldCharType="separate"/>
          </w:r>
          <w:r w:rsidR="007152E2" w:rsidRPr="007152E2">
            <w:rPr>
              <w:noProof/>
            </w:rPr>
            <w:t>[33]</w:t>
          </w:r>
          <w:r w:rsidR="00844C1E">
            <w:fldChar w:fldCharType="end"/>
          </w:r>
        </w:sdtContent>
      </w:sdt>
      <w:r w:rsidR="00844C1E" w:rsidRPr="00B452A9">
        <w:t>.</w:t>
      </w:r>
    </w:p>
    <w:p w14:paraId="02577BF5" w14:textId="4E3A571C" w:rsidR="00391894" w:rsidRDefault="003764BC" w:rsidP="00EC6AAA">
      <w:pPr>
        <w:pStyle w:val="NormalBPBHEB"/>
      </w:pPr>
      <w:r w:rsidRPr="003764BC">
        <w:t xml:space="preserve">To visualize how AWS RoboMaker </w:t>
      </w:r>
      <w:r w:rsidR="00E9434D" w:rsidRPr="003764BC">
        <w:t>helps</w:t>
      </w:r>
      <w:r w:rsidRPr="003764BC">
        <w:t xml:space="preserve"> cloud-based robotic development, </w:t>
      </w:r>
      <w:r w:rsidR="003C47CD" w:rsidRPr="002B2C7C">
        <w:rPr>
          <w:i/>
          <w:iCs/>
          <w:rPrChange w:id="156" w:author="Arya" w:date="2025-03-25T14:12:00Z" w16du:dateUtc="2025-03-25T08:42:00Z">
            <w:rPr>
              <w:b/>
              <w:bCs/>
            </w:rPr>
          </w:rPrChange>
        </w:rPr>
        <w:t>F</w:t>
      </w:r>
      <w:r w:rsidRPr="002B2C7C">
        <w:rPr>
          <w:i/>
          <w:iCs/>
          <w:rPrChange w:id="157" w:author="Arya" w:date="2025-03-25T14:12:00Z" w16du:dateUtc="2025-03-25T08:42:00Z">
            <w:rPr>
              <w:b/>
              <w:bCs/>
            </w:rPr>
          </w:rPrChange>
        </w:rPr>
        <w:t>igure</w:t>
      </w:r>
      <w:r w:rsidR="003C47CD" w:rsidRPr="002B2C7C">
        <w:rPr>
          <w:i/>
          <w:iCs/>
          <w:rPrChange w:id="158" w:author="Arya" w:date="2025-03-25T14:12:00Z" w16du:dateUtc="2025-03-25T08:42:00Z">
            <w:rPr>
              <w:b/>
              <w:bCs/>
            </w:rPr>
          </w:rPrChange>
        </w:rPr>
        <w:t xml:space="preserve"> 7.10</w:t>
      </w:r>
      <w:del w:id="159" w:author="Arya" w:date="2025-03-25T14:12:00Z" w16du:dateUtc="2025-03-25T08:42:00Z">
        <w:r w:rsidR="003C47CD" w:rsidDel="002B2C7C">
          <w:delText xml:space="preserve"> </w:delText>
        </w:r>
        <w:r w:rsidRPr="003764BC" w:rsidDel="002B2C7C">
          <w:delText xml:space="preserve"> below</w:delText>
        </w:r>
      </w:del>
      <w:r w:rsidRPr="003764BC">
        <w:t xml:space="preserve"> illustrates its simulation service in action, </w:t>
      </w:r>
      <w:r w:rsidR="005F355E" w:rsidRPr="003764BC">
        <w:t>highlighting</w:t>
      </w:r>
      <w:r w:rsidRPr="003764BC">
        <w:t xml:space="preserve"> how realistic simulations are used to refine and </w:t>
      </w:r>
      <w:r w:rsidR="00117176" w:rsidRPr="003764BC">
        <w:t>evaluate</w:t>
      </w:r>
      <w:r w:rsidRPr="003764BC">
        <w:t xml:space="preserve"> robotic applications before deploying them to physical </w:t>
      </w:r>
      <w:r w:rsidR="0037624E" w:rsidRPr="003764BC">
        <w:t>robots.</w:t>
      </w:r>
    </w:p>
    <w:p w14:paraId="3367D7AA" w14:textId="77777777" w:rsidR="00F02DB4" w:rsidRPr="00F02DB4" w:rsidRDefault="00F02DB4" w:rsidP="00001DD2">
      <w:pPr>
        <w:pBdr>
          <w:top w:val="nil"/>
          <w:left w:val="nil"/>
          <w:bottom w:val="nil"/>
          <w:right w:val="nil"/>
          <w:between w:val="nil"/>
        </w:pBdr>
        <w:shd w:val="clear" w:color="auto" w:fill="FFFFFF"/>
        <w:spacing w:after="100" w:line="276" w:lineRule="auto"/>
        <w:jc w:val="both"/>
        <w:rPr>
          <w:b/>
          <w:bCs/>
        </w:rPr>
      </w:pPr>
    </w:p>
    <w:p w14:paraId="31C96681" w14:textId="77777777" w:rsidR="00F02DB4" w:rsidRPr="00F02DB4" w:rsidRDefault="00F02DB4" w:rsidP="00EC6AAA">
      <w:pPr>
        <w:pStyle w:val="FigureBPBHEB"/>
      </w:pPr>
      <w:commentRangeStart w:id="160"/>
      <w:commentRangeStart w:id="161"/>
      <w:r w:rsidRPr="00F02DB4">
        <w:rPr>
          <w:noProof/>
        </w:rPr>
        <w:drawing>
          <wp:inline distT="0" distB="0" distL="0" distR="0" wp14:anchorId="1D6D16B1" wp14:editId="309DF431">
            <wp:extent cx="5754200" cy="1495425"/>
            <wp:effectExtent l="0" t="0" r="0" b="0"/>
            <wp:docPr id="389513703" name="Picture 26" descr="A diagram of a run sim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13703" name="Picture 26" descr="A diagram of a run simul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commentRangeEnd w:id="160"/>
      <w:r w:rsidR="00DF7EA4">
        <w:rPr>
          <w:rStyle w:val="CommentReference"/>
          <w:color w:val="000000" w:themeColor="text1"/>
        </w:rPr>
        <w:commentReference w:id="160"/>
      </w:r>
      <w:commentRangeEnd w:id="161"/>
      <w:r w:rsidR="00001F5F">
        <w:rPr>
          <w:rStyle w:val="CommentReference"/>
          <w:color w:val="000000" w:themeColor="text1"/>
        </w:rPr>
        <w:commentReference w:id="161"/>
      </w:r>
    </w:p>
    <w:p w14:paraId="166E4339" w14:textId="3EC54448" w:rsidR="00F02DB4" w:rsidRPr="00F02DB4" w:rsidRDefault="00F02DB4" w:rsidP="00001DD2">
      <w:pPr>
        <w:spacing w:after="240" w:line="276" w:lineRule="auto"/>
        <w:jc w:val="center"/>
        <w:rPr>
          <w:rFonts w:eastAsia="Palatino Linotype" w:cs="Palatino Linotype"/>
          <w:b/>
          <w:bCs/>
          <w:i/>
          <w:iCs/>
          <w:sz w:val="18"/>
          <w:szCs w:val="18"/>
        </w:rPr>
      </w:pPr>
      <w:r w:rsidRPr="00F02DB4">
        <w:rPr>
          <w:rFonts w:eastAsia="Palatino Linotype" w:cs="Palatino Linotype"/>
          <w:b/>
          <w:i/>
          <w:iCs/>
          <w:sz w:val="18"/>
          <w:szCs w:val="18"/>
        </w:rPr>
        <w:t>Figure 7.</w:t>
      </w:r>
      <w:r w:rsidR="00A44A1E">
        <w:rPr>
          <w:rFonts w:eastAsia="Palatino Linotype" w:cs="Palatino Linotype"/>
          <w:b/>
          <w:i/>
          <w:iCs/>
          <w:sz w:val="18"/>
          <w:szCs w:val="18"/>
        </w:rPr>
        <w:fldChar w:fldCharType="begin"/>
      </w:r>
      <w:r w:rsidR="00A44A1E">
        <w:rPr>
          <w:rFonts w:eastAsia="Palatino Linotype" w:cs="Palatino Linotype"/>
          <w:b/>
          <w:i/>
          <w:iCs/>
          <w:sz w:val="18"/>
          <w:szCs w:val="18"/>
        </w:rPr>
        <w:instrText xml:space="preserve"> SEQ Figure \* ARABIC </w:instrText>
      </w:r>
      <w:r w:rsidR="00A44A1E">
        <w:rPr>
          <w:rFonts w:eastAsia="Palatino Linotype" w:cs="Palatino Linotype"/>
          <w:b/>
          <w:i/>
          <w:iCs/>
          <w:sz w:val="18"/>
          <w:szCs w:val="18"/>
        </w:rPr>
        <w:fldChar w:fldCharType="separate"/>
      </w:r>
      <w:r w:rsidR="00A44A1E">
        <w:rPr>
          <w:rFonts w:eastAsia="Palatino Linotype" w:cs="Palatino Linotype"/>
          <w:b/>
          <w:i/>
          <w:iCs/>
          <w:noProof/>
          <w:sz w:val="18"/>
          <w:szCs w:val="18"/>
        </w:rPr>
        <w:t>10</w:t>
      </w:r>
      <w:r w:rsidR="00A44A1E">
        <w:rPr>
          <w:rFonts w:eastAsia="Palatino Linotype" w:cs="Palatino Linotype"/>
          <w:b/>
          <w:i/>
          <w:iCs/>
          <w:sz w:val="18"/>
          <w:szCs w:val="18"/>
        </w:rPr>
        <w:fldChar w:fldCharType="end"/>
      </w:r>
      <w:r w:rsidRPr="00F02DB4">
        <w:rPr>
          <w:rFonts w:eastAsia="Palatino Linotype" w:cs="Palatino Linotype"/>
          <w:b/>
          <w:i/>
          <w:iCs/>
          <w:sz w:val="18"/>
          <w:szCs w:val="18"/>
        </w:rPr>
        <w:t xml:space="preserve">: </w:t>
      </w:r>
      <w:r w:rsidRPr="00F02DB4">
        <w:rPr>
          <w:rFonts w:eastAsia="Palatino Linotype" w:cs="Palatino Linotype"/>
          <w:bCs/>
          <w:i/>
          <w:iCs/>
          <w:sz w:val="18"/>
          <w:szCs w:val="18"/>
        </w:rPr>
        <w:t>AWS RoboMaker cloud-based simulation service (AWS</w:t>
      </w:r>
      <w:r w:rsidRPr="00F02DB4">
        <w:rPr>
          <w:rFonts w:eastAsia="Palatino Linotype" w:cs="Palatino Linotype"/>
          <w:bCs/>
          <w:i/>
          <w:iCs/>
          <w:noProof/>
          <w:sz w:val="18"/>
          <w:szCs w:val="18"/>
        </w:rPr>
        <w:t xml:space="preserve"> Documentation)</w:t>
      </w:r>
    </w:p>
    <w:p w14:paraId="230DC8DE" w14:textId="77777777" w:rsidR="00B452A9" w:rsidRPr="005818C1" w:rsidRDefault="00B452A9" w:rsidP="00EC6AAA">
      <w:pPr>
        <w:pStyle w:val="Heading3BPBHEB"/>
      </w:pPr>
      <w:r w:rsidRPr="005818C1">
        <w:t>Workflow</w:t>
      </w:r>
    </w:p>
    <w:p w14:paraId="62DFA6A4" w14:textId="77777777" w:rsidR="00B452A9" w:rsidRPr="00B452A9" w:rsidRDefault="00B452A9" w:rsidP="00001DD2">
      <w:pPr>
        <w:pBdr>
          <w:top w:val="nil"/>
          <w:left w:val="nil"/>
          <w:bottom w:val="nil"/>
          <w:right w:val="nil"/>
          <w:between w:val="nil"/>
        </w:pBdr>
        <w:shd w:val="clear" w:color="auto" w:fill="FFFFFF"/>
        <w:spacing w:after="100" w:line="276" w:lineRule="auto"/>
        <w:jc w:val="both"/>
      </w:pPr>
      <w:r w:rsidRPr="00B452A9">
        <w:t>RoboMaker's workflow covers:</w:t>
      </w:r>
    </w:p>
    <w:p w14:paraId="3908D20C" w14:textId="77777777" w:rsidR="00B452A9" w:rsidRPr="00B452A9" w:rsidRDefault="00B452A9" w:rsidP="00EC6AAA">
      <w:pPr>
        <w:pStyle w:val="NormalBPBHEB"/>
        <w:numPr>
          <w:ilvl w:val="0"/>
          <w:numId w:val="111"/>
        </w:numPr>
      </w:pPr>
      <w:r w:rsidRPr="00B452A9">
        <w:rPr>
          <w:b/>
          <w:bCs/>
        </w:rPr>
        <w:t>Development</w:t>
      </w:r>
      <w:r w:rsidRPr="00B452A9">
        <w:t>: Use the integrated IDE to build and debug applications.</w:t>
      </w:r>
    </w:p>
    <w:p w14:paraId="226EE27D" w14:textId="77777777" w:rsidR="00B452A9" w:rsidRPr="00B452A9" w:rsidRDefault="00B452A9" w:rsidP="00EC6AAA">
      <w:pPr>
        <w:pStyle w:val="NormalBPBHEB"/>
        <w:numPr>
          <w:ilvl w:val="0"/>
          <w:numId w:val="111"/>
        </w:numPr>
      </w:pPr>
      <w:r w:rsidRPr="00B452A9">
        <w:rPr>
          <w:b/>
          <w:bCs/>
        </w:rPr>
        <w:t>Simulation</w:t>
      </w:r>
      <w:r w:rsidRPr="00B452A9">
        <w:t>: Test applications in virtual environments to refine robot behavior.</w:t>
      </w:r>
    </w:p>
    <w:p w14:paraId="12F39DDE" w14:textId="784CDF6F" w:rsidR="00B452A9" w:rsidRPr="00B452A9" w:rsidRDefault="00B452A9" w:rsidP="00EC6AAA">
      <w:pPr>
        <w:pStyle w:val="NormalBPBHEB"/>
        <w:numPr>
          <w:ilvl w:val="0"/>
          <w:numId w:val="111"/>
        </w:numPr>
      </w:pPr>
      <w:r w:rsidRPr="00B452A9">
        <w:rPr>
          <w:b/>
          <w:bCs/>
        </w:rPr>
        <w:t>Deployment</w:t>
      </w:r>
      <w:r w:rsidRPr="00B452A9">
        <w:t xml:space="preserve">: Deploy tested applications to physical robots using RoboMaker </w:t>
      </w:r>
      <w:sdt>
        <w:sdtPr>
          <w:id w:val="1511325152"/>
          <w:citation/>
        </w:sdtPr>
        <w:sdtContent>
          <w:r w:rsidR="00F44B58">
            <w:fldChar w:fldCharType="begin"/>
          </w:r>
          <w:r w:rsidR="00F44B58">
            <w:instrText xml:space="preserve"> CITATION unknown2023n \l 1033 </w:instrText>
          </w:r>
          <w:r w:rsidR="00F44B58">
            <w:fldChar w:fldCharType="separate"/>
          </w:r>
          <w:r w:rsidR="007152E2" w:rsidRPr="007152E2">
            <w:rPr>
              <w:noProof/>
            </w:rPr>
            <w:t>[33]</w:t>
          </w:r>
          <w:r w:rsidR="00F44B58">
            <w:fldChar w:fldCharType="end"/>
          </w:r>
        </w:sdtContent>
      </w:sdt>
      <w:r w:rsidR="00F44B58" w:rsidRPr="00B452A9">
        <w:t>.</w:t>
      </w:r>
    </w:p>
    <w:p w14:paraId="26FC19ED" w14:textId="06F7BEF7" w:rsidR="00B452A9" w:rsidRDefault="00B452A9" w:rsidP="00B94531">
      <w:pPr>
        <w:pStyle w:val="Heading3BPBHEB"/>
        <w:pPrChange w:id="162" w:author="Arya" w:date="2025-03-25T13:16:00Z" w16du:dateUtc="2025-03-25T07:46:00Z">
          <w:pPr>
            <w:keepNext/>
            <w:keepLines/>
            <w:spacing w:before="40" w:after="0" w:line="276" w:lineRule="auto"/>
            <w:outlineLvl w:val="1"/>
          </w:pPr>
        </w:pPrChange>
      </w:pPr>
      <w:r w:rsidRPr="005818C1">
        <w:t xml:space="preserve">Integration with AWS </w:t>
      </w:r>
      <w:r w:rsidR="00717D1A">
        <w:t>s</w:t>
      </w:r>
      <w:r w:rsidRPr="005818C1">
        <w:t>ervices</w:t>
      </w:r>
    </w:p>
    <w:p w14:paraId="5A515BA4" w14:textId="75DFE3EB" w:rsidR="00AF53AC" w:rsidRPr="005818C1" w:rsidRDefault="00AF53AC" w:rsidP="008518E7">
      <w:pPr>
        <w:pStyle w:val="NormalBPBHEB"/>
      </w:pPr>
      <w:r w:rsidRPr="00AF53AC">
        <w:t xml:space="preserve">Seamless integration with AWS services enhances the </w:t>
      </w:r>
      <w:r w:rsidRPr="00AF53AC">
        <w:rPr>
          <w:b/>
          <w:bCs/>
        </w:rPr>
        <w:t>scalability, storage, and automation</w:t>
      </w:r>
      <w:r w:rsidRPr="00AF53AC">
        <w:t xml:space="preserve"> of robotics applications. AWS RoboMaker leverages </w:t>
      </w:r>
      <w:r w:rsidRPr="00AF53AC">
        <w:rPr>
          <w:b/>
          <w:bCs/>
        </w:rPr>
        <w:t>cloud-native capabilities</w:t>
      </w:r>
      <w:r w:rsidRPr="00AF53AC">
        <w:t xml:space="preserve"> to </w:t>
      </w:r>
      <w:r w:rsidR="00B611FF">
        <w:t>efficiently manage robotics infrastructure,</w:t>
      </w:r>
      <w:r w:rsidRPr="00AF53AC">
        <w:t xml:space="preserve"> ensuring secure data storage and scalable deployments</w:t>
      </w:r>
      <w:r w:rsidR="00EF72BC">
        <w:t xml:space="preserve"> </w:t>
      </w:r>
      <w:sdt>
        <w:sdtPr>
          <w:id w:val="2095038736"/>
          <w:citation/>
        </w:sdtPr>
        <w:sdtContent>
          <w:r w:rsidR="00EF72BC">
            <w:fldChar w:fldCharType="begin"/>
          </w:r>
          <w:r w:rsidR="00EF72BC">
            <w:instrText xml:space="preserve"> CITATION unknown2023n \l 1033 </w:instrText>
          </w:r>
          <w:r w:rsidR="00EF72BC">
            <w:fldChar w:fldCharType="separate"/>
          </w:r>
          <w:r w:rsidR="00EF72BC" w:rsidRPr="007152E2">
            <w:rPr>
              <w:noProof/>
            </w:rPr>
            <w:t>[33]</w:t>
          </w:r>
          <w:r w:rsidR="00EF72BC">
            <w:fldChar w:fldCharType="end"/>
          </w:r>
        </w:sdtContent>
      </w:sdt>
      <w:r w:rsidRPr="00AF53AC">
        <w:t>.</w:t>
      </w:r>
    </w:p>
    <w:p w14:paraId="307B6F7E" w14:textId="76016C23" w:rsidR="00B452A9" w:rsidRPr="00B452A9" w:rsidRDefault="00B452A9" w:rsidP="00EC6AAA">
      <w:pPr>
        <w:pStyle w:val="NormalBPBHEB"/>
        <w:numPr>
          <w:ilvl w:val="0"/>
          <w:numId w:val="112"/>
        </w:numPr>
      </w:pPr>
      <w:r w:rsidRPr="00B452A9">
        <w:rPr>
          <w:b/>
          <w:bCs/>
        </w:rPr>
        <w:t>Amazon S3</w:t>
      </w:r>
      <w:r w:rsidRPr="00B452A9">
        <w:t>: Store simulation data and model files.</w:t>
      </w:r>
    </w:p>
    <w:p w14:paraId="0A70F8D0" w14:textId="3274F6E9" w:rsidR="00B452A9" w:rsidRPr="00B452A9" w:rsidRDefault="00B452A9" w:rsidP="00EC6AAA">
      <w:pPr>
        <w:pStyle w:val="NormalBPBHEB"/>
        <w:numPr>
          <w:ilvl w:val="0"/>
          <w:numId w:val="112"/>
        </w:numPr>
      </w:pPr>
      <w:r w:rsidRPr="00B452A9">
        <w:rPr>
          <w:b/>
          <w:bCs/>
        </w:rPr>
        <w:t>AWS CloudFormation</w:t>
      </w:r>
      <w:r w:rsidRPr="00B452A9">
        <w:t>: Provision infrastructure for robotics applications</w:t>
      </w:r>
      <w:r w:rsidR="00F44B58" w:rsidRPr="00B452A9">
        <w:t>.</w:t>
      </w:r>
    </w:p>
    <w:p w14:paraId="2B05F458" w14:textId="6965AD8B" w:rsidR="00B452A9" w:rsidRDefault="00B452A9" w:rsidP="00EC6AAA">
      <w:pPr>
        <w:pStyle w:val="NormalBPBHEB"/>
        <w:rPr>
          <w:b/>
          <w:bCs/>
        </w:rPr>
      </w:pPr>
      <w:r w:rsidRPr="00EC6AAA">
        <w:rPr>
          <w:b/>
          <w:bCs/>
        </w:rPr>
        <w:t xml:space="preserve">Use </w:t>
      </w:r>
      <w:r w:rsidR="00717D1A" w:rsidRPr="00EC6AAA">
        <w:rPr>
          <w:b/>
          <w:bCs/>
        </w:rPr>
        <w:t>c</w:t>
      </w:r>
      <w:r w:rsidRPr="00EC6AAA">
        <w:rPr>
          <w:b/>
          <w:bCs/>
        </w:rPr>
        <w:t>ases</w:t>
      </w:r>
    </w:p>
    <w:p w14:paraId="01791A29" w14:textId="77777777" w:rsidR="0018503A" w:rsidRPr="0018503A" w:rsidRDefault="0018503A" w:rsidP="0018503A">
      <w:pPr>
        <w:pStyle w:val="NormalBPBHEB"/>
      </w:pPr>
      <w:r w:rsidRPr="0018503A">
        <w:t xml:space="preserve">AWS RoboMaker is widely adopted across </w:t>
      </w:r>
      <w:r w:rsidRPr="0018503A">
        <w:rPr>
          <w:b/>
          <w:bCs/>
        </w:rPr>
        <w:t>industrial automation, research, and education</w:t>
      </w:r>
      <w:r w:rsidRPr="0018503A">
        <w:t xml:space="preserve">, providing a cloud-powered solution for robotics innovation. Organizations leverage RoboMaker to </w:t>
      </w:r>
      <w:r w:rsidRPr="0041142D">
        <w:t>enhance operational efficiency, streamline development, and enable cutting-edge research in AI-driven robotics</w:t>
      </w:r>
      <w:r w:rsidRPr="0018503A">
        <w:t>.</w:t>
      </w:r>
    </w:p>
    <w:p w14:paraId="1E7B90F6" w14:textId="77777777" w:rsidR="00B452A9" w:rsidRPr="00B452A9" w:rsidRDefault="00B452A9" w:rsidP="00EC6AAA">
      <w:pPr>
        <w:pStyle w:val="NormalBPBHEB"/>
        <w:numPr>
          <w:ilvl w:val="0"/>
          <w:numId w:val="113"/>
        </w:numPr>
      </w:pPr>
      <w:r w:rsidRPr="00B452A9">
        <w:rPr>
          <w:b/>
          <w:bCs/>
        </w:rPr>
        <w:t>Industrial automation</w:t>
      </w:r>
      <w:r w:rsidRPr="00B452A9">
        <w:t>: Automating tasks like material handling and inspection.</w:t>
      </w:r>
    </w:p>
    <w:p w14:paraId="057501AA" w14:textId="174CDFD6" w:rsidR="00B452A9" w:rsidRPr="00B452A9" w:rsidRDefault="00B452A9" w:rsidP="00EC6AAA">
      <w:pPr>
        <w:pStyle w:val="NormalBPBHEB"/>
        <w:numPr>
          <w:ilvl w:val="0"/>
          <w:numId w:val="113"/>
        </w:numPr>
      </w:pPr>
      <w:r w:rsidRPr="00B452A9">
        <w:rPr>
          <w:b/>
          <w:bCs/>
        </w:rPr>
        <w:t>Research and education</w:t>
      </w:r>
      <w:r w:rsidRPr="00B452A9">
        <w:t xml:space="preserve">: Supporting robotic research and educational purposes </w:t>
      </w:r>
      <w:sdt>
        <w:sdtPr>
          <w:id w:val="194052175"/>
          <w:citation/>
        </w:sdtPr>
        <w:sdtContent>
          <w:r w:rsidR="00F44B58">
            <w:fldChar w:fldCharType="begin"/>
          </w:r>
          <w:r w:rsidR="00F44B58">
            <w:instrText xml:space="preserve"> CITATION unknown2023n \l 1033 </w:instrText>
          </w:r>
          <w:r w:rsidR="00F44B58">
            <w:fldChar w:fldCharType="separate"/>
          </w:r>
          <w:r w:rsidR="007152E2" w:rsidRPr="007152E2">
            <w:rPr>
              <w:noProof/>
            </w:rPr>
            <w:t>[33]</w:t>
          </w:r>
          <w:r w:rsidR="00F44B58">
            <w:fldChar w:fldCharType="end"/>
          </w:r>
        </w:sdtContent>
      </w:sdt>
      <w:r w:rsidR="00F44B58" w:rsidRPr="00B452A9">
        <w:t>.</w:t>
      </w:r>
    </w:p>
    <w:p w14:paraId="0E39BA95" w14:textId="7CBFA6F4" w:rsidR="00B452A9" w:rsidRPr="005818C1" w:rsidRDefault="00B452A9" w:rsidP="00EC6AAA">
      <w:pPr>
        <w:pStyle w:val="Heading2BPBHEB"/>
      </w:pPr>
      <w:r w:rsidRPr="005818C1">
        <w:lastRenderedPageBreak/>
        <w:t xml:space="preserve">Quantum </w:t>
      </w:r>
      <w:r w:rsidR="00D66C4F">
        <w:t>t</w:t>
      </w:r>
      <w:r w:rsidRPr="005818C1">
        <w:t>echnologies in AWS</w:t>
      </w:r>
    </w:p>
    <w:p w14:paraId="57B798B4" w14:textId="17D89DD7" w:rsidR="00B452A9" w:rsidRPr="00B452A9" w:rsidRDefault="00B452A9" w:rsidP="00EC6AAA">
      <w:pPr>
        <w:pStyle w:val="NormalBPBHEB"/>
      </w:pPr>
      <w:r w:rsidRPr="00B452A9">
        <w:rPr>
          <w:b/>
          <w:bCs/>
        </w:rPr>
        <w:t>Quantum technologies</w:t>
      </w:r>
      <w:r w:rsidRPr="00B452A9">
        <w:t xml:space="preserve"> </w:t>
      </w:r>
      <w:r w:rsidR="003339DF">
        <w:t>represent a significant leap forward in computing, harnessing the principles of quantum mechanics to enable</w:t>
      </w:r>
      <w:r w:rsidRPr="00B452A9">
        <w:t xml:space="preserve"> </w:t>
      </w:r>
      <w:r w:rsidR="007D12F3">
        <w:t>robust</w:t>
      </w:r>
      <w:r w:rsidR="007D12F3" w:rsidRPr="00B452A9">
        <w:t xml:space="preserve"> </w:t>
      </w:r>
      <w:r w:rsidRPr="00B452A9">
        <w:t xml:space="preserve">computation. AWS </w:t>
      </w:r>
      <w:r w:rsidR="00D51A58" w:rsidRPr="00B452A9">
        <w:t>helps</w:t>
      </w:r>
      <w:r w:rsidRPr="00B452A9">
        <w:t xml:space="preserve"> the adoption of quantum computing through services like </w:t>
      </w:r>
      <w:r w:rsidRPr="00B452A9">
        <w:rPr>
          <w:b/>
          <w:bCs/>
        </w:rPr>
        <w:t>Amazon Braket</w:t>
      </w:r>
      <w:r w:rsidRPr="00B452A9">
        <w:t xml:space="preserve">, providing access to diverse quantum processors and tools to experiment with quantum algorithms </w:t>
      </w:r>
      <w:sdt>
        <w:sdtPr>
          <w:id w:val="1170371710"/>
          <w:citation/>
        </w:sdtPr>
        <w:sdtContent>
          <w:r w:rsidR="0020203E">
            <w:fldChar w:fldCharType="begin"/>
          </w:r>
          <w:r w:rsidR="0020203E">
            <w:instrText xml:space="preserve"> CITATION unknown2023o \l 1033 </w:instrText>
          </w:r>
          <w:r w:rsidR="0020203E">
            <w:fldChar w:fldCharType="separate"/>
          </w:r>
          <w:r w:rsidR="007152E2" w:rsidRPr="007152E2">
            <w:rPr>
              <w:noProof/>
            </w:rPr>
            <w:t>[34]</w:t>
          </w:r>
          <w:r w:rsidR="0020203E">
            <w:fldChar w:fldCharType="end"/>
          </w:r>
        </w:sdtContent>
      </w:sdt>
      <w:r w:rsidRPr="00B452A9">
        <w:t>.</w:t>
      </w:r>
    </w:p>
    <w:p w14:paraId="396A2288" w14:textId="5F74C956" w:rsidR="00B452A9" w:rsidRDefault="00B452A9" w:rsidP="00EC6AAA">
      <w:pPr>
        <w:pStyle w:val="Heading3BPBHEB"/>
      </w:pPr>
      <w:r w:rsidRPr="005818C1">
        <w:t xml:space="preserve">Key </w:t>
      </w:r>
      <w:r w:rsidR="00D66C4F">
        <w:t>c</w:t>
      </w:r>
      <w:r w:rsidRPr="005818C1">
        <w:t>oncepts</w:t>
      </w:r>
    </w:p>
    <w:p w14:paraId="3393843B" w14:textId="27E5777A" w:rsidR="00EF5A61" w:rsidRPr="00EF5A61" w:rsidRDefault="00EF5A61" w:rsidP="00EF5A61">
      <w:pPr>
        <w:pStyle w:val="NormalBPBHEB"/>
      </w:pPr>
      <w:r w:rsidRPr="00EF5A61">
        <w:t xml:space="preserve">Understanding </w:t>
      </w:r>
      <w:r w:rsidR="003339DF">
        <w:t xml:space="preserve">the fundamental principles of quantum computing </w:t>
      </w:r>
      <w:r w:rsidRPr="00EF5A61">
        <w:t xml:space="preserve">is crucial for leveraging its computational advantages. AWS provides resources to explore key </w:t>
      </w:r>
      <w:r w:rsidR="003339DF">
        <w:t>concepts in quantum mechanics, including</w:t>
      </w:r>
      <w:r w:rsidRPr="00EF5A61">
        <w:t xml:space="preserve"> qubits, quantum gates, and entanglement, which form the foundation of quantum algorithms and computation</w:t>
      </w:r>
      <w:r w:rsidR="00DF76D7">
        <w:t xml:space="preserve"> </w:t>
      </w:r>
      <w:r w:rsidR="00D761AB" w:rsidRPr="00D761AB">
        <w:t xml:space="preserve"> </w:t>
      </w:r>
      <w:sdt>
        <w:sdtPr>
          <w:id w:val="-2070254526"/>
          <w:citation/>
        </w:sdtPr>
        <w:sdtContent>
          <w:r w:rsidR="00D761AB">
            <w:fldChar w:fldCharType="begin"/>
          </w:r>
          <w:r w:rsidR="00D761AB">
            <w:instrText xml:space="preserve"> CITATION unknown2023o \l 1033 </w:instrText>
          </w:r>
          <w:r w:rsidR="00D761AB">
            <w:fldChar w:fldCharType="separate"/>
          </w:r>
          <w:r w:rsidR="007152E2" w:rsidRPr="007152E2">
            <w:rPr>
              <w:noProof/>
            </w:rPr>
            <w:t>[34]</w:t>
          </w:r>
          <w:r w:rsidR="00D761AB">
            <w:fldChar w:fldCharType="end"/>
          </w:r>
        </w:sdtContent>
      </w:sdt>
      <w:r w:rsidR="00D761AB" w:rsidRPr="00B452A9">
        <w:t>.</w:t>
      </w:r>
    </w:p>
    <w:p w14:paraId="37BB9FE3" w14:textId="4AE882BF" w:rsidR="00B452A9" w:rsidRPr="00B452A9" w:rsidRDefault="00B452A9" w:rsidP="00EC6AAA">
      <w:pPr>
        <w:pStyle w:val="NormalBPBHEB"/>
        <w:numPr>
          <w:ilvl w:val="0"/>
          <w:numId w:val="114"/>
        </w:numPr>
      </w:pPr>
      <w:r w:rsidRPr="00B452A9">
        <w:rPr>
          <w:b/>
          <w:bCs/>
        </w:rPr>
        <w:t>Qubits and Quantum Gates</w:t>
      </w:r>
      <w:r w:rsidRPr="00B452A9">
        <w:t>: Qubits exist in multiple states simultaneously, enabling complex computations.</w:t>
      </w:r>
    </w:p>
    <w:p w14:paraId="33F19132" w14:textId="570BE943" w:rsidR="00B452A9" w:rsidRPr="00B452A9" w:rsidRDefault="00B452A9" w:rsidP="00EC6AAA">
      <w:pPr>
        <w:pStyle w:val="NormalBPBHEB"/>
        <w:numPr>
          <w:ilvl w:val="0"/>
          <w:numId w:val="114"/>
        </w:numPr>
      </w:pPr>
      <w:r w:rsidRPr="00B452A9">
        <w:rPr>
          <w:b/>
          <w:bCs/>
        </w:rPr>
        <w:t>Entanglement</w:t>
      </w:r>
      <w:r w:rsidRPr="00B452A9">
        <w:t>: Qubits influence each other across distances, a fundamental property of quantum systems</w:t>
      </w:r>
      <w:r w:rsidR="00FB77FE">
        <w:t>.</w:t>
      </w:r>
    </w:p>
    <w:p w14:paraId="555BFAD0" w14:textId="77777777" w:rsidR="00B452A9" w:rsidRPr="005818C1" w:rsidRDefault="00B452A9" w:rsidP="00EC6AAA">
      <w:pPr>
        <w:pStyle w:val="Heading3BPBHEB"/>
      </w:pPr>
      <w:r w:rsidRPr="005818C1">
        <w:t>Amazon Braket</w:t>
      </w:r>
    </w:p>
    <w:p w14:paraId="27636689" w14:textId="77777777" w:rsidR="00EF5A61" w:rsidRDefault="00EF5A61" w:rsidP="00EF5A61">
      <w:pPr>
        <w:pBdr>
          <w:top w:val="nil"/>
          <w:left w:val="nil"/>
          <w:bottom w:val="nil"/>
          <w:right w:val="nil"/>
          <w:between w:val="nil"/>
        </w:pBdr>
        <w:shd w:val="clear" w:color="auto" w:fill="FFFFFF"/>
        <w:spacing w:after="100" w:line="276" w:lineRule="auto"/>
        <w:jc w:val="both"/>
      </w:pPr>
      <w:r w:rsidRPr="00EF5A61">
        <w:t>Amazon Braket serves as AWS's gateway to quantum computing, offering a unified environment for designing, testing, and executing quantum algorithms. It provides researchers and developers with access to multiple quantum processors and hybrid computing resources, enabling real-world experimentation with quantum mechanics.</w:t>
      </w:r>
    </w:p>
    <w:p w14:paraId="71072582" w14:textId="1DB32168" w:rsidR="004E4075" w:rsidRPr="00EF5A61" w:rsidRDefault="004E4075" w:rsidP="00EF5A61">
      <w:pPr>
        <w:pBdr>
          <w:top w:val="nil"/>
          <w:left w:val="nil"/>
          <w:bottom w:val="nil"/>
          <w:right w:val="nil"/>
          <w:between w:val="nil"/>
        </w:pBdr>
        <w:shd w:val="clear" w:color="auto" w:fill="FFFFFF"/>
        <w:spacing w:after="100" w:line="276" w:lineRule="auto"/>
        <w:jc w:val="both"/>
      </w:pPr>
      <w:r w:rsidRPr="004E4075">
        <w:t xml:space="preserve">By bridging classical and quantum computing, Amazon Braket </w:t>
      </w:r>
      <w:r w:rsidR="003A634B">
        <w:t>enables users to explore next-generation computational models and push the boundaries of problem-solving in fields such as</w:t>
      </w:r>
      <w:r w:rsidRPr="004E4075">
        <w:t xml:space="preserve"> optimization, cryptography, and materials science.</w:t>
      </w:r>
    </w:p>
    <w:p w14:paraId="761CF687" w14:textId="77777777" w:rsidR="00B452A9" w:rsidRPr="00B452A9" w:rsidRDefault="00B452A9" w:rsidP="00EC6AAA">
      <w:pPr>
        <w:pStyle w:val="NormalBPBHEB"/>
        <w:numPr>
          <w:ilvl w:val="0"/>
          <w:numId w:val="115"/>
        </w:numPr>
      </w:pPr>
      <w:r w:rsidRPr="00B452A9">
        <w:rPr>
          <w:b/>
          <w:bCs/>
        </w:rPr>
        <w:t>Quantum processors</w:t>
      </w:r>
      <w:r w:rsidRPr="00B452A9">
        <w:t>: Access to multiple quantum processors for varied algorithm testing.</w:t>
      </w:r>
    </w:p>
    <w:p w14:paraId="502A810B" w14:textId="12E023B7" w:rsidR="00B452A9" w:rsidRPr="00B452A9" w:rsidRDefault="00B452A9" w:rsidP="00EC6AAA">
      <w:pPr>
        <w:pStyle w:val="NormalBPBHEB"/>
        <w:numPr>
          <w:ilvl w:val="0"/>
          <w:numId w:val="115"/>
        </w:numPr>
      </w:pPr>
      <w:r w:rsidRPr="00B452A9">
        <w:rPr>
          <w:b/>
          <w:bCs/>
        </w:rPr>
        <w:t>Quantum tasks</w:t>
      </w:r>
      <w:r w:rsidRPr="00B452A9">
        <w:t xml:space="preserve">: Execute quantum tasks by selecting processors and algorithms </w:t>
      </w:r>
      <w:r w:rsidR="0020203E">
        <w:t>v</w:t>
      </w:r>
      <w:r w:rsidRPr="00B452A9">
        <w:t>.</w:t>
      </w:r>
    </w:p>
    <w:p w14:paraId="09A56156" w14:textId="2384EDF9" w:rsidR="00B452A9" w:rsidRPr="00B452A9" w:rsidRDefault="00B452A9" w:rsidP="00EC6AAA">
      <w:pPr>
        <w:pStyle w:val="NormalBPBHEB"/>
        <w:numPr>
          <w:ilvl w:val="0"/>
          <w:numId w:val="115"/>
        </w:numPr>
      </w:pPr>
      <w:r w:rsidRPr="00B452A9">
        <w:rPr>
          <w:b/>
          <w:bCs/>
        </w:rPr>
        <w:t>Hybrid quantum-classical computing</w:t>
      </w:r>
      <w:r w:rsidRPr="00B452A9">
        <w:t xml:space="preserve">: Combines quantum and classical computing for complex problem-solving </w:t>
      </w:r>
      <w:sdt>
        <w:sdtPr>
          <w:id w:val="676458124"/>
          <w:citation/>
        </w:sdtPr>
        <w:sdtContent>
          <w:r w:rsidR="004A7129">
            <w:fldChar w:fldCharType="begin"/>
          </w:r>
          <w:r w:rsidR="004A7129">
            <w:instrText xml:space="preserve"> CITATION unknown2023o \l 1033 </w:instrText>
          </w:r>
          <w:r w:rsidR="004A7129">
            <w:fldChar w:fldCharType="separate"/>
          </w:r>
          <w:r w:rsidR="007152E2" w:rsidRPr="007152E2">
            <w:rPr>
              <w:noProof/>
            </w:rPr>
            <w:t>[34]</w:t>
          </w:r>
          <w:r w:rsidR="004A7129">
            <w:fldChar w:fldCharType="end"/>
          </w:r>
        </w:sdtContent>
      </w:sdt>
      <w:r w:rsidRPr="00B452A9">
        <w:t>.</w:t>
      </w:r>
    </w:p>
    <w:p w14:paraId="2893C7A8" w14:textId="1E5CDB42" w:rsidR="00B452A9" w:rsidRDefault="00B452A9" w:rsidP="00EC6AAA">
      <w:pPr>
        <w:pStyle w:val="Heading2BPBHEB"/>
      </w:pPr>
      <w:commentRangeStart w:id="163"/>
      <w:commentRangeStart w:id="164"/>
      <w:r w:rsidRPr="005818C1">
        <w:t xml:space="preserve">Integration with AWS </w:t>
      </w:r>
      <w:r w:rsidR="008B7AC0">
        <w:t>s</w:t>
      </w:r>
      <w:r w:rsidRPr="005818C1">
        <w:t>ervices</w:t>
      </w:r>
      <w:commentRangeEnd w:id="163"/>
      <w:r w:rsidR="008B7AC0">
        <w:rPr>
          <w:rStyle w:val="CommentReference"/>
          <w:rFonts w:eastAsiaTheme="minorHAnsi" w:cstheme="minorBidi"/>
          <w:b w:val="0"/>
          <w:color w:val="000000" w:themeColor="text1"/>
        </w:rPr>
        <w:commentReference w:id="163"/>
      </w:r>
      <w:commentRangeEnd w:id="164"/>
      <w:r w:rsidR="00D667FD">
        <w:rPr>
          <w:rStyle w:val="CommentReference"/>
          <w:rFonts w:eastAsiaTheme="minorHAnsi" w:cstheme="minorBidi"/>
          <w:b w:val="0"/>
          <w:color w:val="000000" w:themeColor="text1"/>
        </w:rPr>
        <w:commentReference w:id="164"/>
      </w:r>
    </w:p>
    <w:p w14:paraId="21141136" w14:textId="56B7D90F" w:rsidR="004F1FD9" w:rsidRPr="004F1FD9" w:rsidRDefault="004F1FD9" w:rsidP="004F1FD9">
      <w:pPr>
        <w:pStyle w:val="NormalBPBHEB"/>
      </w:pPr>
      <w:r w:rsidRPr="004F1FD9">
        <w:t xml:space="preserve">AWS seamlessly integrates quantum computing with its existing cloud infrastructure, </w:t>
      </w:r>
      <w:r w:rsidR="003A634B">
        <w:t>enabling businesses to store, process, and analyze data generated by quantum computing</w:t>
      </w:r>
      <w:r w:rsidRPr="004F1FD9">
        <w:t xml:space="preserve">. By combining quantum resources with AWS services, organizations can enhance efficiency and extend </w:t>
      </w:r>
      <w:r w:rsidR="003A634B">
        <w:t xml:space="preserve">the capabilities of quantum computing </w:t>
      </w:r>
      <w:r w:rsidRPr="004F1FD9">
        <w:t>to broader applications</w:t>
      </w:r>
      <w:r w:rsidR="00D761AB">
        <w:t xml:space="preserve"> </w:t>
      </w:r>
      <w:sdt>
        <w:sdtPr>
          <w:id w:val="-918246114"/>
          <w:citation/>
        </w:sdtPr>
        <w:sdtContent>
          <w:r w:rsidR="00D761AB">
            <w:fldChar w:fldCharType="begin"/>
          </w:r>
          <w:r w:rsidR="00D761AB">
            <w:instrText xml:space="preserve"> CITATION unknown2023o \l 1033 </w:instrText>
          </w:r>
          <w:r w:rsidR="00D761AB">
            <w:fldChar w:fldCharType="separate"/>
          </w:r>
          <w:r w:rsidR="007152E2" w:rsidRPr="007152E2">
            <w:rPr>
              <w:noProof/>
            </w:rPr>
            <w:t>[34]</w:t>
          </w:r>
          <w:r w:rsidR="00D761AB">
            <w:fldChar w:fldCharType="end"/>
          </w:r>
        </w:sdtContent>
      </w:sdt>
      <w:r w:rsidRPr="004F1FD9">
        <w:t>.</w:t>
      </w:r>
    </w:p>
    <w:p w14:paraId="485F4056" w14:textId="61A915B5" w:rsidR="00B452A9" w:rsidRPr="00B452A9" w:rsidRDefault="00B452A9" w:rsidP="00EC6AAA">
      <w:pPr>
        <w:pStyle w:val="NormalBPBHEB"/>
        <w:numPr>
          <w:ilvl w:val="0"/>
          <w:numId w:val="116"/>
        </w:numPr>
      </w:pPr>
      <w:r w:rsidRPr="00B452A9">
        <w:rPr>
          <w:b/>
          <w:bCs/>
        </w:rPr>
        <w:t>Amazon S3</w:t>
      </w:r>
      <w:r w:rsidRPr="00B452A9">
        <w:t>: Store quantum data and results</w:t>
      </w:r>
      <w:r w:rsidR="00FB77FE">
        <w:t>.</w:t>
      </w:r>
    </w:p>
    <w:p w14:paraId="093407F3" w14:textId="59EC081A" w:rsidR="00B452A9" w:rsidRPr="00B452A9" w:rsidRDefault="00B452A9" w:rsidP="00EC6AAA">
      <w:pPr>
        <w:pStyle w:val="NormalBPBHEB"/>
        <w:numPr>
          <w:ilvl w:val="0"/>
          <w:numId w:val="116"/>
        </w:numPr>
      </w:pPr>
      <w:r w:rsidRPr="00B452A9">
        <w:rPr>
          <w:b/>
          <w:bCs/>
        </w:rPr>
        <w:t>AWS Lambda</w:t>
      </w:r>
      <w:r w:rsidRPr="00B452A9">
        <w:t>: Execute serverless functions triggered by quantum tasks.</w:t>
      </w:r>
    </w:p>
    <w:p w14:paraId="2C21AD8D" w14:textId="6B5445D8" w:rsidR="00B452A9" w:rsidRDefault="00B452A9" w:rsidP="00EC6AAA">
      <w:pPr>
        <w:pStyle w:val="NormalBPBHEB"/>
        <w:rPr>
          <w:b/>
          <w:bCs/>
        </w:rPr>
      </w:pPr>
      <w:r w:rsidRPr="00EC6AAA">
        <w:rPr>
          <w:b/>
          <w:bCs/>
        </w:rPr>
        <w:t xml:space="preserve">Use </w:t>
      </w:r>
      <w:r w:rsidR="008B7AC0" w:rsidRPr="00EC6AAA">
        <w:rPr>
          <w:b/>
          <w:bCs/>
        </w:rPr>
        <w:t>c</w:t>
      </w:r>
      <w:r w:rsidRPr="00EC6AAA">
        <w:rPr>
          <w:b/>
          <w:bCs/>
        </w:rPr>
        <w:t>ases</w:t>
      </w:r>
    </w:p>
    <w:p w14:paraId="765AF1FA" w14:textId="1FDAC6B1" w:rsidR="004F1FD9" w:rsidRPr="004F1FD9" w:rsidRDefault="004F1FD9" w:rsidP="004F1FD9">
      <w:pPr>
        <w:pStyle w:val="NormalBPBHEB"/>
      </w:pPr>
      <w:r w:rsidRPr="004F1FD9">
        <w:lastRenderedPageBreak/>
        <w:t>Quantum computing has the potential to revolutionize industries by tackling problems beyond the reach of classical computing. AWS Braket enables researchers, scientists, and businesses to experiment with quantum algorithms, optimize computations, and explore novel applications in fields such as cryptography, materials science, and artificial intelligence</w:t>
      </w:r>
      <w:r w:rsidR="00D761AB">
        <w:t xml:space="preserve"> </w:t>
      </w:r>
      <w:sdt>
        <w:sdtPr>
          <w:id w:val="-1392179613"/>
          <w:citation/>
        </w:sdtPr>
        <w:sdtContent>
          <w:r w:rsidR="00D761AB">
            <w:fldChar w:fldCharType="begin"/>
          </w:r>
          <w:r w:rsidR="00D761AB">
            <w:instrText xml:space="preserve"> CITATION unknown2023o \l 1033 </w:instrText>
          </w:r>
          <w:r w:rsidR="00D761AB">
            <w:fldChar w:fldCharType="separate"/>
          </w:r>
          <w:r w:rsidR="007152E2" w:rsidRPr="007152E2">
            <w:rPr>
              <w:noProof/>
            </w:rPr>
            <w:t>[34]</w:t>
          </w:r>
          <w:r w:rsidR="00D761AB">
            <w:fldChar w:fldCharType="end"/>
          </w:r>
        </w:sdtContent>
      </w:sdt>
      <w:r w:rsidR="00D761AB" w:rsidRPr="00B452A9">
        <w:t>.</w:t>
      </w:r>
    </w:p>
    <w:p w14:paraId="230BBD83" w14:textId="1D79885B" w:rsidR="00B452A9" w:rsidRPr="00B452A9" w:rsidRDefault="00B452A9" w:rsidP="00001DD2">
      <w:pPr>
        <w:numPr>
          <w:ilvl w:val="0"/>
          <w:numId w:val="75"/>
        </w:numPr>
        <w:pBdr>
          <w:top w:val="nil"/>
          <w:left w:val="nil"/>
          <w:bottom w:val="nil"/>
          <w:right w:val="nil"/>
          <w:between w:val="nil"/>
        </w:pBdr>
        <w:shd w:val="clear" w:color="auto" w:fill="FFFFFF"/>
        <w:spacing w:after="100" w:line="276" w:lineRule="auto"/>
        <w:jc w:val="both"/>
      </w:pPr>
      <w:r w:rsidRPr="00B452A9">
        <w:rPr>
          <w:b/>
          <w:bCs/>
        </w:rPr>
        <w:t>Quantum algorithm development</w:t>
      </w:r>
      <w:r w:rsidRPr="00B452A9">
        <w:t>: For refining and testing algorithms.</w:t>
      </w:r>
    </w:p>
    <w:p w14:paraId="1472026A" w14:textId="27AA89A9" w:rsidR="00B452A9" w:rsidRPr="00B452A9" w:rsidRDefault="00B452A9" w:rsidP="00001DD2">
      <w:pPr>
        <w:numPr>
          <w:ilvl w:val="0"/>
          <w:numId w:val="75"/>
        </w:numPr>
        <w:pBdr>
          <w:top w:val="nil"/>
          <w:left w:val="nil"/>
          <w:bottom w:val="nil"/>
          <w:right w:val="nil"/>
          <w:between w:val="nil"/>
        </w:pBdr>
        <w:shd w:val="clear" w:color="auto" w:fill="FFFFFF"/>
        <w:spacing w:after="100" w:line="276" w:lineRule="auto"/>
        <w:jc w:val="both"/>
      </w:pPr>
      <w:r w:rsidRPr="00B452A9">
        <w:rPr>
          <w:b/>
          <w:bCs/>
        </w:rPr>
        <w:t>Exploring quantum capabilities</w:t>
      </w:r>
      <w:r w:rsidRPr="00B452A9">
        <w:t>: Testing quantum computing applications without dedicated infrastructure.</w:t>
      </w:r>
    </w:p>
    <w:p w14:paraId="74D35C58" w14:textId="77777777" w:rsidR="00B452A9" w:rsidRDefault="00B452A9" w:rsidP="00EC6AAA">
      <w:pPr>
        <w:pStyle w:val="Heading3BPBHEB"/>
      </w:pPr>
      <w:r w:rsidRPr="005818C1">
        <w:t>Challenges</w:t>
      </w:r>
    </w:p>
    <w:p w14:paraId="774B11EC" w14:textId="00E3AD02" w:rsidR="004F1FD9" w:rsidRPr="004F1FD9" w:rsidRDefault="004F1FD9" w:rsidP="004F1FD9">
      <w:pPr>
        <w:pStyle w:val="NormalBPBHEB"/>
      </w:pPr>
      <w:r w:rsidRPr="004F1FD9">
        <w:t>Despite its transformative potential, quantum computing faces several technical and practical challenges. Issues such as error rates, resource optimization, and quantum decoherence require ongoing advancements in hardware and algorithm development. AWS provides tools and research support to address these challenges, helping users maximize the benefits of quantum computing</w:t>
      </w:r>
      <w:r w:rsidR="00F228A0">
        <w:t xml:space="preserve"> </w:t>
      </w:r>
      <w:sdt>
        <w:sdtPr>
          <w:id w:val="256407327"/>
          <w:citation/>
        </w:sdtPr>
        <w:sdtContent>
          <w:r w:rsidR="00F228A0">
            <w:fldChar w:fldCharType="begin"/>
          </w:r>
          <w:r w:rsidR="00F228A0">
            <w:instrText xml:space="preserve"> CITATION unknown2023o \l 1033 </w:instrText>
          </w:r>
          <w:r w:rsidR="00F228A0">
            <w:fldChar w:fldCharType="separate"/>
          </w:r>
          <w:r w:rsidR="007152E2" w:rsidRPr="007152E2">
            <w:rPr>
              <w:noProof/>
            </w:rPr>
            <w:t>[34]</w:t>
          </w:r>
          <w:r w:rsidR="00F228A0">
            <w:fldChar w:fldCharType="end"/>
          </w:r>
        </w:sdtContent>
      </w:sdt>
      <w:r w:rsidR="00F228A0" w:rsidRPr="00B452A9">
        <w:t>.</w:t>
      </w:r>
    </w:p>
    <w:p w14:paraId="6B8A92E1" w14:textId="46BC42D1" w:rsidR="00B452A9" w:rsidRPr="00B452A9" w:rsidRDefault="00B452A9" w:rsidP="00EC6AAA">
      <w:pPr>
        <w:pStyle w:val="NormalBPBHEB"/>
        <w:numPr>
          <w:ilvl w:val="0"/>
          <w:numId w:val="117"/>
        </w:numPr>
      </w:pPr>
      <w:r w:rsidRPr="00B452A9">
        <w:rPr>
          <w:b/>
          <w:bCs/>
        </w:rPr>
        <w:t>Error correction</w:t>
      </w:r>
      <w:r w:rsidRPr="00B452A9">
        <w:t>: Quantum computing’s susceptibility to errors requires effective strategies.</w:t>
      </w:r>
    </w:p>
    <w:p w14:paraId="3E31A5C5" w14:textId="2DFD5407" w:rsidR="00B452A9" w:rsidRPr="00B452A9" w:rsidRDefault="00B452A9" w:rsidP="00EC6AAA">
      <w:pPr>
        <w:pStyle w:val="NormalBPBHEB"/>
        <w:numPr>
          <w:ilvl w:val="0"/>
          <w:numId w:val="117"/>
        </w:numPr>
      </w:pPr>
      <w:r w:rsidRPr="00B452A9">
        <w:rPr>
          <w:b/>
          <w:bCs/>
        </w:rPr>
        <w:t>Resource allocation</w:t>
      </w:r>
      <w:r w:rsidRPr="00B452A9">
        <w:t xml:space="preserve">: Optimal quantum processor and task configuration are key </w:t>
      </w:r>
      <w:r w:rsidR="003A634B">
        <w:t>to</w:t>
      </w:r>
      <w:r w:rsidR="003A634B" w:rsidRPr="00B452A9">
        <w:t xml:space="preserve"> </w:t>
      </w:r>
      <w:r w:rsidRPr="00B452A9">
        <w:t>success.</w:t>
      </w:r>
    </w:p>
    <w:p w14:paraId="577B1914" w14:textId="5D53B134" w:rsidR="00B452A9" w:rsidRPr="005818C1" w:rsidRDefault="00B452A9" w:rsidP="00EC6AAA">
      <w:pPr>
        <w:pStyle w:val="Heading2BPBHEB"/>
      </w:pPr>
      <w:r w:rsidRPr="005818C1">
        <w:t xml:space="preserve">Developer </w:t>
      </w:r>
      <w:r w:rsidR="008B7AC0">
        <w:t>t</w:t>
      </w:r>
      <w:r w:rsidRPr="005818C1">
        <w:t>ools and DevOps in AWS</w:t>
      </w:r>
    </w:p>
    <w:p w14:paraId="5B3C9513" w14:textId="03920137" w:rsidR="00F32B9C" w:rsidRPr="00B452A9" w:rsidRDefault="00F32B9C" w:rsidP="00EC6AAA">
      <w:pPr>
        <w:pStyle w:val="NormalBPBHEB"/>
      </w:pPr>
      <w:r w:rsidRPr="00F32B9C">
        <w:t xml:space="preserve">AWS </w:t>
      </w:r>
      <w:r w:rsidRPr="000E2D80">
        <w:rPr>
          <w:b/>
          <w:bCs/>
        </w:rPr>
        <w:t>Developer Tools</w:t>
      </w:r>
      <w:r w:rsidRPr="00F32B9C">
        <w:t xml:space="preserve"> and </w:t>
      </w:r>
      <w:r w:rsidRPr="000E2D80">
        <w:rPr>
          <w:b/>
          <w:bCs/>
        </w:rPr>
        <w:t>DevOps</w:t>
      </w:r>
      <w:r w:rsidRPr="00F32B9C">
        <w:t xml:space="preserve"> services empower development teams by automating software delivery, optimizing infrastructure management, and enhancing operational efficiency. These tools are designed to streamline </w:t>
      </w:r>
      <w:r w:rsidRPr="000E2D80">
        <w:rPr>
          <w:b/>
          <w:bCs/>
        </w:rPr>
        <w:t>continuous integration and continuous delivery (CI/CD)</w:t>
      </w:r>
      <w:r w:rsidRPr="00F32B9C">
        <w:t>, infrastructure provisioning, and deployment automation, allowing developers to focus on innovation rather than manual configurations.</w:t>
      </w:r>
      <w:r w:rsidR="000E2D80">
        <w:t xml:space="preserve"> </w:t>
      </w:r>
      <w:sdt>
        <w:sdtPr>
          <w:id w:val="-2062851272"/>
          <w:citation/>
        </w:sdtPr>
        <w:sdtContent>
          <w:r w:rsidR="000E2D80">
            <w:fldChar w:fldCharType="begin"/>
          </w:r>
          <w:r w:rsidR="000E2D80">
            <w:instrText xml:space="preserve"> CITATION Ama23 \l 1033 </w:instrText>
          </w:r>
          <w:r w:rsidR="000E2D80">
            <w:fldChar w:fldCharType="separate"/>
          </w:r>
          <w:r w:rsidR="007152E2" w:rsidRPr="007152E2">
            <w:rPr>
              <w:noProof/>
            </w:rPr>
            <w:t>[35]</w:t>
          </w:r>
          <w:r w:rsidR="000E2D80">
            <w:fldChar w:fldCharType="end"/>
          </w:r>
        </w:sdtContent>
      </w:sdt>
      <w:r w:rsidR="000E2D80" w:rsidRPr="00B452A9">
        <w:t xml:space="preserve"> </w:t>
      </w:r>
      <w:sdt>
        <w:sdtPr>
          <w:id w:val="-1253589178"/>
          <w:citation/>
        </w:sdtPr>
        <w:sdtContent>
          <w:r w:rsidR="000E2D80">
            <w:fldChar w:fldCharType="begin"/>
          </w:r>
          <w:r w:rsidR="000E2D80">
            <w:instrText xml:space="preserve"> CITATION a2023r \l 1033 </w:instrText>
          </w:r>
          <w:r w:rsidR="000E2D80">
            <w:fldChar w:fldCharType="separate"/>
          </w:r>
          <w:r w:rsidR="007152E2" w:rsidRPr="007152E2">
            <w:rPr>
              <w:noProof/>
            </w:rPr>
            <w:t>[36]</w:t>
          </w:r>
          <w:r w:rsidR="000E2D80">
            <w:fldChar w:fldCharType="end"/>
          </w:r>
        </w:sdtContent>
      </w:sdt>
      <w:r w:rsidR="000E2D80" w:rsidRPr="00B452A9">
        <w:t>.</w:t>
      </w:r>
      <w:r w:rsidRPr="00F32B9C">
        <w:t xml:space="preserve"> The following key areas highlight how AWS accelerates modern DevOps workflows:</w:t>
      </w:r>
    </w:p>
    <w:p w14:paraId="01AB98EB" w14:textId="7ABD5088" w:rsidR="00B452A9" w:rsidRPr="00B452A9" w:rsidRDefault="00B452A9" w:rsidP="00EC6AAA">
      <w:pPr>
        <w:pStyle w:val="NormalBPBHEB"/>
        <w:numPr>
          <w:ilvl w:val="0"/>
          <w:numId w:val="118"/>
        </w:numPr>
      </w:pPr>
      <w:commentRangeStart w:id="165"/>
      <w:commentRangeStart w:id="166"/>
      <w:r w:rsidRPr="00B452A9">
        <w:rPr>
          <w:b/>
          <w:bCs/>
        </w:rPr>
        <w:t>CI/CD</w:t>
      </w:r>
      <w:commentRangeEnd w:id="165"/>
      <w:r w:rsidR="007B4C2D">
        <w:rPr>
          <w:rStyle w:val="CommentReference"/>
          <w:rFonts w:eastAsiaTheme="minorHAnsi" w:cstheme="minorBidi"/>
        </w:rPr>
        <w:commentReference w:id="165"/>
      </w:r>
      <w:commentRangeEnd w:id="166"/>
      <w:r w:rsidR="00A93737">
        <w:rPr>
          <w:rStyle w:val="CommentReference"/>
          <w:rFonts w:eastAsiaTheme="minorHAnsi" w:cstheme="minorBidi"/>
        </w:rPr>
        <w:commentReference w:id="166"/>
      </w:r>
      <w:r w:rsidRPr="00B452A9">
        <w:t xml:space="preserve">: Integrating </w:t>
      </w:r>
      <w:r w:rsidRPr="00B452A9">
        <w:rPr>
          <w:b/>
          <w:bCs/>
        </w:rPr>
        <w:t>AWS CodeCommit</w:t>
      </w:r>
      <w:r w:rsidRPr="00B452A9">
        <w:t xml:space="preserve"> and </w:t>
      </w:r>
      <w:r w:rsidRPr="00B452A9">
        <w:rPr>
          <w:b/>
          <w:bCs/>
        </w:rPr>
        <w:t>AWS CodePipeline</w:t>
      </w:r>
      <w:r w:rsidRPr="00B452A9">
        <w:t xml:space="preserve"> streamlines code management and automation </w:t>
      </w:r>
      <w:sdt>
        <w:sdtPr>
          <w:id w:val="-1297372272"/>
          <w:citation/>
        </w:sdtPr>
        <w:sdtContent>
          <w:r w:rsidR="00E60846">
            <w:fldChar w:fldCharType="begin"/>
          </w:r>
          <w:r w:rsidR="00E60846">
            <w:instrText xml:space="preserve"> CITATION unknown2023a \l 1033 </w:instrText>
          </w:r>
          <w:r w:rsidR="00E60846">
            <w:fldChar w:fldCharType="separate"/>
          </w:r>
          <w:r w:rsidR="007152E2" w:rsidRPr="007152E2">
            <w:rPr>
              <w:noProof/>
            </w:rPr>
            <w:t>[37]</w:t>
          </w:r>
          <w:r w:rsidR="00E60846">
            <w:fldChar w:fldCharType="end"/>
          </w:r>
        </w:sdtContent>
      </w:sdt>
      <w:r w:rsidR="00E60846">
        <w:t xml:space="preserve">; </w:t>
      </w:r>
      <w:sdt>
        <w:sdtPr>
          <w:id w:val="1547562227"/>
          <w:citation/>
        </w:sdtPr>
        <w:sdtContent>
          <w:r w:rsidR="00E60846">
            <w:fldChar w:fldCharType="begin"/>
          </w:r>
          <w:r w:rsidR="00E60846">
            <w:instrText xml:space="preserve"> CITATION unknown2023c \l 1033 </w:instrText>
          </w:r>
          <w:r w:rsidR="00E60846">
            <w:fldChar w:fldCharType="separate"/>
          </w:r>
          <w:r w:rsidR="007152E2" w:rsidRPr="007152E2">
            <w:rPr>
              <w:noProof/>
            </w:rPr>
            <w:t>[38]</w:t>
          </w:r>
          <w:r w:rsidR="00E60846">
            <w:fldChar w:fldCharType="end"/>
          </w:r>
        </w:sdtContent>
      </w:sdt>
      <w:r w:rsidRPr="00B452A9">
        <w:t>.</w:t>
      </w:r>
    </w:p>
    <w:p w14:paraId="2F160FAB" w14:textId="495B9838" w:rsidR="00B452A9" w:rsidRPr="00B452A9" w:rsidRDefault="00B452A9" w:rsidP="00EC6AAA">
      <w:pPr>
        <w:pStyle w:val="NormalBPBHEB"/>
        <w:numPr>
          <w:ilvl w:val="0"/>
          <w:numId w:val="118"/>
        </w:numPr>
      </w:pPr>
      <w:r w:rsidRPr="00B452A9">
        <w:rPr>
          <w:b/>
          <w:bCs/>
        </w:rPr>
        <w:t>Cloud Development Kit</w:t>
      </w:r>
      <w:r w:rsidRPr="00B452A9">
        <w:t xml:space="preserve">: </w:t>
      </w:r>
      <w:r w:rsidRPr="00B452A9">
        <w:rPr>
          <w:b/>
          <w:bCs/>
        </w:rPr>
        <w:t>AWS CDK</w:t>
      </w:r>
      <w:r w:rsidRPr="00B452A9">
        <w:t xml:space="preserve"> promotes </w:t>
      </w:r>
      <w:r w:rsidRPr="00B452A9">
        <w:rPr>
          <w:b/>
          <w:bCs/>
        </w:rPr>
        <w:t>Infrastructure as Code</w:t>
      </w:r>
      <w:r w:rsidRPr="00B452A9">
        <w:t>, making it easier to define cloud infrastructure</w:t>
      </w:r>
      <w:r w:rsidR="00E60846">
        <w:t xml:space="preserve"> </w:t>
      </w:r>
      <w:sdt>
        <w:sdtPr>
          <w:id w:val="2043481295"/>
          <w:citation/>
        </w:sdtPr>
        <w:sdtContent>
          <w:r w:rsidR="00E60846">
            <w:fldChar w:fldCharType="begin"/>
          </w:r>
          <w:r w:rsidR="00E60846">
            <w:instrText xml:space="preserve"> CITATION a2023t \l 1033 </w:instrText>
          </w:r>
          <w:r w:rsidR="00E60846">
            <w:fldChar w:fldCharType="separate"/>
          </w:r>
          <w:r w:rsidR="007152E2" w:rsidRPr="007152E2">
            <w:rPr>
              <w:noProof/>
            </w:rPr>
            <w:t>[39]</w:t>
          </w:r>
          <w:r w:rsidR="00E60846">
            <w:fldChar w:fldCharType="end"/>
          </w:r>
        </w:sdtContent>
      </w:sdt>
      <w:r w:rsidRPr="00B452A9">
        <w:t>.</w:t>
      </w:r>
    </w:p>
    <w:p w14:paraId="7C63D19C" w14:textId="26C7AFE5" w:rsidR="00B452A9" w:rsidRPr="00B452A9" w:rsidRDefault="00B452A9" w:rsidP="00EC6AAA">
      <w:pPr>
        <w:pStyle w:val="NormalBPBHEB"/>
        <w:numPr>
          <w:ilvl w:val="0"/>
          <w:numId w:val="118"/>
        </w:numPr>
      </w:pPr>
      <w:r w:rsidRPr="00B452A9">
        <w:rPr>
          <w:b/>
          <w:bCs/>
        </w:rPr>
        <w:t>DevOps Automation</w:t>
      </w:r>
      <w:r w:rsidRPr="00B452A9">
        <w:t xml:space="preserve">: Tools like </w:t>
      </w:r>
      <w:r w:rsidRPr="00B452A9">
        <w:rPr>
          <w:b/>
          <w:bCs/>
        </w:rPr>
        <w:t>AWS CodeDeploy</w:t>
      </w:r>
      <w:r w:rsidRPr="00B452A9">
        <w:t xml:space="preserve"> and </w:t>
      </w:r>
      <w:r w:rsidRPr="00B452A9">
        <w:rPr>
          <w:b/>
          <w:bCs/>
        </w:rPr>
        <w:t>AWS Fargate</w:t>
      </w:r>
      <w:r w:rsidRPr="00B452A9">
        <w:t xml:space="preserve"> simplify deployment and management</w:t>
      </w:r>
      <w:r w:rsidR="00CD0053">
        <w:t xml:space="preserve"> </w:t>
      </w:r>
      <w:sdt>
        <w:sdtPr>
          <w:id w:val="85579186"/>
          <w:citation/>
        </w:sdtPr>
        <w:sdtContent>
          <w:r w:rsidR="00CD0053">
            <w:fldChar w:fldCharType="begin"/>
          </w:r>
          <w:r w:rsidR="00CD0053">
            <w:instrText xml:space="preserve"> CITATION unknown2023b \l 1033 </w:instrText>
          </w:r>
          <w:r w:rsidR="00CD0053">
            <w:fldChar w:fldCharType="separate"/>
          </w:r>
          <w:r w:rsidR="007152E2" w:rsidRPr="007152E2">
            <w:rPr>
              <w:noProof/>
            </w:rPr>
            <w:t>[40]</w:t>
          </w:r>
          <w:r w:rsidR="00CD0053">
            <w:fldChar w:fldCharType="end"/>
          </w:r>
        </w:sdtContent>
      </w:sdt>
      <w:r w:rsidR="00CD0053">
        <w:t xml:space="preserve">; </w:t>
      </w:r>
      <w:sdt>
        <w:sdtPr>
          <w:id w:val="1226650860"/>
          <w:citation/>
        </w:sdtPr>
        <w:sdtContent>
          <w:r w:rsidR="00CD0053">
            <w:fldChar w:fldCharType="begin"/>
          </w:r>
          <w:r w:rsidR="00CD0053">
            <w:instrText xml:space="preserve"> CITATION a2023n \l 1033 </w:instrText>
          </w:r>
          <w:r w:rsidR="00CD0053">
            <w:fldChar w:fldCharType="separate"/>
          </w:r>
          <w:r w:rsidR="007152E2" w:rsidRPr="007152E2">
            <w:rPr>
              <w:noProof/>
            </w:rPr>
            <w:t>[30]</w:t>
          </w:r>
          <w:r w:rsidR="00CD0053">
            <w:fldChar w:fldCharType="end"/>
          </w:r>
        </w:sdtContent>
      </w:sdt>
      <w:r w:rsidRPr="00B452A9">
        <w:t>.</w:t>
      </w:r>
    </w:p>
    <w:p w14:paraId="2AAA94F5" w14:textId="025D5817" w:rsidR="00B452A9" w:rsidRPr="00506522" w:rsidRDefault="00B452A9" w:rsidP="00EC6AAA">
      <w:pPr>
        <w:pStyle w:val="NormalBPBHEB"/>
      </w:pPr>
      <w:r w:rsidRPr="00B452A9">
        <w:t xml:space="preserve">The integration of AWS tools into DevOps and cloud development workflows </w:t>
      </w:r>
      <w:r w:rsidR="00F95365">
        <w:t>boost</w:t>
      </w:r>
      <w:r w:rsidR="00F95365" w:rsidRPr="00B452A9">
        <w:t xml:space="preserve"> </w:t>
      </w:r>
      <w:r w:rsidRPr="00B452A9">
        <w:t>efficiency, security, and scalability. These tools provide seamless solutions for application management, fostering rapid deployment and innovation.</w:t>
      </w:r>
    </w:p>
    <w:p w14:paraId="69B98A38" w14:textId="2365ED75" w:rsidR="000212FB" w:rsidRPr="000212FB" w:rsidRDefault="000212FB" w:rsidP="00EC6AAA">
      <w:pPr>
        <w:pStyle w:val="Heading1BPBHEB"/>
      </w:pPr>
      <w:r w:rsidRPr="000212FB">
        <w:lastRenderedPageBreak/>
        <w:t xml:space="preserve">Conclusion </w:t>
      </w:r>
    </w:p>
    <w:p w14:paraId="0DF87371" w14:textId="5209203A" w:rsidR="000212FB" w:rsidRPr="000212FB" w:rsidRDefault="000212FB" w:rsidP="00001DD2">
      <w:pPr>
        <w:pStyle w:val="NormalBPBHEB"/>
      </w:pPr>
      <w:r w:rsidRPr="000212FB">
        <w:t xml:space="preserve">This chapter </w:t>
      </w:r>
      <w:r w:rsidR="001F595A">
        <w:t>revolved around</w:t>
      </w:r>
      <w:r w:rsidRPr="000212FB">
        <w:t xml:space="preserve"> AWS Developer Tools, DevOps solutions, application integration services, container management, robotics, and quantum technologies. These services empower developers to innovate, collaborate, and deploy applications with speed, scalability, and reliability. AWS supports the entire software development lifecycle, making it not just a cloud provider but a comprehensive ecosystem for code creation, collaboration, deployment, and monitoring.</w:t>
      </w:r>
    </w:p>
    <w:p w14:paraId="0F717B83" w14:textId="0ED7BE3F" w:rsidR="000212FB" w:rsidRPr="000212FB" w:rsidRDefault="000212FB" w:rsidP="00001DD2">
      <w:pPr>
        <w:pStyle w:val="NormalBPBHEB"/>
      </w:pPr>
      <w:r w:rsidRPr="000212FB">
        <w:t xml:space="preserve">The evolution of cloud computing, with AWS at </w:t>
      </w:r>
      <w:r w:rsidR="0037624E" w:rsidRPr="000212FB">
        <w:t>the</w:t>
      </w:r>
      <w:r w:rsidRPr="000212FB">
        <w:t xml:space="preserve"> forefront, highlights its role in shaping the future of technology. From traditional development to quantum computing, AWS provides the tools necessary to navigate this transformative landscape.</w:t>
      </w:r>
    </w:p>
    <w:p w14:paraId="23A5F3E7" w14:textId="566E5C3A" w:rsidR="000212FB" w:rsidRPr="000212FB" w:rsidRDefault="000212FB" w:rsidP="00001DD2">
      <w:pPr>
        <w:pStyle w:val="NormalBPBHEB"/>
      </w:pPr>
      <w:r w:rsidRPr="000212FB">
        <w:t>Next, we</w:t>
      </w:r>
      <w:r w:rsidR="00360DF9">
        <w:t xml:space="preserve"> wi</w:t>
      </w:r>
      <w:r w:rsidRPr="000212FB">
        <w:t xml:space="preserve">ll explore AWS's powerful analytics and machine learning tools, including Amazon Redshift, Athena, AWS Glue, and SageMaker. </w:t>
      </w:r>
      <w:r w:rsidR="00891930" w:rsidRPr="00EC6AAA">
        <w:rPr>
          <w:i/>
          <w:iCs/>
        </w:rPr>
        <w:t>C</w:t>
      </w:r>
      <w:r w:rsidRPr="00EC6AAA">
        <w:rPr>
          <w:i/>
          <w:iCs/>
        </w:rPr>
        <w:t>hapter</w:t>
      </w:r>
      <w:r w:rsidR="00891930" w:rsidRPr="00EC6AAA">
        <w:rPr>
          <w:i/>
          <w:iCs/>
        </w:rPr>
        <w:t xml:space="preserve"> </w:t>
      </w:r>
      <w:r w:rsidR="00B1642F" w:rsidRPr="00EC6AAA">
        <w:rPr>
          <w:i/>
          <w:iCs/>
        </w:rPr>
        <w:t>9</w:t>
      </w:r>
      <w:r w:rsidR="00F95365">
        <w:t xml:space="preserve">, </w:t>
      </w:r>
      <w:del w:id="167" w:author="Arya" w:date="2025-03-25T14:28:00Z" w16du:dateUtc="2025-03-25T08:58:00Z">
        <w:r w:rsidR="00F95365" w:rsidRPr="00993600" w:rsidDel="00993600">
          <w:rPr>
            <w:i/>
            <w:iCs/>
            <w:rPrChange w:id="168" w:author="Arya" w:date="2025-03-25T14:28:00Z" w16du:dateUtc="2025-03-25T08:58:00Z">
              <w:rPr/>
            </w:rPrChange>
          </w:rPr>
          <w:delText>“</w:delText>
        </w:r>
      </w:del>
      <w:r w:rsidR="003A634B" w:rsidRPr="00993600">
        <w:rPr>
          <w:i/>
          <w:iCs/>
          <w:rPrChange w:id="169" w:author="Arya" w:date="2025-03-25T14:28:00Z" w16du:dateUtc="2025-03-25T08:58:00Z">
            <w:rPr/>
          </w:rPrChange>
        </w:rPr>
        <w:t>End-user</w:t>
      </w:r>
      <w:r w:rsidR="00F95365" w:rsidRPr="00993600">
        <w:rPr>
          <w:i/>
          <w:iCs/>
          <w:rPrChange w:id="170" w:author="Arya" w:date="2025-03-25T14:28:00Z" w16du:dateUtc="2025-03-25T08:58:00Z">
            <w:rPr/>
          </w:rPrChange>
        </w:rPr>
        <w:t xml:space="preserve">, </w:t>
      </w:r>
      <w:r w:rsidR="00066DF5" w:rsidRPr="00993600">
        <w:rPr>
          <w:i/>
          <w:iCs/>
          <w:rPrChange w:id="171" w:author="Arya" w:date="2025-03-25T14:28:00Z" w16du:dateUtc="2025-03-25T08:58:00Z">
            <w:rPr/>
          </w:rPrChange>
        </w:rPr>
        <w:t>Front-User, and Mobile</w:t>
      </w:r>
      <w:r w:rsidR="00F95365">
        <w:t>,</w:t>
      </w:r>
      <w:del w:id="172" w:author="Arya" w:date="2025-03-25T14:28:00Z" w16du:dateUtc="2025-03-25T08:58:00Z">
        <w:r w:rsidR="00C90382" w:rsidDel="00993600">
          <w:delText>”</w:delText>
        </w:r>
      </w:del>
      <w:r w:rsidR="00C90382">
        <w:t xml:space="preserve"> w</w:t>
      </w:r>
      <w:r w:rsidR="005B3CA6" w:rsidRPr="000212FB">
        <w:t>ill</w:t>
      </w:r>
      <w:r w:rsidRPr="000212FB">
        <w:t xml:space="preserve"> equip you with the skills to harness data and machine learning, driving innovation and insights in your applications.</w:t>
      </w:r>
    </w:p>
    <w:sdt>
      <w:sdtPr>
        <w:rPr>
          <w:rFonts w:eastAsia="Palatino Linotype" w:cs="Palatino Linotype"/>
          <w:b/>
          <w:bCs/>
          <w:color w:val="auto"/>
          <w:sz w:val="40"/>
          <w:szCs w:val="40"/>
        </w:rPr>
        <w:id w:val="1462608571"/>
        <w:docPartObj>
          <w:docPartGallery w:val="Bibliographies"/>
          <w:docPartUnique/>
        </w:docPartObj>
      </w:sdtPr>
      <w:sdtEndPr>
        <w:rPr>
          <w:rFonts w:eastAsiaTheme="minorEastAsia" w:cstheme="minorBidi"/>
          <w:b w:val="0"/>
          <w:bCs w:val="0"/>
          <w:color w:val="000000" w:themeColor="text1"/>
          <w:sz w:val="22"/>
          <w:szCs w:val="22"/>
        </w:rPr>
      </w:sdtEndPr>
      <w:sdtContent>
        <w:commentRangeStart w:id="173" w:displacedByCustomXml="prev"/>
        <w:commentRangeStart w:id="174" w:displacedByCustomXml="prev"/>
        <w:p w14:paraId="7A0CBC0F" w14:textId="77777777" w:rsidR="005A4C96" w:rsidRDefault="00870152" w:rsidP="00EC6AAA">
          <w:pPr>
            <w:spacing w:line="276" w:lineRule="auto"/>
            <w:rPr>
              <w:rFonts w:eastAsia="Palatino Linotype" w:cs="Palatino Linotype"/>
              <w:b/>
              <w:color w:val="auto"/>
              <w:sz w:val="40"/>
              <w:szCs w:val="40"/>
            </w:rPr>
          </w:pPr>
          <w:r w:rsidRPr="00CD3D3F">
            <w:rPr>
              <w:rFonts w:eastAsia="Palatino Linotype" w:cs="Palatino Linotype"/>
              <w:b/>
              <w:color w:val="auto"/>
              <w:sz w:val="40"/>
              <w:szCs w:val="40"/>
            </w:rPr>
            <w:t>References</w:t>
          </w:r>
          <w:commentRangeEnd w:id="173"/>
          <w:r w:rsidR="00F8597B">
            <w:rPr>
              <w:rStyle w:val="CommentReference"/>
            </w:rPr>
            <w:commentReference w:id="173"/>
          </w:r>
          <w:commentRangeEnd w:id="174"/>
          <w:r w:rsidR="00EE678C">
            <w:rPr>
              <w:rStyle w:val="CommentReference"/>
            </w:rPr>
            <w:commentReference w:id="174"/>
          </w:r>
        </w:p>
        <w:sdt>
          <w:sdtPr>
            <w:id w:val="-573587230"/>
            <w:bibliography/>
          </w:sdtPr>
          <w:sdtContent>
            <w:p w14:paraId="2CCA9896" w14:textId="77777777" w:rsidR="007152E2" w:rsidRDefault="00870152" w:rsidP="00EC6AAA">
              <w:pPr>
                <w:spacing w:line="276" w:lineRule="auto"/>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7152E2" w14:paraId="10096588" w14:textId="77777777">
                <w:trPr>
                  <w:divId w:val="870386319"/>
                  <w:tblCellSpacing w:w="15" w:type="dxa"/>
                </w:trPr>
                <w:tc>
                  <w:tcPr>
                    <w:tcW w:w="50" w:type="pct"/>
                    <w:hideMark/>
                  </w:tcPr>
                  <w:p w14:paraId="107E4104" w14:textId="4BDB07E4" w:rsidR="007152E2" w:rsidRDefault="007152E2">
                    <w:pPr>
                      <w:pStyle w:val="Bibliography"/>
                      <w:rPr>
                        <w:noProof/>
                        <w:sz w:val="24"/>
                        <w:szCs w:val="24"/>
                      </w:rPr>
                    </w:pPr>
                    <w:r>
                      <w:rPr>
                        <w:noProof/>
                      </w:rPr>
                      <w:t xml:space="preserve">[1] </w:t>
                    </w:r>
                  </w:p>
                </w:tc>
                <w:tc>
                  <w:tcPr>
                    <w:tcW w:w="0" w:type="auto"/>
                    <w:hideMark/>
                  </w:tcPr>
                  <w:p w14:paraId="5690E761" w14:textId="77777777" w:rsidR="007152E2" w:rsidRDefault="007152E2">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7152E2" w14:paraId="3E257175" w14:textId="77777777">
                <w:trPr>
                  <w:divId w:val="870386319"/>
                  <w:tblCellSpacing w:w="15" w:type="dxa"/>
                </w:trPr>
                <w:tc>
                  <w:tcPr>
                    <w:tcW w:w="50" w:type="pct"/>
                    <w:hideMark/>
                  </w:tcPr>
                  <w:p w14:paraId="5388DE75" w14:textId="77777777" w:rsidR="007152E2" w:rsidRDefault="007152E2">
                    <w:pPr>
                      <w:pStyle w:val="Bibliography"/>
                      <w:rPr>
                        <w:noProof/>
                      </w:rPr>
                    </w:pPr>
                    <w:r>
                      <w:rPr>
                        <w:noProof/>
                      </w:rPr>
                      <w:t xml:space="preserve">[2] </w:t>
                    </w:r>
                  </w:p>
                </w:tc>
                <w:tc>
                  <w:tcPr>
                    <w:tcW w:w="0" w:type="auto"/>
                    <w:hideMark/>
                  </w:tcPr>
                  <w:p w14:paraId="44CB165B" w14:textId="77777777" w:rsidR="007152E2" w:rsidRDefault="007152E2">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7152E2" w14:paraId="48EED88B" w14:textId="77777777">
                <w:trPr>
                  <w:divId w:val="870386319"/>
                  <w:tblCellSpacing w:w="15" w:type="dxa"/>
                </w:trPr>
                <w:tc>
                  <w:tcPr>
                    <w:tcW w:w="50" w:type="pct"/>
                    <w:hideMark/>
                  </w:tcPr>
                  <w:p w14:paraId="3D7E6B86" w14:textId="77777777" w:rsidR="007152E2" w:rsidRDefault="007152E2">
                    <w:pPr>
                      <w:pStyle w:val="Bibliography"/>
                      <w:rPr>
                        <w:noProof/>
                      </w:rPr>
                    </w:pPr>
                    <w:r>
                      <w:rPr>
                        <w:noProof/>
                      </w:rPr>
                      <w:t xml:space="preserve">[3] </w:t>
                    </w:r>
                  </w:p>
                </w:tc>
                <w:tc>
                  <w:tcPr>
                    <w:tcW w:w="0" w:type="auto"/>
                    <w:hideMark/>
                  </w:tcPr>
                  <w:p w14:paraId="35EFBB3D" w14:textId="77777777" w:rsidR="007152E2" w:rsidRDefault="007152E2">
                    <w:pPr>
                      <w:pStyle w:val="Bibliography"/>
                      <w:rPr>
                        <w:noProof/>
                      </w:rPr>
                    </w:pPr>
                    <w:r>
                      <w:rPr>
                        <w:noProof/>
                      </w:rPr>
                      <w:t xml:space="preserve">D. S. Linthicum, Cloud Computing and SOA Convergence in Your Enterprise: A Step-by-Step Guide, Addison-Wesley, 2009. </w:t>
                    </w:r>
                  </w:p>
                </w:tc>
              </w:tr>
              <w:tr w:rsidR="007152E2" w14:paraId="3E9E553F" w14:textId="77777777">
                <w:trPr>
                  <w:divId w:val="870386319"/>
                  <w:tblCellSpacing w:w="15" w:type="dxa"/>
                </w:trPr>
                <w:tc>
                  <w:tcPr>
                    <w:tcW w:w="50" w:type="pct"/>
                    <w:hideMark/>
                  </w:tcPr>
                  <w:p w14:paraId="0DF62DFB" w14:textId="77777777" w:rsidR="007152E2" w:rsidRDefault="007152E2">
                    <w:pPr>
                      <w:pStyle w:val="Bibliography"/>
                      <w:rPr>
                        <w:noProof/>
                      </w:rPr>
                    </w:pPr>
                    <w:r>
                      <w:rPr>
                        <w:noProof/>
                      </w:rPr>
                      <w:t xml:space="preserve">[4] </w:t>
                    </w:r>
                  </w:p>
                </w:tc>
                <w:tc>
                  <w:tcPr>
                    <w:tcW w:w="0" w:type="auto"/>
                    <w:hideMark/>
                  </w:tcPr>
                  <w:p w14:paraId="384EB5B9" w14:textId="77777777" w:rsidR="007152E2" w:rsidRDefault="007152E2">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7152E2" w14:paraId="4B974314" w14:textId="77777777">
                <w:trPr>
                  <w:divId w:val="870386319"/>
                  <w:tblCellSpacing w:w="15" w:type="dxa"/>
                </w:trPr>
                <w:tc>
                  <w:tcPr>
                    <w:tcW w:w="50" w:type="pct"/>
                    <w:hideMark/>
                  </w:tcPr>
                  <w:p w14:paraId="5B391FF6" w14:textId="77777777" w:rsidR="007152E2" w:rsidRDefault="007152E2">
                    <w:pPr>
                      <w:pStyle w:val="Bibliography"/>
                      <w:rPr>
                        <w:noProof/>
                      </w:rPr>
                    </w:pPr>
                    <w:r>
                      <w:rPr>
                        <w:noProof/>
                      </w:rPr>
                      <w:t xml:space="preserve">[5] </w:t>
                    </w:r>
                  </w:p>
                </w:tc>
                <w:tc>
                  <w:tcPr>
                    <w:tcW w:w="0" w:type="auto"/>
                    <w:hideMark/>
                  </w:tcPr>
                  <w:p w14:paraId="398C048C" w14:textId="77777777" w:rsidR="007152E2" w:rsidRDefault="007152E2">
                    <w:pPr>
                      <w:pStyle w:val="Bibliography"/>
                      <w:rPr>
                        <w:noProof/>
                      </w:rPr>
                    </w:pPr>
                    <w:r>
                      <w:rPr>
                        <w:noProof/>
                      </w:rPr>
                      <w:t xml:space="preserve">D. Chappell, Enterprise Service Bus, O'Reilly Media, 2004. </w:t>
                    </w:r>
                  </w:p>
                </w:tc>
              </w:tr>
              <w:tr w:rsidR="007152E2" w14:paraId="591AFFE3" w14:textId="77777777">
                <w:trPr>
                  <w:divId w:val="870386319"/>
                  <w:tblCellSpacing w:w="15" w:type="dxa"/>
                </w:trPr>
                <w:tc>
                  <w:tcPr>
                    <w:tcW w:w="50" w:type="pct"/>
                    <w:hideMark/>
                  </w:tcPr>
                  <w:p w14:paraId="04F53667" w14:textId="77777777" w:rsidR="007152E2" w:rsidRDefault="007152E2">
                    <w:pPr>
                      <w:pStyle w:val="Bibliography"/>
                      <w:rPr>
                        <w:noProof/>
                      </w:rPr>
                    </w:pPr>
                    <w:r>
                      <w:rPr>
                        <w:noProof/>
                      </w:rPr>
                      <w:t xml:space="preserve">[6] </w:t>
                    </w:r>
                  </w:p>
                </w:tc>
                <w:tc>
                  <w:tcPr>
                    <w:tcW w:w="0" w:type="auto"/>
                    <w:hideMark/>
                  </w:tcPr>
                  <w:p w14:paraId="4E34C29E" w14:textId="77777777" w:rsidR="007152E2" w:rsidRDefault="007152E2">
                    <w:pPr>
                      <w:pStyle w:val="Bibliography"/>
                      <w:rPr>
                        <w:noProof/>
                      </w:rPr>
                    </w:pPr>
                    <w:r>
                      <w:rPr>
                        <w:noProof/>
                      </w:rPr>
                      <w:t xml:space="preserve">G. Hohpe and B. Woolf, Enterprise Integration Patterns: Designing, Building, and Deploying Messaging Solutions, Addison-Wesley, 2004. </w:t>
                    </w:r>
                  </w:p>
                </w:tc>
              </w:tr>
              <w:tr w:rsidR="007152E2" w14:paraId="52954637" w14:textId="77777777">
                <w:trPr>
                  <w:divId w:val="870386319"/>
                  <w:tblCellSpacing w:w="15" w:type="dxa"/>
                </w:trPr>
                <w:tc>
                  <w:tcPr>
                    <w:tcW w:w="50" w:type="pct"/>
                    <w:hideMark/>
                  </w:tcPr>
                  <w:p w14:paraId="7BD79528" w14:textId="77777777" w:rsidR="007152E2" w:rsidRDefault="007152E2">
                    <w:pPr>
                      <w:pStyle w:val="Bibliography"/>
                      <w:rPr>
                        <w:noProof/>
                      </w:rPr>
                    </w:pPr>
                    <w:r>
                      <w:rPr>
                        <w:noProof/>
                      </w:rPr>
                      <w:t xml:space="preserve">[7] </w:t>
                    </w:r>
                  </w:p>
                </w:tc>
                <w:tc>
                  <w:tcPr>
                    <w:tcW w:w="0" w:type="auto"/>
                    <w:hideMark/>
                  </w:tcPr>
                  <w:p w14:paraId="18821CBD" w14:textId="77777777" w:rsidR="007152E2" w:rsidRDefault="007152E2">
                    <w:pPr>
                      <w:pStyle w:val="Bibliography"/>
                      <w:rPr>
                        <w:noProof/>
                      </w:rPr>
                    </w:pPr>
                    <w:r>
                      <w:rPr>
                        <w:noProof/>
                      </w:rPr>
                      <w:t>AWS, "Amazon AppFlow," 2023. [Online]. Available: https://aws.amazon.com/appflow/.</w:t>
                    </w:r>
                  </w:p>
                </w:tc>
              </w:tr>
              <w:tr w:rsidR="007152E2" w14:paraId="6CFF849F" w14:textId="77777777">
                <w:trPr>
                  <w:divId w:val="870386319"/>
                  <w:tblCellSpacing w:w="15" w:type="dxa"/>
                </w:trPr>
                <w:tc>
                  <w:tcPr>
                    <w:tcW w:w="50" w:type="pct"/>
                    <w:hideMark/>
                  </w:tcPr>
                  <w:p w14:paraId="43B397BA" w14:textId="77777777" w:rsidR="007152E2" w:rsidRDefault="007152E2">
                    <w:pPr>
                      <w:pStyle w:val="Bibliography"/>
                      <w:rPr>
                        <w:noProof/>
                      </w:rPr>
                    </w:pPr>
                    <w:r>
                      <w:rPr>
                        <w:noProof/>
                      </w:rPr>
                      <w:t xml:space="preserve">[8] </w:t>
                    </w:r>
                  </w:p>
                </w:tc>
                <w:tc>
                  <w:tcPr>
                    <w:tcW w:w="0" w:type="auto"/>
                    <w:hideMark/>
                  </w:tcPr>
                  <w:p w14:paraId="5BD09C0D" w14:textId="77777777" w:rsidR="007152E2" w:rsidRDefault="007152E2">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7152E2" w14:paraId="3F0C66EE" w14:textId="77777777">
                <w:trPr>
                  <w:divId w:val="870386319"/>
                  <w:tblCellSpacing w:w="15" w:type="dxa"/>
                </w:trPr>
                <w:tc>
                  <w:tcPr>
                    <w:tcW w:w="50" w:type="pct"/>
                    <w:hideMark/>
                  </w:tcPr>
                  <w:p w14:paraId="218FC92A" w14:textId="77777777" w:rsidR="007152E2" w:rsidRDefault="007152E2">
                    <w:pPr>
                      <w:pStyle w:val="Bibliography"/>
                      <w:rPr>
                        <w:noProof/>
                      </w:rPr>
                    </w:pPr>
                    <w:r>
                      <w:rPr>
                        <w:noProof/>
                      </w:rPr>
                      <w:lastRenderedPageBreak/>
                      <w:t xml:space="preserve">[9] </w:t>
                    </w:r>
                  </w:p>
                </w:tc>
                <w:tc>
                  <w:tcPr>
                    <w:tcW w:w="0" w:type="auto"/>
                    <w:hideMark/>
                  </w:tcPr>
                  <w:p w14:paraId="24251E69" w14:textId="77777777" w:rsidR="007152E2" w:rsidRDefault="007152E2">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7152E2" w14:paraId="34387E8C" w14:textId="77777777">
                <w:trPr>
                  <w:divId w:val="870386319"/>
                  <w:tblCellSpacing w:w="15" w:type="dxa"/>
                </w:trPr>
                <w:tc>
                  <w:tcPr>
                    <w:tcW w:w="50" w:type="pct"/>
                    <w:hideMark/>
                  </w:tcPr>
                  <w:p w14:paraId="59D5888F" w14:textId="77777777" w:rsidR="007152E2" w:rsidRDefault="007152E2">
                    <w:pPr>
                      <w:pStyle w:val="Bibliography"/>
                      <w:rPr>
                        <w:noProof/>
                      </w:rPr>
                    </w:pPr>
                    <w:r>
                      <w:rPr>
                        <w:noProof/>
                      </w:rPr>
                      <w:t xml:space="preserve">[10] </w:t>
                    </w:r>
                  </w:p>
                </w:tc>
                <w:tc>
                  <w:tcPr>
                    <w:tcW w:w="0" w:type="auto"/>
                    <w:hideMark/>
                  </w:tcPr>
                  <w:p w14:paraId="6FE4B674" w14:textId="77777777" w:rsidR="007152E2" w:rsidRDefault="007152E2">
                    <w:pPr>
                      <w:pStyle w:val="Bibliography"/>
                      <w:rPr>
                        <w:noProof/>
                      </w:rPr>
                    </w:pPr>
                    <w:r>
                      <w:rPr>
                        <w:noProof/>
                      </w:rPr>
                      <w:t>AWS, "Amazon EventBridge," 2023. [Online]. Available: https://aws.amazon.com/eventbridge/.</w:t>
                    </w:r>
                  </w:p>
                </w:tc>
              </w:tr>
              <w:tr w:rsidR="007152E2" w14:paraId="0733627F" w14:textId="77777777">
                <w:trPr>
                  <w:divId w:val="870386319"/>
                  <w:tblCellSpacing w:w="15" w:type="dxa"/>
                </w:trPr>
                <w:tc>
                  <w:tcPr>
                    <w:tcW w:w="50" w:type="pct"/>
                    <w:hideMark/>
                  </w:tcPr>
                  <w:p w14:paraId="765B84D1" w14:textId="77777777" w:rsidR="007152E2" w:rsidRDefault="007152E2">
                    <w:pPr>
                      <w:pStyle w:val="Bibliography"/>
                      <w:rPr>
                        <w:noProof/>
                      </w:rPr>
                    </w:pPr>
                    <w:r>
                      <w:rPr>
                        <w:noProof/>
                      </w:rPr>
                      <w:t xml:space="preserve">[11] </w:t>
                    </w:r>
                  </w:p>
                </w:tc>
                <w:tc>
                  <w:tcPr>
                    <w:tcW w:w="0" w:type="auto"/>
                    <w:hideMark/>
                  </w:tcPr>
                  <w:p w14:paraId="30033C77" w14:textId="77777777" w:rsidR="007152E2" w:rsidRDefault="007152E2">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7152E2" w14:paraId="4063F072" w14:textId="77777777">
                <w:trPr>
                  <w:divId w:val="870386319"/>
                  <w:tblCellSpacing w:w="15" w:type="dxa"/>
                </w:trPr>
                <w:tc>
                  <w:tcPr>
                    <w:tcW w:w="50" w:type="pct"/>
                    <w:hideMark/>
                  </w:tcPr>
                  <w:p w14:paraId="59565DA1" w14:textId="77777777" w:rsidR="007152E2" w:rsidRDefault="007152E2">
                    <w:pPr>
                      <w:pStyle w:val="Bibliography"/>
                      <w:rPr>
                        <w:noProof/>
                      </w:rPr>
                    </w:pPr>
                    <w:r>
                      <w:rPr>
                        <w:noProof/>
                      </w:rPr>
                      <w:t xml:space="preserve">[12] </w:t>
                    </w:r>
                  </w:p>
                </w:tc>
                <w:tc>
                  <w:tcPr>
                    <w:tcW w:w="0" w:type="auto"/>
                    <w:hideMark/>
                  </w:tcPr>
                  <w:p w14:paraId="6152CBDE" w14:textId="77777777" w:rsidR="007152E2" w:rsidRDefault="007152E2">
                    <w:pPr>
                      <w:pStyle w:val="Bibliography"/>
                      <w:rPr>
                        <w:noProof/>
                      </w:rPr>
                    </w:pPr>
                    <w:r>
                      <w:rPr>
                        <w:noProof/>
                      </w:rPr>
                      <w:t>AWS, "Amazon Managed Workflows for Apache Airflow (MWAA," 2023. [Online]. Available: https://aws.amazon.com/mwaa/.</w:t>
                    </w:r>
                  </w:p>
                </w:tc>
              </w:tr>
              <w:tr w:rsidR="007152E2" w14:paraId="499C7A57" w14:textId="77777777">
                <w:trPr>
                  <w:divId w:val="870386319"/>
                  <w:tblCellSpacing w:w="15" w:type="dxa"/>
                </w:trPr>
                <w:tc>
                  <w:tcPr>
                    <w:tcW w:w="50" w:type="pct"/>
                    <w:hideMark/>
                  </w:tcPr>
                  <w:p w14:paraId="550C155D" w14:textId="77777777" w:rsidR="007152E2" w:rsidRDefault="007152E2">
                    <w:pPr>
                      <w:pStyle w:val="Bibliography"/>
                      <w:rPr>
                        <w:noProof/>
                      </w:rPr>
                    </w:pPr>
                    <w:r>
                      <w:rPr>
                        <w:noProof/>
                      </w:rPr>
                      <w:t xml:space="preserve">[13] </w:t>
                    </w:r>
                  </w:p>
                </w:tc>
                <w:tc>
                  <w:tcPr>
                    <w:tcW w:w="0" w:type="auto"/>
                    <w:hideMark/>
                  </w:tcPr>
                  <w:p w14:paraId="4B9C635B" w14:textId="77777777" w:rsidR="007152E2" w:rsidRDefault="007152E2">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7152E2" w14:paraId="6AFC2087" w14:textId="77777777">
                <w:trPr>
                  <w:divId w:val="870386319"/>
                  <w:tblCellSpacing w:w="15" w:type="dxa"/>
                </w:trPr>
                <w:tc>
                  <w:tcPr>
                    <w:tcW w:w="50" w:type="pct"/>
                    <w:hideMark/>
                  </w:tcPr>
                  <w:p w14:paraId="130E451C" w14:textId="77777777" w:rsidR="007152E2" w:rsidRDefault="007152E2">
                    <w:pPr>
                      <w:pStyle w:val="Bibliography"/>
                      <w:rPr>
                        <w:noProof/>
                      </w:rPr>
                    </w:pPr>
                    <w:r>
                      <w:rPr>
                        <w:noProof/>
                      </w:rPr>
                      <w:t xml:space="preserve">[14] </w:t>
                    </w:r>
                  </w:p>
                </w:tc>
                <w:tc>
                  <w:tcPr>
                    <w:tcW w:w="0" w:type="auto"/>
                    <w:hideMark/>
                  </w:tcPr>
                  <w:p w14:paraId="257DED0F" w14:textId="77777777" w:rsidR="007152E2" w:rsidRDefault="007152E2">
                    <w:pPr>
                      <w:pStyle w:val="Bibliography"/>
                      <w:rPr>
                        <w:noProof/>
                      </w:rPr>
                    </w:pPr>
                    <w:r>
                      <w:rPr>
                        <w:noProof/>
                      </w:rPr>
                      <w:t>AWS, "Amazon MQ," 2023. [Online]. Available: https://aws.amazon.com/amazon-mq/.</w:t>
                    </w:r>
                  </w:p>
                </w:tc>
              </w:tr>
              <w:tr w:rsidR="007152E2" w14:paraId="51BEA6DC" w14:textId="77777777">
                <w:trPr>
                  <w:divId w:val="870386319"/>
                  <w:tblCellSpacing w:w="15" w:type="dxa"/>
                </w:trPr>
                <w:tc>
                  <w:tcPr>
                    <w:tcW w:w="50" w:type="pct"/>
                    <w:hideMark/>
                  </w:tcPr>
                  <w:p w14:paraId="6578D134" w14:textId="77777777" w:rsidR="007152E2" w:rsidRDefault="007152E2">
                    <w:pPr>
                      <w:pStyle w:val="Bibliography"/>
                      <w:rPr>
                        <w:noProof/>
                      </w:rPr>
                    </w:pPr>
                    <w:r>
                      <w:rPr>
                        <w:noProof/>
                      </w:rPr>
                      <w:t xml:space="preserve">[15] </w:t>
                    </w:r>
                  </w:p>
                </w:tc>
                <w:tc>
                  <w:tcPr>
                    <w:tcW w:w="0" w:type="auto"/>
                    <w:hideMark/>
                  </w:tcPr>
                  <w:p w14:paraId="66FEA2F6" w14:textId="77777777" w:rsidR="007152E2" w:rsidRDefault="007152E2">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7152E2" w14:paraId="342D043C" w14:textId="77777777">
                <w:trPr>
                  <w:divId w:val="870386319"/>
                  <w:tblCellSpacing w:w="15" w:type="dxa"/>
                </w:trPr>
                <w:tc>
                  <w:tcPr>
                    <w:tcW w:w="50" w:type="pct"/>
                    <w:hideMark/>
                  </w:tcPr>
                  <w:p w14:paraId="1A142A8E" w14:textId="77777777" w:rsidR="007152E2" w:rsidRDefault="007152E2">
                    <w:pPr>
                      <w:pStyle w:val="Bibliography"/>
                      <w:rPr>
                        <w:noProof/>
                      </w:rPr>
                    </w:pPr>
                    <w:r>
                      <w:rPr>
                        <w:noProof/>
                      </w:rPr>
                      <w:t xml:space="preserve">[16] </w:t>
                    </w:r>
                  </w:p>
                </w:tc>
                <w:tc>
                  <w:tcPr>
                    <w:tcW w:w="0" w:type="auto"/>
                    <w:hideMark/>
                  </w:tcPr>
                  <w:p w14:paraId="12B13AE4" w14:textId="77777777" w:rsidR="007152E2" w:rsidRDefault="007152E2">
                    <w:pPr>
                      <w:pStyle w:val="Bibliography"/>
                      <w:rPr>
                        <w:noProof/>
                      </w:rPr>
                    </w:pPr>
                    <w:r>
                      <w:rPr>
                        <w:noProof/>
                      </w:rPr>
                      <w:t>AWS, "Amazon Simple Notification Service (SNS)," 2023. [Online]. Available: https://aws.amazon.com/sns/..</w:t>
                    </w:r>
                  </w:p>
                </w:tc>
              </w:tr>
              <w:tr w:rsidR="007152E2" w14:paraId="1C603310" w14:textId="77777777">
                <w:trPr>
                  <w:divId w:val="870386319"/>
                  <w:tblCellSpacing w:w="15" w:type="dxa"/>
                </w:trPr>
                <w:tc>
                  <w:tcPr>
                    <w:tcW w:w="50" w:type="pct"/>
                    <w:hideMark/>
                  </w:tcPr>
                  <w:p w14:paraId="3E084F9C" w14:textId="77777777" w:rsidR="007152E2" w:rsidRDefault="007152E2">
                    <w:pPr>
                      <w:pStyle w:val="Bibliography"/>
                      <w:rPr>
                        <w:noProof/>
                      </w:rPr>
                    </w:pPr>
                    <w:r>
                      <w:rPr>
                        <w:noProof/>
                      </w:rPr>
                      <w:t xml:space="preserve">[17] </w:t>
                    </w:r>
                  </w:p>
                </w:tc>
                <w:tc>
                  <w:tcPr>
                    <w:tcW w:w="0" w:type="auto"/>
                    <w:hideMark/>
                  </w:tcPr>
                  <w:p w14:paraId="5FE2D708" w14:textId="77777777" w:rsidR="007152E2" w:rsidRDefault="007152E2">
                    <w:pPr>
                      <w:pStyle w:val="Bibliography"/>
                      <w:rPr>
                        <w:noProof/>
                      </w:rPr>
                    </w:pPr>
                    <w:r>
                      <w:rPr>
                        <w:noProof/>
                      </w:rPr>
                      <w:t>AWS, "AWS App2Container," 2023. [Online]. Available: https://aws.amazon.com/app2container/.</w:t>
                    </w:r>
                  </w:p>
                </w:tc>
              </w:tr>
              <w:tr w:rsidR="007152E2" w14:paraId="2B8B88F3" w14:textId="77777777">
                <w:trPr>
                  <w:divId w:val="870386319"/>
                  <w:tblCellSpacing w:w="15" w:type="dxa"/>
                </w:trPr>
                <w:tc>
                  <w:tcPr>
                    <w:tcW w:w="50" w:type="pct"/>
                    <w:hideMark/>
                  </w:tcPr>
                  <w:p w14:paraId="3193A888" w14:textId="77777777" w:rsidR="007152E2" w:rsidRDefault="007152E2">
                    <w:pPr>
                      <w:pStyle w:val="Bibliography"/>
                      <w:rPr>
                        <w:noProof/>
                      </w:rPr>
                    </w:pPr>
                    <w:r>
                      <w:rPr>
                        <w:noProof/>
                      </w:rPr>
                      <w:t xml:space="preserve">[18] </w:t>
                    </w:r>
                  </w:p>
                </w:tc>
                <w:tc>
                  <w:tcPr>
                    <w:tcW w:w="0" w:type="auto"/>
                    <w:hideMark/>
                  </w:tcPr>
                  <w:p w14:paraId="08B53A55" w14:textId="77777777" w:rsidR="007152E2" w:rsidRDefault="007152E2">
                    <w:pPr>
                      <w:pStyle w:val="Bibliography"/>
                      <w:rPr>
                        <w:noProof/>
                      </w:rPr>
                    </w:pPr>
                    <w:r>
                      <w:rPr>
                        <w:noProof/>
                      </w:rPr>
                      <w:t>AWS, "Using AWS Lambda with Amazon SQS," 2023. [Online]. Available: https://docs.aws.amazon.com/lambda/latest/dg/with-sqs.html.</w:t>
                    </w:r>
                  </w:p>
                </w:tc>
              </w:tr>
              <w:tr w:rsidR="007152E2" w14:paraId="04FA713A" w14:textId="77777777">
                <w:trPr>
                  <w:divId w:val="870386319"/>
                  <w:tblCellSpacing w:w="15" w:type="dxa"/>
                </w:trPr>
                <w:tc>
                  <w:tcPr>
                    <w:tcW w:w="50" w:type="pct"/>
                    <w:hideMark/>
                  </w:tcPr>
                  <w:p w14:paraId="2311A35A" w14:textId="77777777" w:rsidR="007152E2" w:rsidRDefault="007152E2">
                    <w:pPr>
                      <w:pStyle w:val="Bibliography"/>
                      <w:rPr>
                        <w:noProof/>
                      </w:rPr>
                    </w:pPr>
                    <w:r>
                      <w:rPr>
                        <w:noProof/>
                      </w:rPr>
                      <w:t xml:space="preserve">[19] </w:t>
                    </w:r>
                  </w:p>
                </w:tc>
                <w:tc>
                  <w:tcPr>
                    <w:tcW w:w="0" w:type="auto"/>
                    <w:hideMark/>
                  </w:tcPr>
                  <w:p w14:paraId="76B47BB3" w14:textId="77777777" w:rsidR="007152E2" w:rsidRDefault="007152E2">
                    <w:pPr>
                      <w:pStyle w:val="Bibliography"/>
                      <w:rPr>
                        <w:noProof/>
                      </w:rPr>
                    </w:pPr>
                    <w:r>
                      <w:rPr>
                        <w:noProof/>
                      </w:rPr>
                      <w:t>AWS, "AWS Step Functions," 2023. [Online]. Available: https://aws.amazon.com/step-functions/.</w:t>
                    </w:r>
                  </w:p>
                </w:tc>
              </w:tr>
              <w:tr w:rsidR="007152E2" w14:paraId="52C5C0B9" w14:textId="77777777">
                <w:trPr>
                  <w:divId w:val="870386319"/>
                  <w:tblCellSpacing w:w="15" w:type="dxa"/>
                </w:trPr>
                <w:tc>
                  <w:tcPr>
                    <w:tcW w:w="50" w:type="pct"/>
                    <w:hideMark/>
                  </w:tcPr>
                  <w:p w14:paraId="16D66077" w14:textId="77777777" w:rsidR="007152E2" w:rsidRDefault="007152E2">
                    <w:pPr>
                      <w:pStyle w:val="Bibliography"/>
                      <w:rPr>
                        <w:noProof/>
                      </w:rPr>
                    </w:pPr>
                    <w:r>
                      <w:rPr>
                        <w:noProof/>
                      </w:rPr>
                      <w:t xml:space="preserve">[20] </w:t>
                    </w:r>
                  </w:p>
                </w:tc>
                <w:tc>
                  <w:tcPr>
                    <w:tcW w:w="0" w:type="auto"/>
                    <w:hideMark/>
                  </w:tcPr>
                  <w:p w14:paraId="393F7705" w14:textId="77777777" w:rsidR="007152E2" w:rsidRDefault="007152E2">
                    <w:pPr>
                      <w:pStyle w:val="Bibliography"/>
                      <w:rPr>
                        <w:noProof/>
                      </w:rPr>
                    </w:pPr>
                    <w:r>
                      <w:rPr>
                        <w:noProof/>
                      </w:rPr>
                      <w:t>AWS, "Amazon Simple Queue Service (SQS) - Amazon S3," 2023. [Online]. Available: https://docs.aws.amazon.com/AWSSimpleQueueService/latest/SQSDeveloperGuide/sqs-s3.html.</w:t>
                    </w:r>
                  </w:p>
                </w:tc>
              </w:tr>
              <w:tr w:rsidR="007152E2" w14:paraId="3B5A4CF2" w14:textId="77777777">
                <w:trPr>
                  <w:divId w:val="870386319"/>
                  <w:tblCellSpacing w:w="15" w:type="dxa"/>
                </w:trPr>
                <w:tc>
                  <w:tcPr>
                    <w:tcW w:w="50" w:type="pct"/>
                    <w:hideMark/>
                  </w:tcPr>
                  <w:p w14:paraId="077F651C" w14:textId="77777777" w:rsidR="007152E2" w:rsidRDefault="007152E2">
                    <w:pPr>
                      <w:pStyle w:val="Bibliography"/>
                      <w:rPr>
                        <w:noProof/>
                      </w:rPr>
                    </w:pPr>
                    <w:r>
                      <w:rPr>
                        <w:noProof/>
                      </w:rPr>
                      <w:t xml:space="preserve">[21] </w:t>
                    </w:r>
                  </w:p>
                </w:tc>
                <w:tc>
                  <w:tcPr>
                    <w:tcW w:w="0" w:type="auto"/>
                    <w:hideMark/>
                  </w:tcPr>
                  <w:p w14:paraId="3D5685DD" w14:textId="77777777" w:rsidR="007152E2" w:rsidRDefault="007152E2">
                    <w:pPr>
                      <w:pStyle w:val="Bibliography"/>
                      <w:rPr>
                        <w:noProof/>
                      </w:rPr>
                    </w:pPr>
                    <w:r>
                      <w:rPr>
                        <w:noProof/>
                      </w:rPr>
                      <w:t xml:space="preserve">A. Gupta, Building Scalable Microservices with Amazon SQS, AWS Whitepaper, 2019. </w:t>
                    </w:r>
                  </w:p>
                </w:tc>
              </w:tr>
              <w:tr w:rsidR="007152E2" w14:paraId="75A5A390" w14:textId="77777777">
                <w:trPr>
                  <w:divId w:val="870386319"/>
                  <w:tblCellSpacing w:w="15" w:type="dxa"/>
                </w:trPr>
                <w:tc>
                  <w:tcPr>
                    <w:tcW w:w="50" w:type="pct"/>
                    <w:hideMark/>
                  </w:tcPr>
                  <w:p w14:paraId="1246BBB4" w14:textId="77777777" w:rsidR="007152E2" w:rsidRDefault="007152E2">
                    <w:pPr>
                      <w:pStyle w:val="Bibliography"/>
                      <w:rPr>
                        <w:noProof/>
                      </w:rPr>
                    </w:pPr>
                    <w:r>
                      <w:rPr>
                        <w:noProof/>
                      </w:rPr>
                      <w:t xml:space="preserve">[22] </w:t>
                    </w:r>
                  </w:p>
                </w:tc>
                <w:tc>
                  <w:tcPr>
                    <w:tcW w:w="0" w:type="auto"/>
                    <w:hideMark/>
                  </w:tcPr>
                  <w:p w14:paraId="3E9BAF6C" w14:textId="77777777" w:rsidR="007152E2" w:rsidRDefault="007152E2">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7152E2" w14:paraId="55D63410" w14:textId="77777777">
                <w:trPr>
                  <w:divId w:val="870386319"/>
                  <w:tblCellSpacing w:w="15" w:type="dxa"/>
                </w:trPr>
                <w:tc>
                  <w:tcPr>
                    <w:tcW w:w="50" w:type="pct"/>
                    <w:hideMark/>
                  </w:tcPr>
                  <w:p w14:paraId="6E80C9A4" w14:textId="77777777" w:rsidR="007152E2" w:rsidRDefault="007152E2">
                    <w:pPr>
                      <w:pStyle w:val="Bibliography"/>
                      <w:rPr>
                        <w:noProof/>
                      </w:rPr>
                    </w:pPr>
                    <w:r>
                      <w:rPr>
                        <w:noProof/>
                      </w:rPr>
                      <w:t xml:space="preserve">[23] </w:t>
                    </w:r>
                  </w:p>
                </w:tc>
                <w:tc>
                  <w:tcPr>
                    <w:tcW w:w="0" w:type="auto"/>
                    <w:hideMark/>
                  </w:tcPr>
                  <w:p w14:paraId="5DC47C02" w14:textId="77777777" w:rsidR="007152E2" w:rsidRDefault="007152E2">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7152E2" w14:paraId="1656C47E" w14:textId="77777777">
                <w:trPr>
                  <w:divId w:val="870386319"/>
                  <w:tblCellSpacing w:w="15" w:type="dxa"/>
                </w:trPr>
                <w:tc>
                  <w:tcPr>
                    <w:tcW w:w="50" w:type="pct"/>
                    <w:hideMark/>
                  </w:tcPr>
                  <w:p w14:paraId="159833C4" w14:textId="77777777" w:rsidR="007152E2" w:rsidRDefault="007152E2">
                    <w:pPr>
                      <w:pStyle w:val="Bibliography"/>
                      <w:rPr>
                        <w:noProof/>
                      </w:rPr>
                    </w:pPr>
                    <w:r>
                      <w:rPr>
                        <w:noProof/>
                      </w:rPr>
                      <w:lastRenderedPageBreak/>
                      <w:t xml:space="preserve">[24] </w:t>
                    </w:r>
                  </w:p>
                </w:tc>
                <w:tc>
                  <w:tcPr>
                    <w:tcW w:w="0" w:type="auto"/>
                    <w:hideMark/>
                  </w:tcPr>
                  <w:p w14:paraId="0B06938A" w14:textId="77777777" w:rsidR="007152E2" w:rsidRDefault="007152E2">
                    <w:pPr>
                      <w:pStyle w:val="Bibliography"/>
                      <w:rPr>
                        <w:noProof/>
                      </w:rPr>
                    </w:pPr>
                    <w:r>
                      <w:rPr>
                        <w:noProof/>
                      </w:rPr>
                      <w:t>AWS, "Managed OpenShift," 2023. [Online]. Available: https://aws.amazon.com/openshift/.</w:t>
                    </w:r>
                  </w:p>
                </w:tc>
              </w:tr>
              <w:tr w:rsidR="007152E2" w14:paraId="05C7CB80" w14:textId="77777777">
                <w:trPr>
                  <w:divId w:val="870386319"/>
                  <w:tblCellSpacing w:w="15" w:type="dxa"/>
                </w:trPr>
                <w:tc>
                  <w:tcPr>
                    <w:tcW w:w="50" w:type="pct"/>
                    <w:hideMark/>
                  </w:tcPr>
                  <w:p w14:paraId="19BCC176" w14:textId="77777777" w:rsidR="007152E2" w:rsidRDefault="007152E2">
                    <w:pPr>
                      <w:pStyle w:val="Bibliography"/>
                      <w:rPr>
                        <w:noProof/>
                      </w:rPr>
                    </w:pPr>
                    <w:r>
                      <w:rPr>
                        <w:noProof/>
                      </w:rPr>
                      <w:t xml:space="preserve">[25] </w:t>
                    </w:r>
                  </w:p>
                </w:tc>
                <w:tc>
                  <w:tcPr>
                    <w:tcW w:w="0" w:type="auto"/>
                    <w:hideMark/>
                  </w:tcPr>
                  <w:p w14:paraId="79567B5E" w14:textId="77777777" w:rsidR="007152E2" w:rsidRDefault="007152E2">
                    <w:pPr>
                      <w:pStyle w:val="Bibliography"/>
                      <w:rPr>
                        <w:noProof/>
                      </w:rPr>
                    </w:pPr>
                    <w:r>
                      <w:rPr>
                        <w:noProof/>
                      </w:rPr>
                      <w:t>AWS, "Amazon Elastic Container Registry (ECR)," 2023. [Online]. Available: https://aws.amazon.com/ecr/.</w:t>
                    </w:r>
                  </w:p>
                </w:tc>
              </w:tr>
              <w:tr w:rsidR="007152E2" w14:paraId="632880E0" w14:textId="77777777">
                <w:trPr>
                  <w:divId w:val="870386319"/>
                  <w:tblCellSpacing w:w="15" w:type="dxa"/>
                </w:trPr>
                <w:tc>
                  <w:tcPr>
                    <w:tcW w:w="50" w:type="pct"/>
                    <w:hideMark/>
                  </w:tcPr>
                  <w:p w14:paraId="5CD694D6" w14:textId="77777777" w:rsidR="007152E2" w:rsidRDefault="007152E2">
                    <w:pPr>
                      <w:pStyle w:val="Bibliography"/>
                      <w:rPr>
                        <w:noProof/>
                      </w:rPr>
                    </w:pPr>
                    <w:r>
                      <w:rPr>
                        <w:noProof/>
                      </w:rPr>
                      <w:t xml:space="preserve">[26] </w:t>
                    </w:r>
                  </w:p>
                </w:tc>
                <w:tc>
                  <w:tcPr>
                    <w:tcW w:w="0" w:type="auto"/>
                    <w:hideMark/>
                  </w:tcPr>
                  <w:p w14:paraId="2F18BD72" w14:textId="77777777" w:rsidR="007152E2" w:rsidRDefault="007152E2">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7152E2" w14:paraId="017C3D9C" w14:textId="77777777">
                <w:trPr>
                  <w:divId w:val="870386319"/>
                  <w:tblCellSpacing w:w="15" w:type="dxa"/>
                </w:trPr>
                <w:tc>
                  <w:tcPr>
                    <w:tcW w:w="50" w:type="pct"/>
                    <w:hideMark/>
                  </w:tcPr>
                  <w:p w14:paraId="23E4EFA3" w14:textId="77777777" w:rsidR="007152E2" w:rsidRDefault="007152E2">
                    <w:pPr>
                      <w:pStyle w:val="Bibliography"/>
                      <w:rPr>
                        <w:noProof/>
                      </w:rPr>
                    </w:pPr>
                    <w:r>
                      <w:rPr>
                        <w:noProof/>
                      </w:rPr>
                      <w:t xml:space="preserve">[27] </w:t>
                    </w:r>
                  </w:p>
                </w:tc>
                <w:tc>
                  <w:tcPr>
                    <w:tcW w:w="0" w:type="auto"/>
                    <w:hideMark/>
                  </w:tcPr>
                  <w:p w14:paraId="20CA0706" w14:textId="77777777" w:rsidR="007152E2" w:rsidRDefault="007152E2">
                    <w:pPr>
                      <w:pStyle w:val="Bibliography"/>
                      <w:rPr>
                        <w:noProof/>
                      </w:rPr>
                    </w:pPr>
                    <w:r>
                      <w:rPr>
                        <w:noProof/>
                      </w:rPr>
                      <w:t>AWS, "Amazon Elastic Container Service (ECS)," 2023. [Online]. Available: https://aws.amazon.com/ecs/.</w:t>
                    </w:r>
                  </w:p>
                </w:tc>
              </w:tr>
              <w:tr w:rsidR="007152E2" w14:paraId="3AF991E8" w14:textId="77777777">
                <w:trPr>
                  <w:divId w:val="870386319"/>
                  <w:tblCellSpacing w:w="15" w:type="dxa"/>
                </w:trPr>
                <w:tc>
                  <w:tcPr>
                    <w:tcW w:w="50" w:type="pct"/>
                    <w:hideMark/>
                  </w:tcPr>
                  <w:p w14:paraId="165447A4" w14:textId="77777777" w:rsidR="007152E2" w:rsidRDefault="007152E2">
                    <w:pPr>
                      <w:pStyle w:val="Bibliography"/>
                      <w:rPr>
                        <w:noProof/>
                      </w:rPr>
                    </w:pPr>
                    <w:r>
                      <w:rPr>
                        <w:noProof/>
                      </w:rPr>
                      <w:t xml:space="preserve">[28] </w:t>
                    </w:r>
                  </w:p>
                </w:tc>
                <w:tc>
                  <w:tcPr>
                    <w:tcW w:w="0" w:type="auto"/>
                    <w:hideMark/>
                  </w:tcPr>
                  <w:p w14:paraId="3A4D1A5F" w14:textId="77777777" w:rsidR="007152E2" w:rsidRDefault="007152E2">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7152E2" w14:paraId="25665C28" w14:textId="77777777">
                <w:trPr>
                  <w:divId w:val="870386319"/>
                  <w:tblCellSpacing w:w="15" w:type="dxa"/>
                </w:trPr>
                <w:tc>
                  <w:tcPr>
                    <w:tcW w:w="50" w:type="pct"/>
                    <w:hideMark/>
                  </w:tcPr>
                  <w:p w14:paraId="135F35EB" w14:textId="77777777" w:rsidR="007152E2" w:rsidRDefault="007152E2">
                    <w:pPr>
                      <w:pStyle w:val="Bibliography"/>
                      <w:rPr>
                        <w:noProof/>
                      </w:rPr>
                    </w:pPr>
                    <w:r>
                      <w:rPr>
                        <w:noProof/>
                      </w:rPr>
                      <w:t xml:space="preserve">[29] </w:t>
                    </w:r>
                  </w:p>
                </w:tc>
                <w:tc>
                  <w:tcPr>
                    <w:tcW w:w="0" w:type="auto"/>
                    <w:hideMark/>
                  </w:tcPr>
                  <w:p w14:paraId="46A43A88" w14:textId="77777777" w:rsidR="007152E2" w:rsidRDefault="007152E2">
                    <w:pPr>
                      <w:pStyle w:val="Bibliography"/>
                      <w:rPr>
                        <w:noProof/>
                      </w:rPr>
                    </w:pPr>
                    <w:r>
                      <w:rPr>
                        <w:noProof/>
                      </w:rPr>
                      <w:t>AWS, "Amazon Elastic Kubernetes Service (EKS)," 2023. [Online]. Available: https://aws.amazon.com/eks/.</w:t>
                    </w:r>
                  </w:p>
                </w:tc>
              </w:tr>
              <w:tr w:rsidR="007152E2" w14:paraId="2CC54E2F" w14:textId="77777777">
                <w:trPr>
                  <w:divId w:val="870386319"/>
                  <w:tblCellSpacing w:w="15" w:type="dxa"/>
                </w:trPr>
                <w:tc>
                  <w:tcPr>
                    <w:tcW w:w="50" w:type="pct"/>
                    <w:hideMark/>
                  </w:tcPr>
                  <w:p w14:paraId="62EA41D2" w14:textId="77777777" w:rsidR="007152E2" w:rsidRDefault="007152E2">
                    <w:pPr>
                      <w:pStyle w:val="Bibliography"/>
                      <w:rPr>
                        <w:noProof/>
                      </w:rPr>
                    </w:pPr>
                    <w:r>
                      <w:rPr>
                        <w:noProof/>
                      </w:rPr>
                      <w:t xml:space="preserve">[30] </w:t>
                    </w:r>
                  </w:p>
                </w:tc>
                <w:tc>
                  <w:tcPr>
                    <w:tcW w:w="0" w:type="auto"/>
                    <w:hideMark/>
                  </w:tcPr>
                  <w:p w14:paraId="4FEC0694" w14:textId="77777777" w:rsidR="007152E2" w:rsidRDefault="007152E2">
                    <w:pPr>
                      <w:pStyle w:val="Bibliography"/>
                      <w:rPr>
                        <w:noProof/>
                      </w:rPr>
                    </w:pPr>
                    <w:r>
                      <w:rPr>
                        <w:noProof/>
                      </w:rPr>
                      <w:t>AWS, "AWS Fargate," 2023. [Online]. Available: https://aws.amazon.com/fargate/.</w:t>
                    </w:r>
                  </w:p>
                </w:tc>
              </w:tr>
              <w:tr w:rsidR="007152E2" w14:paraId="74702222" w14:textId="77777777">
                <w:trPr>
                  <w:divId w:val="870386319"/>
                  <w:tblCellSpacing w:w="15" w:type="dxa"/>
                </w:trPr>
                <w:tc>
                  <w:tcPr>
                    <w:tcW w:w="50" w:type="pct"/>
                    <w:hideMark/>
                  </w:tcPr>
                  <w:p w14:paraId="28552290" w14:textId="77777777" w:rsidR="007152E2" w:rsidRDefault="007152E2">
                    <w:pPr>
                      <w:pStyle w:val="Bibliography"/>
                      <w:rPr>
                        <w:noProof/>
                      </w:rPr>
                    </w:pPr>
                    <w:r>
                      <w:rPr>
                        <w:noProof/>
                      </w:rPr>
                      <w:t xml:space="preserve">[31] </w:t>
                    </w:r>
                  </w:p>
                </w:tc>
                <w:tc>
                  <w:tcPr>
                    <w:tcW w:w="0" w:type="auto"/>
                    <w:hideMark/>
                  </w:tcPr>
                  <w:p w14:paraId="651BBEB5" w14:textId="77777777" w:rsidR="007152E2" w:rsidRDefault="007152E2">
                    <w:pPr>
                      <w:pStyle w:val="Bibliography"/>
                      <w:rPr>
                        <w:noProof/>
                      </w:rPr>
                    </w:pPr>
                    <w:r>
                      <w:rPr>
                        <w:noProof/>
                      </w:rPr>
                      <w:t>AWS, "AWS Copilot," 2023. [Online]. Available: https://aws.amazon.com/copilot/.</w:t>
                    </w:r>
                  </w:p>
                </w:tc>
              </w:tr>
              <w:tr w:rsidR="007152E2" w14:paraId="56C346EA" w14:textId="77777777">
                <w:trPr>
                  <w:divId w:val="870386319"/>
                  <w:tblCellSpacing w:w="15" w:type="dxa"/>
                </w:trPr>
                <w:tc>
                  <w:tcPr>
                    <w:tcW w:w="50" w:type="pct"/>
                    <w:hideMark/>
                  </w:tcPr>
                  <w:p w14:paraId="0CDA6046" w14:textId="77777777" w:rsidR="007152E2" w:rsidRDefault="007152E2">
                    <w:pPr>
                      <w:pStyle w:val="Bibliography"/>
                      <w:rPr>
                        <w:noProof/>
                      </w:rPr>
                    </w:pPr>
                    <w:r>
                      <w:rPr>
                        <w:noProof/>
                      </w:rPr>
                      <w:t xml:space="preserve">[32] </w:t>
                    </w:r>
                  </w:p>
                </w:tc>
                <w:tc>
                  <w:tcPr>
                    <w:tcW w:w="0" w:type="auto"/>
                    <w:hideMark/>
                  </w:tcPr>
                  <w:p w14:paraId="30AC22E4" w14:textId="77777777" w:rsidR="007152E2" w:rsidRDefault="007152E2">
                    <w:pPr>
                      <w:pStyle w:val="Bibliography"/>
                      <w:rPr>
                        <w:noProof/>
                      </w:rPr>
                    </w:pPr>
                    <w:r>
                      <w:rPr>
                        <w:noProof/>
                      </w:rPr>
                      <w:t>Red Hat, "Red Hat OpenShift Service on AWS," 2023. [Online]. Available: https://www.openshift.com/products/amazon-openshift.</w:t>
                    </w:r>
                  </w:p>
                </w:tc>
              </w:tr>
              <w:tr w:rsidR="007152E2" w14:paraId="1F655CAA" w14:textId="77777777">
                <w:trPr>
                  <w:divId w:val="870386319"/>
                  <w:tblCellSpacing w:w="15" w:type="dxa"/>
                </w:trPr>
                <w:tc>
                  <w:tcPr>
                    <w:tcW w:w="50" w:type="pct"/>
                    <w:hideMark/>
                  </w:tcPr>
                  <w:p w14:paraId="1C8460CB" w14:textId="77777777" w:rsidR="007152E2" w:rsidRDefault="007152E2">
                    <w:pPr>
                      <w:pStyle w:val="Bibliography"/>
                      <w:rPr>
                        <w:noProof/>
                      </w:rPr>
                    </w:pPr>
                    <w:r>
                      <w:rPr>
                        <w:noProof/>
                      </w:rPr>
                      <w:t xml:space="preserve">[33] </w:t>
                    </w:r>
                  </w:p>
                </w:tc>
                <w:tc>
                  <w:tcPr>
                    <w:tcW w:w="0" w:type="auto"/>
                    <w:hideMark/>
                  </w:tcPr>
                  <w:p w14:paraId="1D8200CC" w14:textId="77777777" w:rsidR="007152E2" w:rsidRDefault="007152E2">
                    <w:pPr>
                      <w:pStyle w:val="Bibliography"/>
                      <w:rPr>
                        <w:noProof/>
                      </w:rPr>
                    </w:pPr>
                    <w:r>
                      <w:rPr>
                        <w:noProof/>
                      </w:rPr>
                      <w:t>AWS, "AWS RoboMaker," 2023. [Online]. Available: https://aws.amazon.com/robomaker/.</w:t>
                    </w:r>
                  </w:p>
                </w:tc>
              </w:tr>
              <w:tr w:rsidR="007152E2" w14:paraId="6BF745FB" w14:textId="77777777">
                <w:trPr>
                  <w:divId w:val="870386319"/>
                  <w:tblCellSpacing w:w="15" w:type="dxa"/>
                </w:trPr>
                <w:tc>
                  <w:tcPr>
                    <w:tcW w:w="50" w:type="pct"/>
                    <w:hideMark/>
                  </w:tcPr>
                  <w:p w14:paraId="0EA0B556" w14:textId="77777777" w:rsidR="007152E2" w:rsidRDefault="007152E2">
                    <w:pPr>
                      <w:pStyle w:val="Bibliography"/>
                      <w:rPr>
                        <w:noProof/>
                      </w:rPr>
                    </w:pPr>
                    <w:r>
                      <w:rPr>
                        <w:noProof/>
                      </w:rPr>
                      <w:t xml:space="preserve">[34] </w:t>
                    </w:r>
                  </w:p>
                </w:tc>
                <w:tc>
                  <w:tcPr>
                    <w:tcW w:w="0" w:type="auto"/>
                    <w:hideMark/>
                  </w:tcPr>
                  <w:p w14:paraId="465953F9" w14:textId="77777777" w:rsidR="007152E2" w:rsidRDefault="007152E2">
                    <w:pPr>
                      <w:pStyle w:val="Bibliography"/>
                      <w:rPr>
                        <w:noProof/>
                      </w:rPr>
                    </w:pPr>
                    <w:r>
                      <w:rPr>
                        <w:noProof/>
                      </w:rPr>
                      <w:t>AWS, "Amazon Braket," 2023. [Online]. Available: https://aws.amazon.com/braket/.</w:t>
                    </w:r>
                  </w:p>
                </w:tc>
              </w:tr>
              <w:tr w:rsidR="007152E2" w14:paraId="4928C356" w14:textId="77777777">
                <w:trPr>
                  <w:divId w:val="870386319"/>
                  <w:tblCellSpacing w:w="15" w:type="dxa"/>
                </w:trPr>
                <w:tc>
                  <w:tcPr>
                    <w:tcW w:w="50" w:type="pct"/>
                    <w:hideMark/>
                  </w:tcPr>
                  <w:p w14:paraId="084495D0" w14:textId="77777777" w:rsidR="007152E2" w:rsidRDefault="007152E2">
                    <w:pPr>
                      <w:pStyle w:val="Bibliography"/>
                      <w:rPr>
                        <w:noProof/>
                      </w:rPr>
                    </w:pPr>
                    <w:r>
                      <w:rPr>
                        <w:noProof/>
                      </w:rPr>
                      <w:t xml:space="preserve">[35] </w:t>
                    </w:r>
                  </w:p>
                </w:tc>
                <w:tc>
                  <w:tcPr>
                    <w:tcW w:w="0" w:type="auto"/>
                    <w:hideMark/>
                  </w:tcPr>
                  <w:p w14:paraId="4A340821" w14:textId="77777777" w:rsidR="007152E2" w:rsidRDefault="007152E2">
                    <w:pPr>
                      <w:pStyle w:val="Bibliography"/>
                      <w:rPr>
                        <w:noProof/>
                      </w:rPr>
                    </w:pPr>
                    <w:r>
                      <w:rPr>
                        <w:noProof/>
                      </w:rPr>
                      <w:t>AWS, "Amazon CodeCatalyst Overview," 2023. [Online]. Available: https://aws.amazon.com/code/catalyst/.</w:t>
                    </w:r>
                  </w:p>
                </w:tc>
              </w:tr>
              <w:tr w:rsidR="007152E2" w14:paraId="62E738B6" w14:textId="77777777">
                <w:trPr>
                  <w:divId w:val="870386319"/>
                  <w:tblCellSpacing w:w="15" w:type="dxa"/>
                </w:trPr>
                <w:tc>
                  <w:tcPr>
                    <w:tcW w:w="50" w:type="pct"/>
                    <w:hideMark/>
                  </w:tcPr>
                  <w:p w14:paraId="3BDAA2EB" w14:textId="77777777" w:rsidR="007152E2" w:rsidRDefault="007152E2">
                    <w:pPr>
                      <w:pStyle w:val="Bibliography"/>
                      <w:rPr>
                        <w:noProof/>
                      </w:rPr>
                    </w:pPr>
                    <w:r>
                      <w:rPr>
                        <w:noProof/>
                      </w:rPr>
                      <w:t xml:space="preserve">[36] </w:t>
                    </w:r>
                  </w:p>
                </w:tc>
                <w:tc>
                  <w:tcPr>
                    <w:tcW w:w="0" w:type="auto"/>
                    <w:hideMark/>
                  </w:tcPr>
                  <w:p w14:paraId="4DA8E1B2" w14:textId="77777777" w:rsidR="007152E2" w:rsidRDefault="007152E2">
                    <w:pPr>
                      <w:pStyle w:val="Bibliography"/>
                      <w:rPr>
                        <w:noProof/>
                      </w:rPr>
                    </w:pPr>
                    <w:r>
                      <w:rPr>
                        <w:noProof/>
                      </w:rPr>
                      <w:t xml:space="preserve">AWS, </w:t>
                    </w:r>
                    <w:r>
                      <w:rPr>
                        <w:i/>
                        <w:iCs/>
                        <w:noProof/>
                      </w:rPr>
                      <w:t xml:space="preserve">Amazon CodeGuru, </w:t>
                    </w:r>
                    <w:r>
                      <w:rPr>
                        <w:noProof/>
                      </w:rPr>
                      <w:t xml:space="preserve">2023. </w:t>
                    </w:r>
                  </w:p>
                </w:tc>
              </w:tr>
              <w:tr w:rsidR="007152E2" w14:paraId="45D437EC" w14:textId="77777777">
                <w:trPr>
                  <w:divId w:val="870386319"/>
                  <w:tblCellSpacing w:w="15" w:type="dxa"/>
                </w:trPr>
                <w:tc>
                  <w:tcPr>
                    <w:tcW w:w="50" w:type="pct"/>
                    <w:hideMark/>
                  </w:tcPr>
                  <w:p w14:paraId="5B779028" w14:textId="77777777" w:rsidR="007152E2" w:rsidRDefault="007152E2">
                    <w:pPr>
                      <w:pStyle w:val="Bibliography"/>
                      <w:rPr>
                        <w:noProof/>
                      </w:rPr>
                    </w:pPr>
                    <w:r>
                      <w:rPr>
                        <w:noProof/>
                      </w:rPr>
                      <w:t xml:space="preserve">[37] </w:t>
                    </w:r>
                  </w:p>
                </w:tc>
                <w:tc>
                  <w:tcPr>
                    <w:tcW w:w="0" w:type="auto"/>
                    <w:hideMark/>
                  </w:tcPr>
                  <w:p w14:paraId="14E239E8" w14:textId="77777777" w:rsidR="007152E2" w:rsidRDefault="007152E2">
                    <w:pPr>
                      <w:pStyle w:val="Bibliography"/>
                      <w:rPr>
                        <w:noProof/>
                      </w:rPr>
                    </w:pPr>
                    <w:r>
                      <w:rPr>
                        <w:noProof/>
                      </w:rPr>
                      <w:t>AWS, "AWS CodeCommit," 2023. [Online]. Available: https://aws.amazon.com/codecommit/.</w:t>
                    </w:r>
                  </w:p>
                </w:tc>
              </w:tr>
              <w:tr w:rsidR="007152E2" w14:paraId="5D9A59C0" w14:textId="77777777">
                <w:trPr>
                  <w:divId w:val="870386319"/>
                  <w:tblCellSpacing w:w="15" w:type="dxa"/>
                </w:trPr>
                <w:tc>
                  <w:tcPr>
                    <w:tcW w:w="50" w:type="pct"/>
                    <w:hideMark/>
                  </w:tcPr>
                  <w:p w14:paraId="79722CE0" w14:textId="77777777" w:rsidR="007152E2" w:rsidRDefault="007152E2">
                    <w:pPr>
                      <w:pStyle w:val="Bibliography"/>
                      <w:rPr>
                        <w:noProof/>
                      </w:rPr>
                    </w:pPr>
                    <w:r>
                      <w:rPr>
                        <w:noProof/>
                      </w:rPr>
                      <w:t xml:space="preserve">[38] </w:t>
                    </w:r>
                  </w:p>
                </w:tc>
                <w:tc>
                  <w:tcPr>
                    <w:tcW w:w="0" w:type="auto"/>
                    <w:hideMark/>
                  </w:tcPr>
                  <w:p w14:paraId="2C308CE8" w14:textId="77777777" w:rsidR="007152E2" w:rsidRDefault="007152E2">
                    <w:pPr>
                      <w:pStyle w:val="Bibliography"/>
                      <w:rPr>
                        <w:noProof/>
                      </w:rPr>
                    </w:pPr>
                    <w:r>
                      <w:rPr>
                        <w:noProof/>
                      </w:rPr>
                      <w:t>AWS, "AWS CodePipeline," 2023. [Online]. Available: https://aws.amazon.com/codepipeline/..</w:t>
                    </w:r>
                  </w:p>
                </w:tc>
              </w:tr>
              <w:tr w:rsidR="007152E2" w14:paraId="645F7E9C" w14:textId="77777777">
                <w:trPr>
                  <w:divId w:val="870386319"/>
                  <w:tblCellSpacing w:w="15" w:type="dxa"/>
                </w:trPr>
                <w:tc>
                  <w:tcPr>
                    <w:tcW w:w="50" w:type="pct"/>
                    <w:hideMark/>
                  </w:tcPr>
                  <w:p w14:paraId="057200CE" w14:textId="77777777" w:rsidR="007152E2" w:rsidRDefault="007152E2">
                    <w:pPr>
                      <w:pStyle w:val="Bibliography"/>
                      <w:rPr>
                        <w:noProof/>
                      </w:rPr>
                    </w:pPr>
                    <w:r>
                      <w:rPr>
                        <w:noProof/>
                      </w:rPr>
                      <w:lastRenderedPageBreak/>
                      <w:t xml:space="preserve">[39] </w:t>
                    </w:r>
                  </w:p>
                </w:tc>
                <w:tc>
                  <w:tcPr>
                    <w:tcW w:w="0" w:type="auto"/>
                    <w:hideMark/>
                  </w:tcPr>
                  <w:p w14:paraId="0195A174" w14:textId="77777777" w:rsidR="007152E2" w:rsidRDefault="007152E2">
                    <w:pPr>
                      <w:pStyle w:val="Bibliography"/>
                      <w:rPr>
                        <w:noProof/>
                      </w:rPr>
                    </w:pPr>
                    <w:r>
                      <w:rPr>
                        <w:noProof/>
                      </w:rPr>
                      <w:t>AWS, "AWS Cloud Development Kit (CDK)," 2023. [Online]. Available: https://aws.amazon.com/cdk/.</w:t>
                    </w:r>
                  </w:p>
                </w:tc>
              </w:tr>
              <w:tr w:rsidR="007152E2" w14:paraId="47F0AEC3" w14:textId="77777777">
                <w:trPr>
                  <w:divId w:val="870386319"/>
                  <w:tblCellSpacing w:w="15" w:type="dxa"/>
                </w:trPr>
                <w:tc>
                  <w:tcPr>
                    <w:tcW w:w="50" w:type="pct"/>
                    <w:hideMark/>
                  </w:tcPr>
                  <w:p w14:paraId="3E890B9A" w14:textId="77777777" w:rsidR="007152E2" w:rsidRDefault="007152E2">
                    <w:pPr>
                      <w:pStyle w:val="Bibliography"/>
                      <w:rPr>
                        <w:noProof/>
                      </w:rPr>
                    </w:pPr>
                    <w:r>
                      <w:rPr>
                        <w:noProof/>
                      </w:rPr>
                      <w:t xml:space="preserve">[40] </w:t>
                    </w:r>
                  </w:p>
                </w:tc>
                <w:tc>
                  <w:tcPr>
                    <w:tcW w:w="0" w:type="auto"/>
                    <w:hideMark/>
                  </w:tcPr>
                  <w:p w14:paraId="2A8EEB96" w14:textId="77777777" w:rsidR="007152E2" w:rsidRDefault="007152E2">
                    <w:pPr>
                      <w:pStyle w:val="Bibliography"/>
                      <w:rPr>
                        <w:noProof/>
                      </w:rPr>
                    </w:pPr>
                    <w:r>
                      <w:rPr>
                        <w:noProof/>
                      </w:rPr>
                      <w:t>AWS, "AWS CodeDeploy," 2023. [Online]. Available: https://aws.amazon.com/codedeploy/..</w:t>
                    </w:r>
                  </w:p>
                </w:tc>
              </w:tr>
            </w:tbl>
            <w:p w14:paraId="776D3D70" w14:textId="77777777" w:rsidR="007152E2" w:rsidRDefault="007152E2">
              <w:pPr>
                <w:divId w:val="870386319"/>
                <w:rPr>
                  <w:rFonts w:eastAsia="Times New Roman"/>
                  <w:noProof/>
                </w:rPr>
              </w:pPr>
            </w:p>
            <w:p w14:paraId="761EC662" w14:textId="519440C9" w:rsidR="00870152" w:rsidRDefault="00870152" w:rsidP="00EC6AAA">
              <w:pPr>
                <w:spacing w:line="276" w:lineRule="auto"/>
              </w:pPr>
              <w:r>
                <w:rPr>
                  <w:b/>
                  <w:bCs/>
                  <w:noProof/>
                </w:rPr>
                <w:fldChar w:fldCharType="end"/>
              </w:r>
            </w:p>
          </w:sdtContent>
        </w:sdt>
      </w:sdtContent>
    </w:sdt>
    <w:p w14:paraId="56A2AED8" w14:textId="77777777" w:rsidR="00AA52E0" w:rsidRDefault="00AA52E0" w:rsidP="00001DD2">
      <w:pPr>
        <w:pBdr>
          <w:top w:val="nil"/>
          <w:left w:val="nil"/>
          <w:bottom w:val="nil"/>
          <w:right w:val="nil"/>
          <w:between w:val="nil"/>
        </w:pBdr>
        <w:shd w:val="clear" w:color="auto" w:fill="FFFFFF"/>
        <w:spacing w:after="100" w:line="276" w:lineRule="auto"/>
        <w:jc w:val="both"/>
      </w:pPr>
    </w:p>
    <w:p w14:paraId="2246070A" w14:textId="77777777" w:rsidR="00AA52E0" w:rsidRDefault="00AA52E0" w:rsidP="00001DD2">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001DD2">
      <w:pPr>
        <w:pBdr>
          <w:top w:val="nil"/>
          <w:left w:val="nil"/>
          <w:bottom w:val="nil"/>
          <w:right w:val="nil"/>
          <w:between w:val="nil"/>
        </w:pBdr>
        <w:shd w:val="clear" w:color="auto" w:fill="FFFFFF"/>
        <w:spacing w:after="100" w:line="276" w:lineRule="auto"/>
        <w:jc w:val="both"/>
      </w:pPr>
    </w:p>
    <w:sectPr w:rsidR="00E87109" w:rsidRPr="0094412E">
      <w:headerReference w:type="default" r:id="rId24"/>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Arya" w:date="2025-02-25T16:00:00Z" w:initials="D">
    <w:p w14:paraId="2C88934B" w14:textId="77777777" w:rsidR="003C09BC" w:rsidRDefault="003C09BC" w:rsidP="003C09BC">
      <w:pPr>
        <w:pStyle w:val="CommentText"/>
      </w:pPr>
      <w:r>
        <w:rPr>
          <w:rStyle w:val="CommentReference"/>
        </w:rPr>
        <w:annotationRef/>
      </w:r>
      <w:r>
        <w:rPr>
          <w:lang w:val="en-IN"/>
        </w:rPr>
        <w:t>Please add sections: Introduction and Objectives.</w:t>
      </w:r>
    </w:p>
  </w:comment>
  <w:comment w:id="5" w:author="Paulo H. Leocadio" w:date="2025-03-18T16:16:00Z" w:initials="PL">
    <w:p w14:paraId="0E877FAA" w14:textId="77777777" w:rsidR="003C09BC" w:rsidRDefault="003C09BC" w:rsidP="003C09BC">
      <w:pPr>
        <w:pStyle w:val="CommentText"/>
      </w:pPr>
      <w:r>
        <w:rPr>
          <w:rStyle w:val="CommentReference"/>
        </w:rPr>
        <w:annotationRef/>
      </w:r>
      <w:r>
        <w:t>ok</w:t>
      </w:r>
    </w:p>
  </w:comment>
  <w:comment w:id="9" w:author="Arya" w:date="2025-03-25T14:30:00Z" w:initials="D">
    <w:p w14:paraId="23B1A77C" w14:textId="77777777" w:rsidR="003C09BC" w:rsidRDefault="003C09BC" w:rsidP="003C09BC">
      <w:pPr>
        <w:pStyle w:val="CommentText"/>
      </w:pPr>
      <w:r>
        <w:rPr>
          <w:rStyle w:val="CommentReference"/>
        </w:rPr>
        <w:annotationRef/>
      </w:r>
      <w:r>
        <w:rPr>
          <w:lang w:val="en-IN"/>
        </w:rPr>
        <w:t>The structure will include all the H1 headings. Please tweak the list.</w:t>
      </w:r>
    </w:p>
  </w:comment>
  <w:comment w:id="22" w:author="Arya" w:date="2025-03-25T14:32:00Z" w:initials="D">
    <w:p w14:paraId="38CA8B23" w14:textId="77777777" w:rsidR="00CE099D" w:rsidRDefault="00CE099D" w:rsidP="00CE099D">
      <w:pPr>
        <w:pStyle w:val="CommentText"/>
      </w:pPr>
      <w:r>
        <w:rPr>
          <w:rStyle w:val="CommentReference"/>
        </w:rPr>
        <w:annotationRef/>
      </w:r>
      <w:r>
        <w:rPr>
          <w:lang w:val="en-IN"/>
        </w:rPr>
        <w:t>According to our style guidelines, the objectives section is written in a paragraph. Kindly compile these points and present them in form of a paragraph.</w:t>
      </w:r>
    </w:p>
  </w:comment>
  <w:comment w:id="24" w:author="Arya" w:date="2025-02-25T16:00:00Z" w:initials="D">
    <w:p w14:paraId="4805F10D" w14:textId="5BBEABE3" w:rsidR="00C3115D" w:rsidRDefault="00C3115D" w:rsidP="00C3115D">
      <w:pPr>
        <w:pStyle w:val="CommentText"/>
      </w:pPr>
      <w:r>
        <w:rPr>
          <w:rStyle w:val="CommentReference"/>
        </w:rPr>
        <w:annotationRef/>
      </w:r>
      <w:r>
        <w:rPr>
          <w:lang w:val="en-IN"/>
        </w:rPr>
        <w:t>Please add sections: Introduction and Objectives.</w:t>
      </w:r>
    </w:p>
  </w:comment>
  <w:comment w:id="25" w:author="Paulo H. Leocadio" w:date="2025-03-18T16:16:00Z" w:initials="PL">
    <w:p w14:paraId="03640E86" w14:textId="77777777" w:rsidR="008E6C45" w:rsidRDefault="008E6C45" w:rsidP="008E6C45">
      <w:pPr>
        <w:pStyle w:val="CommentText"/>
      </w:pPr>
      <w:r>
        <w:rPr>
          <w:rStyle w:val="CommentReference"/>
        </w:rPr>
        <w:annotationRef/>
      </w:r>
      <w:r>
        <w:t>ok</w:t>
      </w:r>
    </w:p>
  </w:comment>
  <w:comment w:id="48" w:author="Arya" w:date="2025-02-25T16:30:00Z" w:initials="D">
    <w:p w14:paraId="504B2115" w14:textId="63A8F157" w:rsidR="00AF72CF" w:rsidRDefault="00AF72CF" w:rsidP="00AF72CF">
      <w:pPr>
        <w:pStyle w:val="CommentText"/>
      </w:pPr>
      <w:r>
        <w:rPr>
          <w:rStyle w:val="CommentReference"/>
        </w:rPr>
        <w:annotationRef/>
      </w:r>
      <w:r>
        <w:rPr>
          <w:lang w:val="en-IN"/>
        </w:rPr>
        <w:t>Please add a lead in statement for the figure.</w:t>
      </w:r>
    </w:p>
  </w:comment>
  <w:comment w:id="49" w:author="Paulo H. Leocadio" w:date="2025-03-18T16:20:00Z" w:initials="PL">
    <w:p w14:paraId="7D06387F" w14:textId="77777777" w:rsidR="004E0093" w:rsidRDefault="004E0093" w:rsidP="004E0093">
      <w:pPr>
        <w:pStyle w:val="CommentText"/>
      </w:pPr>
      <w:r>
        <w:rPr>
          <w:rStyle w:val="CommentReference"/>
        </w:rPr>
        <w:annotationRef/>
      </w:r>
      <w:r>
        <w:t>ok</w:t>
      </w:r>
    </w:p>
  </w:comment>
  <w:comment w:id="54" w:author="Arya" w:date="2025-02-26T12:55:00Z" w:initials="D">
    <w:p w14:paraId="25FF4BDC" w14:textId="5D6C59B1" w:rsidR="002506D0" w:rsidRDefault="002506D0" w:rsidP="002506D0">
      <w:pPr>
        <w:pStyle w:val="CommentText"/>
      </w:pPr>
      <w:r>
        <w:rPr>
          <w:rStyle w:val="CommentReference"/>
        </w:rPr>
        <w:annotationRef/>
      </w:r>
      <w:r>
        <w:t>Please add a lead in statement for the figure.</w:t>
      </w:r>
    </w:p>
  </w:comment>
  <w:comment w:id="55" w:author="Paulo H. Leocadio" w:date="2025-03-18T16:23:00Z" w:initials="PL">
    <w:p w14:paraId="613E11D9" w14:textId="77777777" w:rsidR="00CC4965" w:rsidRDefault="00CC4965" w:rsidP="00CC4965">
      <w:pPr>
        <w:pStyle w:val="CommentText"/>
      </w:pPr>
      <w:r>
        <w:rPr>
          <w:rStyle w:val="CommentReference"/>
        </w:rPr>
        <w:annotationRef/>
      </w:r>
      <w:r>
        <w:t>ok</w:t>
      </w:r>
    </w:p>
  </w:comment>
  <w:comment w:id="60" w:author="Arya" w:date="2025-02-26T12:57:00Z" w:initials="D">
    <w:p w14:paraId="2E953112" w14:textId="645E4D9C" w:rsidR="00AD6F16" w:rsidRDefault="00AD6F16" w:rsidP="00AD6F16">
      <w:pPr>
        <w:pStyle w:val="CommentText"/>
      </w:pPr>
      <w:r>
        <w:rPr>
          <w:rStyle w:val="CommentReference"/>
        </w:rPr>
        <w:annotationRef/>
      </w:r>
      <w:r>
        <w:t>Please rephrase so that the caption does not exceed 6 words.</w:t>
      </w:r>
    </w:p>
  </w:comment>
  <w:comment w:id="61" w:author="Paulo H. Leocadio" w:date="2025-03-18T16:11:00Z" w:initials="PL">
    <w:p w14:paraId="08C45B1D" w14:textId="77777777" w:rsidR="00F27E78" w:rsidRDefault="00F27E78" w:rsidP="00F27E78">
      <w:pPr>
        <w:pStyle w:val="CommentText"/>
      </w:pPr>
      <w:r>
        <w:rPr>
          <w:rStyle w:val="CommentReference"/>
        </w:rPr>
        <w:annotationRef/>
      </w:r>
      <w:r>
        <w:t>ok</w:t>
      </w:r>
    </w:p>
  </w:comment>
  <w:comment w:id="66" w:author="Suman Deshwal" w:date="2024-05-09T14:27:00Z" w:initials="SD">
    <w:p w14:paraId="57AA3C7F" w14:textId="7827D641" w:rsidR="00DD1DB0" w:rsidRDefault="00DD1DB0" w:rsidP="00DD1DB0">
      <w:r>
        <w:rPr>
          <w:rStyle w:val="CommentReference"/>
        </w:rPr>
        <w:annotationRef/>
      </w:r>
      <w:r>
        <w:rPr>
          <w:color w:val="000000"/>
          <w:sz w:val="20"/>
          <w:szCs w:val="20"/>
        </w:rPr>
        <w:t>please add some introductory content in this section</w:t>
      </w:r>
    </w:p>
  </w:comment>
  <w:comment w:id="67"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69" w:author="Arya" w:date="2025-02-26T13:10:00Z" w:initials="D">
    <w:p w14:paraId="3D23193D" w14:textId="77777777" w:rsidR="008A0C47" w:rsidRDefault="008A0C47" w:rsidP="008A0C47">
      <w:pPr>
        <w:pStyle w:val="CommentText"/>
      </w:pPr>
      <w:r>
        <w:rPr>
          <w:rStyle w:val="CommentReference"/>
        </w:rPr>
        <w:annotationRef/>
      </w:r>
      <w:r>
        <w:rPr>
          <w:color w:val="000000"/>
        </w:rPr>
        <w:t>Please add a lead in statement for the figure.</w:t>
      </w:r>
    </w:p>
  </w:comment>
  <w:comment w:id="70" w:author="Paulo H. Leocadio" w:date="2025-03-18T16:09:00Z" w:initials="PL">
    <w:p w14:paraId="072783B9" w14:textId="77777777" w:rsidR="00386B00" w:rsidRDefault="00386B00" w:rsidP="00386B00">
      <w:pPr>
        <w:pStyle w:val="CommentText"/>
      </w:pPr>
      <w:r>
        <w:rPr>
          <w:rStyle w:val="CommentReference"/>
        </w:rPr>
        <w:annotationRef/>
      </w:r>
      <w:r>
        <w:t>ok</w:t>
      </w:r>
    </w:p>
  </w:comment>
  <w:comment w:id="98" w:author="Arya" w:date="2025-02-26T14:54:00Z" w:initials="D">
    <w:p w14:paraId="139F5D3B" w14:textId="47A7190E" w:rsidR="008C7BE5" w:rsidRDefault="008C7BE5" w:rsidP="008C7BE5">
      <w:pPr>
        <w:pStyle w:val="CommentText"/>
      </w:pPr>
      <w:r>
        <w:rPr>
          <w:rStyle w:val="CommentReference"/>
        </w:rPr>
        <w:annotationRef/>
      </w:r>
      <w:r>
        <w:rPr>
          <w:lang w:val="en-IN"/>
        </w:rPr>
        <w:t>Please add a lead in statement.</w:t>
      </w:r>
    </w:p>
  </w:comment>
  <w:comment w:id="99" w:author="Paulo H. Leocadio" w:date="2025-03-18T16:05:00Z" w:initials="PL">
    <w:p w14:paraId="12CD8569" w14:textId="77777777" w:rsidR="00193003" w:rsidRDefault="00193003" w:rsidP="00193003">
      <w:pPr>
        <w:pStyle w:val="CommentText"/>
      </w:pPr>
      <w:r>
        <w:rPr>
          <w:rStyle w:val="CommentReference"/>
        </w:rPr>
        <w:annotationRef/>
      </w:r>
      <w:r>
        <w:t>ok</w:t>
      </w:r>
    </w:p>
  </w:comment>
  <w:comment w:id="113" w:author="Suman Deshwal" w:date="2024-05-09T16:20:00Z" w:initials="SD">
    <w:p w14:paraId="2A38BC79" w14:textId="29E72617" w:rsidR="007B6BAB" w:rsidRDefault="007B6BAB" w:rsidP="007B6BAB">
      <w:r>
        <w:rPr>
          <w:rStyle w:val="CommentReference"/>
        </w:rPr>
        <w:annotationRef/>
      </w:r>
      <w:r>
        <w:rPr>
          <w:color w:val="000000"/>
          <w:sz w:val="20"/>
          <w:szCs w:val="20"/>
        </w:rPr>
        <w:t>we cannot have two headings together without some content in between.</w:t>
      </w:r>
    </w:p>
  </w:comment>
  <w:comment w:id="114" w:author="Arya" w:date="2025-02-26T10:41:00Z" w:initials="D">
    <w:p w14:paraId="78CC91BC" w14:textId="77777777" w:rsidR="00B112E8" w:rsidRDefault="00B112E8" w:rsidP="00B112E8">
      <w:pPr>
        <w:pStyle w:val="CommentText"/>
      </w:pPr>
      <w:r>
        <w:rPr>
          <w:rStyle w:val="CommentReference"/>
        </w:rPr>
        <w:annotationRef/>
      </w:r>
      <w:r>
        <w:t>Please add a lead in statement.</w:t>
      </w:r>
    </w:p>
  </w:comment>
  <w:comment w:id="115" w:author="Paulo H. Leocadio" w:date="2025-03-18T15:55:00Z" w:initials="PL">
    <w:p w14:paraId="67407E60" w14:textId="77777777" w:rsidR="00874146" w:rsidRDefault="00874146" w:rsidP="00874146">
      <w:pPr>
        <w:pStyle w:val="CommentText"/>
      </w:pPr>
      <w:r>
        <w:rPr>
          <w:rStyle w:val="CommentReference"/>
        </w:rPr>
        <w:annotationRef/>
      </w:r>
      <w:r>
        <w:t>ok</w:t>
      </w:r>
    </w:p>
  </w:comment>
  <w:comment w:id="120" w:author="Arya" w:date="2025-02-26T11:00:00Z" w:initials="D">
    <w:p w14:paraId="1B1AF71D" w14:textId="6523BCA8" w:rsidR="00084EA0" w:rsidRDefault="00084EA0" w:rsidP="00084EA0">
      <w:pPr>
        <w:pStyle w:val="CommentText"/>
      </w:pPr>
      <w:r>
        <w:rPr>
          <w:rStyle w:val="CommentReference"/>
        </w:rPr>
        <w:annotationRef/>
      </w:r>
      <w:r>
        <w:t>Please add a lead in statement.</w:t>
      </w:r>
    </w:p>
  </w:comment>
  <w:comment w:id="121" w:author="Paulo H. Leocadio" w:date="2025-03-18T15:40:00Z" w:initials="PL">
    <w:p w14:paraId="4C5D846D" w14:textId="77777777" w:rsidR="003E7E46" w:rsidRDefault="003E7E46" w:rsidP="003E7E46">
      <w:pPr>
        <w:pStyle w:val="CommentText"/>
      </w:pPr>
      <w:r>
        <w:rPr>
          <w:rStyle w:val="CommentReference"/>
        </w:rPr>
        <w:annotationRef/>
      </w:r>
      <w:r>
        <w:t>ok</w:t>
      </w:r>
    </w:p>
  </w:comment>
  <w:comment w:id="122" w:author="Arya" w:date="2025-02-26T14:57:00Z" w:initials="D">
    <w:p w14:paraId="41C40C4A" w14:textId="2B6F593A" w:rsidR="005B5B8F" w:rsidRDefault="005B5B8F" w:rsidP="005B5B8F">
      <w:pPr>
        <w:pStyle w:val="CommentText"/>
      </w:pPr>
      <w:r>
        <w:rPr>
          <w:rStyle w:val="CommentReference"/>
        </w:rPr>
        <w:annotationRef/>
      </w:r>
      <w:r>
        <w:rPr>
          <w:lang w:val="en-IN"/>
        </w:rPr>
        <w:t>Please add a lead in statement.</w:t>
      </w:r>
    </w:p>
  </w:comment>
  <w:comment w:id="123" w:author="Paulo H. Leocadio" w:date="2025-03-18T15:40:00Z" w:initials="PL">
    <w:p w14:paraId="601BA1D1" w14:textId="77777777" w:rsidR="003E7E46" w:rsidRDefault="003E7E46" w:rsidP="003E7E46">
      <w:pPr>
        <w:pStyle w:val="CommentText"/>
      </w:pPr>
      <w:r>
        <w:rPr>
          <w:rStyle w:val="CommentReference"/>
        </w:rPr>
        <w:annotationRef/>
      </w:r>
      <w:r>
        <w:t>ok</w:t>
      </w:r>
    </w:p>
  </w:comment>
  <w:comment w:id="124" w:author="Arya" w:date="2025-02-26T11:38:00Z" w:initials="D">
    <w:p w14:paraId="09914903" w14:textId="022CC577" w:rsidR="00815D44" w:rsidRDefault="00815D44" w:rsidP="00815D44">
      <w:pPr>
        <w:pStyle w:val="CommentText"/>
      </w:pPr>
      <w:r>
        <w:rPr>
          <w:rStyle w:val="CommentReference"/>
        </w:rPr>
        <w:annotationRef/>
      </w:r>
      <w:r>
        <w:t>Please add a lead in statement.</w:t>
      </w:r>
    </w:p>
  </w:comment>
  <w:comment w:id="125" w:author="Paulo H. Leocadio" w:date="2025-03-18T15:36:00Z" w:initials="PL">
    <w:p w14:paraId="468F3207" w14:textId="77777777" w:rsidR="00552AC4" w:rsidRDefault="00552AC4" w:rsidP="00552AC4">
      <w:pPr>
        <w:pStyle w:val="CommentText"/>
      </w:pPr>
      <w:r>
        <w:rPr>
          <w:rStyle w:val="CommentReference"/>
        </w:rPr>
        <w:annotationRef/>
      </w:r>
      <w:r>
        <w:t>ok</w:t>
      </w:r>
    </w:p>
  </w:comment>
  <w:comment w:id="150" w:author="Arya" w:date="2025-02-26T11:57:00Z" w:initials="D">
    <w:p w14:paraId="0FA2E545" w14:textId="3F6F8709" w:rsidR="000E2631" w:rsidRDefault="000E2631" w:rsidP="000E2631">
      <w:pPr>
        <w:pStyle w:val="CommentText"/>
      </w:pPr>
      <w:r>
        <w:rPr>
          <w:rStyle w:val="CommentReference"/>
        </w:rPr>
        <w:annotationRef/>
      </w:r>
      <w:r>
        <w:t>Please add a lead in statement.</w:t>
      </w:r>
    </w:p>
  </w:comment>
  <w:comment w:id="151" w:author="Paulo H. Leocadio" w:date="2025-03-18T15:36:00Z" w:initials="PL">
    <w:p w14:paraId="2F636C48" w14:textId="77777777" w:rsidR="00552AC4" w:rsidRDefault="00552AC4" w:rsidP="00552AC4">
      <w:pPr>
        <w:pStyle w:val="CommentText"/>
      </w:pPr>
      <w:r>
        <w:rPr>
          <w:rStyle w:val="CommentReference"/>
        </w:rPr>
        <w:annotationRef/>
      </w:r>
      <w:r>
        <w:t>ok</w:t>
      </w:r>
    </w:p>
  </w:comment>
  <w:comment w:id="152" w:author="Arya" w:date="2025-02-26T11:57:00Z" w:initials="D">
    <w:p w14:paraId="286BC97D" w14:textId="3277F846" w:rsidR="000E2631" w:rsidRDefault="000E2631" w:rsidP="000E2631">
      <w:pPr>
        <w:pStyle w:val="CommentText"/>
      </w:pPr>
      <w:r>
        <w:rPr>
          <w:rStyle w:val="CommentReference"/>
        </w:rPr>
        <w:annotationRef/>
      </w:r>
      <w:r>
        <w:t>Please add a lead in statement for the list.</w:t>
      </w:r>
    </w:p>
  </w:comment>
  <w:comment w:id="153" w:author="Paulo H. Leocadio" w:date="2025-03-18T15:35:00Z" w:initials="PL">
    <w:p w14:paraId="08A8AEDF" w14:textId="77777777" w:rsidR="00FF6B3A" w:rsidRDefault="00FF6B3A" w:rsidP="00FF6B3A">
      <w:pPr>
        <w:pStyle w:val="CommentText"/>
      </w:pPr>
      <w:r>
        <w:rPr>
          <w:rStyle w:val="CommentReference"/>
        </w:rPr>
        <w:annotationRef/>
      </w:r>
      <w:r>
        <w:t>ok</w:t>
      </w:r>
    </w:p>
  </w:comment>
  <w:comment w:id="154" w:author="Arya" w:date="2025-02-26T15:05:00Z" w:initials="D">
    <w:p w14:paraId="2660F396" w14:textId="79F3A60A" w:rsidR="007B4C2D" w:rsidRDefault="007B4C2D" w:rsidP="007B4C2D">
      <w:pPr>
        <w:pStyle w:val="CommentText"/>
      </w:pPr>
      <w:r>
        <w:rPr>
          <w:rStyle w:val="CommentReference"/>
        </w:rPr>
        <w:annotationRef/>
      </w:r>
      <w:r>
        <w:rPr>
          <w:lang w:val="en-IN"/>
        </w:rPr>
        <w:t>Please add a lead in statement.</w:t>
      </w:r>
    </w:p>
  </w:comment>
  <w:comment w:id="155" w:author="Paulo H. Leocadio" w:date="2025-03-18T15:33:00Z" w:initials="PL">
    <w:p w14:paraId="4E21D0DA" w14:textId="77777777" w:rsidR="00001F5F" w:rsidRDefault="00001F5F" w:rsidP="00001F5F">
      <w:pPr>
        <w:pStyle w:val="CommentText"/>
      </w:pPr>
      <w:r>
        <w:rPr>
          <w:rStyle w:val="CommentReference"/>
        </w:rPr>
        <w:annotationRef/>
      </w:r>
      <w:r>
        <w:t>ok</w:t>
      </w:r>
    </w:p>
  </w:comment>
  <w:comment w:id="160" w:author="Arya" w:date="2025-02-26T12:19:00Z" w:initials="D">
    <w:p w14:paraId="6CEBE0C2" w14:textId="0819ED02" w:rsidR="00DF7EA4" w:rsidRDefault="00DF7EA4" w:rsidP="00DF7EA4">
      <w:pPr>
        <w:pStyle w:val="CommentText"/>
      </w:pPr>
      <w:r>
        <w:rPr>
          <w:rStyle w:val="CommentReference"/>
        </w:rPr>
        <w:annotationRef/>
      </w:r>
      <w:r>
        <w:t>Please add a lead in statement.</w:t>
      </w:r>
    </w:p>
  </w:comment>
  <w:comment w:id="161" w:author="Paulo H. Leocadio" w:date="2025-03-18T15:32:00Z" w:initials="PL">
    <w:p w14:paraId="26C27A17" w14:textId="77777777" w:rsidR="00001F5F" w:rsidRDefault="00001F5F" w:rsidP="00001F5F">
      <w:pPr>
        <w:pStyle w:val="CommentText"/>
      </w:pPr>
      <w:r>
        <w:rPr>
          <w:rStyle w:val="CommentReference"/>
        </w:rPr>
        <w:annotationRef/>
      </w:r>
      <w:r>
        <w:t>ok</w:t>
      </w:r>
    </w:p>
  </w:comment>
  <w:comment w:id="163" w:author="Arya" w:date="2025-02-26T12:50:00Z" w:initials="D">
    <w:p w14:paraId="02AA0BB8" w14:textId="650D621A" w:rsidR="008B7AC0" w:rsidRDefault="008B7AC0" w:rsidP="008B7AC0">
      <w:pPr>
        <w:pStyle w:val="CommentText"/>
      </w:pPr>
      <w:r>
        <w:rPr>
          <w:rStyle w:val="CommentReference"/>
        </w:rPr>
        <w:annotationRef/>
      </w:r>
      <w:r>
        <w:t>Please add a lead in statement for all the bulleted lists.</w:t>
      </w:r>
    </w:p>
  </w:comment>
  <w:comment w:id="164" w:author="Paulo H. Leocadio" w:date="2025-03-18T15:23:00Z" w:initials="PL">
    <w:p w14:paraId="230F2D4D" w14:textId="77777777" w:rsidR="00D667FD" w:rsidRDefault="00D667FD" w:rsidP="00D667FD">
      <w:pPr>
        <w:pStyle w:val="CommentText"/>
      </w:pPr>
      <w:r>
        <w:rPr>
          <w:rStyle w:val="CommentReference"/>
        </w:rPr>
        <w:annotationRef/>
      </w:r>
      <w:r>
        <w:t>ok</w:t>
      </w:r>
    </w:p>
  </w:comment>
  <w:comment w:id="165" w:author="Arya" w:date="2025-02-26T15:05:00Z" w:initials="D">
    <w:p w14:paraId="0D4B63EA" w14:textId="1484F0FB" w:rsidR="007B4C2D" w:rsidRDefault="007B4C2D" w:rsidP="007B4C2D">
      <w:pPr>
        <w:pStyle w:val="CommentText"/>
      </w:pPr>
      <w:r>
        <w:rPr>
          <w:rStyle w:val="CommentReference"/>
        </w:rPr>
        <w:annotationRef/>
      </w:r>
      <w:r>
        <w:rPr>
          <w:lang w:val="en-IN"/>
        </w:rPr>
        <w:t>Please add a lead in statement.</w:t>
      </w:r>
    </w:p>
  </w:comment>
  <w:comment w:id="166" w:author="Paulo H. Leocadio" w:date="2025-03-18T15:10:00Z" w:initials="PL">
    <w:p w14:paraId="7A3832C7" w14:textId="77777777" w:rsidR="00A93737" w:rsidRDefault="00A93737" w:rsidP="00A93737">
      <w:pPr>
        <w:pStyle w:val="CommentText"/>
      </w:pPr>
      <w:r>
        <w:rPr>
          <w:rStyle w:val="CommentReference"/>
        </w:rPr>
        <w:annotationRef/>
      </w:r>
      <w:r>
        <w:t>ok</w:t>
      </w:r>
    </w:p>
  </w:comment>
  <w:comment w:id="173" w:author="Arya" w:date="2025-02-26T15:10:00Z" w:initials="D">
    <w:p w14:paraId="14F5F60B" w14:textId="03F56B0E" w:rsidR="00875108" w:rsidRDefault="00F8597B" w:rsidP="00875108">
      <w:pPr>
        <w:pStyle w:val="CommentText"/>
      </w:pPr>
      <w:r>
        <w:rPr>
          <w:rStyle w:val="CommentReference"/>
        </w:rPr>
        <w:annotationRef/>
      </w:r>
      <w:r w:rsidR="00875108">
        <w:rPr>
          <w:color w:val="222222"/>
          <w:highlight w:val="white"/>
        </w:rPr>
        <w:t xml:space="preserve">For improved readability, please consider lesser number of references. Or you can add a chapter wise Appendix at the end of the book with all the references. </w:t>
      </w:r>
      <w:r w:rsidR="00875108">
        <w:rPr>
          <w:color w:val="222222"/>
          <w:highlight w:val="white"/>
        </w:rPr>
        <w:br/>
        <w:t>Kindly confirm if these are the list or articles you have referred for writing this chapter.</w:t>
      </w:r>
    </w:p>
  </w:comment>
  <w:comment w:id="174" w:author="Paulo H. Leocadio" w:date="2025-03-18T15:02:00Z" w:initials="PL">
    <w:p w14:paraId="242A47BF" w14:textId="77777777" w:rsidR="00EE678C" w:rsidRDefault="00EE678C" w:rsidP="00EE678C">
      <w:pPr>
        <w:pStyle w:val="CommentText"/>
      </w:pPr>
      <w:r>
        <w:rPr>
          <w:rStyle w:val="CommentReference"/>
        </w:rPr>
        <w:annotationRef/>
      </w:r>
      <w:r>
        <w:t>This is the best review recommendation! Yes, if you notice the IEEE citation format, you will find the numbers in brackets and their respective reference in the list at the end.</w:t>
      </w:r>
    </w:p>
    <w:p w14:paraId="050F2775" w14:textId="77777777" w:rsidR="00EE678C" w:rsidRDefault="00EE678C" w:rsidP="00EE678C">
      <w:pPr>
        <w:pStyle w:val="CommentText"/>
      </w:pPr>
      <w:r>
        <w:t>After your recommendation on Chapter 7, I had a brief email exchange with Konika, and we agreed to clean out all chapters from 1 to 13 and for me to revise back from there each chapter with cleaning.</w:t>
      </w:r>
    </w:p>
    <w:p w14:paraId="31696868" w14:textId="77777777" w:rsidR="00EE678C" w:rsidRDefault="00EE678C" w:rsidP="00EE678C">
      <w:pPr>
        <w:pStyle w:val="CommentText"/>
      </w:pPr>
      <w:r>
        <w:t>This will not be feasible; yesterday, I committed to sending back this chapter revised, but it took me the entire day to recreate the Citation Management Tools automation and make the tests so that the citations are clean and in proper improved writing in the Bibliography appendix chapter.</w:t>
      </w:r>
    </w:p>
    <w:p w14:paraId="33D71A66" w14:textId="77777777" w:rsidR="00EE678C" w:rsidRDefault="00EE678C" w:rsidP="00EE678C">
      <w:pPr>
        <w:pStyle w:val="CommentText"/>
      </w:pPr>
      <w:r>
        <w:t>Besides the high level of labor, there were many citations reused in several chapters and they were not sanitized, embarassing actually.</w:t>
      </w:r>
    </w:p>
    <w:p w14:paraId="5E1C92DE" w14:textId="77777777" w:rsidR="00EE678C" w:rsidRDefault="00EE678C" w:rsidP="00EE678C">
      <w:pPr>
        <w:pStyle w:val="CommentText"/>
      </w:pPr>
      <w:r>
        <w:t>In research we use large number of citations because we are building something based on observing something else that already exists, it is not about oppinion.</w:t>
      </w:r>
    </w:p>
    <w:p w14:paraId="093B4A5C" w14:textId="77777777" w:rsidR="00EE678C" w:rsidRDefault="00EE678C" w:rsidP="00EE678C">
      <w:pPr>
        <w:pStyle w:val="CommentText"/>
      </w:pPr>
      <w:r>
        <w:t>Also, I have to build every single article and book I have published in my name so that, if anybody finds plagiarism - today it is impossible not to find pieces of phrases written the same even if the new writer never heard of the original or even among machine learning and culinay books for example, more or less like in musc, we have surpassed the possible unique combinations of words in the english language to write only combinations never used before).</w:t>
      </w:r>
    </w:p>
    <w:p w14:paraId="30274E3C" w14:textId="77777777" w:rsidR="00EE678C" w:rsidRDefault="00EE678C" w:rsidP="00EE678C">
      <w:pPr>
        <w:pStyle w:val="CommentText"/>
      </w:pPr>
      <w:r>
        <w:t>Whomever is readindor proffing with whatever tool will notice that I am either quoting or paraphrasing specific references and the references are explicitly called out).</w:t>
      </w:r>
      <w:r>
        <w:br/>
        <w:t>After my last review, I will resume working on the bibliography and the list will be removed from each chapte.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88934B" w15:done="1"/>
  <w15:commentEx w15:paraId="0E877FAA" w15:paraIdParent="2C88934B" w15:done="1"/>
  <w15:commentEx w15:paraId="23B1A77C" w15:done="0"/>
  <w15:commentEx w15:paraId="38CA8B23" w15:done="0"/>
  <w15:commentEx w15:paraId="4805F10D" w15:done="1"/>
  <w15:commentEx w15:paraId="03640E86" w15:paraIdParent="4805F10D" w15:done="1"/>
  <w15:commentEx w15:paraId="504B2115" w15:done="1"/>
  <w15:commentEx w15:paraId="7D06387F" w15:paraIdParent="504B2115" w15:done="1"/>
  <w15:commentEx w15:paraId="25FF4BDC" w15:done="1"/>
  <w15:commentEx w15:paraId="613E11D9" w15:paraIdParent="25FF4BDC" w15:done="1"/>
  <w15:commentEx w15:paraId="2E953112" w15:done="1"/>
  <w15:commentEx w15:paraId="08C45B1D" w15:paraIdParent="2E953112" w15:done="1"/>
  <w15:commentEx w15:paraId="57AA3C7F" w15:done="1"/>
  <w15:commentEx w15:paraId="6B866F8F" w15:paraIdParent="57AA3C7F" w15:done="1"/>
  <w15:commentEx w15:paraId="3D23193D" w15:done="1"/>
  <w15:commentEx w15:paraId="072783B9" w15:paraIdParent="3D23193D" w15:done="1"/>
  <w15:commentEx w15:paraId="139F5D3B" w15:done="0"/>
  <w15:commentEx w15:paraId="12CD8569" w15:paraIdParent="139F5D3B" w15:done="0"/>
  <w15:commentEx w15:paraId="2A38BC79" w15:done="1"/>
  <w15:commentEx w15:paraId="78CC91BC" w15:done="0"/>
  <w15:commentEx w15:paraId="67407E60" w15:paraIdParent="78CC91BC" w15:done="0"/>
  <w15:commentEx w15:paraId="1B1AF71D" w15:done="1"/>
  <w15:commentEx w15:paraId="4C5D846D" w15:paraIdParent="1B1AF71D" w15:done="1"/>
  <w15:commentEx w15:paraId="41C40C4A" w15:done="0"/>
  <w15:commentEx w15:paraId="601BA1D1" w15:paraIdParent="41C40C4A" w15:done="0"/>
  <w15:commentEx w15:paraId="09914903" w15:done="0"/>
  <w15:commentEx w15:paraId="468F3207" w15:paraIdParent="09914903" w15:done="0"/>
  <w15:commentEx w15:paraId="0FA2E545" w15:done="0"/>
  <w15:commentEx w15:paraId="2F636C48" w15:paraIdParent="0FA2E545" w15:done="0"/>
  <w15:commentEx w15:paraId="286BC97D" w15:done="0"/>
  <w15:commentEx w15:paraId="08A8AEDF" w15:paraIdParent="286BC97D" w15:done="0"/>
  <w15:commentEx w15:paraId="2660F396" w15:done="0"/>
  <w15:commentEx w15:paraId="4E21D0DA" w15:paraIdParent="2660F396" w15:done="0"/>
  <w15:commentEx w15:paraId="6CEBE0C2" w15:done="0"/>
  <w15:commentEx w15:paraId="26C27A17" w15:paraIdParent="6CEBE0C2" w15:done="0"/>
  <w15:commentEx w15:paraId="02AA0BB8" w15:done="0"/>
  <w15:commentEx w15:paraId="230F2D4D" w15:paraIdParent="02AA0BB8" w15:done="0"/>
  <w15:commentEx w15:paraId="0D4B63EA" w15:done="1"/>
  <w15:commentEx w15:paraId="7A3832C7" w15:paraIdParent="0D4B63EA" w15:done="1"/>
  <w15:commentEx w15:paraId="14F5F60B" w15:done="1"/>
  <w15:commentEx w15:paraId="30274E3C" w15:paraIdParent="14F5F60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68A9BDE" w16cex:dateUtc="2025-02-25T10:30:00Z"/>
  <w16cex:commentExtensible w16cex:durableId="32291E4B" w16cex:dateUtc="2025-03-18T20:16:00Z"/>
  <w16cex:commentExtensible w16cex:durableId="21E3E051" w16cex:dateUtc="2025-03-25T09:00:00Z"/>
  <w16cex:commentExtensible w16cex:durableId="0989BE00" w16cex:dateUtc="2025-03-25T09:02:00Z"/>
  <w16cex:commentExtensible w16cex:durableId="13A79E3D" w16cex:dateUtc="2025-02-25T10:30:00Z"/>
  <w16cex:commentExtensible w16cex:durableId="4424C927" w16cex:dateUtc="2025-03-18T20:16:00Z"/>
  <w16cex:commentExtensible w16cex:durableId="26D3FC0A" w16cex:dateUtc="2025-02-25T11:00:00Z"/>
  <w16cex:commentExtensible w16cex:durableId="4F94E773" w16cex:dateUtc="2025-03-18T20:20:00Z"/>
  <w16cex:commentExtensible w16cex:durableId="69BA1D15" w16cex:dateUtc="2025-02-26T07:25:00Z"/>
  <w16cex:commentExtensible w16cex:durableId="0EF7EAC0" w16cex:dateUtc="2025-03-18T20:23:00Z"/>
  <w16cex:commentExtensible w16cex:durableId="641D7B15" w16cex:dateUtc="2025-02-26T07:27:00Z"/>
  <w16cex:commentExtensible w16cex:durableId="5ACCCDCF" w16cex:dateUtc="2025-03-18T20:11:00Z"/>
  <w16cex:commentExtensible w16cex:durableId="7DC653C7" w16cex:dateUtc="2024-05-09T08:57:00Z"/>
  <w16cex:commentExtensible w16cex:durableId="6841E670" w16cex:dateUtc="2024-06-19T20:45:00Z"/>
  <w16cex:commentExtensible w16cex:durableId="0151626C" w16cex:dateUtc="2025-02-26T07:40:00Z"/>
  <w16cex:commentExtensible w16cex:durableId="496DF8EF" w16cex:dateUtc="2025-03-18T20:09:00Z"/>
  <w16cex:commentExtensible w16cex:durableId="7D492923" w16cex:dateUtc="2025-02-26T09:24:00Z"/>
  <w16cex:commentExtensible w16cex:durableId="06A167DD" w16cex:dateUtc="2025-03-18T20:05:00Z"/>
  <w16cex:commentExtensible w16cex:durableId="4266DB30" w16cex:dateUtc="2024-05-09T10:50:00Z"/>
  <w16cex:commentExtensible w16cex:durableId="2912D033" w16cex:dateUtc="2025-02-26T05:11:00Z"/>
  <w16cex:commentExtensible w16cex:durableId="45B6249F" w16cex:dateUtc="2025-03-18T19:55:00Z"/>
  <w16cex:commentExtensible w16cex:durableId="3CEB244F" w16cex:dateUtc="2025-02-26T05:30:00Z"/>
  <w16cex:commentExtensible w16cex:durableId="701DE4B9" w16cex:dateUtc="2025-03-18T19:40:00Z"/>
  <w16cex:commentExtensible w16cex:durableId="092307AC" w16cex:dateUtc="2025-02-26T09:27:00Z"/>
  <w16cex:commentExtensible w16cex:durableId="01BACB9F" w16cex:dateUtc="2025-03-18T19:40:00Z"/>
  <w16cex:commentExtensible w16cex:durableId="756F61F1" w16cex:dateUtc="2025-02-26T06:08:00Z"/>
  <w16cex:commentExtensible w16cex:durableId="5F7BA833" w16cex:dateUtc="2025-03-18T19:36:00Z"/>
  <w16cex:commentExtensible w16cex:durableId="0C0FB0A9" w16cex:dateUtc="2025-02-26T06:27:00Z"/>
  <w16cex:commentExtensible w16cex:durableId="0A68C879" w16cex:dateUtc="2025-03-18T19:36:00Z"/>
  <w16cex:commentExtensible w16cex:durableId="34CD2400" w16cex:dateUtc="2025-02-26T06:27:00Z"/>
  <w16cex:commentExtensible w16cex:durableId="1BC97C7F" w16cex:dateUtc="2025-03-18T19:35:00Z"/>
  <w16cex:commentExtensible w16cex:durableId="2BA59FB2" w16cex:dateUtc="2025-02-26T09:35:00Z"/>
  <w16cex:commentExtensible w16cex:durableId="4A7FCDCB" w16cex:dateUtc="2025-03-18T19:33:00Z"/>
  <w16cex:commentExtensible w16cex:durableId="50193C04" w16cex:dateUtc="2025-02-26T06:49:00Z"/>
  <w16cex:commentExtensible w16cex:durableId="1AFA8668" w16cex:dateUtc="2025-03-18T19:32:00Z"/>
  <w16cex:commentExtensible w16cex:durableId="49D131FD" w16cex:dateUtc="2025-02-26T07:20:00Z"/>
  <w16cex:commentExtensible w16cex:durableId="674F2C83" w16cex:dateUtc="2025-03-18T19:23:00Z"/>
  <w16cex:commentExtensible w16cex:durableId="174F838D" w16cex:dateUtc="2025-02-26T09:35:00Z"/>
  <w16cex:commentExtensible w16cex:durableId="2E4FF35C" w16cex:dateUtc="2025-03-18T19:10:00Z"/>
  <w16cex:commentExtensible w16cex:durableId="58FE7590" w16cex:dateUtc="2025-02-26T09:40:00Z"/>
  <w16cex:commentExtensible w16cex:durableId="5F0EF41C" w16cex:dateUtc="2025-03-18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88934B" w16cid:durableId="668A9BDE"/>
  <w16cid:commentId w16cid:paraId="0E877FAA" w16cid:durableId="32291E4B"/>
  <w16cid:commentId w16cid:paraId="23B1A77C" w16cid:durableId="21E3E051"/>
  <w16cid:commentId w16cid:paraId="38CA8B23" w16cid:durableId="0989BE00"/>
  <w16cid:commentId w16cid:paraId="4805F10D" w16cid:durableId="13A79E3D"/>
  <w16cid:commentId w16cid:paraId="03640E86" w16cid:durableId="4424C927"/>
  <w16cid:commentId w16cid:paraId="504B2115" w16cid:durableId="26D3FC0A"/>
  <w16cid:commentId w16cid:paraId="7D06387F" w16cid:durableId="4F94E773"/>
  <w16cid:commentId w16cid:paraId="25FF4BDC" w16cid:durableId="69BA1D15"/>
  <w16cid:commentId w16cid:paraId="613E11D9" w16cid:durableId="0EF7EAC0"/>
  <w16cid:commentId w16cid:paraId="2E953112" w16cid:durableId="641D7B15"/>
  <w16cid:commentId w16cid:paraId="08C45B1D" w16cid:durableId="5ACCCDCF"/>
  <w16cid:commentId w16cid:paraId="57AA3C7F" w16cid:durableId="7DC653C7"/>
  <w16cid:commentId w16cid:paraId="6B866F8F" w16cid:durableId="6841E670"/>
  <w16cid:commentId w16cid:paraId="3D23193D" w16cid:durableId="0151626C"/>
  <w16cid:commentId w16cid:paraId="072783B9" w16cid:durableId="496DF8EF"/>
  <w16cid:commentId w16cid:paraId="139F5D3B" w16cid:durableId="7D492923"/>
  <w16cid:commentId w16cid:paraId="12CD8569" w16cid:durableId="06A167DD"/>
  <w16cid:commentId w16cid:paraId="2A38BC79" w16cid:durableId="4266DB30"/>
  <w16cid:commentId w16cid:paraId="78CC91BC" w16cid:durableId="2912D033"/>
  <w16cid:commentId w16cid:paraId="67407E60" w16cid:durableId="45B6249F"/>
  <w16cid:commentId w16cid:paraId="1B1AF71D" w16cid:durableId="3CEB244F"/>
  <w16cid:commentId w16cid:paraId="4C5D846D" w16cid:durableId="701DE4B9"/>
  <w16cid:commentId w16cid:paraId="41C40C4A" w16cid:durableId="092307AC"/>
  <w16cid:commentId w16cid:paraId="601BA1D1" w16cid:durableId="01BACB9F"/>
  <w16cid:commentId w16cid:paraId="09914903" w16cid:durableId="756F61F1"/>
  <w16cid:commentId w16cid:paraId="468F3207" w16cid:durableId="5F7BA833"/>
  <w16cid:commentId w16cid:paraId="0FA2E545" w16cid:durableId="0C0FB0A9"/>
  <w16cid:commentId w16cid:paraId="2F636C48" w16cid:durableId="0A68C879"/>
  <w16cid:commentId w16cid:paraId="286BC97D" w16cid:durableId="34CD2400"/>
  <w16cid:commentId w16cid:paraId="08A8AEDF" w16cid:durableId="1BC97C7F"/>
  <w16cid:commentId w16cid:paraId="2660F396" w16cid:durableId="2BA59FB2"/>
  <w16cid:commentId w16cid:paraId="4E21D0DA" w16cid:durableId="4A7FCDCB"/>
  <w16cid:commentId w16cid:paraId="6CEBE0C2" w16cid:durableId="50193C04"/>
  <w16cid:commentId w16cid:paraId="26C27A17" w16cid:durableId="1AFA8668"/>
  <w16cid:commentId w16cid:paraId="02AA0BB8" w16cid:durableId="49D131FD"/>
  <w16cid:commentId w16cid:paraId="230F2D4D" w16cid:durableId="674F2C83"/>
  <w16cid:commentId w16cid:paraId="0D4B63EA" w16cid:durableId="174F838D"/>
  <w16cid:commentId w16cid:paraId="7A3832C7" w16cid:durableId="2E4FF35C"/>
  <w16cid:commentId w16cid:paraId="14F5F60B" w16cid:durableId="58FE7590"/>
  <w16cid:commentId w16cid:paraId="30274E3C" w16cid:durableId="5F0EF4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D28D5" w14:textId="77777777" w:rsidR="00B071D0" w:rsidRDefault="00B071D0" w:rsidP="005935FF">
      <w:pPr>
        <w:spacing w:after="0" w:line="240" w:lineRule="auto"/>
      </w:pPr>
      <w:r>
        <w:separator/>
      </w:r>
    </w:p>
  </w:endnote>
  <w:endnote w:type="continuationSeparator" w:id="0">
    <w:p w14:paraId="5E5ED5C1" w14:textId="77777777" w:rsidR="00B071D0" w:rsidRDefault="00B071D0" w:rsidP="005935FF">
      <w:pPr>
        <w:spacing w:after="0" w:line="240" w:lineRule="auto"/>
      </w:pPr>
      <w:r>
        <w:continuationSeparator/>
      </w:r>
    </w:p>
  </w:endnote>
  <w:endnote w:type="continuationNotice" w:id="1">
    <w:p w14:paraId="379F1EC8" w14:textId="77777777" w:rsidR="00B071D0" w:rsidRDefault="00B071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644A2CB" w14:paraId="56472C9A" w14:textId="77777777" w:rsidTr="1644A2CB">
      <w:trPr>
        <w:trHeight w:val="300"/>
      </w:trPr>
      <w:tc>
        <w:tcPr>
          <w:tcW w:w="3005" w:type="dxa"/>
        </w:tcPr>
        <w:p w14:paraId="5EFE4746" w14:textId="2DF4034B" w:rsidR="1644A2CB" w:rsidRDefault="1644A2CB" w:rsidP="1644A2CB">
          <w:pPr>
            <w:pStyle w:val="Header"/>
            <w:ind w:left="-115"/>
          </w:pPr>
        </w:p>
      </w:tc>
      <w:tc>
        <w:tcPr>
          <w:tcW w:w="3005" w:type="dxa"/>
        </w:tcPr>
        <w:p w14:paraId="4B37FEDE" w14:textId="4797D60B" w:rsidR="1644A2CB" w:rsidRDefault="1644A2CB" w:rsidP="1644A2CB">
          <w:pPr>
            <w:pStyle w:val="Header"/>
            <w:jc w:val="center"/>
          </w:pPr>
        </w:p>
      </w:tc>
      <w:tc>
        <w:tcPr>
          <w:tcW w:w="3005" w:type="dxa"/>
        </w:tcPr>
        <w:p w14:paraId="7EC7EC43" w14:textId="43FBD94B" w:rsidR="1644A2CB" w:rsidRDefault="1644A2CB" w:rsidP="1644A2CB">
          <w:pPr>
            <w:pStyle w:val="Header"/>
            <w:ind w:right="-115"/>
            <w:jc w:val="right"/>
          </w:pPr>
        </w:p>
      </w:tc>
    </w:tr>
  </w:tbl>
  <w:p w14:paraId="431E52A8" w14:textId="5CABB997" w:rsidR="1644A2CB" w:rsidRDefault="1644A2CB" w:rsidP="1644A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F9B38" w14:textId="77777777" w:rsidR="00B071D0" w:rsidRDefault="00B071D0" w:rsidP="005935FF">
      <w:pPr>
        <w:spacing w:after="0" w:line="240" w:lineRule="auto"/>
      </w:pPr>
      <w:r>
        <w:separator/>
      </w:r>
    </w:p>
  </w:footnote>
  <w:footnote w:type="continuationSeparator" w:id="0">
    <w:p w14:paraId="62B70937" w14:textId="77777777" w:rsidR="00B071D0" w:rsidRDefault="00B071D0" w:rsidP="005935FF">
      <w:pPr>
        <w:spacing w:after="0" w:line="240" w:lineRule="auto"/>
      </w:pPr>
      <w:r>
        <w:continuationSeparator/>
      </w:r>
    </w:p>
  </w:footnote>
  <w:footnote w:type="continuationNotice" w:id="1">
    <w:p w14:paraId="71DF04D0" w14:textId="77777777" w:rsidR="00B071D0" w:rsidRDefault="00B071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AA80AAB" w:rsidR="005935FF" w:rsidRDefault="1644A2CB" w:rsidP="1644A2CB">
    <w:pPr>
      <w:pBdr>
        <w:top w:val="nil"/>
        <w:left w:val="nil"/>
        <w:bottom w:val="nil"/>
        <w:right w:val="nil"/>
        <w:between w:val="nil"/>
      </w:pBdr>
      <w:tabs>
        <w:tab w:val="center" w:pos="4680"/>
        <w:tab w:val="right" w:pos="9360"/>
      </w:tabs>
      <w:rPr>
        <w:rFonts w:ascii="Cambria" w:eastAsia="Cambria" w:hAnsi="Cambria" w:cs="Cambria"/>
      </w:rPr>
    </w:pPr>
    <w:r w:rsidRPr="1644A2CB">
      <w:rPr>
        <w:rFonts w:ascii="Cambria" w:eastAsia="Cambria" w:hAnsi="Cambria" w:cs="Cambria"/>
      </w:rPr>
      <w:t xml:space="preserve">AWS Cloud Computing Master Class        </w:t>
    </w:r>
    <w:r w:rsidR="005935FF">
      <w:tab/>
    </w:r>
    <w:r w:rsidR="005935FF">
      <w:tab/>
    </w:r>
    <w:r w:rsidRPr="1644A2CB">
      <w:rPr>
        <w:rFonts w:ascii="Cambria" w:eastAsia="Cambria" w:hAnsi="Cambria" w:cs="Cambria"/>
      </w:rPr>
      <w:t>Chapter</w:t>
    </w:r>
    <w:r w:rsidR="00FF5AE2">
      <w:rPr>
        <w:rFonts w:ascii="Cambria" w:eastAsia="Cambria" w:hAnsi="Cambria" w:cs="Cambria"/>
      </w:rPr>
      <w:t xml:space="preserve">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0DFA"/>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E62F3"/>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3D58"/>
    <w:multiLevelType w:val="multilevel"/>
    <w:tmpl w:val="4430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22BBB"/>
    <w:multiLevelType w:val="multilevel"/>
    <w:tmpl w:val="AE12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9167C"/>
    <w:multiLevelType w:val="multilevel"/>
    <w:tmpl w:val="ADA6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D27A5"/>
    <w:multiLevelType w:val="multilevel"/>
    <w:tmpl w:val="3FC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72902"/>
    <w:multiLevelType w:val="hybridMultilevel"/>
    <w:tmpl w:val="C8C6C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3043E7"/>
    <w:multiLevelType w:val="multilevel"/>
    <w:tmpl w:val="6C2A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B5ACB"/>
    <w:multiLevelType w:val="multilevel"/>
    <w:tmpl w:val="A850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37284"/>
    <w:multiLevelType w:val="multilevel"/>
    <w:tmpl w:val="E662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275C0"/>
    <w:multiLevelType w:val="hybridMultilevel"/>
    <w:tmpl w:val="429CB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1D18A9"/>
    <w:multiLevelType w:val="multilevel"/>
    <w:tmpl w:val="7BB0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6C2916"/>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8E20D8"/>
    <w:multiLevelType w:val="hybridMultilevel"/>
    <w:tmpl w:val="63AEA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D9B2BF6"/>
    <w:multiLevelType w:val="hybridMultilevel"/>
    <w:tmpl w:val="7BEEC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AB0202"/>
    <w:multiLevelType w:val="multilevel"/>
    <w:tmpl w:val="64E0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A0241A"/>
    <w:multiLevelType w:val="multilevel"/>
    <w:tmpl w:val="675E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4D664D"/>
    <w:multiLevelType w:val="multilevel"/>
    <w:tmpl w:val="E628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E1179B"/>
    <w:multiLevelType w:val="multilevel"/>
    <w:tmpl w:val="836E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F57E93"/>
    <w:multiLevelType w:val="hybridMultilevel"/>
    <w:tmpl w:val="4580C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654378A"/>
    <w:multiLevelType w:val="multilevel"/>
    <w:tmpl w:val="AB78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B97744"/>
    <w:multiLevelType w:val="hybridMultilevel"/>
    <w:tmpl w:val="7E24A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AA3684"/>
    <w:multiLevelType w:val="multilevel"/>
    <w:tmpl w:val="3382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140B2C"/>
    <w:multiLevelType w:val="multilevel"/>
    <w:tmpl w:val="7358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752C46"/>
    <w:multiLevelType w:val="multilevel"/>
    <w:tmpl w:val="4836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623875"/>
    <w:multiLevelType w:val="hybridMultilevel"/>
    <w:tmpl w:val="23E21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09319E"/>
    <w:multiLevelType w:val="multilevel"/>
    <w:tmpl w:val="72C6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A1A36"/>
    <w:multiLevelType w:val="multilevel"/>
    <w:tmpl w:val="9466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F078F6"/>
    <w:multiLevelType w:val="multilevel"/>
    <w:tmpl w:val="B146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964837"/>
    <w:multiLevelType w:val="multilevel"/>
    <w:tmpl w:val="3AFA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777E22"/>
    <w:multiLevelType w:val="multilevel"/>
    <w:tmpl w:val="669E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F96B5B"/>
    <w:multiLevelType w:val="multilevel"/>
    <w:tmpl w:val="B208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80335"/>
    <w:multiLevelType w:val="multilevel"/>
    <w:tmpl w:val="63C2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607DAC"/>
    <w:multiLevelType w:val="multilevel"/>
    <w:tmpl w:val="E530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A829A5"/>
    <w:multiLevelType w:val="multilevel"/>
    <w:tmpl w:val="D746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A80856"/>
    <w:multiLevelType w:val="hybridMultilevel"/>
    <w:tmpl w:val="D394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DC50AAA"/>
    <w:multiLevelType w:val="multilevel"/>
    <w:tmpl w:val="B920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37397F"/>
    <w:multiLevelType w:val="hybridMultilevel"/>
    <w:tmpl w:val="FA74F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18A4841"/>
    <w:multiLevelType w:val="multilevel"/>
    <w:tmpl w:val="65F0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5076E3"/>
    <w:multiLevelType w:val="hybridMultilevel"/>
    <w:tmpl w:val="4F8E5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3795BF8"/>
    <w:multiLevelType w:val="multilevel"/>
    <w:tmpl w:val="2370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B83F10"/>
    <w:multiLevelType w:val="multilevel"/>
    <w:tmpl w:val="1710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C10BA3"/>
    <w:multiLevelType w:val="multilevel"/>
    <w:tmpl w:val="170A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7D43B4"/>
    <w:multiLevelType w:val="multilevel"/>
    <w:tmpl w:val="480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639663A"/>
    <w:multiLevelType w:val="multilevel"/>
    <w:tmpl w:val="1278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6E152D"/>
    <w:multiLevelType w:val="hybridMultilevel"/>
    <w:tmpl w:val="4E2C8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920464F"/>
    <w:multiLevelType w:val="hybridMultilevel"/>
    <w:tmpl w:val="27E28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9D27A9D"/>
    <w:multiLevelType w:val="multilevel"/>
    <w:tmpl w:val="4502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A230569"/>
    <w:multiLevelType w:val="hybridMultilevel"/>
    <w:tmpl w:val="613CB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B932B49"/>
    <w:multiLevelType w:val="hybridMultilevel"/>
    <w:tmpl w:val="92868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BDB01F8"/>
    <w:multiLevelType w:val="multilevel"/>
    <w:tmpl w:val="529E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C109AA"/>
    <w:multiLevelType w:val="multilevel"/>
    <w:tmpl w:val="03B0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C935C3"/>
    <w:multiLevelType w:val="multilevel"/>
    <w:tmpl w:val="54F0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6F6DCC"/>
    <w:multiLevelType w:val="multilevel"/>
    <w:tmpl w:val="E1AA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CE1019"/>
    <w:multiLevelType w:val="multilevel"/>
    <w:tmpl w:val="7108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074F59"/>
    <w:multiLevelType w:val="multilevel"/>
    <w:tmpl w:val="B3D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E97CE5"/>
    <w:multiLevelType w:val="multilevel"/>
    <w:tmpl w:val="693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8615F3"/>
    <w:multiLevelType w:val="multilevel"/>
    <w:tmpl w:val="6598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C47E15"/>
    <w:multiLevelType w:val="multilevel"/>
    <w:tmpl w:val="7280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1521D3"/>
    <w:multiLevelType w:val="hybridMultilevel"/>
    <w:tmpl w:val="ACB6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87A2D9E"/>
    <w:multiLevelType w:val="hybridMultilevel"/>
    <w:tmpl w:val="8376E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A642844"/>
    <w:multiLevelType w:val="hybridMultilevel"/>
    <w:tmpl w:val="C1DC8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AAD11A9"/>
    <w:multiLevelType w:val="hybridMultilevel"/>
    <w:tmpl w:val="8BF81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AED322B"/>
    <w:multiLevelType w:val="hybridMultilevel"/>
    <w:tmpl w:val="D520E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C75698E"/>
    <w:multiLevelType w:val="multilevel"/>
    <w:tmpl w:val="79CC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D04E16"/>
    <w:multiLevelType w:val="multilevel"/>
    <w:tmpl w:val="AA1E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3F3E48"/>
    <w:multiLevelType w:val="multilevel"/>
    <w:tmpl w:val="35E8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7449D2"/>
    <w:multiLevelType w:val="multilevel"/>
    <w:tmpl w:val="943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392BC1"/>
    <w:multiLevelType w:val="multilevel"/>
    <w:tmpl w:val="98B8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6C632B"/>
    <w:multiLevelType w:val="multilevel"/>
    <w:tmpl w:val="85B0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F4471C"/>
    <w:multiLevelType w:val="hybridMultilevel"/>
    <w:tmpl w:val="77AA4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43E06F4"/>
    <w:multiLevelType w:val="hybridMultilevel"/>
    <w:tmpl w:val="FC363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45B76D4"/>
    <w:multiLevelType w:val="hybridMultilevel"/>
    <w:tmpl w:val="E80E2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83B28FD"/>
    <w:multiLevelType w:val="multilevel"/>
    <w:tmpl w:val="4A3C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C37F64"/>
    <w:multiLevelType w:val="multilevel"/>
    <w:tmpl w:val="08D4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364399"/>
    <w:multiLevelType w:val="multilevel"/>
    <w:tmpl w:val="1814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E730B8"/>
    <w:multiLevelType w:val="hybridMultilevel"/>
    <w:tmpl w:val="958A6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A023E63"/>
    <w:multiLevelType w:val="multilevel"/>
    <w:tmpl w:val="28D8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4F3CB9"/>
    <w:multiLevelType w:val="hybridMultilevel"/>
    <w:tmpl w:val="824C1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CB550A8"/>
    <w:multiLevelType w:val="hybridMultilevel"/>
    <w:tmpl w:val="E96EC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CB95E01"/>
    <w:multiLevelType w:val="hybridMultilevel"/>
    <w:tmpl w:val="2FCA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CD062E2"/>
    <w:multiLevelType w:val="multilevel"/>
    <w:tmpl w:val="A912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0A00C7"/>
    <w:multiLevelType w:val="multilevel"/>
    <w:tmpl w:val="F8E8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2F1834"/>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761ACA"/>
    <w:multiLevelType w:val="hybridMultilevel"/>
    <w:tmpl w:val="FF224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07F39FC"/>
    <w:multiLevelType w:val="hybridMultilevel"/>
    <w:tmpl w:val="84A88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3516FAF"/>
    <w:multiLevelType w:val="multilevel"/>
    <w:tmpl w:val="B5D8B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3DA6E11"/>
    <w:multiLevelType w:val="multilevel"/>
    <w:tmpl w:val="9FF6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790E91"/>
    <w:multiLevelType w:val="multilevel"/>
    <w:tmpl w:val="EEE2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5A12ED1"/>
    <w:multiLevelType w:val="multilevel"/>
    <w:tmpl w:val="6CD6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B76390"/>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D018EC"/>
    <w:multiLevelType w:val="multilevel"/>
    <w:tmpl w:val="9C3A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DE2E35"/>
    <w:multiLevelType w:val="hybridMultilevel"/>
    <w:tmpl w:val="A8D0C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8E61FE3"/>
    <w:multiLevelType w:val="hybridMultilevel"/>
    <w:tmpl w:val="16CAB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9356C75"/>
    <w:multiLevelType w:val="multilevel"/>
    <w:tmpl w:val="1E96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9C207D3"/>
    <w:multiLevelType w:val="multilevel"/>
    <w:tmpl w:val="B0F0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575E84"/>
    <w:multiLevelType w:val="hybridMultilevel"/>
    <w:tmpl w:val="86FE5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C2522DF"/>
    <w:multiLevelType w:val="multilevel"/>
    <w:tmpl w:val="E81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D105885"/>
    <w:multiLevelType w:val="multilevel"/>
    <w:tmpl w:val="678A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6DF23D34"/>
    <w:multiLevelType w:val="hybridMultilevel"/>
    <w:tmpl w:val="7F0ED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0872AA0"/>
    <w:multiLevelType w:val="multilevel"/>
    <w:tmpl w:val="E35E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2E1709"/>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5140BC"/>
    <w:multiLevelType w:val="multilevel"/>
    <w:tmpl w:val="71BC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7620E"/>
    <w:multiLevelType w:val="hybridMultilevel"/>
    <w:tmpl w:val="F3CC8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68B0374"/>
    <w:multiLevelType w:val="multilevel"/>
    <w:tmpl w:val="5E62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C37F1"/>
    <w:multiLevelType w:val="multilevel"/>
    <w:tmpl w:val="9354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77292828"/>
    <w:multiLevelType w:val="multilevel"/>
    <w:tmpl w:val="6620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1A53DE"/>
    <w:multiLevelType w:val="multilevel"/>
    <w:tmpl w:val="656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643A40"/>
    <w:multiLevelType w:val="multilevel"/>
    <w:tmpl w:val="D03A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9921C45"/>
    <w:multiLevelType w:val="multilevel"/>
    <w:tmpl w:val="7B2A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8E2B4E"/>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D3420F"/>
    <w:multiLevelType w:val="multilevel"/>
    <w:tmpl w:val="177A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FF95A9C"/>
    <w:multiLevelType w:val="multilevel"/>
    <w:tmpl w:val="C146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215741">
    <w:abstractNumId w:val="44"/>
  </w:num>
  <w:num w:numId="2" w16cid:durableId="1620338275">
    <w:abstractNumId w:val="48"/>
  </w:num>
  <w:num w:numId="3" w16cid:durableId="389349514">
    <w:abstractNumId w:val="69"/>
  </w:num>
  <w:num w:numId="4" w16cid:durableId="1514028188">
    <w:abstractNumId w:val="105"/>
  </w:num>
  <w:num w:numId="5" w16cid:durableId="1088574347">
    <w:abstractNumId w:val="65"/>
  </w:num>
  <w:num w:numId="6" w16cid:durableId="819229721">
    <w:abstractNumId w:val="52"/>
  </w:num>
  <w:num w:numId="7" w16cid:durableId="249894887">
    <w:abstractNumId w:val="50"/>
  </w:num>
  <w:num w:numId="8" w16cid:durableId="699740856">
    <w:abstractNumId w:val="113"/>
  </w:num>
  <w:num w:numId="9" w16cid:durableId="715933331">
    <w:abstractNumId w:val="117"/>
  </w:num>
  <w:num w:numId="10" w16cid:durableId="748775764">
    <w:abstractNumId w:val="0"/>
  </w:num>
  <w:num w:numId="11" w16cid:durableId="1829248705">
    <w:abstractNumId w:val="20"/>
  </w:num>
  <w:num w:numId="12" w16cid:durableId="454720407">
    <w:abstractNumId w:val="116"/>
  </w:num>
  <w:num w:numId="13" w16cid:durableId="420611040">
    <w:abstractNumId w:val="36"/>
  </w:num>
  <w:num w:numId="14" w16cid:durableId="2007172933">
    <w:abstractNumId w:val="15"/>
  </w:num>
  <w:num w:numId="15" w16cid:durableId="1962806355">
    <w:abstractNumId w:val="3"/>
  </w:num>
  <w:num w:numId="16" w16cid:durableId="671644850">
    <w:abstractNumId w:val="111"/>
  </w:num>
  <w:num w:numId="17" w16cid:durableId="341662573">
    <w:abstractNumId w:val="5"/>
  </w:num>
  <w:num w:numId="18" w16cid:durableId="1570992162">
    <w:abstractNumId w:val="73"/>
  </w:num>
  <w:num w:numId="19" w16cid:durableId="2064789957">
    <w:abstractNumId w:val="23"/>
  </w:num>
  <w:num w:numId="20" w16cid:durableId="340591104">
    <w:abstractNumId w:val="8"/>
  </w:num>
  <w:num w:numId="21" w16cid:durableId="1819299569">
    <w:abstractNumId w:val="95"/>
  </w:num>
  <w:num w:numId="22" w16cid:durableId="681709703">
    <w:abstractNumId w:val="26"/>
  </w:num>
  <w:num w:numId="23" w16cid:durableId="259803786">
    <w:abstractNumId w:val="43"/>
  </w:num>
  <w:num w:numId="24" w16cid:durableId="1230581309">
    <w:abstractNumId w:val="74"/>
  </w:num>
  <w:num w:numId="25" w16cid:durableId="117991336">
    <w:abstractNumId w:val="9"/>
  </w:num>
  <w:num w:numId="26" w16cid:durableId="1657957702">
    <w:abstractNumId w:val="112"/>
  </w:num>
  <w:num w:numId="27" w16cid:durableId="1772427957">
    <w:abstractNumId w:val="29"/>
  </w:num>
  <w:num w:numId="28" w16cid:durableId="425344892">
    <w:abstractNumId w:val="88"/>
  </w:num>
  <w:num w:numId="29" w16cid:durableId="824050942">
    <w:abstractNumId w:val="70"/>
  </w:num>
  <w:num w:numId="30" w16cid:durableId="2017531644">
    <w:abstractNumId w:val="61"/>
  </w:num>
  <w:num w:numId="31" w16cid:durableId="1079640693">
    <w:abstractNumId w:val="107"/>
  </w:num>
  <w:num w:numId="32" w16cid:durableId="1458716652">
    <w:abstractNumId w:val="94"/>
  </w:num>
  <w:num w:numId="33" w16cid:durableId="1206334087">
    <w:abstractNumId w:val="93"/>
  </w:num>
  <w:num w:numId="34" w16cid:durableId="712313400">
    <w:abstractNumId w:val="80"/>
  </w:num>
  <w:num w:numId="35" w16cid:durableId="1634868970">
    <w:abstractNumId w:val="7"/>
  </w:num>
  <w:num w:numId="36" w16cid:durableId="130951547">
    <w:abstractNumId w:val="60"/>
  </w:num>
  <w:num w:numId="37" w16cid:durableId="1361854879">
    <w:abstractNumId w:val="101"/>
  </w:num>
  <w:num w:numId="38" w16cid:durableId="800078770">
    <w:abstractNumId w:val="16"/>
  </w:num>
  <w:num w:numId="39" w16cid:durableId="628052502">
    <w:abstractNumId w:val="30"/>
  </w:num>
  <w:num w:numId="40" w16cid:durableId="2105153078">
    <w:abstractNumId w:val="57"/>
  </w:num>
  <w:num w:numId="41" w16cid:durableId="1857881957">
    <w:abstractNumId w:val="87"/>
  </w:num>
  <w:num w:numId="42" w16cid:durableId="1931161128">
    <w:abstractNumId w:val="103"/>
  </w:num>
  <w:num w:numId="43" w16cid:durableId="577057624">
    <w:abstractNumId w:val="119"/>
  </w:num>
  <w:num w:numId="44" w16cid:durableId="364868457">
    <w:abstractNumId w:val="33"/>
  </w:num>
  <w:num w:numId="45" w16cid:durableId="1265532841">
    <w:abstractNumId w:val="62"/>
  </w:num>
  <w:num w:numId="46" w16cid:durableId="851994265">
    <w:abstractNumId w:val="71"/>
  </w:num>
  <w:num w:numId="47" w16cid:durableId="2137603704">
    <w:abstractNumId w:val="49"/>
  </w:num>
  <w:num w:numId="48" w16cid:durableId="149637876">
    <w:abstractNumId w:val="58"/>
  </w:num>
  <w:num w:numId="49" w16cid:durableId="1052728664">
    <w:abstractNumId w:val="41"/>
  </w:num>
  <w:num w:numId="50" w16cid:durableId="789278304">
    <w:abstractNumId w:val="54"/>
  </w:num>
  <w:num w:numId="51" w16cid:durableId="1620991179">
    <w:abstractNumId w:val="28"/>
  </w:num>
  <w:num w:numId="52" w16cid:durableId="1966697030">
    <w:abstractNumId w:val="109"/>
  </w:num>
  <w:num w:numId="53" w16cid:durableId="1866401378">
    <w:abstractNumId w:val="81"/>
  </w:num>
  <w:num w:numId="54" w16cid:durableId="420219726">
    <w:abstractNumId w:val="17"/>
  </w:num>
  <w:num w:numId="55" w16cid:durableId="342704194">
    <w:abstractNumId w:val="100"/>
  </w:num>
  <w:num w:numId="56" w16cid:durableId="1490100463">
    <w:abstractNumId w:val="104"/>
  </w:num>
  <w:num w:numId="57" w16cid:durableId="1534341659">
    <w:abstractNumId w:val="42"/>
  </w:num>
  <w:num w:numId="58" w16cid:durableId="1894539328">
    <w:abstractNumId w:val="79"/>
  </w:num>
  <w:num w:numId="59" w16cid:durableId="1463376651">
    <w:abstractNumId w:val="55"/>
  </w:num>
  <w:num w:numId="60" w16cid:durableId="1025522464">
    <w:abstractNumId w:val="120"/>
  </w:num>
  <w:num w:numId="61" w16cid:durableId="1437169211">
    <w:abstractNumId w:val="4"/>
  </w:num>
  <w:num w:numId="62" w16cid:durableId="2028479087">
    <w:abstractNumId w:val="115"/>
  </w:num>
  <w:num w:numId="63" w16cid:durableId="196508389">
    <w:abstractNumId w:val="32"/>
  </w:num>
  <w:num w:numId="64" w16cid:durableId="1537615866">
    <w:abstractNumId w:val="38"/>
  </w:num>
  <w:num w:numId="65" w16cid:durableId="56518517">
    <w:abstractNumId w:val="83"/>
  </w:num>
  <w:num w:numId="66" w16cid:durableId="996500638">
    <w:abstractNumId w:val="56"/>
  </w:num>
  <w:num w:numId="67" w16cid:durableId="1795826754">
    <w:abstractNumId w:val="72"/>
  </w:num>
  <w:num w:numId="68" w16cid:durableId="300119727">
    <w:abstractNumId w:val="45"/>
  </w:num>
  <w:num w:numId="69" w16cid:durableId="312563092">
    <w:abstractNumId w:val="92"/>
  </w:num>
  <w:num w:numId="70" w16cid:durableId="274950885">
    <w:abstractNumId w:val="75"/>
  </w:num>
  <w:num w:numId="71" w16cid:durableId="1680741440">
    <w:abstractNumId w:val="18"/>
  </w:num>
  <w:num w:numId="72" w16cid:durableId="19554950">
    <w:abstractNumId w:val="2"/>
  </w:num>
  <w:num w:numId="73" w16cid:durableId="1502575973">
    <w:abstractNumId w:val="11"/>
  </w:num>
  <w:num w:numId="74" w16cid:durableId="467361779">
    <w:abstractNumId w:val="97"/>
  </w:num>
  <w:num w:numId="75" w16cid:durableId="1956132527">
    <w:abstractNumId w:val="31"/>
  </w:num>
  <w:num w:numId="76" w16cid:durableId="1071806169">
    <w:abstractNumId w:val="24"/>
  </w:num>
  <w:num w:numId="77" w16cid:durableId="585379793">
    <w:abstractNumId w:val="40"/>
  </w:num>
  <w:num w:numId="78" w16cid:durableId="200560625">
    <w:abstractNumId w:val="114"/>
  </w:num>
  <w:num w:numId="79" w16cid:durableId="2109882829">
    <w:abstractNumId w:val="22"/>
  </w:num>
  <w:num w:numId="80" w16cid:durableId="465509315">
    <w:abstractNumId w:val="27"/>
  </w:num>
  <w:num w:numId="81" w16cid:durableId="1359769560">
    <w:abstractNumId w:val="59"/>
  </w:num>
  <w:num w:numId="82" w16cid:durableId="1060859246">
    <w:abstractNumId w:val="84"/>
  </w:num>
  <w:num w:numId="83" w16cid:durableId="62990974">
    <w:abstractNumId w:val="96"/>
  </w:num>
  <w:num w:numId="84" w16cid:durableId="1033069243">
    <w:abstractNumId w:val="118"/>
  </w:num>
  <w:num w:numId="85" w16cid:durableId="1324508626">
    <w:abstractNumId w:val="1"/>
  </w:num>
  <w:num w:numId="86" w16cid:durableId="403455200">
    <w:abstractNumId w:val="12"/>
  </w:num>
  <w:num w:numId="87" w16cid:durableId="1462528893">
    <w:abstractNumId w:val="89"/>
  </w:num>
  <w:num w:numId="88" w16cid:durableId="1812479809">
    <w:abstractNumId w:val="108"/>
  </w:num>
  <w:num w:numId="89" w16cid:durableId="237908599">
    <w:abstractNumId w:val="47"/>
  </w:num>
  <w:num w:numId="90" w16cid:durableId="1173060198">
    <w:abstractNumId w:val="90"/>
  </w:num>
  <w:num w:numId="91" w16cid:durableId="1115178348">
    <w:abstractNumId w:val="19"/>
  </w:num>
  <w:num w:numId="92" w16cid:durableId="710687465">
    <w:abstractNumId w:val="67"/>
  </w:num>
  <w:num w:numId="93" w16cid:durableId="471678271">
    <w:abstractNumId w:val="85"/>
  </w:num>
  <w:num w:numId="94" w16cid:durableId="1607152758">
    <w:abstractNumId w:val="63"/>
  </w:num>
  <w:num w:numId="95" w16cid:durableId="2052414246">
    <w:abstractNumId w:val="10"/>
  </w:num>
  <w:num w:numId="96" w16cid:durableId="1926841243">
    <w:abstractNumId w:val="82"/>
  </w:num>
  <w:num w:numId="97" w16cid:durableId="1161694721">
    <w:abstractNumId w:val="99"/>
  </w:num>
  <w:num w:numId="98" w16cid:durableId="108428880">
    <w:abstractNumId w:val="14"/>
  </w:num>
  <w:num w:numId="99" w16cid:durableId="674499994">
    <w:abstractNumId w:val="110"/>
  </w:num>
  <w:num w:numId="100" w16cid:durableId="1283149781">
    <w:abstractNumId w:val="91"/>
  </w:num>
  <w:num w:numId="101" w16cid:durableId="1974406409">
    <w:abstractNumId w:val="46"/>
  </w:num>
  <w:num w:numId="102" w16cid:durableId="363405123">
    <w:abstractNumId w:val="13"/>
  </w:num>
  <w:num w:numId="103" w16cid:durableId="1051929314">
    <w:abstractNumId w:val="98"/>
  </w:num>
  <w:num w:numId="104" w16cid:durableId="202791472">
    <w:abstractNumId w:val="21"/>
  </w:num>
  <w:num w:numId="105" w16cid:durableId="1962884288">
    <w:abstractNumId w:val="86"/>
  </w:num>
  <w:num w:numId="106" w16cid:durableId="1327705239">
    <w:abstractNumId w:val="66"/>
  </w:num>
  <w:num w:numId="107" w16cid:durableId="1353260485">
    <w:abstractNumId w:val="53"/>
  </w:num>
  <w:num w:numId="108" w16cid:durableId="1330718320">
    <w:abstractNumId w:val="77"/>
  </w:num>
  <w:num w:numId="109" w16cid:durableId="2108965029">
    <w:abstractNumId w:val="51"/>
  </w:num>
  <w:num w:numId="110" w16cid:durableId="972055849">
    <w:abstractNumId w:val="37"/>
  </w:num>
  <w:num w:numId="111" w16cid:durableId="383024283">
    <w:abstractNumId w:val="25"/>
  </w:num>
  <w:num w:numId="112" w16cid:durableId="639268737">
    <w:abstractNumId w:val="78"/>
  </w:num>
  <w:num w:numId="113" w16cid:durableId="736510392">
    <w:abstractNumId w:val="106"/>
  </w:num>
  <w:num w:numId="114" w16cid:durableId="1540899001">
    <w:abstractNumId w:val="64"/>
  </w:num>
  <w:num w:numId="115" w16cid:durableId="2116511533">
    <w:abstractNumId w:val="6"/>
  </w:num>
  <w:num w:numId="116" w16cid:durableId="1431392619">
    <w:abstractNumId w:val="68"/>
  </w:num>
  <w:num w:numId="117" w16cid:durableId="1855533230">
    <w:abstractNumId w:val="76"/>
  </w:num>
  <w:num w:numId="118" w16cid:durableId="1620913240">
    <w:abstractNumId w:val="102"/>
  </w:num>
  <w:num w:numId="119" w16cid:durableId="1569921313">
    <w:abstractNumId w:val="35"/>
  </w:num>
  <w:num w:numId="120" w16cid:durableId="651954911">
    <w:abstractNumId w:val="39"/>
  </w:num>
  <w:num w:numId="121" w16cid:durableId="1029182602">
    <w:abstractNumId w:val="34"/>
  </w:num>
  <w:numIdMacAtCleanup w:val="1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rson w15:author="Suman Deshwal">
    <w15:presenceInfo w15:providerId="None" w15:userId="Suman Deshwal"/>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773"/>
    <w:rsid w:val="00001DD2"/>
    <w:rsid w:val="00001F5F"/>
    <w:rsid w:val="00003767"/>
    <w:rsid w:val="00003B03"/>
    <w:rsid w:val="0000613A"/>
    <w:rsid w:val="00007032"/>
    <w:rsid w:val="000072A7"/>
    <w:rsid w:val="000100ED"/>
    <w:rsid w:val="000110DF"/>
    <w:rsid w:val="00011185"/>
    <w:rsid w:val="00016709"/>
    <w:rsid w:val="000168E8"/>
    <w:rsid w:val="00016A27"/>
    <w:rsid w:val="00017008"/>
    <w:rsid w:val="00017AEF"/>
    <w:rsid w:val="0002124C"/>
    <w:rsid w:val="000212FB"/>
    <w:rsid w:val="0002199A"/>
    <w:rsid w:val="00021ED9"/>
    <w:rsid w:val="00022D00"/>
    <w:rsid w:val="00030538"/>
    <w:rsid w:val="00030B1E"/>
    <w:rsid w:val="00030BB4"/>
    <w:rsid w:val="00030C69"/>
    <w:rsid w:val="00031BE9"/>
    <w:rsid w:val="00033537"/>
    <w:rsid w:val="00036059"/>
    <w:rsid w:val="0003699E"/>
    <w:rsid w:val="000400D5"/>
    <w:rsid w:val="000402D8"/>
    <w:rsid w:val="0004126D"/>
    <w:rsid w:val="00042271"/>
    <w:rsid w:val="0004251F"/>
    <w:rsid w:val="000436B4"/>
    <w:rsid w:val="00043754"/>
    <w:rsid w:val="00044F54"/>
    <w:rsid w:val="000451A5"/>
    <w:rsid w:val="00045C50"/>
    <w:rsid w:val="00051233"/>
    <w:rsid w:val="00052078"/>
    <w:rsid w:val="00052C2C"/>
    <w:rsid w:val="00053086"/>
    <w:rsid w:val="00056C62"/>
    <w:rsid w:val="00060AAD"/>
    <w:rsid w:val="00061BB2"/>
    <w:rsid w:val="00063A78"/>
    <w:rsid w:val="00064F4F"/>
    <w:rsid w:val="00065DFB"/>
    <w:rsid w:val="00066DF5"/>
    <w:rsid w:val="00067DCE"/>
    <w:rsid w:val="00070CAB"/>
    <w:rsid w:val="0007138F"/>
    <w:rsid w:val="00071C4E"/>
    <w:rsid w:val="000723D6"/>
    <w:rsid w:val="00072715"/>
    <w:rsid w:val="00072950"/>
    <w:rsid w:val="00072E86"/>
    <w:rsid w:val="00072F4B"/>
    <w:rsid w:val="000736FD"/>
    <w:rsid w:val="00073E3A"/>
    <w:rsid w:val="00074347"/>
    <w:rsid w:val="000754B8"/>
    <w:rsid w:val="000760BB"/>
    <w:rsid w:val="000761FF"/>
    <w:rsid w:val="0008027E"/>
    <w:rsid w:val="00081A29"/>
    <w:rsid w:val="00082C3D"/>
    <w:rsid w:val="00082D79"/>
    <w:rsid w:val="00083A67"/>
    <w:rsid w:val="0008409A"/>
    <w:rsid w:val="000845FF"/>
    <w:rsid w:val="00084EA0"/>
    <w:rsid w:val="00084F6A"/>
    <w:rsid w:val="00084FEF"/>
    <w:rsid w:val="00084FF7"/>
    <w:rsid w:val="00086395"/>
    <w:rsid w:val="00086B6C"/>
    <w:rsid w:val="00087144"/>
    <w:rsid w:val="00087744"/>
    <w:rsid w:val="000919C9"/>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33C"/>
    <w:rsid w:val="000B3F94"/>
    <w:rsid w:val="000B45EF"/>
    <w:rsid w:val="000B472D"/>
    <w:rsid w:val="000B4CFA"/>
    <w:rsid w:val="000B52D4"/>
    <w:rsid w:val="000B6879"/>
    <w:rsid w:val="000C4008"/>
    <w:rsid w:val="000C5218"/>
    <w:rsid w:val="000C6029"/>
    <w:rsid w:val="000C6524"/>
    <w:rsid w:val="000E008F"/>
    <w:rsid w:val="000E07E1"/>
    <w:rsid w:val="000E0E0C"/>
    <w:rsid w:val="000E1314"/>
    <w:rsid w:val="000E1482"/>
    <w:rsid w:val="000E1DF5"/>
    <w:rsid w:val="000E2233"/>
    <w:rsid w:val="000E2631"/>
    <w:rsid w:val="000E2686"/>
    <w:rsid w:val="000E2987"/>
    <w:rsid w:val="000E2CF4"/>
    <w:rsid w:val="000E2D80"/>
    <w:rsid w:val="000E3CDB"/>
    <w:rsid w:val="000E40D7"/>
    <w:rsid w:val="000E4263"/>
    <w:rsid w:val="000E42E2"/>
    <w:rsid w:val="000E4B0E"/>
    <w:rsid w:val="000E51AD"/>
    <w:rsid w:val="000E5628"/>
    <w:rsid w:val="000E68BC"/>
    <w:rsid w:val="000E7FBD"/>
    <w:rsid w:val="000F0555"/>
    <w:rsid w:val="000F0C23"/>
    <w:rsid w:val="000F143B"/>
    <w:rsid w:val="000F363F"/>
    <w:rsid w:val="000F394B"/>
    <w:rsid w:val="000F4A3D"/>
    <w:rsid w:val="000F660C"/>
    <w:rsid w:val="000F73FD"/>
    <w:rsid w:val="001004C3"/>
    <w:rsid w:val="00100F5D"/>
    <w:rsid w:val="001011BD"/>
    <w:rsid w:val="00101ECB"/>
    <w:rsid w:val="00102CDE"/>
    <w:rsid w:val="00102D55"/>
    <w:rsid w:val="00105AD3"/>
    <w:rsid w:val="00106C44"/>
    <w:rsid w:val="00107A1D"/>
    <w:rsid w:val="0011031D"/>
    <w:rsid w:val="0011237F"/>
    <w:rsid w:val="001133B3"/>
    <w:rsid w:val="00113F92"/>
    <w:rsid w:val="001148EB"/>
    <w:rsid w:val="00115ED8"/>
    <w:rsid w:val="001168B8"/>
    <w:rsid w:val="00117176"/>
    <w:rsid w:val="001171A4"/>
    <w:rsid w:val="00120911"/>
    <w:rsid w:val="00120A98"/>
    <w:rsid w:val="00123853"/>
    <w:rsid w:val="00126A9D"/>
    <w:rsid w:val="00126B70"/>
    <w:rsid w:val="00126CA9"/>
    <w:rsid w:val="00126EC4"/>
    <w:rsid w:val="00127E61"/>
    <w:rsid w:val="00130056"/>
    <w:rsid w:val="00130CC3"/>
    <w:rsid w:val="00132BB7"/>
    <w:rsid w:val="00133E3D"/>
    <w:rsid w:val="001347CC"/>
    <w:rsid w:val="001351C7"/>
    <w:rsid w:val="001368FB"/>
    <w:rsid w:val="00137077"/>
    <w:rsid w:val="0013751F"/>
    <w:rsid w:val="00140E3A"/>
    <w:rsid w:val="001412D0"/>
    <w:rsid w:val="001419EA"/>
    <w:rsid w:val="00142204"/>
    <w:rsid w:val="0014263E"/>
    <w:rsid w:val="00142F3E"/>
    <w:rsid w:val="00143CEC"/>
    <w:rsid w:val="00143E85"/>
    <w:rsid w:val="0014564F"/>
    <w:rsid w:val="001458DC"/>
    <w:rsid w:val="00150779"/>
    <w:rsid w:val="00150842"/>
    <w:rsid w:val="001531E8"/>
    <w:rsid w:val="0015445A"/>
    <w:rsid w:val="0015534A"/>
    <w:rsid w:val="001568E8"/>
    <w:rsid w:val="001576A1"/>
    <w:rsid w:val="00161170"/>
    <w:rsid w:val="00162EA6"/>
    <w:rsid w:val="00163CD0"/>
    <w:rsid w:val="00164149"/>
    <w:rsid w:val="00164EE9"/>
    <w:rsid w:val="00166046"/>
    <w:rsid w:val="001667D7"/>
    <w:rsid w:val="00167099"/>
    <w:rsid w:val="0017047D"/>
    <w:rsid w:val="001705EE"/>
    <w:rsid w:val="001707A8"/>
    <w:rsid w:val="00170BB9"/>
    <w:rsid w:val="00170D10"/>
    <w:rsid w:val="0017155D"/>
    <w:rsid w:val="00171687"/>
    <w:rsid w:val="00172F2B"/>
    <w:rsid w:val="001731C0"/>
    <w:rsid w:val="001759C7"/>
    <w:rsid w:val="00180AC9"/>
    <w:rsid w:val="00180DA8"/>
    <w:rsid w:val="00181E3B"/>
    <w:rsid w:val="00181E96"/>
    <w:rsid w:val="00181FFB"/>
    <w:rsid w:val="001836C1"/>
    <w:rsid w:val="00183837"/>
    <w:rsid w:val="00183D73"/>
    <w:rsid w:val="00184745"/>
    <w:rsid w:val="00184D4B"/>
    <w:rsid w:val="00184F7C"/>
    <w:rsid w:val="0018503A"/>
    <w:rsid w:val="00187884"/>
    <w:rsid w:val="001926E1"/>
    <w:rsid w:val="00192FEC"/>
    <w:rsid w:val="00193003"/>
    <w:rsid w:val="001950B5"/>
    <w:rsid w:val="0019696B"/>
    <w:rsid w:val="00197F22"/>
    <w:rsid w:val="001A0B28"/>
    <w:rsid w:val="001A0D43"/>
    <w:rsid w:val="001A17D7"/>
    <w:rsid w:val="001A1DC9"/>
    <w:rsid w:val="001A2CFA"/>
    <w:rsid w:val="001A31BE"/>
    <w:rsid w:val="001A3702"/>
    <w:rsid w:val="001A4B4D"/>
    <w:rsid w:val="001B01B7"/>
    <w:rsid w:val="001B0305"/>
    <w:rsid w:val="001B0CC2"/>
    <w:rsid w:val="001B1ABB"/>
    <w:rsid w:val="001B1EAD"/>
    <w:rsid w:val="001B2213"/>
    <w:rsid w:val="001B391A"/>
    <w:rsid w:val="001B3AC8"/>
    <w:rsid w:val="001B5026"/>
    <w:rsid w:val="001B5F7E"/>
    <w:rsid w:val="001B7FAF"/>
    <w:rsid w:val="001C0B97"/>
    <w:rsid w:val="001C1369"/>
    <w:rsid w:val="001C1661"/>
    <w:rsid w:val="001C1B82"/>
    <w:rsid w:val="001C2BFF"/>
    <w:rsid w:val="001C3FE8"/>
    <w:rsid w:val="001C54D0"/>
    <w:rsid w:val="001C72CE"/>
    <w:rsid w:val="001C76D1"/>
    <w:rsid w:val="001C7FEA"/>
    <w:rsid w:val="001D0905"/>
    <w:rsid w:val="001D25A0"/>
    <w:rsid w:val="001D3C5F"/>
    <w:rsid w:val="001D424E"/>
    <w:rsid w:val="001D4C56"/>
    <w:rsid w:val="001D5266"/>
    <w:rsid w:val="001D576A"/>
    <w:rsid w:val="001D6DDC"/>
    <w:rsid w:val="001D7624"/>
    <w:rsid w:val="001E0C50"/>
    <w:rsid w:val="001E18C6"/>
    <w:rsid w:val="001E255B"/>
    <w:rsid w:val="001E27F8"/>
    <w:rsid w:val="001E3942"/>
    <w:rsid w:val="001E3D77"/>
    <w:rsid w:val="001E481F"/>
    <w:rsid w:val="001E6B8C"/>
    <w:rsid w:val="001E709C"/>
    <w:rsid w:val="001E76DC"/>
    <w:rsid w:val="001F0F2A"/>
    <w:rsid w:val="001F11C7"/>
    <w:rsid w:val="001F211F"/>
    <w:rsid w:val="001F33C9"/>
    <w:rsid w:val="001F55AB"/>
    <w:rsid w:val="001F595A"/>
    <w:rsid w:val="001F5C22"/>
    <w:rsid w:val="001F6BF7"/>
    <w:rsid w:val="00200CD8"/>
    <w:rsid w:val="0020203E"/>
    <w:rsid w:val="00202ED2"/>
    <w:rsid w:val="002030E3"/>
    <w:rsid w:val="0020494D"/>
    <w:rsid w:val="002052FC"/>
    <w:rsid w:val="002078C6"/>
    <w:rsid w:val="00207CBB"/>
    <w:rsid w:val="0021172B"/>
    <w:rsid w:val="00211BBF"/>
    <w:rsid w:val="00215104"/>
    <w:rsid w:val="002157B9"/>
    <w:rsid w:val="00215A1A"/>
    <w:rsid w:val="0021615D"/>
    <w:rsid w:val="00216598"/>
    <w:rsid w:val="00216B4D"/>
    <w:rsid w:val="00217F02"/>
    <w:rsid w:val="002207FC"/>
    <w:rsid w:val="00220C28"/>
    <w:rsid w:val="00221072"/>
    <w:rsid w:val="00223095"/>
    <w:rsid w:val="002240A1"/>
    <w:rsid w:val="00224832"/>
    <w:rsid w:val="00224D11"/>
    <w:rsid w:val="00225EC4"/>
    <w:rsid w:val="002264DE"/>
    <w:rsid w:val="00226554"/>
    <w:rsid w:val="00226EE9"/>
    <w:rsid w:val="0022761D"/>
    <w:rsid w:val="00230108"/>
    <w:rsid w:val="00230239"/>
    <w:rsid w:val="00230885"/>
    <w:rsid w:val="0023194B"/>
    <w:rsid w:val="002338BA"/>
    <w:rsid w:val="002349B9"/>
    <w:rsid w:val="00234BAA"/>
    <w:rsid w:val="00235B57"/>
    <w:rsid w:val="00235F15"/>
    <w:rsid w:val="00236548"/>
    <w:rsid w:val="00236DC3"/>
    <w:rsid w:val="00237FDC"/>
    <w:rsid w:val="00243CEB"/>
    <w:rsid w:val="00243E05"/>
    <w:rsid w:val="002452C9"/>
    <w:rsid w:val="00245E24"/>
    <w:rsid w:val="002469B4"/>
    <w:rsid w:val="00246DAE"/>
    <w:rsid w:val="002506D0"/>
    <w:rsid w:val="002511B2"/>
    <w:rsid w:val="0025120E"/>
    <w:rsid w:val="00252C61"/>
    <w:rsid w:val="002530DA"/>
    <w:rsid w:val="0025319A"/>
    <w:rsid w:val="002538B3"/>
    <w:rsid w:val="00255B8C"/>
    <w:rsid w:val="002566F5"/>
    <w:rsid w:val="00256B63"/>
    <w:rsid w:val="00257528"/>
    <w:rsid w:val="00257D23"/>
    <w:rsid w:val="00261570"/>
    <w:rsid w:val="0026234A"/>
    <w:rsid w:val="00262602"/>
    <w:rsid w:val="00262988"/>
    <w:rsid w:val="00263629"/>
    <w:rsid w:val="00263889"/>
    <w:rsid w:val="00263A36"/>
    <w:rsid w:val="00263CA9"/>
    <w:rsid w:val="00263DCE"/>
    <w:rsid w:val="00264922"/>
    <w:rsid w:val="00264DD4"/>
    <w:rsid w:val="002676E3"/>
    <w:rsid w:val="0027043E"/>
    <w:rsid w:val="00270C88"/>
    <w:rsid w:val="00271BC1"/>
    <w:rsid w:val="0027236D"/>
    <w:rsid w:val="00272B6C"/>
    <w:rsid w:val="00272C9C"/>
    <w:rsid w:val="00272FA3"/>
    <w:rsid w:val="00273BC7"/>
    <w:rsid w:val="00273F68"/>
    <w:rsid w:val="00274C38"/>
    <w:rsid w:val="00277876"/>
    <w:rsid w:val="0028152C"/>
    <w:rsid w:val="00281B5B"/>
    <w:rsid w:val="00282223"/>
    <w:rsid w:val="0028623A"/>
    <w:rsid w:val="0028660D"/>
    <w:rsid w:val="00286A27"/>
    <w:rsid w:val="0028733A"/>
    <w:rsid w:val="00290ADB"/>
    <w:rsid w:val="00291FA9"/>
    <w:rsid w:val="00292195"/>
    <w:rsid w:val="00292E08"/>
    <w:rsid w:val="002936AE"/>
    <w:rsid w:val="002945E7"/>
    <w:rsid w:val="00294923"/>
    <w:rsid w:val="002959E6"/>
    <w:rsid w:val="00295F1D"/>
    <w:rsid w:val="002A02B2"/>
    <w:rsid w:val="002A0838"/>
    <w:rsid w:val="002A2C3E"/>
    <w:rsid w:val="002A32F7"/>
    <w:rsid w:val="002A3A71"/>
    <w:rsid w:val="002A5B0F"/>
    <w:rsid w:val="002A6B20"/>
    <w:rsid w:val="002A72DB"/>
    <w:rsid w:val="002B02EB"/>
    <w:rsid w:val="002B1F8F"/>
    <w:rsid w:val="002B2883"/>
    <w:rsid w:val="002B2C7C"/>
    <w:rsid w:val="002B35D0"/>
    <w:rsid w:val="002B4D26"/>
    <w:rsid w:val="002B61FE"/>
    <w:rsid w:val="002C02AB"/>
    <w:rsid w:val="002C0D08"/>
    <w:rsid w:val="002C1EA5"/>
    <w:rsid w:val="002C4D87"/>
    <w:rsid w:val="002C4F51"/>
    <w:rsid w:val="002C5B3D"/>
    <w:rsid w:val="002C64FB"/>
    <w:rsid w:val="002C74D7"/>
    <w:rsid w:val="002C761F"/>
    <w:rsid w:val="002D15DF"/>
    <w:rsid w:val="002D179A"/>
    <w:rsid w:val="002D1AAE"/>
    <w:rsid w:val="002D42CA"/>
    <w:rsid w:val="002D633A"/>
    <w:rsid w:val="002D6FBC"/>
    <w:rsid w:val="002D787C"/>
    <w:rsid w:val="002E0E0E"/>
    <w:rsid w:val="002E0E5F"/>
    <w:rsid w:val="002E1A1E"/>
    <w:rsid w:val="002E5759"/>
    <w:rsid w:val="002E5A4D"/>
    <w:rsid w:val="002E6D77"/>
    <w:rsid w:val="002E7609"/>
    <w:rsid w:val="002E7FE1"/>
    <w:rsid w:val="002F019D"/>
    <w:rsid w:val="002F0A2A"/>
    <w:rsid w:val="002F0FFD"/>
    <w:rsid w:val="002F2AD1"/>
    <w:rsid w:val="002F372B"/>
    <w:rsid w:val="002F3D7D"/>
    <w:rsid w:val="002F4E59"/>
    <w:rsid w:val="002F4EEA"/>
    <w:rsid w:val="00300ACE"/>
    <w:rsid w:val="00301E5D"/>
    <w:rsid w:val="0030201F"/>
    <w:rsid w:val="003022A4"/>
    <w:rsid w:val="00304DD4"/>
    <w:rsid w:val="00306B4D"/>
    <w:rsid w:val="00306B77"/>
    <w:rsid w:val="00307C2E"/>
    <w:rsid w:val="00310A36"/>
    <w:rsid w:val="0031112C"/>
    <w:rsid w:val="003120E2"/>
    <w:rsid w:val="0031210A"/>
    <w:rsid w:val="00312F1C"/>
    <w:rsid w:val="00313CCD"/>
    <w:rsid w:val="00314055"/>
    <w:rsid w:val="00314A47"/>
    <w:rsid w:val="0031502B"/>
    <w:rsid w:val="0031601E"/>
    <w:rsid w:val="0031791C"/>
    <w:rsid w:val="0032165A"/>
    <w:rsid w:val="0032249A"/>
    <w:rsid w:val="00322FB1"/>
    <w:rsid w:val="00323746"/>
    <w:rsid w:val="00325C5B"/>
    <w:rsid w:val="00331BBC"/>
    <w:rsid w:val="00332601"/>
    <w:rsid w:val="00332D5D"/>
    <w:rsid w:val="003331E5"/>
    <w:rsid w:val="003337EE"/>
    <w:rsid w:val="003339DF"/>
    <w:rsid w:val="00333CC0"/>
    <w:rsid w:val="0033669A"/>
    <w:rsid w:val="003366B9"/>
    <w:rsid w:val="00337407"/>
    <w:rsid w:val="003419E3"/>
    <w:rsid w:val="00342D4C"/>
    <w:rsid w:val="0034327B"/>
    <w:rsid w:val="00343B08"/>
    <w:rsid w:val="00344002"/>
    <w:rsid w:val="00344462"/>
    <w:rsid w:val="00345228"/>
    <w:rsid w:val="00347B1D"/>
    <w:rsid w:val="00347DFA"/>
    <w:rsid w:val="00351237"/>
    <w:rsid w:val="003528DA"/>
    <w:rsid w:val="00353CCB"/>
    <w:rsid w:val="00354367"/>
    <w:rsid w:val="0035436F"/>
    <w:rsid w:val="00355E7B"/>
    <w:rsid w:val="00357438"/>
    <w:rsid w:val="00360711"/>
    <w:rsid w:val="00360DF9"/>
    <w:rsid w:val="00360FEF"/>
    <w:rsid w:val="00362D4F"/>
    <w:rsid w:val="00364180"/>
    <w:rsid w:val="00365ECC"/>
    <w:rsid w:val="00366744"/>
    <w:rsid w:val="00366FD5"/>
    <w:rsid w:val="003700EC"/>
    <w:rsid w:val="003709EE"/>
    <w:rsid w:val="00372D0F"/>
    <w:rsid w:val="00373826"/>
    <w:rsid w:val="003739A0"/>
    <w:rsid w:val="00374314"/>
    <w:rsid w:val="00374A1E"/>
    <w:rsid w:val="00374C8D"/>
    <w:rsid w:val="003761E7"/>
    <w:rsid w:val="0037624E"/>
    <w:rsid w:val="003764BC"/>
    <w:rsid w:val="003804D4"/>
    <w:rsid w:val="003816F5"/>
    <w:rsid w:val="003857B9"/>
    <w:rsid w:val="003857D0"/>
    <w:rsid w:val="00385FF5"/>
    <w:rsid w:val="00386B00"/>
    <w:rsid w:val="00390949"/>
    <w:rsid w:val="00391894"/>
    <w:rsid w:val="003937E1"/>
    <w:rsid w:val="00395756"/>
    <w:rsid w:val="003960DC"/>
    <w:rsid w:val="00396C39"/>
    <w:rsid w:val="00396D2E"/>
    <w:rsid w:val="003A0EEF"/>
    <w:rsid w:val="003A1E9D"/>
    <w:rsid w:val="003A20F5"/>
    <w:rsid w:val="003A22F3"/>
    <w:rsid w:val="003A2F8A"/>
    <w:rsid w:val="003A2FA6"/>
    <w:rsid w:val="003A53C4"/>
    <w:rsid w:val="003A61A2"/>
    <w:rsid w:val="003A634B"/>
    <w:rsid w:val="003A7431"/>
    <w:rsid w:val="003A74E4"/>
    <w:rsid w:val="003A7913"/>
    <w:rsid w:val="003B1AB3"/>
    <w:rsid w:val="003B1E08"/>
    <w:rsid w:val="003B24E3"/>
    <w:rsid w:val="003B2839"/>
    <w:rsid w:val="003B639D"/>
    <w:rsid w:val="003B7564"/>
    <w:rsid w:val="003C09BC"/>
    <w:rsid w:val="003C29E6"/>
    <w:rsid w:val="003C4078"/>
    <w:rsid w:val="003C47CD"/>
    <w:rsid w:val="003C4DD8"/>
    <w:rsid w:val="003C552A"/>
    <w:rsid w:val="003C5C8A"/>
    <w:rsid w:val="003C6A7B"/>
    <w:rsid w:val="003C79A9"/>
    <w:rsid w:val="003D03B7"/>
    <w:rsid w:val="003D06BB"/>
    <w:rsid w:val="003D12FE"/>
    <w:rsid w:val="003D1C3A"/>
    <w:rsid w:val="003D211C"/>
    <w:rsid w:val="003D4A53"/>
    <w:rsid w:val="003D5B30"/>
    <w:rsid w:val="003D65B6"/>
    <w:rsid w:val="003D6C51"/>
    <w:rsid w:val="003D6FDC"/>
    <w:rsid w:val="003E09B0"/>
    <w:rsid w:val="003E0E1F"/>
    <w:rsid w:val="003E0EB7"/>
    <w:rsid w:val="003E19C0"/>
    <w:rsid w:val="003E433E"/>
    <w:rsid w:val="003E47ED"/>
    <w:rsid w:val="003E5DD8"/>
    <w:rsid w:val="003E5F06"/>
    <w:rsid w:val="003E5F1C"/>
    <w:rsid w:val="003E5F94"/>
    <w:rsid w:val="003E6459"/>
    <w:rsid w:val="003E6DE9"/>
    <w:rsid w:val="003E7473"/>
    <w:rsid w:val="003E762E"/>
    <w:rsid w:val="003E7E46"/>
    <w:rsid w:val="003F0506"/>
    <w:rsid w:val="003F0A61"/>
    <w:rsid w:val="003F0E19"/>
    <w:rsid w:val="003F1653"/>
    <w:rsid w:val="003F3348"/>
    <w:rsid w:val="003F419B"/>
    <w:rsid w:val="003F46D5"/>
    <w:rsid w:val="003F608A"/>
    <w:rsid w:val="003F69E1"/>
    <w:rsid w:val="003F74F9"/>
    <w:rsid w:val="003F789B"/>
    <w:rsid w:val="004004E9"/>
    <w:rsid w:val="004008EB"/>
    <w:rsid w:val="0040255E"/>
    <w:rsid w:val="00403E8B"/>
    <w:rsid w:val="00404AC7"/>
    <w:rsid w:val="0040516E"/>
    <w:rsid w:val="00405A33"/>
    <w:rsid w:val="0040635E"/>
    <w:rsid w:val="00406584"/>
    <w:rsid w:val="004073DF"/>
    <w:rsid w:val="00407ACA"/>
    <w:rsid w:val="004113B1"/>
    <w:rsid w:val="0041142D"/>
    <w:rsid w:val="00411D8F"/>
    <w:rsid w:val="004120C0"/>
    <w:rsid w:val="00413745"/>
    <w:rsid w:val="004146A6"/>
    <w:rsid w:val="00415C2B"/>
    <w:rsid w:val="004167F5"/>
    <w:rsid w:val="00416DB1"/>
    <w:rsid w:val="004178A8"/>
    <w:rsid w:val="00420A35"/>
    <w:rsid w:val="00422CE5"/>
    <w:rsid w:val="00423768"/>
    <w:rsid w:val="00424371"/>
    <w:rsid w:val="0042556D"/>
    <w:rsid w:val="0042592C"/>
    <w:rsid w:val="004269DE"/>
    <w:rsid w:val="00427056"/>
    <w:rsid w:val="004273A6"/>
    <w:rsid w:val="004308E6"/>
    <w:rsid w:val="004309DA"/>
    <w:rsid w:val="00430FDA"/>
    <w:rsid w:val="00431FCB"/>
    <w:rsid w:val="004322DE"/>
    <w:rsid w:val="0043540F"/>
    <w:rsid w:val="004358D3"/>
    <w:rsid w:val="00436B37"/>
    <w:rsid w:val="00436BEA"/>
    <w:rsid w:val="00437BA1"/>
    <w:rsid w:val="004402FD"/>
    <w:rsid w:val="004407DA"/>
    <w:rsid w:val="004433F7"/>
    <w:rsid w:val="004440B7"/>
    <w:rsid w:val="00444180"/>
    <w:rsid w:val="004442A3"/>
    <w:rsid w:val="004461B3"/>
    <w:rsid w:val="00447A46"/>
    <w:rsid w:val="004512EC"/>
    <w:rsid w:val="00451B3D"/>
    <w:rsid w:val="00452E8E"/>
    <w:rsid w:val="0045397C"/>
    <w:rsid w:val="00455A16"/>
    <w:rsid w:val="00455CEB"/>
    <w:rsid w:val="00455CFD"/>
    <w:rsid w:val="0045648C"/>
    <w:rsid w:val="00460D67"/>
    <w:rsid w:val="004618E2"/>
    <w:rsid w:val="004623B8"/>
    <w:rsid w:val="00463C19"/>
    <w:rsid w:val="00464977"/>
    <w:rsid w:val="00464C79"/>
    <w:rsid w:val="00465660"/>
    <w:rsid w:val="00466F96"/>
    <w:rsid w:val="004677FA"/>
    <w:rsid w:val="00467802"/>
    <w:rsid w:val="004704F6"/>
    <w:rsid w:val="00470873"/>
    <w:rsid w:val="00470BA1"/>
    <w:rsid w:val="00470D03"/>
    <w:rsid w:val="004711C0"/>
    <w:rsid w:val="00471746"/>
    <w:rsid w:val="00471A42"/>
    <w:rsid w:val="00473345"/>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04B8"/>
    <w:rsid w:val="004919B6"/>
    <w:rsid w:val="00492D33"/>
    <w:rsid w:val="0049359E"/>
    <w:rsid w:val="00494370"/>
    <w:rsid w:val="004945D8"/>
    <w:rsid w:val="00494C00"/>
    <w:rsid w:val="00494DA9"/>
    <w:rsid w:val="00494F66"/>
    <w:rsid w:val="00495541"/>
    <w:rsid w:val="00495C0D"/>
    <w:rsid w:val="00496204"/>
    <w:rsid w:val="00497417"/>
    <w:rsid w:val="004A0EB8"/>
    <w:rsid w:val="004A19B0"/>
    <w:rsid w:val="004A2285"/>
    <w:rsid w:val="004A2D9A"/>
    <w:rsid w:val="004A30F4"/>
    <w:rsid w:val="004A3B50"/>
    <w:rsid w:val="004A3BAA"/>
    <w:rsid w:val="004A4384"/>
    <w:rsid w:val="004A498B"/>
    <w:rsid w:val="004A4D20"/>
    <w:rsid w:val="004A5756"/>
    <w:rsid w:val="004A5B10"/>
    <w:rsid w:val="004A5DAE"/>
    <w:rsid w:val="004A5E99"/>
    <w:rsid w:val="004A5F4B"/>
    <w:rsid w:val="004A7129"/>
    <w:rsid w:val="004A78EC"/>
    <w:rsid w:val="004B08D1"/>
    <w:rsid w:val="004B37D1"/>
    <w:rsid w:val="004B442A"/>
    <w:rsid w:val="004B4798"/>
    <w:rsid w:val="004B4EEF"/>
    <w:rsid w:val="004B5A90"/>
    <w:rsid w:val="004C08EC"/>
    <w:rsid w:val="004C1925"/>
    <w:rsid w:val="004C2B8E"/>
    <w:rsid w:val="004C399E"/>
    <w:rsid w:val="004C4216"/>
    <w:rsid w:val="004C492B"/>
    <w:rsid w:val="004C6348"/>
    <w:rsid w:val="004C75B0"/>
    <w:rsid w:val="004D00FA"/>
    <w:rsid w:val="004D1361"/>
    <w:rsid w:val="004D1401"/>
    <w:rsid w:val="004D2213"/>
    <w:rsid w:val="004D22A9"/>
    <w:rsid w:val="004D2773"/>
    <w:rsid w:val="004D2B5D"/>
    <w:rsid w:val="004D52CB"/>
    <w:rsid w:val="004D5416"/>
    <w:rsid w:val="004D7121"/>
    <w:rsid w:val="004D7726"/>
    <w:rsid w:val="004E0093"/>
    <w:rsid w:val="004E011C"/>
    <w:rsid w:val="004E08A7"/>
    <w:rsid w:val="004E0F63"/>
    <w:rsid w:val="004E25C2"/>
    <w:rsid w:val="004E2B8D"/>
    <w:rsid w:val="004E3C9A"/>
    <w:rsid w:val="004E3EEB"/>
    <w:rsid w:val="004E4075"/>
    <w:rsid w:val="004E4ECD"/>
    <w:rsid w:val="004E6F43"/>
    <w:rsid w:val="004E7AAE"/>
    <w:rsid w:val="004E7B43"/>
    <w:rsid w:val="004F14EA"/>
    <w:rsid w:val="004F1FD9"/>
    <w:rsid w:val="004F2B2B"/>
    <w:rsid w:val="004F2E7B"/>
    <w:rsid w:val="004F3E0F"/>
    <w:rsid w:val="004F3E49"/>
    <w:rsid w:val="004F449D"/>
    <w:rsid w:val="004F4B93"/>
    <w:rsid w:val="004F5561"/>
    <w:rsid w:val="004F5AB3"/>
    <w:rsid w:val="004F6D71"/>
    <w:rsid w:val="005000D7"/>
    <w:rsid w:val="00500653"/>
    <w:rsid w:val="005012B1"/>
    <w:rsid w:val="005012CF"/>
    <w:rsid w:val="005026A3"/>
    <w:rsid w:val="00502DEB"/>
    <w:rsid w:val="0050340F"/>
    <w:rsid w:val="00503668"/>
    <w:rsid w:val="00504B64"/>
    <w:rsid w:val="005052ED"/>
    <w:rsid w:val="005062CB"/>
    <w:rsid w:val="00506522"/>
    <w:rsid w:val="00506F6F"/>
    <w:rsid w:val="00507460"/>
    <w:rsid w:val="00507CA8"/>
    <w:rsid w:val="00507F81"/>
    <w:rsid w:val="0051055A"/>
    <w:rsid w:val="00512438"/>
    <w:rsid w:val="00513669"/>
    <w:rsid w:val="005142A8"/>
    <w:rsid w:val="0051500C"/>
    <w:rsid w:val="00515197"/>
    <w:rsid w:val="005155C0"/>
    <w:rsid w:val="00516206"/>
    <w:rsid w:val="00517B4A"/>
    <w:rsid w:val="00523422"/>
    <w:rsid w:val="00524509"/>
    <w:rsid w:val="00524516"/>
    <w:rsid w:val="00525D5B"/>
    <w:rsid w:val="005273C6"/>
    <w:rsid w:val="00530337"/>
    <w:rsid w:val="00530718"/>
    <w:rsid w:val="00531141"/>
    <w:rsid w:val="00532190"/>
    <w:rsid w:val="00532BEC"/>
    <w:rsid w:val="00532E64"/>
    <w:rsid w:val="00534072"/>
    <w:rsid w:val="00534363"/>
    <w:rsid w:val="00534D6C"/>
    <w:rsid w:val="00534F46"/>
    <w:rsid w:val="005353BF"/>
    <w:rsid w:val="00535809"/>
    <w:rsid w:val="00535F92"/>
    <w:rsid w:val="00540875"/>
    <w:rsid w:val="005409A4"/>
    <w:rsid w:val="0054246C"/>
    <w:rsid w:val="0054352F"/>
    <w:rsid w:val="00543DC8"/>
    <w:rsid w:val="00545BF4"/>
    <w:rsid w:val="0054637C"/>
    <w:rsid w:val="00546C7A"/>
    <w:rsid w:val="00547893"/>
    <w:rsid w:val="0055098B"/>
    <w:rsid w:val="00552147"/>
    <w:rsid w:val="005523D1"/>
    <w:rsid w:val="00552930"/>
    <w:rsid w:val="00552AC4"/>
    <w:rsid w:val="00552AF2"/>
    <w:rsid w:val="00552F8C"/>
    <w:rsid w:val="005546CE"/>
    <w:rsid w:val="00554FCF"/>
    <w:rsid w:val="005553A4"/>
    <w:rsid w:val="0055544C"/>
    <w:rsid w:val="00555B87"/>
    <w:rsid w:val="00555FFB"/>
    <w:rsid w:val="0056102A"/>
    <w:rsid w:val="00561F34"/>
    <w:rsid w:val="00564910"/>
    <w:rsid w:val="00565722"/>
    <w:rsid w:val="00566FFB"/>
    <w:rsid w:val="00567041"/>
    <w:rsid w:val="005672CA"/>
    <w:rsid w:val="005710D2"/>
    <w:rsid w:val="005711DE"/>
    <w:rsid w:val="00571BBD"/>
    <w:rsid w:val="00572CA7"/>
    <w:rsid w:val="0057507D"/>
    <w:rsid w:val="00576234"/>
    <w:rsid w:val="00577A39"/>
    <w:rsid w:val="00577D97"/>
    <w:rsid w:val="00580775"/>
    <w:rsid w:val="005818C1"/>
    <w:rsid w:val="00581D84"/>
    <w:rsid w:val="0058211A"/>
    <w:rsid w:val="005836E4"/>
    <w:rsid w:val="00583FD8"/>
    <w:rsid w:val="005850F8"/>
    <w:rsid w:val="0058576D"/>
    <w:rsid w:val="00585CFF"/>
    <w:rsid w:val="00590022"/>
    <w:rsid w:val="00590E74"/>
    <w:rsid w:val="005935FF"/>
    <w:rsid w:val="00593A03"/>
    <w:rsid w:val="00593ED1"/>
    <w:rsid w:val="005947BA"/>
    <w:rsid w:val="005952D9"/>
    <w:rsid w:val="00595302"/>
    <w:rsid w:val="00595E5D"/>
    <w:rsid w:val="00596338"/>
    <w:rsid w:val="00597265"/>
    <w:rsid w:val="005A0C9D"/>
    <w:rsid w:val="005A193F"/>
    <w:rsid w:val="005A1FB0"/>
    <w:rsid w:val="005A2608"/>
    <w:rsid w:val="005A2C7E"/>
    <w:rsid w:val="005A3156"/>
    <w:rsid w:val="005A4C96"/>
    <w:rsid w:val="005A6767"/>
    <w:rsid w:val="005B02B4"/>
    <w:rsid w:val="005B3146"/>
    <w:rsid w:val="005B3CA6"/>
    <w:rsid w:val="005B4894"/>
    <w:rsid w:val="005B4D58"/>
    <w:rsid w:val="005B58D7"/>
    <w:rsid w:val="005B5B8F"/>
    <w:rsid w:val="005B7775"/>
    <w:rsid w:val="005B7A75"/>
    <w:rsid w:val="005B7B30"/>
    <w:rsid w:val="005C000B"/>
    <w:rsid w:val="005C0326"/>
    <w:rsid w:val="005C12AC"/>
    <w:rsid w:val="005C5089"/>
    <w:rsid w:val="005D0ECE"/>
    <w:rsid w:val="005D1C0D"/>
    <w:rsid w:val="005D2391"/>
    <w:rsid w:val="005D2436"/>
    <w:rsid w:val="005D35E1"/>
    <w:rsid w:val="005D377F"/>
    <w:rsid w:val="005D3A6B"/>
    <w:rsid w:val="005D5849"/>
    <w:rsid w:val="005D5EFC"/>
    <w:rsid w:val="005E0005"/>
    <w:rsid w:val="005E00CB"/>
    <w:rsid w:val="005E167D"/>
    <w:rsid w:val="005E28C7"/>
    <w:rsid w:val="005E2BF1"/>
    <w:rsid w:val="005E405D"/>
    <w:rsid w:val="005E44FC"/>
    <w:rsid w:val="005E56BC"/>
    <w:rsid w:val="005E60F4"/>
    <w:rsid w:val="005E641C"/>
    <w:rsid w:val="005F0A7B"/>
    <w:rsid w:val="005F1F02"/>
    <w:rsid w:val="005F2D1D"/>
    <w:rsid w:val="005F355E"/>
    <w:rsid w:val="005F3BF7"/>
    <w:rsid w:val="005F3FD7"/>
    <w:rsid w:val="005F4910"/>
    <w:rsid w:val="005F4F4B"/>
    <w:rsid w:val="005F5335"/>
    <w:rsid w:val="005F6ED2"/>
    <w:rsid w:val="00600D5E"/>
    <w:rsid w:val="00601B66"/>
    <w:rsid w:val="00601CFB"/>
    <w:rsid w:val="00602768"/>
    <w:rsid w:val="00604B5B"/>
    <w:rsid w:val="00604B7D"/>
    <w:rsid w:val="00606829"/>
    <w:rsid w:val="00606977"/>
    <w:rsid w:val="0060773C"/>
    <w:rsid w:val="00611C64"/>
    <w:rsid w:val="006120DA"/>
    <w:rsid w:val="0061419B"/>
    <w:rsid w:val="00615321"/>
    <w:rsid w:val="00615400"/>
    <w:rsid w:val="006160FC"/>
    <w:rsid w:val="006167A6"/>
    <w:rsid w:val="00616800"/>
    <w:rsid w:val="00616AB8"/>
    <w:rsid w:val="0061721B"/>
    <w:rsid w:val="00617906"/>
    <w:rsid w:val="00623B07"/>
    <w:rsid w:val="00624418"/>
    <w:rsid w:val="00624570"/>
    <w:rsid w:val="00625E8E"/>
    <w:rsid w:val="00627AD8"/>
    <w:rsid w:val="00630F3A"/>
    <w:rsid w:val="00631166"/>
    <w:rsid w:val="006315C9"/>
    <w:rsid w:val="006319DC"/>
    <w:rsid w:val="006343EF"/>
    <w:rsid w:val="00634F6B"/>
    <w:rsid w:val="00635C50"/>
    <w:rsid w:val="00635F96"/>
    <w:rsid w:val="0063633B"/>
    <w:rsid w:val="006375AC"/>
    <w:rsid w:val="00637D2F"/>
    <w:rsid w:val="00641030"/>
    <w:rsid w:val="00641053"/>
    <w:rsid w:val="00641B8A"/>
    <w:rsid w:val="00643A96"/>
    <w:rsid w:val="00645157"/>
    <w:rsid w:val="00645649"/>
    <w:rsid w:val="00645B5D"/>
    <w:rsid w:val="00646689"/>
    <w:rsid w:val="0064695B"/>
    <w:rsid w:val="0064751A"/>
    <w:rsid w:val="006478B7"/>
    <w:rsid w:val="0065085A"/>
    <w:rsid w:val="00650C11"/>
    <w:rsid w:val="00653D3A"/>
    <w:rsid w:val="00653F15"/>
    <w:rsid w:val="00653FDB"/>
    <w:rsid w:val="00654C8A"/>
    <w:rsid w:val="00654F94"/>
    <w:rsid w:val="0066196A"/>
    <w:rsid w:val="006621AA"/>
    <w:rsid w:val="0066417E"/>
    <w:rsid w:val="0066418A"/>
    <w:rsid w:val="00665D8E"/>
    <w:rsid w:val="00666884"/>
    <w:rsid w:val="0067225A"/>
    <w:rsid w:val="00672B22"/>
    <w:rsid w:val="006733E0"/>
    <w:rsid w:val="00675C6A"/>
    <w:rsid w:val="006767F3"/>
    <w:rsid w:val="00677040"/>
    <w:rsid w:val="006817BC"/>
    <w:rsid w:val="00682CAE"/>
    <w:rsid w:val="00683136"/>
    <w:rsid w:val="0068504A"/>
    <w:rsid w:val="00685D46"/>
    <w:rsid w:val="006860E2"/>
    <w:rsid w:val="0068706B"/>
    <w:rsid w:val="006872FE"/>
    <w:rsid w:val="00690E7C"/>
    <w:rsid w:val="006912BA"/>
    <w:rsid w:val="00692336"/>
    <w:rsid w:val="00693151"/>
    <w:rsid w:val="0069403C"/>
    <w:rsid w:val="00694B22"/>
    <w:rsid w:val="00695188"/>
    <w:rsid w:val="006955E7"/>
    <w:rsid w:val="006A0993"/>
    <w:rsid w:val="006A2E7C"/>
    <w:rsid w:val="006A31A5"/>
    <w:rsid w:val="006A37CC"/>
    <w:rsid w:val="006A3D69"/>
    <w:rsid w:val="006A5A83"/>
    <w:rsid w:val="006A64F1"/>
    <w:rsid w:val="006A6D44"/>
    <w:rsid w:val="006A6FAF"/>
    <w:rsid w:val="006B052F"/>
    <w:rsid w:val="006B0864"/>
    <w:rsid w:val="006B0C71"/>
    <w:rsid w:val="006B25F5"/>
    <w:rsid w:val="006B3276"/>
    <w:rsid w:val="006B54C1"/>
    <w:rsid w:val="006B6075"/>
    <w:rsid w:val="006B6C72"/>
    <w:rsid w:val="006B6DA3"/>
    <w:rsid w:val="006C05C4"/>
    <w:rsid w:val="006C0E75"/>
    <w:rsid w:val="006C10C0"/>
    <w:rsid w:val="006C11E1"/>
    <w:rsid w:val="006C1932"/>
    <w:rsid w:val="006C25CB"/>
    <w:rsid w:val="006C3446"/>
    <w:rsid w:val="006C5412"/>
    <w:rsid w:val="006C62E7"/>
    <w:rsid w:val="006C67D5"/>
    <w:rsid w:val="006C6832"/>
    <w:rsid w:val="006D09A0"/>
    <w:rsid w:val="006D5831"/>
    <w:rsid w:val="006D64F3"/>
    <w:rsid w:val="006D6543"/>
    <w:rsid w:val="006D79B8"/>
    <w:rsid w:val="006E22A8"/>
    <w:rsid w:val="006E26ED"/>
    <w:rsid w:val="006E4083"/>
    <w:rsid w:val="006E51E8"/>
    <w:rsid w:val="006E5560"/>
    <w:rsid w:val="006E73C0"/>
    <w:rsid w:val="006F0623"/>
    <w:rsid w:val="006F081F"/>
    <w:rsid w:val="006F164A"/>
    <w:rsid w:val="006F260A"/>
    <w:rsid w:val="006F304C"/>
    <w:rsid w:val="006F3255"/>
    <w:rsid w:val="006F3A0E"/>
    <w:rsid w:val="006F3D7A"/>
    <w:rsid w:val="006F3F65"/>
    <w:rsid w:val="006F44CF"/>
    <w:rsid w:val="006F5920"/>
    <w:rsid w:val="00700C71"/>
    <w:rsid w:val="007010C2"/>
    <w:rsid w:val="007027C4"/>
    <w:rsid w:val="007030DC"/>
    <w:rsid w:val="00703812"/>
    <w:rsid w:val="007075A9"/>
    <w:rsid w:val="00710039"/>
    <w:rsid w:val="007101C9"/>
    <w:rsid w:val="007114C0"/>
    <w:rsid w:val="00711F5B"/>
    <w:rsid w:val="00712285"/>
    <w:rsid w:val="00712299"/>
    <w:rsid w:val="00713C02"/>
    <w:rsid w:val="00713E4B"/>
    <w:rsid w:val="00714F60"/>
    <w:rsid w:val="007152E2"/>
    <w:rsid w:val="007157F8"/>
    <w:rsid w:val="007163F9"/>
    <w:rsid w:val="00717791"/>
    <w:rsid w:val="00717D1A"/>
    <w:rsid w:val="00717F4C"/>
    <w:rsid w:val="0072005B"/>
    <w:rsid w:val="00720C3B"/>
    <w:rsid w:val="007210A9"/>
    <w:rsid w:val="00721334"/>
    <w:rsid w:val="00722244"/>
    <w:rsid w:val="00723C33"/>
    <w:rsid w:val="00724932"/>
    <w:rsid w:val="007253B4"/>
    <w:rsid w:val="00726BCB"/>
    <w:rsid w:val="00726C35"/>
    <w:rsid w:val="007300A7"/>
    <w:rsid w:val="00730E7C"/>
    <w:rsid w:val="00732B8B"/>
    <w:rsid w:val="00736115"/>
    <w:rsid w:val="00736F23"/>
    <w:rsid w:val="00737068"/>
    <w:rsid w:val="007407CB"/>
    <w:rsid w:val="00740AAD"/>
    <w:rsid w:val="007410A5"/>
    <w:rsid w:val="00742563"/>
    <w:rsid w:val="0074309D"/>
    <w:rsid w:val="007458CA"/>
    <w:rsid w:val="00745BC9"/>
    <w:rsid w:val="007474D6"/>
    <w:rsid w:val="00747AB5"/>
    <w:rsid w:val="00752777"/>
    <w:rsid w:val="00754372"/>
    <w:rsid w:val="00754517"/>
    <w:rsid w:val="00755E7A"/>
    <w:rsid w:val="00756019"/>
    <w:rsid w:val="007562A6"/>
    <w:rsid w:val="007572A4"/>
    <w:rsid w:val="007600C1"/>
    <w:rsid w:val="0076026F"/>
    <w:rsid w:val="00762A78"/>
    <w:rsid w:val="00763F00"/>
    <w:rsid w:val="00764C7C"/>
    <w:rsid w:val="00770CEC"/>
    <w:rsid w:val="00771B1C"/>
    <w:rsid w:val="00772035"/>
    <w:rsid w:val="007738EF"/>
    <w:rsid w:val="00774BFB"/>
    <w:rsid w:val="007757D3"/>
    <w:rsid w:val="00775874"/>
    <w:rsid w:val="00777771"/>
    <w:rsid w:val="00777FAB"/>
    <w:rsid w:val="00780849"/>
    <w:rsid w:val="00780FD6"/>
    <w:rsid w:val="007832A6"/>
    <w:rsid w:val="00783B8B"/>
    <w:rsid w:val="00784486"/>
    <w:rsid w:val="007845AA"/>
    <w:rsid w:val="00785096"/>
    <w:rsid w:val="00786E08"/>
    <w:rsid w:val="00790125"/>
    <w:rsid w:val="00790D43"/>
    <w:rsid w:val="00791B33"/>
    <w:rsid w:val="00791CB6"/>
    <w:rsid w:val="00791D78"/>
    <w:rsid w:val="00792652"/>
    <w:rsid w:val="00792B9D"/>
    <w:rsid w:val="007935F1"/>
    <w:rsid w:val="00793A56"/>
    <w:rsid w:val="007942F0"/>
    <w:rsid w:val="00794754"/>
    <w:rsid w:val="0079508F"/>
    <w:rsid w:val="0079768A"/>
    <w:rsid w:val="00797925"/>
    <w:rsid w:val="007A04D0"/>
    <w:rsid w:val="007A2BAA"/>
    <w:rsid w:val="007A2EB8"/>
    <w:rsid w:val="007A3F42"/>
    <w:rsid w:val="007A4B7F"/>
    <w:rsid w:val="007A4EF4"/>
    <w:rsid w:val="007A5C3E"/>
    <w:rsid w:val="007A5CF3"/>
    <w:rsid w:val="007A6B9F"/>
    <w:rsid w:val="007B2BC8"/>
    <w:rsid w:val="007B4032"/>
    <w:rsid w:val="007B4C2D"/>
    <w:rsid w:val="007B6BAB"/>
    <w:rsid w:val="007B7F41"/>
    <w:rsid w:val="007C1E34"/>
    <w:rsid w:val="007C3D1C"/>
    <w:rsid w:val="007C6B0D"/>
    <w:rsid w:val="007C772E"/>
    <w:rsid w:val="007D0671"/>
    <w:rsid w:val="007D08BD"/>
    <w:rsid w:val="007D0ABC"/>
    <w:rsid w:val="007D12F3"/>
    <w:rsid w:val="007D152E"/>
    <w:rsid w:val="007D185F"/>
    <w:rsid w:val="007D1E45"/>
    <w:rsid w:val="007D29E1"/>
    <w:rsid w:val="007E15B2"/>
    <w:rsid w:val="007E1935"/>
    <w:rsid w:val="007E2F40"/>
    <w:rsid w:val="007E2FB6"/>
    <w:rsid w:val="007E4175"/>
    <w:rsid w:val="007E4631"/>
    <w:rsid w:val="007E47A9"/>
    <w:rsid w:val="007E5CAF"/>
    <w:rsid w:val="007E6C21"/>
    <w:rsid w:val="007F02DB"/>
    <w:rsid w:val="007F4507"/>
    <w:rsid w:val="007F6B54"/>
    <w:rsid w:val="00801412"/>
    <w:rsid w:val="0080179D"/>
    <w:rsid w:val="00801D74"/>
    <w:rsid w:val="0080263D"/>
    <w:rsid w:val="00802686"/>
    <w:rsid w:val="00805511"/>
    <w:rsid w:val="00805D0D"/>
    <w:rsid w:val="008065F3"/>
    <w:rsid w:val="0080773E"/>
    <w:rsid w:val="00807A97"/>
    <w:rsid w:val="00810E7E"/>
    <w:rsid w:val="00812E4F"/>
    <w:rsid w:val="00814128"/>
    <w:rsid w:val="00814CEA"/>
    <w:rsid w:val="00815561"/>
    <w:rsid w:val="00815B2E"/>
    <w:rsid w:val="00815D44"/>
    <w:rsid w:val="00815D98"/>
    <w:rsid w:val="0081764F"/>
    <w:rsid w:val="00817872"/>
    <w:rsid w:val="008178D5"/>
    <w:rsid w:val="00817C00"/>
    <w:rsid w:val="00820C4F"/>
    <w:rsid w:val="00820F28"/>
    <w:rsid w:val="00821988"/>
    <w:rsid w:val="00822725"/>
    <w:rsid w:val="00822C2C"/>
    <w:rsid w:val="00822E57"/>
    <w:rsid w:val="008230A4"/>
    <w:rsid w:val="008232A9"/>
    <w:rsid w:val="0082481A"/>
    <w:rsid w:val="00825183"/>
    <w:rsid w:val="008259DB"/>
    <w:rsid w:val="008266DA"/>
    <w:rsid w:val="008272A7"/>
    <w:rsid w:val="008305A3"/>
    <w:rsid w:val="00830B39"/>
    <w:rsid w:val="008310DB"/>
    <w:rsid w:val="008338D2"/>
    <w:rsid w:val="00834CE5"/>
    <w:rsid w:val="008353AC"/>
    <w:rsid w:val="0083691A"/>
    <w:rsid w:val="008369FB"/>
    <w:rsid w:val="008402AC"/>
    <w:rsid w:val="00840666"/>
    <w:rsid w:val="00840D53"/>
    <w:rsid w:val="0084214F"/>
    <w:rsid w:val="008430A5"/>
    <w:rsid w:val="00843A21"/>
    <w:rsid w:val="008446EB"/>
    <w:rsid w:val="00844C1E"/>
    <w:rsid w:val="008454CF"/>
    <w:rsid w:val="008458F4"/>
    <w:rsid w:val="00846AB5"/>
    <w:rsid w:val="0085041F"/>
    <w:rsid w:val="008505D1"/>
    <w:rsid w:val="008516E8"/>
    <w:rsid w:val="008518E7"/>
    <w:rsid w:val="00851CBF"/>
    <w:rsid w:val="00853AD6"/>
    <w:rsid w:val="008541CC"/>
    <w:rsid w:val="008541F9"/>
    <w:rsid w:val="008546BD"/>
    <w:rsid w:val="00854E78"/>
    <w:rsid w:val="008550B3"/>
    <w:rsid w:val="00855ECE"/>
    <w:rsid w:val="0085615E"/>
    <w:rsid w:val="008565DE"/>
    <w:rsid w:val="0085737D"/>
    <w:rsid w:val="00860082"/>
    <w:rsid w:val="0086010D"/>
    <w:rsid w:val="008615A2"/>
    <w:rsid w:val="00862417"/>
    <w:rsid w:val="00862C76"/>
    <w:rsid w:val="008637E4"/>
    <w:rsid w:val="00863BA1"/>
    <w:rsid w:val="008647D7"/>
    <w:rsid w:val="00864951"/>
    <w:rsid w:val="00865AA5"/>
    <w:rsid w:val="0086613D"/>
    <w:rsid w:val="0086720E"/>
    <w:rsid w:val="00870152"/>
    <w:rsid w:val="0087023C"/>
    <w:rsid w:val="008703EC"/>
    <w:rsid w:val="00871A32"/>
    <w:rsid w:val="00872CCD"/>
    <w:rsid w:val="00873DCF"/>
    <w:rsid w:val="00874146"/>
    <w:rsid w:val="00874347"/>
    <w:rsid w:val="00874944"/>
    <w:rsid w:val="00875108"/>
    <w:rsid w:val="00877AA0"/>
    <w:rsid w:val="00880A43"/>
    <w:rsid w:val="00880B6B"/>
    <w:rsid w:val="008816BF"/>
    <w:rsid w:val="008830F7"/>
    <w:rsid w:val="00883709"/>
    <w:rsid w:val="00884260"/>
    <w:rsid w:val="00884272"/>
    <w:rsid w:val="0088748A"/>
    <w:rsid w:val="00887AAB"/>
    <w:rsid w:val="008912E0"/>
    <w:rsid w:val="00891930"/>
    <w:rsid w:val="008931CE"/>
    <w:rsid w:val="00894760"/>
    <w:rsid w:val="008950CD"/>
    <w:rsid w:val="0089522B"/>
    <w:rsid w:val="00895FF6"/>
    <w:rsid w:val="00897F38"/>
    <w:rsid w:val="008A0C47"/>
    <w:rsid w:val="008A12F7"/>
    <w:rsid w:val="008A35F1"/>
    <w:rsid w:val="008A3D78"/>
    <w:rsid w:val="008A4EDE"/>
    <w:rsid w:val="008A5243"/>
    <w:rsid w:val="008A67F9"/>
    <w:rsid w:val="008A7B37"/>
    <w:rsid w:val="008B0951"/>
    <w:rsid w:val="008B119C"/>
    <w:rsid w:val="008B1D80"/>
    <w:rsid w:val="008B1FBA"/>
    <w:rsid w:val="008B2A84"/>
    <w:rsid w:val="008B3498"/>
    <w:rsid w:val="008B3919"/>
    <w:rsid w:val="008B42A2"/>
    <w:rsid w:val="008B5829"/>
    <w:rsid w:val="008B6CD1"/>
    <w:rsid w:val="008B6EE5"/>
    <w:rsid w:val="008B7AC0"/>
    <w:rsid w:val="008C28BF"/>
    <w:rsid w:val="008C68C0"/>
    <w:rsid w:val="008C6CD9"/>
    <w:rsid w:val="008C71AF"/>
    <w:rsid w:val="008C73B1"/>
    <w:rsid w:val="008C7BE5"/>
    <w:rsid w:val="008D0506"/>
    <w:rsid w:val="008D064C"/>
    <w:rsid w:val="008D2317"/>
    <w:rsid w:val="008D2372"/>
    <w:rsid w:val="008D3E3B"/>
    <w:rsid w:val="008D5236"/>
    <w:rsid w:val="008D7081"/>
    <w:rsid w:val="008E0507"/>
    <w:rsid w:val="008E08E4"/>
    <w:rsid w:val="008E0C39"/>
    <w:rsid w:val="008E169A"/>
    <w:rsid w:val="008E1DC8"/>
    <w:rsid w:val="008E2166"/>
    <w:rsid w:val="008E265C"/>
    <w:rsid w:val="008E2DA0"/>
    <w:rsid w:val="008E35C9"/>
    <w:rsid w:val="008E39FD"/>
    <w:rsid w:val="008E4A2F"/>
    <w:rsid w:val="008E5C36"/>
    <w:rsid w:val="008E6A20"/>
    <w:rsid w:val="008E6C45"/>
    <w:rsid w:val="008F0CBC"/>
    <w:rsid w:val="008F0D27"/>
    <w:rsid w:val="008F1AE7"/>
    <w:rsid w:val="008F24BD"/>
    <w:rsid w:val="008F2D69"/>
    <w:rsid w:val="008F4306"/>
    <w:rsid w:val="008F5F7F"/>
    <w:rsid w:val="008F6634"/>
    <w:rsid w:val="00900001"/>
    <w:rsid w:val="0090015E"/>
    <w:rsid w:val="00900F03"/>
    <w:rsid w:val="00903499"/>
    <w:rsid w:val="00903532"/>
    <w:rsid w:val="00903708"/>
    <w:rsid w:val="009044F7"/>
    <w:rsid w:val="00905501"/>
    <w:rsid w:val="0090638E"/>
    <w:rsid w:val="00906929"/>
    <w:rsid w:val="00906BE7"/>
    <w:rsid w:val="00907068"/>
    <w:rsid w:val="0091084B"/>
    <w:rsid w:val="00910FFE"/>
    <w:rsid w:val="00913283"/>
    <w:rsid w:val="00914756"/>
    <w:rsid w:val="00916597"/>
    <w:rsid w:val="00916D1E"/>
    <w:rsid w:val="00916D42"/>
    <w:rsid w:val="0091711E"/>
    <w:rsid w:val="00920751"/>
    <w:rsid w:val="00920794"/>
    <w:rsid w:val="009237A8"/>
    <w:rsid w:val="00923D9F"/>
    <w:rsid w:val="00924718"/>
    <w:rsid w:val="00926D72"/>
    <w:rsid w:val="00927CC5"/>
    <w:rsid w:val="00927F20"/>
    <w:rsid w:val="009304A7"/>
    <w:rsid w:val="00930937"/>
    <w:rsid w:val="009312AF"/>
    <w:rsid w:val="0093184F"/>
    <w:rsid w:val="00931A2F"/>
    <w:rsid w:val="00931B8F"/>
    <w:rsid w:val="00931D4F"/>
    <w:rsid w:val="00932090"/>
    <w:rsid w:val="00932599"/>
    <w:rsid w:val="009325EF"/>
    <w:rsid w:val="009326B9"/>
    <w:rsid w:val="009326FE"/>
    <w:rsid w:val="00933252"/>
    <w:rsid w:val="00936C77"/>
    <w:rsid w:val="00936DBE"/>
    <w:rsid w:val="00936DE7"/>
    <w:rsid w:val="009375EB"/>
    <w:rsid w:val="00941622"/>
    <w:rsid w:val="00941688"/>
    <w:rsid w:val="00941BFC"/>
    <w:rsid w:val="009421A7"/>
    <w:rsid w:val="009433B5"/>
    <w:rsid w:val="0094412E"/>
    <w:rsid w:val="00945066"/>
    <w:rsid w:val="00945092"/>
    <w:rsid w:val="009466DC"/>
    <w:rsid w:val="009530CA"/>
    <w:rsid w:val="00953D34"/>
    <w:rsid w:val="00954304"/>
    <w:rsid w:val="00954E3F"/>
    <w:rsid w:val="00955A57"/>
    <w:rsid w:val="00956150"/>
    <w:rsid w:val="00956BE7"/>
    <w:rsid w:val="00960D6F"/>
    <w:rsid w:val="00961512"/>
    <w:rsid w:val="0096252F"/>
    <w:rsid w:val="00962E4E"/>
    <w:rsid w:val="00964720"/>
    <w:rsid w:val="009658CC"/>
    <w:rsid w:val="00965AB3"/>
    <w:rsid w:val="00966E40"/>
    <w:rsid w:val="009679AC"/>
    <w:rsid w:val="009709D3"/>
    <w:rsid w:val="00971EE3"/>
    <w:rsid w:val="00972DC4"/>
    <w:rsid w:val="00974B22"/>
    <w:rsid w:val="0097580C"/>
    <w:rsid w:val="00977869"/>
    <w:rsid w:val="00977893"/>
    <w:rsid w:val="00980CC7"/>
    <w:rsid w:val="00982258"/>
    <w:rsid w:val="009826D6"/>
    <w:rsid w:val="00982CC7"/>
    <w:rsid w:val="009833C5"/>
    <w:rsid w:val="009834D2"/>
    <w:rsid w:val="00983C18"/>
    <w:rsid w:val="00984443"/>
    <w:rsid w:val="00984627"/>
    <w:rsid w:val="0098533B"/>
    <w:rsid w:val="00985FF2"/>
    <w:rsid w:val="0098653D"/>
    <w:rsid w:val="009868F7"/>
    <w:rsid w:val="009875F6"/>
    <w:rsid w:val="00987FE7"/>
    <w:rsid w:val="00990594"/>
    <w:rsid w:val="00990A56"/>
    <w:rsid w:val="00992B43"/>
    <w:rsid w:val="00993600"/>
    <w:rsid w:val="009944C3"/>
    <w:rsid w:val="00995582"/>
    <w:rsid w:val="00995D0D"/>
    <w:rsid w:val="00995EED"/>
    <w:rsid w:val="00996F43"/>
    <w:rsid w:val="009A0BB4"/>
    <w:rsid w:val="009A1325"/>
    <w:rsid w:val="009A1B7F"/>
    <w:rsid w:val="009A22AF"/>
    <w:rsid w:val="009A3B49"/>
    <w:rsid w:val="009A3DC7"/>
    <w:rsid w:val="009A44ED"/>
    <w:rsid w:val="009A4DB6"/>
    <w:rsid w:val="009A5186"/>
    <w:rsid w:val="009A51A8"/>
    <w:rsid w:val="009A54D0"/>
    <w:rsid w:val="009A5AEC"/>
    <w:rsid w:val="009A7429"/>
    <w:rsid w:val="009B018E"/>
    <w:rsid w:val="009B0FFF"/>
    <w:rsid w:val="009B64A7"/>
    <w:rsid w:val="009B728D"/>
    <w:rsid w:val="009B7431"/>
    <w:rsid w:val="009C077A"/>
    <w:rsid w:val="009C1454"/>
    <w:rsid w:val="009C2BEF"/>
    <w:rsid w:val="009C2FBA"/>
    <w:rsid w:val="009C35FC"/>
    <w:rsid w:val="009C3984"/>
    <w:rsid w:val="009C5555"/>
    <w:rsid w:val="009C6054"/>
    <w:rsid w:val="009C6C2F"/>
    <w:rsid w:val="009C706E"/>
    <w:rsid w:val="009C76BA"/>
    <w:rsid w:val="009C780B"/>
    <w:rsid w:val="009C7A0F"/>
    <w:rsid w:val="009C7D27"/>
    <w:rsid w:val="009D005B"/>
    <w:rsid w:val="009D0FD1"/>
    <w:rsid w:val="009D1BE8"/>
    <w:rsid w:val="009D3D52"/>
    <w:rsid w:val="009D43B9"/>
    <w:rsid w:val="009D636F"/>
    <w:rsid w:val="009D6DAD"/>
    <w:rsid w:val="009D7D42"/>
    <w:rsid w:val="009E0FE8"/>
    <w:rsid w:val="009E18A6"/>
    <w:rsid w:val="009E19DF"/>
    <w:rsid w:val="009E33FA"/>
    <w:rsid w:val="009E40EF"/>
    <w:rsid w:val="009E4BC5"/>
    <w:rsid w:val="009E5520"/>
    <w:rsid w:val="009E6846"/>
    <w:rsid w:val="009E69C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23FB"/>
    <w:rsid w:val="00A12809"/>
    <w:rsid w:val="00A12B9F"/>
    <w:rsid w:val="00A12BDB"/>
    <w:rsid w:val="00A1458C"/>
    <w:rsid w:val="00A1481F"/>
    <w:rsid w:val="00A15294"/>
    <w:rsid w:val="00A15655"/>
    <w:rsid w:val="00A15A28"/>
    <w:rsid w:val="00A1606F"/>
    <w:rsid w:val="00A169C1"/>
    <w:rsid w:val="00A169D1"/>
    <w:rsid w:val="00A17C6F"/>
    <w:rsid w:val="00A208D3"/>
    <w:rsid w:val="00A2105B"/>
    <w:rsid w:val="00A211D9"/>
    <w:rsid w:val="00A21DDB"/>
    <w:rsid w:val="00A231DB"/>
    <w:rsid w:val="00A23BC2"/>
    <w:rsid w:val="00A2522E"/>
    <w:rsid w:val="00A2553C"/>
    <w:rsid w:val="00A25BE4"/>
    <w:rsid w:val="00A267C1"/>
    <w:rsid w:val="00A31B40"/>
    <w:rsid w:val="00A321EF"/>
    <w:rsid w:val="00A32421"/>
    <w:rsid w:val="00A3325C"/>
    <w:rsid w:val="00A33D01"/>
    <w:rsid w:val="00A3465D"/>
    <w:rsid w:val="00A35707"/>
    <w:rsid w:val="00A35D84"/>
    <w:rsid w:val="00A35DE6"/>
    <w:rsid w:val="00A37A49"/>
    <w:rsid w:val="00A409F6"/>
    <w:rsid w:val="00A412BE"/>
    <w:rsid w:val="00A418EE"/>
    <w:rsid w:val="00A44A1E"/>
    <w:rsid w:val="00A45079"/>
    <w:rsid w:val="00A4537E"/>
    <w:rsid w:val="00A45D56"/>
    <w:rsid w:val="00A45FFC"/>
    <w:rsid w:val="00A47357"/>
    <w:rsid w:val="00A51C64"/>
    <w:rsid w:val="00A52362"/>
    <w:rsid w:val="00A52AE7"/>
    <w:rsid w:val="00A53F7C"/>
    <w:rsid w:val="00A54782"/>
    <w:rsid w:val="00A54A29"/>
    <w:rsid w:val="00A54D94"/>
    <w:rsid w:val="00A559F2"/>
    <w:rsid w:val="00A56839"/>
    <w:rsid w:val="00A56C3C"/>
    <w:rsid w:val="00A56DA6"/>
    <w:rsid w:val="00A5715B"/>
    <w:rsid w:val="00A606E8"/>
    <w:rsid w:val="00A6349C"/>
    <w:rsid w:val="00A6424B"/>
    <w:rsid w:val="00A642AD"/>
    <w:rsid w:val="00A64A74"/>
    <w:rsid w:val="00A66E30"/>
    <w:rsid w:val="00A679B5"/>
    <w:rsid w:val="00A70AC8"/>
    <w:rsid w:val="00A7162B"/>
    <w:rsid w:val="00A71D26"/>
    <w:rsid w:val="00A720AB"/>
    <w:rsid w:val="00A7448D"/>
    <w:rsid w:val="00A74BF3"/>
    <w:rsid w:val="00A74CEA"/>
    <w:rsid w:val="00A74DAA"/>
    <w:rsid w:val="00A76281"/>
    <w:rsid w:val="00A771CE"/>
    <w:rsid w:val="00A801FB"/>
    <w:rsid w:val="00A802DD"/>
    <w:rsid w:val="00A804E0"/>
    <w:rsid w:val="00A81474"/>
    <w:rsid w:val="00A815DD"/>
    <w:rsid w:val="00A81ACB"/>
    <w:rsid w:val="00A81EFB"/>
    <w:rsid w:val="00A830FE"/>
    <w:rsid w:val="00A83884"/>
    <w:rsid w:val="00A84078"/>
    <w:rsid w:val="00A85E35"/>
    <w:rsid w:val="00A9217F"/>
    <w:rsid w:val="00A93737"/>
    <w:rsid w:val="00AA0432"/>
    <w:rsid w:val="00AA0933"/>
    <w:rsid w:val="00AA2E53"/>
    <w:rsid w:val="00AA423C"/>
    <w:rsid w:val="00AA52E0"/>
    <w:rsid w:val="00AA5337"/>
    <w:rsid w:val="00AA66A6"/>
    <w:rsid w:val="00AA6D24"/>
    <w:rsid w:val="00AA7468"/>
    <w:rsid w:val="00AB156D"/>
    <w:rsid w:val="00AB38D2"/>
    <w:rsid w:val="00AB5ADD"/>
    <w:rsid w:val="00AB5F29"/>
    <w:rsid w:val="00AB6A59"/>
    <w:rsid w:val="00AB6B76"/>
    <w:rsid w:val="00AC0946"/>
    <w:rsid w:val="00AC11C4"/>
    <w:rsid w:val="00AC2012"/>
    <w:rsid w:val="00AC3B64"/>
    <w:rsid w:val="00AC5029"/>
    <w:rsid w:val="00AC78E5"/>
    <w:rsid w:val="00AD0DD5"/>
    <w:rsid w:val="00AD0DE1"/>
    <w:rsid w:val="00AD2CCD"/>
    <w:rsid w:val="00AD449C"/>
    <w:rsid w:val="00AD46F1"/>
    <w:rsid w:val="00AD4DF2"/>
    <w:rsid w:val="00AD51B2"/>
    <w:rsid w:val="00AD5906"/>
    <w:rsid w:val="00AD59E4"/>
    <w:rsid w:val="00AD6B6C"/>
    <w:rsid w:val="00AD6F16"/>
    <w:rsid w:val="00AD70A7"/>
    <w:rsid w:val="00AD7CB6"/>
    <w:rsid w:val="00AE14CF"/>
    <w:rsid w:val="00AE20CF"/>
    <w:rsid w:val="00AE3469"/>
    <w:rsid w:val="00AE388B"/>
    <w:rsid w:val="00AE38B4"/>
    <w:rsid w:val="00AE47AD"/>
    <w:rsid w:val="00AE4A6A"/>
    <w:rsid w:val="00AE5B52"/>
    <w:rsid w:val="00AE5B5D"/>
    <w:rsid w:val="00AE6434"/>
    <w:rsid w:val="00AE65D8"/>
    <w:rsid w:val="00AE75E8"/>
    <w:rsid w:val="00AE77B9"/>
    <w:rsid w:val="00AE7ED0"/>
    <w:rsid w:val="00AF111E"/>
    <w:rsid w:val="00AF1C00"/>
    <w:rsid w:val="00AF3296"/>
    <w:rsid w:val="00AF330C"/>
    <w:rsid w:val="00AF3C6E"/>
    <w:rsid w:val="00AF456F"/>
    <w:rsid w:val="00AF4DD1"/>
    <w:rsid w:val="00AF53AC"/>
    <w:rsid w:val="00AF5C3F"/>
    <w:rsid w:val="00AF6440"/>
    <w:rsid w:val="00AF7042"/>
    <w:rsid w:val="00AF72CF"/>
    <w:rsid w:val="00B00101"/>
    <w:rsid w:val="00B00622"/>
    <w:rsid w:val="00B02B9D"/>
    <w:rsid w:val="00B02C3A"/>
    <w:rsid w:val="00B03188"/>
    <w:rsid w:val="00B04E33"/>
    <w:rsid w:val="00B06038"/>
    <w:rsid w:val="00B071D0"/>
    <w:rsid w:val="00B079A0"/>
    <w:rsid w:val="00B1026E"/>
    <w:rsid w:val="00B112E8"/>
    <w:rsid w:val="00B125E6"/>
    <w:rsid w:val="00B1341E"/>
    <w:rsid w:val="00B14BFC"/>
    <w:rsid w:val="00B16274"/>
    <w:rsid w:val="00B1642F"/>
    <w:rsid w:val="00B170AD"/>
    <w:rsid w:val="00B20FF6"/>
    <w:rsid w:val="00B220CA"/>
    <w:rsid w:val="00B22E2B"/>
    <w:rsid w:val="00B252A9"/>
    <w:rsid w:val="00B26E1C"/>
    <w:rsid w:val="00B26FFA"/>
    <w:rsid w:val="00B276DC"/>
    <w:rsid w:val="00B302B8"/>
    <w:rsid w:val="00B31FFF"/>
    <w:rsid w:val="00B32FCF"/>
    <w:rsid w:val="00B3545B"/>
    <w:rsid w:val="00B3585B"/>
    <w:rsid w:val="00B36ADB"/>
    <w:rsid w:val="00B36B4B"/>
    <w:rsid w:val="00B36FDB"/>
    <w:rsid w:val="00B376C6"/>
    <w:rsid w:val="00B379A4"/>
    <w:rsid w:val="00B40D40"/>
    <w:rsid w:val="00B4274D"/>
    <w:rsid w:val="00B42D8F"/>
    <w:rsid w:val="00B436C9"/>
    <w:rsid w:val="00B43A67"/>
    <w:rsid w:val="00B43BAC"/>
    <w:rsid w:val="00B442B7"/>
    <w:rsid w:val="00B452A9"/>
    <w:rsid w:val="00B463AE"/>
    <w:rsid w:val="00B469E2"/>
    <w:rsid w:val="00B476FE"/>
    <w:rsid w:val="00B50D85"/>
    <w:rsid w:val="00B52284"/>
    <w:rsid w:val="00B52D6D"/>
    <w:rsid w:val="00B53B36"/>
    <w:rsid w:val="00B53E1A"/>
    <w:rsid w:val="00B548F5"/>
    <w:rsid w:val="00B552DE"/>
    <w:rsid w:val="00B5555E"/>
    <w:rsid w:val="00B56C45"/>
    <w:rsid w:val="00B56C99"/>
    <w:rsid w:val="00B60089"/>
    <w:rsid w:val="00B60230"/>
    <w:rsid w:val="00B60581"/>
    <w:rsid w:val="00B60C68"/>
    <w:rsid w:val="00B611FF"/>
    <w:rsid w:val="00B61443"/>
    <w:rsid w:val="00B629EC"/>
    <w:rsid w:val="00B64177"/>
    <w:rsid w:val="00B64607"/>
    <w:rsid w:val="00B65026"/>
    <w:rsid w:val="00B653DA"/>
    <w:rsid w:val="00B654D4"/>
    <w:rsid w:val="00B655B0"/>
    <w:rsid w:val="00B66EE8"/>
    <w:rsid w:val="00B671E4"/>
    <w:rsid w:val="00B673C4"/>
    <w:rsid w:val="00B70353"/>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1294"/>
    <w:rsid w:val="00B94531"/>
    <w:rsid w:val="00B95A1D"/>
    <w:rsid w:val="00B95EE4"/>
    <w:rsid w:val="00B9645F"/>
    <w:rsid w:val="00B9727F"/>
    <w:rsid w:val="00B977E1"/>
    <w:rsid w:val="00B97C4A"/>
    <w:rsid w:val="00BA0398"/>
    <w:rsid w:val="00BA0ED1"/>
    <w:rsid w:val="00BA0F9F"/>
    <w:rsid w:val="00BA2347"/>
    <w:rsid w:val="00BA322C"/>
    <w:rsid w:val="00BA44F0"/>
    <w:rsid w:val="00BA539B"/>
    <w:rsid w:val="00BB1223"/>
    <w:rsid w:val="00BB2264"/>
    <w:rsid w:val="00BB2313"/>
    <w:rsid w:val="00BB25BB"/>
    <w:rsid w:val="00BB2DFC"/>
    <w:rsid w:val="00BB56E0"/>
    <w:rsid w:val="00BB6282"/>
    <w:rsid w:val="00BB6C8D"/>
    <w:rsid w:val="00BB7060"/>
    <w:rsid w:val="00BB7B7A"/>
    <w:rsid w:val="00BC0AC4"/>
    <w:rsid w:val="00BC14A2"/>
    <w:rsid w:val="00BC15A2"/>
    <w:rsid w:val="00BC1A54"/>
    <w:rsid w:val="00BC42E4"/>
    <w:rsid w:val="00BC4BBA"/>
    <w:rsid w:val="00BC5009"/>
    <w:rsid w:val="00BC6024"/>
    <w:rsid w:val="00BC61EA"/>
    <w:rsid w:val="00BC6BE6"/>
    <w:rsid w:val="00BD162C"/>
    <w:rsid w:val="00BD2D84"/>
    <w:rsid w:val="00BD34EE"/>
    <w:rsid w:val="00BD6567"/>
    <w:rsid w:val="00BD7252"/>
    <w:rsid w:val="00BD7598"/>
    <w:rsid w:val="00BE0373"/>
    <w:rsid w:val="00BE0D16"/>
    <w:rsid w:val="00BE1B06"/>
    <w:rsid w:val="00BE2247"/>
    <w:rsid w:val="00BE2C41"/>
    <w:rsid w:val="00BE2D7D"/>
    <w:rsid w:val="00BE327E"/>
    <w:rsid w:val="00BE38CA"/>
    <w:rsid w:val="00BE4976"/>
    <w:rsid w:val="00BE5849"/>
    <w:rsid w:val="00BE684E"/>
    <w:rsid w:val="00BE6D12"/>
    <w:rsid w:val="00BE71A4"/>
    <w:rsid w:val="00BE71C1"/>
    <w:rsid w:val="00BE7BA2"/>
    <w:rsid w:val="00BF04D6"/>
    <w:rsid w:val="00BF0F76"/>
    <w:rsid w:val="00BF39FC"/>
    <w:rsid w:val="00BF3DB0"/>
    <w:rsid w:val="00BF3E5C"/>
    <w:rsid w:val="00BF61D4"/>
    <w:rsid w:val="00BF6D31"/>
    <w:rsid w:val="00BF7328"/>
    <w:rsid w:val="00C00B2B"/>
    <w:rsid w:val="00C021CF"/>
    <w:rsid w:val="00C02B59"/>
    <w:rsid w:val="00C02B8B"/>
    <w:rsid w:val="00C02E1E"/>
    <w:rsid w:val="00C049B0"/>
    <w:rsid w:val="00C06AB1"/>
    <w:rsid w:val="00C07401"/>
    <w:rsid w:val="00C1052A"/>
    <w:rsid w:val="00C10938"/>
    <w:rsid w:val="00C11F00"/>
    <w:rsid w:val="00C12B08"/>
    <w:rsid w:val="00C1413F"/>
    <w:rsid w:val="00C14288"/>
    <w:rsid w:val="00C14633"/>
    <w:rsid w:val="00C14CF7"/>
    <w:rsid w:val="00C162CB"/>
    <w:rsid w:val="00C20E30"/>
    <w:rsid w:val="00C2156C"/>
    <w:rsid w:val="00C21672"/>
    <w:rsid w:val="00C2179A"/>
    <w:rsid w:val="00C2444F"/>
    <w:rsid w:val="00C2556E"/>
    <w:rsid w:val="00C3115D"/>
    <w:rsid w:val="00C31C04"/>
    <w:rsid w:val="00C31CD4"/>
    <w:rsid w:val="00C320C4"/>
    <w:rsid w:val="00C3274A"/>
    <w:rsid w:val="00C32841"/>
    <w:rsid w:val="00C32BED"/>
    <w:rsid w:val="00C33896"/>
    <w:rsid w:val="00C353EE"/>
    <w:rsid w:val="00C3567D"/>
    <w:rsid w:val="00C36AB0"/>
    <w:rsid w:val="00C37D70"/>
    <w:rsid w:val="00C41444"/>
    <w:rsid w:val="00C419A9"/>
    <w:rsid w:val="00C421AD"/>
    <w:rsid w:val="00C42F5A"/>
    <w:rsid w:val="00C4484E"/>
    <w:rsid w:val="00C4497B"/>
    <w:rsid w:val="00C44DC9"/>
    <w:rsid w:val="00C4549A"/>
    <w:rsid w:val="00C45BE3"/>
    <w:rsid w:val="00C46B03"/>
    <w:rsid w:val="00C502F1"/>
    <w:rsid w:val="00C52A2C"/>
    <w:rsid w:val="00C54355"/>
    <w:rsid w:val="00C54993"/>
    <w:rsid w:val="00C54F63"/>
    <w:rsid w:val="00C601D9"/>
    <w:rsid w:val="00C60255"/>
    <w:rsid w:val="00C609FE"/>
    <w:rsid w:val="00C612EF"/>
    <w:rsid w:val="00C61991"/>
    <w:rsid w:val="00C619B8"/>
    <w:rsid w:val="00C62057"/>
    <w:rsid w:val="00C63498"/>
    <w:rsid w:val="00C64AE0"/>
    <w:rsid w:val="00C64CC6"/>
    <w:rsid w:val="00C6555A"/>
    <w:rsid w:val="00C65EA1"/>
    <w:rsid w:val="00C664F4"/>
    <w:rsid w:val="00C67E97"/>
    <w:rsid w:val="00C70DBC"/>
    <w:rsid w:val="00C71666"/>
    <w:rsid w:val="00C72781"/>
    <w:rsid w:val="00C72F0A"/>
    <w:rsid w:val="00C7309B"/>
    <w:rsid w:val="00C734FD"/>
    <w:rsid w:val="00C7377C"/>
    <w:rsid w:val="00C75632"/>
    <w:rsid w:val="00C76877"/>
    <w:rsid w:val="00C803A1"/>
    <w:rsid w:val="00C81967"/>
    <w:rsid w:val="00C81D14"/>
    <w:rsid w:val="00C81F5F"/>
    <w:rsid w:val="00C82A0A"/>
    <w:rsid w:val="00C844D3"/>
    <w:rsid w:val="00C8460D"/>
    <w:rsid w:val="00C84D53"/>
    <w:rsid w:val="00C85A61"/>
    <w:rsid w:val="00C85D30"/>
    <w:rsid w:val="00C8680C"/>
    <w:rsid w:val="00C868D0"/>
    <w:rsid w:val="00C86916"/>
    <w:rsid w:val="00C86C16"/>
    <w:rsid w:val="00C86C19"/>
    <w:rsid w:val="00C86C59"/>
    <w:rsid w:val="00C8788D"/>
    <w:rsid w:val="00C87CB9"/>
    <w:rsid w:val="00C87D35"/>
    <w:rsid w:val="00C90382"/>
    <w:rsid w:val="00C9088D"/>
    <w:rsid w:val="00C91CD7"/>
    <w:rsid w:val="00C9349B"/>
    <w:rsid w:val="00C9377B"/>
    <w:rsid w:val="00C937E5"/>
    <w:rsid w:val="00C9455A"/>
    <w:rsid w:val="00C96C73"/>
    <w:rsid w:val="00C97A58"/>
    <w:rsid w:val="00C97A82"/>
    <w:rsid w:val="00C97AA1"/>
    <w:rsid w:val="00C97B1D"/>
    <w:rsid w:val="00CA06DF"/>
    <w:rsid w:val="00CA174A"/>
    <w:rsid w:val="00CA3342"/>
    <w:rsid w:val="00CA364D"/>
    <w:rsid w:val="00CA448E"/>
    <w:rsid w:val="00CA460D"/>
    <w:rsid w:val="00CA6371"/>
    <w:rsid w:val="00CA7952"/>
    <w:rsid w:val="00CB09AF"/>
    <w:rsid w:val="00CB147B"/>
    <w:rsid w:val="00CB1615"/>
    <w:rsid w:val="00CB2918"/>
    <w:rsid w:val="00CB3DE2"/>
    <w:rsid w:val="00CB45BE"/>
    <w:rsid w:val="00CB4782"/>
    <w:rsid w:val="00CB732F"/>
    <w:rsid w:val="00CC05BD"/>
    <w:rsid w:val="00CC188C"/>
    <w:rsid w:val="00CC19DF"/>
    <w:rsid w:val="00CC1BB3"/>
    <w:rsid w:val="00CC209F"/>
    <w:rsid w:val="00CC21C4"/>
    <w:rsid w:val="00CC4965"/>
    <w:rsid w:val="00CC4A05"/>
    <w:rsid w:val="00CC4C64"/>
    <w:rsid w:val="00CC4CF6"/>
    <w:rsid w:val="00CC50CE"/>
    <w:rsid w:val="00CC51D9"/>
    <w:rsid w:val="00CC5976"/>
    <w:rsid w:val="00CC6A79"/>
    <w:rsid w:val="00CD0053"/>
    <w:rsid w:val="00CD05F2"/>
    <w:rsid w:val="00CD1575"/>
    <w:rsid w:val="00CD1B26"/>
    <w:rsid w:val="00CD1B6D"/>
    <w:rsid w:val="00CD2620"/>
    <w:rsid w:val="00CD2758"/>
    <w:rsid w:val="00CD2E16"/>
    <w:rsid w:val="00CD3019"/>
    <w:rsid w:val="00CD3D3F"/>
    <w:rsid w:val="00CD4143"/>
    <w:rsid w:val="00CD4188"/>
    <w:rsid w:val="00CD4C7F"/>
    <w:rsid w:val="00CD5E6D"/>
    <w:rsid w:val="00CD61BB"/>
    <w:rsid w:val="00CD777D"/>
    <w:rsid w:val="00CE099D"/>
    <w:rsid w:val="00CE0F3B"/>
    <w:rsid w:val="00CE1049"/>
    <w:rsid w:val="00CE1089"/>
    <w:rsid w:val="00CE17BF"/>
    <w:rsid w:val="00CE26F3"/>
    <w:rsid w:val="00CE2ACB"/>
    <w:rsid w:val="00CE3AA9"/>
    <w:rsid w:val="00CE4610"/>
    <w:rsid w:val="00CE58BD"/>
    <w:rsid w:val="00CE7EBF"/>
    <w:rsid w:val="00CF1188"/>
    <w:rsid w:val="00CF15FF"/>
    <w:rsid w:val="00CF4AC1"/>
    <w:rsid w:val="00CF4E92"/>
    <w:rsid w:val="00CF645D"/>
    <w:rsid w:val="00CF7334"/>
    <w:rsid w:val="00CF75D2"/>
    <w:rsid w:val="00D00689"/>
    <w:rsid w:val="00D018D5"/>
    <w:rsid w:val="00D03BC6"/>
    <w:rsid w:val="00D04EEE"/>
    <w:rsid w:val="00D06F39"/>
    <w:rsid w:val="00D074B7"/>
    <w:rsid w:val="00D11419"/>
    <w:rsid w:val="00D11783"/>
    <w:rsid w:val="00D11866"/>
    <w:rsid w:val="00D11A37"/>
    <w:rsid w:val="00D127F9"/>
    <w:rsid w:val="00D12B17"/>
    <w:rsid w:val="00D12E19"/>
    <w:rsid w:val="00D13B88"/>
    <w:rsid w:val="00D15024"/>
    <w:rsid w:val="00D163DE"/>
    <w:rsid w:val="00D169BC"/>
    <w:rsid w:val="00D176DD"/>
    <w:rsid w:val="00D21A4E"/>
    <w:rsid w:val="00D22B06"/>
    <w:rsid w:val="00D23509"/>
    <w:rsid w:val="00D23BEF"/>
    <w:rsid w:val="00D23E82"/>
    <w:rsid w:val="00D24307"/>
    <w:rsid w:val="00D25830"/>
    <w:rsid w:val="00D25DB0"/>
    <w:rsid w:val="00D26386"/>
    <w:rsid w:val="00D3084E"/>
    <w:rsid w:val="00D30B6C"/>
    <w:rsid w:val="00D32A8F"/>
    <w:rsid w:val="00D331EC"/>
    <w:rsid w:val="00D34F43"/>
    <w:rsid w:val="00D3516D"/>
    <w:rsid w:val="00D35504"/>
    <w:rsid w:val="00D403FE"/>
    <w:rsid w:val="00D41FC2"/>
    <w:rsid w:val="00D4222C"/>
    <w:rsid w:val="00D4259E"/>
    <w:rsid w:val="00D428D6"/>
    <w:rsid w:val="00D43E33"/>
    <w:rsid w:val="00D44C7E"/>
    <w:rsid w:val="00D457FA"/>
    <w:rsid w:val="00D466CB"/>
    <w:rsid w:val="00D47BD8"/>
    <w:rsid w:val="00D515EC"/>
    <w:rsid w:val="00D51A58"/>
    <w:rsid w:val="00D51CB0"/>
    <w:rsid w:val="00D529D3"/>
    <w:rsid w:val="00D532D7"/>
    <w:rsid w:val="00D538BD"/>
    <w:rsid w:val="00D5393F"/>
    <w:rsid w:val="00D541F5"/>
    <w:rsid w:val="00D54934"/>
    <w:rsid w:val="00D54A24"/>
    <w:rsid w:val="00D55B85"/>
    <w:rsid w:val="00D565FC"/>
    <w:rsid w:val="00D56AE3"/>
    <w:rsid w:val="00D577E4"/>
    <w:rsid w:val="00D6013B"/>
    <w:rsid w:val="00D607EA"/>
    <w:rsid w:val="00D60CBC"/>
    <w:rsid w:val="00D61949"/>
    <w:rsid w:val="00D63D26"/>
    <w:rsid w:val="00D63F56"/>
    <w:rsid w:val="00D64A72"/>
    <w:rsid w:val="00D65C5D"/>
    <w:rsid w:val="00D667FD"/>
    <w:rsid w:val="00D66C4F"/>
    <w:rsid w:val="00D66E3D"/>
    <w:rsid w:val="00D70842"/>
    <w:rsid w:val="00D70BE5"/>
    <w:rsid w:val="00D71AC5"/>
    <w:rsid w:val="00D71DA7"/>
    <w:rsid w:val="00D74820"/>
    <w:rsid w:val="00D751AA"/>
    <w:rsid w:val="00D75A7F"/>
    <w:rsid w:val="00D761AB"/>
    <w:rsid w:val="00D76247"/>
    <w:rsid w:val="00D7769A"/>
    <w:rsid w:val="00D80977"/>
    <w:rsid w:val="00D80B61"/>
    <w:rsid w:val="00D81278"/>
    <w:rsid w:val="00D822AE"/>
    <w:rsid w:val="00D8273A"/>
    <w:rsid w:val="00D8337F"/>
    <w:rsid w:val="00D83EDF"/>
    <w:rsid w:val="00D84AE6"/>
    <w:rsid w:val="00D84D4A"/>
    <w:rsid w:val="00D85BA9"/>
    <w:rsid w:val="00D85FE5"/>
    <w:rsid w:val="00D86EB9"/>
    <w:rsid w:val="00D90A21"/>
    <w:rsid w:val="00D92272"/>
    <w:rsid w:val="00D933DA"/>
    <w:rsid w:val="00D9373F"/>
    <w:rsid w:val="00D937D0"/>
    <w:rsid w:val="00D93AF2"/>
    <w:rsid w:val="00D94122"/>
    <w:rsid w:val="00D94566"/>
    <w:rsid w:val="00D94CFE"/>
    <w:rsid w:val="00D95512"/>
    <w:rsid w:val="00D95723"/>
    <w:rsid w:val="00D95B0A"/>
    <w:rsid w:val="00D95CCB"/>
    <w:rsid w:val="00D96C6B"/>
    <w:rsid w:val="00D97288"/>
    <w:rsid w:val="00DA0C12"/>
    <w:rsid w:val="00DA0CA2"/>
    <w:rsid w:val="00DA10DF"/>
    <w:rsid w:val="00DA3801"/>
    <w:rsid w:val="00DA405E"/>
    <w:rsid w:val="00DA46D1"/>
    <w:rsid w:val="00DA616B"/>
    <w:rsid w:val="00DA6C08"/>
    <w:rsid w:val="00DA70D7"/>
    <w:rsid w:val="00DB320C"/>
    <w:rsid w:val="00DB3A84"/>
    <w:rsid w:val="00DB4067"/>
    <w:rsid w:val="00DB5350"/>
    <w:rsid w:val="00DB5563"/>
    <w:rsid w:val="00DB6828"/>
    <w:rsid w:val="00DB6DF2"/>
    <w:rsid w:val="00DB6FEF"/>
    <w:rsid w:val="00DB7A14"/>
    <w:rsid w:val="00DC0B44"/>
    <w:rsid w:val="00DC149C"/>
    <w:rsid w:val="00DC19FA"/>
    <w:rsid w:val="00DC1BBC"/>
    <w:rsid w:val="00DC204D"/>
    <w:rsid w:val="00DC2667"/>
    <w:rsid w:val="00DC27EB"/>
    <w:rsid w:val="00DC2CE6"/>
    <w:rsid w:val="00DC3199"/>
    <w:rsid w:val="00DC396C"/>
    <w:rsid w:val="00DC67CE"/>
    <w:rsid w:val="00DC6C2A"/>
    <w:rsid w:val="00DC7BF4"/>
    <w:rsid w:val="00DC7D67"/>
    <w:rsid w:val="00DD0D0F"/>
    <w:rsid w:val="00DD1DB0"/>
    <w:rsid w:val="00DD1E4B"/>
    <w:rsid w:val="00DD3B61"/>
    <w:rsid w:val="00DD3BA0"/>
    <w:rsid w:val="00DD49DA"/>
    <w:rsid w:val="00DD4BBC"/>
    <w:rsid w:val="00DD6061"/>
    <w:rsid w:val="00DD6875"/>
    <w:rsid w:val="00DE035E"/>
    <w:rsid w:val="00DE1EFB"/>
    <w:rsid w:val="00DE2E44"/>
    <w:rsid w:val="00DE37AC"/>
    <w:rsid w:val="00DE4831"/>
    <w:rsid w:val="00DE4BF2"/>
    <w:rsid w:val="00DE5FD4"/>
    <w:rsid w:val="00DE6196"/>
    <w:rsid w:val="00DE64B3"/>
    <w:rsid w:val="00DE6B4A"/>
    <w:rsid w:val="00DF082F"/>
    <w:rsid w:val="00DF0A0C"/>
    <w:rsid w:val="00DF0E5D"/>
    <w:rsid w:val="00DF3D9C"/>
    <w:rsid w:val="00DF3E70"/>
    <w:rsid w:val="00DF4343"/>
    <w:rsid w:val="00DF4956"/>
    <w:rsid w:val="00DF51A3"/>
    <w:rsid w:val="00DF5382"/>
    <w:rsid w:val="00DF5456"/>
    <w:rsid w:val="00DF5AC3"/>
    <w:rsid w:val="00DF5D09"/>
    <w:rsid w:val="00DF5D5F"/>
    <w:rsid w:val="00DF64A0"/>
    <w:rsid w:val="00DF76D7"/>
    <w:rsid w:val="00DF7EA4"/>
    <w:rsid w:val="00E007B7"/>
    <w:rsid w:val="00E015AF"/>
    <w:rsid w:val="00E0248C"/>
    <w:rsid w:val="00E02B87"/>
    <w:rsid w:val="00E0363F"/>
    <w:rsid w:val="00E04CF5"/>
    <w:rsid w:val="00E05F83"/>
    <w:rsid w:val="00E076F6"/>
    <w:rsid w:val="00E10554"/>
    <w:rsid w:val="00E10768"/>
    <w:rsid w:val="00E11481"/>
    <w:rsid w:val="00E13473"/>
    <w:rsid w:val="00E1398D"/>
    <w:rsid w:val="00E13AE5"/>
    <w:rsid w:val="00E148D5"/>
    <w:rsid w:val="00E1602C"/>
    <w:rsid w:val="00E172D5"/>
    <w:rsid w:val="00E175A5"/>
    <w:rsid w:val="00E17736"/>
    <w:rsid w:val="00E17D48"/>
    <w:rsid w:val="00E20690"/>
    <w:rsid w:val="00E20A69"/>
    <w:rsid w:val="00E20C4C"/>
    <w:rsid w:val="00E23108"/>
    <w:rsid w:val="00E233E8"/>
    <w:rsid w:val="00E277F0"/>
    <w:rsid w:val="00E3003F"/>
    <w:rsid w:val="00E31679"/>
    <w:rsid w:val="00E3345D"/>
    <w:rsid w:val="00E33751"/>
    <w:rsid w:val="00E34195"/>
    <w:rsid w:val="00E34EBC"/>
    <w:rsid w:val="00E35213"/>
    <w:rsid w:val="00E3556A"/>
    <w:rsid w:val="00E356F4"/>
    <w:rsid w:val="00E36A11"/>
    <w:rsid w:val="00E3773D"/>
    <w:rsid w:val="00E40BA3"/>
    <w:rsid w:val="00E4168F"/>
    <w:rsid w:val="00E41DEC"/>
    <w:rsid w:val="00E43A4F"/>
    <w:rsid w:val="00E44166"/>
    <w:rsid w:val="00E45C91"/>
    <w:rsid w:val="00E46C02"/>
    <w:rsid w:val="00E528E6"/>
    <w:rsid w:val="00E52E1A"/>
    <w:rsid w:val="00E52F5D"/>
    <w:rsid w:val="00E53B58"/>
    <w:rsid w:val="00E543FA"/>
    <w:rsid w:val="00E54A71"/>
    <w:rsid w:val="00E54DA1"/>
    <w:rsid w:val="00E552C3"/>
    <w:rsid w:val="00E57023"/>
    <w:rsid w:val="00E5767A"/>
    <w:rsid w:val="00E578E4"/>
    <w:rsid w:val="00E6031A"/>
    <w:rsid w:val="00E60846"/>
    <w:rsid w:val="00E622EC"/>
    <w:rsid w:val="00E628CC"/>
    <w:rsid w:val="00E655A4"/>
    <w:rsid w:val="00E667CB"/>
    <w:rsid w:val="00E6681F"/>
    <w:rsid w:val="00E67B31"/>
    <w:rsid w:val="00E71AEF"/>
    <w:rsid w:val="00E72C85"/>
    <w:rsid w:val="00E73C3F"/>
    <w:rsid w:val="00E7443D"/>
    <w:rsid w:val="00E757F6"/>
    <w:rsid w:val="00E75C3F"/>
    <w:rsid w:val="00E7634D"/>
    <w:rsid w:val="00E76690"/>
    <w:rsid w:val="00E775E3"/>
    <w:rsid w:val="00E803B4"/>
    <w:rsid w:val="00E84606"/>
    <w:rsid w:val="00E84CFD"/>
    <w:rsid w:val="00E85D78"/>
    <w:rsid w:val="00E87109"/>
    <w:rsid w:val="00E87116"/>
    <w:rsid w:val="00E91053"/>
    <w:rsid w:val="00E91276"/>
    <w:rsid w:val="00E91616"/>
    <w:rsid w:val="00E91C49"/>
    <w:rsid w:val="00E92492"/>
    <w:rsid w:val="00E93FEB"/>
    <w:rsid w:val="00E9434D"/>
    <w:rsid w:val="00E94523"/>
    <w:rsid w:val="00E963EF"/>
    <w:rsid w:val="00E968C8"/>
    <w:rsid w:val="00E97135"/>
    <w:rsid w:val="00EA0D76"/>
    <w:rsid w:val="00EA15F4"/>
    <w:rsid w:val="00EA182A"/>
    <w:rsid w:val="00EA3124"/>
    <w:rsid w:val="00EA3A52"/>
    <w:rsid w:val="00EA3C32"/>
    <w:rsid w:val="00EA4630"/>
    <w:rsid w:val="00EA6843"/>
    <w:rsid w:val="00EA6F53"/>
    <w:rsid w:val="00EB0972"/>
    <w:rsid w:val="00EB14CE"/>
    <w:rsid w:val="00EB3CFF"/>
    <w:rsid w:val="00EB409C"/>
    <w:rsid w:val="00EB48E1"/>
    <w:rsid w:val="00EB5628"/>
    <w:rsid w:val="00EB5823"/>
    <w:rsid w:val="00EB61E1"/>
    <w:rsid w:val="00EB72FB"/>
    <w:rsid w:val="00EB736A"/>
    <w:rsid w:val="00EB7DD2"/>
    <w:rsid w:val="00EC0DDC"/>
    <w:rsid w:val="00EC1496"/>
    <w:rsid w:val="00EC295E"/>
    <w:rsid w:val="00EC4916"/>
    <w:rsid w:val="00EC4D43"/>
    <w:rsid w:val="00EC4D8D"/>
    <w:rsid w:val="00EC5D65"/>
    <w:rsid w:val="00EC6AAA"/>
    <w:rsid w:val="00EC75DB"/>
    <w:rsid w:val="00EC78CE"/>
    <w:rsid w:val="00EC7A76"/>
    <w:rsid w:val="00ED05F2"/>
    <w:rsid w:val="00ED1133"/>
    <w:rsid w:val="00ED307F"/>
    <w:rsid w:val="00ED72EC"/>
    <w:rsid w:val="00ED7A36"/>
    <w:rsid w:val="00EE16DA"/>
    <w:rsid w:val="00EE2259"/>
    <w:rsid w:val="00EE33D3"/>
    <w:rsid w:val="00EE39BE"/>
    <w:rsid w:val="00EE3B10"/>
    <w:rsid w:val="00EE3B49"/>
    <w:rsid w:val="00EE43A6"/>
    <w:rsid w:val="00EE47E4"/>
    <w:rsid w:val="00EE48F7"/>
    <w:rsid w:val="00EE53DC"/>
    <w:rsid w:val="00EE5677"/>
    <w:rsid w:val="00EE678C"/>
    <w:rsid w:val="00EE71D3"/>
    <w:rsid w:val="00EE7689"/>
    <w:rsid w:val="00EE76E5"/>
    <w:rsid w:val="00EE7850"/>
    <w:rsid w:val="00EF0306"/>
    <w:rsid w:val="00EF065B"/>
    <w:rsid w:val="00EF0C70"/>
    <w:rsid w:val="00EF0FE8"/>
    <w:rsid w:val="00EF10A4"/>
    <w:rsid w:val="00EF1AFB"/>
    <w:rsid w:val="00EF257A"/>
    <w:rsid w:val="00EF281B"/>
    <w:rsid w:val="00EF3BCC"/>
    <w:rsid w:val="00EF5A61"/>
    <w:rsid w:val="00EF5EF3"/>
    <w:rsid w:val="00EF68E7"/>
    <w:rsid w:val="00EF72BC"/>
    <w:rsid w:val="00EF7667"/>
    <w:rsid w:val="00EF767D"/>
    <w:rsid w:val="00EF78F5"/>
    <w:rsid w:val="00F0045E"/>
    <w:rsid w:val="00F01F7E"/>
    <w:rsid w:val="00F027B9"/>
    <w:rsid w:val="00F02DB4"/>
    <w:rsid w:val="00F05500"/>
    <w:rsid w:val="00F055F3"/>
    <w:rsid w:val="00F062B4"/>
    <w:rsid w:val="00F100F9"/>
    <w:rsid w:val="00F102CD"/>
    <w:rsid w:val="00F10D8F"/>
    <w:rsid w:val="00F13A58"/>
    <w:rsid w:val="00F13F6F"/>
    <w:rsid w:val="00F15B8D"/>
    <w:rsid w:val="00F15F17"/>
    <w:rsid w:val="00F16EEF"/>
    <w:rsid w:val="00F21F29"/>
    <w:rsid w:val="00F2238E"/>
    <w:rsid w:val="00F228A0"/>
    <w:rsid w:val="00F22FAD"/>
    <w:rsid w:val="00F23118"/>
    <w:rsid w:val="00F23377"/>
    <w:rsid w:val="00F24034"/>
    <w:rsid w:val="00F24A0A"/>
    <w:rsid w:val="00F25D0D"/>
    <w:rsid w:val="00F26A18"/>
    <w:rsid w:val="00F26D0F"/>
    <w:rsid w:val="00F274E5"/>
    <w:rsid w:val="00F27AC2"/>
    <w:rsid w:val="00F27D4F"/>
    <w:rsid w:val="00F27E78"/>
    <w:rsid w:val="00F314AA"/>
    <w:rsid w:val="00F32B9C"/>
    <w:rsid w:val="00F33529"/>
    <w:rsid w:val="00F33931"/>
    <w:rsid w:val="00F34E0E"/>
    <w:rsid w:val="00F35064"/>
    <w:rsid w:val="00F357B9"/>
    <w:rsid w:val="00F35A78"/>
    <w:rsid w:val="00F375A0"/>
    <w:rsid w:val="00F408D2"/>
    <w:rsid w:val="00F42099"/>
    <w:rsid w:val="00F420CB"/>
    <w:rsid w:val="00F43E20"/>
    <w:rsid w:val="00F44B58"/>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107"/>
    <w:rsid w:val="00F7553D"/>
    <w:rsid w:val="00F75971"/>
    <w:rsid w:val="00F76EC0"/>
    <w:rsid w:val="00F77807"/>
    <w:rsid w:val="00F77D2C"/>
    <w:rsid w:val="00F808C5"/>
    <w:rsid w:val="00F80BCF"/>
    <w:rsid w:val="00F815D2"/>
    <w:rsid w:val="00F81A1F"/>
    <w:rsid w:val="00F8277D"/>
    <w:rsid w:val="00F8326D"/>
    <w:rsid w:val="00F83412"/>
    <w:rsid w:val="00F84362"/>
    <w:rsid w:val="00F84565"/>
    <w:rsid w:val="00F84B01"/>
    <w:rsid w:val="00F8597B"/>
    <w:rsid w:val="00F86E9C"/>
    <w:rsid w:val="00F874A3"/>
    <w:rsid w:val="00F8750B"/>
    <w:rsid w:val="00F876AB"/>
    <w:rsid w:val="00F90561"/>
    <w:rsid w:val="00F90680"/>
    <w:rsid w:val="00F910C4"/>
    <w:rsid w:val="00F91876"/>
    <w:rsid w:val="00F935AA"/>
    <w:rsid w:val="00F93C0B"/>
    <w:rsid w:val="00F95226"/>
    <w:rsid w:val="00F95365"/>
    <w:rsid w:val="00F954FE"/>
    <w:rsid w:val="00F95F26"/>
    <w:rsid w:val="00F968C6"/>
    <w:rsid w:val="00FA0851"/>
    <w:rsid w:val="00FA12ED"/>
    <w:rsid w:val="00FA357E"/>
    <w:rsid w:val="00FA5905"/>
    <w:rsid w:val="00FA7784"/>
    <w:rsid w:val="00FB02B4"/>
    <w:rsid w:val="00FB39A6"/>
    <w:rsid w:val="00FB4750"/>
    <w:rsid w:val="00FB4FB0"/>
    <w:rsid w:val="00FB5950"/>
    <w:rsid w:val="00FB6437"/>
    <w:rsid w:val="00FB77FE"/>
    <w:rsid w:val="00FC06C6"/>
    <w:rsid w:val="00FC24A5"/>
    <w:rsid w:val="00FC26DA"/>
    <w:rsid w:val="00FC5238"/>
    <w:rsid w:val="00FC666C"/>
    <w:rsid w:val="00FC66ED"/>
    <w:rsid w:val="00FC7632"/>
    <w:rsid w:val="00FD0065"/>
    <w:rsid w:val="00FD0D7D"/>
    <w:rsid w:val="00FD21E7"/>
    <w:rsid w:val="00FD3F5A"/>
    <w:rsid w:val="00FD525A"/>
    <w:rsid w:val="00FD6EF0"/>
    <w:rsid w:val="00FD75FE"/>
    <w:rsid w:val="00FE0640"/>
    <w:rsid w:val="00FE1736"/>
    <w:rsid w:val="00FE2CF5"/>
    <w:rsid w:val="00FE2F39"/>
    <w:rsid w:val="00FE5C38"/>
    <w:rsid w:val="00FF0D95"/>
    <w:rsid w:val="00FF3AC7"/>
    <w:rsid w:val="00FF5AE2"/>
    <w:rsid w:val="00FF6B3A"/>
    <w:rsid w:val="03583912"/>
    <w:rsid w:val="088C63DA"/>
    <w:rsid w:val="0D95B049"/>
    <w:rsid w:val="1644A2CB"/>
    <w:rsid w:val="1820E9D1"/>
    <w:rsid w:val="1E878187"/>
    <w:rsid w:val="215D0D3F"/>
    <w:rsid w:val="55D68D29"/>
    <w:rsid w:val="66023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docId w15:val="{1BC85855-B677-451C-83B2-752721B86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F02DB4"/>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C609FE"/>
    <w:pPr>
      <w:spacing w:before="200" w:line="276" w:lineRule="auto"/>
      <w:jc w:val="both"/>
    </w:pPr>
    <w:rPr>
      <w:rFonts w:eastAsia="Palatino Linotype" w:cs="Palatino Linotype"/>
      <w:b/>
      <w:color w:val="2F5496" w:themeColor="accent1" w:themeShade="BF"/>
      <w:szCs w:val="36"/>
    </w:rPr>
  </w:style>
  <w:style w:type="character" w:customStyle="1" w:styleId="Heading2BPBHEBChar">
    <w:name w:val="Heading 2 [BPB HEB] Char"/>
    <w:basedOn w:val="DefaultParagraphFont"/>
    <w:link w:val="Heading2BPBHEB"/>
    <w:rsid w:val="00C609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594765">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128042">
      <w:bodyDiv w:val="1"/>
      <w:marLeft w:val="0"/>
      <w:marRight w:val="0"/>
      <w:marTop w:val="0"/>
      <w:marBottom w:val="0"/>
      <w:divBdr>
        <w:top w:val="none" w:sz="0" w:space="0" w:color="auto"/>
        <w:left w:val="none" w:sz="0" w:space="0" w:color="auto"/>
        <w:bottom w:val="none" w:sz="0" w:space="0" w:color="auto"/>
        <w:right w:val="none" w:sz="0" w:space="0" w:color="auto"/>
      </w:divBdr>
    </w:div>
    <w:div w:id="2248156">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5793161">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3457504">
      <w:bodyDiv w:val="1"/>
      <w:marLeft w:val="0"/>
      <w:marRight w:val="0"/>
      <w:marTop w:val="0"/>
      <w:marBottom w:val="0"/>
      <w:divBdr>
        <w:top w:val="none" w:sz="0" w:space="0" w:color="auto"/>
        <w:left w:val="none" w:sz="0" w:space="0" w:color="auto"/>
        <w:bottom w:val="none" w:sz="0" w:space="0" w:color="auto"/>
        <w:right w:val="none" w:sz="0" w:space="0" w:color="auto"/>
      </w:divBdr>
    </w:div>
    <w:div w:id="13728539">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574437">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160622">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128836">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678082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8358256">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19858714">
      <w:bodyDiv w:val="1"/>
      <w:marLeft w:val="0"/>
      <w:marRight w:val="0"/>
      <w:marTop w:val="0"/>
      <w:marBottom w:val="0"/>
      <w:divBdr>
        <w:top w:val="none" w:sz="0" w:space="0" w:color="auto"/>
        <w:left w:val="none" w:sz="0" w:space="0" w:color="auto"/>
        <w:bottom w:val="none" w:sz="0" w:space="0" w:color="auto"/>
        <w:right w:val="none" w:sz="0" w:space="0" w:color="auto"/>
      </w:divBdr>
    </w:div>
    <w:div w:id="20013577">
      <w:bodyDiv w:val="1"/>
      <w:marLeft w:val="0"/>
      <w:marRight w:val="0"/>
      <w:marTop w:val="0"/>
      <w:marBottom w:val="0"/>
      <w:divBdr>
        <w:top w:val="none" w:sz="0" w:space="0" w:color="auto"/>
        <w:left w:val="none" w:sz="0" w:space="0" w:color="auto"/>
        <w:bottom w:val="none" w:sz="0" w:space="0" w:color="auto"/>
        <w:right w:val="none" w:sz="0" w:space="0" w:color="auto"/>
      </w:divBdr>
    </w:div>
    <w:div w:id="20209303">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488271">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183032">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10050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7730718">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305209">
      <w:bodyDiv w:val="1"/>
      <w:marLeft w:val="0"/>
      <w:marRight w:val="0"/>
      <w:marTop w:val="0"/>
      <w:marBottom w:val="0"/>
      <w:divBdr>
        <w:top w:val="none" w:sz="0" w:space="0" w:color="auto"/>
        <w:left w:val="none" w:sz="0" w:space="0" w:color="auto"/>
        <w:bottom w:val="none" w:sz="0" w:space="0" w:color="auto"/>
        <w:right w:val="none" w:sz="0" w:space="0" w:color="auto"/>
      </w:divBdr>
    </w:div>
    <w:div w:id="30696063">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266779">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1537565">
      <w:bodyDiv w:val="1"/>
      <w:marLeft w:val="0"/>
      <w:marRight w:val="0"/>
      <w:marTop w:val="0"/>
      <w:marBottom w:val="0"/>
      <w:divBdr>
        <w:top w:val="none" w:sz="0" w:space="0" w:color="auto"/>
        <w:left w:val="none" w:sz="0" w:space="0" w:color="auto"/>
        <w:bottom w:val="none" w:sz="0" w:space="0" w:color="auto"/>
        <w:right w:val="none" w:sz="0" w:space="0" w:color="auto"/>
      </w:divBdr>
    </w:div>
    <w:div w:id="32392925">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377594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082377">
      <w:bodyDiv w:val="1"/>
      <w:marLeft w:val="0"/>
      <w:marRight w:val="0"/>
      <w:marTop w:val="0"/>
      <w:marBottom w:val="0"/>
      <w:divBdr>
        <w:top w:val="none" w:sz="0" w:space="0" w:color="auto"/>
        <w:left w:val="none" w:sz="0" w:space="0" w:color="auto"/>
        <w:bottom w:val="none" w:sz="0" w:space="0" w:color="auto"/>
        <w:right w:val="none" w:sz="0" w:space="0" w:color="auto"/>
      </w:divBdr>
    </w:div>
    <w:div w:id="35160052">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6902145">
      <w:bodyDiv w:val="1"/>
      <w:marLeft w:val="0"/>
      <w:marRight w:val="0"/>
      <w:marTop w:val="0"/>
      <w:marBottom w:val="0"/>
      <w:divBdr>
        <w:top w:val="none" w:sz="0" w:space="0" w:color="auto"/>
        <w:left w:val="none" w:sz="0" w:space="0" w:color="auto"/>
        <w:bottom w:val="none" w:sz="0" w:space="0" w:color="auto"/>
        <w:right w:val="none" w:sz="0" w:space="0" w:color="auto"/>
      </w:divBdr>
    </w:div>
    <w:div w:id="37245511">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62764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091802">
      <w:bodyDiv w:val="1"/>
      <w:marLeft w:val="0"/>
      <w:marRight w:val="0"/>
      <w:marTop w:val="0"/>
      <w:marBottom w:val="0"/>
      <w:divBdr>
        <w:top w:val="none" w:sz="0" w:space="0" w:color="auto"/>
        <w:left w:val="none" w:sz="0" w:space="0" w:color="auto"/>
        <w:bottom w:val="none" w:sz="0" w:space="0" w:color="auto"/>
        <w:right w:val="none" w:sz="0" w:space="0" w:color="auto"/>
      </w:divBdr>
    </w:div>
    <w:div w:id="3920823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0716399">
      <w:bodyDiv w:val="1"/>
      <w:marLeft w:val="0"/>
      <w:marRight w:val="0"/>
      <w:marTop w:val="0"/>
      <w:marBottom w:val="0"/>
      <w:divBdr>
        <w:top w:val="none" w:sz="0" w:space="0" w:color="auto"/>
        <w:left w:val="none" w:sz="0" w:space="0" w:color="auto"/>
        <w:bottom w:val="none" w:sz="0" w:space="0" w:color="auto"/>
        <w:right w:val="none" w:sz="0" w:space="0" w:color="auto"/>
      </w:divBdr>
    </w:div>
    <w:div w:id="40902636">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291603">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137695">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3991279">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49215">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033817">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111170">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06257">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49811106">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0931053">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1588477">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470660">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7747328">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05458">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59986291">
      <w:bodyDiv w:val="1"/>
      <w:marLeft w:val="0"/>
      <w:marRight w:val="0"/>
      <w:marTop w:val="0"/>
      <w:marBottom w:val="0"/>
      <w:divBdr>
        <w:top w:val="none" w:sz="0" w:space="0" w:color="auto"/>
        <w:left w:val="none" w:sz="0" w:space="0" w:color="auto"/>
        <w:bottom w:val="none" w:sz="0" w:space="0" w:color="auto"/>
        <w:right w:val="none" w:sz="0" w:space="0" w:color="auto"/>
      </w:divBdr>
    </w:div>
    <w:div w:id="59986436">
      <w:bodyDiv w:val="1"/>
      <w:marLeft w:val="0"/>
      <w:marRight w:val="0"/>
      <w:marTop w:val="0"/>
      <w:marBottom w:val="0"/>
      <w:divBdr>
        <w:top w:val="none" w:sz="0" w:space="0" w:color="auto"/>
        <w:left w:val="none" w:sz="0" w:space="0" w:color="auto"/>
        <w:bottom w:val="none" w:sz="0" w:space="0" w:color="auto"/>
        <w:right w:val="none" w:sz="0" w:space="0" w:color="auto"/>
      </w:divBdr>
    </w:div>
    <w:div w:id="62024842">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303534">
      <w:bodyDiv w:val="1"/>
      <w:marLeft w:val="0"/>
      <w:marRight w:val="0"/>
      <w:marTop w:val="0"/>
      <w:marBottom w:val="0"/>
      <w:divBdr>
        <w:top w:val="none" w:sz="0" w:space="0" w:color="auto"/>
        <w:left w:val="none" w:sz="0" w:space="0" w:color="auto"/>
        <w:bottom w:val="none" w:sz="0" w:space="0" w:color="auto"/>
        <w:right w:val="none" w:sz="0" w:space="0" w:color="auto"/>
      </w:divBdr>
    </w:div>
    <w:div w:id="64492324">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5811045">
      <w:bodyDiv w:val="1"/>
      <w:marLeft w:val="0"/>
      <w:marRight w:val="0"/>
      <w:marTop w:val="0"/>
      <w:marBottom w:val="0"/>
      <w:divBdr>
        <w:top w:val="none" w:sz="0" w:space="0" w:color="auto"/>
        <w:left w:val="none" w:sz="0" w:space="0" w:color="auto"/>
        <w:bottom w:val="none" w:sz="0" w:space="0" w:color="auto"/>
        <w:right w:val="none" w:sz="0" w:space="0" w:color="auto"/>
      </w:divBdr>
    </w:div>
    <w:div w:id="65880187">
      <w:bodyDiv w:val="1"/>
      <w:marLeft w:val="0"/>
      <w:marRight w:val="0"/>
      <w:marTop w:val="0"/>
      <w:marBottom w:val="0"/>
      <w:divBdr>
        <w:top w:val="none" w:sz="0" w:space="0" w:color="auto"/>
        <w:left w:val="none" w:sz="0" w:space="0" w:color="auto"/>
        <w:bottom w:val="none" w:sz="0" w:space="0" w:color="auto"/>
        <w:right w:val="none" w:sz="0" w:space="0" w:color="auto"/>
      </w:divBdr>
    </w:div>
    <w:div w:id="66002059">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078266">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69815596">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4086202">
      <w:bodyDiv w:val="1"/>
      <w:marLeft w:val="0"/>
      <w:marRight w:val="0"/>
      <w:marTop w:val="0"/>
      <w:marBottom w:val="0"/>
      <w:divBdr>
        <w:top w:val="none" w:sz="0" w:space="0" w:color="auto"/>
        <w:left w:val="none" w:sz="0" w:space="0" w:color="auto"/>
        <w:bottom w:val="none" w:sz="0" w:space="0" w:color="auto"/>
        <w:right w:val="none" w:sz="0" w:space="0" w:color="auto"/>
      </w:divBdr>
    </w:div>
    <w:div w:id="74985891">
      <w:bodyDiv w:val="1"/>
      <w:marLeft w:val="0"/>
      <w:marRight w:val="0"/>
      <w:marTop w:val="0"/>
      <w:marBottom w:val="0"/>
      <w:divBdr>
        <w:top w:val="none" w:sz="0" w:space="0" w:color="auto"/>
        <w:left w:val="none" w:sz="0" w:space="0" w:color="auto"/>
        <w:bottom w:val="none" w:sz="0" w:space="0" w:color="auto"/>
        <w:right w:val="none" w:sz="0" w:space="0" w:color="auto"/>
      </w:divBdr>
    </w:div>
    <w:div w:id="75056660">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630980">
      <w:bodyDiv w:val="1"/>
      <w:marLeft w:val="0"/>
      <w:marRight w:val="0"/>
      <w:marTop w:val="0"/>
      <w:marBottom w:val="0"/>
      <w:divBdr>
        <w:top w:val="none" w:sz="0" w:space="0" w:color="auto"/>
        <w:left w:val="none" w:sz="0" w:space="0" w:color="auto"/>
        <w:bottom w:val="none" w:sz="0" w:space="0" w:color="auto"/>
        <w:right w:val="none" w:sz="0" w:space="0" w:color="auto"/>
      </w:divBdr>
    </w:div>
    <w:div w:id="76875761">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797580">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716946">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266449">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1681464">
      <w:bodyDiv w:val="1"/>
      <w:marLeft w:val="0"/>
      <w:marRight w:val="0"/>
      <w:marTop w:val="0"/>
      <w:marBottom w:val="0"/>
      <w:divBdr>
        <w:top w:val="none" w:sz="0" w:space="0" w:color="auto"/>
        <w:left w:val="none" w:sz="0" w:space="0" w:color="auto"/>
        <w:bottom w:val="none" w:sz="0" w:space="0" w:color="auto"/>
        <w:right w:val="none" w:sz="0" w:space="0" w:color="auto"/>
      </w:divBdr>
    </w:div>
    <w:div w:id="81685290">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3959196">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6775650">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190950">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090497">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35990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89860782">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396117">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1359838">
      <w:bodyDiv w:val="1"/>
      <w:marLeft w:val="0"/>
      <w:marRight w:val="0"/>
      <w:marTop w:val="0"/>
      <w:marBottom w:val="0"/>
      <w:divBdr>
        <w:top w:val="none" w:sz="0" w:space="0" w:color="auto"/>
        <w:left w:val="none" w:sz="0" w:space="0" w:color="auto"/>
        <w:bottom w:val="none" w:sz="0" w:space="0" w:color="auto"/>
        <w:right w:val="none" w:sz="0" w:space="0" w:color="auto"/>
      </w:divBdr>
    </w:div>
    <w:div w:id="92089748">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47353">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2828709">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59433">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4834604">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714648">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343829">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1655680">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2463286">
      <w:bodyDiv w:val="1"/>
      <w:marLeft w:val="0"/>
      <w:marRight w:val="0"/>
      <w:marTop w:val="0"/>
      <w:marBottom w:val="0"/>
      <w:divBdr>
        <w:top w:val="none" w:sz="0" w:space="0" w:color="auto"/>
        <w:left w:val="none" w:sz="0" w:space="0" w:color="auto"/>
        <w:bottom w:val="none" w:sz="0" w:space="0" w:color="auto"/>
        <w:right w:val="none" w:sz="0" w:space="0" w:color="auto"/>
      </w:divBdr>
    </w:div>
    <w:div w:id="103040332">
      <w:bodyDiv w:val="1"/>
      <w:marLeft w:val="0"/>
      <w:marRight w:val="0"/>
      <w:marTop w:val="0"/>
      <w:marBottom w:val="0"/>
      <w:divBdr>
        <w:top w:val="none" w:sz="0" w:space="0" w:color="auto"/>
        <w:left w:val="none" w:sz="0" w:space="0" w:color="auto"/>
        <w:bottom w:val="none" w:sz="0" w:space="0" w:color="auto"/>
        <w:right w:val="none" w:sz="0" w:space="0" w:color="auto"/>
      </w:divBdr>
    </w:div>
    <w:div w:id="103237371">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6973522">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207677">
      <w:bodyDiv w:val="1"/>
      <w:marLeft w:val="0"/>
      <w:marRight w:val="0"/>
      <w:marTop w:val="0"/>
      <w:marBottom w:val="0"/>
      <w:divBdr>
        <w:top w:val="none" w:sz="0" w:space="0" w:color="auto"/>
        <w:left w:val="none" w:sz="0" w:space="0" w:color="auto"/>
        <w:bottom w:val="none" w:sz="0" w:space="0" w:color="auto"/>
        <w:right w:val="none" w:sz="0" w:space="0" w:color="auto"/>
      </w:divBdr>
    </w:div>
    <w:div w:id="109860857">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09982952">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4830309">
      <w:bodyDiv w:val="1"/>
      <w:marLeft w:val="0"/>
      <w:marRight w:val="0"/>
      <w:marTop w:val="0"/>
      <w:marBottom w:val="0"/>
      <w:divBdr>
        <w:top w:val="none" w:sz="0" w:space="0" w:color="auto"/>
        <w:left w:val="none" w:sz="0" w:space="0" w:color="auto"/>
        <w:bottom w:val="none" w:sz="0" w:space="0" w:color="auto"/>
        <w:right w:val="none" w:sz="0" w:space="0" w:color="auto"/>
      </w:divBdr>
    </w:div>
    <w:div w:id="115494549">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262863">
      <w:bodyDiv w:val="1"/>
      <w:marLeft w:val="0"/>
      <w:marRight w:val="0"/>
      <w:marTop w:val="0"/>
      <w:marBottom w:val="0"/>
      <w:divBdr>
        <w:top w:val="none" w:sz="0" w:space="0" w:color="auto"/>
        <w:left w:val="none" w:sz="0" w:space="0" w:color="auto"/>
        <w:bottom w:val="none" w:sz="0" w:space="0" w:color="auto"/>
        <w:right w:val="none" w:sz="0" w:space="0" w:color="auto"/>
      </w:divBdr>
    </w:div>
    <w:div w:id="116293100">
      <w:bodyDiv w:val="1"/>
      <w:marLeft w:val="0"/>
      <w:marRight w:val="0"/>
      <w:marTop w:val="0"/>
      <w:marBottom w:val="0"/>
      <w:divBdr>
        <w:top w:val="none" w:sz="0" w:space="0" w:color="auto"/>
        <w:left w:val="none" w:sz="0" w:space="0" w:color="auto"/>
        <w:bottom w:val="none" w:sz="0" w:space="0" w:color="auto"/>
        <w:right w:val="none" w:sz="0" w:space="0" w:color="auto"/>
      </w:divBdr>
    </w:div>
    <w:div w:id="116293279">
      <w:bodyDiv w:val="1"/>
      <w:marLeft w:val="0"/>
      <w:marRight w:val="0"/>
      <w:marTop w:val="0"/>
      <w:marBottom w:val="0"/>
      <w:divBdr>
        <w:top w:val="none" w:sz="0" w:space="0" w:color="auto"/>
        <w:left w:val="none" w:sz="0" w:space="0" w:color="auto"/>
        <w:bottom w:val="none" w:sz="0" w:space="0" w:color="auto"/>
        <w:right w:val="none" w:sz="0" w:space="0" w:color="auto"/>
      </w:divBdr>
    </w:div>
    <w:div w:id="116335863">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339328">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7722741">
      <w:bodyDiv w:val="1"/>
      <w:marLeft w:val="0"/>
      <w:marRight w:val="0"/>
      <w:marTop w:val="0"/>
      <w:marBottom w:val="0"/>
      <w:divBdr>
        <w:top w:val="none" w:sz="0" w:space="0" w:color="auto"/>
        <w:left w:val="none" w:sz="0" w:space="0" w:color="auto"/>
        <w:bottom w:val="none" w:sz="0" w:space="0" w:color="auto"/>
        <w:right w:val="none" w:sz="0" w:space="0" w:color="auto"/>
      </w:divBdr>
    </w:div>
    <w:div w:id="117798895">
      <w:bodyDiv w:val="1"/>
      <w:marLeft w:val="0"/>
      <w:marRight w:val="0"/>
      <w:marTop w:val="0"/>
      <w:marBottom w:val="0"/>
      <w:divBdr>
        <w:top w:val="none" w:sz="0" w:space="0" w:color="auto"/>
        <w:left w:val="none" w:sz="0" w:space="0" w:color="auto"/>
        <w:bottom w:val="none" w:sz="0" w:space="0" w:color="auto"/>
        <w:right w:val="none" w:sz="0" w:space="0" w:color="auto"/>
      </w:divBdr>
    </w:div>
    <w:div w:id="118110165">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508080">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281750">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547556">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360493">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8670137">
      <w:bodyDiv w:val="1"/>
      <w:marLeft w:val="0"/>
      <w:marRight w:val="0"/>
      <w:marTop w:val="0"/>
      <w:marBottom w:val="0"/>
      <w:divBdr>
        <w:top w:val="none" w:sz="0" w:space="0" w:color="auto"/>
        <w:left w:val="none" w:sz="0" w:space="0" w:color="auto"/>
        <w:bottom w:val="none" w:sz="0" w:space="0" w:color="auto"/>
        <w:right w:val="none" w:sz="0" w:space="0" w:color="auto"/>
      </w:divBdr>
    </w:div>
    <w:div w:id="128745382">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363826">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136468">
      <w:bodyDiv w:val="1"/>
      <w:marLeft w:val="0"/>
      <w:marRight w:val="0"/>
      <w:marTop w:val="0"/>
      <w:marBottom w:val="0"/>
      <w:divBdr>
        <w:top w:val="none" w:sz="0" w:space="0" w:color="auto"/>
        <w:left w:val="none" w:sz="0" w:space="0" w:color="auto"/>
        <w:bottom w:val="none" w:sz="0" w:space="0" w:color="auto"/>
        <w:right w:val="none" w:sz="0" w:space="0" w:color="auto"/>
      </w:divBdr>
    </w:div>
    <w:div w:id="132410398">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2869658">
      <w:bodyDiv w:val="1"/>
      <w:marLeft w:val="0"/>
      <w:marRight w:val="0"/>
      <w:marTop w:val="0"/>
      <w:marBottom w:val="0"/>
      <w:divBdr>
        <w:top w:val="none" w:sz="0" w:space="0" w:color="auto"/>
        <w:left w:val="none" w:sz="0" w:space="0" w:color="auto"/>
        <w:bottom w:val="none" w:sz="0" w:space="0" w:color="auto"/>
        <w:right w:val="none" w:sz="0" w:space="0" w:color="auto"/>
      </w:divBdr>
    </w:div>
    <w:div w:id="134178013">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4953906">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5800297">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577261">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469147">
      <w:bodyDiv w:val="1"/>
      <w:marLeft w:val="0"/>
      <w:marRight w:val="0"/>
      <w:marTop w:val="0"/>
      <w:marBottom w:val="0"/>
      <w:divBdr>
        <w:top w:val="none" w:sz="0" w:space="0" w:color="auto"/>
        <w:left w:val="none" w:sz="0" w:space="0" w:color="auto"/>
        <w:bottom w:val="none" w:sz="0" w:space="0" w:color="auto"/>
        <w:right w:val="none" w:sz="0" w:space="0" w:color="auto"/>
      </w:divBdr>
    </w:div>
    <w:div w:id="139616573">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0582209">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37485">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586533">
      <w:bodyDiv w:val="1"/>
      <w:marLeft w:val="0"/>
      <w:marRight w:val="0"/>
      <w:marTop w:val="0"/>
      <w:marBottom w:val="0"/>
      <w:divBdr>
        <w:top w:val="none" w:sz="0" w:space="0" w:color="auto"/>
        <w:left w:val="none" w:sz="0" w:space="0" w:color="auto"/>
        <w:bottom w:val="none" w:sz="0" w:space="0" w:color="auto"/>
        <w:right w:val="none" w:sz="0" w:space="0" w:color="auto"/>
      </w:divBdr>
    </w:div>
    <w:div w:id="145627610">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7673896">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01957">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758967">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299832">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150836">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4885165">
      <w:bodyDiv w:val="1"/>
      <w:marLeft w:val="0"/>
      <w:marRight w:val="0"/>
      <w:marTop w:val="0"/>
      <w:marBottom w:val="0"/>
      <w:divBdr>
        <w:top w:val="none" w:sz="0" w:space="0" w:color="auto"/>
        <w:left w:val="none" w:sz="0" w:space="0" w:color="auto"/>
        <w:bottom w:val="none" w:sz="0" w:space="0" w:color="auto"/>
        <w:right w:val="none" w:sz="0" w:space="0" w:color="auto"/>
      </w:divBdr>
    </w:div>
    <w:div w:id="154952021">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5927478">
      <w:bodyDiv w:val="1"/>
      <w:marLeft w:val="0"/>
      <w:marRight w:val="0"/>
      <w:marTop w:val="0"/>
      <w:marBottom w:val="0"/>
      <w:divBdr>
        <w:top w:val="none" w:sz="0" w:space="0" w:color="auto"/>
        <w:left w:val="none" w:sz="0" w:space="0" w:color="auto"/>
        <w:bottom w:val="none" w:sz="0" w:space="0" w:color="auto"/>
        <w:right w:val="none" w:sz="0" w:space="0" w:color="auto"/>
      </w:divBdr>
    </w:div>
    <w:div w:id="156305604">
      <w:bodyDiv w:val="1"/>
      <w:marLeft w:val="0"/>
      <w:marRight w:val="0"/>
      <w:marTop w:val="0"/>
      <w:marBottom w:val="0"/>
      <w:divBdr>
        <w:top w:val="none" w:sz="0" w:space="0" w:color="auto"/>
        <w:left w:val="none" w:sz="0" w:space="0" w:color="auto"/>
        <w:bottom w:val="none" w:sz="0" w:space="0" w:color="auto"/>
        <w:right w:val="none" w:sz="0" w:space="0" w:color="auto"/>
      </w:divBdr>
    </w:div>
    <w:div w:id="156311797">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767301">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6969562">
      <w:bodyDiv w:val="1"/>
      <w:marLeft w:val="0"/>
      <w:marRight w:val="0"/>
      <w:marTop w:val="0"/>
      <w:marBottom w:val="0"/>
      <w:divBdr>
        <w:top w:val="none" w:sz="0" w:space="0" w:color="auto"/>
        <w:left w:val="none" w:sz="0" w:space="0" w:color="auto"/>
        <w:bottom w:val="none" w:sz="0" w:space="0" w:color="auto"/>
        <w:right w:val="none" w:sz="0" w:space="0" w:color="auto"/>
      </w:divBdr>
    </w:div>
    <w:div w:id="157427006">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1355843">
      <w:bodyDiv w:val="1"/>
      <w:marLeft w:val="0"/>
      <w:marRight w:val="0"/>
      <w:marTop w:val="0"/>
      <w:marBottom w:val="0"/>
      <w:divBdr>
        <w:top w:val="none" w:sz="0" w:space="0" w:color="auto"/>
        <w:left w:val="none" w:sz="0" w:space="0" w:color="auto"/>
        <w:bottom w:val="none" w:sz="0" w:space="0" w:color="auto"/>
        <w:right w:val="none" w:sz="0" w:space="0" w:color="auto"/>
      </w:divBdr>
    </w:div>
    <w:div w:id="161623889">
      <w:bodyDiv w:val="1"/>
      <w:marLeft w:val="0"/>
      <w:marRight w:val="0"/>
      <w:marTop w:val="0"/>
      <w:marBottom w:val="0"/>
      <w:divBdr>
        <w:top w:val="none" w:sz="0" w:space="0" w:color="auto"/>
        <w:left w:val="none" w:sz="0" w:space="0" w:color="auto"/>
        <w:bottom w:val="none" w:sz="0" w:space="0" w:color="auto"/>
        <w:right w:val="none" w:sz="0" w:space="0" w:color="auto"/>
      </w:divBdr>
    </w:div>
    <w:div w:id="161701750">
      <w:bodyDiv w:val="1"/>
      <w:marLeft w:val="0"/>
      <w:marRight w:val="0"/>
      <w:marTop w:val="0"/>
      <w:marBottom w:val="0"/>
      <w:divBdr>
        <w:top w:val="none" w:sz="0" w:space="0" w:color="auto"/>
        <w:left w:val="none" w:sz="0" w:space="0" w:color="auto"/>
        <w:bottom w:val="none" w:sz="0" w:space="0" w:color="auto"/>
        <w:right w:val="none" w:sz="0" w:space="0" w:color="auto"/>
      </w:divBdr>
    </w:div>
    <w:div w:id="162013332">
      <w:bodyDiv w:val="1"/>
      <w:marLeft w:val="0"/>
      <w:marRight w:val="0"/>
      <w:marTop w:val="0"/>
      <w:marBottom w:val="0"/>
      <w:divBdr>
        <w:top w:val="none" w:sz="0" w:space="0" w:color="auto"/>
        <w:left w:val="none" w:sz="0" w:space="0" w:color="auto"/>
        <w:bottom w:val="none" w:sz="0" w:space="0" w:color="auto"/>
        <w:right w:val="none" w:sz="0" w:space="0" w:color="auto"/>
      </w:divBdr>
    </w:div>
    <w:div w:id="162666805">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134266">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4325893">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747470">
      <w:bodyDiv w:val="1"/>
      <w:marLeft w:val="0"/>
      <w:marRight w:val="0"/>
      <w:marTop w:val="0"/>
      <w:marBottom w:val="0"/>
      <w:divBdr>
        <w:top w:val="none" w:sz="0" w:space="0" w:color="auto"/>
        <w:left w:val="none" w:sz="0" w:space="0" w:color="auto"/>
        <w:bottom w:val="none" w:sz="0" w:space="0" w:color="auto"/>
        <w:right w:val="none" w:sz="0" w:space="0" w:color="auto"/>
      </w:divBdr>
    </w:div>
    <w:div w:id="166942725">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451396">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0843">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266929">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417411">
      <w:bodyDiv w:val="1"/>
      <w:marLeft w:val="0"/>
      <w:marRight w:val="0"/>
      <w:marTop w:val="0"/>
      <w:marBottom w:val="0"/>
      <w:divBdr>
        <w:top w:val="none" w:sz="0" w:space="0" w:color="auto"/>
        <w:left w:val="none" w:sz="0" w:space="0" w:color="auto"/>
        <w:bottom w:val="none" w:sz="0" w:space="0" w:color="auto"/>
        <w:right w:val="none" w:sz="0" w:space="0" w:color="auto"/>
      </w:divBdr>
    </w:div>
    <w:div w:id="170491555">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1995572">
      <w:bodyDiv w:val="1"/>
      <w:marLeft w:val="0"/>
      <w:marRight w:val="0"/>
      <w:marTop w:val="0"/>
      <w:marBottom w:val="0"/>
      <w:divBdr>
        <w:top w:val="none" w:sz="0" w:space="0" w:color="auto"/>
        <w:left w:val="none" w:sz="0" w:space="0" w:color="auto"/>
        <w:bottom w:val="none" w:sz="0" w:space="0" w:color="auto"/>
        <w:right w:val="none" w:sz="0" w:space="0" w:color="auto"/>
      </w:divBdr>
    </w:div>
    <w:div w:id="172183642">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650503">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446016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233351">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6969077">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7934440">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1208582">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213837">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4757058">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410517">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89607820">
      <w:bodyDiv w:val="1"/>
      <w:marLeft w:val="0"/>
      <w:marRight w:val="0"/>
      <w:marTop w:val="0"/>
      <w:marBottom w:val="0"/>
      <w:divBdr>
        <w:top w:val="none" w:sz="0" w:space="0" w:color="auto"/>
        <w:left w:val="none" w:sz="0" w:space="0" w:color="auto"/>
        <w:bottom w:val="none" w:sz="0" w:space="0" w:color="auto"/>
        <w:right w:val="none" w:sz="0" w:space="0" w:color="auto"/>
      </w:divBdr>
    </w:div>
    <w:div w:id="189610892">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26251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1114341">
      <w:bodyDiv w:val="1"/>
      <w:marLeft w:val="0"/>
      <w:marRight w:val="0"/>
      <w:marTop w:val="0"/>
      <w:marBottom w:val="0"/>
      <w:divBdr>
        <w:top w:val="none" w:sz="0" w:space="0" w:color="auto"/>
        <w:left w:val="none" w:sz="0" w:space="0" w:color="auto"/>
        <w:bottom w:val="none" w:sz="0" w:space="0" w:color="auto"/>
        <w:right w:val="none" w:sz="0" w:space="0" w:color="auto"/>
      </w:divBdr>
    </w:div>
    <w:div w:id="191304141">
      <w:bodyDiv w:val="1"/>
      <w:marLeft w:val="0"/>
      <w:marRight w:val="0"/>
      <w:marTop w:val="0"/>
      <w:marBottom w:val="0"/>
      <w:divBdr>
        <w:top w:val="none" w:sz="0" w:space="0" w:color="auto"/>
        <w:left w:val="none" w:sz="0" w:space="0" w:color="auto"/>
        <w:bottom w:val="none" w:sz="0" w:space="0" w:color="auto"/>
        <w:right w:val="none" w:sz="0" w:space="0" w:color="auto"/>
      </w:divBdr>
    </w:div>
    <w:div w:id="191457167">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4855419">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317741">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8906591">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141566">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5142750">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033448">
      <w:bodyDiv w:val="1"/>
      <w:marLeft w:val="0"/>
      <w:marRight w:val="0"/>
      <w:marTop w:val="0"/>
      <w:marBottom w:val="0"/>
      <w:divBdr>
        <w:top w:val="none" w:sz="0" w:space="0" w:color="auto"/>
        <w:left w:val="none" w:sz="0" w:space="0" w:color="auto"/>
        <w:bottom w:val="none" w:sz="0" w:space="0" w:color="auto"/>
        <w:right w:val="none" w:sz="0" w:space="0" w:color="auto"/>
      </w:divBdr>
    </w:div>
    <w:div w:id="208686462">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8877560">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09539607">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2625026">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350969">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788145">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19832677">
      <w:bodyDiv w:val="1"/>
      <w:marLeft w:val="0"/>
      <w:marRight w:val="0"/>
      <w:marTop w:val="0"/>
      <w:marBottom w:val="0"/>
      <w:divBdr>
        <w:top w:val="none" w:sz="0" w:space="0" w:color="auto"/>
        <w:left w:val="none" w:sz="0" w:space="0" w:color="auto"/>
        <w:bottom w:val="none" w:sz="0" w:space="0" w:color="auto"/>
        <w:right w:val="none" w:sz="0" w:space="0" w:color="auto"/>
      </w:divBdr>
    </w:div>
    <w:div w:id="219943966">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134653">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3486938">
      <w:bodyDiv w:val="1"/>
      <w:marLeft w:val="0"/>
      <w:marRight w:val="0"/>
      <w:marTop w:val="0"/>
      <w:marBottom w:val="0"/>
      <w:divBdr>
        <w:top w:val="none" w:sz="0" w:space="0" w:color="auto"/>
        <w:left w:val="none" w:sz="0" w:space="0" w:color="auto"/>
        <w:bottom w:val="none" w:sz="0" w:space="0" w:color="auto"/>
        <w:right w:val="none" w:sz="0" w:space="0" w:color="auto"/>
      </w:divBdr>
    </w:div>
    <w:div w:id="224069524">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490262">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565308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13792">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118489">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476829">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160790">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2549499">
      <w:bodyDiv w:val="1"/>
      <w:marLeft w:val="0"/>
      <w:marRight w:val="0"/>
      <w:marTop w:val="0"/>
      <w:marBottom w:val="0"/>
      <w:divBdr>
        <w:top w:val="none" w:sz="0" w:space="0" w:color="auto"/>
        <w:left w:val="none" w:sz="0" w:space="0" w:color="auto"/>
        <w:bottom w:val="none" w:sz="0" w:space="0" w:color="auto"/>
        <w:right w:val="none" w:sz="0" w:space="0" w:color="auto"/>
      </w:divBdr>
    </w:div>
    <w:div w:id="233509811">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672806">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82336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7710770">
      <w:bodyDiv w:val="1"/>
      <w:marLeft w:val="0"/>
      <w:marRight w:val="0"/>
      <w:marTop w:val="0"/>
      <w:marBottom w:val="0"/>
      <w:divBdr>
        <w:top w:val="none" w:sz="0" w:space="0" w:color="auto"/>
        <w:left w:val="none" w:sz="0" w:space="0" w:color="auto"/>
        <w:bottom w:val="none" w:sz="0" w:space="0" w:color="auto"/>
        <w:right w:val="none" w:sz="0" w:space="0" w:color="auto"/>
      </w:divBdr>
    </w:div>
    <w:div w:id="237835774">
      <w:bodyDiv w:val="1"/>
      <w:marLeft w:val="0"/>
      <w:marRight w:val="0"/>
      <w:marTop w:val="0"/>
      <w:marBottom w:val="0"/>
      <w:divBdr>
        <w:top w:val="none" w:sz="0" w:space="0" w:color="auto"/>
        <w:left w:val="none" w:sz="0" w:space="0" w:color="auto"/>
        <w:bottom w:val="none" w:sz="0" w:space="0" w:color="auto"/>
        <w:right w:val="none" w:sz="0" w:space="0" w:color="auto"/>
      </w:divBdr>
    </w:div>
    <w:div w:id="23790745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141512">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258519">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179401">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105672">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346351">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4847291">
      <w:bodyDiv w:val="1"/>
      <w:marLeft w:val="0"/>
      <w:marRight w:val="0"/>
      <w:marTop w:val="0"/>
      <w:marBottom w:val="0"/>
      <w:divBdr>
        <w:top w:val="none" w:sz="0" w:space="0" w:color="auto"/>
        <w:left w:val="none" w:sz="0" w:space="0" w:color="auto"/>
        <w:bottom w:val="none" w:sz="0" w:space="0" w:color="auto"/>
        <w:right w:val="none" w:sz="0" w:space="0" w:color="auto"/>
      </w:divBdr>
    </w:div>
    <w:div w:id="244848920">
      <w:bodyDiv w:val="1"/>
      <w:marLeft w:val="0"/>
      <w:marRight w:val="0"/>
      <w:marTop w:val="0"/>
      <w:marBottom w:val="0"/>
      <w:divBdr>
        <w:top w:val="none" w:sz="0" w:space="0" w:color="auto"/>
        <w:left w:val="none" w:sz="0" w:space="0" w:color="auto"/>
        <w:bottom w:val="none" w:sz="0" w:space="0" w:color="auto"/>
        <w:right w:val="none" w:sz="0" w:space="0" w:color="auto"/>
      </w:divBdr>
    </w:div>
    <w:div w:id="244918022">
      <w:bodyDiv w:val="1"/>
      <w:marLeft w:val="0"/>
      <w:marRight w:val="0"/>
      <w:marTop w:val="0"/>
      <w:marBottom w:val="0"/>
      <w:divBdr>
        <w:top w:val="none" w:sz="0" w:space="0" w:color="auto"/>
        <w:left w:val="none" w:sz="0" w:space="0" w:color="auto"/>
        <w:bottom w:val="none" w:sz="0" w:space="0" w:color="auto"/>
        <w:right w:val="none" w:sz="0" w:space="0" w:color="auto"/>
      </w:divBdr>
    </w:div>
    <w:div w:id="244920097">
      <w:bodyDiv w:val="1"/>
      <w:marLeft w:val="0"/>
      <w:marRight w:val="0"/>
      <w:marTop w:val="0"/>
      <w:marBottom w:val="0"/>
      <w:divBdr>
        <w:top w:val="none" w:sz="0" w:space="0" w:color="auto"/>
        <w:left w:val="none" w:sz="0" w:space="0" w:color="auto"/>
        <w:bottom w:val="none" w:sz="0" w:space="0" w:color="auto"/>
        <w:right w:val="none" w:sz="0" w:space="0" w:color="auto"/>
      </w:divBdr>
    </w:div>
    <w:div w:id="245069388">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5771051">
      <w:bodyDiv w:val="1"/>
      <w:marLeft w:val="0"/>
      <w:marRight w:val="0"/>
      <w:marTop w:val="0"/>
      <w:marBottom w:val="0"/>
      <w:divBdr>
        <w:top w:val="none" w:sz="0" w:space="0" w:color="auto"/>
        <w:left w:val="none" w:sz="0" w:space="0" w:color="auto"/>
        <w:bottom w:val="none" w:sz="0" w:space="0" w:color="auto"/>
        <w:right w:val="none" w:sz="0" w:space="0" w:color="auto"/>
      </w:divBdr>
    </w:div>
    <w:div w:id="245842067">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028">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473598">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08327">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092443">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292658">
      <w:bodyDiv w:val="1"/>
      <w:marLeft w:val="0"/>
      <w:marRight w:val="0"/>
      <w:marTop w:val="0"/>
      <w:marBottom w:val="0"/>
      <w:divBdr>
        <w:top w:val="none" w:sz="0" w:space="0" w:color="auto"/>
        <w:left w:val="none" w:sz="0" w:space="0" w:color="auto"/>
        <w:bottom w:val="none" w:sz="0" w:space="0" w:color="auto"/>
        <w:right w:val="none" w:sz="0" w:space="0" w:color="auto"/>
      </w:divBdr>
    </w:div>
    <w:div w:id="255866546">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8417673">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409869">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0573953">
      <w:bodyDiv w:val="1"/>
      <w:marLeft w:val="0"/>
      <w:marRight w:val="0"/>
      <w:marTop w:val="0"/>
      <w:marBottom w:val="0"/>
      <w:divBdr>
        <w:top w:val="none" w:sz="0" w:space="0" w:color="auto"/>
        <w:left w:val="none" w:sz="0" w:space="0" w:color="auto"/>
        <w:bottom w:val="none" w:sz="0" w:space="0" w:color="auto"/>
        <w:right w:val="none" w:sz="0" w:space="0" w:color="auto"/>
      </w:divBdr>
    </w:div>
    <w:div w:id="260799692">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763680">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04422">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4120653">
      <w:bodyDiv w:val="1"/>
      <w:marLeft w:val="0"/>
      <w:marRight w:val="0"/>
      <w:marTop w:val="0"/>
      <w:marBottom w:val="0"/>
      <w:divBdr>
        <w:top w:val="none" w:sz="0" w:space="0" w:color="auto"/>
        <w:left w:val="none" w:sz="0" w:space="0" w:color="auto"/>
        <w:bottom w:val="none" w:sz="0" w:space="0" w:color="auto"/>
        <w:right w:val="none" w:sz="0" w:space="0" w:color="auto"/>
      </w:divBdr>
    </w:div>
    <w:div w:id="264382249">
      <w:bodyDiv w:val="1"/>
      <w:marLeft w:val="0"/>
      <w:marRight w:val="0"/>
      <w:marTop w:val="0"/>
      <w:marBottom w:val="0"/>
      <w:divBdr>
        <w:top w:val="none" w:sz="0" w:space="0" w:color="auto"/>
        <w:left w:val="none" w:sz="0" w:space="0" w:color="auto"/>
        <w:bottom w:val="none" w:sz="0" w:space="0" w:color="auto"/>
        <w:right w:val="none" w:sz="0" w:space="0" w:color="auto"/>
      </w:divBdr>
    </w:div>
    <w:div w:id="26511755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012722">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09794">
      <w:bodyDiv w:val="1"/>
      <w:marLeft w:val="0"/>
      <w:marRight w:val="0"/>
      <w:marTop w:val="0"/>
      <w:marBottom w:val="0"/>
      <w:divBdr>
        <w:top w:val="none" w:sz="0" w:space="0" w:color="auto"/>
        <w:left w:val="none" w:sz="0" w:space="0" w:color="auto"/>
        <w:bottom w:val="none" w:sz="0" w:space="0" w:color="auto"/>
        <w:right w:val="none" w:sz="0" w:space="0" w:color="auto"/>
      </w:divBdr>
    </w:div>
    <w:div w:id="26851290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3849">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2520853">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3291199">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67510">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38460">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267257">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8757280">
      <w:bodyDiv w:val="1"/>
      <w:marLeft w:val="0"/>
      <w:marRight w:val="0"/>
      <w:marTop w:val="0"/>
      <w:marBottom w:val="0"/>
      <w:divBdr>
        <w:top w:val="none" w:sz="0" w:space="0" w:color="auto"/>
        <w:left w:val="none" w:sz="0" w:space="0" w:color="auto"/>
        <w:bottom w:val="none" w:sz="0" w:space="0" w:color="auto"/>
        <w:right w:val="none" w:sz="0" w:space="0" w:color="auto"/>
      </w:divBdr>
    </w:div>
    <w:div w:id="279452964">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039146">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573684">
      <w:bodyDiv w:val="1"/>
      <w:marLeft w:val="0"/>
      <w:marRight w:val="0"/>
      <w:marTop w:val="0"/>
      <w:marBottom w:val="0"/>
      <w:divBdr>
        <w:top w:val="none" w:sz="0" w:space="0" w:color="auto"/>
        <w:left w:val="none" w:sz="0" w:space="0" w:color="auto"/>
        <w:bottom w:val="none" w:sz="0" w:space="0" w:color="auto"/>
        <w:right w:val="none" w:sz="0" w:space="0" w:color="auto"/>
      </w:divBdr>
    </w:div>
    <w:div w:id="281614806">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2155222">
      <w:bodyDiv w:val="1"/>
      <w:marLeft w:val="0"/>
      <w:marRight w:val="0"/>
      <w:marTop w:val="0"/>
      <w:marBottom w:val="0"/>
      <w:divBdr>
        <w:top w:val="none" w:sz="0" w:space="0" w:color="auto"/>
        <w:left w:val="none" w:sz="0" w:space="0" w:color="auto"/>
        <w:bottom w:val="none" w:sz="0" w:space="0" w:color="auto"/>
        <w:right w:val="none" w:sz="0" w:space="0" w:color="auto"/>
      </w:divBdr>
    </w:div>
    <w:div w:id="282343957">
      <w:bodyDiv w:val="1"/>
      <w:marLeft w:val="0"/>
      <w:marRight w:val="0"/>
      <w:marTop w:val="0"/>
      <w:marBottom w:val="0"/>
      <w:divBdr>
        <w:top w:val="none" w:sz="0" w:space="0" w:color="auto"/>
        <w:left w:val="none" w:sz="0" w:space="0" w:color="auto"/>
        <w:bottom w:val="none" w:sz="0" w:space="0" w:color="auto"/>
        <w:right w:val="none" w:sz="0" w:space="0" w:color="auto"/>
      </w:divBdr>
    </w:div>
    <w:div w:id="283268262">
      <w:bodyDiv w:val="1"/>
      <w:marLeft w:val="0"/>
      <w:marRight w:val="0"/>
      <w:marTop w:val="0"/>
      <w:marBottom w:val="0"/>
      <w:divBdr>
        <w:top w:val="none" w:sz="0" w:space="0" w:color="auto"/>
        <w:left w:val="none" w:sz="0" w:space="0" w:color="auto"/>
        <w:bottom w:val="none" w:sz="0" w:space="0" w:color="auto"/>
        <w:right w:val="none" w:sz="0" w:space="0" w:color="auto"/>
      </w:divBdr>
    </w:div>
    <w:div w:id="28339392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386584">
      <w:bodyDiv w:val="1"/>
      <w:marLeft w:val="0"/>
      <w:marRight w:val="0"/>
      <w:marTop w:val="0"/>
      <w:marBottom w:val="0"/>
      <w:divBdr>
        <w:top w:val="none" w:sz="0" w:space="0" w:color="auto"/>
        <w:left w:val="none" w:sz="0" w:space="0" w:color="auto"/>
        <w:bottom w:val="none" w:sz="0" w:space="0" w:color="auto"/>
        <w:right w:val="none" w:sz="0" w:space="0" w:color="auto"/>
      </w:divBdr>
    </w:div>
    <w:div w:id="284434354">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14503">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89439204">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0862874">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07098">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298576">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3366413">
      <w:bodyDiv w:val="1"/>
      <w:marLeft w:val="0"/>
      <w:marRight w:val="0"/>
      <w:marTop w:val="0"/>
      <w:marBottom w:val="0"/>
      <w:divBdr>
        <w:top w:val="none" w:sz="0" w:space="0" w:color="auto"/>
        <w:left w:val="none" w:sz="0" w:space="0" w:color="auto"/>
        <w:bottom w:val="none" w:sz="0" w:space="0" w:color="auto"/>
        <w:right w:val="none" w:sz="0" w:space="0" w:color="auto"/>
      </w:divBdr>
    </w:div>
    <w:div w:id="293869408">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4912779">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6494029">
      <w:bodyDiv w:val="1"/>
      <w:marLeft w:val="0"/>
      <w:marRight w:val="0"/>
      <w:marTop w:val="0"/>
      <w:marBottom w:val="0"/>
      <w:divBdr>
        <w:top w:val="none" w:sz="0" w:space="0" w:color="auto"/>
        <w:left w:val="none" w:sz="0" w:space="0" w:color="auto"/>
        <w:bottom w:val="none" w:sz="0" w:space="0" w:color="auto"/>
        <w:right w:val="none" w:sz="0" w:space="0" w:color="auto"/>
      </w:divBdr>
    </w:div>
    <w:div w:id="297342725">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19186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530455">
      <w:bodyDiv w:val="1"/>
      <w:marLeft w:val="0"/>
      <w:marRight w:val="0"/>
      <w:marTop w:val="0"/>
      <w:marBottom w:val="0"/>
      <w:divBdr>
        <w:top w:val="none" w:sz="0" w:space="0" w:color="auto"/>
        <w:left w:val="none" w:sz="0" w:space="0" w:color="auto"/>
        <w:bottom w:val="none" w:sz="0" w:space="0" w:color="auto"/>
        <w:right w:val="none" w:sz="0" w:space="0" w:color="auto"/>
      </w:divBdr>
    </w:div>
    <w:div w:id="299697353">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31299">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1662461">
      <w:bodyDiv w:val="1"/>
      <w:marLeft w:val="0"/>
      <w:marRight w:val="0"/>
      <w:marTop w:val="0"/>
      <w:marBottom w:val="0"/>
      <w:divBdr>
        <w:top w:val="none" w:sz="0" w:space="0" w:color="auto"/>
        <w:left w:val="none" w:sz="0" w:space="0" w:color="auto"/>
        <w:bottom w:val="none" w:sz="0" w:space="0" w:color="auto"/>
        <w:right w:val="none" w:sz="0" w:space="0" w:color="auto"/>
      </w:divBdr>
    </w:div>
    <w:div w:id="301890648">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2929684">
      <w:bodyDiv w:val="1"/>
      <w:marLeft w:val="0"/>
      <w:marRight w:val="0"/>
      <w:marTop w:val="0"/>
      <w:marBottom w:val="0"/>
      <w:divBdr>
        <w:top w:val="none" w:sz="0" w:space="0" w:color="auto"/>
        <w:left w:val="none" w:sz="0" w:space="0" w:color="auto"/>
        <w:bottom w:val="none" w:sz="0" w:space="0" w:color="auto"/>
        <w:right w:val="none" w:sz="0" w:space="0" w:color="auto"/>
      </w:divBdr>
    </w:div>
    <w:div w:id="304118821">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361250">
      <w:bodyDiv w:val="1"/>
      <w:marLeft w:val="0"/>
      <w:marRight w:val="0"/>
      <w:marTop w:val="0"/>
      <w:marBottom w:val="0"/>
      <w:divBdr>
        <w:top w:val="none" w:sz="0" w:space="0" w:color="auto"/>
        <w:left w:val="none" w:sz="0" w:space="0" w:color="auto"/>
        <w:bottom w:val="none" w:sz="0" w:space="0" w:color="auto"/>
        <w:right w:val="none" w:sz="0" w:space="0" w:color="auto"/>
      </w:divBdr>
    </w:div>
    <w:div w:id="30547293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6740802">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7981823">
      <w:bodyDiv w:val="1"/>
      <w:marLeft w:val="0"/>
      <w:marRight w:val="0"/>
      <w:marTop w:val="0"/>
      <w:marBottom w:val="0"/>
      <w:divBdr>
        <w:top w:val="none" w:sz="0" w:space="0" w:color="auto"/>
        <w:left w:val="none" w:sz="0" w:space="0" w:color="auto"/>
        <w:bottom w:val="none" w:sz="0" w:space="0" w:color="auto"/>
        <w:right w:val="none" w:sz="0" w:space="0" w:color="auto"/>
      </w:divBdr>
    </w:div>
    <w:div w:id="308023192">
      <w:bodyDiv w:val="1"/>
      <w:marLeft w:val="0"/>
      <w:marRight w:val="0"/>
      <w:marTop w:val="0"/>
      <w:marBottom w:val="0"/>
      <w:divBdr>
        <w:top w:val="none" w:sz="0" w:space="0" w:color="auto"/>
        <w:left w:val="none" w:sz="0" w:space="0" w:color="auto"/>
        <w:bottom w:val="none" w:sz="0" w:space="0" w:color="auto"/>
        <w:right w:val="none" w:sz="0" w:space="0" w:color="auto"/>
      </w:divBdr>
    </w:div>
    <w:div w:id="308827185">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749106">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4574073">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892457">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0935935">
      <w:bodyDiv w:val="1"/>
      <w:marLeft w:val="0"/>
      <w:marRight w:val="0"/>
      <w:marTop w:val="0"/>
      <w:marBottom w:val="0"/>
      <w:divBdr>
        <w:top w:val="none" w:sz="0" w:space="0" w:color="auto"/>
        <w:left w:val="none" w:sz="0" w:space="0" w:color="auto"/>
        <w:bottom w:val="none" w:sz="0" w:space="0" w:color="auto"/>
        <w:right w:val="none" w:sz="0" w:space="0" w:color="auto"/>
      </w:divBdr>
      <w:divsChild>
        <w:div w:id="1195313280">
          <w:marLeft w:val="0"/>
          <w:marRight w:val="0"/>
          <w:marTop w:val="0"/>
          <w:marBottom w:val="0"/>
          <w:divBdr>
            <w:top w:val="none" w:sz="0" w:space="0" w:color="auto"/>
            <w:left w:val="none" w:sz="0" w:space="0" w:color="auto"/>
            <w:bottom w:val="none" w:sz="0" w:space="0" w:color="auto"/>
            <w:right w:val="none" w:sz="0" w:space="0" w:color="auto"/>
          </w:divBdr>
          <w:divsChild>
            <w:div w:id="1696887955">
              <w:marLeft w:val="0"/>
              <w:marRight w:val="0"/>
              <w:marTop w:val="0"/>
              <w:marBottom w:val="0"/>
              <w:divBdr>
                <w:top w:val="none" w:sz="0" w:space="0" w:color="auto"/>
                <w:left w:val="none" w:sz="0" w:space="0" w:color="auto"/>
                <w:bottom w:val="none" w:sz="0" w:space="0" w:color="auto"/>
                <w:right w:val="none" w:sz="0" w:space="0" w:color="auto"/>
              </w:divBdr>
              <w:divsChild>
                <w:div w:id="1314141117">
                  <w:marLeft w:val="0"/>
                  <w:marRight w:val="0"/>
                  <w:marTop w:val="0"/>
                  <w:marBottom w:val="0"/>
                  <w:divBdr>
                    <w:top w:val="none" w:sz="0" w:space="0" w:color="auto"/>
                    <w:left w:val="none" w:sz="0" w:space="0" w:color="auto"/>
                    <w:bottom w:val="none" w:sz="0" w:space="0" w:color="auto"/>
                    <w:right w:val="none" w:sz="0" w:space="0" w:color="auto"/>
                  </w:divBdr>
                  <w:divsChild>
                    <w:div w:id="6130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6184">
          <w:marLeft w:val="0"/>
          <w:marRight w:val="0"/>
          <w:marTop w:val="0"/>
          <w:marBottom w:val="0"/>
          <w:divBdr>
            <w:top w:val="none" w:sz="0" w:space="0" w:color="auto"/>
            <w:left w:val="none" w:sz="0" w:space="0" w:color="auto"/>
            <w:bottom w:val="none" w:sz="0" w:space="0" w:color="auto"/>
            <w:right w:val="none" w:sz="0" w:space="0" w:color="auto"/>
          </w:divBdr>
          <w:divsChild>
            <w:div w:id="1738239368">
              <w:marLeft w:val="0"/>
              <w:marRight w:val="0"/>
              <w:marTop w:val="0"/>
              <w:marBottom w:val="0"/>
              <w:divBdr>
                <w:top w:val="none" w:sz="0" w:space="0" w:color="auto"/>
                <w:left w:val="none" w:sz="0" w:space="0" w:color="auto"/>
                <w:bottom w:val="none" w:sz="0" w:space="0" w:color="auto"/>
                <w:right w:val="none" w:sz="0" w:space="0" w:color="auto"/>
              </w:divBdr>
              <w:divsChild>
                <w:div w:id="1132291232">
                  <w:marLeft w:val="0"/>
                  <w:marRight w:val="0"/>
                  <w:marTop w:val="0"/>
                  <w:marBottom w:val="0"/>
                  <w:divBdr>
                    <w:top w:val="none" w:sz="0" w:space="0" w:color="auto"/>
                    <w:left w:val="none" w:sz="0" w:space="0" w:color="auto"/>
                    <w:bottom w:val="none" w:sz="0" w:space="0" w:color="auto"/>
                    <w:right w:val="none" w:sz="0" w:space="0" w:color="auto"/>
                  </w:divBdr>
                  <w:divsChild>
                    <w:div w:id="4329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1665161">
      <w:bodyDiv w:val="1"/>
      <w:marLeft w:val="0"/>
      <w:marRight w:val="0"/>
      <w:marTop w:val="0"/>
      <w:marBottom w:val="0"/>
      <w:divBdr>
        <w:top w:val="none" w:sz="0" w:space="0" w:color="auto"/>
        <w:left w:val="none" w:sz="0" w:space="0" w:color="auto"/>
        <w:bottom w:val="none" w:sz="0" w:space="0" w:color="auto"/>
        <w:right w:val="none" w:sz="0" w:space="0" w:color="auto"/>
      </w:divBdr>
    </w:div>
    <w:div w:id="321855414">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3625771">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060808">
      <w:bodyDiv w:val="1"/>
      <w:marLeft w:val="0"/>
      <w:marRight w:val="0"/>
      <w:marTop w:val="0"/>
      <w:marBottom w:val="0"/>
      <w:divBdr>
        <w:top w:val="none" w:sz="0" w:space="0" w:color="auto"/>
        <w:left w:val="none" w:sz="0" w:space="0" w:color="auto"/>
        <w:bottom w:val="none" w:sz="0" w:space="0" w:color="auto"/>
        <w:right w:val="none" w:sz="0" w:space="0" w:color="auto"/>
      </w:divBdr>
    </w:div>
    <w:div w:id="325322838">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5596863">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6711381">
      <w:bodyDiv w:val="1"/>
      <w:marLeft w:val="0"/>
      <w:marRight w:val="0"/>
      <w:marTop w:val="0"/>
      <w:marBottom w:val="0"/>
      <w:divBdr>
        <w:top w:val="none" w:sz="0" w:space="0" w:color="auto"/>
        <w:left w:val="none" w:sz="0" w:space="0" w:color="auto"/>
        <w:bottom w:val="none" w:sz="0" w:space="0" w:color="auto"/>
        <w:right w:val="none" w:sz="0" w:space="0" w:color="auto"/>
      </w:divBdr>
    </w:div>
    <w:div w:id="327368664">
      <w:bodyDiv w:val="1"/>
      <w:marLeft w:val="0"/>
      <w:marRight w:val="0"/>
      <w:marTop w:val="0"/>
      <w:marBottom w:val="0"/>
      <w:divBdr>
        <w:top w:val="none" w:sz="0" w:space="0" w:color="auto"/>
        <w:left w:val="none" w:sz="0" w:space="0" w:color="auto"/>
        <w:bottom w:val="none" w:sz="0" w:space="0" w:color="auto"/>
        <w:right w:val="none" w:sz="0" w:space="0" w:color="auto"/>
      </w:divBdr>
    </w:div>
    <w:div w:id="327901582">
      <w:bodyDiv w:val="1"/>
      <w:marLeft w:val="0"/>
      <w:marRight w:val="0"/>
      <w:marTop w:val="0"/>
      <w:marBottom w:val="0"/>
      <w:divBdr>
        <w:top w:val="none" w:sz="0" w:space="0" w:color="auto"/>
        <w:left w:val="none" w:sz="0" w:space="0" w:color="auto"/>
        <w:bottom w:val="none" w:sz="0" w:space="0" w:color="auto"/>
        <w:right w:val="none" w:sz="0" w:space="0" w:color="auto"/>
      </w:divBdr>
    </w:div>
    <w:div w:id="328289690">
      <w:bodyDiv w:val="1"/>
      <w:marLeft w:val="0"/>
      <w:marRight w:val="0"/>
      <w:marTop w:val="0"/>
      <w:marBottom w:val="0"/>
      <w:divBdr>
        <w:top w:val="none" w:sz="0" w:space="0" w:color="auto"/>
        <w:left w:val="none" w:sz="0" w:space="0" w:color="auto"/>
        <w:bottom w:val="none" w:sz="0" w:space="0" w:color="auto"/>
        <w:right w:val="none" w:sz="0" w:space="0" w:color="auto"/>
      </w:divBdr>
    </w:div>
    <w:div w:id="328365845">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1759997">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185875">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61496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7735406">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1113">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309910">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39697009">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59363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3366547">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750426">
      <w:bodyDiv w:val="1"/>
      <w:marLeft w:val="0"/>
      <w:marRight w:val="0"/>
      <w:marTop w:val="0"/>
      <w:marBottom w:val="0"/>
      <w:divBdr>
        <w:top w:val="none" w:sz="0" w:space="0" w:color="auto"/>
        <w:left w:val="none" w:sz="0" w:space="0" w:color="auto"/>
        <w:bottom w:val="none" w:sz="0" w:space="0" w:color="auto"/>
        <w:right w:val="none" w:sz="0" w:space="0" w:color="auto"/>
      </w:divBdr>
    </w:div>
    <w:div w:id="344795860">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179915">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365838">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19748">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19851">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4163360">
      <w:bodyDiv w:val="1"/>
      <w:marLeft w:val="0"/>
      <w:marRight w:val="0"/>
      <w:marTop w:val="0"/>
      <w:marBottom w:val="0"/>
      <w:divBdr>
        <w:top w:val="none" w:sz="0" w:space="0" w:color="auto"/>
        <w:left w:val="none" w:sz="0" w:space="0" w:color="auto"/>
        <w:bottom w:val="none" w:sz="0" w:space="0" w:color="auto"/>
        <w:right w:val="none" w:sz="0" w:space="0" w:color="auto"/>
      </w:divBdr>
    </w:div>
    <w:div w:id="354505682">
      <w:bodyDiv w:val="1"/>
      <w:marLeft w:val="0"/>
      <w:marRight w:val="0"/>
      <w:marTop w:val="0"/>
      <w:marBottom w:val="0"/>
      <w:divBdr>
        <w:top w:val="none" w:sz="0" w:space="0" w:color="auto"/>
        <w:left w:val="none" w:sz="0" w:space="0" w:color="auto"/>
        <w:bottom w:val="none" w:sz="0" w:space="0" w:color="auto"/>
        <w:right w:val="none" w:sz="0" w:space="0" w:color="auto"/>
      </w:divBdr>
    </w:div>
    <w:div w:id="354964093">
      <w:bodyDiv w:val="1"/>
      <w:marLeft w:val="0"/>
      <w:marRight w:val="0"/>
      <w:marTop w:val="0"/>
      <w:marBottom w:val="0"/>
      <w:divBdr>
        <w:top w:val="none" w:sz="0" w:space="0" w:color="auto"/>
        <w:left w:val="none" w:sz="0" w:space="0" w:color="auto"/>
        <w:bottom w:val="none" w:sz="0" w:space="0" w:color="auto"/>
        <w:right w:val="none" w:sz="0" w:space="0" w:color="auto"/>
      </w:divBdr>
    </w:div>
    <w:div w:id="355035686">
      <w:bodyDiv w:val="1"/>
      <w:marLeft w:val="0"/>
      <w:marRight w:val="0"/>
      <w:marTop w:val="0"/>
      <w:marBottom w:val="0"/>
      <w:divBdr>
        <w:top w:val="none" w:sz="0" w:space="0" w:color="auto"/>
        <w:left w:val="none" w:sz="0" w:space="0" w:color="auto"/>
        <w:bottom w:val="none" w:sz="0" w:space="0" w:color="auto"/>
        <w:right w:val="none" w:sz="0" w:space="0" w:color="auto"/>
      </w:divBdr>
    </w:div>
    <w:div w:id="355738866">
      <w:bodyDiv w:val="1"/>
      <w:marLeft w:val="0"/>
      <w:marRight w:val="0"/>
      <w:marTop w:val="0"/>
      <w:marBottom w:val="0"/>
      <w:divBdr>
        <w:top w:val="none" w:sz="0" w:space="0" w:color="auto"/>
        <w:left w:val="none" w:sz="0" w:space="0" w:color="auto"/>
        <w:bottom w:val="none" w:sz="0" w:space="0" w:color="auto"/>
        <w:right w:val="none" w:sz="0" w:space="0" w:color="auto"/>
      </w:divBdr>
    </w:div>
    <w:div w:id="356468679">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699876">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098991">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600142">
      <w:bodyDiv w:val="1"/>
      <w:marLeft w:val="0"/>
      <w:marRight w:val="0"/>
      <w:marTop w:val="0"/>
      <w:marBottom w:val="0"/>
      <w:divBdr>
        <w:top w:val="none" w:sz="0" w:space="0" w:color="auto"/>
        <w:left w:val="none" w:sz="0" w:space="0" w:color="auto"/>
        <w:bottom w:val="none" w:sz="0" w:space="0" w:color="auto"/>
        <w:right w:val="none" w:sz="0" w:space="0" w:color="auto"/>
      </w:divBdr>
    </w:div>
    <w:div w:id="363675642">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985555">
      <w:bodyDiv w:val="1"/>
      <w:marLeft w:val="0"/>
      <w:marRight w:val="0"/>
      <w:marTop w:val="0"/>
      <w:marBottom w:val="0"/>
      <w:divBdr>
        <w:top w:val="none" w:sz="0" w:space="0" w:color="auto"/>
        <w:left w:val="none" w:sz="0" w:space="0" w:color="auto"/>
        <w:bottom w:val="none" w:sz="0" w:space="0" w:color="auto"/>
        <w:right w:val="none" w:sz="0" w:space="0" w:color="auto"/>
      </w:divBdr>
    </w:div>
    <w:div w:id="365106124">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5834755">
      <w:bodyDiv w:val="1"/>
      <w:marLeft w:val="0"/>
      <w:marRight w:val="0"/>
      <w:marTop w:val="0"/>
      <w:marBottom w:val="0"/>
      <w:divBdr>
        <w:top w:val="none" w:sz="0" w:space="0" w:color="auto"/>
        <w:left w:val="none" w:sz="0" w:space="0" w:color="auto"/>
        <w:bottom w:val="none" w:sz="0" w:space="0" w:color="auto"/>
        <w:right w:val="none" w:sz="0" w:space="0" w:color="auto"/>
      </w:divBdr>
    </w:div>
    <w:div w:id="365836725">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143508">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2735022">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3430938">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5736732">
      <w:bodyDiv w:val="1"/>
      <w:marLeft w:val="0"/>
      <w:marRight w:val="0"/>
      <w:marTop w:val="0"/>
      <w:marBottom w:val="0"/>
      <w:divBdr>
        <w:top w:val="none" w:sz="0" w:space="0" w:color="auto"/>
        <w:left w:val="none" w:sz="0" w:space="0" w:color="auto"/>
        <w:bottom w:val="none" w:sz="0" w:space="0" w:color="auto"/>
        <w:right w:val="none" w:sz="0" w:space="0" w:color="auto"/>
      </w:divBdr>
    </w:div>
    <w:div w:id="376390603">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8550903">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2796441">
      <w:bodyDiv w:val="1"/>
      <w:marLeft w:val="0"/>
      <w:marRight w:val="0"/>
      <w:marTop w:val="0"/>
      <w:marBottom w:val="0"/>
      <w:divBdr>
        <w:top w:val="none" w:sz="0" w:space="0" w:color="auto"/>
        <w:left w:val="none" w:sz="0" w:space="0" w:color="auto"/>
        <w:bottom w:val="none" w:sz="0" w:space="0" w:color="auto"/>
        <w:right w:val="none" w:sz="0" w:space="0" w:color="auto"/>
      </w:divBdr>
    </w:div>
    <w:div w:id="383674600">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43443">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76551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081389">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2655754">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4592585">
      <w:bodyDiv w:val="1"/>
      <w:marLeft w:val="0"/>
      <w:marRight w:val="0"/>
      <w:marTop w:val="0"/>
      <w:marBottom w:val="0"/>
      <w:divBdr>
        <w:top w:val="none" w:sz="0" w:space="0" w:color="auto"/>
        <w:left w:val="none" w:sz="0" w:space="0" w:color="auto"/>
        <w:bottom w:val="none" w:sz="0" w:space="0" w:color="auto"/>
        <w:right w:val="none" w:sz="0" w:space="0" w:color="auto"/>
      </w:divBdr>
    </w:div>
    <w:div w:id="394671944">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578666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4332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399254962">
      <w:bodyDiv w:val="1"/>
      <w:marLeft w:val="0"/>
      <w:marRight w:val="0"/>
      <w:marTop w:val="0"/>
      <w:marBottom w:val="0"/>
      <w:divBdr>
        <w:top w:val="none" w:sz="0" w:space="0" w:color="auto"/>
        <w:left w:val="none" w:sz="0" w:space="0" w:color="auto"/>
        <w:bottom w:val="none" w:sz="0" w:space="0" w:color="auto"/>
        <w:right w:val="none" w:sz="0" w:space="0" w:color="auto"/>
      </w:divBdr>
    </w:div>
    <w:div w:id="399862888">
      <w:bodyDiv w:val="1"/>
      <w:marLeft w:val="0"/>
      <w:marRight w:val="0"/>
      <w:marTop w:val="0"/>
      <w:marBottom w:val="0"/>
      <w:divBdr>
        <w:top w:val="none" w:sz="0" w:space="0" w:color="auto"/>
        <w:left w:val="none" w:sz="0" w:space="0" w:color="auto"/>
        <w:bottom w:val="none" w:sz="0" w:space="0" w:color="auto"/>
        <w:right w:val="none" w:sz="0" w:space="0" w:color="auto"/>
      </w:divBdr>
    </w:div>
    <w:div w:id="399867646">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0913517">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1757008">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1464">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575167">
      <w:bodyDiv w:val="1"/>
      <w:marLeft w:val="0"/>
      <w:marRight w:val="0"/>
      <w:marTop w:val="0"/>
      <w:marBottom w:val="0"/>
      <w:divBdr>
        <w:top w:val="none" w:sz="0" w:space="0" w:color="auto"/>
        <w:left w:val="none" w:sz="0" w:space="0" w:color="auto"/>
        <w:bottom w:val="none" w:sz="0" w:space="0" w:color="auto"/>
        <w:right w:val="none" w:sz="0" w:space="0" w:color="auto"/>
      </w:divBdr>
    </w:div>
    <w:div w:id="403644571">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5959666">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6196034">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423153">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005742">
      <w:bodyDiv w:val="1"/>
      <w:marLeft w:val="0"/>
      <w:marRight w:val="0"/>
      <w:marTop w:val="0"/>
      <w:marBottom w:val="0"/>
      <w:divBdr>
        <w:top w:val="none" w:sz="0" w:space="0" w:color="auto"/>
        <w:left w:val="none" w:sz="0" w:space="0" w:color="auto"/>
        <w:bottom w:val="none" w:sz="0" w:space="0" w:color="auto"/>
        <w:right w:val="none" w:sz="0" w:space="0" w:color="auto"/>
      </w:divBdr>
    </w:div>
    <w:div w:id="410202693">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2288750">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3816780">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4785086">
      <w:bodyDiv w:val="1"/>
      <w:marLeft w:val="0"/>
      <w:marRight w:val="0"/>
      <w:marTop w:val="0"/>
      <w:marBottom w:val="0"/>
      <w:divBdr>
        <w:top w:val="none" w:sz="0" w:space="0" w:color="auto"/>
        <w:left w:val="none" w:sz="0" w:space="0" w:color="auto"/>
        <w:bottom w:val="none" w:sz="0" w:space="0" w:color="auto"/>
        <w:right w:val="none" w:sz="0" w:space="0" w:color="auto"/>
      </w:divBdr>
    </w:div>
    <w:div w:id="415520314">
      <w:bodyDiv w:val="1"/>
      <w:marLeft w:val="0"/>
      <w:marRight w:val="0"/>
      <w:marTop w:val="0"/>
      <w:marBottom w:val="0"/>
      <w:divBdr>
        <w:top w:val="none" w:sz="0" w:space="0" w:color="auto"/>
        <w:left w:val="none" w:sz="0" w:space="0" w:color="auto"/>
        <w:bottom w:val="none" w:sz="0" w:space="0" w:color="auto"/>
        <w:right w:val="none" w:sz="0" w:space="0" w:color="auto"/>
      </w:divBdr>
    </w:div>
    <w:div w:id="415520558">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2217">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061188">
      <w:bodyDiv w:val="1"/>
      <w:marLeft w:val="0"/>
      <w:marRight w:val="0"/>
      <w:marTop w:val="0"/>
      <w:marBottom w:val="0"/>
      <w:divBdr>
        <w:top w:val="none" w:sz="0" w:space="0" w:color="auto"/>
        <w:left w:val="none" w:sz="0" w:space="0" w:color="auto"/>
        <w:bottom w:val="none" w:sz="0" w:space="0" w:color="auto"/>
        <w:right w:val="none" w:sz="0" w:space="0" w:color="auto"/>
      </w:divBdr>
    </w:div>
    <w:div w:id="418522342">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107542">
      <w:bodyDiv w:val="1"/>
      <w:marLeft w:val="0"/>
      <w:marRight w:val="0"/>
      <w:marTop w:val="0"/>
      <w:marBottom w:val="0"/>
      <w:divBdr>
        <w:top w:val="none" w:sz="0" w:space="0" w:color="auto"/>
        <w:left w:val="none" w:sz="0" w:space="0" w:color="auto"/>
        <w:bottom w:val="none" w:sz="0" w:space="0" w:color="auto"/>
        <w:right w:val="none" w:sz="0" w:space="0" w:color="auto"/>
      </w:divBdr>
    </w:div>
    <w:div w:id="420297735">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490533">
      <w:bodyDiv w:val="1"/>
      <w:marLeft w:val="0"/>
      <w:marRight w:val="0"/>
      <w:marTop w:val="0"/>
      <w:marBottom w:val="0"/>
      <w:divBdr>
        <w:top w:val="none" w:sz="0" w:space="0" w:color="auto"/>
        <w:left w:val="none" w:sz="0" w:space="0" w:color="auto"/>
        <w:bottom w:val="none" w:sz="0" w:space="0" w:color="auto"/>
        <w:right w:val="none" w:sz="0" w:space="0" w:color="auto"/>
      </w:divBdr>
    </w:div>
    <w:div w:id="421492406">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2919253">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310220">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767117">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499560">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4962372">
      <w:bodyDiv w:val="1"/>
      <w:marLeft w:val="0"/>
      <w:marRight w:val="0"/>
      <w:marTop w:val="0"/>
      <w:marBottom w:val="0"/>
      <w:divBdr>
        <w:top w:val="none" w:sz="0" w:space="0" w:color="auto"/>
        <w:left w:val="none" w:sz="0" w:space="0" w:color="auto"/>
        <w:bottom w:val="none" w:sz="0" w:space="0" w:color="auto"/>
        <w:right w:val="none" w:sz="0" w:space="0" w:color="auto"/>
      </w:divBdr>
    </w:div>
    <w:div w:id="425002139">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163891">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06866">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127602">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367481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442752">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173942">
      <w:bodyDiv w:val="1"/>
      <w:marLeft w:val="0"/>
      <w:marRight w:val="0"/>
      <w:marTop w:val="0"/>
      <w:marBottom w:val="0"/>
      <w:divBdr>
        <w:top w:val="none" w:sz="0" w:space="0" w:color="auto"/>
        <w:left w:val="none" w:sz="0" w:space="0" w:color="auto"/>
        <w:bottom w:val="none" w:sz="0" w:space="0" w:color="auto"/>
        <w:right w:val="none" w:sz="0" w:space="0" w:color="auto"/>
      </w:divBdr>
    </w:div>
    <w:div w:id="435294835">
      <w:bodyDiv w:val="1"/>
      <w:marLeft w:val="0"/>
      <w:marRight w:val="0"/>
      <w:marTop w:val="0"/>
      <w:marBottom w:val="0"/>
      <w:divBdr>
        <w:top w:val="none" w:sz="0" w:space="0" w:color="auto"/>
        <w:left w:val="none" w:sz="0" w:space="0" w:color="auto"/>
        <w:bottom w:val="none" w:sz="0" w:space="0" w:color="auto"/>
        <w:right w:val="none" w:sz="0" w:space="0" w:color="auto"/>
      </w:divBdr>
    </w:div>
    <w:div w:id="435294944">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758032">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142821">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7677157">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572868">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311151">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4153836">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435808">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3766">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0859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093867">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05179">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2941802">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3990312">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4565511">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18564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600975">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721571">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183526">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19013">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345988">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047446">
      <w:bodyDiv w:val="1"/>
      <w:marLeft w:val="0"/>
      <w:marRight w:val="0"/>
      <w:marTop w:val="0"/>
      <w:marBottom w:val="0"/>
      <w:divBdr>
        <w:top w:val="none" w:sz="0" w:space="0" w:color="auto"/>
        <w:left w:val="none" w:sz="0" w:space="0" w:color="auto"/>
        <w:bottom w:val="none" w:sz="0" w:space="0" w:color="auto"/>
        <w:right w:val="none" w:sz="0" w:space="0" w:color="auto"/>
      </w:divBdr>
    </w:div>
    <w:div w:id="461308920">
      <w:bodyDiv w:val="1"/>
      <w:marLeft w:val="0"/>
      <w:marRight w:val="0"/>
      <w:marTop w:val="0"/>
      <w:marBottom w:val="0"/>
      <w:divBdr>
        <w:top w:val="none" w:sz="0" w:space="0" w:color="auto"/>
        <w:left w:val="none" w:sz="0" w:space="0" w:color="auto"/>
        <w:bottom w:val="none" w:sz="0" w:space="0" w:color="auto"/>
        <w:right w:val="none" w:sz="0" w:space="0" w:color="auto"/>
      </w:divBdr>
    </w:div>
    <w:div w:id="461386529">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1970811">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2625360">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58077">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4858500">
      <w:bodyDiv w:val="1"/>
      <w:marLeft w:val="0"/>
      <w:marRight w:val="0"/>
      <w:marTop w:val="0"/>
      <w:marBottom w:val="0"/>
      <w:divBdr>
        <w:top w:val="none" w:sz="0" w:space="0" w:color="auto"/>
        <w:left w:val="none" w:sz="0" w:space="0" w:color="auto"/>
        <w:bottom w:val="none" w:sz="0" w:space="0" w:color="auto"/>
        <w:right w:val="none" w:sz="0" w:space="0" w:color="auto"/>
      </w:divBdr>
    </w:div>
    <w:div w:id="464934043">
      <w:bodyDiv w:val="1"/>
      <w:marLeft w:val="0"/>
      <w:marRight w:val="0"/>
      <w:marTop w:val="0"/>
      <w:marBottom w:val="0"/>
      <w:divBdr>
        <w:top w:val="none" w:sz="0" w:space="0" w:color="auto"/>
        <w:left w:val="none" w:sz="0" w:space="0" w:color="auto"/>
        <w:bottom w:val="none" w:sz="0" w:space="0" w:color="auto"/>
        <w:right w:val="none" w:sz="0" w:space="0" w:color="auto"/>
      </w:divBdr>
    </w:div>
    <w:div w:id="465394765">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096312">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6822725">
      <w:bodyDiv w:val="1"/>
      <w:marLeft w:val="0"/>
      <w:marRight w:val="0"/>
      <w:marTop w:val="0"/>
      <w:marBottom w:val="0"/>
      <w:divBdr>
        <w:top w:val="none" w:sz="0" w:space="0" w:color="auto"/>
        <w:left w:val="none" w:sz="0" w:space="0" w:color="auto"/>
        <w:bottom w:val="none" w:sz="0" w:space="0" w:color="auto"/>
        <w:right w:val="none" w:sz="0" w:space="0" w:color="auto"/>
      </w:divBdr>
    </w:div>
    <w:div w:id="467094368">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7623624">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369064">
      <w:bodyDiv w:val="1"/>
      <w:marLeft w:val="0"/>
      <w:marRight w:val="0"/>
      <w:marTop w:val="0"/>
      <w:marBottom w:val="0"/>
      <w:divBdr>
        <w:top w:val="none" w:sz="0" w:space="0" w:color="auto"/>
        <w:left w:val="none" w:sz="0" w:space="0" w:color="auto"/>
        <w:bottom w:val="none" w:sz="0" w:space="0" w:color="auto"/>
        <w:right w:val="none" w:sz="0" w:space="0" w:color="auto"/>
      </w:divBdr>
    </w:div>
    <w:div w:id="469438375">
      <w:bodyDiv w:val="1"/>
      <w:marLeft w:val="0"/>
      <w:marRight w:val="0"/>
      <w:marTop w:val="0"/>
      <w:marBottom w:val="0"/>
      <w:divBdr>
        <w:top w:val="none" w:sz="0" w:space="0" w:color="auto"/>
        <w:left w:val="none" w:sz="0" w:space="0" w:color="auto"/>
        <w:bottom w:val="none" w:sz="0" w:space="0" w:color="auto"/>
        <w:right w:val="none" w:sz="0" w:space="0" w:color="auto"/>
      </w:divBdr>
    </w:div>
    <w:div w:id="469590921">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0025834">
      <w:bodyDiv w:val="1"/>
      <w:marLeft w:val="0"/>
      <w:marRight w:val="0"/>
      <w:marTop w:val="0"/>
      <w:marBottom w:val="0"/>
      <w:divBdr>
        <w:top w:val="none" w:sz="0" w:space="0" w:color="auto"/>
        <w:left w:val="none" w:sz="0" w:space="0" w:color="auto"/>
        <w:bottom w:val="none" w:sz="0" w:space="0" w:color="auto"/>
        <w:right w:val="none" w:sz="0" w:space="0" w:color="auto"/>
      </w:divBdr>
    </w:div>
    <w:div w:id="470247870">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254425">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4571486">
      <w:bodyDiv w:val="1"/>
      <w:marLeft w:val="0"/>
      <w:marRight w:val="0"/>
      <w:marTop w:val="0"/>
      <w:marBottom w:val="0"/>
      <w:divBdr>
        <w:top w:val="none" w:sz="0" w:space="0" w:color="auto"/>
        <w:left w:val="none" w:sz="0" w:space="0" w:color="auto"/>
        <w:bottom w:val="none" w:sz="0" w:space="0" w:color="auto"/>
        <w:right w:val="none" w:sz="0" w:space="0" w:color="auto"/>
      </w:divBdr>
    </w:div>
    <w:div w:id="474762136">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532445">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109091">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543018">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2743654">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3665511">
      <w:bodyDiv w:val="1"/>
      <w:marLeft w:val="0"/>
      <w:marRight w:val="0"/>
      <w:marTop w:val="0"/>
      <w:marBottom w:val="0"/>
      <w:divBdr>
        <w:top w:val="none" w:sz="0" w:space="0" w:color="auto"/>
        <w:left w:val="none" w:sz="0" w:space="0" w:color="auto"/>
        <w:bottom w:val="none" w:sz="0" w:space="0" w:color="auto"/>
        <w:right w:val="none" w:sz="0" w:space="0" w:color="auto"/>
      </w:divBdr>
    </w:div>
    <w:div w:id="483934911">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394431">
      <w:bodyDiv w:val="1"/>
      <w:marLeft w:val="0"/>
      <w:marRight w:val="0"/>
      <w:marTop w:val="0"/>
      <w:marBottom w:val="0"/>
      <w:divBdr>
        <w:top w:val="none" w:sz="0" w:space="0" w:color="auto"/>
        <w:left w:val="none" w:sz="0" w:space="0" w:color="auto"/>
        <w:bottom w:val="none" w:sz="0" w:space="0" w:color="auto"/>
        <w:right w:val="none" w:sz="0" w:space="0" w:color="auto"/>
      </w:divBdr>
    </w:div>
    <w:div w:id="484514637">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359370">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8790318">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89833427">
      <w:bodyDiv w:val="1"/>
      <w:marLeft w:val="0"/>
      <w:marRight w:val="0"/>
      <w:marTop w:val="0"/>
      <w:marBottom w:val="0"/>
      <w:divBdr>
        <w:top w:val="none" w:sz="0" w:space="0" w:color="auto"/>
        <w:left w:val="none" w:sz="0" w:space="0" w:color="auto"/>
        <w:bottom w:val="none" w:sz="0" w:space="0" w:color="auto"/>
        <w:right w:val="none" w:sz="0" w:space="0" w:color="auto"/>
      </w:divBdr>
    </w:div>
    <w:div w:id="49086976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794224">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227139">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077621">
      <w:bodyDiv w:val="1"/>
      <w:marLeft w:val="0"/>
      <w:marRight w:val="0"/>
      <w:marTop w:val="0"/>
      <w:marBottom w:val="0"/>
      <w:divBdr>
        <w:top w:val="none" w:sz="0" w:space="0" w:color="auto"/>
        <w:left w:val="none" w:sz="0" w:space="0" w:color="auto"/>
        <w:bottom w:val="none" w:sz="0" w:space="0" w:color="auto"/>
        <w:right w:val="none" w:sz="0" w:space="0" w:color="auto"/>
      </w:divBdr>
    </w:div>
    <w:div w:id="494153888">
      <w:bodyDiv w:val="1"/>
      <w:marLeft w:val="0"/>
      <w:marRight w:val="0"/>
      <w:marTop w:val="0"/>
      <w:marBottom w:val="0"/>
      <w:divBdr>
        <w:top w:val="none" w:sz="0" w:space="0" w:color="auto"/>
        <w:left w:val="none" w:sz="0" w:space="0" w:color="auto"/>
        <w:bottom w:val="none" w:sz="0" w:space="0" w:color="auto"/>
        <w:right w:val="none" w:sz="0" w:space="0" w:color="auto"/>
      </w:divBdr>
    </w:div>
    <w:div w:id="494491657">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7964958">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58171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085681">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282303">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2739253">
      <w:bodyDiv w:val="1"/>
      <w:marLeft w:val="0"/>
      <w:marRight w:val="0"/>
      <w:marTop w:val="0"/>
      <w:marBottom w:val="0"/>
      <w:divBdr>
        <w:top w:val="none" w:sz="0" w:space="0" w:color="auto"/>
        <w:left w:val="none" w:sz="0" w:space="0" w:color="auto"/>
        <w:bottom w:val="none" w:sz="0" w:space="0" w:color="auto"/>
        <w:right w:val="none" w:sz="0" w:space="0" w:color="auto"/>
      </w:divBdr>
    </w:div>
    <w:div w:id="503515158">
      <w:bodyDiv w:val="1"/>
      <w:marLeft w:val="0"/>
      <w:marRight w:val="0"/>
      <w:marTop w:val="0"/>
      <w:marBottom w:val="0"/>
      <w:divBdr>
        <w:top w:val="none" w:sz="0" w:space="0" w:color="auto"/>
        <w:left w:val="none" w:sz="0" w:space="0" w:color="auto"/>
        <w:bottom w:val="none" w:sz="0" w:space="0" w:color="auto"/>
        <w:right w:val="none" w:sz="0" w:space="0" w:color="auto"/>
      </w:divBdr>
    </w:div>
    <w:div w:id="504365372">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4907183">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6991113">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7911414">
      <w:bodyDiv w:val="1"/>
      <w:marLeft w:val="0"/>
      <w:marRight w:val="0"/>
      <w:marTop w:val="0"/>
      <w:marBottom w:val="0"/>
      <w:divBdr>
        <w:top w:val="none" w:sz="0" w:space="0" w:color="auto"/>
        <w:left w:val="none" w:sz="0" w:space="0" w:color="auto"/>
        <w:bottom w:val="none" w:sz="0" w:space="0" w:color="auto"/>
        <w:right w:val="none" w:sz="0" w:space="0" w:color="auto"/>
      </w:divBdr>
    </w:div>
    <w:div w:id="50941869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09762284">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1991169">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569528">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8932565">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129088">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0625989">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1823392">
      <w:bodyDiv w:val="1"/>
      <w:marLeft w:val="0"/>
      <w:marRight w:val="0"/>
      <w:marTop w:val="0"/>
      <w:marBottom w:val="0"/>
      <w:divBdr>
        <w:top w:val="none" w:sz="0" w:space="0" w:color="auto"/>
        <w:left w:val="none" w:sz="0" w:space="0" w:color="auto"/>
        <w:bottom w:val="none" w:sz="0" w:space="0" w:color="auto"/>
        <w:right w:val="none" w:sz="0" w:space="0" w:color="auto"/>
      </w:divBdr>
    </w:div>
    <w:div w:id="521938602">
      <w:bodyDiv w:val="1"/>
      <w:marLeft w:val="0"/>
      <w:marRight w:val="0"/>
      <w:marTop w:val="0"/>
      <w:marBottom w:val="0"/>
      <w:divBdr>
        <w:top w:val="none" w:sz="0" w:space="0" w:color="auto"/>
        <w:left w:val="none" w:sz="0" w:space="0" w:color="auto"/>
        <w:bottom w:val="none" w:sz="0" w:space="0" w:color="auto"/>
        <w:right w:val="none" w:sz="0" w:space="0" w:color="auto"/>
      </w:divBdr>
    </w:div>
    <w:div w:id="522013996">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3638396">
      <w:bodyDiv w:val="1"/>
      <w:marLeft w:val="0"/>
      <w:marRight w:val="0"/>
      <w:marTop w:val="0"/>
      <w:marBottom w:val="0"/>
      <w:divBdr>
        <w:top w:val="none" w:sz="0" w:space="0" w:color="auto"/>
        <w:left w:val="none" w:sz="0" w:space="0" w:color="auto"/>
        <w:bottom w:val="none" w:sz="0" w:space="0" w:color="auto"/>
        <w:right w:val="none" w:sz="0" w:space="0" w:color="auto"/>
      </w:divBdr>
    </w:div>
    <w:div w:id="525021891">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330117">
      <w:bodyDiv w:val="1"/>
      <w:marLeft w:val="0"/>
      <w:marRight w:val="0"/>
      <w:marTop w:val="0"/>
      <w:marBottom w:val="0"/>
      <w:divBdr>
        <w:top w:val="none" w:sz="0" w:space="0" w:color="auto"/>
        <w:left w:val="none" w:sz="0" w:space="0" w:color="auto"/>
        <w:bottom w:val="none" w:sz="0" w:space="0" w:color="auto"/>
        <w:right w:val="none" w:sz="0" w:space="0" w:color="auto"/>
      </w:divBdr>
    </w:div>
    <w:div w:id="527378386">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341620">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0800708">
      <w:bodyDiv w:val="1"/>
      <w:marLeft w:val="0"/>
      <w:marRight w:val="0"/>
      <w:marTop w:val="0"/>
      <w:marBottom w:val="0"/>
      <w:divBdr>
        <w:top w:val="none" w:sz="0" w:space="0" w:color="auto"/>
        <w:left w:val="none" w:sz="0" w:space="0" w:color="auto"/>
        <w:bottom w:val="none" w:sz="0" w:space="0" w:color="auto"/>
        <w:right w:val="none" w:sz="0" w:space="0" w:color="auto"/>
      </w:divBdr>
    </w:div>
    <w:div w:id="531235999">
      <w:bodyDiv w:val="1"/>
      <w:marLeft w:val="0"/>
      <w:marRight w:val="0"/>
      <w:marTop w:val="0"/>
      <w:marBottom w:val="0"/>
      <w:divBdr>
        <w:top w:val="none" w:sz="0" w:space="0" w:color="auto"/>
        <w:left w:val="none" w:sz="0" w:space="0" w:color="auto"/>
        <w:bottom w:val="none" w:sz="0" w:space="0" w:color="auto"/>
        <w:right w:val="none" w:sz="0" w:space="0" w:color="auto"/>
      </w:divBdr>
    </w:div>
    <w:div w:id="531236597">
      <w:bodyDiv w:val="1"/>
      <w:marLeft w:val="0"/>
      <w:marRight w:val="0"/>
      <w:marTop w:val="0"/>
      <w:marBottom w:val="0"/>
      <w:divBdr>
        <w:top w:val="none" w:sz="0" w:space="0" w:color="auto"/>
        <w:left w:val="none" w:sz="0" w:space="0" w:color="auto"/>
        <w:bottom w:val="none" w:sz="0" w:space="0" w:color="auto"/>
        <w:right w:val="none" w:sz="0" w:space="0" w:color="auto"/>
      </w:divBdr>
    </w:div>
    <w:div w:id="531385868">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504277">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4000031">
      <w:bodyDiv w:val="1"/>
      <w:marLeft w:val="0"/>
      <w:marRight w:val="0"/>
      <w:marTop w:val="0"/>
      <w:marBottom w:val="0"/>
      <w:divBdr>
        <w:top w:val="none" w:sz="0" w:space="0" w:color="auto"/>
        <w:left w:val="none" w:sz="0" w:space="0" w:color="auto"/>
        <w:bottom w:val="none" w:sz="0" w:space="0" w:color="auto"/>
        <w:right w:val="none" w:sz="0" w:space="0" w:color="auto"/>
      </w:divBdr>
    </w:div>
    <w:div w:id="534272000">
      <w:bodyDiv w:val="1"/>
      <w:marLeft w:val="0"/>
      <w:marRight w:val="0"/>
      <w:marTop w:val="0"/>
      <w:marBottom w:val="0"/>
      <w:divBdr>
        <w:top w:val="none" w:sz="0" w:space="0" w:color="auto"/>
        <w:left w:val="none" w:sz="0" w:space="0" w:color="auto"/>
        <w:bottom w:val="none" w:sz="0" w:space="0" w:color="auto"/>
        <w:right w:val="none" w:sz="0" w:space="0" w:color="auto"/>
      </w:divBdr>
    </w:div>
    <w:div w:id="534467841">
      <w:bodyDiv w:val="1"/>
      <w:marLeft w:val="0"/>
      <w:marRight w:val="0"/>
      <w:marTop w:val="0"/>
      <w:marBottom w:val="0"/>
      <w:divBdr>
        <w:top w:val="none" w:sz="0" w:space="0" w:color="auto"/>
        <w:left w:val="none" w:sz="0" w:space="0" w:color="auto"/>
        <w:bottom w:val="none" w:sz="0" w:space="0" w:color="auto"/>
        <w:right w:val="none" w:sz="0" w:space="0" w:color="auto"/>
      </w:divBdr>
    </w:div>
    <w:div w:id="534972552">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5967551">
      <w:bodyDiv w:val="1"/>
      <w:marLeft w:val="0"/>
      <w:marRight w:val="0"/>
      <w:marTop w:val="0"/>
      <w:marBottom w:val="0"/>
      <w:divBdr>
        <w:top w:val="none" w:sz="0" w:space="0" w:color="auto"/>
        <w:left w:val="none" w:sz="0" w:space="0" w:color="auto"/>
        <w:bottom w:val="none" w:sz="0" w:space="0" w:color="auto"/>
        <w:right w:val="none" w:sz="0" w:space="0" w:color="auto"/>
      </w:divBdr>
    </w:div>
    <w:div w:id="536162982">
      <w:bodyDiv w:val="1"/>
      <w:marLeft w:val="0"/>
      <w:marRight w:val="0"/>
      <w:marTop w:val="0"/>
      <w:marBottom w:val="0"/>
      <w:divBdr>
        <w:top w:val="none" w:sz="0" w:space="0" w:color="auto"/>
        <w:left w:val="none" w:sz="0" w:space="0" w:color="auto"/>
        <w:bottom w:val="none" w:sz="0" w:space="0" w:color="auto"/>
        <w:right w:val="none" w:sz="0" w:space="0" w:color="auto"/>
      </w:divBdr>
    </w:div>
    <w:div w:id="536237308">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434472">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7931315">
      <w:bodyDiv w:val="1"/>
      <w:marLeft w:val="0"/>
      <w:marRight w:val="0"/>
      <w:marTop w:val="0"/>
      <w:marBottom w:val="0"/>
      <w:divBdr>
        <w:top w:val="none" w:sz="0" w:space="0" w:color="auto"/>
        <w:left w:val="none" w:sz="0" w:space="0" w:color="auto"/>
        <w:bottom w:val="none" w:sz="0" w:space="0" w:color="auto"/>
        <w:right w:val="none" w:sz="0" w:space="0" w:color="auto"/>
      </w:divBdr>
    </w:div>
    <w:div w:id="537932510">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049267">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367905">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0436787">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1139665">
      <w:bodyDiv w:val="1"/>
      <w:marLeft w:val="0"/>
      <w:marRight w:val="0"/>
      <w:marTop w:val="0"/>
      <w:marBottom w:val="0"/>
      <w:divBdr>
        <w:top w:val="none" w:sz="0" w:space="0" w:color="auto"/>
        <w:left w:val="none" w:sz="0" w:space="0" w:color="auto"/>
        <w:bottom w:val="none" w:sz="0" w:space="0" w:color="auto"/>
        <w:right w:val="none" w:sz="0" w:space="0" w:color="auto"/>
      </w:divBdr>
    </w:div>
    <w:div w:id="541866857">
      <w:bodyDiv w:val="1"/>
      <w:marLeft w:val="0"/>
      <w:marRight w:val="0"/>
      <w:marTop w:val="0"/>
      <w:marBottom w:val="0"/>
      <w:divBdr>
        <w:top w:val="none" w:sz="0" w:space="0" w:color="auto"/>
        <w:left w:val="none" w:sz="0" w:space="0" w:color="auto"/>
        <w:bottom w:val="none" w:sz="0" w:space="0" w:color="auto"/>
        <w:right w:val="none" w:sz="0" w:space="0" w:color="auto"/>
      </w:divBdr>
    </w:div>
    <w:div w:id="542644324">
      <w:bodyDiv w:val="1"/>
      <w:marLeft w:val="0"/>
      <w:marRight w:val="0"/>
      <w:marTop w:val="0"/>
      <w:marBottom w:val="0"/>
      <w:divBdr>
        <w:top w:val="none" w:sz="0" w:space="0" w:color="auto"/>
        <w:left w:val="none" w:sz="0" w:space="0" w:color="auto"/>
        <w:bottom w:val="none" w:sz="0" w:space="0" w:color="auto"/>
        <w:right w:val="none" w:sz="0" w:space="0" w:color="auto"/>
      </w:divBdr>
    </w:div>
    <w:div w:id="543253999">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3905620">
      <w:bodyDiv w:val="1"/>
      <w:marLeft w:val="0"/>
      <w:marRight w:val="0"/>
      <w:marTop w:val="0"/>
      <w:marBottom w:val="0"/>
      <w:divBdr>
        <w:top w:val="none" w:sz="0" w:space="0" w:color="auto"/>
        <w:left w:val="none" w:sz="0" w:space="0" w:color="auto"/>
        <w:bottom w:val="none" w:sz="0" w:space="0" w:color="auto"/>
        <w:right w:val="none" w:sz="0" w:space="0" w:color="auto"/>
      </w:divBdr>
    </w:div>
    <w:div w:id="54410605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5991064">
      <w:bodyDiv w:val="1"/>
      <w:marLeft w:val="0"/>
      <w:marRight w:val="0"/>
      <w:marTop w:val="0"/>
      <w:marBottom w:val="0"/>
      <w:divBdr>
        <w:top w:val="none" w:sz="0" w:space="0" w:color="auto"/>
        <w:left w:val="none" w:sz="0" w:space="0" w:color="auto"/>
        <w:bottom w:val="none" w:sz="0" w:space="0" w:color="auto"/>
        <w:right w:val="none" w:sz="0" w:space="0" w:color="auto"/>
      </w:divBdr>
    </w:div>
    <w:div w:id="546337382">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6839698">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6825">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0725965">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60422">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1620377">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661750">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597245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59439120">
      <w:bodyDiv w:val="1"/>
      <w:marLeft w:val="0"/>
      <w:marRight w:val="0"/>
      <w:marTop w:val="0"/>
      <w:marBottom w:val="0"/>
      <w:divBdr>
        <w:top w:val="none" w:sz="0" w:space="0" w:color="auto"/>
        <w:left w:val="none" w:sz="0" w:space="0" w:color="auto"/>
        <w:bottom w:val="none" w:sz="0" w:space="0" w:color="auto"/>
        <w:right w:val="none" w:sz="0" w:space="0" w:color="auto"/>
      </w:divBdr>
    </w:div>
    <w:div w:id="559679095">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1214757">
      <w:bodyDiv w:val="1"/>
      <w:marLeft w:val="0"/>
      <w:marRight w:val="0"/>
      <w:marTop w:val="0"/>
      <w:marBottom w:val="0"/>
      <w:divBdr>
        <w:top w:val="none" w:sz="0" w:space="0" w:color="auto"/>
        <w:left w:val="none" w:sz="0" w:space="0" w:color="auto"/>
        <w:bottom w:val="none" w:sz="0" w:space="0" w:color="auto"/>
        <w:right w:val="none" w:sz="0" w:space="0" w:color="auto"/>
      </w:divBdr>
    </w:div>
    <w:div w:id="561598584">
      <w:bodyDiv w:val="1"/>
      <w:marLeft w:val="0"/>
      <w:marRight w:val="0"/>
      <w:marTop w:val="0"/>
      <w:marBottom w:val="0"/>
      <w:divBdr>
        <w:top w:val="none" w:sz="0" w:space="0" w:color="auto"/>
        <w:left w:val="none" w:sz="0" w:space="0" w:color="auto"/>
        <w:bottom w:val="none" w:sz="0" w:space="0" w:color="auto"/>
        <w:right w:val="none" w:sz="0" w:space="0" w:color="auto"/>
      </w:divBdr>
    </w:div>
    <w:div w:id="563610257">
      <w:bodyDiv w:val="1"/>
      <w:marLeft w:val="0"/>
      <w:marRight w:val="0"/>
      <w:marTop w:val="0"/>
      <w:marBottom w:val="0"/>
      <w:divBdr>
        <w:top w:val="none" w:sz="0" w:space="0" w:color="auto"/>
        <w:left w:val="none" w:sz="0" w:space="0" w:color="auto"/>
        <w:bottom w:val="none" w:sz="0" w:space="0" w:color="auto"/>
        <w:right w:val="none" w:sz="0" w:space="0" w:color="auto"/>
      </w:divBdr>
    </w:div>
    <w:div w:id="563612113">
      <w:bodyDiv w:val="1"/>
      <w:marLeft w:val="0"/>
      <w:marRight w:val="0"/>
      <w:marTop w:val="0"/>
      <w:marBottom w:val="0"/>
      <w:divBdr>
        <w:top w:val="none" w:sz="0" w:space="0" w:color="auto"/>
        <w:left w:val="none" w:sz="0" w:space="0" w:color="auto"/>
        <w:bottom w:val="none" w:sz="0" w:space="0" w:color="auto"/>
        <w:right w:val="none" w:sz="0" w:space="0" w:color="auto"/>
      </w:divBdr>
    </w:div>
    <w:div w:id="563756406">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4803177">
      <w:bodyDiv w:val="1"/>
      <w:marLeft w:val="0"/>
      <w:marRight w:val="0"/>
      <w:marTop w:val="0"/>
      <w:marBottom w:val="0"/>
      <w:divBdr>
        <w:top w:val="none" w:sz="0" w:space="0" w:color="auto"/>
        <w:left w:val="none" w:sz="0" w:space="0" w:color="auto"/>
        <w:bottom w:val="none" w:sz="0" w:space="0" w:color="auto"/>
        <w:right w:val="none" w:sz="0" w:space="0" w:color="auto"/>
      </w:divBdr>
    </w:div>
    <w:div w:id="565067907">
      <w:bodyDiv w:val="1"/>
      <w:marLeft w:val="0"/>
      <w:marRight w:val="0"/>
      <w:marTop w:val="0"/>
      <w:marBottom w:val="0"/>
      <w:divBdr>
        <w:top w:val="none" w:sz="0" w:space="0" w:color="auto"/>
        <w:left w:val="none" w:sz="0" w:space="0" w:color="auto"/>
        <w:bottom w:val="none" w:sz="0" w:space="0" w:color="auto"/>
        <w:right w:val="none" w:sz="0" w:space="0" w:color="auto"/>
      </w:divBdr>
    </w:div>
    <w:div w:id="565262643">
      <w:bodyDiv w:val="1"/>
      <w:marLeft w:val="0"/>
      <w:marRight w:val="0"/>
      <w:marTop w:val="0"/>
      <w:marBottom w:val="0"/>
      <w:divBdr>
        <w:top w:val="none" w:sz="0" w:space="0" w:color="auto"/>
        <w:left w:val="none" w:sz="0" w:space="0" w:color="auto"/>
        <w:bottom w:val="none" w:sz="0" w:space="0" w:color="auto"/>
        <w:right w:val="none" w:sz="0" w:space="0" w:color="auto"/>
      </w:divBdr>
    </w:div>
    <w:div w:id="565845049">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6959147">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34951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08747">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0847649">
      <w:bodyDiv w:val="1"/>
      <w:marLeft w:val="0"/>
      <w:marRight w:val="0"/>
      <w:marTop w:val="0"/>
      <w:marBottom w:val="0"/>
      <w:divBdr>
        <w:top w:val="none" w:sz="0" w:space="0" w:color="auto"/>
        <w:left w:val="none" w:sz="0" w:space="0" w:color="auto"/>
        <w:bottom w:val="none" w:sz="0" w:space="0" w:color="auto"/>
        <w:right w:val="none" w:sz="0" w:space="0" w:color="auto"/>
      </w:divBdr>
    </w:div>
    <w:div w:id="571088243">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0008">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5407915">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78445012">
      <w:bodyDiv w:val="1"/>
      <w:marLeft w:val="0"/>
      <w:marRight w:val="0"/>
      <w:marTop w:val="0"/>
      <w:marBottom w:val="0"/>
      <w:divBdr>
        <w:top w:val="none" w:sz="0" w:space="0" w:color="auto"/>
        <w:left w:val="none" w:sz="0" w:space="0" w:color="auto"/>
        <w:bottom w:val="none" w:sz="0" w:space="0" w:color="auto"/>
        <w:right w:val="none" w:sz="0" w:space="0" w:color="auto"/>
      </w:divBdr>
    </w:div>
    <w:div w:id="579293963">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373065">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72396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0330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24037">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0964585">
      <w:bodyDiv w:val="1"/>
      <w:marLeft w:val="0"/>
      <w:marRight w:val="0"/>
      <w:marTop w:val="0"/>
      <w:marBottom w:val="0"/>
      <w:divBdr>
        <w:top w:val="none" w:sz="0" w:space="0" w:color="auto"/>
        <w:left w:val="none" w:sz="0" w:space="0" w:color="auto"/>
        <w:bottom w:val="none" w:sz="0" w:space="0" w:color="auto"/>
        <w:right w:val="none" w:sz="0" w:space="0" w:color="auto"/>
      </w:divBdr>
    </w:div>
    <w:div w:id="591548117">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586931">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675163">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064598">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575474">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1887023">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267791">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3997653">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466479">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003033">
      <w:bodyDiv w:val="1"/>
      <w:marLeft w:val="0"/>
      <w:marRight w:val="0"/>
      <w:marTop w:val="0"/>
      <w:marBottom w:val="0"/>
      <w:divBdr>
        <w:top w:val="none" w:sz="0" w:space="0" w:color="auto"/>
        <w:left w:val="none" w:sz="0" w:space="0" w:color="auto"/>
        <w:bottom w:val="none" w:sz="0" w:space="0" w:color="auto"/>
        <w:right w:val="none" w:sz="0" w:space="0" w:color="auto"/>
      </w:divBdr>
    </w:div>
    <w:div w:id="608509187">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860395">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1941348">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058516">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2902444">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3293597">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5719620">
      <w:bodyDiv w:val="1"/>
      <w:marLeft w:val="0"/>
      <w:marRight w:val="0"/>
      <w:marTop w:val="0"/>
      <w:marBottom w:val="0"/>
      <w:divBdr>
        <w:top w:val="none" w:sz="0" w:space="0" w:color="auto"/>
        <w:left w:val="none" w:sz="0" w:space="0" w:color="auto"/>
        <w:bottom w:val="none" w:sz="0" w:space="0" w:color="auto"/>
        <w:right w:val="none" w:sz="0" w:space="0" w:color="auto"/>
      </w:divBdr>
    </w:div>
    <w:div w:id="616179132">
      <w:bodyDiv w:val="1"/>
      <w:marLeft w:val="0"/>
      <w:marRight w:val="0"/>
      <w:marTop w:val="0"/>
      <w:marBottom w:val="0"/>
      <w:divBdr>
        <w:top w:val="none" w:sz="0" w:space="0" w:color="auto"/>
        <w:left w:val="none" w:sz="0" w:space="0" w:color="auto"/>
        <w:bottom w:val="none" w:sz="0" w:space="0" w:color="auto"/>
        <w:right w:val="none" w:sz="0" w:space="0" w:color="auto"/>
      </w:divBdr>
    </w:div>
    <w:div w:id="616984673">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2886579">
      <w:bodyDiv w:val="1"/>
      <w:marLeft w:val="0"/>
      <w:marRight w:val="0"/>
      <w:marTop w:val="0"/>
      <w:marBottom w:val="0"/>
      <w:divBdr>
        <w:top w:val="none" w:sz="0" w:space="0" w:color="auto"/>
        <w:left w:val="none" w:sz="0" w:space="0" w:color="auto"/>
        <w:bottom w:val="none" w:sz="0" w:space="0" w:color="auto"/>
        <w:right w:val="none" w:sz="0" w:space="0" w:color="auto"/>
      </w:divBdr>
    </w:div>
    <w:div w:id="62358274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7515418">
      <w:bodyDiv w:val="1"/>
      <w:marLeft w:val="0"/>
      <w:marRight w:val="0"/>
      <w:marTop w:val="0"/>
      <w:marBottom w:val="0"/>
      <w:divBdr>
        <w:top w:val="none" w:sz="0" w:space="0" w:color="auto"/>
        <w:left w:val="none" w:sz="0" w:space="0" w:color="auto"/>
        <w:bottom w:val="none" w:sz="0" w:space="0" w:color="auto"/>
        <w:right w:val="none" w:sz="0" w:space="0" w:color="auto"/>
      </w:divBdr>
    </w:div>
    <w:div w:id="627858667">
      <w:bodyDiv w:val="1"/>
      <w:marLeft w:val="0"/>
      <w:marRight w:val="0"/>
      <w:marTop w:val="0"/>
      <w:marBottom w:val="0"/>
      <w:divBdr>
        <w:top w:val="none" w:sz="0" w:space="0" w:color="auto"/>
        <w:left w:val="none" w:sz="0" w:space="0" w:color="auto"/>
        <w:bottom w:val="none" w:sz="0" w:space="0" w:color="auto"/>
        <w:right w:val="none" w:sz="0" w:space="0" w:color="auto"/>
      </w:divBdr>
    </w:div>
    <w:div w:id="628164529">
      <w:bodyDiv w:val="1"/>
      <w:marLeft w:val="0"/>
      <w:marRight w:val="0"/>
      <w:marTop w:val="0"/>
      <w:marBottom w:val="0"/>
      <w:divBdr>
        <w:top w:val="none" w:sz="0" w:space="0" w:color="auto"/>
        <w:left w:val="none" w:sz="0" w:space="0" w:color="auto"/>
        <w:bottom w:val="none" w:sz="0" w:space="0" w:color="auto"/>
        <w:right w:val="none" w:sz="0" w:space="0" w:color="auto"/>
      </w:divBdr>
    </w:div>
    <w:div w:id="628173374">
      <w:bodyDiv w:val="1"/>
      <w:marLeft w:val="0"/>
      <w:marRight w:val="0"/>
      <w:marTop w:val="0"/>
      <w:marBottom w:val="0"/>
      <w:divBdr>
        <w:top w:val="none" w:sz="0" w:space="0" w:color="auto"/>
        <w:left w:val="none" w:sz="0" w:space="0" w:color="auto"/>
        <w:bottom w:val="none" w:sz="0" w:space="0" w:color="auto"/>
        <w:right w:val="none" w:sz="0" w:space="0" w:color="auto"/>
      </w:divBdr>
    </w:div>
    <w:div w:id="629019406">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0939683">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2717241">
      <w:bodyDiv w:val="1"/>
      <w:marLeft w:val="0"/>
      <w:marRight w:val="0"/>
      <w:marTop w:val="0"/>
      <w:marBottom w:val="0"/>
      <w:divBdr>
        <w:top w:val="none" w:sz="0" w:space="0" w:color="auto"/>
        <w:left w:val="none" w:sz="0" w:space="0" w:color="auto"/>
        <w:bottom w:val="none" w:sz="0" w:space="0" w:color="auto"/>
        <w:right w:val="none" w:sz="0" w:space="0" w:color="auto"/>
      </w:divBdr>
    </w:div>
    <w:div w:id="63290242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296213">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39575658">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703775">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3967482">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16826">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396051">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739661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176">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098058">
      <w:bodyDiv w:val="1"/>
      <w:marLeft w:val="0"/>
      <w:marRight w:val="0"/>
      <w:marTop w:val="0"/>
      <w:marBottom w:val="0"/>
      <w:divBdr>
        <w:top w:val="none" w:sz="0" w:space="0" w:color="auto"/>
        <w:left w:val="none" w:sz="0" w:space="0" w:color="auto"/>
        <w:bottom w:val="none" w:sz="0" w:space="0" w:color="auto"/>
        <w:right w:val="none" w:sz="0" w:space="0" w:color="auto"/>
      </w:divBdr>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0258013">
      <w:bodyDiv w:val="1"/>
      <w:marLeft w:val="0"/>
      <w:marRight w:val="0"/>
      <w:marTop w:val="0"/>
      <w:marBottom w:val="0"/>
      <w:divBdr>
        <w:top w:val="none" w:sz="0" w:space="0" w:color="auto"/>
        <w:left w:val="none" w:sz="0" w:space="0" w:color="auto"/>
        <w:bottom w:val="none" w:sz="0" w:space="0" w:color="auto"/>
        <w:right w:val="none" w:sz="0" w:space="0" w:color="auto"/>
      </w:divBdr>
    </w:div>
    <w:div w:id="650905330">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1713808">
      <w:bodyDiv w:val="1"/>
      <w:marLeft w:val="0"/>
      <w:marRight w:val="0"/>
      <w:marTop w:val="0"/>
      <w:marBottom w:val="0"/>
      <w:divBdr>
        <w:top w:val="none" w:sz="0" w:space="0" w:color="auto"/>
        <w:left w:val="none" w:sz="0" w:space="0" w:color="auto"/>
        <w:bottom w:val="none" w:sz="0" w:space="0" w:color="auto"/>
        <w:right w:val="none" w:sz="0" w:space="0" w:color="auto"/>
      </w:divBdr>
    </w:div>
    <w:div w:id="652296586">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378478">
      <w:bodyDiv w:val="1"/>
      <w:marLeft w:val="0"/>
      <w:marRight w:val="0"/>
      <w:marTop w:val="0"/>
      <w:marBottom w:val="0"/>
      <w:divBdr>
        <w:top w:val="none" w:sz="0" w:space="0" w:color="auto"/>
        <w:left w:val="none" w:sz="0" w:space="0" w:color="auto"/>
        <w:bottom w:val="none" w:sz="0" w:space="0" w:color="auto"/>
        <w:right w:val="none" w:sz="0" w:space="0" w:color="auto"/>
      </w:divBdr>
    </w:div>
    <w:div w:id="654721794">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109982">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5382973">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303263">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7537493">
      <w:bodyDiv w:val="1"/>
      <w:marLeft w:val="0"/>
      <w:marRight w:val="0"/>
      <w:marTop w:val="0"/>
      <w:marBottom w:val="0"/>
      <w:divBdr>
        <w:top w:val="none" w:sz="0" w:space="0" w:color="auto"/>
        <w:left w:val="none" w:sz="0" w:space="0" w:color="auto"/>
        <w:bottom w:val="none" w:sz="0" w:space="0" w:color="auto"/>
        <w:right w:val="none" w:sz="0" w:space="0" w:color="auto"/>
      </w:divBdr>
    </w:div>
    <w:div w:id="657538986">
      <w:bodyDiv w:val="1"/>
      <w:marLeft w:val="0"/>
      <w:marRight w:val="0"/>
      <w:marTop w:val="0"/>
      <w:marBottom w:val="0"/>
      <w:divBdr>
        <w:top w:val="none" w:sz="0" w:space="0" w:color="auto"/>
        <w:left w:val="none" w:sz="0" w:space="0" w:color="auto"/>
        <w:bottom w:val="none" w:sz="0" w:space="0" w:color="auto"/>
        <w:right w:val="none" w:sz="0" w:space="0" w:color="auto"/>
      </w:divBdr>
    </w:div>
    <w:div w:id="658925307">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464479">
      <w:bodyDiv w:val="1"/>
      <w:marLeft w:val="0"/>
      <w:marRight w:val="0"/>
      <w:marTop w:val="0"/>
      <w:marBottom w:val="0"/>
      <w:divBdr>
        <w:top w:val="none" w:sz="0" w:space="0" w:color="auto"/>
        <w:left w:val="none" w:sz="0" w:space="0" w:color="auto"/>
        <w:bottom w:val="none" w:sz="0" w:space="0" w:color="auto"/>
        <w:right w:val="none" w:sz="0" w:space="0" w:color="auto"/>
      </w:divBdr>
    </w:div>
    <w:div w:id="662777572">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093125">
      <w:bodyDiv w:val="1"/>
      <w:marLeft w:val="0"/>
      <w:marRight w:val="0"/>
      <w:marTop w:val="0"/>
      <w:marBottom w:val="0"/>
      <w:divBdr>
        <w:top w:val="none" w:sz="0" w:space="0" w:color="auto"/>
        <w:left w:val="none" w:sz="0" w:space="0" w:color="auto"/>
        <w:bottom w:val="none" w:sz="0" w:space="0" w:color="auto"/>
        <w:right w:val="none" w:sz="0" w:space="0" w:color="auto"/>
      </w:divBdr>
    </w:div>
    <w:div w:id="664436590">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591466">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557111">
      <w:bodyDiv w:val="1"/>
      <w:marLeft w:val="0"/>
      <w:marRight w:val="0"/>
      <w:marTop w:val="0"/>
      <w:marBottom w:val="0"/>
      <w:divBdr>
        <w:top w:val="none" w:sz="0" w:space="0" w:color="auto"/>
        <w:left w:val="none" w:sz="0" w:space="0" w:color="auto"/>
        <w:bottom w:val="none" w:sz="0" w:space="0" w:color="auto"/>
        <w:right w:val="none" w:sz="0" w:space="0" w:color="auto"/>
      </w:divBdr>
    </w:div>
    <w:div w:id="667757742">
      <w:bodyDiv w:val="1"/>
      <w:marLeft w:val="0"/>
      <w:marRight w:val="0"/>
      <w:marTop w:val="0"/>
      <w:marBottom w:val="0"/>
      <w:divBdr>
        <w:top w:val="none" w:sz="0" w:space="0" w:color="auto"/>
        <w:left w:val="none" w:sz="0" w:space="0" w:color="auto"/>
        <w:bottom w:val="none" w:sz="0" w:space="0" w:color="auto"/>
        <w:right w:val="none" w:sz="0" w:space="0" w:color="auto"/>
      </w:divBdr>
    </w:div>
    <w:div w:id="667832780">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848186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3731131">
      <w:bodyDiv w:val="1"/>
      <w:marLeft w:val="0"/>
      <w:marRight w:val="0"/>
      <w:marTop w:val="0"/>
      <w:marBottom w:val="0"/>
      <w:divBdr>
        <w:top w:val="none" w:sz="0" w:space="0" w:color="auto"/>
        <w:left w:val="none" w:sz="0" w:space="0" w:color="auto"/>
        <w:bottom w:val="none" w:sz="0" w:space="0" w:color="auto"/>
        <w:right w:val="none" w:sz="0" w:space="0" w:color="auto"/>
      </w:divBdr>
    </w:div>
    <w:div w:id="67399773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5959625">
      <w:bodyDiv w:val="1"/>
      <w:marLeft w:val="0"/>
      <w:marRight w:val="0"/>
      <w:marTop w:val="0"/>
      <w:marBottom w:val="0"/>
      <w:divBdr>
        <w:top w:val="none" w:sz="0" w:space="0" w:color="auto"/>
        <w:left w:val="none" w:sz="0" w:space="0" w:color="auto"/>
        <w:bottom w:val="none" w:sz="0" w:space="0" w:color="auto"/>
        <w:right w:val="none" w:sz="0" w:space="0" w:color="auto"/>
      </w:divBdr>
    </w:div>
    <w:div w:id="677194181">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16068">
      <w:bodyDiv w:val="1"/>
      <w:marLeft w:val="0"/>
      <w:marRight w:val="0"/>
      <w:marTop w:val="0"/>
      <w:marBottom w:val="0"/>
      <w:divBdr>
        <w:top w:val="none" w:sz="0" w:space="0" w:color="auto"/>
        <w:left w:val="none" w:sz="0" w:space="0" w:color="auto"/>
        <w:bottom w:val="none" w:sz="0" w:space="0" w:color="auto"/>
        <w:right w:val="none" w:sz="0" w:space="0" w:color="auto"/>
      </w:divBdr>
    </w:div>
    <w:div w:id="678385285">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8964559">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396154">
      <w:bodyDiv w:val="1"/>
      <w:marLeft w:val="0"/>
      <w:marRight w:val="0"/>
      <w:marTop w:val="0"/>
      <w:marBottom w:val="0"/>
      <w:divBdr>
        <w:top w:val="none" w:sz="0" w:space="0" w:color="auto"/>
        <w:left w:val="none" w:sz="0" w:space="0" w:color="auto"/>
        <w:bottom w:val="none" w:sz="0" w:space="0" w:color="auto"/>
        <w:right w:val="none" w:sz="0" w:space="0" w:color="auto"/>
      </w:divBdr>
    </w:div>
    <w:div w:id="681663046">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169916">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133638">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7296964">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1346446">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000347">
      <w:bodyDiv w:val="1"/>
      <w:marLeft w:val="0"/>
      <w:marRight w:val="0"/>
      <w:marTop w:val="0"/>
      <w:marBottom w:val="0"/>
      <w:divBdr>
        <w:top w:val="none" w:sz="0" w:space="0" w:color="auto"/>
        <w:left w:val="none" w:sz="0" w:space="0" w:color="auto"/>
        <w:bottom w:val="none" w:sz="0" w:space="0" w:color="auto"/>
        <w:right w:val="none" w:sz="0" w:space="0" w:color="auto"/>
      </w:divBdr>
    </w:div>
    <w:div w:id="693002299">
      <w:bodyDiv w:val="1"/>
      <w:marLeft w:val="0"/>
      <w:marRight w:val="0"/>
      <w:marTop w:val="0"/>
      <w:marBottom w:val="0"/>
      <w:divBdr>
        <w:top w:val="none" w:sz="0" w:space="0" w:color="auto"/>
        <w:left w:val="none" w:sz="0" w:space="0" w:color="auto"/>
        <w:bottom w:val="none" w:sz="0" w:space="0" w:color="auto"/>
        <w:right w:val="none" w:sz="0" w:space="0" w:color="auto"/>
      </w:divBdr>
    </w:div>
    <w:div w:id="693074675">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461813">
      <w:bodyDiv w:val="1"/>
      <w:marLeft w:val="0"/>
      <w:marRight w:val="0"/>
      <w:marTop w:val="0"/>
      <w:marBottom w:val="0"/>
      <w:divBdr>
        <w:top w:val="none" w:sz="0" w:space="0" w:color="auto"/>
        <w:left w:val="none" w:sz="0" w:space="0" w:color="auto"/>
        <w:bottom w:val="none" w:sz="0" w:space="0" w:color="auto"/>
        <w:right w:val="none" w:sz="0" w:space="0" w:color="auto"/>
      </w:divBdr>
    </w:div>
    <w:div w:id="693650854">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6202218">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7704625">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013796">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742406">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699861358">
      <w:bodyDiv w:val="1"/>
      <w:marLeft w:val="0"/>
      <w:marRight w:val="0"/>
      <w:marTop w:val="0"/>
      <w:marBottom w:val="0"/>
      <w:divBdr>
        <w:top w:val="none" w:sz="0" w:space="0" w:color="auto"/>
        <w:left w:val="none" w:sz="0" w:space="0" w:color="auto"/>
        <w:bottom w:val="none" w:sz="0" w:space="0" w:color="auto"/>
        <w:right w:val="none" w:sz="0" w:space="0" w:color="auto"/>
      </w:divBdr>
    </w:div>
    <w:div w:id="700473651">
      <w:bodyDiv w:val="1"/>
      <w:marLeft w:val="0"/>
      <w:marRight w:val="0"/>
      <w:marTop w:val="0"/>
      <w:marBottom w:val="0"/>
      <w:divBdr>
        <w:top w:val="none" w:sz="0" w:space="0" w:color="auto"/>
        <w:left w:val="none" w:sz="0" w:space="0" w:color="auto"/>
        <w:bottom w:val="none" w:sz="0" w:space="0" w:color="auto"/>
        <w:right w:val="none" w:sz="0" w:space="0" w:color="auto"/>
      </w:divBdr>
    </w:div>
    <w:div w:id="70066403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2825239">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4871252">
      <w:bodyDiv w:val="1"/>
      <w:marLeft w:val="0"/>
      <w:marRight w:val="0"/>
      <w:marTop w:val="0"/>
      <w:marBottom w:val="0"/>
      <w:divBdr>
        <w:top w:val="none" w:sz="0" w:space="0" w:color="auto"/>
        <w:left w:val="none" w:sz="0" w:space="0" w:color="auto"/>
        <w:bottom w:val="none" w:sz="0" w:space="0" w:color="auto"/>
        <w:right w:val="none" w:sz="0" w:space="0" w:color="auto"/>
      </w:divBdr>
    </w:div>
    <w:div w:id="705180089">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643467">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298967">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071035">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260758">
      <w:bodyDiv w:val="1"/>
      <w:marLeft w:val="0"/>
      <w:marRight w:val="0"/>
      <w:marTop w:val="0"/>
      <w:marBottom w:val="0"/>
      <w:divBdr>
        <w:top w:val="none" w:sz="0" w:space="0" w:color="auto"/>
        <w:left w:val="none" w:sz="0" w:space="0" w:color="auto"/>
        <w:bottom w:val="none" w:sz="0" w:space="0" w:color="auto"/>
        <w:right w:val="none" w:sz="0" w:space="0" w:color="auto"/>
      </w:divBdr>
    </w:div>
    <w:div w:id="7083378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8918875">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224540">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3289">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081461">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418929">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1929182">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4889623">
      <w:bodyDiv w:val="1"/>
      <w:marLeft w:val="0"/>
      <w:marRight w:val="0"/>
      <w:marTop w:val="0"/>
      <w:marBottom w:val="0"/>
      <w:divBdr>
        <w:top w:val="none" w:sz="0" w:space="0" w:color="auto"/>
        <w:left w:val="none" w:sz="0" w:space="0" w:color="auto"/>
        <w:bottom w:val="none" w:sz="0" w:space="0" w:color="auto"/>
        <w:right w:val="none" w:sz="0" w:space="0" w:color="auto"/>
      </w:divBdr>
    </w:div>
    <w:div w:id="715275391">
      <w:bodyDiv w:val="1"/>
      <w:marLeft w:val="0"/>
      <w:marRight w:val="0"/>
      <w:marTop w:val="0"/>
      <w:marBottom w:val="0"/>
      <w:divBdr>
        <w:top w:val="none" w:sz="0" w:space="0" w:color="auto"/>
        <w:left w:val="none" w:sz="0" w:space="0" w:color="auto"/>
        <w:bottom w:val="none" w:sz="0" w:space="0" w:color="auto"/>
        <w:right w:val="none" w:sz="0" w:space="0" w:color="auto"/>
      </w:divBdr>
    </w:div>
    <w:div w:id="715279008">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6853649">
      <w:bodyDiv w:val="1"/>
      <w:marLeft w:val="0"/>
      <w:marRight w:val="0"/>
      <w:marTop w:val="0"/>
      <w:marBottom w:val="0"/>
      <w:divBdr>
        <w:top w:val="none" w:sz="0" w:space="0" w:color="auto"/>
        <w:left w:val="none" w:sz="0" w:space="0" w:color="auto"/>
        <w:bottom w:val="none" w:sz="0" w:space="0" w:color="auto"/>
        <w:right w:val="none" w:sz="0" w:space="0" w:color="auto"/>
      </w:divBdr>
    </w:div>
    <w:div w:id="717359106">
      <w:bodyDiv w:val="1"/>
      <w:marLeft w:val="0"/>
      <w:marRight w:val="0"/>
      <w:marTop w:val="0"/>
      <w:marBottom w:val="0"/>
      <w:divBdr>
        <w:top w:val="none" w:sz="0" w:space="0" w:color="auto"/>
        <w:left w:val="none" w:sz="0" w:space="0" w:color="auto"/>
        <w:bottom w:val="none" w:sz="0" w:space="0" w:color="auto"/>
        <w:right w:val="none" w:sz="0" w:space="0" w:color="auto"/>
      </w:divBdr>
    </w:div>
    <w:div w:id="717440456">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8935766">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060209">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098041">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604550">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57156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234976">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22930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151231">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2855833">
      <w:bodyDiv w:val="1"/>
      <w:marLeft w:val="0"/>
      <w:marRight w:val="0"/>
      <w:marTop w:val="0"/>
      <w:marBottom w:val="0"/>
      <w:divBdr>
        <w:top w:val="none" w:sz="0" w:space="0" w:color="auto"/>
        <w:left w:val="none" w:sz="0" w:space="0" w:color="auto"/>
        <w:bottom w:val="none" w:sz="0" w:space="0" w:color="auto"/>
        <w:right w:val="none" w:sz="0" w:space="0" w:color="auto"/>
      </w:divBdr>
    </w:div>
    <w:div w:id="733239276">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58133">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594875">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206762">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522842">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794255">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1413558">
      <w:bodyDiv w:val="1"/>
      <w:marLeft w:val="0"/>
      <w:marRight w:val="0"/>
      <w:marTop w:val="0"/>
      <w:marBottom w:val="0"/>
      <w:divBdr>
        <w:top w:val="none" w:sz="0" w:space="0" w:color="auto"/>
        <w:left w:val="none" w:sz="0" w:space="0" w:color="auto"/>
        <w:bottom w:val="none" w:sz="0" w:space="0" w:color="auto"/>
        <w:right w:val="none" w:sz="0" w:space="0" w:color="auto"/>
      </w:divBdr>
    </w:div>
    <w:div w:id="742414002">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333600">
      <w:bodyDiv w:val="1"/>
      <w:marLeft w:val="0"/>
      <w:marRight w:val="0"/>
      <w:marTop w:val="0"/>
      <w:marBottom w:val="0"/>
      <w:divBdr>
        <w:top w:val="none" w:sz="0" w:space="0" w:color="auto"/>
        <w:left w:val="none" w:sz="0" w:space="0" w:color="auto"/>
        <w:bottom w:val="none" w:sz="0" w:space="0" w:color="auto"/>
        <w:right w:val="none" w:sz="0" w:space="0" w:color="auto"/>
      </w:divBdr>
    </w:div>
    <w:div w:id="743602319">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6726490">
      <w:bodyDiv w:val="1"/>
      <w:marLeft w:val="0"/>
      <w:marRight w:val="0"/>
      <w:marTop w:val="0"/>
      <w:marBottom w:val="0"/>
      <w:divBdr>
        <w:top w:val="none" w:sz="0" w:space="0" w:color="auto"/>
        <w:left w:val="none" w:sz="0" w:space="0" w:color="auto"/>
        <w:bottom w:val="none" w:sz="0" w:space="0" w:color="auto"/>
        <w:right w:val="none" w:sz="0" w:space="0" w:color="auto"/>
      </w:divBdr>
    </w:div>
    <w:div w:id="746727563">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8963163">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660600">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4786895">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5903694">
      <w:bodyDiv w:val="1"/>
      <w:marLeft w:val="0"/>
      <w:marRight w:val="0"/>
      <w:marTop w:val="0"/>
      <w:marBottom w:val="0"/>
      <w:divBdr>
        <w:top w:val="none" w:sz="0" w:space="0" w:color="auto"/>
        <w:left w:val="none" w:sz="0" w:space="0" w:color="auto"/>
        <w:bottom w:val="none" w:sz="0" w:space="0" w:color="auto"/>
        <w:right w:val="none" w:sz="0" w:space="0" w:color="auto"/>
      </w:divBdr>
    </w:div>
    <w:div w:id="756053689">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7556348">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58991399">
      <w:bodyDiv w:val="1"/>
      <w:marLeft w:val="0"/>
      <w:marRight w:val="0"/>
      <w:marTop w:val="0"/>
      <w:marBottom w:val="0"/>
      <w:divBdr>
        <w:top w:val="none" w:sz="0" w:space="0" w:color="auto"/>
        <w:left w:val="none" w:sz="0" w:space="0" w:color="auto"/>
        <w:bottom w:val="none" w:sz="0" w:space="0" w:color="auto"/>
        <w:right w:val="none" w:sz="0" w:space="0" w:color="auto"/>
      </w:divBdr>
    </w:div>
    <w:div w:id="759760262">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45110">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30995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032606">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4769570">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268444">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000701">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69542245">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2991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291461">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368129">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262872">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485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8570794">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691837">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79956248">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03925">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2849325">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855991">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6314258">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55548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835755">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5410793">
      <w:bodyDiv w:val="1"/>
      <w:marLeft w:val="0"/>
      <w:marRight w:val="0"/>
      <w:marTop w:val="0"/>
      <w:marBottom w:val="0"/>
      <w:divBdr>
        <w:top w:val="none" w:sz="0" w:space="0" w:color="auto"/>
        <w:left w:val="none" w:sz="0" w:space="0" w:color="auto"/>
        <w:bottom w:val="none" w:sz="0" w:space="0" w:color="auto"/>
        <w:right w:val="none" w:sz="0" w:space="0" w:color="auto"/>
      </w:divBdr>
    </w:div>
    <w:div w:id="795560008">
      <w:bodyDiv w:val="1"/>
      <w:marLeft w:val="0"/>
      <w:marRight w:val="0"/>
      <w:marTop w:val="0"/>
      <w:marBottom w:val="0"/>
      <w:divBdr>
        <w:top w:val="none" w:sz="0" w:space="0" w:color="auto"/>
        <w:left w:val="none" w:sz="0" w:space="0" w:color="auto"/>
        <w:bottom w:val="none" w:sz="0" w:space="0" w:color="auto"/>
        <w:right w:val="none" w:sz="0" w:space="0" w:color="auto"/>
      </w:divBdr>
    </w:div>
    <w:div w:id="795639369">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06448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26107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692474">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578054">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4">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04955">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8087573">
      <w:bodyDiv w:val="1"/>
      <w:marLeft w:val="0"/>
      <w:marRight w:val="0"/>
      <w:marTop w:val="0"/>
      <w:marBottom w:val="0"/>
      <w:divBdr>
        <w:top w:val="none" w:sz="0" w:space="0" w:color="auto"/>
        <w:left w:val="none" w:sz="0" w:space="0" w:color="auto"/>
        <w:bottom w:val="none" w:sz="0" w:space="0" w:color="auto"/>
        <w:right w:val="none" w:sz="0" w:space="0" w:color="auto"/>
      </w:divBdr>
    </w:div>
    <w:div w:id="809173338">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09712858">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1673794">
      <w:bodyDiv w:val="1"/>
      <w:marLeft w:val="0"/>
      <w:marRight w:val="0"/>
      <w:marTop w:val="0"/>
      <w:marBottom w:val="0"/>
      <w:divBdr>
        <w:top w:val="none" w:sz="0" w:space="0" w:color="auto"/>
        <w:left w:val="none" w:sz="0" w:space="0" w:color="auto"/>
        <w:bottom w:val="none" w:sz="0" w:space="0" w:color="auto"/>
        <w:right w:val="none" w:sz="0" w:space="0" w:color="auto"/>
      </w:divBdr>
    </w:div>
    <w:div w:id="812673579">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136873">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448215">
      <w:bodyDiv w:val="1"/>
      <w:marLeft w:val="0"/>
      <w:marRight w:val="0"/>
      <w:marTop w:val="0"/>
      <w:marBottom w:val="0"/>
      <w:divBdr>
        <w:top w:val="none" w:sz="0" w:space="0" w:color="auto"/>
        <w:left w:val="none" w:sz="0" w:space="0" w:color="auto"/>
        <w:bottom w:val="none" w:sz="0" w:space="0" w:color="auto"/>
        <w:right w:val="none" w:sz="0" w:space="0" w:color="auto"/>
      </w:divBdr>
    </w:div>
    <w:div w:id="814680607">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56399">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28997">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8882338">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077138">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0274173">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033">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472085">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051299">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508593">
      <w:bodyDiv w:val="1"/>
      <w:marLeft w:val="0"/>
      <w:marRight w:val="0"/>
      <w:marTop w:val="0"/>
      <w:marBottom w:val="0"/>
      <w:divBdr>
        <w:top w:val="none" w:sz="0" w:space="0" w:color="auto"/>
        <w:left w:val="none" w:sz="0" w:space="0" w:color="auto"/>
        <w:bottom w:val="none" w:sz="0" w:space="0" w:color="auto"/>
        <w:right w:val="none" w:sz="0" w:space="0" w:color="auto"/>
      </w:divBdr>
    </w:div>
    <w:div w:id="825634223">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092089">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7551936">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16077">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682411">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525327">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148901">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111864">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7230238">
      <w:bodyDiv w:val="1"/>
      <w:marLeft w:val="0"/>
      <w:marRight w:val="0"/>
      <w:marTop w:val="0"/>
      <w:marBottom w:val="0"/>
      <w:divBdr>
        <w:top w:val="none" w:sz="0" w:space="0" w:color="auto"/>
        <w:left w:val="none" w:sz="0" w:space="0" w:color="auto"/>
        <w:bottom w:val="none" w:sz="0" w:space="0" w:color="auto"/>
        <w:right w:val="none" w:sz="0" w:space="0" w:color="auto"/>
      </w:divBdr>
    </w:div>
    <w:div w:id="837306225">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691164">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160714">
      <w:bodyDiv w:val="1"/>
      <w:marLeft w:val="0"/>
      <w:marRight w:val="0"/>
      <w:marTop w:val="0"/>
      <w:marBottom w:val="0"/>
      <w:divBdr>
        <w:top w:val="none" w:sz="0" w:space="0" w:color="auto"/>
        <w:left w:val="none" w:sz="0" w:space="0" w:color="auto"/>
        <w:bottom w:val="none" w:sz="0" w:space="0" w:color="auto"/>
        <w:right w:val="none" w:sz="0" w:space="0" w:color="auto"/>
      </w:divBdr>
    </w:div>
    <w:div w:id="841240593">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478924">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659751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410443">
      <w:bodyDiv w:val="1"/>
      <w:marLeft w:val="0"/>
      <w:marRight w:val="0"/>
      <w:marTop w:val="0"/>
      <w:marBottom w:val="0"/>
      <w:divBdr>
        <w:top w:val="none" w:sz="0" w:space="0" w:color="auto"/>
        <w:left w:val="none" w:sz="0" w:space="0" w:color="auto"/>
        <w:bottom w:val="none" w:sz="0" w:space="0" w:color="auto"/>
        <w:right w:val="none" w:sz="0" w:space="0" w:color="auto"/>
      </w:divBdr>
    </w:div>
    <w:div w:id="847599984">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107823">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102881">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566430">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529375">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37609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225329">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852912">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6382815">
      <w:bodyDiv w:val="1"/>
      <w:marLeft w:val="0"/>
      <w:marRight w:val="0"/>
      <w:marTop w:val="0"/>
      <w:marBottom w:val="0"/>
      <w:divBdr>
        <w:top w:val="none" w:sz="0" w:space="0" w:color="auto"/>
        <w:left w:val="none" w:sz="0" w:space="0" w:color="auto"/>
        <w:bottom w:val="none" w:sz="0" w:space="0" w:color="auto"/>
        <w:right w:val="none" w:sz="0" w:space="0" w:color="auto"/>
      </w:divBdr>
    </w:div>
    <w:div w:id="856848917">
      <w:bodyDiv w:val="1"/>
      <w:marLeft w:val="0"/>
      <w:marRight w:val="0"/>
      <w:marTop w:val="0"/>
      <w:marBottom w:val="0"/>
      <w:divBdr>
        <w:top w:val="none" w:sz="0" w:space="0" w:color="auto"/>
        <w:left w:val="none" w:sz="0" w:space="0" w:color="auto"/>
        <w:bottom w:val="none" w:sz="0" w:space="0" w:color="auto"/>
        <w:right w:val="none" w:sz="0" w:space="0" w:color="auto"/>
      </w:divBdr>
    </w:div>
    <w:div w:id="857085501">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7888869">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315737">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35677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481814">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8007">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8956358">
      <w:bodyDiv w:val="1"/>
      <w:marLeft w:val="0"/>
      <w:marRight w:val="0"/>
      <w:marTop w:val="0"/>
      <w:marBottom w:val="0"/>
      <w:divBdr>
        <w:top w:val="none" w:sz="0" w:space="0" w:color="auto"/>
        <w:left w:val="none" w:sz="0" w:space="0" w:color="auto"/>
        <w:bottom w:val="none" w:sz="0" w:space="0" w:color="auto"/>
        <w:right w:val="none" w:sz="0" w:space="0" w:color="auto"/>
      </w:divBdr>
    </w:div>
    <w:div w:id="869220780">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0341756">
      <w:bodyDiv w:val="1"/>
      <w:marLeft w:val="0"/>
      <w:marRight w:val="0"/>
      <w:marTop w:val="0"/>
      <w:marBottom w:val="0"/>
      <w:divBdr>
        <w:top w:val="none" w:sz="0" w:space="0" w:color="auto"/>
        <w:left w:val="none" w:sz="0" w:space="0" w:color="auto"/>
        <w:bottom w:val="none" w:sz="0" w:space="0" w:color="auto"/>
        <w:right w:val="none" w:sz="0" w:space="0" w:color="auto"/>
      </w:divBdr>
    </w:div>
    <w:div w:id="870386319">
      <w:bodyDiv w:val="1"/>
      <w:marLeft w:val="0"/>
      <w:marRight w:val="0"/>
      <w:marTop w:val="0"/>
      <w:marBottom w:val="0"/>
      <w:divBdr>
        <w:top w:val="none" w:sz="0" w:space="0" w:color="auto"/>
        <w:left w:val="none" w:sz="0" w:space="0" w:color="auto"/>
        <w:bottom w:val="none" w:sz="0" w:space="0" w:color="auto"/>
        <w:right w:val="none" w:sz="0" w:space="0" w:color="auto"/>
      </w:divBdr>
    </w:div>
    <w:div w:id="871384709">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6770991">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7358505">
      <w:bodyDiv w:val="1"/>
      <w:marLeft w:val="0"/>
      <w:marRight w:val="0"/>
      <w:marTop w:val="0"/>
      <w:marBottom w:val="0"/>
      <w:divBdr>
        <w:top w:val="none" w:sz="0" w:space="0" w:color="auto"/>
        <w:left w:val="none" w:sz="0" w:space="0" w:color="auto"/>
        <w:bottom w:val="none" w:sz="0" w:space="0" w:color="auto"/>
        <w:right w:val="none" w:sz="0" w:space="0" w:color="auto"/>
      </w:divBdr>
    </w:div>
    <w:div w:id="87759332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0944199">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1942563">
      <w:bodyDiv w:val="1"/>
      <w:marLeft w:val="0"/>
      <w:marRight w:val="0"/>
      <w:marTop w:val="0"/>
      <w:marBottom w:val="0"/>
      <w:divBdr>
        <w:top w:val="none" w:sz="0" w:space="0" w:color="auto"/>
        <w:left w:val="none" w:sz="0" w:space="0" w:color="auto"/>
        <w:bottom w:val="none" w:sz="0" w:space="0" w:color="auto"/>
        <w:right w:val="none" w:sz="0" w:space="0" w:color="auto"/>
      </w:divBdr>
    </w:div>
    <w:div w:id="882252949">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2640436">
      <w:bodyDiv w:val="1"/>
      <w:marLeft w:val="0"/>
      <w:marRight w:val="0"/>
      <w:marTop w:val="0"/>
      <w:marBottom w:val="0"/>
      <w:divBdr>
        <w:top w:val="none" w:sz="0" w:space="0" w:color="auto"/>
        <w:left w:val="none" w:sz="0" w:space="0" w:color="auto"/>
        <w:bottom w:val="none" w:sz="0" w:space="0" w:color="auto"/>
        <w:right w:val="none" w:sz="0" w:space="0" w:color="auto"/>
      </w:divBdr>
    </w:div>
    <w:div w:id="882910864">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572220">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151650">
      <w:bodyDiv w:val="1"/>
      <w:marLeft w:val="0"/>
      <w:marRight w:val="0"/>
      <w:marTop w:val="0"/>
      <w:marBottom w:val="0"/>
      <w:divBdr>
        <w:top w:val="none" w:sz="0" w:space="0" w:color="auto"/>
        <w:left w:val="none" w:sz="0" w:space="0" w:color="auto"/>
        <w:bottom w:val="none" w:sz="0" w:space="0" w:color="auto"/>
        <w:right w:val="none" w:sz="0" w:space="0" w:color="auto"/>
      </w:divBdr>
    </w:div>
    <w:div w:id="888342469">
      <w:bodyDiv w:val="1"/>
      <w:marLeft w:val="0"/>
      <w:marRight w:val="0"/>
      <w:marTop w:val="0"/>
      <w:marBottom w:val="0"/>
      <w:divBdr>
        <w:top w:val="none" w:sz="0" w:space="0" w:color="auto"/>
        <w:left w:val="none" w:sz="0" w:space="0" w:color="auto"/>
        <w:bottom w:val="none" w:sz="0" w:space="0" w:color="auto"/>
        <w:right w:val="none" w:sz="0" w:space="0" w:color="auto"/>
      </w:divBdr>
    </w:div>
    <w:div w:id="888493726">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89848696">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888262">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2278541">
      <w:bodyDiv w:val="1"/>
      <w:marLeft w:val="0"/>
      <w:marRight w:val="0"/>
      <w:marTop w:val="0"/>
      <w:marBottom w:val="0"/>
      <w:divBdr>
        <w:top w:val="none" w:sz="0" w:space="0" w:color="auto"/>
        <w:left w:val="none" w:sz="0" w:space="0" w:color="auto"/>
        <w:bottom w:val="none" w:sz="0" w:space="0" w:color="auto"/>
        <w:right w:val="none" w:sz="0" w:space="0" w:color="auto"/>
      </w:divBdr>
    </w:div>
    <w:div w:id="892617867">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272089">
      <w:bodyDiv w:val="1"/>
      <w:marLeft w:val="0"/>
      <w:marRight w:val="0"/>
      <w:marTop w:val="0"/>
      <w:marBottom w:val="0"/>
      <w:divBdr>
        <w:top w:val="none" w:sz="0" w:space="0" w:color="auto"/>
        <w:left w:val="none" w:sz="0" w:space="0" w:color="auto"/>
        <w:bottom w:val="none" w:sz="0" w:space="0" w:color="auto"/>
        <w:right w:val="none" w:sz="0" w:space="0" w:color="auto"/>
      </w:divBdr>
    </w:div>
    <w:div w:id="893735184">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812163">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5816940">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11976">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363001">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144321">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5530477">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6651901">
      <w:bodyDiv w:val="1"/>
      <w:marLeft w:val="0"/>
      <w:marRight w:val="0"/>
      <w:marTop w:val="0"/>
      <w:marBottom w:val="0"/>
      <w:divBdr>
        <w:top w:val="none" w:sz="0" w:space="0" w:color="auto"/>
        <w:left w:val="none" w:sz="0" w:space="0" w:color="auto"/>
        <w:bottom w:val="none" w:sz="0" w:space="0" w:color="auto"/>
        <w:right w:val="none" w:sz="0" w:space="0" w:color="auto"/>
      </w:divBdr>
    </w:div>
    <w:div w:id="9066529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072789">
      <w:bodyDiv w:val="1"/>
      <w:marLeft w:val="0"/>
      <w:marRight w:val="0"/>
      <w:marTop w:val="0"/>
      <w:marBottom w:val="0"/>
      <w:divBdr>
        <w:top w:val="none" w:sz="0" w:space="0" w:color="auto"/>
        <w:left w:val="none" w:sz="0" w:space="0" w:color="auto"/>
        <w:bottom w:val="none" w:sz="0" w:space="0" w:color="auto"/>
        <w:right w:val="none" w:sz="0" w:space="0" w:color="auto"/>
      </w:divBdr>
    </w:div>
    <w:div w:id="908539535">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088384">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2736817">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437252">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4902662">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360372">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6325783">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13060">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7983833">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488759">
      <w:bodyDiv w:val="1"/>
      <w:marLeft w:val="0"/>
      <w:marRight w:val="0"/>
      <w:marTop w:val="0"/>
      <w:marBottom w:val="0"/>
      <w:divBdr>
        <w:top w:val="none" w:sz="0" w:space="0" w:color="auto"/>
        <w:left w:val="none" w:sz="0" w:space="0" w:color="auto"/>
        <w:bottom w:val="none" w:sz="0" w:space="0" w:color="auto"/>
        <w:right w:val="none" w:sz="0" w:space="0" w:color="auto"/>
      </w:divBdr>
    </w:div>
    <w:div w:id="919564973">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06071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371371">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644027">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5384052">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33275">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7735887">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28583447">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3948">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1743506">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022310">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330115">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3166">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5769">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39988191">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06529">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037675">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270371">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037325">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8700139">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49436676">
      <w:bodyDiv w:val="1"/>
      <w:marLeft w:val="0"/>
      <w:marRight w:val="0"/>
      <w:marTop w:val="0"/>
      <w:marBottom w:val="0"/>
      <w:divBdr>
        <w:top w:val="none" w:sz="0" w:space="0" w:color="auto"/>
        <w:left w:val="none" w:sz="0" w:space="0" w:color="auto"/>
        <w:bottom w:val="none" w:sz="0" w:space="0" w:color="auto"/>
        <w:right w:val="none" w:sz="0" w:space="0" w:color="auto"/>
      </w:divBdr>
    </w:div>
    <w:div w:id="950631809">
      <w:bodyDiv w:val="1"/>
      <w:marLeft w:val="0"/>
      <w:marRight w:val="0"/>
      <w:marTop w:val="0"/>
      <w:marBottom w:val="0"/>
      <w:divBdr>
        <w:top w:val="none" w:sz="0" w:space="0" w:color="auto"/>
        <w:left w:val="none" w:sz="0" w:space="0" w:color="auto"/>
        <w:bottom w:val="none" w:sz="0" w:space="0" w:color="auto"/>
        <w:right w:val="none" w:sz="0" w:space="0" w:color="auto"/>
      </w:divBdr>
    </w:div>
    <w:div w:id="950668857">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2833563">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050553">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4949378">
      <w:bodyDiv w:val="1"/>
      <w:marLeft w:val="0"/>
      <w:marRight w:val="0"/>
      <w:marTop w:val="0"/>
      <w:marBottom w:val="0"/>
      <w:divBdr>
        <w:top w:val="none" w:sz="0" w:space="0" w:color="auto"/>
        <w:left w:val="none" w:sz="0" w:space="0" w:color="auto"/>
        <w:bottom w:val="none" w:sz="0" w:space="0" w:color="auto"/>
        <w:right w:val="none" w:sz="0" w:space="0" w:color="auto"/>
      </w:divBdr>
    </w:div>
    <w:div w:id="955255468">
      <w:bodyDiv w:val="1"/>
      <w:marLeft w:val="0"/>
      <w:marRight w:val="0"/>
      <w:marTop w:val="0"/>
      <w:marBottom w:val="0"/>
      <w:divBdr>
        <w:top w:val="none" w:sz="0" w:space="0" w:color="auto"/>
        <w:left w:val="none" w:sz="0" w:space="0" w:color="auto"/>
        <w:bottom w:val="none" w:sz="0" w:space="0" w:color="auto"/>
        <w:right w:val="none" w:sz="0" w:space="0" w:color="auto"/>
      </w:divBdr>
    </w:div>
    <w:div w:id="95528464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416105">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8415394">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453677">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043974">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4703640">
      <w:bodyDiv w:val="1"/>
      <w:marLeft w:val="0"/>
      <w:marRight w:val="0"/>
      <w:marTop w:val="0"/>
      <w:marBottom w:val="0"/>
      <w:divBdr>
        <w:top w:val="none" w:sz="0" w:space="0" w:color="auto"/>
        <w:left w:val="none" w:sz="0" w:space="0" w:color="auto"/>
        <w:bottom w:val="none" w:sz="0" w:space="0" w:color="auto"/>
        <w:right w:val="none" w:sz="0" w:space="0" w:color="auto"/>
      </w:divBdr>
    </w:div>
    <w:div w:id="965237405">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5621910">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6932411">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870685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362171">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0016675">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206023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3488159">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407711">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111834">
      <w:bodyDiv w:val="1"/>
      <w:marLeft w:val="0"/>
      <w:marRight w:val="0"/>
      <w:marTop w:val="0"/>
      <w:marBottom w:val="0"/>
      <w:divBdr>
        <w:top w:val="none" w:sz="0" w:space="0" w:color="auto"/>
        <w:left w:val="none" w:sz="0" w:space="0" w:color="auto"/>
        <w:bottom w:val="none" w:sz="0" w:space="0" w:color="auto"/>
        <w:right w:val="none" w:sz="0" w:space="0" w:color="auto"/>
      </w:divBdr>
    </w:div>
    <w:div w:id="975404478">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270256">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114870">
      <w:bodyDiv w:val="1"/>
      <w:marLeft w:val="0"/>
      <w:marRight w:val="0"/>
      <w:marTop w:val="0"/>
      <w:marBottom w:val="0"/>
      <w:divBdr>
        <w:top w:val="none" w:sz="0" w:space="0" w:color="auto"/>
        <w:left w:val="none" w:sz="0" w:space="0" w:color="auto"/>
        <w:bottom w:val="none" w:sz="0" w:space="0" w:color="auto"/>
        <w:right w:val="none" w:sz="0" w:space="0" w:color="auto"/>
      </w:divBdr>
    </w:div>
    <w:div w:id="979189323">
      <w:bodyDiv w:val="1"/>
      <w:marLeft w:val="0"/>
      <w:marRight w:val="0"/>
      <w:marTop w:val="0"/>
      <w:marBottom w:val="0"/>
      <w:divBdr>
        <w:top w:val="none" w:sz="0" w:space="0" w:color="auto"/>
        <w:left w:val="none" w:sz="0" w:space="0" w:color="auto"/>
        <w:bottom w:val="none" w:sz="0" w:space="0" w:color="auto"/>
        <w:right w:val="none" w:sz="0" w:space="0" w:color="auto"/>
      </w:divBdr>
    </w:div>
    <w:div w:id="979306784">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648486">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10746">
      <w:bodyDiv w:val="1"/>
      <w:marLeft w:val="0"/>
      <w:marRight w:val="0"/>
      <w:marTop w:val="0"/>
      <w:marBottom w:val="0"/>
      <w:divBdr>
        <w:top w:val="none" w:sz="0" w:space="0" w:color="auto"/>
        <w:left w:val="none" w:sz="0" w:space="0" w:color="auto"/>
        <w:bottom w:val="none" w:sz="0" w:space="0" w:color="auto"/>
        <w:right w:val="none" w:sz="0" w:space="0" w:color="auto"/>
      </w:divBdr>
    </w:div>
    <w:div w:id="980311765">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345565">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150773">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240957">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5282607">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6858724">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051251">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8948495">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0716196">
      <w:bodyDiv w:val="1"/>
      <w:marLeft w:val="0"/>
      <w:marRight w:val="0"/>
      <w:marTop w:val="0"/>
      <w:marBottom w:val="0"/>
      <w:divBdr>
        <w:top w:val="none" w:sz="0" w:space="0" w:color="auto"/>
        <w:left w:val="none" w:sz="0" w:space="0" w:color="auto"/>
        <w:bottom w:val="none" w:sz="0" w:space="0" w:color="auto"/>
        <w:right w:val="none" w:sz="0" w:space="0" w:color="auto"/>
      </w:divBdr>
    </w:div>
    <w:div w:id="990790512">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760068">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4327">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298513">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76935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886763">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7148005">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776865">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078317">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590937">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136590">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212045">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0254420">
      <w:bodyDiv w:val="1"/>
      <w:marLeft w:val="0"/>
      <w:marRight w:val="0"/>
      <w:marTop w:val="0"/>
      <w:marBottom w:val="0"/>
      <w:divBdr>
        <w:top w:val="none" w:sz="0" w:space="0" w:color="auto"/>
        <w:left w:val="none" w:sz="0" w:space="0" w:color="auto"/>
        <w:bottom w:val="none" w:sz="0" w:space="0" w:color="auto"/>
        <w:right w:val="none" w:sz="0" w:space="0" w:color="auto"/>
      </w:divBdr>
    </w:div>
    <w:div w:id="1010985786">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223093">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5692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265460">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15620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197062">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044696">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669962">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4331653">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29338195">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03001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6352479">
      <w:bodyDiv w:val="1"/>
      <w:marLeft w:val="0"/>
      <w:marRight w:val="0"/>
      <w:marTop w:val="0"/>
      <w:marBottom w:val="0"/>
      <w:divBdr>
        <w:top w:val="none" w:sz="0" w:space="0" w:color="auto"/>
        <w:left w:val="none" w:sz="0" w:space="0" w:color="auto"/>
        <w:bottom w:val="none" w:sz="0" w:space="0" w:color="auto"/>
        <w:right w:val="none" w:sz="0" w:space="0" w:color="auto"/>
      </w:divBdr>
    </w:div>
    <w:div w:id="1037043190">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1681">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0933277">
      <w:bodyDiv w:val="1"/>
      <w:marLeft w:val="0"/>
      <w:marRight w:val="0"/>
      <w:marTop w:val="0"/>
      <w:marBottom w:val="0"/>
      <w:divBdr>
        <w:top w:val="none" w:sz="0" w:space="0" w:color="auto"/>
        <w:left w:val="none" w:sz="0" w:space="0" w:color="auto"/>
        <w:bottom w:val="none" w:sz="0" w:space="0" w:color="auto"/>
        <w:right w:val="none" w:sz="0" w:space="0" w:color="auto"/>
      </w:divBdr>
    </w:div>
    <w:div w:id="1041324258">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635220">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020534">
      <w:bodyDiv w:val="1"/>
      <w:marLeft w:val="0"/>
      <w:marRight w:val="0"/>
      <w:marTop w:val="0"/>
      <w:marBottom w:val="0"/>
      <w:divBdr>
        <w:top w:val="none" w:sz="0" w:space="0" w:color="auto"/>
        <w:left w:val="none" w:sz="0" w:space="0" w:color="auto"/>
        <w:bottom w:val="none" w:sz="0" w:space="0" w:color="auto"/>
        <w:right w:val="none" w:sz="0" w:space="0" w:color="auto"/>
      </w:divBdr>
    </w:div>
    <w:div w:id="1043603676">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4871649">
      <w:bodyDiv w:val="1"/>
      <w:marLeft w:val="0"/>
      <w:marRight w:val="0"/>
      <w:marTop w:val="0"/>
      <w:marBottom w:val="0"/>
      <w:divBdr>
        <w:top w:val="none" w:sz="0" w:space="0" w:color="auto"/>
        <w:left w:val="none" w:sz="0" w:space="0" w:color="auto"/>
        <w:bottom w:val="none" w:sz="0" w:space="0" w:color="auto"/>
        <w:right w:val="none" w:sz="0" w:space="0" w:color="auto"/>
      </w:divBdr>
    </w:div>
    <w:div w:id="1044985327">
      <w:bodyDiv w:val="1"/>
      <w:marLeft w:val="0"/>
      <w:marRight w:val="0"/>
      <w:marTop w:val="0"/>
      <w:marBottom w:val="0"/>
      <w:divBdr>
        <w:top w:val="none" w:sz="0" w:space="0" w:color="auto"/>
        <w:left w:val="none" w:sz="0" w:space="0" w:color="auto"/>
        <w:bottom w:val="none" w:sz="0" w:space="0" w:color="auto"/>
        <w:right w:val="none" w:sz="0" w:space="0" w:color="auto"/>
      </w:divBdr>
    </w:div>
    <w:div w:id="1045103120">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5910807">
      <w:bodyDiv w:val="1"/>
      <w:marLeft w:val="0"/>
      <w:marRight w:val="0"/>
      <w:marTop w:val="0"/>
      <w:marBottom w:val="0"/>
      <w:divBdr>
        <w:top w:val="none" w:sz="0" w:space="0" w:color="auto"/>
        <w:left w:val="none" w:sz="0" w:space="0" w:color="auto"/>
        <w:bottom w:val="none" w:sz="0" w:space="0" w:color="auto"/>
        <w:right w:val="none" w:sz="0" w:space="0" w:color="auto"/>
      </w:divBdr>
    </w:div>
    <w:div w:id="1046952944">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220294">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186426">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307792">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346603">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460245">
      <w:bodyDiv w:val="1"/>
      <w:marLeft w:val="0"/>
      <w:marRight w:val="0"/>
      <w:marTop w:val="0"/>
      <w:marBottom w:val="0"/>
      <w:divBdr>
        <w:top w:val="none" w:sz="0" w:space="0" w:color="auto"/>
        <w:left w:val="none" w:sz="0" w:space="0" w:color="auto"/>
        <w:bottom w:val="none" w:sz="0" w:space="0" w:color="auto"/>
        <w:right w:val="none" w:sz="0" w:space="0" w:color="auto"/>
      </w:divBdr>
    </w:div>
    <w:div w:id="1051464927">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2538732">
      <w:bodyDiv w:val="1"/>
      <w:marLeft w:val="0"/>
      <w:marRight w:val="0"/>
      <w:marTop w:val="0"/>
      <w:marBottom w:val="0"/>
      <w:divBdr>
        <w:top w:val="none" w:sz="0" w:space="0" w:color="auto"/>
        <w:left w:val="none" w:sz="0" w:space="0" w:color="auto"/>
        <w:bottom w:val="none" w:sz="0" w:space="0" w:color="auto"/>
        <w:right w:val="none" w:sz="0" w:space="0" w:color="auto"/>
      </w:divBdr>
    </w:div>
    <w:div w:id="1053044567">
      <w:bodyDiv w:val="1"/>
      <w:marLeft w:val="0"/>
      <w:marRight w:val="0"/>
      <w:marTop w:val="0"/>
      <w:marBottom w:val="0"/>
      <w:divBdr>
        <w:top w:val="none" w:sz="0" w:space="0" w:color="auto"/>
        <w:left w:val="none" w:sz="0" w:space="0" w:color="auto"/>
        <w:bottom w:val="none" w:sz="0" w:space="0" w:color="auto"/>
        <w:right w:val="none" w:sz="0" w:space="0" w:color="auto"/>
      </w:divBdr>
    </w:div>
    <w:div w:id="1053386435">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768770">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4280612">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006783">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27558">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060397">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0985184">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2943347">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375386">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3046">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383403">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032602">
      <w:bodyDiv w:val="1"/>
      <w:marLeft w:val="0"/>
      <w:marRight w:val="0"/>
      <w:marTop w:val="0"/>
      <w:marBottom w:val="0"/>
      <w:divBdr>
        <w:top w:val="none" w:sz="0" w:space="0" w:color="auto"/>
        <w:left w:val="none" w:sz="0" w:space="0" w:color="auto"/>
        <w:bottom w:val="none" w:sz="0" w:space="0" w:color="auto"/>
        <w:right w:val="none" w:sz="0" w:space="0" w:color="auto"/>
      </w:divBdr>
    </w:div>
    <w:div w:id="1070614976">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1972561">
      <w:bodyDiv w:val="1"/>
      <w:marLeft w:val="0"/>
      <w:marRight w:val="0"/>
      <w:marTop w:val="0"/>
      <w:marBottom w:val="0"/>
      <w:divBdr>
        <w:top w:val="none" w:sz="0" w:space="0" w:color="auto"/>
        <w:left w:val="none" w:sz="0" w:space="0" w:color="auto"/>
        <w:bottom w:val="none" w:sz="0" w:space="0" w:color="auto"/>
        <w:right w:val="none" w:sz="0" w:space="0" w:color="auto"/>
      </w:divBdr>
    </w:div>
    <w:div w:id="1072124361">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3358441">
      <w:bodyDiv w:val="1"/>
      <w:marLeft w:val="0"/>
      <w:marRight w:val="0"/>
      <w:marTop w:val="0"/>
      <w:marBottom w:val="0"/>
      <w:divBdr>
        <w:top w:val="none" w:sz="0" w:space="0" w:color="auto"/>
        <w:left w:val="none" w:sz="0" w:space="0" w:color="auto"/>
        <w:bottom w:val="none" w:sz="0" w:space="0" w:color="auto"/>
        <w:right w:val="none" w:sz="0" w:space="0" w:color="auto"/>
      </w:divBdr>
    </w:div>
    <w:div w:id="1074159828">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5198979">
      <w:bodyDiv w:val="1"/>
      <w:marLeft w:val="0"/>
      <w:marRight w:val="0"/>
      <w:marTop w:val="0"/>
      <w:marBottom w:val="0"/>
      <w:divBdr>
        <w:top w:val="none" w:sz="0" w:space="0" w:color="auto"/>
        <w:left w:val="none" w:sz="0" w:space="0" w:color="auto"/>
        <w:bottom w:val="none" w:sz="0" w:space="0" w:color="auto"/>
        <w:right w:val="none" w:sz="0" w:space="0" w:color="auto"/>
      </w:divBdr>
    </w:div>
    <w:div w:id="1075468911">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6782868">
      <w:bodyDiv w:val="1"/>
      <w:marLeft w:val="0"/>
      <w:marRight w:val="0"/>
      <w:marTop w:val="0"/>
      <w:marBottom w:val="0"/>
      <w:divBdr>
        <w:top w:val="none" w:sz="0" w:space="0" w:color="auto"/>
        <w:left w:val="none" w:sz="0" w:space="0" w:color="auto"/>
        <w:bottom w:val="none" w:sz="0" w:space="0" w:color="auto"/>
        <w:right w:val="none" w:sz="0" w:space="0" w:color="auto"/>
      </w:divBdr>
    </w:div>
    <w:div w:id="1077361385">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215353">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8944310">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419848">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658383">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456767">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9037739">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0858653">
      <w:bodyDiv w:val="1"/>
      <w:marLeft w:val="0"/>
      <w:marRight w:val="0"/>
      <w:marTop w:val="0"/>
      <w:marBottom w:val="0"/>
      <w:divBdr>
        <w:top w:val="none" w:sz="0" w:space="0" w:color="auto"/>
        <w:left w:val="none" w:sz="0" w:space="0" w:color="auto"/>
        <w:bottom w:val="none" w:sz="0" w:space="0" w:color="auto"/>
        <w:right w:val="none" w:sz="0" w:space="0" w:color="auto"/>
      </w:divBdr>
    </w:div>
    <w:div w:id="109092700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4518544">
      <w:bodyDiv w:val="1"/>
      <w:marLeft w:val="0"/>
      <w:marRight w:val="0"/>
      <w:marTop w:val="0"/>
      <w:marBottom w:val="0"/>
      <w:divBdr>
        <w:top w:val="none" w:sz="0" w:space="0" w:color="auto"/>
        <w:left w:val="none" w:sz="0" w:space="0" w:color="auto"/>
        <w:bottom w:val="none" w:sz="0" w:space="0" w:color="auto"/>
        <w:right w:val="none" w:sz="0" w:space="0" w:color="auto"/>
      </w:divBdr>
    </w:div>
    <w:div w:id="1094790977">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683084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217581">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253140">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099644895">
      <w:bodyDiv w:val="1"/>
      <w:marLeft w:val="0"/>
      <w:marRight w:val="0"/>
      <w:marTop w:val="0"/>
      <w:marBottom w:val="0"/>
      <w:divBdr>
        <w:top w:val="none" w:sz="0" w:space="0" w:color="auto"/>
        <w:left w:val="none" w:sz="0" w:space="0" w:color="auto"/>
        <w:bottom w:val="none" w:sz="0" w:space="0" w:color="auto"/>
        <w:right w:val="none" w:sz="0" w:space="0" w:color="auto"/>
      </w:divBdr>
    </w:div>
    <w:div w:id="1100873918">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1998142">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2459480">
      <w:bodyDiv w:val="1"/>
      <w:marLeft w:val="0"/>
      <w:marRight w:val="0"/>
      <w:marTop w:val="0"/>
      <w:marBottom w:val="0"/>
      <w:divBdr>
        <w:top w:val="none" w:sz="0" w:space="0" w:color="auto"/>
        <w:left w:val="none" w:sz="0" w:space="0" w:color="auto"/>
        <w:bottom w:val="none" w:sz="0" w:space="0" w:color="auto"/>
        <w:right w:val="none" w:sz="0" w:space="0" w:color="auto"/>
      </w:divBdr>
    </w:div>
    <w:div w:id="1103067896">
      <w:bodyDiv w:val="1"/>
      <w:marLeft w:val="0"/>
      <w:marRight w:val="0"/>
      <w:marTop w:val="0"/>
      <w:marBottom w:val="0"/>
      <w:divBdr>
        <w:top w:val="none" w:sz="0" w:space="0" w:color="auto"/>
        <w:left w:val="none" w:sz="0" w:space="0" w:color="auto"/>
        <w:bottom w:val="none" w:sz="0" w:space="0" w:color="auto"/>
        <w:right w:val="none" w:sz="0" w:space="0" w:color="auto"/>
      </w:divBdr>
    </w:div>
    <w:div w:id="1103233334">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4183078">
      <w:bodyDiv w:val="1"/>
      <w:marLeft w:val="0"/>
      <w:marRight w:val="0"/>
      <w:marTop w:val="0"/>
      <w:marBottom w:val="0"/>
      <w:divBdr>
        <w:top w:val="none" w:sz="0" w:space="0" w:color="auto"/>
        <w:left w:val="none" w:sz="0" w:space="0" w:color="auto"/>
        <w:bottom w:val="none" w:sz="0" w:space="0" w:color="auto"/>
        <w:right w:val="none" w:sz="0" w:space="0" w:color="auto"/>
      </w:divBdr>
    </w:div>
    <w:div w:id="1104232648">
      <w:bodyDiv w:val="1"/>
      <w:marLeft w:val="0"/>
      <w:marRight w:val="0"/>
      <w:marTop w:val="0"/>
      <w:marBottom w:val="0"/>
      <w:divBdr>
        <w:top w:val="none" w:sz="0" w:space="0" w:color="auto"/>
        <w:left w:val="none" w:sz="0" w:space="0" w:color="auto"/>
        <w:bottom w:val="none" w:sz="0" w:space="0" w:color="auto"/>
        <w:right w:val="none" w:sz="0" w:space="0" w:color="auto"/>
      </w:divBdr>
    </w:div>
    <w:div w:id="1104954918">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34173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660813">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7651356">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273163">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674910">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138355">
      <w:bodyDiv w:val="1"/>
      <w:marLeft w:val="0"/>
      <w:marRight w:val="0"/>
      <w:marTop w:val="0"/>
      <w:marBottom w:val="0"/>
      <w:divBdr>
        <w:top w:val="none" w:sz="0" w:space="0" w:color="auto"/>
        <w:left w:val="none" w:sz="0" w:space="0" w:color="auto"/>
        <w:bottom w:val="none" w:sz="0" w:space="0" w:color="auto"/>
        <w:right w:val="none" w:sz="0" w:space="0" w:color="auto"/>
      </w:divBdr>
    </w:div>
    <w:div w:id="1113523188">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4061521">
      <w:bodyDiv w:val="1"/>
      <w:marLeft w:val="0"/>
      <w:marRight w:val="0"/>
      <w:marTop w:val="0"/>
      <w:marBottom w:val="0"/>
      <w:divBdr>
        <w:top w:val="none" w:sz="0" w:space="0" w:color="auto"/>
        <w:left w:val="none" w:sz="0" w:space="0" w:color="auto"/>
        <w:bottom w:val="none" w:sz="0" w:space="0" w:color="auto"/>
        <w:right w:val="none" w:sz="0" w:space="0" w:color="auto"/>
      </w:divBdr>
    </w:div>
    <w:div w:id="1114135557">
      <w:bodyDiv w:val="1"/>
      <w:marLeft w:val="0"/>
      <w:marRight w:val="0"/>
      <w:marTop w:val="0"/>
      <w:marBottom w:val="0"/>
      <w:divBdr>
        <w:top w:val="none" w:sz="0" w:space="0" w:color="auto"/>
        <w:left w:val="none" w:sz="0" w:space="0" w:color="auto"/>
        <w:bottom w:val="none" w:sz="0" w:space="0" w:color="auto"/>
        <w:right w:val="none" w:sz="0" w:space="0" w:color="auto"/>
      </w:divBdr>
    </w:div>
    <w:div w:id="1114136099">
      <w:bodyDiv w:val="1"/>
      <w:marLeft w:val="0"/>
      <w:marRight w:val="0"/>
      <w:marTop w:val="0"/>
      <w:marBottom w:val="0"/>
      <w:divBdr>
        <w:top w:val="none" w:sz="0" w:space="0" w:color="auto"/>
        <w:left w:val="none" w:sz="0" w:space="0" w:color="auto"/>
        <w:bottom w:val="none" w:sz="0" w:space="0" w:color="auto"/>
        <w:right w:val="none" w:sz="0" w:space="0" w:color="auto"/>
      </w:divBdr>
    </w:div>
    <w:div w:id="1114784383">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754142">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212538">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530289">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224970">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146314">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287">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2573166">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3378007">
      <w:bodyDiv w:val="1"/>
      <w:marLeft w:val="0"/>
      <w:marRight w:val="0"/>
      <w:marTop w:val="0"/>
      <w:marBottom w:val="0"/>
      <w:divBdr>
        <w:top w:val="none" w:sz="0" w:space="0" w:color="auto"/>
        <w:left w:val="none" w:sz="0" w:space="0" w:color="auto"/>
        <w:bottom w:val="none" w:sz="0" w:space="0" w:color="auto"/>
        <w:right w:val="none" w:sz="0" w:space="0" w:color="auto"/>
      </w:divBdr>
    </w:div>
    <w:div w:id="11235774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235495">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577745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159093">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321933">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52068">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095340">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559813">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6988074">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797159">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001556">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46079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0926486">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1269804">
      <w:bodyDiv w:val="1"/>
      <w:marLeft w:val="0"/>
      <w:marRight w:val="0"/>
      <w:marTop w:val="0"/>
      <w:marBottom w:val="0"/>
      <w:divBdr>
        <w:top w:val="none" w:sz="0" w:space="0" w:color="auto"/>
        <w:left w:val="none" w:sz="0" w:space="0" w:color="auto"/>
        <w:bottom w:val="none" w:sz="0" w:space="0" w:color="auto"/>
        <w:right w:val="none" w:sz="0" w:space="0" w:color="auto"/>
      </w:divBdr>
    </w:div>
    <w:div w:id="1141533370">
      <w:bodyDiv w:val="1"/>
      <w:marLeft w:val="0"/>
      <w:marRight w:val="0"/>
      <w:marTop w:val="0"/>
      <w:marBottom w:val="0"/>
      <w:divBdr>
        <w:top w:val="none" w:sz="0" w:space="0" w:color="auto"/>
        <w:left w:val="none" w:sz="0" w:space="0" w:color="auto"/>
        <w:bottom w:val="none" w:sz="0" w:space="0" w:color="auto"/>
        <w:right w:val="none" w:sz="0" w:space="0" w:color="auto"/>
      </w:divBdr>
    </w:div>
    <w:div w:id="1141922459">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110878">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195949">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6622965">
      <w:bodyDiv w:val="1"/>
      <w:marLeft w:val="0"/>
      <w:marRight w:val="0"/>
      <w:marTop w:val="0"/>
      <w:marBottom w:val="0"/>
      <w:divBdr>
        <w:top w:val="none" w:sz="0" w:space="0" w:color="auto"/>
        <w:left w:val="none" w:sz="0" w:space="0" w:color="auto"/>
        <w:bottom w:val="none" w:sz="0" w:space="0" w:color="auto"/>
        <w:right w:val="none" w:sz="0" w:space="0" w:color="auto"/>
      </w:divBdr>
    </w:div>
    <w:div w:id="1147018609">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8477281">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710243">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017825">
      <w:bodyDiv w:val="1"/>
      <w:marLeft w:val="0"/>
      <w:marRight w:val="0"/>
      <w:marTop w:val="0"/>
      <w:marBottom w:val="0"/>
      <w:divBdr>
        <w:top w:val="none" w:sz="0" w:space="0" w:color="auto"/>
        <w:left w:val="none" w:sz="0" w:space="0" w:color="auto"/>
        <w:bottom w:val="none" w:sz="0" w:space="0" w:color="auto"/>
        <w:right w:val="none" w:sz="0" w:space="0" w:color="auto"/>
      </w:divBdr>
    </w:div>
    <w:div w:id="1151361391">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449200">
      <w:bodyDiv w:val="1"/>
      <w:marLeft w:val="0"/>
      <w:marRight w:val="0"/>
      <w:marTop w:val="0"/>
      <w:marBottom w:val="0"/>
      <w:divBdr>
        <w:top w:val="none" w:sz="0" w:space="0" w:color="auto"/>
        <w:left w:val="none" w:sz="0" w:space="0" w:color="auto"/>
        <w:bottom w:val="none" w:sz="0" w:space="0" w:color="auto"/>
        <w:right w:val="none" w:sz="0" w:space="0" w:color="auto"/>
      </w:divBdr>
    </w:div>
    <w:div w:id="1153638012">
      <w:bodyDiv w:val="1"/>
      <w:marLeft w:val="0"/>
      <w:marRight w:val="0"/>
      <w:marTop w:val="0"/>
      <w:marBottom w:val="0"/>
      <w:divBdr>
        <w:top w:val="none" w:sz="0" w:space="0" w:color="auto"/>
        <w:left w:val="none" w:sz="0" w:space="0" w:color="auto"/>
        <w:bottom w:val="none" w:sz="0" w:space="0" w:color="auto"/>
        <w:right w:val="none" w:sz="0" w:space="0" w:color="auto"/>
      </w:divBdr>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799719">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577908">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227909">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3735605">
      <w:bodyDiv w:val="1"/>
      <w:marLeft w:val="0"/>
      <w:marRight w:val="0"/>
      <w:marTop w:val="0"/>
      <w:marBottom w:val="0"/>
      <w:divBdr>
        <w:top w:val="none" w:sz="0" w:space="0" w:color="auto"/>
        <w:left w:val="none" w:sz="0" w:space="0" w:color="auto"/>
        <w:bottom w:val="none" w:sz="0" w:space="0" w:color="auto"/>
        <w:right w:val="none" w:sz="0" w:space="0" w:color="auto"/>
      </w:divBdr>
    </w:div>
    <w:div w:id="1164201030">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4974304">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10055">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062995">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173257">
      <w:bodyDiv w:val="1"/>
      <w:marLeft w:val="0"/>
      <w:marRight w:val="0"/>
      <w:marTop w:val="0"/>
      <w:marBottom w:val="0"/>
      <w:divBdr>
        <w:top w:val="none" w:sz="0" w:space="0" w:color="auto"/>
        <w:left w:val="none" w:sz="0" w:space="0" w:color="auto"/>
        <w:bottom w:val="none" w:sz="0" w:space="0" w:color="auto"/>
        <w:right w:val="none" w:sz="0" w:space="0" w:color="auto"/>
      </w:divBdr>
    </w:div>
    <w:div w:id="1169254534">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1213985">
      <w:bodyDiv w:val="1"/>
      <w:marLeft w:val="0"/>
      <w:marRight w:val="0"/>
      <w:marTop w:val="0"/>
      <w:marBottom w:val="0"/>
      <w:divBdr>
        <w:top w:val="none" w:sz="0" w:space="0" w:color="auto"/>
        <w:left w:val="none" w:sz="0" w:space="0" w:color="auto"/>
        <w:bottom w:val="none" w:sz="0" w:space="0" w:color="auto"/>
        <w:right w:val="none" w:sz="0" w:space="0" w:color="auto"/>
      </w:divBdr>
    </w:div>
    <w:div w:id="1172598273">
      <w:bodyDiv w:val="1"/>
      <w:marLeft w:val="0"/>
      <w:marRight w:val="0"/>
      <w:marTop w:val="0"/>
      <w:marBottom w:val="0"/>
      <w:divBdr>
        <w:top w:val="none" w:sz="0" w:space="0" w:color="auto"/>
        <w:left w:val="none" w:sz="0" w:space="0" w:color="auto"/>
        <w:bottom w:val="none" w:sz="0" w:space="0" w:color="auto"/>
        <w:right w:val="none" w:sz="0" w:space="0" w:color="auto"/>
      </w:divBdr>
    </w:div>
    <w:div w:id="1173373447">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5730027">
      <w:bodyDiv w:val="1"/>
      <w:marLeft w:val="0"/>
      <w:marRight w:val="0"/>
      <w:marTop w:val="0"/>
      <w:marBottom w:val="0"/>
      <w:divBdr>
        <w:top w:val="none" w:sz="0" w:space="0" w:color="auto"/>
        <w:left w:val="none" w:sz="0" w:space="0" w:color="auto"/>
        <w:bottom w:val="none" w:sz="0" w:space="0" w:color="auto"/>
        <w:right w:val="none" w:sz="0" w:space="0" w:color="auto"/>
      </w:divBdr>
    </w:div>
    <w:div w:id="1175799520">
      <w:bodyDiv w:val="1"/>
      <w:marLeft w:val="0"/>
      <w:marRight w:val="0"/>
      <w:marTop w:val="0"/>
      <w:marBottom w:val="0"/>
      <w:divBdr>
        <w:top w:val="none" w:sz="0" w:space="0" w:color="auto"/>
        <w:left w:val="none" w:sz="0" w:space="0" w:color="auto"/>
        <w:bottom w:val="none" w:sz="0" w:space="0" w:color="auto"/>
        <w:right w:val="none" w:sz="0" w:space="0" w:color="auto"/>
      </w:divBdr>
    </w:div>
    <w:div w:id="1176075629">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622166">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0239573">
      <w:bodyDiv w:val="1"/>
      <w:marLeft w:val="0"/>
      <w:marRight w:val="0"/>
      <w:marTop w:val="0"/>
      <w:marBottom w:val="0"/>
      <w:divBdr>
        <w:top w:val="none" w:sz="0" w:space="0" w:color="auto"/>
        <w:left w:val="none" w:sz="0" w:space="0" w:color="auto"/>
        <w:bottom w:val="none" w:sz="0" w:space="0" w:color="auto"/>
        <w:right w:val="none" w:sz="0" w:space="0" w:color="auto"/>
      </w:divBdr>
    </w:div>
    <w:div w:id="1180697999">
      <w:bodyDiv w:val="1"/>
      <w:marLeft w:val="0"/>
      <w:marRight w:val="0"/>
      <w:marTop w:val="0"/>
      <w:marBottom w:val="0"/>
      <w:divBdr>
        <w:top w:val="none" w:sz="0" w:space="0" w:color="auto"/>
        <w:left w:val="none" w:sz="0" w:space="0" w:color="auto"/>
        <w:bottom w:val="none" w:sz="0" w:space="0" w:color="auto"/>
        <w:right w:val="none" w:sz="0" w:space="0" w:color="auto"/>
      </w:divBdr>
    </w:div>
    <w:div w:id="1180700631">
      <w:bodyDiv w:val="1"/>
      <w:marLeft w:val="0"/>
      <w:marRight w:val="0"/>
      <w:marTop w:val="0"/>
      <w:marBottom w:val="0"/>
      <w:divBdr>
        <w:top w:val="none" w:sz="0" w:space="0" w:color="auto"/>
        <w:left w:val="none" w:sz="0" w:space="0" w:color="auto"/>
        <w:bottom w:val="none" w:sz="0" w:space="0" w:color="auto"/>
        <w:right w:val="none" w:sz="0" w:space="0" w:color="auto"/>
      </w:divBdr>
    </w:div>
    <w:div w:id="1181314033">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5422">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783046">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3939045">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633579">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050401">
      <w:bodyDiv w:val="1"/>
      <w:marLeft w:val="0"/>
      <w:marRight w:val="0"/>
      <w:marTop w:val="0"/>
      <w:marBottom w:val="0"/>
      <w:divBdr>
        <w:top w:val="none" w:sz="0" w:space="0" w:color="auto"/>
        <w:left w:val="none" w:sz="0" w:space="0" w:color="auto"/>
        <w:bottom w:val="none" w:sz="0" w:space="0" w:color="auto"/>
        <w:right w:val="none" w:sz="0" w:space="0" w:color="auto"/>
      </w:divBdr>
    </w:div>
    <w:div w:id="1185166064">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5632952">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134850">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248684">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89949959">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12077">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4712">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4459410">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5654732">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119042">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388369">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423252">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205402">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8660295">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4039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57961">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199704801">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0896270">
      <w:bodyDiv w:val="1"/>
      <w:marLeft w:val="0"/>
      <w:marRight w:val="0"/>
      <w:marTop w:val="0"/>
      <w:marBottom w:val="0"/>
      <w:divBdr>
        <w:top w:val="none" w:sz="0" w:space="0" w:color="auto"/>
        <w:left w:val="none" w:sz="0" w:space="0" w:color="auto"/>
        <w:bottom w:val="none" w:sz="0" w:space="0" w:color="auto"/>
        <w:right w:val="none" w:sz="0" w:space="0" w:color="auto"/>
      </w:divBdr>
    </w:div>
    <w:div w:id="1201896942">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2279917">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057054">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4906238">
      <w:bodyDiv w:val="1"/>
      <w:marLeft w:val="0"/>
      <w:marRight w:val="0"/>
      <w:marTop w:val="0"/>
      <w:marBottom w:val="0"/>
      <w:divBdr>
        <w:top w:val="none" w:sz="0" w:space="0" w:color="auto"/>
        <w:left w:val="none" w:sz="0" w:space="0" w:color="auto"/>
        <w:bottom w:val="none" w:sz="0" w:space="0" w:color="auto"/>
        <w:right w:val="none" w:sz="0" w:space="0" w:color="auto"/>
      </w:divBdr>
    </w:div>
    <w:div w:id="1205217493">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5602591">
      <w:bodyDiv w:val="1"/>
      <w:marLeft w:val="0"/>
      <w:marRight w:val="0"/>
      <w:marTop w:val="0"/>
      <w:marBottom w:val="0"/>
      <w:divBdr>
        <w:top w:val="none" w:sz="0" w:space="0" w:color="auto"/>
        <w:left w:val="none" w:sz="0" w:space="0" w:color="auto"/>
        <w:bottom w:val="none" w:sz="0" w:space="0" w:color="auto"/>
        <w:right w:val="none" w:sz="0" w:space="0" w:color="auto"/>
      </w:divBdr>
    </w:div>
    <w:div w:id="1206213400">
      <w:bodyDiv w:val="1"/>
      <w:marLeft w:val="0"/>
      <w:marRight w:val="0"/>
      <w:marTop w:val="0"/>
      <w:marBottom w:val="0"/>
      <w:divBdr>
        <w:top w:val="none" w:sz="0" w:space="0" w:color="auto"/>
        <w:left w:val="none" w:sz="0" w:space="0" w:color="auto"/>
        <w:bottom w:val="none" w:sz="0" w:space="0" w:color="auto"/>
        <w:right w:val="none" w:sz="0" w:space="0" w:color="auto"/>
      </w:divBdr>
    </w:div>
    <w:div w:id="1206530376">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6990158">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48910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033802">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464981">
      <w:bodyDiv w:val="1"/>
      <w:marLeft w:val="0"/>
      <w:marRight w:val="0"/>
      <w:marTop w:val="0"/>
      <w:marBottom w:val="0"/>
      <w:divBdr>
        <w:top w:val="none" w:sz="0" w:space="0" w:color="auto"/>
        <w:left w:val="none" w:sz="0" w:space="0" w:color="auto"/>
        <w:bottom w:val="none" w:sz="0" w:space="0" w:color="auto"/>
        <w:right w:val="none" w:sz="0" w:space="0" w:color="auto"/>
      </w:divBdr>
    </w:div>
    <w:div w:id="1213617839">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466091">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001817">
      <w:bodyDiv w:val="1"/>
      <w:marLeft w:val="0"/>
      <w:marRight w:val="0"/>
      <w:marTop w:val="0"/>
      <w:marBottom w:val="0"/>
      <w:divBdr>
        <w:top w:val="none" w:sz="0" w:space="0" w:color="auto"/>
        <w:left w:val="none" w:sz="0" w:space="0" w:color="auto"/>
        <w:bottom w:val="none" w:sz="0" w:space="0" w:color="auto"/>
        <w:right w:val="none" w:sz="0" w:space="0" w:color="auto"/>
      </w:divBdr>
    </w:div>
    <w:div w:id="1215197024">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5701438">
      <w:bodyDiv w:val="1"/>
      <w:marLeft w:val="0"/>
      <w:marRight w:val="0"/>
      <w:marTop w:val="0"/>
      <w:marBottom w:val="0"/>
      <w:divBdr>
        <w:top w:val="none" w:sz="0" w:space="0" w:color="auto"/>
        <w:left w:val="none" w:sz="0" w:space="0" w:color="auto"/>
        <w:bottom w:val="none" w:sz="0" w:space="0" w:color="auto"/>
        <w:right w:val="none" w:sz="0" w:space="0" w:color="auto"/>
      </w:divBdr>
    </w:div>
    <w:div w:id="1217163937">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8976900">
      <w:bodyDiv w:val="1"/>
      <w:marLeft w:val="0"/>
      <w:marRight w:val="0"/>
      <w:marTop w:val="0"/>
      <w:marBottom w:val="0"/>
      <w:divBdr>
        <w:top w:val="none" w:sz="0" w:space="0" w:color="auto"/>
        <w:left w:val="none" w:sz="0" w:space="0" w:color="auto"/>
        <w:bottom w:val="none" w:sz="0" w:space="0" w:color="auto"/>
        <w:right w:val="none" w:sz="0" w:space="0" w:color="auto"/>
      </w:divBdr>
    </w:div>
    <w:div w:id="1219512684">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0558517">
      <w:bodyDiv w:val="1"/>
      <w:marLeft w:val="0"/>
      <w:marRight w:val="0"/>
      <w:marTop w:val="0"/>
      <w:marBottom w:val="0"/>
      <w:divBdr>
        <w:top w:val="none" w:sz="0" w:space="0" w:color="auto"/>
        <w:left w:val="none" w:sz="0" w:space="0" w:color="auto"/>
        <w:bottom w:val="none" w:sz="0" w:space="0" w:color="auto"/>
        <w:right w:val="none" w:sz="0" w:space="0" w:color="auto"/>
      </w:divBdr>
    </w:div>
    <w:div w:id="1220936924">
      <w:bodyDiv w:val="1"/>
      <w:marLeft w:val="0"/>
      <w:marRight w:val="0"/>
      <w:marTop w:val="0"/>
      <w:marBottom w:val="0"/>
      <w:divBdr>
        <w:top w:val="none" w:sz="0" w:space="0" w:color="auto"/>
        <w:left w:val="none" w:sz="0" w:space="0" w:color="auto"/>
        <w:bottom w:val="none" w:sz="0" w:space="0" w:color="auto"/>
        <w:right w:val="none" w:sz="0" w:space="0" w:color="auto"/>
      </w:divBdr>
    </w:div>
    <w:div w:id="122109631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324180">
      <w:bodyDiv w:val="1"/>
      <w:marLeft w:val="0"/>
      <w:marRight w:val="0"/>
      <w:marTop w:val="0"/>
      <w:marBottom w:val="0"/>
      <w:divBdr>
        <w:top w:val="none" w:sz="0" w:space="0" w:color="auto"/>
        <w:left w:val="none" w:sz="0" w:space="0" w:color="auto"/>
        <w:bottom w:val="none" w:sz="0" w:space="0" w:color="auto"/>
        <w:right w:val="none" w:sz="0" w:space="0" w:color="auto"/>
      </w:divBdr>
    </w:div>
    <w:div w:id="1223907765">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065375">
      <w:bodyDiv w:val="1"/>
      <w:marLeft w:val="0"/>
      <w:marRight w:val="0"/>
      <w:marTop w:val="0"/>
      <w:marBottom w:val="0"/>
      <w:divBdr>
        <w:top w:val="none" w:sz="0" w:space="0" w:color="auto"/>
        <w:left w:val="none" w:sz="0" w:space="0" w:color="auto"/>
        <w:bottom w:val="none" w:sz="0" w:space="0" w:color="auto"/>
        <w:right w:val="none" w:sz="0" w:space="0" w:color="auto"/>
      </w:divBdr>
    </w:div>
    <w:div w:id="1225799892">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47084">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687500">
      <w:bodyDiv w:val="1"/>
      <w:marLeft w:val="0"/>
      <w:marRight w:val="0"/>
      <w:marTop w:val="0"/>
      <w:marBottom w:val="0"/>
      <w:divBdr>
        <w:top w:val="none" w:sz="0" w:space="0" w:color="auto"/>
        <w:left w:val="none" w:sz="0" w:space="0" w:color="auto"/>
        <w:bottom w:val="none" w:sz="0" w:space="0" w:color="auto"/>
        <w:right w:val="none" w:sz="0" w:space="0" w:color="auto"/>
      </w:divBdr>
    </w:div>
    <w:div w:id="1227716481">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147319">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16103">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278585">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082166">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3658178">
      <w:bodyDiv w:val="1"/>
      <w:marLeft w:val="0"/>
      <w:marRight w:val="0"/>
      <w:marTop w:val="0"/>
      <w:marBottom w:val="0"/>
      <w:divBdr>
        <w:top w:val="none" w:sz="0" w:space="0" w:color="auto"/>
        <w:left w:val="none" w:sz="0" w:space="0" w:color="auto"/>
        <w:bottom w:val="none" w:sz="0" w:space="0" w:color="auto"/>
        <w:right w:val="none" w:sz="0" w:space="0" w:color="auto"/>
      </w:divBdr>
    </w:div>
    <w:div w:id="1233660575">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385907">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2257">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404733">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1283568">
      <w:bodyDiv w:val="1"/>
      <w:marLeft w:val="0"/>
      <w:marRight w:val="0"/>
      <w:marTop w:val="0"/>
      <w:marBottom w:val="0"/>
      <w:divBdr>
        <w:top w:val="none" w:sz="0" w:space="0" w:color="auto"/>
        <w:left w:val="none" w:sz="0" w:space="0" w:color="auto"/>
        <w:bottom w:val="none" w:sz="0" w:space="0" w:color="auto"/>
        <w:right w:val="none" w:sz="0" w:space="0" w:color="auto"/>
      </w:divBdr>
    </w:div>
    <w:div w:id="1241796391">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36054">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68655">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09282">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2933049">
      <w:bodyDiv w:val="1"/>
      <w:marLeft w:val="0"/>
      <w:marRight w:val="0"/>
      <w:marTop w:val="0"/>
      <w:marBottom w:val="0"/>
      <w:divBdr>
        <w:top w:val="none" w:sz="0" w:space="0" w:color="auto"/>
        <w:left w:val="none" w:sz="0" w:space="0" w:color="auto"/>
        <w:bottom w:val="none" w:sz="0" w:space="0" w:color="auto"/>
        <w:right w:val="none" w:sz="0" w:space="0" w:color="auto"/>
      </w:divBdr>
    </w:div>
    <w:div w:id="1253126434">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631850">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6087955">
      <w:bodyDiv w:val="1"/>
      <w:marLeft w:val="0"/>
      <w:marRight w:val="0"/>
      <w:marTop w:val="0"/>
      <w:marBottom w:val="0"/>
      <w:divBdr>
        <w:top w:val="none" w:sz="0" w:space="0" w:color="auto"/>
        <w:left w:val="none" w:sz="0" w:space="0" w:color="auto"/>
        <w:bottom w:val="none" w:sz="0" w:space="0" w:color="auto"/>
        <w:right w:val="none" w:sz="0" w:space="0" w:color="auto"/>
      </w:divBdr>
    </w:div>
    <w:div w:id="1256137615">
      <w:bodyDiv w:val="1"/>
      <w:marLeft w:val="0"/>
      <w:marRight w:val="0"/>
      <w:marTop w:val="0"/>
      <w:marBottom w:val="0"/>
      <w:divBdr>
        <w:top w:val="none" w:sz="0" w:space="0" w:color="auto"/>
        <w:left w:val="none" w:sz="0" w:space="0" w:color="auto"/>
        <w:bottom w:val="none" w:sz="0" w:space="0" w:color="auto"/>
        <w:right w:val="none" w:sz="0" w:space="0" w:color="auto"/>
      </w:divBdr>
    </w:div>
    <w:div w:id="1256208064">
      <w:bodyDiv w:val="1"/>
      <w:marLeft w:val="0"/>
      <w:marRight w:val="0"/>
      <w:marTop w:val="0"/>
      <w:marBottom w:val="0"/>
      <w:divBdr>
        <w:top w:val="none" w:sz="0" w:space="0" w:color="auto"/>
        <w:left w:val="none" w:sz="0" w:space="0" w:color="auto"/>
        <w:bottom w:val="none" w:sz="0" w:space="0" w:color="auto"/>
        <w:right w:val="none" w:sz="0" w:space="0" w:color="auto"/>
      </w:divBdr>
    </w:div>
    <w:div w:id="1256594877">
      <w:bodyDiv w:val="1"/>
      <w:marLeft w:val="0"/>
      <w:marRight w:val="0"/>
      <w:marTop w:val="0"/>
      <w:marBottom w:val="0"/>
      <w:divBdr>
        <w:top w:val="none" w:sz="0" w:space="0" w:color="auto"/>
        <w:left w:val="none" w:sz="0" w:space="0" w:color="auto"/>
        <w:bottom w:val="none" w:sz="0" w:space="0" w:color="auto"/>
        <w:right w:val="none" w:sz="0" w:space="0" w:color="auto"/>
      </w:divBdr>
    </w:div>
    <w:div w:id="125843988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59675131">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183906">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372645">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339488">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4144549">
      <w:bodyDiv w:val="1"/>
      <w:marLeft w:val="0"/>
      <w:marRight w:val="0"/>
      <w:marTop w:val="0"/>
      <w:marBottom w:val="0"/>
      <w:divBdr>
        <w:top w:val="none" w:sz="0" w:space="0" w:color="auto"/>
        <w:left w:val="none" w:sz="0" w:space="0" w:color="auto"/>
        <w:bottom w:val="none" w:sz="0" w:space="0" w:color="auto"/>
        <w:right w:val="none" w:sz="0" w:space="0" w:color="auto"/>
      </w:divBdr>
    </w:div>
    <w:div w:id="1265305699">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7957072">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513687">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4289551">
      <w:bodyDiv w:val="1"/>
      <w:marLeft w:val="0"/>
      <w:marRight w:val="0"/>
      <w:marTop w:val="0"/>
      <w:marBottom w:val="0"/>
      <w:divBdr>
        <w:top w:val="none" w:sz="0" w:space="0" w:color="auto"/>
        <w:left w:val="none" w:sz="0" w:space="0" w:color="auto"/>
        <w:bottom w:val="none" w:sz="0" w:space="0" w:color="auto"/>
        <w:right w:val="none" w:sz="0" w:space="0" w:color="auto"/>
      </w:divBdr>
    </w:div>
    <w:div w:id="1274434071">
      <w:bodyDiv w:val="1"/>
      <w:marLeft w:val="0"/>
      <w:marRight w:val="0"/>
      <w:marTop w:val="0"/>
      <w:marBottom w:val="0"/>
      <w:divBdr>
        <w:top w:val="none" w:sz="0" w:space="0" w:color="auto"/>
        <w:left w:val="none" w:sz="0" w:space="0" w:color="auto"/>
        <w:bottom w:val="none" w:sz="0" w:space="0" w:color="auto"/>
        <w:right w:val="none" w:sz="0" w:space="0" w:color="auto"/>
      </w:divBdr>
    </w:div>
    <w:div w:id="1274483701">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7327114">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79222439">
      <w:bodyDiv w:val="1"/>
      <w:marLeft w:val="0"/>
      <w:marRight w:val="0"/>
      <w:marTop w:val="0"/>
      <w:marBottom w:val="0"/>
      <w:divBdr>
        <w:top w:val="none" w:sz="0" w:space="0" w:color="auto"/>
        <w:left w:val="none" w:sz="0" w:space="0" w:color="auto"/>
        <w:bottom w:val="none" w:sz="0" w:space="0" w:color="auto"/>
        <w:right w:val="none" w:sz="0" w:space="0" w:color="auto"/>
      </w:divBdr>
    </w:div>
    <w:div w:id="1280646855">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304338">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2956666">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612494">
      <w:bodyDiv w:val="1"/>
      <w:marLeft w:val="0"/>
      <w:marRight w:val="0"/>
      <w:marTop w:val="0"/>
      <w:marBottom w:val="0"/>
      <w:divBdr>
        <w:top w:val="none" w:sz="0" w:space="0" w:color="auto"/>
        <w:left w:val="none" w:sz="0" w:space="0" w:color="auto"/>
        <w:bottom w:val="none" w:sz="0" w:space="0" w:color="auto"/>
        <w:right w:val="none" w:sz="0" w:space="0" w:color="auto"/>
      </w:divBdr>
    </w:div>
    <w:div w:id="1283918219">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188167">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573386">
      <w:bodyDiv w:val="1"/>
      <w:marLeft w:val="0"/>
      <w:marRight w:val="0"/>
      <w:marTop w:val="0"/>
      <w:marBottom w:val="0"/>
      <w:divBdr>
        <w:top w:val="none" w:sz="0" w:space="0" w:color="auto"/>
        <w:left w:val="none" w:sz="0" w:space="0" w:color="auto"/>
        <w:bottom w:val="none" w:sz="0" w:space="0" w:color="auto"/>
        <w:right w:val="none" w:sz="0" w:space="0" w:color="auto"/>
      </w:divBdr>
    </w:div>
    <w:div w:id="1284578011">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5695614">
      <w:bodyDiv w:val="1"/>
      <w:marLeft w:val="0"/>
      <w:marRight w:val="0"/>
      <w:marTop w:val="0"/>
      <w:marBottom w:val="0"/>
      <w:divBdr>
        <w:top w:val="none" w:sz="0" w:space="0" w:color="auto"/>
        <w:left w:val="none" w:sz="0" w:space="0" w:color="auto"/>
        <w:bottom w:val="none" w:sz="0" w:space="0" w:color="auto"/>
        <w:right w:val="none" w:sz="0" w:space="0" w:color="auto"/>
      </w:divBdr>
    </w:div>
    <w:div w:id="1285891288">
      <w:bodyDiv w:val="1"/>
      <w:marLeft w:val="0"/>
      <w:marRight w:val="0"/>
      <w:marTop w:val="0"/>
      <w:marBottom w:val="0"/>
      <w:divBdr>
        <w:top w:val="none" w:sz="0" w:space="0" w:color="auto"/>
        <w:left w:val="none" w:sz="0" w:space="0" w:color="auto"/>
        <w:bottom w:val="none" w:sz="0" w:space="0" w:color="auto"/>
        <w:right w:val="none" w:sz="0" w:space="0" w:color="auto"/>
      </w:divBdr>
    </w:div>
    <w:div w:id="1286036792">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6497545">
      <w:bodyDiv w:val="1"/>
      <w:marLeft w:val="0"/>
      <w:marRight w:val="0"/>
      <w:marTop w:val="0"/>
      <w:marBottom w:val="0"/>
      <w:divBdr>
        <w:top w:val="none" w:sz="0" w:space="0" w:color="auto"/>
        <w:left w:val="none" w:sz="0" w:space="0" w:color="auto"/>
        <w:bottom w:val="none" w:sz="0" w:space="0" w:color="auto"/>
        <w:right w:val="none" w:sz="0" w:space="0" w:color="auto"/>
      </w:divBdr>
    </w:div>
    <w:div w:id="1287201969">
      <w:bodyDiv w:val="1"/>
      <w:marLeft w:val="0"/>
      <w:marRight w:val="0"/>
      <w:marTop w:val="0"/>
      <w:marBottom w:val="0"/>
      <w:divBdr>
        <w:top w:val="none" w:sz="0" w:space="0" w:color="auto"/>
        <w:left w:val="none" w:sz="0" w:space="0" w:color="auto"/>
        <w:bottom w:val="none" w:sz="0" w:space="0" w:color="auto"/>
        <w:right w:val="none" w:sz="0" w:space="0" w:color="auto"/>
      </w:divBdr>
    </w:div>
    <w:div w:id="1287540990">
      <w:bodyDiv w:val="1"/>
      <w:marLeft w:val="0"/>
      <w:marRight w:val="0"/>
      <w:marTop w:val="0"/>
      <w:marBottom w:val="0"/>
      <w:divBdr>
        <w:top w:val="none" w:sz="0" w:space="0" w:color="auto"/>
        <w:left w:val="none" w:sz="0" w:space="0" w:color="auto"/>
        <w:bottom w:val="none" w:sz="0" w:space="0" w:color="auto"/>
        <w:right w:val="none" w:sz="0" w:space="0" w:color="auto"/>
      </w:divBdr>
    </w:div>
    <w:div w:id="1287738486">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8972285">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0237856">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739419">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130793">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05138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4094171">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179745">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7103210">
      <w:bodyDiv w:val="1"/>
      <w:marLeft w:val="0"/>
      <w:marRight w:val="0"/>
      <w:marTop w:val="0"/>
      <w:marBottom w:val="0"/>
      <w:divBdr>
        <w:top w:val="none" w:sz="0" w:space="0" w:color="auto"/>
        <w:left w:val="none" w:sz="0" w:space="0" w:color="auto"/>
        <w:bottom w:val="none" w:sz="0" w:space="0" w:color="auto"/>
        <w:right w:val="none" w:sz="0" w:space="0" w:color="auto"/>
      </w:divBdr>
    </w:div>
    <w:div w:id="1298294233">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149422">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108023">
      <w:bodyDiv w:val="1"/>
      <w:marLeft w:val="0"/>
      <w:marRight w:val="0"/>
      <w:marTop w:val="0"/>
      <w:marBottom w:val="0"/>
      <w:divBdr>
        <w:top w:val="none" w:sz="0" w:space="0" w:color="auto"/>
        <w:left w:val="none" w:sz="0" w:space="0" w:color="auto"/>
        <w:bottom w:val="none" w:sz="0" w:space="0" w:color="auto"/>
        <w:right w:val="none" w:sz="0" w:space="0" w:color="auto"/>
      </w:divBdr>
    </w:div>
    <w:div w:id="1301224621">
      <w:bodyDiv w:val="1"/>
      <w:marLeft w:val="0"/>
      <w:marRight w:val="0"/>
      <w:marTop w:val="0"/>
      <w:marBottom w:val="0"/>
      <w:divBdr>
        <w:top w:val="none" w:sz="0" w:space="0" w:color="auto"/>
        <w:left w:val="none" w:sz="0" w:space="0" w:color="auto"/>
        <w:bottom w:val="none" w:sz="0" w:space="0" w:color="auto"/>
        <w:right w:val="none" w:sz="0" w:space="0" w:color="auto"/>
      </w:divBdr>
    </w:div>
    <w:div w:id="1301576180">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232083">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268634">
      <w:bodyDiv w:val="1"/>
      <w:marLeft w:val="0"/>
      <w:marRight w:val="0"/>
      <w:marTop w:val="0"/>
      <w:marBottom w:val="0"/>
      <w:divBdr>
        <w:top w:val="none" w:sz="0" w:space="0" w:color="auto"/>
        <w:left w:val="none" w:sz="0" w:space="0" w:color="auto"/>
        <w:bottom w:val="none" w:sz="0" w:space="0" w:color="auto"/>
        <w:right w:val="none" w:sz="0" w:space="0" w:color="auto"/>
      </w:divBdr>
    </w:div>
    <w:div w:id="1303540334">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190024">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4703188">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11749">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201471">
      <w:bodyDiv w:val="1"/>
      <w:marLeft w:val="0"/>
      <w:marRight w:val="0"/>
      <w:marTop w:val="0"/>
      <w:marBottom w:val="0"/>
      <w:divBdr>
        <w:top w:val="none" w:sz="0" w:space="0" w:color="auto"/>
        <w:left w:val="none" w:sz="0" w:space="0" w:color="auto"/>
        <w:bottom w:val="none" w:sz="0" w:space="0" w:color="auto"/>
        <w:right w:val="none" w:sz="0" w:space="0" w:color="auto"/>
      </w:divBdr>
    </w:div>
    <w:div w:id="1306738279">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7784316">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09672330">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329805">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0943090">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357492">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009593">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129359">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288258">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557710">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753059">
      <w:bodyDiv w:val="1"/>
      <w:marLeft w:val="0"/>
      <w:marRight w:val="0"/>
      <w:marTop w:val="0"/>
      <w:marBottom w:val="0"/>
      <w:divBdr>
        <w:top w:val="none" w:sz="0" w:space="0" w:color="auto"/>
        <w:left w:val="none" w:sz="0" w:space="0" w:color="auto"/>
        <w:bottom w:val="none" w:sz="0" w:space="0" w:color="auto"/>
        <w:right w:val="none" w:sz="0" w:space="0" w:color="auto"/>
      </w:divBdr>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865985">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191191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025128">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187955">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5377076">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6495281">
      <w:bodyDiv w:val="1"/>
      <w:marLeft w:val="0"/>
      <w:marRight w:val="0"/>
      <w:marTop w:val="0"/>
      <w:marBottom w:val="0"/>
      <w:divBdr>
        <w:top w:val="none" w:sz="0" w:space="0" w:color="auto"/>
        <w:left w:val="none" w:sz="0" w:space="0" w:color="auto"/>
        <w:bottom w:val="none" w:sz="0" w:space="0" w:color="auto"/>
        <w:right w:val="none" w:sz="0" w:space="0" w:color="auto"/>
      </w:divBdr>
    </w:div>
    <w:div w:id="1336497495">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077987">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118278">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320575">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2855262">
      <w:bodyDiv w:val="1"/>
      <w:marLeft w:val="0"/>
      <w:marRight w:val="0"/>
      <w:marTop w:val="0"/>
      <w:marBottom w:val="0"/>
      <w:divBdr>
        <w:top w:val="none" w:sz="0" w:space="0" w:color="auto"/>
        <w:left w:val="none" w:sz="0" w:space="0" w:color="auto"/>
        <w:bottom w:val="none" w:sz="0" w:space="0" w:color="auto"/>
        <w:right w:val="none" w:sz="0" w:space="0" w:color="auto"/>
      </w:divBdr>
    </w:div>
    <w:div w:id="1342902024">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4820">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5866845">
      <w:bodyDiv w:val="1"/>
      <w:marLeft w:val="0"/>
      <w:marRight w:val="0"/>
      <w:marTop w:val="0"/>
      <w:marBottom w:val="0"/>
      <w:divBdr>
        <w:top w:val="none" w:sz="0" w:space="0" w:color="auto"/>
        <w:left w:val="none" w:sz="0" w:space="0" w:color="auto"/>
        <w:bottom w:val="none" w:sz="0" w:space="0" w:color="auto"/>
        <w:right w:val="none" w:sz="0" w:space="0" w:color="auto"/>
      </w:divBdr>
    </w:div>
    <w:div w:id="1346858920">
      <w:bodyDiv w:val="1"/>
      <w:marLeft w:val="0"/>
      <w:marRight w:val="0"/>
      <w:marTop w:val="0"/>
      <w:marBottom w:val="0"/>
      <w:divBdr>
        <w:top w:val="none" w:sz="0" w:space="0" w:color="auto"/>
        <w:left w:val="none" w:sz="0" w:space="0" w:color="auto"/>
        <w:bottom w:val="none" w:sz="0" w:space="0" w:color="auto"/>
        <w:right w:val="none" w:sz="0" w:space="0" w:color="auto"/>
      </w:divBdr>
    </w:div>
    <w:div w:id="1347169244">
      <w:bodyDiv w:val="1"/>
      <w:marLeft w:val="0"/>
      <w:marRight w:val="0"/>
      <w:marTop w:val="0"/>
      <w:marBottom w:val="0"/>
      <w:divBdr>
        <w:top w:val="none" w:sz="0" w:space="0" w:color="auto"/>
        <w:left w:val="none" w:sz="0" w:space="0" w:color="auto"/>
        <w:bottom w:val="none" w:sz="0" w:space="0" w:color="auto"/>
        <w:right w:val="none" w:sz="0" w:space="0" w:color="auto"/>
      </w:divBdr>
    </w:div>
    <w:div w:id="134736664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211224">
      <w:bodyDiv w:val="1"/>
      <w:marLeft w:val="0"/>
      <w:marRight w:val="0"/>
      <w:marTop w:val="0"/>
      <w:marBottom w:val="0"/>
      <w:divBdr>
        <w:top w:val="none" w:sz="0" w:space="0" w:color="auto"/>
        <w:left w:val="none" w:sz="0" w:space="0" w:color="auto"/>
        <w:bottom w:val="none" w:sz="0" w:space="0" w:color="auto"/>
        <w:right w:val="none" w:sz="0" w:space="0" w:color="auto"/>
      </w:divBdr>
    </w:div>
    <w:div w:id="1348213250">
      <w:bodyDiv w:val="1"/>
      <w:marLeft w:val="0"/>
      <w:marRight w:val="0"/>
      <w:marTop w:val="0"/>
      <w:marBottom w:val="0"/>
      <w:divBdr>
        <w:top w:val="none" w:sz="0" w:space="0" w:color="auto"/>
        <w:left w:val="none" w:sz="0" w:space="0" w:color="auto"/>
        <w:bottom w:val="none" w:sz="0" w:space="0" w:color="auto"/>
        <w:right w:val="none" w:sz="0" w:space="0" w:color="auto"/>
      </w:divBdr>
    </w:div>
    <w:div w:id="1348216291">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185019">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2141612">
      <w:bodyDiv w:val="1"/>
      <w:marLeft w:val="0"/>
      <w:marRight w:val="0"/>
      <w:marTop w:val="0"/>
      <w:marBottom w:val="0"/>
      <w:divBdr>
        <w:top w:val="none" w:sz="0" w:space="0" w:color="auto"/>
        <w:left w:val="none" w:sz="0" w:space="0" w:color="auto"/>
        <w:bottom w:val="none" w:sz="0" w:space="0" w:color="auto"/>
        <w:right w:val="none" w:sz="0" w:space="0" w:color="auto"/>
      </w:divBdr>
    </w:div>
    <w:div w:id="1352949644">
      <w:bodyDiv w:val="1"/>
      <w:marLeft w:val="0"/>
      <w:marRight w:val="0"/>
      <w:marTop w:val="0"/>
      <w:marBottom w:val="0"/>
      <w:divBdr>
        <w:top w:val="none" w:sz="0" w:space="0" w:color="auto"/>
        <w:left w:val="none" w:sz="0" w:space="0" w:color="auto"/>
        <w:bottom w:val="none" w:sz="0" w:space="0" w:color="auto"/>
        <w:right w:val="none" w:sz="0" w:space="0" w:color="auto"/>
      </w:divBdr>
    </w:div>
    <w:div w:id="1353533645">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4649793">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763891">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0728">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7661534">
      <w:bodyDiv w:val="1"/>
      <w:marLeft w:val="0"/>
      <w:marRight w:val="0"/>
      <w:marTop w:val="0"/>
      <w:marBottom w:val="0"/>
      <w:divBdr>
        <w:top w:val="none" w:sz="0" w:space="0" w:color="auto"/>
        <w:left w:val="none" w:sz="0" w:space="0" w:color="auto"/>
        <w:bottom w:val="none" w:sz="0" w:space="0" w:color="auto"/>
        <w:right w:val="none" w:sz="0" w:space="0" w:color="auto"/>
      </w:divBdr>
    </w:div>
    <w:div w:id="1357927776">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3166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366020">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018591">
      <w:bodyDiv w:val="1"/>
      <w:marLeft w:val="0"/>
      <w:marRight w:val="0"/>
      <w:marTop w:val="0"/>
      <w:marBottom w:val="0"/>
      <w:divBdr>
        <w:top w:val="none" w:sz="0" w:space="0" w:color="auto"/>
        <w:left w:val="none" w:sz="0" w:space="0" w:color="auto"/>
        <w:bottom w:val="none" w:sz="0" w:space="0" w:color="auto"/>
        <w:right w:val="none" w:sz="0" w:space="0" w:color="auto"/>
      </w:divBdr>
    </w:div>
    <w:div w:id="1363164720">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5710478">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07287">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378063">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1567058">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805447">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192565">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0463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045651">
      <w:bodyDiv w:val="1"/>
      <w:marLeft w:val="0"/>
      <w:marRight w:val="0"/>
      <w:marTop w:val="0"/>
      <w:marBottom w:val="0"/>
      <w:divBdr>
        <w:top w:val="none" w:sz="0" w:space="0" w:color="auto"/>
        <w:left w:val="none" w:sz="0" w:space="0" w:color="auto"/>
        <w:bottom w:val="none" w:sz="0" w:space="0" w:color="auto"/>
        <w:right w:val="none" w:sz="0" w:space="0" w:color="auto"/>
      </w:divBdr>
    </w:div>
    <w:div w:id="1378360859">
      <w:bodyDiv w:val="1"/>
      <w:marLeft w:val="0"/>
      <w:marRight w:val="0"/>
      <w:marTop w:val="0"/>
      <w:marBottom w:val="0"/>
      <w:divBdr>
        <w:top w:val="none" w:sz="0" w:space="0" w:color="auto"/>
        <w:left w:val="none" w:sz="0" w:space="0" w:color="auto"/>
        <w:bottom w:val="none" w:sz="0" w:space="0" w:color="auto"/>
        <w:right w:val="none" w:sz="0" w:space="0" w:color="auto"/>
      </w:divBdr>
    </w:div>
    <w:div w:id="1378427589">
      <w:bodyDiv w:val="1"/>
      <w:marLeft w:val="0"/>
      <w:marRight w:val="0"/>
      <w:marTop w:val="0"/>
      <w:marBottom w:val="0"/>
      <w:divBdr>
        <w:top w:val="none" w:sz="0" w:space="0" w:color="auto"/>
        <w:left w:val="none" w:sz="0" w:space="0" w:color="auto"/>
        <w:bottom w:val="none" w:sz="0" w:space="0" w:color="auto"/>
        <w:right w:val="none" w:sz="0" w:space="0" w:color="auto"/>
      </w:divBdr>
    </w:div>
    <w:div w:id="137850619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171138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359402">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2826128">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4911844">
      <w:bodyDiv w:val="1"/>
      <w:marLeft w:val="0"/>
      <w:marRight w:val="0"/>
      <w:marTop w:val="0"/>
      <w:marBottom w:val="0"/>
      <w:divBdr>
        <w:top w:val="none" w:sz="0" w:space="0" w:color="auto"/>
        <w:left w:val="none" w:sz="0" w:space="0" w:color="auto"/>
        <w:bottom w:val="none" w:sz="0" w:space="0" w:color="auto"/>
        <w:right w:val="none" w:sz="0" w:space="0" w:color="auto"/>
      </w:divBdr>
    </w:div>
    <w:div w:id="1385789081">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073441">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215036">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89842245">
      <w:bodyDiv w:val="1"/>
      <w:marLeft w:val="0"/>
      <w:marRight w:val="0"/>
      <w:marTop w:val="0"/>
      <w:marBottom w:val="0"/>
      <w:divBdr>
        <w:top w:val="none" w:sz="0" w:space="0" w:color="auto"/>
        <w:left w:val="none" w:sz="0" w:space="0" w:color="auto"/>
        <w:bottom w:val="none" w:sz="0" w:space="0" w:color="auto"/>
        <w:right w:val="none" w:sz="0" w:space="0" w:color="auto"/>
      </w:divBdr>
    </w:div>
    <w:div w:id="1391074581">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416702">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313841">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09189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0589998">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3111">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1830660">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065013">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5835589">
      <w:bodyDiv w:val="1"/>
      <w:marLeft w:val="0"/>
      <w:marRight w:val="0"/>
      <w:marTop w:val="0"/>
      <w:marBottom w:val="0"/>
      <w:divBdr>
        <w:top w:val="none" w:sz="0" w:space="0" w:color="auto"/>
        <w:left w:val="none" w:sz="0" w:space="0" w:color="auto"/>
        <w:bottom w:val="none" w:sz="0" w:space="0" w:color="auto"/>
        <w:right w:val="none" w:sz="0" w:space="0" w:color="auto"/>
      </w:divBdr>
    </w:div>
    <w:div w:id="1405879527">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420253">
      <w:bodyDiv w:val="1"/>
      <w:marLeft w:val="0"/>
      <w:marRight w:val="0"/>
      <w:marTop w:val="0"/>
      <w:marBottom w:val="0"/>
      <w:divBdr>
        <w:top w:val="none" w:sz="0" w:space="0" w:color="auto"/>
        <w:left w:val="none" w:sz="0" w:space="0" w:color="auto"/>
        <w:bottom w:val="none" w:sz="0" w:space="0" w:color="auto"/>
        <w:right w:val="none" w:sz="0" w:space="0" w:color="auto"/>
      </w:divBdr>
    </w:div>
    <w:div w:id="1406536413">
      <w:bodyDiv w:val="1"/>
      <w:marLeft w:val="0"/>
      <w:marRight w:val="0"/>
      <w:marTop w:val="0"/>
      <w:marBottom w:val="0"/>
      <w:divBdr>
        <w:top w:val="none" w:sz="0" w:space="0" w:color="auto"/>
        <w:left w:val="none" w:sz="0" w:space="0" w:color="auto"/>
        <w:bottom w:val="none" w:sz="0" w:space="0" w:color="auto"/>
        <w:right w:val="none" w:sz="0" w:space="0" w:color="auto"/>
      </w:divBdr>
    </w:div>
    <w:div w:id="1406564553">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6950561">
      <w:bodyDiv w:val="1"/>
      <w:marLeft w:val="0"/>
      <w:marRight w:val="0"/>
      <w:marTop w:val="0"/>
      <w:marBottom w:val="0"/>
      <w:divBdr>
        <w:top w:val="none" w:sz="0" w:space="0" w:color="auto"/>
        <w:left w:val="none" w:sz="0" w:space="0" w:color="auto"/>
        <w:bottom w:val="none" w:sz="0" w:space="0" w:color="auto"/>
        <w:right w:val="none" w:sz="0" w:space="0" w:color="auto"/>
      </w:divBdr>
    </w:div>
    <w:div w:id="1407262666">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38726">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2002052">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25706">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4619025">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710061">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019923">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02225">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483008">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672750">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446193">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0982946">
      <w:bodyDiv w:val="1"/>
      <w:marLeft w:val="0"/>
      <w:marRight w:val="0"/>
      <w:marTop w:val="0"/>
      <w:marBottom w:val="0"/>
      <w:divBdr>
        <w:top w:val="none" w:sz="0" w:space="0" w:color="auto"/>
        <w:left w:val="none" w:sz="0" w:space="0" w:color="auto"/>
        <w:bottom w:val="none" w:sz="0" w:space="0" w:color="auto"/>
        <w:right w:val="none" w:sz="0" w:space="0" w:color="auto"/>
      </w:divBdr>
    </w:div>
    <w:div w:id="1421026227">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2870598">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3917314">
      <w:bodyDiv w:val="1"/>
      <w:marLeft w:val="0"/>
      <w:marRight w:val="0"/>
      <w:marTop w:val="0"/>
      <w:marBottom w:val="0"/>
      <w:divBdr>
        <w:top w:val="none" w:sz="0" w:space="0" w:color="auto"/>
        <w:left w:val="none" w:sz="0" w:space="0" w:color="auto"/>
        <w:bottom w:val="none" w:sz="0" w:space="0" w:color="auto"/>
        <w:right w:val="none" w:sz="0" w:space="0" w:color="auto"/>
      </w:divBdr>
    </w:div>
    <w:div w:id="1424036203">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5877792">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6343565">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29616846">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344866">
      <w:bodyDiv w:val="1"/>
      <w:marLeft w:val="0"/>
      <w:marRight w:val="0"/>
      <w:marTop w:val="0"/>
      <w:marBottom w:val="0"/>
      <w:divBdr>
        <w:top w:val="none" w:sz="0" w:space="0" w:color="auto"/>
        <w:left w:val="none" w:sz="0" w:space="0" w:color="auto"/>
        <w:bottom w:val="none" w:sz="0" w:space="0" w:color="auto"/>
        <w:right w:val="none" w:sz="0" w:space="0" w:color="auto"/>
      </w:divBdr>
    </w:div>
    <w:div w:id="1430616747">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202306">
      <w:bodyDiv w:val="1"/>
      <w:marLeft w:val="0"/>
      <w:marRight w:val="0"/>
      <w:marTop w:val="0"/>
      <w:marBottom w:val="0"/>
      <w:divBdr>
        <w:top w:val="none" w:sz="0" w:space="0" w:color="auto"/>
        <w:left w:val="none" w:sz="0" w:space="0" w:color="auto"/>
        <w:bottom w:val="none" w:sz="0" w:space="0" w:color="auto"/>
        <w:right w:val="none" w:sz="0" w:space="0" w:color="auto"/>
      </w:divBdr>
    </w:div>
    <w:div w:id="1431314194">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2410">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6248637">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8669858">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291611">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1533291">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187589">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4960057">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3851">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49858693">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127694">
      <w:bodyDiv w:val="1"/>
      <w:marLeft w:val="0"/>
      <w:marRight w:val="0"/>
      <w:marTop w:val="0"/>
      <w:marBottom w:val="0"/>
      <w:divBdr>
        <w:top w:val="none" w:sz="0" w:space="0" w:color="auto"/>
        <w:left w:val="none" w:sz="0" w:space="0" w:color="auto"/>
        <w:bottom w:val="none" w:sz="0" w:space="0" w:color="auto"/>
        <w:right w:val="none" w:sz="0" w:space="0" w:color="auto"/>
      </w:divBdr>
    </w:div>
    <w:div w:id="1451195733">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5159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086358">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101423">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556130">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7991763">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56330">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452399">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370578">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489416">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384185">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040329">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5924277">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699562">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8863010">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69860129">
      <w:bodyDiv w:val="1"/>
      <w:marLeft w:val="0"/>
      <w:marRight w:val="0"/>
      <w:marTop w:val="0"/>
      <w:marBottom w:val="0"/>
      <w:divBdr>
        <w:top w:val="none" w:sz="0" w:space="0" w:color="auto"/>
        <w:left w:val="none" w:sz="0" w:space="0" w:color="auto"/>
        <w:bottom w:val="none" w:sz="0" w:space="0" w:color="auto"/>
        <w:right w:val="none" w:sz="0" w:space="0" w:color="auto"/>
      </w:divBdr>
    </w:div>
    <w:div w:id="1470633674">
      <w:bodyDiv w:val="1"/>
      <w:marLeft w:val="0"/>
      <w:marRight w:val="0"/>
      <w:marTop w:val="0"/>
      <w:marBottom w:val="0"/>
      <w:divBdr>
        <w:top w:val="none" w:sz="0" w:space="0" w:color="auto"/>
        <w:left w:val="none" w:sz="0" w:space="0" w:color="auto"/>
        <w:bottom w:val="none" w:sz="0" w:space="0" w:color="auto"/>
        <w:right w:val="none" w:sz="0" w:space="0" w:color="auto"/>
      </w:divBdr>
    </w:div>
    <w:div w:id="1470636539">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135398">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3644554">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567636">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6950152">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112719">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79689422">
      <w:bodyDiv w:val="1"/>
      <w:marLeft w:val="0"/>
      <w:marRight w:val="0"/>
      <w:marTop w:val="0"/>
      <w:marBottom w:val="0"/>
      <w:divBdr>
        <w:top w:val="none" w:sz="0" w:space="0" w:color="auto"/>
        <w:left w:val="none" w:sz="0" w:space="0" w:color="auto"/>
        <w:bottom w:val="none" w:sz="0" w:space="0" w:color="auto"/>
        <w:right w:val="none" w:sz="0" w:space="0" w:color="auto"/>
      </w:divBdr>
    </w:div>
    <w:div w:id="1479804858">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0809248">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1925598">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651374">
      <w:bodyDiv w:val="1"/>
      <w:marLeft w:val="0"/>
      <w:marRight w:val="0"/>
      <w:marTop w:val="0"/>
      <w:marBottom w:val="0"/>
      <w:divBdr>
        <w:top w:val="none" w:sz="0" w:space="0" w:color="auto"/>
        <w:left w:val="none" w:sz="0" w:space="0" w:color="auto"/>
        <w:bottom w:val="none" w:sz="0" w:space="0" w:color="auto"/>
        <w:right w:val="none" w:sz="0" w:space="0" w:color="auto"/>
      </w:divBdr>
    </w:div>
    <w:div w:id="148269419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153">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39245">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850198">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6775559">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8277176">
      <w:bodyDiv w:val="1"/>
      <w:marLeft w:val="0"/>
      <w:marRight w:val="0"/>
      <w:marTop w:val="0"/>
      <w:marBottom w:val="0"/>
      <w:divBdr>
        <w:top w:val="none" w:sz="0" w:space="0" w:color="auto"/>
        <w:left w:val="none" w:sz="0" w:space="0" w:color="auto"/>
        <w:bottom w:val="none" w:sz="0" w:space="0" w:color="auto"/>
        <w:right w:val="none" w:sz="0" w:space="0" w:color="auto"/>
      </w:divBdr>
    </w:div>
    <w:div w:id="1488477970">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637347">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402893">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3835829">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34148">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5997694">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340798">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499610473">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19208">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501094">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1770700">
      <w:bodyDiv w:val="1"/>
      <w:marLeft w:val="0"/>
      <w:marRight w:val="0"/>
      <w:marTop w:val="0"/>
      <w:marBottom w:val="0"/>
      <w:divBdr>
        <w:top w:val="none" w:sz="0" w:space="0" w:color="auto"/>
        <w:left w:val="none" w:sz="0" w:space="0" w:color="auto"/>
        <w:bottom w:val="none" w:sz="0" w:space="0" w:color="auto"/>
        <w:right w:val="none" w:sz="0" w:space="0" w:color="auto"/>
      </w:divBdr>
    </w:div>
    <w:div w:id="1502350226">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053665">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02113">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7987259">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784616">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792460">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225316">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420025">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380096">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88711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040684">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428409">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8738526">
      <w:bodyDiv w:val="1"/>
      <w:marLeft w:val="0"/>
      <w:marRight w:val="0"/>
      <w:marTop w:val="0"/>
      <w:marBottom w:val="0"/>
      <w:divBdr>
        <w:top w:val="none" w:sz="0" w:space="0" w:color="auto"/>
        <w:left w:val="none" w:sz="0" w:space="0" w:color="auto"/>
        <w:bottom w:val="none" w:sz="0" w:space="0" w:color="auto"/>
        <w:right w:val="none" w:sz="0" w:space="0" w:color="auto"/>
      </w:divBdr>
    </w:div>
    <w:div w:id="1518885108">
      <w:bodyDiv w:val="1"/>
      <w:marLeft w:val="0"/>
      <w:marRight w:val="0"/>
      <w:marTop w:val="0"/>
      <w:marBottom w:val="0"/>
      <w:divBdr>
        <w:top w:val="none" w:sz="0" w:space="0" w:color="auto"/>
        <w:left w:val="none" w:sz="0" w:space="0" w:color="auto"/>
        <w:bottom w:val="none" w:sz="0" w:space="0" w:color="auto"/>
        <w:right w:val="none" w:sz="0" w:space="0" w:color="auto"/>
      </w:divBdr>
    </w:div>
    <w:div w:id="1519200183">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1772413">
      <w:bodyDiv w:val="1"/>
      <w:marLeft w:val="0"/>
      <w:marRight w:val="0"/>
      <w:marTop w:val="0"/>
      <w:marBottom w:val="0"/>
      <w:divBdr>
        <w:top w:val="none" w:sz="0" w:space="0" w:color="auto"/>
        <w:left w:val="none" w:sz="0" w:space="0" w:color="auto"/>
        <w:bottom w:val="none" w:sz="0" w:space="0" w:color="auto"/>
        <w:right w:val="none" w:sz="0" w:space="0" w:color="auto"/>
      </w:divBdr>
    </w:div>
    <w:div w:id="1522236790">
      <w:bodyDiv w:val="1"/>
      <w:marLeft w:val="0"/>
      <w:marRight w:val="0"/>
      <w:marTop w:val="0"/>
      <w:marBottom w:val="0"/>
      <w:divBdr>
        <w:top w:val="none" w:sz="0" w:space="0" w:color="auto"/>
        <w:left w:val="none" w:sz="0" w:space="0" w:color="auto"/>
        <w:bottom w:val="none" w:sz="0" w:space="0" w:color="auto"/>
        <w:right w:val="none" w:sz="0" w:space="0" w:color="auto"/>
      </w:divBdr>
    </w:div>
    <w:div w:id="1522276055">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75236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628836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327234">
      <w:bodyDiv w:val="1"/>
      <w:marLeft w:val="0"/>
      <w:marRight w:val="0"/>
      <w:marTop w:val="0"/>
      <w:marBottom w:val="0"/>
      <w:divBdr>
        <w:top w:val="none" w:sz="0" w:space="0" w:color="auto"/>
        <w:left w:val="none" w:sz="0" w:space="0" w:color="auto"/>
        <w:bottom w:val="none" w:sz="0" w:space="0" w:color="auto"/>
        <w:right w:val="none" w:sz="0" w:space="0" w:color="auto"/>
      </w:divBdr>
    </w:div>
    <w:div w:id="1527401398">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7912614">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8830381">
      <w:bodyDiv w:val="1"/>
      <w:marLeft w:val="0"/>
      <w:marRight w:val="0"/>
      <w:marTop w:val="0"/>
      <w:marBottom w:val="0"/>
      <w:divBdr>
        <w:top w:val="none" w:sz="0" w:space="0" w:color="auto"/>
        <w:left w:val="none" w:sz="0" w:space="0" w:color="auto"/>
        <w:bottom w:val="none" w:sz="0" w:space="0" w:color="auto"/>
        <w:right w:val="none" w:sz="0" w:space="0" w:color="auto"/>
      </w:divBdr>
    </w:div>
    <w:div w:id="1529024214">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560209">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22633">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726646">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450936">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150104">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3759900">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4226129">
      <w:bodyDiv w:val="1"/>
      <w:marLeft w:val="0"/>
      <w:marRight w:val="0"/>
      <w:marTop w:val="0"/>
      <w:marBottom w:val="0"/>
      <w:divBdr>
        <w:top w:val="none" w:sz="0" w:space="0" w:color="auto"/>
        <w:left w:val="none" w:sz="0" w:space="0" w:color="auto"/>
        <w:bottom w:val="none" w:sz="0" w:space="0" w:color="auto"/>
        <w:right w:val="none" w:sz="0" w:space="0" w:color="auto"/>
      </w:divBdr>
    </w:div>
    <w:div w:id="1534809972">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812">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54421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7888751">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8273635">
      <w:bodyDiv w:val="1"/>
      <w:marLeft w:val="0"/>
      <w:marRight w:val="0"/>
      <w:marTop w:val="0"/>
      <w:marBottom w:val="0"/>
      <w:divBdr>
        <w:top w:val="none" w:sz="0" w:space="0" w:color="auto"/>
        <w:left w:val="none" w:sz="0" w:space="0" w:color="auto"/>
        <w:bottom w:val="none" w:sz="0" w:space="0" w:color="auto"/>
        <w:right w:val="none" w:sz="0" w:space="0" w:color="auto"/>
      </w:divBdr>
    </w:div>
    <w:div w:id="1539200273">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39588379">
      <w:bodyDiv w:val="1"/>
      <w:marLeft w:val="0"/>
      <w:marRight w:val="0"/>
      <w:marTop w:val="0"/>
      <w:marBottom w:val="0"/>
      <w:divBdr>
        <w:top w:val="none" w:sz="0" w:space="0" w:color="auto"/>
        <w:left w:val="none" w:sz="0" w:space="0" w:color="auto"/>
        <w:bottom w:val="none" w:sz="0" w:space="0" w:color="auto"/>
        <w:right w:val="none" w:sz="0" w:space="0" w:color="auto"/>
      </w:divBdr>
    </w:div>
    <w:div w:id="1540698668">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473849">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204414">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4556146">
      <w:bodyDiv w:val="1"/>
      <w:marLeft w:val="0"/>
      <w:marRight w:val="0"/>
      <w:marTop w:val="0"/>
      <w:marBottom w:val="0"/>
      <w:divBdr>
        <w:top w:val="none" w:sz="0" w:space="0" w:color="auto"/>
        <w:left w:val="none" w:sz="0" w:space="0" w:color="auto"/>
        <w:bottom w:val="none" w:sz="0" w:space="0" w:color="auto"/>
        <w:right w:val="none" w:sz="0" w:space="0" w:color="auto"/>
      </w:divBdr>
    </w:div>
    <w:div w:id="1544632193">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73074">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135098">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679321">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0258821">
      <w:bodyDiv w:val="1"/>
      <w:marLeft w:val="0"/>
      <w:marRight w:val="0"/>
      <w:marTop w:val="0"/>
      <w:marBottom w:val="0"/>
      <w:divBdr>
        <w:top w:val="none" w:sz="0" w:space="0" w:color="auto"/>
        <w:left w:val="none" w:sz="0" w:space="0" w:color="auto"/>
        <w:bottom w:val="none" w:sz="0" w:space="0" w:color="auto"/>
        <w:right w:val="none" w:sz="0" w:space="0" w:color="auto"/>
      </w:divBdr>
    </w:div>
    <w:div w:id="155146036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1651307">
      <w:bodyDiv w:val="1"/>
      <w:marLeft w:val="0"/>
      <w:marRight w:val="0"/>
      <w:marTop w:val="0"/>
      <w:marBottom w:val="0"/>
      <w:divBdr>
        <w:top w:val="none" w:sz="0" w:space="0" w:color="auto"/>
        <w:left w:val="none" w:sz="0" w:space="0" w:color="auto"/>
        <w:bottom w:val="none" w:sz="0" w:space="0" w:color="auto"/>
        <w:right w:val="none" w:sz="0" w:space="0" w:color="auto"/>
      </w:divBdr>
    </w:div>
    <w:div w:id="1551651482">
      <w:bodyDiv w:val="1"/>
      <w:marLeft w:val="0"/>
      <w:marRight w:val="0"/>
      <w:marTop w:val="0"/>
      <w:marBottom w:val="0"/>
      <w:divBdr>
        <w:top w:val="none" w:sz="0" w:space="0" w:color="auto"/>
        <w:left w:val="none" w:sz="0" w:space="0" w:color="auto"/>
        <w:bottom w:val="none" w:sz="0" w:space="0" w:color="auto"/>
        <w:right w:val="none" w:sz="0" w:space="0" w:color="auto"/>
      </w:divBdr>
    </w:div>
    <w:div w:id="1552038714">
      <w:bodyDiv w:val="1"/>
      <w:marLeft w:val="0"/>
      <w:marRight w:val="0"/>
      <w:marTop w:val="0"/>
      <w:marBottom w:val="0"/>
      <w:divBdr>
        <w:top w:val="none" w:sz="0" w:space="0" w:color="auto"/>
        <w:left w:val="none" w:sz="0" w:space="0" w:color="auto"/>
        <w:bottom w:val="none" w:sz="0" w:space="0" w:color="auto"/>
        <w:right w:val="none" w:sz="0" w:space="0" w:color="auto"/>
      </w:divBdr>
    </w:div>
    <w:div w:id="1552106802">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494352">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660561">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046729">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309974">
      <w:bodyDiv w:val="1"/>
      <w:marLeft w:val="0"/>
      <w:marRight w:val="0"/>
      <w:marTop w:val="0"/>
      <w:marBottom w:val="0"/>
      <w:divBdr>
        <w:top w:val="none" w:sz="0" w:space="0" w:color="auto"/>
        <w:left w:val="none" w:sz="0" w:space="0" w:color="auto"/>
        <w:bottom w:val="none" w:sz="0" w:space="0" w:color="auto"/>
        <w:right w:val="none" w:sz="0" w:space="0" w:color="auto"/>
      </w:divBdr>
    </w:div>
    <w:div w:id="155546375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6307490">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7738863">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3434">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8860445">
      <w:bodyDiv w:val="1"/>
      <w:marLeft w:val="0"/>
      <w:marRight w:val="0"/>
      <w:marTop w:val="0"/>
      <w:marBottom w:val="0"/>
      <w:divBdr>
        <w:top w:val="none" w:sz="0" w:space="0" w:color="auto"/>
        <w:left w:val="none" w:sz="0" w:space="0" w:color="auto"/>
        <w:bottom w:val="none" w:sz="0" w:space="0" w:color="auto"/>
        <w:right w:val="none" w:sz="0" w:space="0" w:color="auto"/>
      </w:divBdr>
    </w:div>
    <w:div w:id="1559053043">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440497">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09701">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095730">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667316">
      <w:bodyDiv w:val="1"/>
      <w:marLeft w:val="0"/>
      <w:marRight w:val="0"/>
      <w:marTop w:val="0"/>
      <w:marBottom w:val="0"/>
      <w:divBdr>
        <w:top w:val="none" w:sz="0" w:space="0" w:color="auto"/>
        <w:left w:val="none" w:sz="0" w:space="0" w:color="auto"/>
        <w:bottom w:val="none" w:sz="0" w:space="0" w:color="auto"/>
        <w:right w:val="none" w:sz="0" w:space="0" w:color="auto"/>
      </w:divBdr>
    </w:div>
    <w:div w:id="1562789406">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365121">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186110">
      <w:bodyDiv w:val="1"/>
      <w:marLeft w:val="0"/>
      <w:marRight w:val="0"/>
      <w:marTop w:val="0"/>
      <w:marBottom w:val="0"/>
      <w:divBdr>
        <w:top w:val="none" w:sz="0" w:space="0" w:color="auto"/>
        <w:left w:val="none" w:sz="0" w:space="0" w:color="auto"/>
        <w:bottom w:val="none" w:sz="0" w:space="0" w:color="auto"/>
        <w:right w:val="none" w:sz="0" w:space="0" w:color="auto"/>
      </w:divBdr>
    </w:div>
    <w:div w:id="1566330556">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69920571">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1429489">
      <w:bodyDiv w:val="1"/>
      <w:marLeft w:val="0"/>
      <w:marRight w:val="0"/>
      <w:marTop w:val="0"/>
      <w:marBottom w:val="0"/>
      <w:divBdr>
        <w:top w:val="none" w:sz="0" w:space="0" w:color="auto"/>
        <w:left w:val="none" w:sz="0" w:space="0" w:color="auto"/>
        <w:bottom w:val="none" w:sz="0" w:space="0" w:color="auto"/>
        <w:right w:val="none" w:sz="0" w:space="0" w:color="auto"/>
      </w:divBdr>
    </w:div>
    <w:div w:id="1571621398">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051359">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124529">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167374">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7399185">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8633755">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0015839">
      <w:bodyDiv w:val="1"/>
      <w:marLeft w:val="0"/>
      <w:marRight w:val="0"/>
      <w:marTop w:val="0"/>
      <w:marBottom w:val="0"/>
      <w:divBdr>
        <w:top w:val="none" w:sz="0" w:space="0" w:color="auto"/>
        <w:left w:val="none" w:sz="0" w:space="0" w:color="auto"/>
        <w:bottom w:val="none" w:sz="0" w:space="0" w:color="auto"/>
        <w:right w:val="none" w:sz="0" w:space="0" w:color="auto"/>
      </w:divBdr>
    </w:div>
    <w:div w:id="1580560300">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27291">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540825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6920584">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88727445">
      <w:bodyDiv w:val="1"/>
      <w:marLeft w:val="0"/>
      <w:marRight w:val="0"/>
      <w:marTop w:val="0"/>
      <w:marBottom w:val="0"/>
      <w:divBdr>
        <w:top w:val="none" w:sz="0" w:space="0" w:color="auto"/>
        <w:left w:val="none" w:sz="0" w:space="0" w:color="auto"/>
        <w:bottom w:val="none" w:sz="0" w:space="0" w:color="auto"/>
        <w:right w:val="none" w:sz="0" w:space="0" w:color="auto"/>
      </w:divBdr>
    </w:div>
    <w:div w:id="1589464833">
      <w:bodyDiv w:val="1"/>
      <w:marLeft w:val="0"/>
      <w:marRight w:val="0"/>
      <w:marTop w:val="0"/>
      <w:marBottom w:val="0"/>
      <w:divBdr>
        <w:top w:val="none" w:sz="0" w:space="0" w:color="auto"/>
        <w:left w:val="none" w:sz="0" w:space="0" w:color="auto"/>
        <w:bottom w:val="none" w:sz="0" w:space="0" w:color="auto"/>
        <w:right w:val="none" w:sz="0" w:space="0" w:color="auto"/>
      </w:divBdr>
    </w:div>
    <w:div w:id="1589579524">
      <w:bodyDiv w:val="1"/>
      <w:marLeft w:val="0"/>
      <w:marRight w:val="0"/>
      <w:marTop w:val="0"/>
      <w:marBottom w:val="0"/>
      <w:divBdr>
        <w:top w:val="none" w:sz="0" w:space="0" w:color="auto"/>
        <w:left w:val="none" w:sz="0" w:space="0" w:color="auto"/>
        <w:bottom w:val="none" w:sz="0" w:space="0" w:color="auto"/>
        <w:right w:val="none" w:sz="0" w:space="0" w:color="auto"/>
      </w:divBdr>
    </w:div>
    <w:div w:id="1589656500">
      <w:bodyDiv w:val="1"/>
      <w:marLeft w:val="0"/>
      <w:marRight w:val="0"/>
      <w:marTop w:val="0"/>
      <w:marBottom w:val="0"/>
      <w:divBdr>
        <w:top w:val="none" w:sz="0" w:space="0" w:color="auto"/>
        <w:left w:val="none" w:sz="0" w:space="0" w:color="auto"/>
        <w:bottom w:val="none" w:sz="0" w:space="0" w:color="auto"/>
        <w:right w:val="none" w:sz="0" w:space="0" w:color="auto"/>
      </w:divBdr>
    </w:div>
    <w:div w:id="1589772468">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0429655">
      <w:bodyDiv w:val="1"/>
      <w:marLeft w:val="0"/>
      <w:marRight w:val="0"/>
      <w:marTop w:val="0"/>
      <w:marBottom w:val="0"/>
      <w:divBdr>
        <w:top w:val="none" w:sz="0" w:space="0" w:color="auto"/>
        <w:left w:val="none" w:sz="0" w:space="0" w:color="auto"/>
        <w:bottom w:val="none" w:sz="0" w:space="0" w:color="auto"/>
        <w:right w:val="none" w:sz="0" w:space="0" w:color="auto"/>
      </w:divBdr>
    </w:div>
    <w:div w:id="159084750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241494">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4850178">
      <w:bodyDiv w:val="1"/>
      <w:marLeft w:val="0"/>
      <w:marRight w:val="0"/>
      <w:marTop w:val="0"/>
      <w:marBottom w:val="0"/>
      <w:divBdr>
        <w:top w:val="none" w:sz="0" w:space="0" w:color="auto"/>
        <w:left w:val="none" w:sz="0" w:space="0" w:color="auto"/>
        <w:bottom w:val="none" w:sz="0" w:space="0" w:color="auto"/>
        <w:right w:val="none" w:sz="0" w:space="0" w:color="auto"/>
      </w:divBdr>
    </w:div>
    <w:div w:id="1595015831">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02991">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131922">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599755927">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10275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690457">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001857">
      <w:bodyDiv w:val="1"/>
      <w:marLeft w:val="0"/>
      <w:marRight w:val="0"/>
      <w:marTop w:val="0"/>
      <w:marBottom w:val="0"/>
      <w:divBdr>
        <w:top w:val="none" w:sz="0" w:space="0" w:color="auto"/>
        <w:left w:val="none" w:sz="0" w:space="0" w:color="auto"/>
        <w:bottom w:val="none" w:sz="0" w:space="0" w:color="auto"/>
        <w:right w:val="none" w:sz="0" w:space="0" w:color="auto"/>
      </w:divBdr>
    </w:div>
    <w:div w:id="1608081625">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544331">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09852329">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472755">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101122">
      <w:bodyDiv w:val="1"/>
      <w:marLeft w:val="0"/>
      <w:marRight w:val="0"/>
      <w:marTop w:val="0"/>
      <w:marBottom w:val="0"/>
      <w:divBdr>
        <w:top w:val="none" w:sz="0" w:space="0" w:color="auto"/>
        <w:left w:val="none" w:sz="0" w:space="0" w:color="auto"/>
        <w:bottom w:val="none" w:sz="0" w:space="0" w:color="auto"/>
        <w:right w:val="none" w:sz="0" w:space="0" w:color="auto"/>
      </w:divBdr>
    </w:div>
    <w:div w:id="1617179744">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102955">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419980">
      <w:bodyDiv w:val="1"/>
      <w:marLeft w:val="0"/>
      <w:marRight w:val="0"/>
      <w:marTop w:val="0"/>
      <w:marBottom w:val="0"/>
      <w:divBdr>
        <w:top w:val="none" w:sz="0" w:space="0" w:color="auto"/>
        <w:left w:val="none" w:sz="0" w:space="0" w:color="auto"/>
        <w:bottom w:val="none" w:sz="0" w:space="0" w:color="auto"/>
        <w:right w:val="none" w:sz="0" w:space="0" w:color="auto"/>
      </w:divBdr>
    </w:div>
    <w:div w:id="1622566956">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3002290">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153645">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270145">
      <w:bodyDiv w:val="1"/>
      <w:marLeft w:val="0"/>
      <w:marRight w:val="0"/>
      <w:marTop w:val="0"/>
      <w:marBottom w:val="0"/>
      <w:divBdr>
        <w:top w:val="none" w:sz="0" w:space="0" w:color="auto"/>
        <w:left w:val="none" w:sz="0" w:space="0" w:color="auto"/>
        <w:bottom w:val="none" w:sz="0" w:space="0" w:color="auto"/>
        <w:right w:val="none" w:sz="0" w:space="0" w:color="auto"/>
      </w:divBdr>
    </w:div>
    <w:div w:id="162739523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2862151">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5909967">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6452516">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39186596">
      <w:bodyDiv w:val="1"/>
      <w:marLeft w:val="0"/>
      <w:marRight w:val="0"/>
      <w:marTop w:val="0"/>
      <w:marBottom w:val="0"/>
      <w:divBdr>
        <w:top w:val="none" w:sz="0" w:space="0" w:color="auto"/>
        <w:left w:val="none" w:sz="0" w:space="0" w:color="auto"/>
        <w:bottom w:val="none" w:sz="0" w:space="0" w:color="auto"/>
        <w:right w:val="none" w:sz="0" w:space="0" w:color="auto"/>
      </w:divBdr>
    </w:div>
    <w:div w:id="1639341377">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22959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777453">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8438295">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563582">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2903714">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024957">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5645772">
      <w:bodyDiv w:val="1"/>
      <w:marLeft w:val="0"/>
      <w:marRight w:val="0"/>
      <w:marTop w:val="0"/>
      <w:marBottom w:val="0"/>
      <w:divBdr>
        <w:top w:val="none" w:sz="0" w:space="0" w:color="auto"/>
        <w:left w:val="none" w:sz="0" w:space="0" w:color="auto"/>
        <w:bottom w:val="none" w:sz="0" w:space="0" w:color="auto"/>
        <w:right w:val="none" w:sz="0" w:space="0" w:color="auto"/>
      </w:divBdr>
    </w:div>
    <w:div w:id="1656103334">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654401">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032604">
      <w:bodyDiv w:val="1"/>
      <w:marLeft w:val="0"/>
      <w:marRight w:val="0"/>
      <w:marTop w:val="0"/>
      <w:marBottom w:val="0"/>
      <w:divBdr>
        <w:top w:val="none" w:sz="0" w:space="0" w:color="auto"/>
        <w:left w:val="none" w:sz="0" w:space="0" w:color="auto"/>
        <w:bottom w:val="none" w:sz="0" w:space="0" w:color="auto"/>
        <w:right w:val="none" w:sz="0" w:space="0" w:color="auto"/>
      </w:divBdr>
    </w:div>
    <w:div w:id="1661470446">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2855854">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4813090">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6592260">
      <w:bodyDiv w:val="1"/>
      <w:marLeft w:val="0"/>
      <w:marRight w:val="0"/>
      <w:marTop w:val="0"/>
      <w:marBottom w:val="0"/>
      <w:divBdr>
        <w:top w:val="none" w:sz="0" w:space="0" w:color="auto"/>
        <w:left w:val="none" w:sz="0" w:space="0" w:color="auto"/>
        <w:bottom w:val="none" w:sz="0" w:space="0" w:color="auto"/>
        <w:right w:val="none" w:sz="0" w:space="0" w:color="auto"/>
      </w:divBdr>
    </w:div>
    <w:div w:id="1666785441">
      <w:bodyDiv w:val="1"/>
      <w:marLeft w:val="0"/>
      <w:marRight w:val="0"/>
      <w:marTop w:val="0"/>
      <w:marBottom w:val="0"/>
      <w:divBdr>
        <w:top w:val="none" w:sz="0" w:space="0" w:color="auto"/>
        <w:left w:val="none" w:sz="0" w:space="0" w:color="auto"/>
        <w:bottom w:val="none" w:sz="0" w:space="0" w:color="auto"/>
        <w:right w:val="none" w:sz="0" w:space="0" w:color="auto"/>
      </w:divBdr>
    </w:div>
    <w:div w:id="1667902371">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678333">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8899183">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251974">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643627">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2298184">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3488908">
      <w:bodyDiv w:val="1"/>
      <w:marLeft w:val="0"/>
      <w:marRight w:val="0"/>
      <w:marTop w:val="0"/>
      <w:marBottom w:val="0"/>
      <w:divBdr>
        <w:top w:val="none" w:sz="0" w:space="0" w:color="auto"/>
        <w:left w:val="none" w:sz="0" w:space="0" w:color="auto"/>
        <w:bottom w:val="none" w:sz="0" w:space="0" w:color="auto"/>
        <w:right w:val="none" w:sz="0" w:space="0" w:color="auto"/>
      </w:divBdr>
    </w:div>
    <w:div w:id="1674336863">
      <w:bodyDiv w:val="1"/>
      <w:marLeft w:val="0"/>
      <w:marRight w:val="0"/>
      <w:marTop w:val="0"/>
      <w:marBottom w:val="0"/>
      <w:divBdr>
        <w:top w:val="none" w:sz="0" w:space="0" w:color="auto"/>
        <w:left w:val="none" w:sz="0" w:space="0" w:color="auto"/>
        <w:bottom w:val="none" w:sz="0" w:space="0" w:color="auto"/>
        <w:right w:val="none" w:sz="0" w:space="0" w:color="auto"/>
      </w:divBdr>
    </w:div>
    <w:div w:id="1674911492">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298442">
      <w:bodyDiv w:val="1"/>
      <w:marLeft w:val="0"/>
      <w:marRight w:val="0"/>
      <w:marTop w:val="0"/>
      <w:marBottom w:val="0"/>
      <w:divBdr>
        <w:top w:val="none" w:sz="0" w:space="0" w:color="auto"/>
        <w:left w:val="none" w:sz="0" w:space="0" w:color="auto"/>
        <w:bottom w:val="none" w:sz="0" w:space="0" w:color="auto"/>
        <w:right w:val="none" w:sz="0" w:space="0" w:color="auto"/>
      </w:divBdr>
    </w:div>
    <w:div w:id="1675452394">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6956994">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383706">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78924982">
      <w:bodyDiv w:val="1"/>
      <w:marLeft w:val="0"/>
      <w:marRight w:val="0"/>
      <w:marTop w:val="0"/>
      <w:marBottom w:val="0"/>
      <w:divBdr>
        <w:top w:val="none" w:sz="0" w:space="0" w:color="auto"/>
        <w:left w:val="none" w:sz="0" w:space="0" w:color="auto"/>
        <w:bottom w:val="none" w:sz="0" w:space="0" w:color="auto"/>
        <w:right w:val="none" w:sz="0" w:space="0" w:color="auto"/>
      </w:divBdr>
    </w:div>
    <w:div w:id="1679574926">
      <w:bodyDiv w:val="1"/>
      <w:marLeft w:val="0"/>
      <w:marRight w:val="0"/>
      <w:marTop w:val="0"/>
      <w:marBottom w:val="0"/>
      <w:divBdr>
        <w:top w:val="none" w:sz="0" w:space="0" w:color="auto"/>
        <w:left w:val="none" w:sz="0" w:space="0" w:color="auto"/>
        <w:bottom w:val="none" w:sz="0" w:space="0" w:color="auto"/>
        <w:right w:val="none" w:sz="0" w:space="0" w:color="auto"/>
      </w:divBdr>
    </w:div>
    <w:div w:id="1679848893">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076594">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126067">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6859578">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568610">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2948882">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3918695">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4915045">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226210">
      <w:bodyDiv w:val="1"/>
      <w:marLeft w:val="0"/>
      <w:marRight w:val="0"/>
      <w:marTop w:val="0"/>
      <w:marBottom w:val="0"/>
      <w:divBdr>
        <w:top w:val="none" w:sz="0" w:space="0" w:color="auto"/>
        <w:left w:val="none" w:sz="0" w:space="0" w:color="auto"/>
        <w:bottom w:val="none" w:sz="0" w:space="0" w:color="auto"/>
        <w:right w:val="none" w:sz="0" w:space="0" w:color="auto"/>
      </w:divBdr>
    </w:div>
    <w:div w:id="1696341737">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769782">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35003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27787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128897">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2822230">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252018">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8217380">
      <w:bodyDiv w:val="1"/>
      <w:marLeft w:val="0"/>
      <w:marRight w:val="0"/>
      <w:marTop w:val="0"/>
      <w:marBottom w:val="0"/>
      <w:divBdr>
        <w:top w:val="none" w:sz="0" w:space="0" w:color="auto"/>
        <w:left w:val="none" w:sz="0" w:space="0" w:color="auto"/>
        <w:bottom w:val="none" w:sz="0" w:space="0" w:color="auto"/>
        <w:right w:val="none" w:sz="0" w:space="0" w:color="auto"/>
      </w:divBdr>
    </w:div>
    <w:div w:id="1709380230">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09914631">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346412">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1877858">
      <w:bodyDiv w:val="1"/>
      <w:marLeft w:val="0"/>
      <w:marRight w:val="0"/>
      <w:marTop w:val="0"/>
      <w:marBottom w:val="0"/>
      <w:divBdr>
        <w:top w:val="none" w:sz="0" w:space="0" w:color="auto"/>
        <w:left w:val="none" w:sz="0" w:space="0" w:color="auto"/>
        <w:bottom w:val="none" w:sz="0" w:space="0" w:color="auto"/>
        <w:right w:val="none" w:sz="0" w:space="0" w:color="auto"/>
      </w:divBdr>
    </w:div>
    <w:div w:id="1711952624">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109703">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5538949">
      <w:bodyDiv w:val="1"/>
      <w:marLeft w:val="0"/>
      <w:marRight w:val="0"/>
      <w:marTop w:val="0"/>
      <w:marBottom w:val="0"/>
      <w:divBdr>
        <w:top w:val="none" w:sz="0" w:space="0" w:color="auto"/>
        <w:left w:val="none" w:sz="0" w:space="0" w:color="auto"/>
        <w:bottom w:val="none" w:sz="0" w:space="0" w:color="auto"/>
        <w:right w:val="none" w:sz="0" w:space="0" w:color="auto"/>
      </w:divBdr>
    </w:div>
    <w:div w:id="1716007611">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776462">
      <w:bodyDiv w:val="1"/>
      <w:marLeft w:val="0"/>
      <w:marRight w:val="0"/>
      <w:marTop w:val="0"/>
      <w:marBottom w:val="0"/>
      <w:divBdr>
        <w:top w:val="none" w:sz="0" w:space="0" w:color="auto"/>
        <w:left w:val="none" w:sz="0" w:space="0" w:color="auto"/>
        <w:bottom w:val="none" w:sz="0" w:space="0" w:color="auto"/>
        <w:right w:val="none" w:sz="0" w:space="0" w:color="auto"/>
      </w:divBdr>
    </w:div>
    <w:div w:id="1717968737">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66162">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4408796">
      <w:bodyDiv w:val="1"/>
      <w:marLeft w:val="0"/>
      <w:marRight w:val="0"/>
      <w:marTop w:val="0"/>
      <w:marBottom w:val="0"/>
      <w:divBdr>
        <w:top w:val="none" w:sz="0" w:space="0" w:color="auto"/>
        <w:left w:val="none" w:sz="0" w:space="0" w:color="auto"/>
        <w:bottom w:val="none" w:sz="0" w:space="0" w:color="auto"/>
        <w:right w:val="none" w:sz="0" w:space="0" w:color="auto"/>
      </w:divBdr>
    </w:div>
    <w:div w:id="1724525332">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6486408">
      <w:bodyDiv w:val="1"/>
      <w:marLeft w:val="0"/>
      <w:marRight w:val="0"/>
      <w:marTop w:val="0"/>
      <w:marBottom w:val="0"/>
      <w:divBdr>
        <w:top w:val="none" w:sz="0" w:space="0" w:color="auto"/>
        <w:left w:val="none" w:sz="0" w:space="0" w:color="auto"/>
        <w:bottom w:val="none" w:sz="0" w:space="0" w:color="auto"/>
        <w:right w:val="none" w:sz="0" w:space="0" w:color="auto"/>
      </w:divBdr>
    </w:div>
    <w:div w:id="1726828771">
      <w:bodyDiv w:val="1"/>
      <w:marLeft w:val="0"/>
      <w:marRight w:val="0"/>
      <w:marTop w:val="0"/>
      <w:marBottom w:val="0"/>
      <w:divBdr>
        <w:top w:val="none" w:sz="0" w:space="0" w:color="auto"/>
        <w:left w:val="none" w:sz="0" w:space="0" w:color="auto"/>
        <w:bottom w:val="none" w:sz="0" w:space="0" w:color="auto"/>
        <w:right w:val="none" w:sz="0" w:space="0" w:color="auto"/>
      </w:divBdr>
    </w:div>
    <w:div w:id="1727097576">
      <w:bodyDiv w:val="1"/>
      <w:marLeft w:val="0"/>
      <w:marRight w:val="0"/>
      <w:marTop w:val="0"/>
      <w:marBottom w:val="0"/>
      <w:divBdr>
        <w:top w:val="none" w:sz="0" w:space="0" w:color="auto"/>
        <w:left w:val="none" w:sz="0" w:space="0" w:color="auto"/>
        <w:bottom w:val="none" w:sz="0" w:space="0" w:color="auto"/>
        <w:right w:val="none" w:sz="0" w:space="0" w:color="auto"/>
      </w:divBdr>
    </w:div>
    <w:div w:id="1727140914">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0881">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615503">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19046">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308586">
      <w:bodyDiv w:val="1"/>
      <w:marLeft w:val="0"/>
      <w:marRight w:val="0"/>
      <w:marTop w:val="0"/>
      <w:marBottom w:val="0"/>
      <w:divBdr>
        <w:top w:val="none" w:sz="0" w:space="0" w:color="auto"/>
        <w:left w:val="none" w:sz="0" w:space="0" w:color="auto"/>
        <w:bottom w:val="none" w:sz="0" w:space="0" w:color="auto"/>
        <w:right w:val="none" w:sz="0" w:space="0" w:color="auto"/>
      </w:divBdr>
    </w:div>
    <w:div w:id="1733309633">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279449">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6581490">
      <w:bodyDiv w:val="1"/>
      <w:marLeft w:val="0"/>
      <w:marRight w:val="0"/>
      <w:marTop w:val="0"/>
      <w:marBottom w:val="0"/>
      <w:divBdr>
        <w:top w:val="none" w:sz="0" w:space="0" w:color="auto"/>
        <w:left w:val="none" w:sz="0" w:space="0" w:color="auto"/>
        <w:bottom w:val="none" w:sz="0" w:space="0" w:color="auto"/>
        <w:right w:val="none" w:sz="0" w:space="0" w:color="auto"/>
      </w:divBdr>
    </w:div>
    <w:div w:id="1737776856">
      <w:bodyDiv w:val="1"/>
      <w:marLeft w:val="0"/>
      <w:marRight w:val="0"/>
      <w:marTop w:val="0"/>
      <w:marBottom w:val="0"/>
      <w:divBdr>
        <w:top w:val="none" w:sz="0" w:space="0" w:color="auto"/>
        <w:left w:val="none" w:sz="0" w:space="0" w:color="auto"/>
        <w:bottom w:val="none" w:sz="0" w:space="0" w:color="auto"/>
        <w:right w:val="none" w:sz="0" w:space="0" w:color="auto"/>
      </w:divBdr>
    </w:div>
    <w:div w:id="1738627448">
      <w:bodyDiv w:val="1"/>
      <w:marLeft w:val="0"/>
      <w:marRight w:val="0"/>
      <w:marTop w:val="0"/>
      <w:marBottom w:val="0"/>
      <w:divBdr>
        <w:top w:val="none" w:sz="0" w:space="0" w:color="auto"/>
        <w:left w:val="none" w:sz="0" w:space="0" w:color="auto"/>
        <w:bottom w:val="none" w:sz="0" w:space="0" w:color="auto"/>
        <w:right w:val="none" w:sz="0" w:space="0" w:color="auto"/>
      </w:divBdr>
    </w:div>
    <w:div w:id="1738867674">
      <w:bodyDiv w:val="1"/>
      <w:marLeft w:val="0"/>
      <w:marRight w:val="0"/>
      <w:marTop w:val="0"/>
      <w:marBottom w:val="0"/>
      <w:divBdr>
        <w:top w:val="none" w:sz="0" w:space="0" w:color="auto"/>
        <w:left w:val="none" w:sz="0" w:space="0" w:color="auto"/>
        <w:bottom w:val="none" w:sz="0" w:space="0" w:color="auto"/>
        <w:right w:val="none" w:sz="0" w:space="0" w:color="auto"/>
      </w:divBdr>
    </w:div>
    <w:div w:id="1738936516">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096943">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3987635">
      <w:bodyDiv w:val="1"/>
      <w:marLeft w:val="0"/>
      <w:marRight w:val="0"/>
      <w:marTop w:val="0"/>
      <w:marBottom w:val="0"/>
      <w:divBdr>
        <w:top w:val="none" w:sz="0" w:space="0" w:color="auto"/>
        <w:left w:val="none" w:sz="0" w:space="0" w:color="auto"/>
        <w:bottom w:val="none" w:sz="0" w:space="0" w:color="auto"/>
        <w:right w:val="none" w:sz="0" w:space="0" w:color="auto"/>
      </w:divBdr>
    </w:div>
    <w:div w:id="1744595683">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756349">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6344377">
      <w:bodyDiv w:val="1"/>
      <w:marLeft w:val="0"/>
      <w:marRight w:val="0"/>
      <w:marTop w:val="0"/>
      <w:marBottom w:val="0"/>
      <w:divBdr>
        <w:top w:val="none" w:sz="0" w:space="0" w:color="auto"/>
        <w:left w:val="none" w:sz="0" w:space="0" w:color="auto"/>
        <w:bottom w:val="none" w:sz="0" w:space="0" w:color="auto"/>
        <w:right w:val="none" w:sz="0" w:space="0" w:color="auto"/>
      </w:divBdr>
    </w:div>
    <w:div w:id="1746486047">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8113371">
      <w:bodyDiv w:val="1"/>
      <w:marLeft w:val="0"/>
      <w:marRight w:val="0"/>
      <w:marTop w:val="0"/>
      <w:marBottom w:val="0"/>
      <w:divBdr>
        <w:top w:val="none" w:sz="0" w:space="0" w:color="auto"/>
        <w:left w:val="none" w:sz="0" w:space="0" w:color="auto"/>
        <w:bottom w:val="none" w:sz="0" w:space="0" w:color="auto"/>
        <w:right w:val="none" w:sz="0" w:space="0" w:color="auto"/>
      </w:divBdr>
    </w:div>
    <w:div w:id="1748114095">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538833">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735109">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397177">
      <w:bodyDiv w:val="1"/>
      <w:marLeft w:val="0"/>
      <w:marRight w:val="0"/>
      <w:marTop w:val="0"/>
      <w:marBottom w:val="0"/>
      <w:divBdr>
        <w:top w:val="none" w:sz="0" w:space="0" w:color="auto"/>
        <w:left w:val="none" w:sz="0" w:space="0" w:color="auto"/>
        <w:bottom w:val="none" w:sz="0" w:space="0" w:color="auto"/>
        <w:right w:val="none" w:sz="0" w:space="0" w:color="auto"/>
      </w:divBdr>
    </w:div>
    <w:div w:id="1755734937">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6779893">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555852">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4797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027838">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1949494">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2793988">
      <w:bodyDiv w:val="1"/>
      <w:marLeft w:val="0"/>
      <w:marRight w:val="0"/>
      <w:marTop w:val="0"/>
      <w:marBottom w:val="0"/>
      <w:divBdr>
        <w:top w:val="none" w:sz="0" w:space="0" w:color="auto"/>
        <w:left w:val="none" w:sz="0" w:space="0" w:color="auto"/>
        <w:bottom w:val="none" w:sz="0" w:space="0" w:color="auto"/>
        <w:right w:val="none" w:sz="0" w:space="0" w:color="auto"/>
      </w:divBdr>
    </w:div>
    <w:div w:id="1763143579">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4763414">
      <w:bodyDiv w:val="1"/>
      <w:marLeft w:val="0"/>
      <w:marRight w:val="0"/>
      <w:marTop w:val="0"/>
      <w:marBottom w:val="0"/>
      <w:divBdr>
        <w:top w:val="none" w:sz="0" w:space="0" w:color="auto"/>
        <w:left w:val="none" w:sz="0" w:space="0" w:color="auto"/>
        <w:bottom w:val="none" w:sz="0" w:space="0" w:color="auto"/>
        <w:right w:val="none" w:sz="0" w:space="0" w:color="auto"/>
      </w:divBdr>
    </w:div>
    <w:div w:id="1765146751">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029906">
      <w:bodyDiv w:val="1"/>
      <w:marLeft w:val="0"/>
      <w:marRight w:val="0"/>
      <w:marTop w:val="0"/>
      <w:marBottom w:val="0"/>
      <w:divBdr>
        <w:top w:val="none" w:sz="0" w:space="0" w:color="auto"/>
        <w:left w:val="none" w:sz="0" w:space="0" w:color="auto"/>
        <w:bottom w:val="none" w:sz="0" w:space="0" w:color="auto"/>
        <w:right w:val="none" w:sz="0" w:space="0" w:color="auto"/>
      </w:divBdr>
      <w:divsChild>
        <w:div w:id="1894732572">
          <w:marLeft w:val="0"/>
          <w:marRight w:val="0"/>
          <w:marTop w:val="0"/>
          <w:marBottom w:val="0"/>
          <w:divBdr>
            <w:top w:val="none" w:sz="0" w:space="0" w:color="auto"/>
            <w:left w:val="none" w:sz="0" w:space="0" w:color="auto"/>
            <w:bottom w:val="none" w:sz="0" w:space="0" w:color="auto"/>
            <w:right w:val="none" w:sz="0" w:space="0" w:color="auto"/>
          </w:divBdr>
        </w:div>
        <w:div w:id="25760370">
          <w:marLeft w:val="0"/>
          <w:marRight w:val="0"/>
          <w:marTop w:val="0"/>
          <w:marBottom w:val="0"/>
          <w:divBdr>
            <w:top w:val="none" w:sz="0" w:space="0" w:color="auto"/>
            <w:left w:val="none" w:sz="0" w:space="0" w:color="auto"/>
            <w:bottom w:val="none" w:sz="0" w:space="0" w:color="auto"/>
            <w:right w:val="none" w:sz="0" w:space="0" w:color="auto"/>
          </w:divBdr>
        </w:div>
        <w:div w:id="873275644">
          <w:marLeft w:val="0"/>
          <w:marRight w:val="0"/>
          <w:marTop w:val="0"/>
          <w:marBottom w:val="0"/>
          <w:divBdr>
            <w:top w:val="none" w:sz="0" w:space="0" w:color="auto"/>
            <w:left w:val="none" w:sz="0" w:space="0" w:color="auto"/>
            <w:bottom w:val="none" w:sz="0" w:space="0" w:color="auto"/>
            <w:right w:val="none" w:sz="0" w:space="0" w:color="auto"/>
          </w:divBdr>
        </w:div>
        <w:div w:id="1878086095">
          <w:marLeft w:val="0"/>
          <w:marRight w:val="0"/>
          <w:marTop w:val="0"/>
          <w:marBottom w:val="0"/>
          <w:divBdr>
            <w:top w:val="none" w:sz="0" w:space="0" w:color="auto"/>
            <w:left w:val="none" w:sz="0" w:space="0" w:color="auto"/>
            <w:bottom w:val="none" w:sz="0" w:space="0" w:color="auto"/>
            <w:right w:val="none" w:sz="0" w:space="0" w:color="auto"/>
          </w:divBdr>
        </w:div>
        <w:div w:id="351692835">
          <w:marLeft w:val="0"/>
          <w:marRight w:val="0"/>
          <w:marTop w:val="0"/>
          <w:marBottom w:val="0"/>
          <w:divBdr>
            <w:top w:val="none" w:sz="0" w:space="0" w:color="auto"/>
            <w:left w:val="none" w:sz="0" w:space="0" w:color="auto"/>
            <w:bottom w:val="none" w:sz="0" w:space="0" w:color="auto"/>
            <w:right w:val="none" w:sz="0" w:space="0" w:color="auto"/>
          </w:divBdr>
        </w:div>
        <w:div w:id="586571682">
          <w:marLeft w:val="0"/>
          <w:marRight w:val="0"/>
          <w:marTop w:val="0"/>
          <w:marBottom w:val="0"/>
          <w:divBdr>
            <w:top w:val="none" w:sz="0" w:space="0" w:color="auto"/>
            <w:left w:val="none" w:sz="0" w:space="0" w:color="auto"/>
            <w:bottom w:val="none" w:sz="0" w:space="0" w:color="auto"/>
            <w:right w:val="none" w:sz="0" w:space="0" w:color="auto"/>
          </w:divBdr>
        </w:div>
      </w:divsChild>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268168">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772219">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454735">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15727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671109">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634013">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663473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476747">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02778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0877916">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489994">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199549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148323">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230600">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234429">
      <w:bodyDiv w:val="1"/>
      <w:marLeft w:val="0"/>
      <w:marRight w:val="0"/>
      <w:marTop w:val="0"/>
      <w:marBottom w:val="0"/>
      <w:divBdr>
        <w:top w:val="none" w:sz="0" w:space="0" w:color="auto"/>
        <w:left w:val="none" w:sz="0" w:space="0" w:color="auto"/>
        <w:bottom w:val="none" w:sz="0" w:space="0" w:color="auto"/>
        <w:right w:val="none" w:sz="0" w:space="0" w:color="auto"/>
      </w:divBdr>
    </w:div>
    <w:div w:id="1787459954">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8503248">
      <w:bodyDiv w:val="1"/>
      <w:marLeft w:val="0"/>
      <w:marRight w:val="0"/>
      <w:marTop w:val="0"/>
      <w:marBottom w:val="0"/>
      <w:divBdr>
        <w:top w:val="none" w:sz="0" w:space="0" w:color="auto"/>
        <w:left w:val="none" w:sz="0" w:space="0" w:color="auto"/>
        <w:bottom w:val="none" w:sz="0" w:space="0" w:color="auto"/>
        <w:right w:val="none" w:sz="0" w:space="0" w:color="auto"/>
      </w:divBdr>
    </w:div>
    <w:div w:id="1789005592">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0276659">
      <w:bodyDiv w:val="1"/>
      <w:marLeft w:val="0"/>
      <w:marRight w:val="0"/>
      <w:marTop w:val="0"/>
      <w:marBottom w:val="0"/>
      <w:divBdr>
        <w:top w:val="none" w:sz="0" w:space="0" w:color="auto"/>
        <w:left w:val="none" w:sz="0" w:space="0" w:color="auto"/>
        <w:bottom w:val="none" w:sz="0" w:space="0" w:color="auto"/>
        <w:right w:val="none" w:sz="0" w:space="0" w:color="auto"/>
      </w:divBdr>
    </w:div>
    <w:div w:id="1790852206">
      <w:bodyDiv w:val="1"/>
      <w:marLeft w:val="0"/>
      <w:marRight w:val="0"/>
      <w:marTop w:val="0"/>
      <w:marBottom w:val="0"/>
      <w:divBdr>
        <w:top w:val="none" w:sz="0" w:space="0" w:color="auto"/>
        <w:left w:val="none" w:sz="0" w:space="0" w:color="auto"/>
        <w:bottom w:val="none" w:sz="0" w:space="0" w:color="auto"/>
        <w:right w:val="none" w:sz="0" w:space="0" w:color="auto"/>
      </w:divBdr>
    </w:div>
    <w:div w:id="1791509277">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547483">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2670">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5784041">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89991">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6757612">
      <w:bodyDiv w:val="1"/>
      <w:marLeft w:val="0"/>
      <w:marRight w:val="0"/>
      <w:marTop w:val="0"/>
      <w:marBottom w:val="0"/>
      <w:divBdr>
        <w:top w:val="none" w:sz="0" w:space="0" w:color="auto"/>
        <w:left w:val="none" w:sz="0" w:space="0" w:color="auto"/>
        <w:bottom w:val="none" w:sz="0" w:space="0" w:color="auto"/>
        <w:right w:val="none" w:sz="0" w:space="0" w:color="auto"/>
      </w:divBdr>
    </w:div>
    <w:div w:id="1796950700">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34432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606680">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2574152">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03981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501934">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201414">
      <w:bodyDiv w:val="1"/>
      <w:marLeft w:val="0"/>
      <w:marRight w:val="0"/>
      <w:marTop w:val="0"/>
      <w:marBottom w:val="0"/>
      <w:divBdr>
        <w:top w:val="none" w:sz="0" w:space="0" w:color="auto"/>
        <w:left w:val="none" w:sz="0" w:space="0" w:color="auto"/>
        <w:bottom w:val="none" w:sz="0" w:space="0" w:color="auto"/>
        <w:right w:val="none" w:sz="0" w:space="0" w:color="auto"/>
      </w:divBdr>
    </w:div>
    <w:div w:id="1810367147">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632490">
      <w:bodyDiv w:val="1"/>
      <w:marLeft w:val="0"/>
      <w:marRight w:val="0"/>
      <w:marTop w:val="0"/>
      <w:marBottom w:val="0"/>
      <w:divBdr>
        <w:top w:val="none" w:sz="0" w:space="0" w:color="auto"/>
        <w:left w:val="none" w:sz="0" w:space="0" w:color="auto"/>
        <w:bottom w:val="none" w:sz="0" w:space="0" w:color="auto"/>
        <w:right w:val="none" w:sz="0" w:space="0" w:color="auto"/>
      </w:divBdr>
    </w:div>
    <w:div w:id="1810704904">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483056">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138455">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3476067">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184118">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19956943">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127134">
      <w:bodyDiv w:val="1"/>
      <w:marLeft w:val="0"/>
      <w:marRight w:val="0"/>
      <w:marTop w:val="0"/>
      <w:marBottom w:val="0"/>
      <w:divBdr>
        <w:top w:val="none" w:sz="0" w:space="0" w:color="auto"/>
        <w:left w:val="none" w:sz="0" w:space="0" w:color="auto"/>
        <w:bottom w:val="none" w:sz="0" w:space="0" w:color="auto"/>
        <w:right w:val="none" w:sz="0" w:space="0" w:color="auto"/>
      </w:divBdr>
    </w:div>
    <w:div w:id="1825245517">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470026">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517686">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09050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2985855">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838928">
      <w:bodyDiv w:val="1"/>
      <w:marLeft w:val="0"/>
      <w:marRight w:val="0"/>
      <w:marTop w:val="0"/>
      <w:marBottom w:val="0"/>
      <w:divBdr>
        <w:top w:val="none" w:sz="0" w:space="0" w:color="auto"/>
        <w:left w:val="none" w:sz="0" w:space="0" w:color="auto"/>
        <w:bottom w:val="none" w:sz="0" w:space="0" w:color="auto"/>
        <w:right w:val="none" w:sz="0" w:space="0" w:color="auto"/>
      </w:divBdr>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4758324">
      <w:bodyDiv w:val="1"/>
      <w:marLeft w:val="0"/>
      <w:marRight w:val="0"/>
      <w:marTop w:val="0"/>
      <w:marBottom w:val="0"/>
      <w:divBdr>
        <w:top w:val="none" w:sz="0" w:space="0" w:color="auto"/>
        <w:left w:val="none" w:sz="0" w:space="0" w:color="auto"/>
        <w:bottom w:val="none" w:sz="0" w:space="0" w:color="auto"/>
        <w:right w:val="none" w:sz="0" w:space="0" w:color="auto"/>
      </w:divBdr>
    </w:div>
    <w:div w:id="1834830741">
      <w:bodyDiv w:val="1"/>
      <w:marLeft w:val="0"/>
      <w:marRight w:val="0"/>
      <w:marTop w:val="0"/>
      <w:marBottom w:val="0"/>
      <w:divBdr>
        <w:top w:val="none" w:sz="0" w:space="0" w:color="auto"/>
        <w:left w:val="none" w:sz="0" w:space="0" w:color="auto"/>
        <w:bottom w:val="none" w:sz="0" w:space="0" w:color="auto"/>
        <w:right w:val="none" w:sz="0" w:space="0" w:color="auto"/>
      </w:divBdr>
    </w:div>
    <w:div w:id="1834876970">
      <w:bodyDiv w:val="1"/>
      <w:marLeft w:val="0"/>
      <w:marRight w:val="0"/>
      <w:marTop w:val="0"/>
      <w:marBottom w:val="0"/>
      <w:divBdr>
        <w:top w:val="none" w:sz="0" w:space="0" w:color="auto"/>
        <w:left w:val="none" w:sz="0" w:space="0" w:color="auto"/>
        <w:bottom w:val="none" w:sz="0" w:space="0" w:color="auto"/>
        <w:right w:val="none" w:sz="0" w:space="0" w:color="auto"/>
      </w:divBdr>
    </w:div>
    <w:div w:id="1834952524">
      <w:bodyDiv w:val="1"/>
      <w:marLeft w:val="0"/>
      <w:marRight w:val="0"/>
      <w:marTop w:val="0"/>
      <w:marBottom w:val="0"/>
      <w:divBdr>
        <w:top w:val="none" w:sz="0" w:space="0" w:color="auto"/>
        <w:left w:val="none" w:sz="0" w:space="0" w:color="auto"/>
        <w:bottom w:val="none" w:sz="0" w:space="0" w:color="auto"/>
        <w:right w:val="none" w:sz="0" w:space="0" w:color="auto"/>
      </w:divBdr>
    </w:div>
    <w:div w:id="1835145321">
      <w:bodyDiv w:val="1"/>
      <w:marLeft w:val="0"/>
      <w:marRight w:val="0"/>
      <w:marTop w:val="0"/>
      <w:marBottom w:val="0"/>
      <w:divBdr>
        <w:top w:val="none" w:sz="0" w:space="0" w:color="auto"/>
        <w:left w:val="none" w:sz="0" w:space="0" w:color="auto"/>
        <w:bottom w:val="none" w:sz="0" w:space="0" w:color="auto"/>
        <w:right w:val="none" w:sz="0" w:space="0" w:color="auto"/>
      </w:divBdr>
    </w:div>
    <w:div w:id="1835293017">
      <w:bodyDiv w:val="1"/>
      <w:marLeft w:val="0"/>
      <w:marRight w:val="0"/>
      <w:marTop w:val="0"/>
      <w:marBottom w:val="0"/>
      <w:divBdr>
        <w:top w:val="none" w:sz="0" w:space="0" w:color="auto"/>
        <w:left w:val="none" w:sz="0" w:space="0" w:color="auto"/>
        <w:bottom w:val="none" w:sz="0" w:space="0" w:color="auto"/>
        <w:right w:val="none" w:sz="0" w:space="0" w:color="auto"/>
      </w:divBdr>
    </w:div>
    <w:div w:id="1835489861">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03803">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379386">
      <w:bodyDiv w:val="1"/>
      <w:marLeft w:val="0"/>
      <w:marRight w:val="0"/>
      <w:marTop w:val="0"/>
      <w:marBottom w:val="0"/>
      <w:divBdr>
        <w:top w:val="none" w:sz="0" w:space="0" w:color="auto"/>
        <w:left w:val="none" w:sz="0" w:space="0" w:color="auto"/>
        <w:bottom w:val="none" w:sz="0" w:space="0" w:color="auto"/>
        <w:right w:val="none" w:sz="0" w:space="0" w:color="auto"/>
      </w:divBdr>
    </w:div>
    <w:div w:id="1837724241">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1777481">
      <w:bodyDiv w:val="1"/>
      <w:marLeft w:val="0"/>
      <w:marRight w:val="0"/>
      <w:marTop w:val="0"/>
      <w:marBottom w:val="0"/>
      <w:divBdr>
        <w:top w:val="none" w:sz="0" w:space="0" w:color="auto"/>
        <w:left w:val="none" w:sz="0" w:space="0" w:color="auto"/>
        <w:bottom w:val="none" w:sz="0" w:space="0" w:color="auto"/>
        <w:right w:val="none" w:sz="0" w:space="0" w:color="auto"/>
      </w:divBdr>
    </w:div>
    <w:div w:id="1841919913">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934794">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46438866">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7943270">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055882">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49441050">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1292058">
      <w:bodyDiv w:val="1"/>
      <w:marLeft w:val="0"/>
      <w:marRight w:val="0"/>
      <w:marTop w:val="0"/>
      <w:marBottom w:val="0"/>
      <w:divBdr>
        <w:top w:val="none" w:sz="0" w:space="0" w:color="auto"/>
        <w:left w:val="none" w:sz="0" w:space="0" w:color="auto"/>
        <w:bottom w:val="none" w:sz="0" w:space="0" w:color="auto"/>
        <w:right w:val="none" w:sz="0" w:space="0" w:color="auto"/>
      </w:divBdr>
    </w:div>
    <w:div w:id="1851870182">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3762477">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8885750">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046567">
      <w:bodyDiv w:val="1"/>
      <w:marLeft w:val="0"/>
      <w:marRight w:val="0"/>
      <w:marTop w:val="0"/>
      <w:marBottom w:val="0"/>
      <w:divBdr>
        <w:top w:val="none" w:sz="0" w:space="0" w:color="auto"/>
        <w:left w:val="none" w:sz="0" w:space="0" w:color="auto"/>
        <w:bottom w:val="none" w:sz="0" w:space="0" w:color="auto"/>
        <w:right w:val="none" w:sz="0" w:space="0" w:color="auto"/>
      </w:divBdr>
    </w:div>
    <w:div w:id="1860464796">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048321">
      <w:bodyDiv w:val="1"/>
      <w:marLeft w:val="0"/>
      <w:marRight w:val="0"/>
      <w:marTop w:val="0"/>
      <w:marBottom w:val="0"/>
      <w:divBdr>
        <w:top w:val="none" w:sz="0" w:space="0" w:color="auto"/>
        <w:left w:val="none" w:sz="0" w:space="0" w:color="auto"/>
        <w:bottom w:val="none" w:sz="0" w:space="0" w:color="auto"/>
        <w:right w:val="none" w:sz="0" w:space="0" w:color="auto"/>
      </w:divBdr>
    </w:div>
    <w:div w:id="1865709366">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1350">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016964">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023425">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0994091">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1533605">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46271">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467581">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045221">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436745">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204199">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4636836">
      <w:bodyDiv w:val="1"/>
      <w:marLeft w:val="0"/>
      <w:marRight w:val="0"/>
      <w:marTop w:val="0"/>
      <w:marBottom w:val="0"/>
      <w:divBdr>
        <w:top w:val="none" w:sz="0" w:space="0" w:color="auto"/>
        <w:left w:val="none" w:sz="0" w:space="0" w:color="auto"/>
        <w:bottom w:val="none" w:sz="0" w:space="0" w:color="auto"/>
        <w:right w:val="none" w:sz="0" w:space="0" w:color="auto"/>
      </w:divBdr>
    </w:div>
    <w:div w:id="1884900127">
      <w:bodyDiv w:val="1"/>
      <w:marLeft w:val="0"/>
      <w:marRight w:val="0"/>
      <w:marTop w:val="0"/>
      <w:marBottom w:val="0"/>
      <w:divBdr>
        <w:top w:val="none" w:sz="0" w:space="0" w:color="auto"/>
        <w:left w:val="none" w:sz="0" w:space="0" w:color="auto"/>
        <w:bottom w:val="none" w:sz="0" w:space="0" w:color="auto"/>
        <w:right w:val="none" w:sz="0" w:space="0" w:color="auto"/>
      </w:divBdr>
    </w:div>
    <w:div w:id="1885603063">
      <w:bodyDiv w:val="1"/>
      <w:marLeft w:val="0"/>
      <w:marRight w:val="0"/>
      <w:marTop w:val="0"/>
      <w:marBottom w:val="0"/>
      <w:divBdr>
        <w:top w:val="none" w:sz="0" w:space="0" w:color="auto"/>
        <w:left w:val="none" w:sz="0" w:space="0" w:color="auto"/>
        <w:bottom w:val="none" w:sz="0" w:space="0" w:color="auto"/>
        <w:right w:val="none" w:sz="0" w:space="0" w:color="auto"/>
      </w:divBdr>
    </w:div>
    <w:div w:id="1885677935">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5865375">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3287">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8910756">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1963230">
      <w:bodyDiv w:val="1"/>
      <w:marLeft w:val="0"/>
      <w:marRight w:val="0"/>
      <w:marTop w:val="0"/>
      <w:marBottom w:val="0"/>
      <w:divBdr>
        <w:top w:val="none" w:sz="0" w:space="0" w:color="auto"/>
        <w:left w:val="none" w:sz="0" w:space="0" w:color="auto"/>
        <w:bottom w:val="none" w:sz="0" w:space="0" w:color="auto"/>
        <w:right w:val="none" w:sz="0" w:space="0" w:color="auto"/>
      </w:divBdr>
    </w:div>
    <w:div w:id="189322410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508259">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858678">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1476">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5797913">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7301928">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09538615">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0918977">
      <w:bodyDiv w:val="1"/>
      <w:marLeft w:val="0"/>
      <w:marRight w:val="0"/>
      <w:marTop w:val="0"/>
      <w:marBottom w:val="0"/>
      <w:divBdr>
        <w:top w:val="none" w:sz="0" w:space="0" w:color="auto"/>
        <w:left w:val="none" w:sz="0" w:space="0" w:color="auto"/>
        <w:bottom w:val="none" w:sz="0" w:space="0" w:color="auto"/>
        <w:right w:val="none" w:sz="0" w:space="0" w:color="auto"/>
      </w:divBdr>
    </w:div>
    <w:div w:id="1910920217">
      <w:bodyDiv w:val="1"/>
      <w:marLeft w:val="0"/>
      <w:marRight w:val="0"/>
      <w:marTop w:val="0"/>
      <w:marBottom w:val="0"/>
      <w:divBdr>
        <w:top w:val="none" w:sz="0" w:space="0" w:color="auto"/>
        <w:left w:val="none" w:sz="0" w:space="0" w:color="auto"/>
        <w:bottom w:val="none" w:sz="0" w:space="0" w:color="auto"/>
        <w:right w:val="none" w:sz="0" w:space="0" w:color="auto"/>
      </w:divBdr>
    </w:div>
    <w:div w:id="1911191839">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468641">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120267">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39773">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361456">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0938671">
      <w:bodyDiv w:val="1"/>
      <w:marLeft w:val="0"/>
      <w:marRight w:val="0"/>
      <w:marTop w:val="0"/>
      <w:marBottom w:val="0"/>
      <w:divBdr>
        <w:top w:val="none" w:sz="0" w:space="0" w:color="auto"/>
        <w:left w:val="none" w:sz="0" w:space="0" w:color="auto"/>
        <w:bottom w:val="none" w:sz="0" w:space="0" w:color="auto"/>
        <w:right w:val="none" w:sz="0" w:space="0" w:color="auto"/>
      </w:divBdr>
    </w:div>
    <w:div w:id="1921135356">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2716782">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3876938">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449935">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153594">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1766255">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2811027">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3658142">
      <w:bodyDiv w:val="1"/>
      <w:marLeft w:val="0"/>
      <w:marRight w:val="0"/>
      <w:marTop w:val="0"/>
      <w:marBottom w:val="0"/>
      <w:divBdr>
        <w:top w:val="none" w:sz="0" w:space="0" w:color="auto"/>
        <w:left w:val="none" w:sz="0" w:space="0" w:color="auto"/>
        <w:bottom w:val="none" w:sz="0" w:space="0" w:color="auto"/>
        <w:right w:val="none" w:sz="0" w:space="0" w:color="auto"/>
      </w:divBdr>
    </w:div>
    <w:div w:id="1934119406">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285737">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518731">
      <w:bodyDiv w:val="1"/>
      <w:marLeft w:val="0"/>
      <w:marRight w:val="0"/>
      <w:marTop w:val="0"/>
      <w:marBottom w:val="0"/>
      <w:divBdr>
        <w:top w:val="none" w:sz="0" w:space="0" w:color="auto"/>
        <w:left w:val="none" w:sz="0" w:space="0" w:color="auto"/>
        <w:bottom w:val="none" w:sz="0" w:space="0" w:color="auto"/>
        <w:right w:val="none" w:sz="0" w:space="0" w:color="auto"/>
      </w:divBdr>
    </w:div>
    <w:div w:id="1937640558">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2289">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19827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610008">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3875232">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188476">
      <w:bodyDiv w:val="1"/>
      <w:marLeft w:val="0"/>
      <w:marRight w:val="0"/>
      <w:marTop w:val="0"/>
      <w:marBottom w:val="0"/>
      <w:divBdr>
        <w:top w:val="none" w:sz="0" w:space="0" w:color="auto"/>
        <w:left w:val="none" w:sz="0" w:space="0" w:color="auto"/>
        <w:bottom w:val="none" w:sz="0" w:space="0" w:color="auto"/>
        <w:right w:val="none" w:sz="0" w:space="0" w:color="auto"/>
      </w:divBdr>
    </w:div>
    <w:div w:id="194668680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228403">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8347659">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49266688">
      <w:bodyDiv w:val="1"/>
      <w:marLeft w:val="0"/>
      <w:marRight w:val="0"/>
      <w:marTop w:val="0"/>
      <w:marBottom w:val="0"/>
      <w:divBdr>
        <w:top w:val="none" w:sz="0" w:space="0" w:color="auto"/>
        <w:left w:val="none" w:sz="0" w:space="0" w:color="auto"/>
        <w:bottom w:val="none" w:sz="0" w:space="0" w:color="auto"/>
        <w:right w:val="none" w:sz="0" w:space="0" w:color="auto"/>
      </w:divBdr>
    </w:div>
    <w:div w:id="1950160371">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2123592">
      <w:bodyDiv w:val="1"/>
      <w:marLeft w:val="0"/>
      <w:marRight w:val="0"/>
      <w:marTop w:val="0"/>
      <w:marBottom w:val="0"/>
      <w:divBdr>
        <w:top w:val="none" w:sz="0" w:space="0" w:color="auto"/>
        <w:left w:val="none" w:sz="0" w:space="0" w:color="auto"/>
        <w:bottom w:val="none" w:sz="0" w:space="0" w:color="auto"/>
        <w:right w:val="none" w:sz="0" w:space="0" w:color="auto"/>
      </w:divBdr>
    </w:div>
    <w:div w:id="1952390866">
      <w:bodyDiv w:val="1"/>
      <w:marLeft w:val="0"/>
      <w:marRight w:val="0"/>
      <w:marTop w:val="0"/>
      <w:marBottom w:val="0"/>
      <w:divBdr>
        <w:top w:val="none" w:sz="0" w:space="0" w:color="auto"/>
        <w:left w:val="none" w:sz="0" w:space="0" w:color="auto"/>
        <w:bottom w:val="none" w:sz="0" w:space="0" w:color="auto"/>
        <w:right w:val="none" w:sz="0" w:space="0" w:color="auto"/>
      </w:divBdr>
    </w:div>
    <w:div w:id="1952467044">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246121">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457118">
      <w:bodyDiv w:val="1"/>
      <w:marLeft w:val="0"/>
      <w:marRight w:val="0"/>
      <w:marTop w:val="0"/>
      <w:marBottom w:val="0"/>
      <w:divBdr>
        <w:top w:val="none" w:sz="0" w:space="0" w:color="auto"/>
        <w:left w:val="none" w:sz="0" w:space="0" w:color="auto"/>
        <w:bottom w:val="none" w:sz="0" w:space="0" w:color="auto"/>
        <w:right w:val="none" w:sz="0" w:space="0" w:color="auto"/>
      </w:divBdr>
    </w:div>
    <w:div w:id="1960600586">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6964308">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277434">
      <w:bodyDiv w:val="1"/>
      <w:marLeft w:val="0"/>
      <w:marRight w:val="0"/>
      <w:marTop w:val="0"/>
      <w:marBottom w:val="0"/>
      <w:divBdr>
        <w:top w:val="none" w:sz="0" w:space="0" w:color="auto"/>
        <w:left w:val="none" w:sz="0" w:space="0" w:color="auto"/>
        <w:bottom w:val="none" w:sz="0" w:space="0" w:color="auto"/>
        <w:right w:val="none" w:sz="0" w:space="0" w:color="auto"/>
      </w:divBdr>
    </w:div>
    <w:div w:id="196734529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044458">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0551161">
      <w:bodyDiv w:val="1"/>
      <w:marLeft w:val="0"/>
      <w:marRight w:val="0"/>
      <w:marTop w:val="0"/>
      <w:marBottom w:val="0"/>
      <w:divBdr>
        <w:top w:val="none" w:sz="0" w:space="0" w:color="auto"/>
        <w:left w:val="none" w:sz="0" w:space="0" w:color="auto"/>
        <w:bottom w:val="none" w:sz="0" w:space="0" w:color="auto"/>
        <w:right w:val="none" w:sz="0" w:space="0" w:color="auto"/>
      </w:divBdr>
    </w:div>
    <w:div w:id="1971127854">
      <w:bodyDiv w:val="1"/>
      <w:marLeft w:val="0"/>
      <w:marRight w:val="0"/>
      <w:marTop w:val="0"/>
      <w:marBottom w:val="0"/>
      <w:divBdr>
        <w:top w:val="none" w:sz="0" w:space="0" w:color="auto"/>
        <w:left w:val="none" w:sz="0" w:space="0" w:color="auto"/>
        <w:bottom w:val="none" w:sz="0" w:space="0" w:color="auto"/>
        <w:right w:val="none" w:sz="0" w:space="0" w:color="auto"/>
      </w:divBdr>
    </w:div>
    <w:div w:id="197113333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2594237">
      <w:bodyDiv w:val="1"/>
      <w:marLeft w:val="0"/>
      <w:marRight w:val="0"/>
      <w:marTop w:val="0"/>
      <w:marBottom w:val="0"/>
      <w:divBdr>
        <w:top w:val="none" w:sz="0" w:space="0" w:color="auto"/>
        <w:left w:val="none" w:sz="0" w:space="0" w:color="auto"/>
        <w:bottom w:val="none" w:sz="0" w:space="0" w:color="auto"/>
        <w:right w:val="none" w:sz="0" w:space="0" w:color="auto"/>
      </w:divBdr>
    </w:div>
    <w:div w:id="1973553355">
      <w:bodyDiv w:val="1"/>
      <w:marLeft w:val="0"/>
      <w:marRight w:val="0"/>
      <w:marTop w:val="0"/>
      <w:marBottom w:val="0"/>
      <w:divBdr>
        <w:top w:val="none" w:sz="0" w:space="0" w:color="auto"/>
        <w:left w:val="none" w:sz="0" w:space="0" w:color="auto"/>
        <w:bottom w:val="none" w:sz="0" w:space="0" w:color="auto"/>
        <w:right w:val="none" w:sz="0" w:space="0" w:color="auto"/>
      </w:divBdr>
    </w:div>
    <w:div w:id="1975091063">
      <w:bodyDiv w:val="1"/>
      <w:marLeft w:val="0"/>
      <w:marRight w:val="0"/>
      <w:marTop w:val="0"/>
      <w:marBottom w:val="0"/>
      <w:divBdr>
        <w:top w:val="none" w:sz="0" w:space="0" w:color="auto"/>
        <w:left w:val="none" w:sz="0" w:space="0" w:color="auto"/>
        <w:bottom w:val="none" w:sz="0" w:space="0" w:color="auto"/>
        <w:right w:val="none" w:sz="0" w:space="0" w:color="auto"/>
      </w:divBdr>
    </w:div>
    <w:div w:id="1975285264">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6836516">
      <w:bodyDiv w:val="1"/>
      <w:marLeft w:val="0"/>
      <w:marRight w:val="0"/>
      <w:marTop w:val="0"/>
      <w:marBottom w:val="0"/>
      <w:divBdr>
        <w:top w:val="none" w:sz="0" w:space="0" w:color="auto"/>
        <w:left w:val="none" w:sz="0" w:space="0" w:color="auto"/>
        <w:bottom w:val="none" w:sz="0" w:space="0" w:color="auto"/>
        <w:right w:val="none" w:sz="0" w:space="0" w:color="auto"/>
      </w:divBdr>
    </w:div>
    <w:div w:id="1976980677">
      <w:bodyDiv w:val="1"/>
      <w:marLeft w:val="0"/>
      <w:marRight w:val="0"/>
      <w:marTop w:val="0"/>
      <w:marBottom w:val="0"/>
      <w:divBdr>
        <w:top w:val="none" w:sz="0" w:space="0" w:color="auto"/>
        <w:left w:val="none" w:sz="0" w:space="0" w:color="auto"/>
        <w:bottom w:val="none" w:sz="0" w:space="0" w:color="auto"/>
        <w:right w:val="none" w:sz="0" w:space="0" w:color="auto"/>
      </w:divBdr>
    </w:div>
    <w:div w:id="1977029637">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259659">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265787">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16899">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767919">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7969499">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287661">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051961">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1471353">
      <w:bodyDiv w:val="1"/>
      <w:marLeft w:val="0"/>
      <w:marRight w:val="0"/>
      <w:marTop w:val="0"/>
      <w:marBottom w:val="0"/>
      <w:divBdr>
        <w:top w:val="none" w:sz="0" w:space="0" w:color="auto"/>
        <w:left w:val="none" w:sz="0" w:space="0" w:color="auto"/>
        <w:bottom w:val="none" w:sz="0" w:space="0" w:color="auto"/>
        <w:right w:val="none" w:sz="0" w:space="0" w:color="auto"/>
      </w:divBdr>
    </w:div>
    <w:div w:id="1992059023">
      <w:bodyDiv w:val="1"/>
      <w:marLeft w:val="0"/>
      <w:marRight w:val="0"/>
      <w:marTop w:val="0"/>
      <w:marBottom w:val="0"/>
      <w:divBdr>
        <w:top w:val="none" w:sz="0" w:space="0" w:color="auto"/>
        <w:left w:val="none" w:sz="0" w:space="0" w:color="auto"/>
        <w:bottom w:val="none" w:sz="0" w:space="0" w:color="auto"/>
        <w:right w:val="none" w:sz="0" w:space="0" w:color="auto"/>
      </w:divBdr>
    </w:div>
    <w:div w:id="1992589242">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1010">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181280">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178678">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043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493560">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0767581">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33150">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2467312">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3852373">
      <w:bodyDiv w:val="1"/>
      <w:marLeft w:val="0"/>
      <w:marRight w:val="0"/>
      <w:marTop w:val="0"/>
      <w:marBottom w:val="0"/>
      <w:divBdr>
        <w:top w:val="none" w:sz="0" w:space="0" w:color="auto"/>
        <w:left w:val="none" w:sz="0" w:space="0" w:color="auto"/>
        <w:bottom w:val="none" w:sz="0" w:space="0" w:color="auto"/>
        <w:right w:val="none" w:sz="0" w:space="0" w:color="auto"/>
      </w:divBdr>
    </w:div>
    <w:div w:id="2003925804">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046383">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503628">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35079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29762">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278895">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628985">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283505">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0908714">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367813">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1985142">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2486054">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291558">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679203">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066802">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4918064">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5649703">
      <w:bodyDiv w:val="1"/>
      <w:marLeft w:val="0"/>
      <w:marRight w:val="0"/>
      <w:marTop w:val="0"/>
      <w:marBottom w:val="0"/>
      <w:divBdr>
        <w:top w:val="none" w:sz="0" w:space="0" w:color="auto"/>
        <w:left w:val="none" w:sz="0" w:space="0" w:color="auto"/>
        <w:bottom w:val="none" w:sz="0" w:space="0" w:color="auto"/>
        <w:right w:val="none" w:sz="0" w:space="0" w:color="auto"/>
      </w:divBdr>
    </w:div>
    <w:div w:id="2016104517">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29929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385478">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15966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1739308">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394460">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056042">
      <w:bodyDiv w:val="1"/>
      <w:marLeft w:val="0"/>
      <w:marRight w:val="0"/>
      <w:marTop w:val="0"/>
      <w:marBottom w:val="0"/>
      <w:divBdr>
        <w:top w:val="none" w:sz="0" w:space="0" w:color="auto"/>
        <w:left w:val="none" w:sz="0" w:space="0" w:color="auto"/>
        <w:bottom w:val="none" w:sz="0" w:space="0" w:color="auto"/>
        <w:right w:val="none" w:sz="0" w:space="0" w:color="auto"/>
      </w:divBdr>
    </w:div>
    <w:div w:id="2027438738">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555817">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171637">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520014">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568774">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113136">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6955182">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02367">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083102">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0861014">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3633250">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5402707">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59075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494105">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2920834">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4037947">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350152">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419297">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6924233">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472775">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0856244">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830257">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7298045">
      <w:bodyDiv w:val="1"/>
      <w:marLeft w:val="0"/>
      <w:marRight w:val="0"/>
      <w:marTop w:val="0"/>
      <w:marBottom w:val="0"/>
      <w:divBdr>
        <w:top w:val="none" w:sz="0" w:space="0" w:color="auto"/>
        <w:left w:val="none" w:sz="0" w:space="0" w:color="auto"/>
        <w:bottom w:val="none" w:sz="0" w:space="0" w:color="auto"/>
        <w:right w:val="none" w:sz="0" w:space="0" w:color="auto"/>
      </w:divBdr>
    </w:div>
    <w:div w:id="2067414974">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0566787">
      <w:bodyDiv w:val="1"/>
      <w:marLeft w:val="0"/>
      <w:marRight w:val="0"/>
      <w:marTop w:val="0"/>
      <w:marBottom w:val="0"/>
      <w:divBdr>
        <w:top w:val="none" w:sz="0" w:space="0" w:color="auto"/>
        <w:left w:val="none" w:sz="0" w:space="0" w:color="auto"/>
        <w:bottom w:val="none" w:sz="0" w:space="0" w:color="auto"/>
        <w:right w:val="none" w:sz="0" w:space="0" w:color="auto"/>
      </w:divBdr>
    </w:div>
    <w:div w:id="2070760847">
      <w:bodyDiv w:val="1"/>
      <w:marLeft w:val="0"/>
      <w:marRight w:val="0"/>
      <w:marTop w:val="0"/>
      <w:marBottom w:val="0"/>
      <w:divBdr>
        <w:top w:val="none" w:sz="0" w:space="0" w:color="auto"/>
        <w:left w:val="none" w:sz="0" w:space="0" w:color="auto"/>
        <w:bottom w:val="none" w:sz="0" w:space="0" w:color="auto"/>
        <w:right w:val="none" w:sz="0" w:space="0" w:color="auto"/>
      </w:divBdr>
    </w:div>
    <w:div w:id="2071152299">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20020">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663167">
      <w:bodyDiv w:val="1"/>
      <w:marLeft w:val="0"/>
      <w:marRight w:val="0"/>
      <w:marTop w:val="0"/>
      <w:marBottom w:val="0"/>
      <w:divBdr>
        <w:top w:val="none" w:sz="0" w:space="0" w:color="auto"/>
        <w:left w:val="none" w:sz="0" w:space="0" w:color="auto"/>
        <w:bottom w:val="none" w:sz="0" w:space="0" w:color="auto"/>
        <w:right w:val="none" w:sz="0" w:space="0" w:color="auto"/>
      </w:divBdr>
    </w:div>
    <w:div w:id="2076850434">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703179">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042424">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78454">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105283">
      <w:bodyDiv w:val="1"/>
      <w:marLeft w:val="0"/>
      <w:marRight w:val="0"/>
      <w:marTop w:val="0"/>
      <w:marBottom w:val="0"/>
      <w:divBdr>
        <w:top w:val="none" w:sz="0" w:space="0" w:color="auto"/>
        <w:left w:val="none" w:sz="0" w:space="0" w:color="auto"/>
        <w:bottom w:val="none" w:sz="0" w:space="0" w:color="auto"/>
        <w:right w:val="none" w:sz="0" w:space="0" w:color="auto"/>
      </w:divBdr>
    </w:div>
    <w:div w:id="2086491581">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217418">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7921615">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89231288">
      <w:bodyDiv w:val="1"/>
      <w:marLeft w:val="0"/>
      <w:marRight w:val="0"/>
      <w:marTop w:val="0"/>
      <w:marBottom w:val="0"/>
      <w:divBdr>
        <w:top w:val="none" w:sz="0" w:space="0" w:color="auto"/>
        <w:left w:val="none" w:sz="0" w:space="0" w:color="auto"/>
        <w:bottom w:val="none" w:sz="0" w:space="0" w:color="auto"/>
        <w:right w:val="none" w:sz="0" w:space="0" w:color="auto"/>
      </w:divBdr>
    </w:div>
    <w:div w:id="2089299936">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500054">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5786418">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6514989">
      <w:bodyDiv w:val="1"/>
      <w:marLeft w:val="0"/>
      <w:marRight w:val="0"/>
      <w:marTop w:val="0"/>
      <w:marBottom w:val="0"/>
      <w:divBdr>
        <w:top w:val="none" w:sz="0" w:space="0" w:color="auto"/>
        <w:left w:val="none" w:sz="0" w:space="0" w:color="auto"/>
        <w:bottom w:val="none" w:sz="0" w:space="0" w:color="auto"/>
        <w:right w:val="none" w:sz="0" w:space="0" w:color="auto"/>
      </w:divBdr>
    </w:div>
    <w:div w:id="2096592357">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7944232">
      <w:bodyDiv w:val="1"/>
      <w:marLeft w:val="0"/>
      <w:marRight w:val="0"/>
      <w:marTop w:val="0"/>
      <w:marBottom w:val="0"/>
      <w:divBdr>
        <w:top w:val="none" w:sz="0" w:space="0" w:color="auto"/>
        <w:left w:val="none" w:sz="0" w:space="0" w:color="auto"/>
        <w:bottom w:val="none" w:sz="0" w:space="0" w:color="auto"/>
        <w:right w:val="none" w:sz="0" w:space="0" w:color="auto"/>
      </w:divBdr>
    </w:div>
    <w:div w:id="2098548592">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098672791">
      <w:bodyDiv w:val="1"/>
      <w:marLeft w:val="0"/>
      <w:marRight w:val="0"/>
      <w:marTop w:val="0"/>
      <w:marBottom w:val="0"/>
      <w:divBdr>
        <w:top w:val="none" w:sz="0" w:space="0" w:color="auto"/>
        <w:left w:val="none" w:sz="0" w:space="0" w:color="auto"/>
        <w:bottom w:val="none" w:sz="0" w:space="0" w:color="auto"/>
        <w:right w:val="none" w:sz="0" w:space="0" w:color="auto"/>
      </w:divBdr>
    </w:div>
    <w:div w:id="2098747797">
      <w:bodyDiv w:val="1"/>
      <w:marLeft w:val="0"/>
      <w:marRight w:val="0"/>
      <w:marTop w:val="0"/>
      <w:marBottom w:val="0"/>
      <w:divBdr>
        <w:top w:val="none" w:sz="0" w:space="0" w:color="auto"/>
        <w:left w:val="none" w:sz="0" w:space="0" w:color="auto"/>
        <w:bottom w:val="none" w:sz="0" w:space="0" w:color="auto"/>
        <w:right w:val="none" w:sz="0" w:space="0" w:color="auto"/>
      </w:divBdr>
    </w:div>
    <w:div w:id="2100371433">
      <w:bodyDiv w:val="1"/>
      <w:marLeft w:val="0"/>
      <w:marRight w:val="0"/>
      <w:marTop w:val="0"/>
      <w:marBottom w:val="0"/>
      <w:divBdr>
        <w:top w:val="none" w:sz="0" w:space="0" w:color="auto"/>
        <w:left w:val="none" w:sz="0" w:space="0" w:color="auto"/>
        <w:bottom w:val="none" w:sz="0" w:space="0" w:color="auto"/>
        <w:right w:val="none" w:sz="0" w:space="0" w:color="auto"/>
      </w:divBdr>
    </w:div>
    <w:div w:id="2100520168">
      <w:bodyDiv w:val="1"/>
      <w:marLeft w:val="0"/>
      <w:marRight w:val="0"/>
      <w:marTop w:val="0"/>
      <w:marBottom w:val="0"/>
      <w:divBdr>
        <w:top w:val="none" w:sz="0" w:space="0" w:color="auto"/>
        <w:left w:val="none" w:sz="0" w:space="0" w:color="auto"/>
        <w:bottom w:val="none" w:sz="0" w:space="0" w:color="auto"/>
        <w:right w:val="none" w:sz="0" w:space="0" w:color="auto"/>
      </w:divBdr>
    </w:div>
    <w:div w:id="2100521562">
      <w:bodyDiv w:val="1"/>
      <w:marLeft w:val="0"/>
      <w:marRight w:val="0"/>
      <w:marTop w:val="0"/>
      <w:marBottom w:val="0"/>
      <w:divBdr>
        <w:top w:val="none" w:sz="0" w:space="0" w:color="auto"/>
        <w:left w:val="none" w:sz="0" w:space="0" w:color="auto"/>
        <w:bottom w:val="none" w:sz="0" w:space="0" w:color="auto"/>
        <w:right w:val="none" w:sz="0" w:space="0" w:color="auto"/>
      </w:divBdr>
    </w:div>
    <w:div w:id="2101027576">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37202">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798461">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304569">
      <w:bodyDiv w:val="1"/>
      <w:marLeft w:val="0"/>
      <w:marRight w:val="0"/>
      <w:marTop w:val="0"/>
      <w:marBottom w:val="0"/>
      <w:divBdr>
        <w:top w:val="none" w:sz="0" w:space="0" w:color="auto"/>
        <w:left w:val="none" w:sz="0" w:space="0" w:color="auto"/>
        <w:bottom w:val="none" w:sz="0" w:space="0" w:color="auto"/>
        <w:right w:val="none" w:sz="0" w:space="0" w:color="auto"/>
      </w:divBdr>
    </w:div>
    <w:div w:id="2104379884">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570400">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5883369">
      <w:bodyDiv w:val="1"/>
      <w:marLeft w:val="0"/>
      <w:marRight w:val="0"/>
      <w:marTop w:val="0"/>
      <w:marBottom w:val="0"/>
      <w:divBdr>
        <w:top w:val="none" w:sz="0" w:space="0" w:color="auto"/>
        <w:left w:val="none" w:sz="0" w:space="0" w:color="auto"/>
        <w:bottom w:val="none" w:sz="0" w:space="0" w:color="auto"/>
        <w:right w:val="none" w:sz="0" w:space="0" w:color="auto"/>
      </w:divBdr>
    </w:div>
    <w:div w:id="21073360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8609">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038608">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1269728">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242840">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4738378">
      <w:bodyDiv w:val="1"/>
      <w:marLeft w:val="0"/>
      <w:marRight w:val="0"/>
      <w:marTop w:val="0"/>
      <w:marBottom w:val="0"/>
      <w:divBdr>
        <w:top w:val="none" w:sz="0" w:space="0" w:color="auto"/>
        <w:left w:val="none" w:sz="0" w:space="0" w:color="auto"/>
        <w:bottom w:val="none" w:sz="0" w:space="0" w:color="auto"/>
        <w:right w:val="none" w:sz="0" w:space="0" w:color="auto"/>
      </w:divBdr>
    </w:div>
    <w:div w:id="2115325920">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093655">
      <w:bodyDiv w:val="1"/>
      <w:marLeft w:val="0"/>
      <w:marRight w:val="0"/>
      <w:marTop w:val="0"/>
      <w:marBottom w:val="0"/>
      <w:divBdr>
        <w:top w:val="none" w:sz="0" w:space="0" w:color="auto"/>
        <w:left w:val="none" w:sz="0" w:space="0" w:color="auto"/>
        <w:bottom w:val="none" w:sz="0" w:space="0" w:color="auto"/>
        <w:right w:val="none" w:sz="0" w:space="0" w:color="auto"/>
      </w:divBdr>
    </w:div>
    <w:div w:id="2116513528">
      <w:bodyDiv w:val="1"/>
      <w:marLeft w:val="0"/>
      <w:marRight w:val="0"/>
      <w:marTop w:val="0"/>
      <w:marBottom w:val="0"/>
      <w:divBdr>
        <w:top w:val="none" w:sz="0" w:space="0" w:color="auto"/>
        <w:left w:val="none" w:sz="0" w:space="0" w:color="auto"/>
        <w:bottom w:val="none" w:sz="0" w:space="0" w:color="auto"/>
        <w:right w:val="none" w:sz="0" w:space="0" w:color="auto"/>
      </w:divBdr>
    </w:div>
    <w:div w:id="2116632515">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6947502">
      <w:bodyDiv w:val="1"/>
      <w:marLeft w:val="0"/>
      <w:marRight w:val="0"/>
      <w:marTop w:val="0"/>
      <w:marBottom w:val="0"/>
      <w:divBdr>
        <w:top w:val="none" w:sz="0" w:space="0" w:color="auto"/>
        <w:left w:val="none" w:sz="0" w:space="0" w:color="auto"/>
        <w:bottom w:val="none" w:sz="0" w:space="0" w:color="auto"/>
        <w:right w:val="none" w:sz="0" w:space="0" w:color="auto"/>
      </w:divBdr>
    </w:div>
    <w:div w:id="2117014908">
      <w:bodyDiv w:val="1"/>
      <w:marLeft w:val="0"/>
      <w:marRight w:val="0"/>
      <w:marTop w:val="0"/>
      <w:marBottom w:val="0"/>
      <w:divBdr>
        <w:top w:val="none" w:sz="0" w:space="0" w:color="auto"/>
        <w:left w:val="none" w:sz="0" w:space="0" w:color="auto"/>
        <w:bottom w:val="none" w:sz="0" w:space="0" w:color="auto"/>
        <w:right w:val="none" w:sz="0" w:space="0" w:color="auto"/>
      </w:divBdr>
    </w:div>
    <w:div w:id="2117631341">
      <w:bodyDiv w:val="1"/>
      <w:marLeft w:val="0"/>
      <w:marRight w:val="0"/>
      <w:marTop w:val="0"/>
      <w:marBottom w:val="0"/>
      <w:divBdr>
        <w:top w:val="none" w:sz="0" w:space="0" w:color="auto"/>
        <w:left w:val="none" w:sz="0" w:space="0" w:color="auto"/>
        <w:bottom w:val="none" w:sz="0" w:space="0" w:color="auto"/>
        <w:right w:val="none" w:sz="0" w:space="0" w:color="auto"/>
      </w:divBdr>
    </w:div>
    <w:div w:id="2117946922">
      <w:bodyDiv w:val="1"/>
      <w:marLeft w:val="0"/>
      <w:marRight w:val="0"/>
      <w:marTop w:val="0"/>
      <w:marBottom w:val="0"/>
      <w:divBdr>
        <w:top w:val="none" w:sz="0" w:space="0" w:color="auto"/>
        <w:left w:val="none" w:sz="0" w:space="0" w:color="auto"/>
        <w:bottom w:val="none" w:sz="0" w:space="0" w:color="auto"/>
        <w:right w:val="none" w:sz="0" w:space="0" w:color="auto"/>
      </w:divBdr>
    </w:div>
    <w:div w:id="2118014830">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250168">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294477">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029179">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603831">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259468">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3910849">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196374">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7771468">
      <w:bodyDiv w:val="1"/>
      <w:marLeft w:val="0"/>
      <w:marRight w:val="0"/>
      <w:marTop w:val="0"/>
      <w:marBottom w:val="0"/>
      <w:divBdr>
        <w:top w:val="none" w:sz="0" w:space="0" w:color="auto"/>
        <w:left w:val="none" w:sz="0" w:space="0" w:color="auto"/>
        <w:bottom w:val="none" w:sz="0" w:space="0" w:color="auto"/>
        <w:right w:val="none" w:sz="0" w:space="0" w:color="auto"/>
      </w:divBdr>
    </w:div>
    <w:div w:id="2128039022">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274810">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049260">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1896878">
      <w:bodyDiv w:val="1"/>
      <w:marLeft w:val="0"/>
      <w:marRight w:val="0"/>
      <w:marTop w:val="0"/>
      <w:marBottom w:val="0"/>
      <w:divBdr>
        <w:top w:val="none" w:sz="0" w:space="0" w:color="auto"/>
        <w:left w:val="none" w:sz="0" w:space="0" w:color="auto"/>
        <w:bottom w:val="none" w:sz="0" w:space="0" w:color="auto"/>
        <w:right w:val="none" w:sz="0" w:space="0" w:color="auto"/>
      </w:divBdr>
    </w:div>
    <w:div w:id="2132237253">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358696">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3937595">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324680">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6828121">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7989380">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330392">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39252823">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291490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767115">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 w:id="2146002204">
      <w:bodyDiv w:val="1"/>
      <w:marLeft w:val="0"/>
      <w:marRight w:val="0"/>
      <w:marTop w:val="0"/>
      <w:marBottom w:val="0"/>
      <w:divBdr>
        <w:top w:val="none" w:sz="0" w:space="0" w:color="auto"/>
        <w:left w:val="none" w:sz="0" w:space="0" w:color="auto"/>
        <w:bottom w:val="none" w:sz="0" w:space="0" w:color="auto"/>
        <w:right w:val="none" w:sz="0" w:space="0" w:color="auto"/>
      </w:divBdr>
    </w:div>
    <w:div w:id="2146190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2</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9</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1</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3</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4</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28</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22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21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13</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15</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11</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5</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26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23</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36</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7</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27</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29</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18</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24</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19</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30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31</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39</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17</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10</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20</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25</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34</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12</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14</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35</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33</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40</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38</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37</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32</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16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2.xml><?xml version="1.0" encoding="utf-8"?>
<ds:datastoreItem xmlns:ds="http://schemas.openxmlformats.org/officeDocument/2006/customXml" ds:itemID="{03726EE7-BB2C-413A-9414-93B2AC36D7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A013DA-F05E-4BDC-9A03-8946566A7C9F}">
  <ds:schemaRefs>
    <ds:schemaRef ds:uri="http://schemas.openxmlformats.org/officeDocument/2006/bibliography"/>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39</Pages>
  <Words>11689</Words>
  <Characters>66628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Chapter 8: Developer Tools and DevOps – Part 2</vt:lpstr>
    </vt:vector>
  </TitlesOfParts>
  <Company/>
  <LinksUpToDate>false</LinksUpToDate>
  <CharactersWithSpaces>78161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8: Developer Tools and DevOps – Part 2</dc:title>
  <dc:subject>AWS Master Class</dc:subject>
  <dc:creator>Paulo H. Leocadio</dc:creator>
  <cp:keywords/>
  <dc:description/>
  <cp:lastModifiedBy>Arya</cp:lastModifiedBy>
  <cp:revision>1241</cp:revision>
  <dcterms:created xsi:type="dcterms:W3CDTF">2024-05-07T14:17:00Z</dcterms:created>
  <dcterms:modified xsi:type="dcterms:W3CDTF">2025-03-25T09:02:00Z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MediaServiceImageTags">
    <vt:lpwstr/>
  </property>
</Properties>
</file>