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1941AEE" w:rsidR="00B72611" w:rsidRPr="001E41E8" w:rsidRDefault="00B72611" w:rsidP="00D80460">
      <w:pPr>
        <w:pStyle w:val="ChapterTitleNumberBPBHEB"/>
        <w:rPr>
          <w:b/>
        </w:rPr>
      </w:pPr>
      <w:r w:rsidRPr="001E41E8">
        <w:t xml:space="preserve">CHAPTER </w:t>
      </w:r>
      <w:r w:rsidR="00E232F8" w:rsidRPr="001E41E8">
        <w:t>14</w:t>
      </w:r>
      <w:r w:rsidRPr="001E41E8">
        <w:t xml:space="preserve"> </w:t>
      </w:r>
    </w:p>
    <w:p w14:paraId="27B72D20" w14:textId="61252A1F" w:rsidR="00B72611" w:rsidRPr="002316FF" w:rsidDel="00502CBB" w:rsidRDefault="00155518" w:rsidP="00D80460">
      <w:pPr>
        <w:pStyle w:val="ChapterTitleBPBHEB"/>
        <w:rPr>
          <w:del w:id="0" w:author="Arya" w:date="2025-02-28T15:22:00Z" w16du:dateUtc="2025-02-28T09:52:00Z"/>
          <w:b w:val="0"/>
        </w:rPr>
      </w:pPr>
      <w:r w:rsidRPr="002316FF">
        <w:t>AWS Well-Architected Framework</w:t>
      </w:r>
    </w:p>
    <w:p w14:paraId="5C2BFA22" w14:textId="77777777" w:rsidR="00D169BC" w:rsidDel="00502CBB" w:rsidRDefault="00D169BC" w:rsidP="00A54A29">
      <w:pPr>
        <w:keepNext/>
        <w:keepLines/>
        <w:spacing w:before="40" w:after="0"/>
        <w:outlineLvl w:val="1"/>
        <w:rPr>
          <w:del w:id="1" w:author="Arya" w:date="2025-02-28T15:22:00Z" w16du:dateUtc="2025-02-28T09:52:00Z"/>
          <w:rFonts w:eastAsiaTheme="majorEastAsia" w:cstheme="majorBidi"/>
          <w:sz w:val="36"/>
          <w:szCs w:val="26"/>
        </w:rPr>
      </w:pPr>
    </w:p>
    <w:p w14:paraId="7A6FB180" w14:textId="77777777" w:rsidR="00D169BC" w:rsidDel="00502CBB" w:rsidRDefault="00D169BC" w:rsidP="00A54A29">
      <w:pPr>
        <w:keepNext/>
        <w:keepLines/>
        <w:spacing w:before="40" w:after="0"/>
        <w:outlineLvl w:val="1"/>
        <w:rPr>
          <w:del w:id="2" w:author="Arya" w:date="2025-02-28T15:22:00Z" w16du:dateUtc="2025-02-28T09:52:00Z"/>
          <w:rFonts w:eastAsiaTheme="majorEastAsia" w:cstheme="majorBidi"/>
          <w:sz w:val="36"/>
          <w:szCs w:val="26"/>
        </w:rPr>
      </w:pPr>
    </w:p>
    <w:p w14:paraId="5FF7DD92" w14:textId="77777777" w:rsidR="00D169BC" w:rsidRDefault="00D169BC">
      <w:pPr>
        <w:pStyle w:val="ChapterTitleBPBHEB"/>
        <w:pPrChange w:id="3" w:author="Arya" w:date="2025-02-28T15:22:00Z" w16du:dateUtc="2025-02-28T09:52:00Z">
          <w:pPr>
            <w:keepNext/>
            <w:keepLines/>
            <w:spacing w:before="40" w:after="0"/>
            <w:outlineLvl w:val="1"/>
          </w:pPr>
        </w:pPrChange>
      </w:pPr>
    </w:p>
    <w:p w14:paraId="61D3F05F" w14:textId="2F974B27" w:rsidR="002523E3" w:rsidRPr="002523E3" w:rsidRDefault="002523E3">
      <w:pPr>
        <w:pStyle w:val="Heading1BPBHEB"/>
        <w:pPrChange w:id="4" w:author="Arya" w:date="2025-02-28T15:22:00Z" w16du:dateUtc="2025-02-28T09:52:00Z">
          <w:pPr>
            <w:keepNext/>
            <w:keepLines/>
            <w:spacing w:before="40" w:after="0"/>
            <w:outlineLvl w:val="1"/>
          </w:pPr>
        </w:pPrChange>
      </w:pPr>
      <w:r w:rsidRPr="002523E3">
        <w:rPr>
          <w:bCs/>
        </w:rPr>
        <w:br/>
      </w:r>
      <w:del w:id="5" w:author="Arya" w:date="2025-02-28T15:22:00Z" w16du:dateUtc="2025-02-28T09:52:00Z">
        <w:r w:rsidR="00496159" w:rsidDel="00502CBB">
          <w:delText xml:space="preserve">The </w:delText>
        </w:r>
        <w:r w:rsidRPr="002523E3" w:rsidDel="00502CBB">
          <w:delText xml:space="preserve">AWS </w:delText>
        </w:r>
        <w:r w:rsidR="00584232" w:rsidRPr="002523E3" w:rsidDel="00502CBB">
          <w:delText xml:space="preserve">well-architected </w:delText>
        </w:r>
        <w:r w:rsidR="00955381" w:rsidDel="00502CBB">
          <w:delText>f</w:delText>
        </w:r>
        <w:r w:rsidRPr="002523E3" w:rsidDel="00502CBB">
          <w:delText>ramework</w:delText>
        </w:r>
      </w:del>
      <w:ins w:id="6" w:author="Arya" w:date="2025-02-28T15:22:00Z" w16du:dateUtc="2025-02-28T09:52:00Z">
        <w:r w:rsidR="00502CBB">
          <w:t>Introduction</w:t>
        </w:r>
      </w:ins>
    </w:p>
    <w:p w14:paraId="28474D1D" w14:textId="280DF6B8" w:rsidR="00A64645" w:rsidRPr="00A64645" w:rsidRDefault="00A64645">
      <w:pPr>
        <w:pStyle w:val="NormalBPBHEB"/>
        <w:pPrChange w:id="7" w:author="Arya" w:date="2025-02-28T15:24:00Z" w16du:dateUtc="2025-02-28T09:54:00Z">
          <w:pPr>
            <w:pBdr>
              <w:top w:val="nil"/>
              <w:left w:val="nil"/>
              <w:bottom w:val="nil"/>
              <w:right w:val="nil"/>
              <w:between w:val="nil"/>
            </w:pBdr>
            <w:shd w:val="clear" w:color="auto" w:fill="FFFFFF"/>
            <w:spacing w:after="100" w:line="276" w:lineRule="auto"/>
            <w:jc w:val="both"/>
          </w:pPr>
        </w:pPrChange>
      </w:pPr>
      <w:del w:id="8" w:author="Arya" w:date="2025-02-28T15:22:00Z" w16du:dateUtc="2025-02-28T09:52:00Z">
        <w:r w:rsidRPr="00A64645" w:rsidDel="00AF0FE0">
          <w:delText xml:space="preserve">Welcome to Chapter 14 of </w:delText>
        </w:r>
        <w:r w:rsidRPr="00704FDF" w:rsidDel="00AF0FE0">
          <w:rPr>
            <w:i/>
            <w:iCs/>
          </w:rPr>
          <w:delText>AWS Cloud Computing Master Class</w:delText>
        </w:r>
        <w:r w:rsidRPr="00A64645" w:rsidDel="00AF0FE0">
          <w:delText xml:space="preserve">. </w:delText>
        </w:r>
      </w:del>
      <w:r w:rsidRPr="00A64645">
        <w:t xml:space="preserve">In this chapter, we </w:t>
      </w:r>
      <w:ins w:id="9" w:author="Arya" w:date="2025-02-28T15:22:00Z" w16du:dateUtc="2025-02-28T09:52:00Z">
        <w:r w:rsidR="00AF0FE0">
          <w:t>will learn</w:t>
        </w:r>
      </w:ins>
      <w:del w:id="10" w:author="Arya" w:date="2025-02-28T15:22:00Z" w16du:dateUtc="2025-02-28T09:52:00Z">
        <w:r w:rsidRPr="00A64645" w:rsidDel="00AF0FE0">
          <w:delText>explore</w:delText>
        </w:r>
      </w:del>
      <w:r w:rsidRPr="00A64645">
        <w:t xml:space="preserve"> the AWS Well-Architected Framework, a comprehensive guide for designing secure, high-performing, resilient, and efficient cloud environments. We will cover the core principles and best practices of the framework, drawing from the knowledge and insights presented in the previous 12 chapters of this book.</w:t>
      </w:r>
    </w:p>
    <w:p w14:paraId="51371795" w14:textId="60592A7F" w:rsidR="002523E3" w:rsidRDefault="00A64645" w:rsidP="00CD30F8">
      <w:pPr>
        <w:pStyle w:val="NormalBPBHEB"/>
        <w:rPr>
          <w:ins w:id="11" w:author="Arya" w:date="2025-02-28T15:25:00Z" w16du:dateUtc="2025-02-28T09:55:00Z"/>
        </w:rPr>
      </w:pPr>
      <w:r w:rsidRPr="00A64645">
        <w:t xml:space="preserve">As we examine the Well-Architected Framework, </w:t>
      </w:r>
      <w:r w:rsidR="00EC5BFA" w:rsidRPr="00A64645">
        <w:t>it is</w:t>
      </w:r>
      <w:r w:rsidRPr="00A64645">
        <w:t xml:space="preserve"> important to reflect on the foundational pillars that guide its design and objectives. Developed by AWS, the framework serves as a tool for architects, developers, and cloud practitioners to design, evaluate, and optimize their workloads and architectures on AWS</w:t>
      </w:r>
      <w:r w:rsidR="00960A16">
        <w:t xml:space="preserve"> </w:t>
      </w:r>
      <w:sdt>
        <w:sdtPr>
          <w:id w:val="1919443102"/>
          <w:citation/>
        </w:sdtPr>
        <w:sdtContent>
          <w:r w:rsidR="0085544F">
            <w:fldChar w:fldCharType="begin"/>
          </w:r>
          <w:r w:rsidR="0085544F">
            <w:instrText xml:space="preserve"> CITATION Ama20 \l 1033 </w:instrText>
          </w:r>
          <w:r w:rsidR="0085544F">
            <w:fldChar w:fldCharType="separate"/>
          </w:r>
          <w:r w:rsidR="000104DD" w:rsidRPr="000104DD">
            <w:rPr>
              <w:noProof/>
            </w:rPr>
            <w:t>[1]</w:t>
          </w:r>
          <w:r w:rsidR="0085544F">
            <w:fldChar w:fldCharType="end"/>
          </w:r>
        </w:sdtContent>
      </w:sdt>
      <w:r w:rsidR="002523E3" w:rsidRPr="002523E3">
        <w:t>.</w:t>
      </w:r>
    </w:p>
    <w:p w14:paraId="1DE591D9" w14:textId="77777777" w:rsidR="00AF4D2D" w:rsidRPr="002523E3" w:rsidRDefault="00AF4D2D">
      <w:pPr>
        <w:pStyle w:val="NormalBPBHEB"/>
        <w:pPrChange w:id="12" w:author="Arya" w:date="2025-02-28T15:24:00Z" w16du:dateUtc="2025-02-28T09:54:00Z">
          <w:pPr>
            <w:pBdr>
              <w:top w:val="nil"/>
              <w:left w:val="nil"/>
              <w:bottom w:val="nil"/>
              <w:right w:val="nil"/>
              <w:between w:val="nil"/>
            </w:pBdr>
            <w:shd w:val="clear" w:color="auto" w:fill="FFFFFF"/>
            <w:spacing w:after="100" w:line="276" w:lineRule="auto"/>
            <w:jc w:val="both"/>
          </w:pPr>
        </w:pPrChange>
      </w:pPr>
      <w:commentRangeStart w:id="13"/>
      <w:commentRangeEnd w:id="13"/>
      <w:ins w:id="14" w:author="Arya" w:date="2025-02-28T15:26:00Z" w16du:dateUtc="2025-02-28T09:56:00Z">
        <w:r>
          <w:rPr>
            <w:rStyle w:val="CommentReference"/>
            <w:rFonts w:asciiTheme="minorHAnsi" w:eastAsiaTheme="minorHAnsi" w:hAnsiTheme="minorHAnsi" w:cstheme="minorBidi"/>
          </w:rPr>
          <w:commentReference w:id="13"/>
        </w:r>
      </w:ins>
    </w:p>
    <w:p w14:paraId="4990897E" w14:textId="5FA23FF2" w:rsidR="002523E3" w:rsidRPr="002523E3" w:rsidRDefault="002523E3">
      <w:pPr>
        <w:pStyle w:val="Heading1BPBHEB"/>
        <w:pPrChange w:id="15" w:author="Arya" w:date="2025-02-28T15:25:00Z" w16du:dateUtc="2025-02-28T09:55:00Z">
          <w:pPr>
            <w:keepNext/>
            <w:keepLines/>
            <w:spacing w:before="40" w:after="0"/>
            <w:outlineLvl w:val="1"/>
          </w:pPr>
        </w:pPrChange>
      </w:pPr>
      <w:r w:rsidRPr="002523E3">
        <w:t xml:space="preserve">Understanding the AWS </w:t>
      </w:r>
      <w:r w:rsidR="00584232">
        <w:t>w</w:t>
      </w:r>
      <w:r w:rsidRPr="002523E3">
        <w:t>ell</w:t>
      </w:r>
      <w:r w:rsidR="00AF4D2D" w:rsidRPr="002523E3">
        <w:t>-architected framework</w:t>
      </w:r>
    </w:p>
    <w:p w14:paraId="48F782DC" w14:textId="7B4B5536" w:rsidR="002523E3" w:rsidRPr="002523E3" w:rsidRDefault="001F1600">
      <w:pPr>
        <w:pStyle w:val="NormalBPBHEB"/>
        <w:pPrChange w:id="16" w:author="Arya" w:date="2025-02-28T15:26:00Z" w16du:dateUtc="2025-02-28T09:56:00Z">
          <w:pPr>
            <w:pBdr>
              <w:top w:val="nil"/>
              <w:left w:val="nil"/>
              <w:bottom w:val="nil"/>
              <w:right w:val="nil"/>
              <w:between w:val="nil"/>
            </w:pBdr>
            <w:shd w:val="clear" w:color="auto" w:fill="FFFFFF"/>
            <w:spacing w:after="100" w:line="276" w:lineRule="auto"/>
            <w:jc w:val="both"/>
          </w:pPr>
        </w:pPrChange>
      </w:pPr>
      <w:r w:rsidRPr="001F1600">
        <w:t xml:space="preserve">At its core, the AWS Well-Architected Framework consists of </w:t>
      </w:r>
      <w:del w:id="17" w:author="Arya" w:date="2025-02-28T15:26:00Z" w16du:dateUtc="2025-02-28T09:56:00Z">
        <w:r w:rsidRPr="001F1600" w:rsidDel="004C6766">
          <w:delText>best</w:delText>
        </w:r>
      </w:del>
      <w:ins w:id="18" w:author="Arya" w:date="2025-02-28T15:26:00Z" w16du:dateUtc="2025-02-28T09:56:00Z">
        <w:r w:rsidR="004C6766" w:rsidRPr="001F1600">
          <w:t>the best</w:t>
        </w:r>
      </w:ins>
      <w:r w:rsidRPr="001F1600">
        <w:t xml:space="preserve"> practices and guidelines shaped by years of collaboration with customers across different industries and use cases. It offers a comprehensive approach to cloud architecture, focusing on key areas such as security, reliability, performance efficiency, cost optimization, and operational excellence.</w:t>
      </w:r>
    </w:p>
    <w:p w14:paraId="5A6414D3" w14:textId="1E067376" w:rsidR="002523E3" w:rsidRPr="002523E3" w:rsidRDefault="002523E3">
      <w:pPr>
        <w:pStyle w:val="Heading2BPBHEB"/>
        <w:pPrChange w:id="19" w:author="Arya" w:date="2025-02-28T15:46:00Z" w16du:dateUtc="2025-02-28T10:16:00Z">
          <w:pPr>
            <w:keepNext/>
            <w:keepLines/>
            <w:spacing w:before="40" w:after="0"/>
            <w:outlineLvl w:val="1"/>
          </w:pPr>
        </w:pPrChange>
      </w:pPr>
      <w:r w:rsidRPr="002523E3">
        <w:t xml:space="preserve">Purpose and </w:t>
      </w:r>
      <w:r w:rsidR="00955381">
        <w:t>d</w:t>
      </w:r>
      <w:r w:rsidRPr="002523E3">
        <w:t>evelopment</w:t>
      </w:r>
    </w:p>
    <w:p w14:paraId="4C7FD9DD" w14:textId="66A277D0" w:rsidR="002523E3" w:rsidRPr="002523E3" w:rsidRDefault="002A2AD0">
      <w:pPr>
        <w:pStyle w:val="NormalBPBHEB"/>
        <w:pPrChange w:id="20" w:author="Arya" w:date="2025-02-28T15:46:00Z" w16du:dateUtc="2025-02-28T10:16:00Z">
          <w:pPr>
            <w:pBdr>
              <w:top w:val="nil"/>
              <w:left w:val="nil"/>
              <w:bottom w:val="nil"/>
              <w:right w:val="nil"/>
              <w:between w:val="nil"/>
            </w:pBdr>
            <w:shd w:val="clear" w:color="auto" w:fill="FFFFFF"/>
            <w:spacing w:after="100" w:line="276" w:lineRule="auto"/>
            <w:jc w:val="both"/>
          </w:pPr>
        </w:pPrChange>
      </w:pPr>
      <w:r w:rsidRPr="002A2AD0">
        <w:t>The framework helps organizations create architectures that align with their business goals while adhering to fundamental principles. By offering a structured methodology and a set of best practices, AWS enables customers to design solutions that are resilient, scalable, cost-effective, and operationally efficient</w:t>
      </w:r>
      <w:r>
        <w:t xml:space="preserve"> </w:t>
      </w:r>
      <w:sdt>
        <w:sdtPr>
          <w:id w:val="-2061232576"/>
          <w:citation/>
        </w:sdtPr>
        <w:sdtContent>
          <w:r w:rsidR="002C2C6C">
            <w:fldChar w:fldCharType="begin"/>
          </w:r>
          <w:r w:rsidR="002C2C6C">
            <w:instrText xml:space="preserve"> CITATION Ama201 \l 1033 </w:instrText>
          </w:r>
          <w:r w:rsidR="002C2C6C">
            <w:fldChar w:fldCharType="separate"/>
          </w:r>
          <w:r w:rsidR="000104DD" w:rsidRPr="000104DD">
            <w:rPr>
              <w:noProof/>
            </w:rPr>
            <w:t>[2]</w:t>
          </w:r>
          <w:r w:rsidR="002C2C6C">
            <w:fldChar w:fldCharType="end"/>
          </w:r>
        </w:sdtContent>
      </w:sdt>
      <w:r w:rsidR="002523E3" w:rsidRPr="002523E3">
        <w:t>.</w:t>
      </w:r>
    </w:p>
    <w:p w14:paraId="5FD5CCBF" w14:textId="1898765F" w:rsidR="002523E3" w:rsidRPr="002523E3" w:rsidRDefault="002523E3">
      <w:pPr>
        <w:pStyle w:val="Heading2BPBHEB"/>
        <w:pPrChange w:id="21" w:author="Arya" w:date="2025-02-28T15:46:00Z" w16du:dateUtc="2025-02-28T10:16:00Z">
          <w:pPr>
            <w:keepNext/>
            <w:keepLines/>
            <w:spacing w:before="40" w:after="0"/>
            <w:outlineLvl w:val="1"/>
          </w:pPr>
        </w:pPrChange>
      </w:pPr>
      <w:r w:rsidRPr="002523E3">
        <w:lastRenderedPageBreak/>
        <w:t xml:space="preserve">Core </w:t>
      </w:r>
      <w:r w:rsidR="00955381">
        <w:t>p</w:t>
      </w:r>
      <w:r w:rsidRPr="002523E3">
        <w:t xml:space="preserve">illars of the </w:t>
      </w:r>
      <w:r w:rsidR="000708E4" w:rsidRPr="002523E3">
        <w:t xml:space="preserve">well-architected </w:t>
      </w:r>
      <w:r w:rsidR="000708E4">
        <w:t>f</w:t>
      </w:r>
      <w:r w:rsidR="000708E4" w:rsidRPr="002523E3">
        <w:t>ramework</w:t>
      </w:r>
    </w:p>
    <w:p w14:paraId="281CB6F2" w14:textId="1DAD5FE4" w:rsidR="002523E3" w:rsidRPr="002523E3" w:rsidRDefault="002523E3">
      <w:pPr>
        <w:pStyle w:val="NormalBPBHEB"/>
        <w:numPr>
          <w:ilvl w:val="0"/>
          <w:numId w:val="144"/>
        </w:numPr>
        <w:pPrChange w:id="22" w:author="Arya" w:date="2025-02-28T15:47:00Z" w16du:dateUtc="2025-02-28T10:17: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commentRangeStart w:id="23"/>
      <w:r w:rsidRPr="00D673C8">
        <w:rPr>
          <w:b/>
          <w:bCs/>
        </w:rPr>
        <w:t>Security:</w:t>
      </w:r>
      <w:r w:rsidRPr="002523E3">
        <w:t xml:space="preserve"> </w:t>
      </w:r>
      <w:commentRangeEnd w:id="23"/>
      <w:r w:rsidR="009508EE">
        <w:rPr>
          <w:rStyle w:val="CommentReference"/>
        </w:rPr>
        <w:commentReference w:id="23"/>
      </w:r>
      <w:r w:rsidR="00D673C8" w:rsidRPr="00D673C8">
        <w:t>Security is essential in any cloud architecture. The Well-Architected Framework highlights the need for robust security controls, encryption, identity and access management, and compliance measures to protect data and resources from unauthorized access, breaches, and cyber threats.</w:t>
      </w:r>
    </w:p>
    <w:p w14:paraId="70A3298B" w14:textId="77777777" w:rsidR="002523E3" w:rsidRPr="002523E3" w:rsidRDefault="002523E3">
      <w:pPr>
        <w:pStyle w:val="NormalBPBHEB"/>
        <w:numPr>
          <w:ilvl w:val="0"/>
          <w:numId w:val="144"/>
        </w:numPr>
        <w:pPrChange w:id="24" w:author="Arya" w:date="2025-02-28T15:47:00Z" w16du:dateUtc="2025-02-28T10:17: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523E3">
        <w:rPr>
          <w:b/>
          <w:bCs/>
        </w:rPr>
        <w:t>Reliability:</w:t>
      </w:r>
      <w:r w:rsidRPr="002523E3">
        <w:t xml:space="preserve"> Reliability ensures that systems operate consistently and predictably under varying conditions. The framework encourages the implementation of fault-tolerant architectures, redundancy mechanisms, automated recovery processes, and comprehensive monitoring to mitigate the impact of failures and ensure uninterrupted service delivery.</w:t>
      </w:r>
    </w:p>
    <w:p w14:paraId="3E7DAC36" w14:textId="33B11979" w:rsidR="002523E3" w:rsidRPr="002523E3" w:rsidRDefault="002523E3">
      <w:pPr>
        <w:pStyle w:val="NormalBPBHEB"/>
        <w:numPr>
          <w:ilvl w:val="0"/>
          <w:numId w:val="144"/>
        </w:numPr>
        <w:pPrChange w:id="25" w:author="Arya" w:date="2025-02-28T15:47:00Z" w16du:dateUtc="2025-02-28T10:17: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523E3">
        <w:rPr>
          <w:b/>
          <w:bCs/>
        </w:rPr>
        <w:t xml:space="preserve">Performance </w:t>
      </w:r>
      <w:ins w:id="26" w:author="Arya" w:date="2025-02-28T15:47:00Z" w16du:dateUtc="2025-02-28T10:17:00Z">
        <w:r w:rsidR="003C41FA">
          <w:rPr>
            <w:b/>
            <w:bCs/>
          </w:rPr>
          <w:t>e</w:t>
        </w:r>
      </w:ins>
      <w:del w:id="27" w:author="Arya" w:date="2025-02-28T15:47:00Z" w16du:dateUtc="2025-02-28T10:17:00Z">
        <w:r w:rsidRPr="002523E3" w:rsidDel="003C41FA">
          <w:rPr>
            <w:b/>
            <w:bCs/>
          </w:rPr>
          <w:delText>E</w:delText>
        </w:r>
      </w:del>
      <w:r w:rsidRPr="002523E3">
        <w:rPr>
          <w:b/>
          <w:bCs/>
        </w:rPr>
        <w:t>fficiency:</w:t>
      </w:r>
      <w:r w:rsidRPr="002523E3">
        <w:t xml:space="preserve"> Performance efficiency focuses on optimizing resource utilization, minimizing latency, and maximizing throughput to meet the demands of dynamic workloads. The framework </w:t>
      </w:r>
      <w:del w:id="28" w:author="Arya" w:date="2025-03-03T17:55:00Z" w16du:dateUtc="2025-03-03T12:25:00Z">
        <w:r w:rsidRPr="002523E3" w:rsidDel="00A27881">
          <w:delText>advocates for</w:delText>
        </w:r>
      </w:del>
      <w:ins w:id="29" w:author="Arya" w:date="2025-03-03T17:55:00Z" w16du:dateUtc="2025-03-03T12:25:00Z">
        <w:r w:rsidR="00A27881" w:rsidRPr="002523E3">
          <w:t>advocates</w:t>
        </w:r>
      </w:ins>
      <w:r w:rsidRPr="002523E3">
        <w:t xml:space="preserve"> the use of scalable architectures, </w:t>
      </w:r>
      <w:proofErr w:type="gramStart"/>
      <w:r w:rsidRPr="002523E3">
        <w:t>caching</w:t>
      </w:r>
      <w:proofErr w:type="gramEnd"/>
      <w:r w:rsidRPr="002523E3">
        <w:t xml:space="preserve"> strategies, load balancing, and </w:t>
      </w:r>
      <w:r w:rsidR="00265EA6">
        <w:t>performance-tuning</w:t>
      </w:r>
      <w:r w:rsidRPr="002523E3">
        <w:t xml:space="preserve"> techniques to deliver optimal user experiences and cost-effective performance.</w:t>
      </w:r>
    </w:p>
    <w:p w14:paraId="7644710D" w14:textId="1BF0D54D" w:rsidR="002523E3" w:rsidRPr="002523E3" w:rsidRDefault="002523E3">
      <w:pPr>
        <w:pStyle w:val="NormalBPBHEB"/>
        <w:numPr>
          <w:ilvl w:val="0"/>
          <w:numId w:val="144"/>
        </w:numPr>
        <w:pPrChange w:id="30" w:author="Arya" w:date="2025-02-28T15:47:00Z" w16du:dateUtc="2025-02-28T10:17: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523E3">
        <w:rPr>
          <w:b/>
          <w:bCs/>
        </w:rPr>
        <w:t xml:space="preserve">Cost </w:t>
      </w:r>
      <w:ins w:id="31" w:author="Arya" w:date="2025-02-28T15:47:00Z" w16du:dateUtc="2025-02-28T10:17:00Z">
        <w:r w:rsidR="003C41FA">
          <w:rPr>
            <w:b/>
            <w:bCs/>
          </w:rPr>
          <w:t>o</w:t>
        </w:r>
      </w:ins>
      <w:del w:id="32" w:author="Arya" w:date="2025-02-28T15:47:00Z" w16du:dateUtc="2025-02-28T10:17:00Z">
        <w:r w:rsidRPr="002523E3" w:rsidDel="003C41FA">
          <w:rPr>
            <w:b/>
            <w:bCs/>
          </w:rPr>
          <w:delText>O</w:delText>
        </w:r>
      </w:del>
      <w:r w:rsidRPr="002523E3">
        <w:rPr>
          <w:b/>
          <w:bCs/>
        </w:rPr>
        <w:t>ptimization:</w:t>
      </w:r>
      <w:r w:rsidRPr="002523E3">
        <w:t xml:space="preserve"> Cost optimization entails </w:t>
      </w:r>
      <w:r w:rsidR="002C2C6C">
        <w:t>efficiently using</w:t>
      </w:r>
      <w:r w:rsidRPr="002523E3">
        <w:t xml:space="preserve"> cloud resources to minimize operational expenses without sacrificing performance or reliability. The Well-Architected Framework promotes the adoption of cost-effective architectures, reserved instances, usage-based pricing models, and monitoring tools to optimize spending and maximize ROI.</w:t>
      </w:r>
    </w:p>
    <w:p w14:paraId="3AB1ECF8" w14:textId="4578BE14" w:rsidR="002523E3" w:rsidRDefault="002523E3">
      <w:pPr>
        <w:pStyle w:val="NormalBPBHEB"/>
        <w:numPr>
          <w:ilvl w:val="0"/>
          <w:numId w:val="144"/>
        </w:numPr>
        <w:pPrChange w:id="33" w:author="Arya" w:date="2025-02-28T15:47:00Z" w16du:dateUtc="2025-02-28T10:17: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523E3">
        <w:rPr>
          <w:b/>
          <w:bCs/>
        </w:rPr>
        <w:t xml:space="preserve">Operational </w:t>
      </w:r>
      <w:ins w:id="34" w:author="Arya" w:date="2025-02-28T15:47:00Z" w16du:dateUtc="2025-02-28T10:17:00Z">
        <w:r w:rsidR="003C41FA">
          <w:rPr>
            <w:b/>
            <w:bCs/>
          </w:rPr>
          <w:t>e</w:t>
        </w:r>
      </w:ins>
      <w:del w:id="35" w:author="Arya" w:date="2025-02-28T15:47:00Z" w16du:dateUtc="2025-02-28T10:17:00Z">
        <w:r w:rsidRPr="002523E3" w:rsidDel="003C41FA">
          <w:rPr>
            <w:b/>
            <w:bCs/>
          </w:rPr>
          <w:delText>E</w:delText>
        </w:r>
      </w:del>
      <w:r w:rsidRPr="002523E3">
        <w:rPr>
          <w:b/>
          <w:bCs/>
        </w:rPr>
        <w:t>xcellence:</w:t>
      </w:r>
      <w:r w:rsidRPr="002523E3">
        <w:t xml:space="preserve"> Operational excellence encompasses the ability to manage and evolve cloud environments through automation, monitoring, and continuous improvement practices. The framework </w:t>
      </w:r>
      <w:proofErr w:type="gramStart"/>
      <w:r w:rsidRPr="002523E3">
        <w:t>advocates for</w:t>
      </w:r>
      <w:proofErr w:type="gramEnd"/>
      <w:r w:rsidRPr="002523E3">
        <w:t xml:space="preserve"> the implementation of DevOps principles, infrastructure as code, automated testing, and documentation to streamline operations, enhance agility, and drive innovation.</w:t>
      </w:r>
    </w:p>
    <w:p w14:paraId="04050C03" w14:textId="59F89F35" w:rsidR="002809B8" w:rsidRPr="002523E3" w:rsidRDefault="002809B8">
      <w:pPr>
        <w:pStyle w:val="NormalBPBHEB"/>
        <w:numPr>
          <w:ilvl w:val="0"/>
          <w:numId w:val="144"/>
        </w:numPr>
        <w:pPrChange w:id="36" w:author="Arya" w:date="2025-02-28T15:47:00Z" w16du:dateUtc="2025-02-28T10:17: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809B8">
        <w:rPr>
          <w:b/>
          <w:bCs/>
        </w:rPr>
        <w:t>Sustainability</w:t>
      </w:r>
      <w:r w:rsidRPr="002809B8">
        <w:t>: Sustainability emphasizes the importance of designing and operating systems that are environmentally conscious and resource efficient. The Well-Architected Framework advocates for integrating sustainable practices into cloud architectures, such as optimizing energy usage across data centers, selecting energy-efficient resources, and reducing the overall carbon footprint. By encouraging the use of renewable energy sources and improving resource utilization, the framework supports the development of green technologies and solutions that contribute positively to environmental stewardship while maintaining system efficiency and performance.</w:t>
      </w:r>
    </w:p>
    <w:p w14:paraId="56DCB9A3" w14:textId="3488F986" w:rsidR="002523E3" w:rsidRPr="002523E3" w:rsidRDefault="00572875">
      <w:pPr>
        <w:pStyle w:val="Heading2BPBHEB"/>
        <w:pPrChange w:id="37" w:author="Arya" w:date="2025-02-28T15:48:00Z" w16du:dateUtc="2025-02-28T10:18:00Z">
          <w:pPr>
            <w:keepNext/>
            <w:keepLines/>
            <w:spacing w:before="40" w:after="0"/>
            <w:outlineLvl w:val="1"/>
          </w:pPr>
        </w:pPrChange>
      </w:pPr>
      <w:r>
        <w:t xml:space="preserve">AWS </w:t>
      </w:r>
      <w:r w:rsidR="006C0516">
        <w:t>s</w:t>
      </w:r>
      <w:r>
        <w:t>ervices</w:t>
      </w:r>
      <w:r w:rsidR="00496159">
        <w:t xml:space="preserve"> </w:t>
      </w:r>
      <w:r w:rsidR="006C0516">
        <w:t>c</w:t>
      </w:r>
      <w:r w:rsidR="00496159">
        <w:t xml:space="preserve">oming </w:t>
      </w:r>
      <w:r w:rsidR="006C0516">
        <w:t>t</w:t>
      </w:r>
      <w:r w:rsidR="00496159">
        <w:t>ogether</w:t>
      </w:r>
    </w:p>
    <w:p w14:paraId="18D60600" w14:textId="77777777" w:rsidR="00C5797E" w:rsidRPr="00C5797E" w:rsidRDefault="00C5797E">
      <w:pPr>
        <w:pStyle w:val="NormalBPBHEB"/>
        <w:pPrChange w:id="38" w:author="Arya" w:date="2025-02-28T15:48:00Z" w16du:dateUtc="2025-02-28T10:18:00Z">
          <w:pPr>
            <w:pBdr>
              <w:top w:val="nil"/>
              <w:left w:val="nil"/>
              <w:bottom w:val="nil"/>
              <w:right w:val="nil"/>
              <w:between w:val="nil"/>
            </w:pBdr>
            <w:shd w:val="clear" w:color="auto" w:fill="FFFFFF"/>
            <w:spacing w:after="100" w:line="276" w:lineRule="auto"/>
            <w:jc w:val="both"/>
          </w:pPr>
        </w:pPrChange>
      </w:pPr>
      <w:r w:rsidRPr="00C5797E">
        <w:t xml:space="preserve">In the previous chapters, we explored a wide range of AWS services, tools, and best practices aimed at improving cloud architecture, migration, governance, and management. As we now </w:t>
      </w:r>
      <w:r w:rsidRPr="00C5797E">
        <w:lastRenderedPageBreak/>
        <w:t>transition to discussing the AWS Well-Architected Framework, we will integrate insights from those chapters to illustrate how each component supports the core principles of the framework.</w:t>
      </w:r>
      <w:r w:rsidRPr="00C5797E">
        <w:br/>
        <w:t xml:space="preserve">For example, AWS </w:t>
      </w:r>
      <w:r w:rsidRPr="00117DFB">
        <w:rPr>
          <w:b/>
          <w:bCs/>
          <w:rPrChange w:id="39" w:author="Arya" w:date="2025-02-28T15:49:00Z" w16du:dateUtc="2025-02-28T10:19:00Z">
            <w:rPr/>
          </w:rPrChange>
        </w:rPr>
        <w:t>Application Migration Service</w:t>
      </w:r>
      <w:r w:rsidRPr="00C5797E">
        <w:t xml:space="preserve"> (</w:t>
      </w:r>
      <w:r w:rsidRPr="00117DFB">
        <w:rPr>
          <w:b/>
          <w:bCs/>
          <w:rPrChange w:id="40" w:author="Arya" w:date="2025-02-28T15:49:00Z" w16du:dateUtc="2025-02-28T10:19:00Z">
            <w:rPr/>
          </w:rPrChange>
        </w:rPr>
        <w:t>MGN</w:t>
      </w:r>
      <w:r w:rsidRPr="00C5797E">
        <w:t xml:space="preserve">), AWS </w:t>
      </w:r>
      <w:r w:rsidRPr="00117DFB">
        <w:rPr>
          <w:b/>
          <w:bCs/>
          <w:rPrChange w:id="41" w:author="Arya" w:date="2025-02-28T15:49:00Z" w16du:dateUtc="2025-02-28T10:19:00Z">
            <w:rPr/>
          </w:rPrChange>
        </w:rPr>
        <w:t>Database Migration Service</w:t>
      </w:r>
      <w:r w:rsidRPr="00C5797E">
        <w:t xml:space="preserve"> (</w:t>
      </w:r>
      <w:r w:rsidRPr="00117DFB">
        <w:rPr>
          <w:b/>
          <w:bCs/>
          <w:rPrChange w:id="42" w:author="Arya" w:date="2025-02-28T15:49:00Z" w16du:dateUtc="2025-02-28T10:19:00Z">
            <w:rPr/>
          </w:rPrChange>
        </w:rPr>
        <w:t>DMS</w:t>
      </w:r>
      <w:r w:rsidRPr="00C5797E">
        <w:t xml:space="preserve">), and AWS </w:t>
      </w:r>
      <w:proofErr w:type="spellStart"/>
      <w:r w:rsidRPr="00C5797E">
        <w:t>DataSync</w:t>
      </w:r>
      <w:proofErr w:type="spellEnd"/>
      <w:r w:rsidRPr="00C5797E">
        <w:t xml:space="preserve">—covered in </w:t>
      </w:r>
      <w:commentRangeStart w:id="43"/>
      <w:r w:rsidRPr="00C5797E">
        <w:t>Chapter 12</w:t>
      </w:r>
      <w:commentRangeEnd w:id="43"/>
      <w:r w:rsidR="00117DFB">
        <w:rPr>
          <w:rStyle w:val="CommentReference"/>
          <w:rFonts w:asciiTheme="minorHAnsi" w:eastAsiaTheme="minorHAnsi" w:hAnsiTheme="minorHAnsi" w:cstheme="minorBidi"/>
        </w:rPr>
        <w:commentReference w:id="43"/>
      </w:r>
      <w:r w:rsidRPr="00C5797E">
        <w:t>—are key to enabling smooth migration and workload transfer to the cloud, a crucial element in building well-architected solutions. Likewise, AWS CloudTrail, AWS Config, AWS Control Tower, and AWS Systems Manager—discussed earlier—are vital in ensuring security, compliance, and operational excellence across AWS environments.</w:t>
      </w:r>
    </w:p>
    <w:p w14:paraId="65B0F029" w14:textId="7036C31C" w:rsidR="00C5797E" w:rsidRPr="008870E3" w:rsidRDefault="00C5797E">
      <w:pPr>
        <w:pStyle w:val="Heading3BPBHEB"/>
        <w:pPrChange w:id="44" w:author="Arya" w:date="2025-02-28T15:49:00Z" w16du:dateUtc="2025-02-28T10:19:00Z">
          <w:pPr>
            <w:keepNext/>
            <w:keepLines/>
            <w:spacing w:before="40" w:after="0"/>
            <w:outlineLvl w:val="1"/>
          </w:pPr>
        </w:pPrChange>
      </w:pPr>
      <w:commentRangeStart w:id="45"/>
      <w:r w:rsidRPr="008870E3">
        <w:t xml:space="preserve">Bringing </w:t>
      </w:r>
      <w:r w:rsidR="00BE6EEA" w:rsidRPr="008870E3">
        <w:t>it all together</w:t>
      </w:r>
      <w:r w:rsidRPr="008870E3">
        <w:t xml:space="preserve">: Best </w:t>
      </w:r>
      <w:ins w:id="46" w:author="Arya" w:date="2025-02-28T15:49:00Z" w16du:dateUtc="2025-02-28T10:19:00Z">
        <w:r w:rsidR="00BE6EEA">
          <w:t>p</w:t>
        </w:r>
      </w:ins>
      <w:del w:id="47" w:author="Arya" w:date="2025-02-28T15:49:00Z" w16du:dateUtc="2025-02-28T10:19:00Z">
        <w:r w:rsidRPr="008870E3" w:rsidDel="00BE6EEA">
          <w:delText>P</w:delText>
        </w:r>
      </w:del>
      <w:r w:rsidRPr="008870E3">
        <w:t>ractices</w:t>
      </w:r>
      <w:commentRangeEnd w:id="45"/>
      <w:r w:rsidR="00353847">
        <w:rPr>
          <w:rStyle w:val="CommentReference"/>
          <w:rFonts w:asciiTheme="minorHAnsi" w:eastAsiaTheme="minorHAnsi" w:hAnsiTheme="minorHAnsi" w:cstheme="minorBidi"/>
          <w:b w:val="0"/>
          <w:color w:val="auto"/>
          <w:lang w:val="en-US"/>
        </w:rPr>
        <w:commentReference w:id="45"/>
      </w:r>
    </w:p>
    <w:p w14:paraId="4FFA3DA5" w14:textId="380E9C35" w:rsidR="00C5797E" w:rsidRPr="00C5797E" w:rsidRDefault="00353847">
      <w:pPr>
        <w:pStyle w:val="NormalBPBHEB"/>
        <w:pPrChange w:id="48" w:author="Arya" w:date="2025-02-28T15:52:00Z" w16du:dateUtc="2025-02-28T10:22:00Z">
          <w:pPr>
            <w:pBdr>
              <w:top w:val="nil"/>
              <w:left w:val="nil"/>
              <w:bottom w:val="nil"/>
              <w:right w:val="nil"/>
              <w:between w:val="nil"/>
            </w:pBdr>
            <w:shd w:val="clear" w:color="auto" w:fill="FFFFFF"/>
            <w:spacing w:after="100" w:line="276" w:lineRule="auto"/>
            <w:jc w:val="both"/>
          </w:pPr>
        </w:pPrChange>
      </w:pPr>
      <w:ins w:id="49" w:author="Arya" w:date="2025-02-28T15:51:00Z" w16du:dateUtc="2025-02-28T10:21:00Z">
        <w:r>
          <w:t>This chapter</w:t>
        </w:r>
      </w:ins>
      <w:del w:id="50" w:author="Arya" w:date="2025-02-28T15:51:00Z" w16du:dateUtc="2025-02-28T10:21:00Z">
        <w:r w:rsidR="00C5797E" w:rsidRPr="00C5797E" w:rsidDel="00353847">
          <w:delText>Chapter 14</w:delText>
        </w:r>
      </w:del>
      <w:r w:rsidR="00C5797E" w:rsidRPr="00C5797E">
        <w:t xml:space="preserve"> serves as the culmination of our journey through AWS cloud computing. Here, we synthesize the principles, tools, and best practices from earlier chapters, applying them within the framework of the AWS Well-Architected Framework. By following the framework’s core principles, organizations can design cloud solutions that are resilient, scalable, and optimized for security, performance, cost, and operational efficiency.</w:t>
      </w:r>
    </w:p>
    <w:p w14:paraId="4E714956" w14:textId="7EF13766" w:rsidR="008046E1" w:rsidRDefault="00C5797E">
      <w:pPr>
        <w:pStyle w:val="NormalBPBHEB"/>
        <w:pPrChange w:id="51" w:author="Arya" w:date="2025-02-28T15:52:00Z" w16du:dateUtc="2025-02-28T10:22:00Z">
          <w:pPr>
            <w:pBdr>
              <w:top w:val="nil"/>
              <w:left w:val="nil"/>
              <w:bottom w:val="nil"/>
              <w:right w:val="nil"/>
              <w:between w:val="nil"/>
            </w:pBdr>
            <w:shd w:val="clear" w:color="auto" w:fill="FFFFFF"/>
            <w:spacing w:after="100" w:line="276" w:lineRule="auto"/>
            <w:jc w:val="both"/>
          </w:pPr>
        </w:pPrChange>
      </w:pPr>
      <w:r w:rsidRPr="00C5797E">
        <w:t>Join us as we explore real-world scenarios and uncover the practical application of the AWS Well-Architected Framework, highlighting how it enables the creation of efficient and resilient cloud environments.</w:t>
      </w:r>
    </w:p>
    <w:p w14:paraId="41DD7448" w14:textId="41E20478" w:rsidR="004C3521" w:rsidRDefault="00BB7930">
      <w:pPr>
        <w:pStyle w:val="FigureBPBHEB"/>
        <w:pPrChange w:id="52" w:author="Arya" w:date="2025-02-28T15:52:00Z" w16du:dateUtc="2025-02-28T10:22:00Z">
          <w:pPr>
            <w:keepNext/>
            <w:pBdr>
              <w:top w:val="nil"/>
              <w:left w:val="nil"/>
              <w:bottom w:val="nil"/>
              <w:right w:val="nil"/>
              <w:between w:val="nil"/>
            </w:pBdr>
            <w:shd w:val="clear" w:color="auto" w:fill="FFFFFF"/>
            <w:spacing w:after="100" w:line="276" w:lineRule="auto"/>
            <w:jc w:val="both"/>
          </w:pPr>
        </w:pPrChange>
      </w:pPr>
      <w:commentRangeStart w:id="53"/>
      <w:r>
        <w:rPr>
          <w:noProof/>
        </w:rPr>
        <w:drawing>
          <wp:inline distT="0" distB="0" distL="0" distR="0" wp14:anchorId="43275EAB" wp14:editId="046F6E2A">
            <wp:extent cx="6572250" cy="2924175"/>
            <wp:effectExtent l="0" t="0" r="0" b="9525"/>
            <wp:docPr id="456842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250" cy="2924175"/>
                    </a:xfrm>
                    <a:prstGeom prst="rect">
                      <a:avLst/>
                    </a:prstGeom>
                    <a:noFill/>
                  </pic:spPr>
                </pic:pic>
              </a:graphicData>
            </a:graphic>
          </wp:inline>
        </w:drawing>
      </w:r>
      <w:commentRangeEnd w:id="53"/>
      <w:r w:rsidR="00900AA2">
        <w:rPr>
          <w:rStyle w:val="CommentReference"/>
          <w:rFonts w:asciiTheme="minorHAnsi" w:hAnsiTheme="minorHAnsi"/>
        </w:rPr>
        <w:commentReference w:id="53"/>
      </w:r>
    </w:p>
    <w:p w14:paraId="48D82A30" w14:textId="4096CDCC" w:rsidR="000C649B" w:rsidRPr="002523E3" w:rsidRDefault="004C3521">
      <w:pPr>
        <w:pStyle w:val="FigureCaptionBPBHEB"/>
        <w:pPrChange w:id="54" w:author="Arya" w:date="2025-02-28T15:53:00Z" w16du:dateUtc="2025-02-28T10:23:00Z">
          <w:pPr>
            <w:pStyle w:val="Caption"/>
            <w:jc w:val="both"/>
          </w:pPr>
        </w:pPrChange>
      </w:pPr>
      <w:commentRangeStart w:id="55"/>
      <w:r w:rsidRPr="00900AA2">
        <w:rPr>
          <w:b/>
          <w:bCs w:val="0"/>
          <w:rPrChange w:id="56" w:author="Arya" w:date="2025-02-28T15:53:00Z" w16du:dateUtc="2025-02-28T10:23:00Z">
            <w:rPr>
              <w:bCs/>
            </w:rPr>
          </w:rPrChange>
        </w:rPr>
        <w:t xml:space="preserve">Figure </w:t>
      </w:r>
      <w:r w:rsidR="000A671B" w:rsidRPr="00900AA2">
        <w:rPr>
          <w:b/>
          <w:bCs w:val="0"/>
          <w:rPrChange w:id="57" w:author="Arya" w:date="2025-02-28T15:53:00Z" w16du:dateUtc="2025-02-28T10:23:00Z">
            <w:rPr>
              <w:bCs/>
            </w:rPr>
          </w:rPrChange>
        </w:rPr>
        <w:t>10.</w:t>
      </w:r>
      <w:r w:rsidRPr="00900AA2">
        <w:rPr>
          <w:b/>
          <w:bCs w:val="0"/>
          <w:rPrChange w:id="58" w:author="Arya" w:date="2025-02-28T15:53:00Z" w16du:dateUtc="2025-02-28T10:23:00Z">
            <w:rPr>
              <w:bCs/>
            </w:rPr>
          </w:rPrChange>
        </w:rPr>
        <w:fldChar w:fldCharType="begin"/>
      </w:r>
      <w:r w:rsidRPr="00900AA2">
        <w:rPr>
          <w:b/>
          <w:bCs w:val="0"/>
          <w:rPrChange w:id="59" w:author="Arya" w:date="2025-02-28T15:53:00Z" w16du:dateUtc="2025-02-28T10:23:00Z">
            <w:rPr>
              <w:bCs/>
            </w:rPr>
          </w:rPrChange>
        </w:rPr>
        <w:instrText xml:space="preserve"> SEQ Figure \* ARABIC </w:instrText>
      </w:r>
      <w:r w:rsidRPr="00900AA2">
        <w:rPr>
          <w:b/>
          <w:bCs w:val="0"/>
          <w:rPrChange w:id="60" w:author="Arya" w:date="2025-02-28T15:53:00Z" w16du:dateUtc="2025-02-28T10:23:00Z">
            <w:rPr>
              <w:bCs/>
            </w:rPr>
          </w:rPrChange>
        </w:rPr>
        <w:fldChar w:fldCharType="separate"/>
      </w:r>
      <w:r w:rsidR="00960A16" w:rsidRPr="00900AA2">
        <w:rPr>
          <w:b/>
          <w:bCs w:val="0"/>
          <w:noProof/>
          <w:rPrChange w:id="61" w:author="Arya" w:date="2025-02-28T15:53:00Z" w16du:dateUtc="2025-02-28T10:23:00Z">
            <w:rPr>
              <w:bCs/>
              <w:noProof/>
            </w:rPr>
          </w:rPrChange>
        </w:rPr>
        <w:t>1</w:t>
      </w:r>
      <w:r w:rsidRPr="00900AA2">
        <w:rPr>
          <w:b/>
          <w:bCs w:val="0"/>
          <w:rPrChange w:id="62" w:author="Arya" w:date="2025-02-28T15:53:00Z" w16du:dateUtc="2025-02-28T10:23:00Z">
            <w:rPr>
              <w:bCs/>
            </w:rPr>
          </w:rPrChange>
        </w:rPr>
        <w:fldChar w:fldCharType="end"/>
      </w:r>
      <w:ins w:id="63" w:author="Arya" w:date="2025-02-28T15:53:00Z" w16du:dateUtc="2025-02-28T10:23:00Z">
        <w:r w:rsidR="00900AA2" w:rsidRPr="00900AA2">
          <w:rPr>
            <w:b/>
            <w:bCs w:val="0"/>
            <w:rPrChange w:id="64" w:author="Arya" w:date="2025-02-28T15:53:00Z" w16du:dateUtc="2025-02-28T10:23:00Z">
              <w:rPr>
                <w:bCs/>
              </w:rPr>
            </w:rPrChange>
          </w:rPr>
          <w:t>:</w:t>
        </w:r>
      </w:ins>
      <w:r>
        <w:t xml:space="preserve"> </w:t>
      </w:r>
      <w:r w:rsidR="00BB7930">
        <w:t>T</w:t>
      </w:r>
      <w:r w:rsidRPr="00AC5E8C">
        <w:t xml:space="preserve">he </w:t>
      </w:r>
      <w:r w:rsidR="00BB7930">
        <w:t>six</w:t>
      </w:r>
      <w:r w:rsidRPr="00AC5E8C">
        <w:t xml:space="preserve"> pillars of the Well-Architected Framework</w:t>
      </w:r>
      <w:r>
        <w:t xml:space="preserve"> (</w:t>
      </w:r>
      <w:r w:rsidR="000A671B" w:rsidRPr="000A671B">
        <w:t xml:space="preserve">by Jeff Barr | on 09 JUL 2020 | in AWS Well-Architected </w:t>
      </w:r>
      <w:proofErr w:type="gramStart"/>
      <w:r w:rsidR="000A671B" w:rsidRPr="000A671B">
        <w:t>Tool </w:t>
      </w:r>
      <w:ins w:id="65" w:author="Arya" w:date="2025-02-28T15:53:00Z" w16du:dateUtc="2025-02-28T10:23:00Z">
        <w:r w:rsidR="00900AA2">
          <w:t>)</w:t>
        </w:r>
      </w:ins>
      <w:proofErr w:type="gramEnd"/>
      <w:del w:id="66" w:author="Arya" w:date="2025-02-28T15:53:00Z" w16du:dateUtc="2025-02-28T10:23:00Z">
        <w:r w:rsidDel="00900AA2">
          <w:delText>)</w:delText>
        </w:r>
        <w:r w:rsidRPr="00AC5E8C" w:rsidDel="00900AA2">
          <w:delText>.</w:delText>
        </w:r>
      </w:del>
      <w:commentRangeEnd w:id="55"/>
      <w:r w:rsidR="00900AA2">
        <w:rPr>
          <w:rStyle w:val="CommentReference"/>
          <w:rFonts w:asciiTheme="minorHAnsi" w:eastAsiaTheme="minorHAnsi" w:hAnsiTheme="minorHAnsi" w:cstheme="minorBidi"/>
          <w:bCs w:val="0"/>
          <w:i w:val="0"/>
          <w:iCs w:val="0"/>
        </w:rPr>
        <w:commentReference w:id="55"/>
      </w:r>
    </w:p>
    <w:p w14:paraId="1EBC10BB" w14:textId="77777777" w:rsidR="00A16CE5" w:rsidRPr="00FC6BF0" w:rsidRDefault="00A16CE5" w:rsidP="00C47BC8">
      <w:pPr>
        <w:pStyle w:val="Heading1BPBHEB"/>
        <w:pPrChange w:id="67" w:author="Arya" w:date="2025-03-05T11:25:00Z" w16du:dateUtc="2025-03-05T05:55:00Z">
          <w:pPr>
            <w:pStyle w:val="Heading1"/>
          </w:pPr>
        </w:pPrChange>
      </w:pPr>
      <w:r w:rsidRPr="00FC6BF0">
        <w:t xml:space="preserve">AWS Well-Architected </w:t>
      </w:r>
      <w:r>
        <w:t>l</w:t>
      </w:r>
      <w:r w:rsidRPr="00FC6BF0">
        <w:t>enses</w:t>
      </w:r>
    </w:p>
    <w:p w14:paraId="2FDA9806" w14:textId="46D46EAD" w:rsidR="00A16CE5" w:rsidRDefault="00A16CE5" w:rsidP="00C47BC8">
      <w:pPr>
        <w:pStyle w:val="NormalBPBHEB"/>
        <w:pPrChange w:id="68" w:author="Arya" w:date="2025-03-05T11:25:00Z" w16du:dateUtc="2025-03-05T05:55:00Z">
          <w:pPr>
            <w:pBdr>
              <w:top w:val="nil"/>
              <w:left w:val="nil"/>
              <w:bottom w:val="nil"/>
              <w:right w:val="nil"/>
              <w:between w:val="nil"/>
            </w:pBdr>
            <w:shd w:val="clear" w:color="auto" w:fill="FFFFFF"/>
            <w:spacing w:after="100" w:line="276" w:lineRule="auto"/>
            <w:jc w:val="both"/>
          </w:pPr>
        </w:pPrChange>
      </w:pPr>
      <w:r w:rsidRPr="00FC6BF0">
        <w:t xml:space="preserve">The AWS Well-Architected Framework offers specific lenses that </w:t>
      </w:r>
      <w:r>
        <w:t>guide</w:t>
      </w:r>
      <w:r w:rsidRPr="00FC6BF0">
        <w:t xml:space="preserve"> specific architectural areas, allowing organizations to dive deeper into aspects of their cloud environments. Each </w:t>
      </w:r>
      <w:r w:rsidRPr="00FC6BF0">
        <w:lastRenderedPageBreak/>
        <w:t>lens focuses on key considerations and best practices tailored to address specific architectural concerns within the broader context of the Well-Architected Framework</w:t>
      </w:r>
      <w:r>
        <w:t xml:space="preserve"> </w:t>
      </w:r>
      <w:sdt>
        <w:sdtPr>
          <w:id w:val="-1914308613"/>
          <w:citation/>
        </w:sdtPr>
        <w:sdtContent>
          <w:r>
            <w:fldChar w:fldCharType="begin"/>
          </w:r>
          <w:r>
            <w:instrText xml:space="preserve"> CITATION Ama201 \l 1033 </w:instrText>
          </w:r>
          <w:r>
            <w:fldChar w:fldCharType="separate"/>
          </w:r>
          <w:r w:rsidR="000104DD" w:rsidRPr="000104DD">
            <w:rPr>
              <w:noProof/>
            </w:rPr>
            <w:t>[2]</w:t>
          </w:r>
          <w:r>
            <w:fldChar w:fldCharType="end"/>
          </w:r>
        </w:sdtContent>
      </w:sdt>
      <w:r w:rsidRPr="00FC6BF0">
        <w:t>.</w:t>
      </w:r>
    </w:p>
    <w:p w14:paraId="7006D998" w14:textId="77777777" w:rsidR="00A16CE5" w:rsidRDefault="00A16CE5">
      <w:pPr>
        <w:pStyle w:val="FigureBPBHEB"/>
        <w:pPrChange w:id="69" w:author="Arya" w:date="2025-02-28T15:54:00Z" w16du:dateUtc="2025-02-28T10:24:00Z">
          <w:pPr>
            <w:keepNext/>
            <w:pBdr>
              <w:top w:val="nil"/>
              <w:left w:val="nil"/>
              <w:bottom w:val="nil"/>
              <w:right w:val="nil"/>
              <w:between w:val="nil"/>
            </w:pBdr>
            <w:shd w:val="clear" w:color="auto" w:fill="FFFFFF"/>
            <w:spacing w:after="100" w:line="276" w:lineRule="auto"/>
            <w:jc w:val="center"/>
          </w:pPr>
        </w:pPrChange>
      </w:pPr>
      <w:commentRangeStart w:id="70"/>
      <w:r>
        <w:rPr>
          <w:noProof/>
        </w:rPr>
        <w:drawing>
          <wp:inline distT="0" distB="0" distL="0" distR="0" wp14:anchorId="322F3897" wp14:editId="589AB4B9">
            <wp:extent cx="5378450" cy="4039814"/>
            <wp:effectExtent l="0" t="0" r="0" b="0"/>
            <wp:docPr id="1431535937" name="Picture 1431535937" descr="The AWS Well-Architected Custom Len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WS Well-Architected Custom Lens Lifecyc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8450" cy="4039814"/>
                    </a:xfrm>
                    <a:prstGeom prst="rect">
                      <a:avLst/>
                    </a:prstGeom>
                    <a:noFill/>
                    <a:ln>
                      <a:noFill/>
                    </a:ln>
                  </pic:spPr>
                </pic:pic>
              </a:graphicData>
            </a:graphic>
          </wp:inline>
        </w:drawing>
      </w:r>
      <w:commentRangeEnd w:id="70"/>
      <w:r w:rsidR="00900AA2">
        <w:rPr>
          <w:rStyle w:val="CommentReference"/>
          <w:rFonts w:asciiTheme="minorHAnsi" w:hAnsiTheme="minorHAnsi"/>
        </w:rPr>
        <w:commentReference w:id="70"/>
      </w:r>
    </w:p>
    <w:p w14:paraId="51D69DFE" w14:textId="77777777" w:rsidR="00A16CE5" w:rsidRPr="00FC6BF0" w:rsidRDefault="00A16CE5" w:rsidP="00A16CE5">
      <w:pPr>
        <w:pStyle w:val="Caption"/>
        <w:jc w:val="center"/>
      </w:pPr>
      <w:commentRangeStart w:id="71"/>
      <w:r>
        <w:t>Figure 14.</w:t>
      </w:r>
      <w:r>
        <w:fldChar w:fldCharType="begin"/>
      </w:r>
      <w:r>
        <w:instrText xml:space="preserve"> SEQ Figure \* ARABIC </w:instrText>
      </w:r>
      <w:r>
        <w:fldChar w:fldCharType="separate"/>
      </w:r>
      <w:r>
        <w:rPr>
          <w:noProof/>
        </w:rPr>
        <w:t>2</w:t>
      </w:r>
      <w:r>
        <w:fldChar w:fldCharType="end"/>
      </w:r>
      <w:r>
        <w:t xml:space="preserve"> </w:t>
      </w:r>
      <w:r w:rsidRPr="00C26866">
        <w:t>The AWS Well-Architected Custom Lens lifecycle</w:t>
      </w:r>
      <w:r>
        <w:t xml:space="preserve"> (AWS Blog).</w:t>
      </w:r>
      <w:commentRangeEnd w:id="71"/>
      <w:r w:rsidR="0031734E">
        <w:rPr>
          <w:rStyle w:val="CommentReference"/>
          <w:i w:val="0"/>
          <w:iCs w:val="0"/>
          <w:color w:val="auto"/>
        </w:rPr>
        <w:commentReference w:id="71"/>
      </w:r>
    </w:p>
    <w:p w14:paraId="31780A31" w14:textId="178422F8" w:rsidR="00A16CE5" w:rsidRPr="006E713F" w:rsidRDefault="00A16CE5">
      <w:pPr>
        <w:pStyle w:val="Heading1BPBHEB"/>
        <w:pPrChange w:id="72" w:author="Arya" w:date="2025-02-28T15:55:00Z" w16du:dateUtc="2025-02-28T10:25:00Z">
          <w:pPr>
            <w:pStyle w:val="Heading2"/>
          </w:pPr>
        </w:pPrChange>
      </w:pPr>
      <w:r w:rsidRPr="006E713F">
        <w:t xml:space="preserve">Understanding AWS </w:t>
      </w:r>
      <w:ins w:id="73" w:author="Arya" w:date="2025-02-28T15:55:00Z" w16du:dateUtc="2025-02-28T10:25:00Z">
        <w:r w:rsidR="00900AA2">
          <w:t>w</w:t>
        </w:r>
      </w:ins>
      <w:del w:id="74" w:author="Arya" w:date="2025-02-28T15:55:00Z" w16du:dateUtc="2025-02-28T10:25:00Z">
        <w:r w:rsidRPr="006E713F" w:rsidDel="00900AA2">
          <w:delText>W</w:delText>
        </w:r>
      </w:del>
      <w:proofErr w:type="gramStart"/>
      <w:r w:rsidRPr="006E713F">
        <w:t>ell</w:t>
      </w:r>
      <w:proofErr w:type="gramEnd"/>
      <w:r w:rsidRPr="006E713F">
        <w:t>-</w:t>
      </w:r>
      <w:ins w:id="75" w:author="Arya" w:date="2025-02-28T15:55:00Z" w16du:dateUtc="2025-02-28T10:25:00Z">
        <w:r w:rsidR="00900AA2">
          <w:t>a</w:t>
        </w:r>
      </w:ins>
      <w:del w:id="76" w:author="Arya" w:date="2025-02-28T15:55:00Z" w16du:dateUtc="2025-02-28T10:25:00Z">
        <w:r w:rsidRPr="006E713F" w:rsidDel="00900AA2">
          <w:delText>A</w:delText>
        </w:r>
      </w:del>
      <w:r w:rsidRPr="006E713F">
        <w:t xml:space="preserve">rchitected </w:t>
      </w:r>
      <w:r>
        <w:t>l</w:t>
      </w:r>
      <w:r w:rsidRPr="006E713F">
        <w:t>enses</w:t>
      </w:r>
    </w:p>
    <w:p w14:paraId="652BC95F" w14:textId="77777777" w:rsidR="00A16CE5" w:rsidRPr="006E713F" w:rsidRDefault="00A16CE5">
      <w:pPr>
        <w:pStyle w:val="NormalBPBHEB"/>
        <w:pPrChange w:id="77" w:author="Arya" w:date="2025-02-28T15:55:00Z" w16du:dateUtc="2025-02-28T10:25:00Z">
          <w:pPr/>
        </w:pPrChange>
      </w:pPr>
      <w:r w:rsidRPr="006E713F">
        <w:t>AWS Well-Architected Lenses extend the foundational AWS Well-Architected Framework by providing additional, tailored guidance for specific technology domains, industries, or types of applications. These lenses are essential tools designed to help cloud architects build secure, high-performing, resilient, and efficient infrastructure for their applications. Each lens offers a set of best practices, checklists, and detailed guidance that reflect the latest practices in a particular area, ensuring that all aspects of a solution are well-designed.</w:t>
      </w:r>
    </w:p>
    <w:p w14:paraId="5BD93DF7" w14:textId="02FF522F" w:rsidR="00A16CE5" w:rsidRPr="006E713F" w:rsidRDefault="00A16CE5">
      <w:pPr>
        <w:pStyle w:val="Heading2BPBHEB"/>
        <w:pPrChange w:id="78" w:author="Arya" w:date="2025-02-28T15:55:00Z" w16du:dateUtc="2025-02-28T10:25:00Z">
          <w:pPr>
            <w:pStyle w:val="Heading2"/>
          </w:pPr>
        </w:pPrChange>
      </w:pPr>
      <w:r w:rsidRPr="006E713F">
        <w:t xml:space="preserve">Importance and </w:t>
      </w:r>
      <w:r>
        <w:t>u</w:t>
      </w:r>
      <w:r w:rsidRPr="006E713F">
        <w:t xml:space="preserve">sage of </w:t>
      </w:r>
      <w:ins w:id="79" w:author="Arya" w:date="2025-02-28T15:55:00Z" w16du:dateUtc="2025-02-28T10:25:00Z">
        <w:r w:rsidR="001C5CE7">
          <w:t>w</w:t>
        </w:r>
      </w:ins>
      <w:del w:id="80" w:author="Arya" w:date="2025-02-28T15:55:00Z" w16du:dateUtc="2025-02-28T10:25:00Z">
        <w:r w:rsidRPr="006E713F" w:rsidDel="001C5CE7">
          <w:delText>W</w:delText>
        </w:r>
      </w:del>
      <w:proofErr w:type="gramStart"/>
      <w:r w:rsidRPr="006E713F">
        <w:t>ell</w:t>
      </w:r>
      <w:proofErr w:type="gramEnd"/>
      <w:r w:rsidRPr="006E713F">
        <w:t>-</w:t>
      </w:r>
      <w:ins w:id="81" w:author="Arya" w:date="2025-02-28T15:55:00Z" w16du:dateUtc="2025-02-28T10:25:00Z">
        <w:r w:rsidR="001C5CE7">
          <w:t>a</w:t>
        </w:r>
      </w:ins>
      <w:del w:id="82" w:author="Arya" w:date="2025-02-28T15:55:00Z" w16du:dateUtc="2025-02-28T10:25:00Z">
        <w:r w:rsidRPr="006E713F" w:rsidDel="001C5CE7">
          <w:delText>A</w:delText>
        </w:r>
      </w:del>
      <w:r w:rsidRPr="006E713F">
        <w:t xml:space="preserve">rchitected </w:t>
      </w:r>
      <w:r>
        <w:t>l</w:t>
      </w:r>
      <w:r w:rsidRPr="006E713F">
        <w:t>enses</w:t>
      </w:r>
    </w:p>
    <w:p w14:paraId="47AF8BCC" w14:textId="77777777" w:rsidR="001C5CE7" w:rsidRDefault="00A16CE5" w:rsidP="001C5CE7">
      <w:pPr>
        <w:pStyle w:val="NormalBPBHEB"/>
        <w:rPr>
          <w:ins w:id="83" w:author="Arya" w:date="2025-02-28T15:55:00Z" w16du:dateUtc="2025-02-28T10:25:00Z"/>
        </w:rPr>
      </w:pPr>
      <w:r w:rsidRPr="003865A8">
        <w:t>Well-Architected Lenses play a crucial role in meeting the distinct needs of industries or technologies that the general AWS Well-Architected Framework may not fully address.</w:t>
      </w:r>
    </w:p>
    <w:p w14:paraId="382B219F" w14:textId="7E817697" w:rsidR="00A16CE5" w:rsidRPr="006E713F" w:rsidRDefault="00A16CE5">
      <w:pPr>
        <w:pStyle w:val="NormalBPBHEB"/>
        <w:pPrChange w:id="84" w:author="Arya" w:date="2025-02-28T15:55:00Z" w16du:dateUtc="2025-02-28T10:25:00Z">
          <w:pPr/>
        </w:pPrChange>
      </w:pPr>
      <w:del w:id="85" w:author="Arya" w:date="2025-02-28T15:55:00Z" w16du:dateUtc="2025-02-28T10:25:00Z">
        <w:r w:rsidRPr="006E713F" w:rsidDel="001C5CE7">
          <w:delText xml:space="preserve"> </w:delText>
        </w:r>
      </w:del>
      <w:r w:rsidRPr="006E713F">
        <w:t>They provide:</w:t>
      </w:r>
    </w:p>
    <w:p w14:paraId="69B59206" w14:textId="77777777" w:rsidR="00A16CE5" w:rsidRPr="006E713F" w:rsidRDefault="00A16CE5">
      <w:pPr>
        <w:pStyle w:val="NormalBPBHEB"/>
        <w:numPr>
          <w:ilvl w:val="0"/>
          <w:numId w:val="145"/>
        </w:numPr>
        <w:pPrChange w:id="86" w:author="Arya" w:date="2025-02-28T15:55:00Z" w16du:dateUtc="2025-02-28T10:25:00Z">
          <w:pPr>
            <w:numPr>
              <w:numId w:val="14"/>
            </w:numPr>
            <w:tabs>
              <w:tab w:val="num" w:pos="720"/>
            </w:tabs>
            <w:ind w:left="720" w:hanging="360"/>
          </w:pPr>
        </w:pPrChange>
      </w:pPr>
      <w:r w:rsidRPr="006E713F">
        <w:rPr>
          <w:b/>
          <w:bCs/>
        </w:rPr>
        <w:t xml:space="preserve">Deep </w:t>
      </w:r>
      <w:r>
        <w:rPr>
          <w:b/>
          <w:bCs/>
        </w:rPr>
        <w:t>d</w:t>
      </w:r>
      <w:r w:rsidRPr="006E713F">
        <w:rPr>
          <w:b/>
          <w:bCs/>
        </w:rPr>
        <w:t xml:space="preserve">ives into </w:t>
      </w:r>
      <w:r>
        <w:rPr>
          <w:b/>
          <w:bCs/>
        </w:rPr>
        <w:t>s</w:t>
      </w:r>
      <w:r w:rsidRPr="006E713F">
        <w:rPr>
          <w:b/>
          <w:bCs/>
        </w:rPr>
        <w:t xml:space="preserve">pecific </w:t>
      </w:r>
      <w:r>
        <w:rPr>
          <w:b/>
          <w:bCs/>
        </w:rPr>
        <w:t>a</w:t>
      </w:r>
      <w:r w:rsidRPr="006E713F">
        <w:rPr>
          <w:b/>
          <w:bCs/>
        </w:rPr>
        <w:t>reas</w:t>
      </w:r>
      <w:r w:rsidRPr="006E713F">
        <w:t>: Each lens focuses on challenges and solutions, providing deep technical advice that goes beyond the general advice found in the main framework.</w:t>
      </w:r>
    </w:p>
    <w:p w14:paraId="75AFD208" w14:textId="77777777" w:rsidR="00A16CE5" w:rsidRPr="006E713F" w:rsidRDefault="00A16CE5">
      <w:pPr>
        <w:pStyle w:val="NormalBPBHEB"/>
        <w:numPr>
          <w:ilvl w:val="0"/>
          <w:numId w:val="145"/>
        </w:numPr>
        <w:pPrChange w:id="87" w:author="Arya" w:date="2025-02-28T15:55:00Z" w16du:dateUtc="2025-02-28T10:25:00Z">
          <w:pPr>
            <w:numPr>
              <w:numId w:val="14"/>
            </w:numPr>
            <w:tabs>
              <w:tab w:val="num" w:pos="720"/>
            </w:tabs>
            <w:ind w:left="720" w:hanging="360"/>
          </w:pPr>
        </w:pPrChange>
      </w:pPr>
      <w:r w:rsidRPr="006E713F">
        <w:rPr>
          <w:b/>
          <w:bCs/>
        </w:rPr>
        <w:lastRenderedPageBreak/>
        <w:t xml:space="preserve">Contextual </w:t>
      </w:r>
      <w:r>
        <w:rPr>
          <w:b/>
          <w:bCs/>
        </w:rPr>
        <w:t>b</w:t>
      </w:r>
      <w:r w:rsidRPr="006E713F">
        <w:rPr>
          <w:b/>
          <w:bCs/>
        </w:rPr>
        <w:t xml:space="preserve">est </w:t>
      </w:r>
      <w:r>
        <w:rPr>
          <w:b/>
          <w:bCs/>
        </w:rPr>
        <w:t>p</w:t>
      </w:r>
      <w:r w:rsidRPr="006E713F">
        <w:rPr>
          <w:b/>
          <w:bCs/>
        </w:rPr>
        <w:t>ractices</w:t>
      </w:r>
      <w:r w:rsidRPr="006E713F">
        <w:t>: Lenses adapt the five pillars of the Well-Architected Framework to specific contexts, ensuring that the advice is relevant and directly applicable to specific scenarios or industries.</w:t>
      </w:r>
    </w:p>
    <w:p w14:paraId="751985A6" w14:textId="77777777" w:rsidR="00A16CE5" w:rsidRPr="006E713F" w:rsidRDefault="00A16CE5">
      <w:pPr>
        <w:pStyle w:val="NormalBPBHEB"/>
        <w:numPr>
          <w:ilvl w:val="0"/>
          <w:numId w:val="145"/>
        </w:numPr>
        <w:pPrChange w:id="88" w:author="Arya" w:date="2025-02-28T15:55:00Z" w16du:dateUtc="2025-02-28T10:25:00Z">
          <w:pPr>
            <w:numPr>
              <w:numId w:val="14"/>
            </w:numPr>
            <w:tabs>
              <w:tab w:val="num" w:pos="720"/>
            </w:tabs>
            <w:ind w:left="720" w:hanging="360"/>
          </w:pPr>
        </w:pPrChange>
      </w:pPr>
      <w:r w:rsidRPr="006E713F">
        <w:rPr>
          <w:b/>
          <w:bCs/>
        </w:rPr>
        <w:t xml:space="preserve">Enhanced </w:t>
      </w:r>
      <w:r>
        <w:rPr>
          <w:b/>
          <w:bCs/>
        </w:rPr>
        <w:t>f</w:t>
      </w:r>
      <w:r w:rsidRPr="006E713F">
        <w:rPr>
          <w:b/>
          <w:bCs/>
        </w:rPr>
        <w:t xml:space="preserve">ocus on </w:t>
      </w:r>
      <w:r>
        <w:rPr>
          <w:b/>
          <w:bCs/>
        </w:rPr>
        <w:t>c</w:t>
      </w:r>
      <w:r w:rsidRPr="006E713F">
        <w:rPr>
          <w:b/>
          <w:bCs/>
        </w:rPr>
        <w:t xml:space="preserve">ompliance and </w:t>
      </w:r>
      <w:r>
        <w:rPr>
          <w:b/>
          <w:bCs/>
        </w:rPr>
        <w:t>s</w:t>
      </w:r>
      <w:r w:rsidRPr="006E713F">
        <w:rPr>
          <w:b/>
          <w:bCs/>
        </w:rPr>
        <w:t>ecurity</w:t>
      </w:r>
      <w:r w:rsidRPr="006E713F">
        <w:t xml:space="preserve">: </w:t>
      </w:r>
      <w:r>
        <w:t>Different</w:t>
      </w:r>
      <w:r w:rsidRPr="006E713F">
        <w:t xml:space="preserve"> lenses are tailored to industries with stringent regulatory requirements, offering guidance that helps in achieving compliance while harnessing the flexibility and efficiency of the AWS Cloud.</w:t>
      </w:r>
    </w:p>
    <w:p w14:paraId="6F291E2C" w14:textId="77777777" w:rsidR="00A16CE5" w:rsidRPr="006E713F" w:rsidRDefault="00A16CE5">
      <w:pPr>
        <w:pStyle w:val="NormalBPBHEB"/>
        <w:numPr>
          <w:ilvl w:val="0"/>
          <w:numId w:val="145"/>
        </w:numPr>
        <w:pPrChange w:id="89" w:author="Arya" w:date="2025-02-28T15:55:00Z" w16du:dateUtc="2025-02-28T10:25:00Z">
          <w:pPr>
            <w:numPr>
              <w:numId w:val="14"/>
            </w:numPr>
            <w:tabs>
              <w:tab w:val="num" w:pos="720"/>
            </w:tabs>
            <w:ind w:left="720" w:hanging="360"/>
          </w:pPr>
        </w:pPrChange>
      </w:pPr>
      <w:r w:rsidRPr="006E713F">
        <w:rPr>
          <w:b/>
          <w:bCs/>
        </w:rPr>
        <w:t xml:space="preserve">Optimization </w:t>
      </w:r>
      <w:r>
        <w:rPr>
          <w:b/>
          <w:bCs/>
        </w:rPr>
        <w:t>o</w:t>
      </w:r>
      <w:r w:rsidRPr="006E713F">
        <w:rPr>
          <w:b/>
          <w:bCs/>
        </w:rPr>
        <w:t>pportunities</w:t>
      </w:r>
      <w:r w:rsidRPr="006E713F">
        <w:t>: They help identify opportunities for improvement and optimization that are specific to technology stacks or business domains.</w:t>
      </w:r>
    </w:p>
    <w:p w14:paraId="17777B58" w14:textId="76324D95" w:rsidR="00A16CE5" w:rsidRPr="0010424F" w:rsidRDefault="00A16CE5">
      <w:pPr>
        <w:pStyle w:val="Heading2BPBHEB"/>
        <w:pPrChange w:id="90" w:author="Arya" w:date="2025-02-28T15:56:00Z" w16du:dateUtc="2025-02-28T10:26:00Z">
          <w:pPr>
            <w:pStyle w:val="Heading2"/>
          </w:pPr>
        </w:pPrChange>
      </w:pPr>
      <w:r w:rsidRPr="0010424F">
        <w:t xml:space="preserve">Applications of </w:t>
      </w:r>
      <w:ins w:id="91" w:author="Arya" w:date="2025-02-28T15:55:00Z" w16du:dateUtc="2025-02-28T10:25:00Z">
        <w:r w:rsidR="00FC4DEC">
          <w:t>w</w:t>
        </w:r>
      </w:ins>
      <w:del w:id="92" w:author="Arya" w:date="2025-02-28T15:55:00Z" w16du:dateUtc="2025-02-28T10:25:00Z">
        <w:r w:rsidRPr="0010424F" w:rsidDel="00FC4DEC">
          <w:delText>W</w:delText>
        </w:r>
      </w:del>
      <w:proofErr w:type="gramStart"/>
      <w:r w:rsidRPr="0010424F">
        <w:t>ell</w:t>
      </w:r>
      <w:proofErr w:type="gramEnd"/>
      <w:r w:rsidRPr="0010424F">
        <w:t>-</w:t>
      </w:r>
      <w:ins w:id="93" w:author="Arya" w:date="2025-02-28T15:55:00Z" w16du:dateUtc="2025-02-28T10:25:00Z">
        <w:r w:rsidR="00FC4DEC">
          <w:t>a</w:t>
        </w:r>
      </w:ins>
      <w:del w:id="94" w:author="Arya" w:date="2025-02-28T15:55:00Z" w16du:dateUtc="2025-02-28T10:25:00Z">
        <w:r w:rsidRPr="0010424F" w:rsidDel="00FC4DEC">
          <w:delText>A</w:delText>
        </w:r>
      </w:del>
      <w:r w:rsidRPr="0010424F">
        <w:t xml:space="preserve">rchitected </w:t>
      </w:r>
      <w:ins w:id="95" w:author="Arya" w:date="2025-02-28T15:55:00Z" w16du:dateUtc="2025-02-28T10:25:00Z">
        <w:r w:rsidR="00FC4DEC">
          <w:t>l</w:t>
        </w:r>
      </w:ins>
      <w:del w:id="96" w:author="Arya" w:date="2025-02-28T15:55:00Z" w16du:dateUtc="2025-02-28T10:25:00Z">
        <w:r w:rsidRPr="0010424F" w:rsidDel="00FC4DEC">
          <w:delText>L</w:delText>
        </w:r>
      </w:del>
      <w:r w:rsidRPr="0010424F">
        <w:t>enses</w:t>
      </w:r>
    </w:p>
    <w:p w14:paraId="5DC38E19" w14:textId="77777777" w:rsidR="00A16CE5" w:rsidRDefault="00A16CE5">
      <w:pPr>
        <w:pStyle w:val="NormalBPBHEB"/>
        <w:pPrChange w:id="97" w:author="Arya" w:date="2025-02-28T15:56:00Z" w16du:dateUtc="2025-02-28T10:26:00Z">
          <w:pPr/>
        </w:pPrChange>
      </w:pPr>
      <w:r w:rsidRPr="006E713F">
        <w:t>Architects use these lenses during the design, migration, and optimization phases of application development to ensure that their AWS environments are aligned with best practices specific to their business needs. For instance, a financial services firm will find Financial Services Lens particularly useful for addressing compliance and security requirements unique to the financial sector.</w:t>
      </w:r>
    </w:p>
    <w:p w14:paraId="78B9E64E" w14:textId="5810657B" w:rsidR="004E09A7" w:rsidRDefault="000B47DE">
      <w:pPr>
        <w:pStyle w:val="Heading2BPBHEB"/>
        <w:pPrChange w:id="98" w:author="Arya" w:date="2025-02-28T15:56:00Z" w16du:dateUtc="2025-02-28T10:26:00Z">
          <w:pPr>
            <w:keepNext/>
            <w:keepLines/>
            <w:spacing w:before="400" w:after="0" w:line="276" w:lineRule="auto"/>
            <w:outlineLvl w:val="0"/>
          </w:pPr>
        </w:pPrChange>
      </w:pPr>
      <w:r w:rsidRPr="000B47DE">
        <w:t xml:space="preserve">Security </w:t>
      </w:r>
      <w:ins w:id="99" w:author="Arya" w:date="2025-02-28T15:56:00Z" w16du:dateUtc="2025-02-28T10:26:00Z">
        <w:r w:rsidR="006C6BB9">
          <w:t>p</w:t>
        </w:r>
      </w:ins>
      <w:del w:id="100" w:author="Arya" w:date="2025-02-28T15:56:00Z" w16du:dateUtc="2025-02-28T10:26:00Z">
        <w:r w:rsidRPr="000B47DE" w:rsidDel="006C6BB9">
          <w:delText>P</w:delText>
        </w:r>
      </w:del>
      <w:r w:rsidRPr="000B47DE">
        <w:t>illar</w:t>
      </w:r>
    </w:p>
    <w:p w14:paraId="247494B5" w14:textId="77777777" w:rsidR="00292E86" w:rsidRPr="00292E86" w:rsidRDefault="00292E86" w:rsidP="00292E86">
      <w:pPr>
        <w:pStyle w:val="NormalBPBHEB"/>
      </w:pPr>
      <w:r w:rsidRPr="00292E86">
        <w:t>In the digital era, where data breaches and cyber threats are rampant, securing applications and data in the cloud is paramount. AWS provides a robust framework designed to protect, detect, and respond to security vulnerabilities. The AWS Well-Architected Framework outlines security as a critical pillar, emphasizing the importance of protecting information and systems. Key security practices involve encryption, identity, and access management (IAM), and meticulous network security configurations.</w:t>
      </w:r>
    </w:p>
    <w:p w14:paraId="4905C1CC" w14:textId="5FE6B25B" w:rsidR="000B47DE" w:rsidRPr="000B47DE" w:rsidRDefault="000B47DE">
      <w:pPr>
        <w:pStyle w:val="Heading2BPBHEB"/>
        <w:pPrChange w:id="101" w:author="Arya" w:date="2025-02-28T15:56:00Z" w16du:dateUtc="2025-02-28T10:26:00Z">
          <w:pPr>
            <w:pStyle w:val="Heading2"/>
          </w:pPr>
        </w:pPrChange>
      </w:pPr>
      <w:r w:rsidRPr="000B47DE">
        <w:t xml:space="preserve">Ensuring </w:t>
      </w:r>
      <w:r w:rsidR="006C6BB9" w:rsidRPr="000B47DE">
        <w:t>robust protection in cloud environments</w:t>
      </w:r>
    </w:p>
    <w:p w14:paraId="4D9183B0" w14:textId="6AB175B7" w:rsidR="006607B2" w:rsidRPr="000B47DE" w:rsidRDefault="000B47DE">
      <w:pPr>
        <w:pStyle w:val="NormalBPBHEB"/>
        <w:pPrChange w:id="102" w:author="Arya" w:date="2025-02-28T15:56:00Z" w16du:dateUtc="2025-02-28T10:26:00Z">
          <w:pPr>
            <w:pBdr>
              <w:top w:val="nil"/>
              <w:left w:val="nil"/>
              <w:bottom w:val="nil"/>
              <w:right w:val="nil"/>
              <w:between w:val="nil"/>
            </w:pBdr>
            <w:shd w:val="clear" w:color="auto" w:fill="FFFFFF"/>
            <w:spacing w:after="100" w:line="276" w:lineRule="auto"/>
            <w:jc w:val="both"/>
          </w:pPr>
        </w:pPrChange>
      </w:pPr>
      <w:r w:rsidRPr="000B47DE">
        <w:t>Security is a cornerstone of the AWS Well-Architected Framework. As the digital landscape evolves, protecting sensitive data, maintaining system integrity, and ensuring compliance have become paramount. AWS provides a comprehensive suite of tools and best practices to help organizations architect secure, resilient, and compliant cloud solutions.</w:t>
      </w:r>
    </w:p>
    <w:p w14:paraId="7E7913DA" w14:textId="085E9FE9" w:rsidR="000B47DE" w:rsidRDefault="000B47DE">
      <w:pPr>
        <w:pStyle w:val="Heading2BPBHEB"/>
        <w:pPrChange w:id="103" w:author="Arya" w:date="2025-02-28T16:00:00Z" w16du:dateUtc="2025-02-28T10:30:00Z">
          <w:pPr>
            <w:pStyle w:val="Heading2"/>
          </w:pPr>
        </w:pPrChange>
      </w:pPr>
      <w:r w:rsidRPr="000B47DE">
        <w:t xml:space="preserve">Key </w:t>
      </w:r>
      <w:ins w:id="104" w:author="Arya" w:date="2025-02-28T16:00:00Z" w16du:dateUtc="2025-02-28T10:30:00Z">
        <w:r w:rsidR="00167022">
          <w:t>c</w:t>
        </w:r>
      </w:ins>
      <w:del w:id="105" w:author="Arya" w:date="2025-02-28T16:00:00Z" w16du:dateUtc="2025-02-28T10:30:00Z">
        <w:r w:rsidRPr="000B47DE" w:rsidDel="00167022">
          <w:delText>C</w:delText>
        </w:r>
      </w:del>
      <w:r w:rsidRPr="000B47DE">
        <w:t xml:space="preserve">onsiderations in the </w:t>
      </w:r>
      <w:r w:rsidR="00167022" w:rsidRPr="000B47DE">
        <w:t>security pillar</w:t>
      </w:r>
    </w:p>
    <w:p w14:paraId="0C5EEF61" w14:textId="28C214F8" w:rsidR="00292E86" w:rsidRPr="006607B2" w:rsidRDefault="00292E86">
      <w:pPr>
        <w:pStyle w:val="NormalBPBHEB"/>
        <w:pPrChange w:id="106" w:author="Arya" w:date="2025-02-28T16:00:00Z" w16du:dateUtc="2025-02-28T10:30:00Z">
          <w:pPr>
            <w:pBdr>
              <w:top w:val="nil"/>
              <w:left w:val="nil"/>
              <w:bottom w:val="nil"/>
              <w:right w:val="nil"/>
              <w:between w:val="nil"/>
            </w:pBdr>
            <w:shd w:val="clear" w:color="auto" w:fill="FFFFFF"/>
            <w:spacing w:after="100" w:line="276" w:lineRule="auto"/>
            <w:jc w:val="both"/>
          </w:pPr>
        </w:pPrChange>
      </w:pPr>
      <w:r w:rsidRPr="006607B2">
        <w:t xml:space="preserve">Security is a foundational pillar of the AWS Well-Architected Framework, emphasizing the importance of implementing robust security measures to protect data, systems, and assets. Key considerations include </w:t>
      </w:r>
      <w:sdt>
        <w:sdtPr>
          <w:id w:val="1079095433"/>
          <w:citation/>
        </w:sdtPr>
        <w:sdtContent>
          <w:r w:rsidRPr="006607B2">
            <w:fldChar w:fldCharType="begin"/>
          </w:r>
          <w:r w:rsidRPr="006607B2">
            <w:instrText xml:space="preserve"> CITATION Ama \l 1033 </w:instrText>
          </w:r>
          <w:r w:rsidRPr="006607B2">
            <w:fldChar w:fldCharType="separate"/>
          </w:r>
          <w:r w:rsidR="000104DD" w:rsidRPr="000104DD">
            <w:rPr>
              <w:noProof/>
            </w:rPr>
            <w:t>[3]</w:t>
          </w:r>
          <w:r w:rsidRPr="006607B2">
            <w:fldChar w:fldCharType="end"/>
          </w:r>
        </w:sdtContent>
      </w:sdt>
      <w:r w:rsidRPr="006607B2">
        <w:t>:</w:t>
      </w:r>
    </w:p>
    <w:p w14:paraId="05FB9A32" w14:textId="035C1718" w:rsidR="000B47DE" w:rsidRPr="000B47DE" w:rsidRDefault="000B47DE">
      <w:pPr>
        <w:pStyle w:val="NormalBPBHEB"/>
        <w:numPr>
          <w:ilvl w:val="0"/>
          <w:numId w:val="146"/>
        </w:numPr>
        <w:pPrChange w:id="107" w:author="Arya" w:date="2025-02-28T16:00:00Z" w16du:dateUtc="2025-02-28T10:30:00Z">
          <w:pPr>
            <w:numPr>
              <w:numId w:val="6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 xml:space="preserve">Identity and </w:t>
      </w:r>
      <w:ins w:id="108" w:author="Arya" w:date="2025-02-28T15:58:00Z" w16du:dateUtc="2025-02-28T10:28:00Z">
        <w:r w:rsidR="00DA2658">
          <w:rPr>
            <w:b/>
            <w:bCs/>
          </w:rPr>
          <w:t>a</w:t>
        </w:r>
      </w:ins>
      <w:del w:id="109" w:author="Arya" w:date="2025-02-28T15:58:00Z" w16du:dateUtc="2025-02-28T10:28:00Z">
        <w:r w:rsidRPr="000B47DE" w:rsidDel="00DA2658">
          <w:rPr>
            <w:b/>
            <w:bCs/>
          </w:rPr>
          <w:delText>A</w:delText>
        </w:r>
      </w:del>
      <w:r w:rsidRPr="000B47DE">
        <w:rPr>
          <w:b/>
          <w:bCs/>
        </w:rPr>
        <w:t xml:space="preserve">ccess </w:t>
      </w:r>
      <w:ins w:id="110" w:author="Arya" w:date="2025-02-28T15:58:00Z" w16du:dateUtc="2025-02-28T10:28:00Z">
        <w:r w:rsidR="00DA2658">
          <w:rPr>
            <w:b/>
            <w:bCs/>
          </w:rPr>
          <w:t>m</w:t>
        </w:r>
      </w:ins>
      <w:del w:id="111" w:author="Arya" w:date="2025-02-28T15:58:00Z" w16du:dateUtc="2025-02-28T10:28:00Z">
        <w:r w:rsidRPr="000B47DE" w:rsidDel="00DA2658">
          <w:rPr>
            <w:b/>
            <w:bCs/>
          </w:rPr>
          <w:delText>M</w:delText>
        </w:r>
      </w:del>
      <w:r w:rsidRPr="000B47DE">
        <w:rPr>
          <w:b/>
          <w:bCs/>
        </w:rPr>
        <w:t>anagement (IAM):</w:t>
      </w:r>
      <w:r w:rsidRPr="000B47DE">
        <w:t xml:space="preserve"> Implementing IAM policies to control user access to resources, ensuring least privilege principles and </w:t>
      </w:r>
      <w:r w:rsidRPr="00FC095C">
        <w:rPr>
          <w:b/>
          <w:bCs/>
          <w:rPrChange w:id="112" w:author="Arya" w:date="2025-02-28T16:01:00Z" w16du:dateUtc="2025-02-28T10:31:00Z">
            <w:rPr/>
          </w:rPrChange>
        </w:rPr>
        <w:t>multi-factor authentication</w:t>
      </w:r>
      <w:r w:rsidRPr="000B47DE">
        <w:t xml:space="preserve"> (</w:t>
      </w:r>
      <w:r w:rsidRPr="00FC095C">
        <w:rPr>
          <w:b/>
          <w:bCs/>
          <w:rPrChange w:id="113" w:author="Arya" w:date="2025-02-28T16:01:00Z" w16du:dateUtc="2025-02-28T10:31:00Z">
            <w:rPr/>
          </w:rPrChange>
        </w:rPr>
        <w:t>MFA</w:t>
      </w:r>
      <w:r w:rsidRPr="000B47DE">
        <w:t>) to enhance security.</w:t>
      </w:r>
    </w:p>
    <w:p w14:paraId="2057175B" w14:textId="19AA36FC" w:rsidR="000B47DE" w:rsidRPr="000B47DE" w:rsidRDefault="000B47DE">
      <w:pPr>
        <w:pStyle w:val="NormalBPBHEB"/>
        <w:numPr>
          <w:ilvl w:val="0"/>
          <w:numId w:val="146"/>
        </w:numPr>
        <w:pPrChange w:id="114" w:author="Arya" w:date="2025-02-28T16:00:00Z" w16du:dateUtc="2025-02-28T10:30:00Z">
          <w:pPr>
            <w:numPr>
              <w:numId w:val="6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lastRenderedPageBreak/>
        <w:t xml:space="preserve">Data </w:t>
      </w:r>
      <w:ins w:id="115" w:author="Arya" w:date="2025-02-28T15:59:00Z" w16du:dateUtc="2025-02-28T10:29:00Z">
        <w:r w:rsidR="00DA2658">
          <w:rPr>
            <w:b/>
            <w:bCs/>
          </w:rPr>
          <w:t>e</w:t>
        </w:r>
      </w:ins>
      <w:del w:id="116" w:author="Arya" w:date="2025-02-28T15:59:00Z" w16du:dateUtc="2025-02-28T10:29:00Z">
        <w:r w:rsidRPr="000B47DE" w:rsidDel="00DA2658">
          <w:rPr>
            <w:b/>
            <w:bCs/>
          </w:rPr>
          <w:delText>E</w:delText>
        </w:r>
      </w:del>
      <w:r w:rsidRPr="000B47DE">
        <w:rPr>
          <w:b/>
          <w:bCs/>
        </w:rPr>
        <w:t>ncryption:</w:t>
      </w:r>
      <w:r w:rsidRPr="000B47DE">
        <w:t xml:space="preserve"> Utilizing AWS </w:t>
      </w:r>
      <w:r w:rsidRPr="00DA2658">
        <w:rPr>
          <w:b/>
          <w:bCs/>
          <w:rPrChange w:id="117" w:author="Arya" w:date="2025-02-28T16:00:00Z" w16du:dateUtc="2025-02-28T10:30:00Z">
            <w:rPr/>
          </w:rPrChange>
        </w:rPr>
        <w:t>Key Management Service</w:t>
      </w:r>
      <w:r w:rsidRPr="000B47DE">
        <w:t xml:space="preserve"> (</w:t>
      </w:r>
      <w:r w:rsidRPr="00DA2658">
        <w:rPr>
          <w:b/>
          <w:bCs/>
          <w:rPrChange w:id="118" w:author="Arya" w:date="2025-02-28T16:00:00Z" w16du:dateUtc="2025-02-28T10:30:00Z">
            <w:rPr/>
          </w:rPrChange>
        </w:rPr>
        <w:t>KMS</w:t>
      </w:r>
      <w:r w:rsidRPr="000B47DE">
        <w:t xml:space="preserve">) to manage encryption keys for data at rest and </w:t>
      </w:r>
      <w:r w:rsidRPr="00DA2658">
        <w:rPr>
          <w:b/>
          <w:bCs/>
          <w:rPrChange w:id="119" w:author="Arya" w:date="2025-02-28T16:00:00Z" w16du:dateUtc="2025-02-28T10:30:00Z">
            <w:rPr/>
          </w:rPrChange>
        </w:rPr>
        <w:t>Amazon Certificate Manager</w:t>
      </w:r>
      <w:r w:rsidRPr="000B47DE">
        <w:t xml:space="preserve"> (</w:t>
      </w:r>
      <w:r w:rsidRPr="00DA2658">
        <w:rPr>
          <w:b/>
          <w:bCs/>
          <w:rPrChange w:id="120" w:author="Arya" w:date="2025-02-28T16:00:00Z" w16du:dateUtc="2025-02-28T10:30:00Z">
            <w:rPr/>
          </w:rPrChange>
        </w:rPr>
        <w:t>ACM</w:t>
      </w:r>
      <w:r w:rsidRPr="000B47DE">
        <w:t>) for encryption in transit, ensuring data confidentiality and integrity.</w:t>
      </w:r>
    </w:p>
    <w:p w14:paraId="4827B176" w14:textId="5AAFF261" w:rsidR="000B47DE" w:rsidRPr="000B47DE" w:rsidRDefault="000B47DE">
      <w:pPr>
        <w:pStyle w:val="NormalBPBHEB"/>
        <w:numPr>
          <w:ilvl w:val="0"/>
          <w:numId w:val="146"/>
        </w:numPr>
        <w:pPrChange w:id="121" w:author="Arya" w:date="2025-02-28T16:00:00Z" w16du:dateUtc="2025-02-28T10:30:00Z">
          <w:pPr>
            <w:numPr>
              <w:numId w:val="6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 xml:space="preserve">Network </w:t>
      </w:r>
      <w:ins w:id="122" w:author="Arya" w:date="2025-02-28T15:59:00Z" w16du:dateUtc="2025-02-28T10:29:00Z">
        <w:r w:rsidR="00DA2658">
          <w:rPr>
            <w:b/>
            <w:bCs/>
          </w:rPr>
          <w:t>s</w:t>
        </w:r>
      </w:ins>
      <w:del w:id="123" w:author="Arya" w:date="2025-02-28T15:59:00Z" w16du:dateUtc="2025-02-28T10:29:00Z">
        <w:r w:rsidRPr="000B47DE" w:rsidDel="00DA2658">
          <w:rPr>
            <w:b/>
            <w:bCs/>
          </w:rPr>
          <w:delText>S</w:delText>
        </w:r>
      </w:del>
      <w:r w:rsidRPr="000B47DE">
        <w:rPr>
          <w:b/>
          <w:bCs/>
        </w:rPr>
        <w:t>ecurity:</w:t>
      </w:r>
      <w:r w:rsidRPr="000B47DE">
        <w:t xml:space="preserve"> Configuring firewalls, security groups, and network </w:t>
      </w:r>
      <w:r w:rsidRPr="00FC095C">
        <w:rPr>
          <w:b/>
          <w:bCs/>
          <w:rPrChange w:id="124" w:author="Arya" w:date="2025-02-28T16:01:00Z" w16du:dateUtc="2025-02-28T10:31:00Z">
            <w:rPr/>
          </w:rPrChange>
        </w:rPr>
        <w:t>access control lists</w:t>
      </w:r>
      <w:r w:rsidRPr="000B47DE">
        <w:t xml:space="preserve"> (</w:t>
      </w:r>
      <w:r w:rsidRPr="00FC095C">
        <w:rPr>
          <w:b/>
          <w:bCs/>
          <w:rPrChange w:id="125" w:author="Arya" w:date="2025-02-28T16:01:00Z" w16du:dateUtc="2025-02-28T10:31:00Z">
            <w:rPr/>
          </w:rPrChange>
        </w:rPr>
        <w:t>ACLs</w:t>
      </w:r>
      <w:r w:rsidRPr="000B47DE">
        <w:t xml:space="preserve">) to control inbound and outbound traffic. AWS Shield and AWS WAF provide DDoS protection and web application </w:t>
      </w:r>
      <w:r w:rsidR="00EC5BFA" w:rsidRPr="000B47DE">
        <w:t>security,</w:t>
      </w:r>
      <w:r w:rsidRPr="000B47DE">
        <w:t xml:space="preserve"> respectively.</w:t>
      </w:r>
    </w:p>
    <w:p w14:paraId="78EB37DB" w14:textId="7E2D39C0" w:rsidR="00354CCF" w:rsidRPr="00BC6721" w:rsidRDefault="000B47DE">
      <w:pPr>
        <w:pStyle w:val="NormalBPBHEB"/>
        <w:numPr>
          <w:ilvl w:val="0"/>
          <w:numId w:val="146"/>
        </w:numPr>
        <w:rPr>
          <w:b/>
          <w:bCs/>
        </w:rPr>
        <w:pPrChange w:id="126" w:author="Arya" w:date="2025-02-28T16:00:00Z" w16du:dateUtc="2025-02-28T10:30:00Z">
          <w:pPr>
            <w:numPr>
              <w:numId w:val="6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 xml:space="preserve">Monitoring and </w:t>
      </w:r>
      <w:ins w:id="127" w:author="Arya" w:date="2025-02-28T15:59:00Z" w16du:dateUtc="2025-02-28T10:29:00Z">
        <w:r w:rsidR="00DA2658">
          <w:rPr>
            <w:b/>
            <w:bCs/>
          </w:rPr>
          <w:t>l</w:t>
        </w:r>
      </w:ins>
      <w:del w:id="128" w:author="Arya" w:date="2025-02-28T15:59:00Z" w16du:dateUtc="2025-02-28T10:29:00Z">
        <w:r w:rsidRPr="000B47DE" w:rsidDel="00DA2658">
          <w:rPr>
            <w:b/>
            <w:bCs/>
          </w:rPr>
          <w:delText>L</w:delText>
        </w:r>
      </w:del>
      <w:r w:rsidRPr="000B47DE">
        <w:rPr>
          <w:b/>
          <w:bCs/>
        </w:rPr>
        <w:t>ogging:</w:t>
      </w:r>
      <w:r w:rsidRPr="000B47DE">
        <w:t xml:space="preserve"> AWS CloudTrail and Amazon CloudWatch are essential for tracking activities and monitoring systems. Logging API calls and system actions is vital for auditing and compliance.</w:t>
      </w:r>
    </w:p>
    <w:p w14:paraId="2781E00F" w14:textId="77777777" w:rsidR="00354CCF" w:rsidRPr="00354CCF" w:rsidRDefault="00354CCF">
      <w:pPr>
        <w:pStyle w:val="Heading2BPBHEB"/>
        <w:pPrChange w:id="129" w:author="Arya" w:date="2025-02-28T16:01:00Z" w16du:dateUtc="2025-02-28T10:31:00Z">
          <w:pPr>
            <w:keepNext/>
            <w:keepLines/>
            <w:spacing w:before="400" w:after="0" w:line="276" w:lineRule="auto"/>
            <w:outlineLvl w:val="0"/>
          </w:pPr>
        </w:pPrChange>
      </w:pPr>
      <w:r w:rsidRPr="00354CCF">
        <w:t>Security Lens</w:t>
      </w:r>
    </w:p>
    <w:p w14:paraId="1F56F4C5" w14:textId="77777777" w:rsidR="00B201FC" w:rsidRPr="00B201FC" w:rsidRDefault="00B201FC">
      <w:pPr>
        <w:pStyle w:val="NormalBPBHEB"/>
        <w:pPrChange w:id="130" w:author="Arya" w:date="2025-02-28T16:01:00Z" w16du:dateUtc="2025-02-28T10:31:00Z">
          <w:pPr>
            <w:pBdr>
              <w:top w:val="nil"/>
              <w:left w:val="nil"/>
              <w:bottom w:val="nil"/>
              <w:right w:val="nil"/>
              <w:between w:val="nil"/>
            </w:pBdr>
            <w:shd w:val="clear" w:color="auto" w:fill="FFFFFF"/>
            <w:spacing w:after="100" w:line="276" w:lineRule="auto"/>
            <w:jc w:val="both"/>
          </w:pPr>
        </w:pPrChange>
      </w:pPr>
      <w:r w:rsidRPr="00B201FC">
        <w:t>The Security Lens of the AWS Well-Architected Framework takes a more granular approach to securing cloud environments by diving deeper into industry-specific and use-case-specific needs. This lens is particularly useful in ensuring compliance with stringent regulations such as HIPAA, PCI DSS, and GDPR.</w:t>
      </w:r>
    </w:p>
    <w:p w14:paraId="560D8633" w14:textId="31217498" w:rsidR="002B4FAA" w:rsidRPr="002B4FAA" w:rsidRDefault="002B4FAA">
      <w:pPr>
        <w:pStyle w:val="Heading3BPBHEB"/>
        <w:pPrChange w:id="131" w:author="Arya" w:date="2025-02-28T16:02:00Z" w16du:dateUtc="2025-02-28T10:32:00Z">
          <w:pPr>
            <w:pStyle w:val="Heading3"/>
          </w:pPr>
        </w:pPrChange>
      </w:pPr>
      <w:r w:rsidRPr="002B4FAA">
        <w:t xml:space="preserve">Deepening the </w:t>
      </w:r>
      <w:r w:rsidR="008478E4" w:rsidRPr="002B4FAA">
        <w:t>focus on protection</w:t>
      </w:r>
    </w:p>
    <w:p w14:paraId="3C7D6702" w14:textId="459ED6D3" w:rsidR="00354CCF" w:rsidRPr="00354CCF" w:rsidRDefault="00354CCF">
      <w:pPr>
        <w:pStyle w:val="NormalBPBHEB"/>
        <w:pPrChange w:id="132" w:author="Arya" w:date="2025-02-28T16:02:00Z" w16du:dateUtc="2025-02-28T10:32:00Z">
          <w:pPr>
            <w:pBdr>
              <w:top w:val="nil"/>
              <w:left w:val="nil"/>
              <w:bottom w:val="nil"/>
              <w:right w:val="nil"/>
              <w:between w:val="nil"/>
            </w:pBdr>
            <w:shd w:val="clear" w:color="auto" w:fill="FFFFFF"/>
            <w:spacing w:after="100" w:line="276" w:lineRule="auto"/>
            <w:jc w:val="both"/>
          </w:pPr>
        </w:pPrChange>
      </w:pPr>
      <w:r w:rsidRPr="00354CCF">
        <w:t xml:space="preserve">The Security Lens of the AWS Well-Architected Framework focuses on ensuring that cloud architectures are designed to protect data, systems, and assets from potential security threats. </w:t>
      </w:r>
    </w:p>
    <w:p w14:paraId="7C3689DF" w14:textId="48F4C2C2" w:rsidR="000B47DE" w:rsidRDefault="000B47DE">
      <w:pPr>
        <w:pStyle w:val="Heading3BPBHEB"/>
        <w:pPrChange w:id="133" w:author="Arya" w:date="2025-02-28T16:02:00Z" w16du:dateUtc="2025-02-28T10:32:00Z">
          <w:pPr>
            <w:pStyle w:val="Heading3"/>
          </w:pPr>
        </w:pPrChange>
      </w:pPr>
      <w:r w:rsidRPr="000B47DE">
        <w:t xml:space="preserve">Key </w:t>
      </w:r>
      <w:r w:rsidR="008478E4" w:rsidRPr="000B47DE">
        <w:t>concepts in the security lens</w:t>
      </w:r>
    </w:p>
    <w:p w14:paraId="73F9AD1D" w14:textId="77777777" w:rsidR="008478E4" w:rsidRDefault="00BC6721" w:rsidP="008478E4">
      <w:pPr>
        <w:pStyle w:val="NormalBPBHEB"/>
        <w:rPr>
          <w:ins w:id="134" w:author="Arya" w:date="2025-02-28T16:02:00Z" w16du:dateUtc="2025-02-28T10:32:00Z"/>
        </w:rPr>
      </w:pPr>
      <w:r w:rsidRPr="00354CCF">
        <w:t>The AWS Well-Architected Security Lens specifically focuses on strengthening the security aspect of cloud deployments. It emphasizes the protection of data, systems, and assets to ensure the confidentiality, integrity, and availability of customer data, particularly in environments requiring rigorous compliance measures.</w:t>
      </w:r>
    </w:p>
    <w:p w14:paraId="2A1234FE" w14:textId="2B659B0B" w:rsidR="00BC6721" w:rsidRPr="00354CCF" w:rsidRDefault="00BC6721">
      <w:pPr>
        <w:pStyle w:val="NormalBPBHEB"/>
        <w:pPrChange w:id="135" w:author="Arya" w:date="2025-02-28T16:02:00Z" w16du:dateUtc="2025-02-28T10:32:00Z">
          <w:pPr>
            <w:pBdr>
              <w:top w:val="nil"/>
              <w:left w:val="nil"/>
              <w:bottom w:val="nil"/>
              <w:right w:val="nil"/>
              <w:between w:val="nil"/>
            </w:pBdr>
            <w:shd w:val="clear" w:color="auto" w:fill="FFFFFF"/>
            <w:spacing w:after="100" w:line="276" w:lineRule="auto"/>
            <w:jc w:val="both"/>
          </w:pPr>
        </w:pPrChange>
      </w:pPr>
      <w:del w:id="136" w:author="Arya" w:date="2025-02-28T16:02:00Z" w16du:dateUtc="2025-02-28T10:32:00Z">
        <w:r w:rsidDel="008478E4">
          <w:delText xml:space="preserve"> </w:delText>
        </w:r>
      </w:del>
      <w:r w:rsidRPr="00354CCF">
        <w:t>Key considerations include:</w:t>
      </w:r>
    </w:p>
    <w:p w14:paraId="5354383B" w14:textId="2615487D" w:rsidR="000B47DE" w:rsidRPr="000B47DE" w:rsidRDefault="000B47DE">
      <w:pPr>
        <w:pStyle w:val="NormalBPBHEB"/>
        <w:numPr>
          <w:ilvl w:val="0"/>
          <w:numId w:val="147"/>
        </w:numPr>
        <w:pPrChange w:id="137" w:author="Arya" w:date="2025-02-28T16:15:00Z" w16du:dateUtc="2025-02-28T10:45:00Z">
          <w:pPr>
            <w:numPr>
              <w:numId w:val="6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 xml:space="preserve">Identity and </w:t>
      </w:r>
      <w:ins w:id="138" w:author="Arya" w:date="2025-02-28T16:15:00Z" w16du:dateUtc="2025-02-28T10:45:00Z">
        <w:r w:rsidR="00644AF5">
          <w:rPr>
            <w:b/>
            <w:bCs/>
          </w:rPr>
          <w:t>a</w:t>
        </w:r>
      </w:ins>
      <w:del w:id="139" w:author="Arya" w:date="2025-02-28T16:15:00Z" w16du:dateUtc="2025-02-28T10:45:00Z">
        <w:r w:rsidRPr="000B47DE" w:rsidDel="00644AF5">
          <w:rPr>
            <w:b/>
            <w:bCs/>
          </w:rPr>
          <w:delText>A</w:delText>
        </w:r>
      </w:del>
      <w:r w:rsidRPr="000B47DE">
        <w:rPr>
          <w:b/>
          <w:bCs/>
        </w:rPr>
        <w:t xml:space="preserve">ccess </w:t>
      </w:r>
      <w:ins w:id="140" w:author="Arya" w:date="2025-02-28T16:15:00Z" w16du:dateUtc="2025-02-28T10:45:00Z">
        <w:r w:rsidR="00644AF5">
          <w:rPr>
            <w:b/>
            <w:bCs/>
          </w:rPr>
          <w:t>m</w:t>
        </w:r>
      </w:ins>
      <w:del w:id="141" w:author="Arya" w:date="2025-02-28T16:15:00Z" w16du:dateUtc="2025-02-28T10:45:00Z">
        <w:r w:rsidRPr="000B47DE" w:rsidDel="00644AF5">
          <w:rPr>
            <w:b/>
            <w:bCs/>
          </w:rPr>
          <w:delText>M</w:delText>
        </w:r>
      </w:del>
      <w:r w:rsidRPr="000B47DE">
        <w:rPr>
          <w:b/>
          <w:bCs/>
        </w:rPr>
        <w:t>anagement (IAM):</w:t>
      </w:r>
      <w:r w:rsidRPr="000B47DE">
        <w:t xml:space="preserve"> Ensuring fine-grained access control using IAM roles and policies, as well as leveraging services like Amazon Cognito for authentication.</w:t>
      </w:r>
    </w:p>
    <w:p w14:paraId="60FE11F6" w14:textId="66D0FB01" w:rsidR="000B47DE" w:rsidRPr="000B47DE" w:rsidRDefault="000B47DE">
      <w:pPr>
        <w:pStyle w:val="NormalBPBHEB"/>
        <w:numPr>
          <w:ilvl w:val="0"/>
          <w:numId w:val="147"/>
        </w:numPr>
        <w:pPrChange w:id="142" w:author="Arya" w:date="2025-02-28T16:15:00Z" w16du:dateUtc="2025-02-28T10:45:00Z">
          <w:pPr>
            <w:numPr>
              <w:numId w:val="6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 xml:space="preserve">Data </w:t>
      </w:r>
      <w:ins w:id="143" w:author="Arya" w:date="2025-02-28T16:15:00Z" w16du:dateUtc="2025-02-28T10:45:00Z">
        <w:r w:rsidR="00644AF5">
          <w:rPr>
            <w:b/>
            <w:bCs/>
          </w:rPr>
          <w:t>p</w:t>
        </w:r>
      </w:ins>
      <w:del w:id="144" w:author="Arya" w:date="2025-02-28T16:15:00Z" w16du:dateUtc="2025-02-28T10:45:00Z">
        <w:r w:rsidRPr="000B47DE" w:rsidDel="00644AF5">
          <w:rPr>
            <w:b/>
            <w:bCs/>
          </w:rPr>
          <w:delText>P</w:delText>
        </w:r>
      </w:del>
      <w:r w:rsidRPr="000B47DE">
        <w:rPr>
          <w:b/>
          <w:bCs/>
        </w:rPr>
        <w:t>rotection:</w:t>
      </w:r>
      <w:r w:rsidRPr="000B47DE">
        <w:t xml:space="preserve"> AWS KMS is critical for managing and protecting encryption keys across services. AWS also supports secure connections with TLS/SSL protocols to protect data in transit.</w:t>
      </w:r>
    </w:p>
    <w:p w14:paraId="0E04051A" w14:textId="00CA3368" w:rsidR="000B47DE" w:rsidRPr="000B47DE" w:rsidRDefault="000B47DE">
      <w:pPr>
        <w:pStyle w:val="NormalBPBHEB"/>
        <w:numPr>
          <w:ilvl w:val="0"/>
          <w:numId w:val="147"/>
        </w:numPr>
        <w:pPrChange w:id="145" w:author="Arya" w:date="2025-02-28T16:15:00Z" w16du:dateUtc="2025-02-28T10:45:00Z">
          <w:pPr>
            <w:numPr>
              <w:numId w:val="6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 xml:space="preserve">Detective </w:t>
      </w:r>
      <w:ins w:id="146" w:author="Arya" w:date="2025-02-28T16:15:00Z" w16du:dateUtc="2025-02-28T10:45:00Z">
        <w:r w:rsidR="00644AF5">
          <w:rPr>
            <w:b/>
            <w:bCs/>
          </w:rPr>
          <w:t>c</w:t>
        </w:r>
      </w:ins>
      <w:del w:id="147" w:author="Arya" w:date="2025-02-28T16:15:00Z" w16du:dateUtc="2025-02-28T10:45:00Z">
        <w:r w:rsidRPr="000B47DE" w:rsidDel="00644AF5">
          <w:rPr>
            <w:b/>
            <w:bCs/>
          </w:rPr>
          <w:delText>C</w:delText>
        </w:r>
      </w:del>
      <w:r w:rsidRPr="000B47DE">
        <w:rPr>
          <w:b/>
          <w:bCs/>
        </w:rPr>
        <w:t>ontrols:</w:t>
      </w:r>
      <w:r w:rsidRPr="000B47DE">
        <w:t xml:space="preserve"> Real-time monitoring and logging through AWS CloudTrail and CloudWatch enable </w:t>
      </w:r>
      <w:r w:rsidR="001676A2" w:rsidRPr="000B47DE">
        <w:t>initiative-taking</w:t>
      </w:r>
      <w:r w:rsidRPr="000B47DE">
        <w:t xml:space="preserve"> threat detection and quick response actions.</w:t>
      </w:r>
    </w:p>
    <w:p w14:paraId="4B447E27" w14:textId="5373F241" w:rsidR="000B47DE" w:rsidRPr="000B47DE" w:rsidRDefault="000B47DE">
      <w:pPr>
        <w:pStyle w:val="NormalBPBHEB"/>
        <w:numPr>
          <w:ilvl w:val="0"/>
          <w:numId w:val="147"/>
        </w:numPr>
        <w:pPrChange w:id="148" w:author="Arya" w:date="2025-02-28T16:15:00Z" w16du:dateUtc="2025-02-28T10:45:00Z">
          <w:pPr>
            <w:numPr>
              <w:numId w:val="6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 xml:space="preserve">Incident </w:t>
      </w:r>
      <w:ins w:id="149" w:author="Arya" w:date="2025-02-28T16:15:00Z" w16du:dateUtc="2025-02-28T10:45:00Z">
        <w:r w:rsidR="00644AF5">
          <w:rPr>
            <w:b/>
            <w:bCs/>
          </w:rPr>
          <w:t>r</w:t>
        </w:r>
      </w:ins>
      <w:del w:id="150" w:author="Arya" w:date="2025-02-28T16:15:00Z" w16du:dateUtc="2025-02-28T10:45:00Z">
        <w:r w:rsidRPr="000B47DE" w:rsidDel="00644AF5">
          <w:rPr>
            <w:b/>
            <w:bCs/>
          </w:rPr>
          <w:delText>R</w:delText>
        </w:r>
      </w:del>
      <w:r w:rsidRPr="000B47DE">
        <w:rPr>
          <w:b/>
          <w:bCs/>
        </w:rPr>
        <w:t>esponse:</w:t>
      </w:r>
      <w:r w:rsidRPr="000B47DE">
        <w:t xml:space="preserve"> AWS Lambda is often utilized to automate responses to security incidents, isolating affected resources and minimizing manual intervention.</w:t>
      </w:r>
    </w:p>
    <w:p w14:paraId="6216A1A6" w14:textId="0D5BAAD4" w:rsidR="000B47DE" w:rsidRPr="000B47DE" w:rsidRDefault="000B47DE">
      <w:pPr>
        <w:pStyle w:val="Heading2BPBHEB"/>
        <w:pPrChange w:id="151" w:author="Arya" w:date="2025-02-28T16:16:00Z" w16du:dateUtc="2025-02-28T10:46:00Z">
          <w:pPr>
            <w:pStyle w:val="Heading2"/>
          </w:pPr>
        </w:pPrChange>
      </w:pPr>
      <w:commentRangeStart w:id="152"/>
      <w:r w:rsidRPr="000B47DE">
        <w:lastRenderedPageBreak/>
        <w:t xml:space="preserve">Security </w:t>
      </w:r>
      <w:r w:rsidR="00AB55B7" w:rsidRPr="000B47DE">
        <w:t xml:space="preserve">case study: </w:t>
      </w:r>
      <w:ins w:id="153" w:author="Arya" w:date="2025-02-28T16:16:00Z" w16du:dateUtc="2025-02-28T10:46:00Z">
        <w:r w:rsidR="00AB55B7">
          <w:t>H</w:t>
        </w:r>
      </w:ins>
      <w:del w:id="154" w:author="Arya" w:date="2025-02-28T16:16:00Z" w16du:dateUtc="2025-02-28T10:46:00Z">
        <w:r w:rsidR="00AB55B7" w:rsidRPr="000B47DE" w:rsidDel="00AB55B7">
          <w:delText>h</w:delText>
        </w:r>
      </w:del>
      <w:r w:rsidR="00AB55B7" w:rsidRPr="000B47DE">
        <w:t xml:space="preserve">ealthcare application migrating </w:t>
      </w:r>
      <w:r w:rsidRPr="000B47DE">
        <w:t>to AWS</w:t>
      </w:r>
      <w:commentRangeEnd w:id="152"/>
      <w:r w:rsidR="00AB55B7">
        <w:rPr>
          <w:rStyle w:val="CommentReference"/>
          <w:rFonts w:asciiTheme="minorHAnsi" w:eastAsiaTheme="minorHAnsi" w:hAnsiTheme="minorHAnsi" w:cstheme="minorBidi"/>
          <w:b w:val="0"/>
          <w:color w:val="auto"/>
        </w:rPr>
        <w:commentReference w:id="152"/>
      </w:r>
    </w:p>
    <w:p w14:paraId="194443F6" w14:textId="10AE041D" w:rsidR="000B47DE" w:rsidRPr="000B47DE" w:rsidRDefault="000B47DE">
      <w:pPr>
        <w:pStyle w:val="NormalBPBHEB"/>
        <w:pPrChange w:id="155" w:author="Arya" w:date="2025-02-28T16:16:00Z" w16du:dateUtc="2025-02-28T10:46:00Z">
          <w:pPr>
            <w:pBdr>
              <w:top w:val="nil"/>
              <w:left w:val="nil"/>
              <w:bottom w:val="nil"/>
              <w:right w:val="nil"/>
              <w:between w:val="nil"/>
            </w:pBdr>
            <w:shd w:val="clear" w:color="auto" w:fill="FFFFFF"/>
            <w:spacing w:after="100" w:line="276" w:lineRule="auto"/>
            <w:jc w:val="both"/>
          </w:pPr>
        </w:pPrChange>
      </w:pPr>
      <w:r w:rsidRPr="000B47DE">
        <w:t xml:space="preserve">A healthcare organization needs to migrate patient data to the cloud while ensuring strict compliance with HIPAA regulations. Using the </w:t>
      </w:r>
      <w:r w:rsidRPr="000B47DE">
        <w:rPr>
          <w:b/>
          <w:bCs/>
        </w:rPr>
        <w:t>Security Lens</w:t>
      </w:r>
      <w:r w:rsidRPr="000B47DE">
        <w:t xml:space="preserve">, the organization implements </w:t>
      </w:r>
      <w:r w:rsidR="001676A2">
        <w:t>different</w:t>
      </w:r>
      <w:r w:rsidRPr="000B47DE">
        <w:t xml:space="preserve"> AWS services to protect sensitive data.</w:t>
      </w:r>
    </w:p>
    <w:p w14:paraId="6AEFE1FF" w14:textId="2142FB90" w:rsidR="000B47DE" w:rsidRPr="00AB55B7" w:rsidRDefault="000B47DE">
      <w:pPr>
        <w:pStyle w:val="NormalBPBHEB"/>
        <w:rPr>
          <w:b/>
          <w:bCs/>
          <w:rPrChange w:id="156" w:author="Arya" w:date="2025-02-28T16:17:00Z" w16du:dateUtc="2025-02-28T10:47:00Z">
            <w:rPr/>
          </w:rPrChange>
        </w:rPr>
        <w:pPrChange w:id="157" w:author="Arya" w:date="2025-02-28T16:17:00Z" w16du:dateUtc="2025-02-28T10:47:00Z">
          <w:pPr>
            <w:pStyle w:val="Heading2"/>
          </w:pPr>
        </w:pPrChange>
      </w:pPr>
      <w:r w:rsidRPr="00AB55B7">
        <w:rPr>
          <w:b/>
          <w:bCs/>
          <w:rPrChange w:id="158" w:author="Arya" w:date="2025-02-28T16:17:00Z" w16du:dateUtc="2025-02-28T10:47:00Z">
            <w:rPr/>
          </w:rPrChange>
        </w:rPr>
        <w:t xml:space="preserve">Implementation </w:t>
      </w:r>
      <w:ins w:id="159" w:author="Arya" w:date="2025-02-28T16:16:00Z" w16du:dateUtc="2025-02-28T10:46:00Z">
        <w:r w:rsidR="00AB55B7" w:rsidRPr="00AB55B7">
          <w:rPr>
            <w:b/>
            <w:bCs/>
            <w:rPrChange w:id="160" w:author="Arya" w:date="2025-02-28T16:17:00Z" w16du:dateUtc="2025-02-28T10:47:00Z">
              <w:rPr/>
            </w:rPrChange>
          </w:rPr>
          <w:t>s</w:t>
        </w:r>
      </w:ins>
      <w:del w:id="161" w:author="Arya" w:date="2025-02-28T16:16:00Z" w16du:dateUtc="2025-02-28T10:46:00Z">
        <w:r w:rsidRPr="00AB55B7" w:rsidDel="00AB55B7">
          <w:rPr>
            <w:b/>
            <w:bCs/>
            <w:rPrChange w:id="162" w:author="Arya" w:date="2025-02-28T16:17:00Z" w16du:dateUtc="2025-02-28T10:47:00Z">
              <w:rPr/>
            </w:rPrChange>
          </w:rPr>
          <w:delText>S</w:delText>
        </w:r>
      </w:del>
      <w:r w:rsidRPr="00AB55B7">
        <w:rPr>
          <w:b/>
          <w:bCs/>
          <w:rPrChange w:id="163" w:author="Arya" w:date="2025-02-28T16:17:00Z" w16du:dateUtc="2025-02-28T10:47:00Z">
            <w:rPr/>
          </w:rPrChange>
        </w:rPr>
        <w:t>teps:</w:t>
      </w:r>
    </w:p>
    <w:p w14:paraId="0FBDE53B" w14:textId="703DB778" w:rsidR="000B47DE" w:rsidRPr="000B47DE" w:rsidRDefault="000B47DE">
      <w:pPr>
        <w:pStyle w:val="NormalBPBHEB"/>
        <w:numPr>
          <w:ilvl w:val="0"/>
          <w:numId w:val="149"/>
        </w:numPr>
        <w:pPrChange w:id="164" w:author="Arya" w:date="2025-02-28T16:17:00Z" w16du:dateUtc="2025-02-28T10:47:00Z">
          <w:pPr>
            <w:numPr>
              <w:numId w:val="6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IAM:</w:t>
      </w:r>
      <w:r w:rsidRPr="000B47DE">
        <w:t xml:space="preserve"> The healthcare organization uses AWS IAM to manage user </w:t>
      </w:r>
      <w:r w:rsidR="00415758" w:rsidRPr="000B47DE">
        <w:t>access, enforcing</w:t>
      </w:r>
      <w:r w:rsidRPr="000B47DE">
        <w:t xml:space="preserve"> </w:t>
      </w:r>
      <w:proofErr w:type="gramStart"/>
      <w:r w:rsidRPr="000B47DE">
        <w:t>least</w:t>
      </w:r>
      <w:proofErr w:type="gramEnd"/>
      <w:r w:rsidRPr="000B47DE">
        <w:t xml:space="preserve"> privilege access to sensitive health data.</w:t>
      </w:r>
    </w:p>
    <w:p w14:paraId="030FCA00" w14:textId="341E9E21" w:rsidR="000B47DE" w:rsidRPr="000B47DE" w:rsidRDefault="000B47DE">
      <w:pPr>
        <w:pStyle w:val="NormalBPBHEB"/>
        <w:numPr>
          <w:ilvl w:val="0"/>
          <w:numId w:val="149"/>
        </w:numPr>
        <w:pPrChange w:id="165" w:author="Arya" w:date="2025-02-28T16:17:00Z" w16du:dateUtc="2025-02-28T10:47:00Z">
          <w:pPr>
            <w:numPr>
              <w:numId w:val="6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 xml:space="preserve">Data </w:t>
      </w:r>
      <w:ins w:id="166" w:author="Arya" w:date="2025-02-28T16:17:00Z" w16du:dateUtc="2025-02-28T10:47:00Z">
        <w:r w:rsidR="00AB55B7">
          <w:rPr>
            <w:b/>
            <w:bCs/>
          </w:rPr>
          <w:t>p</w:t>
        </w:r>
      </w:ins>
      <w:del w:id="167" w:author="Arya" w:date="2025-02-28T16:17:00Z" w16du:dateUtc="2025-02-28T10:47:00Z">
        <w:r w:rsidRPr="000B47DE" w:rsidDel="00AB55B7">
          <w:rPr>
            <w:b/>
            <w:bCs/>
          </w:rPr>
          <w:delText>P</w:delText>
        </w:r>
      </w:del>
      <w:r w:rsidRPr="000B47DE">
        <w:rPr>
          <w:b/>
          <w:bCs/>
        </w:rPr>
        <w:t>rotection:</w:t>
      </w:r>
      <w:r w:rsidRPr="000B47DE">
        <w:t xml:space="preserve"> They utilize AWS KMS for managing encryption keys and implement encryption in transit using TLS. All patient data stored in Amazon S3 is encrypted at rest, ensuring HIPAA compliance.</w:t>
      </w:r>
    </w:p>
    <w:p w14:paraId="0FC51302" w14:textId="667DF406" w:rsidR="000B47DE" w:rsidRPr="000B47DE" w:rsidRDefault="000B47DE">
      <w:pPr>
        <w:pStyle w:val="NormalBPBHEB"/>
        <w:numPr>
          <w:ilvl w:val="0"/>
          <w:numId w:val="149"/>
        </w:numPr>
        <w:pPrChange w:id="168" w:author="Arya" w:date="2025-02-28T16:17:00Z" w16du:dateUtc="2025-02-28T10:47:00Z">
          <w:pPr>
            <w:numPr>
              <w:numId w:val="6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 xml:space="preserve">Threat </w:t>
      </w:r>
      <w:ins w:id="169" w:author="Arya" w:date="2025-02-28T16:17:00Z" w16du:dateUtc="2025-02-28T10:47:00Z">
        <w:r w:rsidR="00AB55B7">
          <w:rPr>
            <w:b/>
            <w:bCs/>
          </w:rPr>
          <w:t>d</w:t>
        </w:r>
      </w:ins>
      <w:del w:id="170" w:author="Arya" w:date="2025-02-28T16:17:00Z" w16du:dateUtc="2025-02-28T10:47:00Z">
        <w:r w:rsidRPr="000B47DE" w:rsidDel="00AB55B7">
          <w:rPr>
            <w:b/>
            <w:bCs/>
          </w:rPr>
          <w:delText>D</w:delText>
        </w:r>
      </w:del>
      <w:r w:rsidRPr="000B47DE">
        <w:rPr>
          <w:b/>
          <w:bCs/>
        </w:rPr>
        <w:t>etection:</w:t>
      </w:r>
      <w:r w:rsidRPr="000B47DE">
        <w:t xml:space="preserve"> Amazon </w:t>
      </w:r>
      <w:proofErr w:type="spellStart"/>
      <w:r w:rsidRPr="000B47DE">
        <w:t>GuardDuty</w:t>
      </w:r>
      <w:proofErr w:type="spellEnd"/>
      <w:r w:rsidRPr="000B47DE">
        <w:t xml:space="preserve"> is deployed for continuous threat detection, with automated alerts to administrators about any suspicious activity.</w:t>
      </w:r>
    </w:p>
    <w:p w14:paraId="1676DF44" w14:textId="69031E64" w:rsidR="000B47DE" w:rsidRPr="000B47DE" w:rsidRDefault="000B47DE">
      <w:pPr>
        <w:pStyle w:val="NormalBPBHEB"/>
        <w:numPr>
          <w:ilvl w:val="0"/>
          <w:numId w:val="149"/>
        </w:numPr>
        <w:pPrChange w:id="171" w:author="Arya" w:date="2025-02-28T16:17:00Z" w16du:dateUtc="2025-02-28T10:47:00Z">
          <w:pPr>
            <w:numPr>
              <w:numId w:val="6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B47DE">
        <w:rPr>
          <w:b/>
          <w:bCs/>
        </w:rPr>
        <w:t xml:space="preserve">Incident </w:t>
      </w:r>
      <w:ins w:id="172" w:author="Arya" w:date="2025-02-28T16:17:00Z" w16du:dateUtc="2025-02-28T10:47:00Z">
        <w:r w:rsidR="00AB55B7">
          <w:rPr>
            <w:b/>
            <w:bCs/>
          </w:rPr>
          <w:t>r</w:t>
        </w:r>
      </w:ins>
      <w:del w:id="173" w:author="Arya" w:date="2025-02-28T16:17:00Z" w16du:dateUtc="2025-02-28T10:47:00Z">
        <w:r w:rsidRPr="000B47DE" w:rsidDel="00AB55B7">
          <w:rPr>
            <w:b/>
            <w:bCs/>
          </w:rPr>
          <w:delText>R</w:delText>
        </w:r>
      </w:del>
      <w:r w:rsidRPr="000B47DE">
        <w:rPr>
          <w:b/>
          <w:bCs/>
        </w:rPr>
        <w:t>esponse:</w:t>
      </w:r>
      <w:r w:rsidRPr="000B47DE">
        <w:t xml:space="preserve"> AWS CloudTrail records all API calls, and Lambda functions are triggered to isolate compromised resources immediately, preventing further exposure.</w:t>
      </w:r>
    </w:p>
    <w:p w14:paraId="695FEC46" w14:textId="029FE0D1" w:rsidR="000B47DE" w:rsidRPr="000B47DE" w:rsidRDefault="000B47DE">
      <w:pPr>
        <w:pStyle w:val="Heading2BPBHEB"/>
        <w:pPrChange w:id="174" w:author="Arya" w:date="2025-02-28T16:17:00Z" w16du:dateUtc="2025-02-28T10:47:00Z">
          <w:pPr>
            <w:pStyle w:val="Heading3"/>
          </w:pPr>
        </w:pPrChange>
      </w:pPr>
      <w:r w:rsidRPr="000B47DE">
        <w:t xml:space="preserve">Business </w:t>
      </w:r>
      <w:ins w:id="175" w:author="Arya" w:date="2025-02-28T16:17:00Z" w16du:dateUtc="2025-02-28T10:47:00Z">
        <w:r w:rsidR="00C3333D">
          <w:t>i</w:t>
        </w:r>
      </w:ins>
      <w:del w:id="176" w:author="Arya" w:date="2025-02-28T16:17:00Z" w16du:dateUtc="2025-02-28T10:47:00Z">
        <w:r w:rsidRPr="000B47DE" w:rsidDel="00C3333D">
          <w:delText>I</w:delText>
        </w:r>
      </w:del>
      <w:r w:rsidRPr="000B47DE">
        <w:t>mpact</w:t>
      </w:r>
      <w:del w:id="177" w:author="Arya" w:date="2025-02-28T16:17:00Z" w16du:dateUtc="2025-02-28T10:47:00Z">
        <w:r w:rsidRPr="000B47DE" w:rsidDel="00C3333D">
          <w:delText>:</w:delText>
        </w:r>
      </w:del>
    </w:p>
    <w:p w14:paraId="1FF81897" w14:textId="77777777" w:rsidR="000B47DE" w:rsidRPr="000B47DE" w:rsidRDefault="000B47DE">
      <w:pPr>
        <w:pStyle w:val="NormalBPBHEB"/>
        <w:pPrChange w:id="178" w:author="Arya" w:date="2025-02-28T16:18:00Z" w16du:dateUtc="2025-02-28T10:48:00Z">
          <w:pPr>
            <w:pBdr>
              <w:top w:val="nil"/>
              <w:left w:val="nil"/>
              <w:bottom w:val="nil"/>
              <w:right w:val="nil"/>
              <w:between w:val="nil"/>
            </w:pBdr>
            <w:shd w:val="clear" w:color="auto" w:fill="FFFFFF"/>
            <w:spacing w:after="100" w:line="276" w:lineRule="auto"/>
            <w:jc w:val="both"/>
          </w:pPr>
        </w:pPrChange>
      </w:pPr>
      <w:r w:rsidRPr="000B47DE">
        <w:t xml:space="preserve">This healthcare organization successfully migrated to AWS while adhering to HIPAA and other regulatory frameworks. By implementing AWS’s security tools and adhering to the </w:t>
      </w:r>
      <w:r w:rsidRPr="000B47DE">
        <w:rPr>
          <w:b/>
          <w:bCs/>
        </w:rPr>
        <w:t>Security Lens</w:t>
      </w:r>
      <w:r w:rsidRPr="000B47DE">
        <w:t xml:space="preserve"> best practices, they ensured that their patient data was not only secure but also compliant with industry standards, reducing the risk of data breaches and maintaining trust with patients.</w:t>
      </w:r>
    </w:p>
    <w:p w14:paraId="64D7FD49" w14:textId="2A8E5A21" w:rsidR="000B47DE" w:rsidRPr="000B47DE" w:rsidRDefault="000B47DE">
      <w:pPr>
        <w:pStyle w:val="Heading2BPBHEB"/>
        <w:pPrChange w:id="179" w:author="Arya" w:date="2025-02-28T16:18:00Z" w16du:dateUtc="2025-02-28T10:48:00Z">
          <w:pPr>
            <w:pStyle w:val="Heading2"/>
          </w:pPr>
        </w:pPrChange>
      </w:pPr>
      <w:commentRangeStart w:id="180"/>
      <w:r w:rsidRPr="000B47DE">
        <w:t xml:space="preserve">Putting </w:t>
      </w:r>
      <w:r w:rsidR="00C3333D" w:rsidRPr="000B47DE">
        <w:t xml:space="preserve">the well-architected framework into practice: </w:t>
      </w:r>
      <w:ins w:id="181" w:author="Arya" w:date="2025-02-28T16:18:00Z" w16du:dateUtc="2025-02-28T10:48:00Z">
        <w:r w:rsidR="00C3333D">
          <w:t>A</w:t>
        </w:r>
      </w:ins>
      <w:del w:id="182" w:author="Arya" w:date="2025-02-28T16:18:00Z" w16du:dateUtc="2025-02-28T10:48:00Z">
        <w:r w:rsidR="00C3333D" w:rsidRPr="000B47DE" w:rsidDel="00C3333D">
          <w:delText>a</w:delText>
        </w:r>
      </w:del>
      <w:r w:rsidR="00C3333D" w:rsidRPr="000B47DE">
        <w:t xml:space="preserve"> unified security approach</w:t>
      </w:r>
      <w:commentRangeEnd w:id="180"/>
      <w:r w:rsidR="00D52F43">
        <w:rPr>
          <w:rStyle w:val="CommentReference"/>
          <w:rFonts w:asciiTheme="minorHAnsi" w:eastAsiaTheme="minorHAnsi" w:hAnsiTheme="minorHAnsi" w:cstheme="minorBidi"/>
          <w:color w:val="auto"/>
        </w:rPr>
        <w:commentReference w:id="180"/>
      </w:r>
    </w:p>
    <w:p w14:paraId="4D1CC258" w14:textId="77777777" w:rsidR="000B47DE" w:rsidRPr="000B47DE" w:rsidRDefault="000B47DE">
      <w:pPr>
        <w:pStyle w:val="NormalBPBHEB"/>
        <w:pPrChange w:id="183" w:author="Arya" w:date="2025-02-28T16:19:00Z" w16du:dateUtc="2025-02-28T10:49:00Z">
          <w:pPr>
            <w:pBdr>
              <w:top w:val="nil"/>
              <w:left w:val="nil"/>
              <w:bottom w:val="nil"/>
              <w:right w:val="nil"/>
              <w:between w:val="nil"/>
            </w:pBdr>
            <w:shd w:val="clear" w:color="auto" w:fill="FFFFFF"/>
            <w:spacing w:after="100" w:line="276" w:lineRule="auto"/>
            <w:jc w:val="both"/>
          </w:pPr>
        </w:pPrChange>
      </w:pPr>
      <w:r w:rsidRPr="000B47DE">
        <w:t xml:space="preserve">As demonstrated through the case study and lens, the integration of AWS Well-Architected Framework’s </w:t>
      </w:r>
      <w:r w:rsidRPr="000B47DE">
        <w:rPr>
          <w:b/>
          <w:bCs/>
        </w:rPr>
        <w:t>Security Pillar</w:t>
      </w:r>
      <w:r w:rsidRPr="000B47DE">
        <w:t xml:space="preserve"> and </w:t>
      </w:r>
      <w:r w:rsidRPr="000B47DE">
        <w:rPr>
          <w:b/>
          <w:bCs/>
        </w:rPr>
        <w:t>Security Lens</w:t>
      </w:r>
      <w:r w:rsidRPr="000B47DE">
        <w:t xml:space="preserve"> is critical to building a resilient and secure cloud environment. By combining identity management, encryption, network security, and continuous monitoring, organizations can achieve comprehensive protection of their resources.</w:t>
      </w:r>
    </w:p>
    <w:p w14:paraId="6358883A" w14:textId="77777777" w:rsidR="000B47DE" w:rsidRPr="000B47DE" w:rsidRDefault="000B47DE">
      <w:pPr>
        <w:pStyle w:val="NormalBPBHEB"/>
        <w:pPrChange w:id="184" w:author="Arya" w:date="2025-02-28T16:19:00Z" w16du:dateUtc="2025-02-28T10:49:00Z">
          <w:pPr>
            <w:pBdr>
              <w:top w:val="nil"/>
              <w:left w:val="nil"/>
              <w:bottom w:val="nil"/>
              <w:right w:val="nil"/>
              <w:between w:val="nil"/>
            </w:pBdr>
            <w:shd w:val="clear" w:color="auto" w:fill="FFFFFF"/>
            <w:spacing w:after="100" w:line="276" w:lineRule="auto"/>
            <w:jc w:val="both"/>
          </w:pPr>
        </w:pPrChange>
      </w:pPr>
      <w:r w:rsidRPr="000B47DE">
        <w:t xml:space="preserve">Moreover, implementing the </w:t>
      </w:r>
      <w:r w:rsidRPr="000B47DE">
        <w:rPr>
          <w:b/>
          <w:bCs/>
        </w:rPr>
        <w:t>Security Lens</w:t>
      </w:r>
      <w:r w:rsidRPr="000B47DE">
        <w:t xml:space="preserve"> ensures that industry-specific requirements are met, enhancing compliance and governance frameworks. In the case of the healthcare organization, this holistic approach to security through IAM, data encryption, threat detection, and automated responses allowed the organization to confidently migrate to the cloud, mitigate security risks, and meet regulatory requirements.</w:t>
      </w:r>
    </w:p>
    <w:p w14:paraId="566F063D" w14:textId="40002C57" w:rsidR="000B47DE" w:rsidRPr="000B47DE" w:rsidRDefault="000B47DE">
      <w:pPr>
        <w:pStyle w:val="NormalBPBHEB"/>
        <w:pPrChange w:id="185" w:author="Arya" w:date="2025-02-28T16:19:00Z" w16du:dateUtc="2025-02-28T10:49:00Z">
          <w:pPr>
            <w:pBdr>
              <w:top w:val="nil"/>
              <w:left w:val="nil"/>
              <w:bottom w:val="nil"/>
              <w:right w:val="nil"/>
              <w:between w:val="nil"/>
            </w:pBdr>
            <w:shd w:val="clear" w:color="auto" w:fill="FFFFFF"/>
            <w:spacing w:after="100" w:line="276" w:lineRule="auto"/>
            <w:jc w:val="both"/>
          </w:pPr>
        </w:pPrChange>
      </w:pPr>
      <w:r w:rsidRPr="000B47DE">
        <w:lastRenderedPageBreak/>
        <w:t xml:space="preserve">As </w:t>
      </w:r>
      <w:r w:rsidR="00B10EED" w:rsidRPr="000B47DE">
        <w:t>a business</w:t>
      </w:r>
      <w:r w:rsidRPr="000B47DE">
        <w:t xml:space="preserve"> scale, the </w:t>
      </w:r>
      <w:r w:rsidRPr="000B47DE">
        <w:rPr>
          <w:b/>
          <w:bCs/>
        </w:rPr>
        <w:t>Security Pillar</w:t>
      </w:r>
      <w:r w:rsidRPr="000B47DE">
        <w:t xml:space="preserve"> and </w:t>
      </w:r>
      <w:r w:rsidRPr="000B47DE">
        <w:rPr>
          <w:b/>
          <w:bCs/>
        </w:rPr>
        <w:t>Security Lens</w:t>
      </w:r>
      <w:r w:rsidRPr="000B47DE">
        <w:t xml:space="preserve"> serve as a foundation for architecting secure cloud solutions that are adaptable, compliant, and resilient, enabling organizations to confidently navigate the cloud computing landscape.</w:t>
      </w:r>
    </w:p>
    <w:p w14:paraId="7D28A7B7" w14:textId="19BBDDC9" w:rsidR="00661D44" w:rsidRDefault="00862581">
      <w:pPr>
        <w:pStyle w:val="Heading2BPBHEB"/>
        <w:pPrChange w:id="186" w:author="Arya" w:date="2025-02-28T16:20:00Z" w16du:dateUtc="2025-02-28T10:50:00Z">
          <w:pPr>
            <w:pStyle w:val="Heading1"/>
          </w:pPr>
        </w:pPrChange>
      </w:pPr>
      <w:r w:rsidRPr="00862581">
        <w:t xml:space="preserve">Reliability </w:t>
      </w:r>
      <w:ins w:id="187" w:author="Arya" w:date="2025-02-28T16:19:00Z" w16du:dateUtc="2025-02-28T10:49:00Z">
        <w:r w:rsidR="00D52F43">
          <w:t>p</w:t>
        </w:r>
      </w:ins>
      <w:del w:id="188" w:author="Arya" w:date="2025-02-28T16:19:00Z" w16du:dateUtc="2025-02-28T10:49:00Z">
        <w:r w:rsidRPr="00862581" w:rsidDel="00D52F43">
          <w:delText>P</w:delText>
        </w:r>
      </w:del>
      <w:r w:rsidRPr="00862581">
        <w:t>illar</w:t>
      </w:r>
    </w:p>
    <w:p w14:paraId="58E973C5" w14:textId="5B1C7009" w:rsidR="00661D44" w:rsidRPr="00DF4044" w:rsidRDefault="00DF4044">
      <w:pPr>
        <w:pStyle w:val="NormalBPBHEB"/>
        <w:pPrChange w:id="189" w:author="Arya" w:date="2025-02-28T16:20:00Z" w16du:dateUtc="2025-02-28T10:50:00Z">
          <w:pPr>
            <w:pBdr>
              <w:top w:val="nil"/>
              <w:left w:val="nil"/>
              <w:bottom w:val="nil"/>
              <w:right w:val="nil"/>
              <w:between w:val="nil"/>
            </w:pBdr>
            <w:shd w:val="clear" w:color="auto" w:fill="FFFFFF"/>
            <w:spacing w:after="100" w:line="276" w:lineRule="auto"/>
            <w:jc w:val="both"/>
          </w:pPr>
        </w:pPrChange>
      </w:pPr>
      <w:r w:rsidRPr="00DF4044">
        <w:t xml:space="preserve">Reliability in cloud architecture ensures that a system consistently performs its intended function correctly and consistently under a defined set of conditions. In the context of AWS, reliability focuses on setting up a cloud environment that can recover quickly from failures, dynamically </w:t>
      </w:r>
      <w:proofErr w:type="gramStart"/>
      <w:r w:rsidRPr="00DF4044">
        <w:t>acquire</w:t>
      </w:r>
      <w:proofErr w:type="gramEnd"/>
      <w:r w:rsidRPr="00DF4044">
        <w:t xml:space="preserve"> computing resources to meet demand, and mitigate disruptions such as network issues or faulty hardware.</w:t>
      </w:r>
    </w:p>
    <w:p w14:paraId="6A1C2D5F" w14:textId="3F61BB44" w:rsidR="00862581" w:rsidRPr="00862581" w:rsidRDefault="00862581">
      <w:pPr>
        <w:pStyle w:val="Heading2BPBHEB"/>
        <w:pPrChange w:id="190" w:author="Arya" w:date="2025-02-28T16:20:00Z" w16du:dateUtc="2025-02-28T10:50:00Z">
          <w:pPr>
            <w:pStyle w:val="Heading2"/>
          </w:pPr>
        </w:pPrChange>
      </w:pPr>
      <w:r w:rsidRPr="00862581">
        <w:t xml:space="preserve">Building </w:t>
      </w:r>
      <w:r w:rsidR="00D52F43" w:rsidRPr="00862581">
        <w:t>systems that recover and scale</w:t>
      </w:r>
    </w:p>
    <w:p w14:paraId="560584C7" w14:textId="0600773E" w:rsidR="00862581" w:rsidRPr="00862581" w:rsidRDefault="00862581">
      <w:pPr>
        <w:pStyle w:val="NormalBPBHEB"/>
        <w:pPrChange w:id="191" w:author="Arya" w:date="2025-02-28T16:20:00Z" w16du:dateUtc="2025-02-28T10:50:00Z">
          <w:pPr>
            <w:pBdr>
              <w:top w:val="nil"/>
              <w:left w:val="nil"/>
              <w:bottom w:val="nil"/>
              <w:right w:val="nil"/>
              <w:between w:val="nil"/>
            </w:pBdr>
            <w:shd w:val="clear" w:color="auto" w:fill="FFFFFF"/>
            <w:spacing w:after="100" w:line="276" w:lineRule="auto"/>
            <w:jc w:val="both"/>
          </w:pPr>
        </w:pPrChange>
      </w:pPr>
      <w:r w:rsidRPr="00862581">
        <w:t xml:space="preserve">Reliability is a cornerstone of cloud architecture. For cloud environments, ensuring that systems can </w:t>
      </w:r>
      <w:r w:rsidR="001676A2" w:rsidRPr="00862581">
        <w:t>manage</w:t>
      </w:r>
      <w:r w:rsidRPr="00862581">
        <w:t xml:space="preserve"> failures, scale dynamically, and continue operating in the face of disruptions is essential for maintaining business continuity. AWS offers a comprehensive set of tools and best practices designed to ensure the reliability of cloud workloads.</w:t>
      </w:r>
    </w:p>
    <w:p w14:paraId="2CC3BC62" w14:textId="595A6129" w:rsidR="00862581" w:rsidRDefault="00862581">
      <w:pPr>
        <w:pStyle w:val="Heading2BPBHEB"/>
        <w:pPrChange w:id="192" w:author="Arya" w:date="2025-02-28T16:20:00Z" w16du:dateUtc="2025-02-28T10:50:00Z">
          <w:pPr>
            <w:pStyle w:val="Heading2"/>
          </w:pPr>
        </w:pPrChange>
      </w:pPr>
      <w:r w:rsidRPr="00862581">
        <w:t xml:space="preserve">Key </w:t>
      </w:r>
      <w:r w:rsidR="009B4B0B" w:rsidRPr="00862581">
        <w:t>considerations in the reliability pillar</w:t>
      </w:r>
    </w:p>
    <w:p w14:paraId="7A176C4D" w14:textId="77777777" w:rsidR="009B4B0B" w:rsidRDefault="00880A70" w:rsidP="009B4B0B">
      <w:pPr>
        <w:pStyle w:val="NormalBPBHEB"/>
        <w:rPr>
          <w:ins w:id="193" w:author="Arya" w:date="2025-02-28T16:20:00Z" w16du:dateUtc="2025-02-28T10:50:00Z"/>
        </w:rPr>
      </w:pPr>
      <w:r w:rsidRPr="00FC6BF0">
        <w:t>Reliability focuses on ensuring systems operate consistently and predictably, even in the face of failures or disruptions.</w:t>
      </w:r>
    </w:p>
    <w:p w14:paraId="107BCCC5" w14:textId="6114E80F" w:rsidR="00880A70" w:rsidRPr="00FC6BF0" w:rsidRDefault="00880A70">
      <w:pPr>
        <w:pStyle w:val="NormalBPBHEB"/>
        <w:pPrChange w:id="194" w:author="Arya" w:date="2025-02-28T16:20:00Z" w16du:dateUtc="2025-02-28T10:50:00Z">
          <w:pPr>
            <w:pBdr>
              <w:top w:val="nil"/>
              <w:left w:val="nil"/>
              <w:bottom w:val="nil"/>
              <w:right w:val="nil"/>
              <w:between w:val="nil"/>
            </w:pBdr>
            <w:shd w:val="clear" w:color="auto" w:fill="FFFFFF"/>
            <w:spacing w:after="100" w:line="276" w:lineRule="auto"/>
            <w:jc w:val="both"/>
          </w:pPr>
        </w:pPrChange>
      </w:pPr>
      <w:del w:id="195" w:author="Arya" w:date="2025-02-28T16:20:00Z" w16du:dateUtc="2025-02-28T10:50:00Z">
        <w:r w:rsidRPr="00FC6BF0" w:rsidDel="009B4B0B">
          <w:delText xml:space="preserve"> </w:delText>
        </w:r>
      </w:del>
      <w:r w:rsidRPr="00FC6BF0">
        <w:t>Key considerations include</w:t>
      </w:r>
      <w:r>
        <w:t xml:space="preserve"> </w:t>
      </w:r>
      <w:sdt>
        <w:sdtPr>
          <w:id w:val="-1040577907"/>
          <w:citation/>
        </w:sdtPr>
        <w:sdtContent>
          <w:r>
            <w:fldChar w:fldCharType="begin"/>
          </w:r>
          <w:r>
            <w:instrText xml:space="preserve"> CITATION Ama1 \l 1033 </w:instrText>
          </w:r>
          <w:r>
            <w:fldChar w:fldCharType="separate"/>
          </w:r>
          <w:r w:rsidR="000104DD" w:rsidRPr="000104DD">
            <w:rPr>
              <w:noProof/>
            </w:rPr>
            <w:t>[4]</w:t>
          </w:r>
          <w:r>
            <w:fldChar w:fldCharType="end"/>
          </w:r>
        </w:sdtContent>
      </w:sdt>
      <w:r w:rsidRPr="00FC6BF0">
        <w:t>:</w:t>
      </w:r>
    </w:p>
    <w:p w14:paraId="6C1EB944" w14:textId="09339E4E" w:rsidR="00862581" w:rsidRPr="00862581" w:rsidRDefault="00862581">
      <w:pPr>
        <w:pStyle w:val="NormalBPBHEB"/>
        <w:numPr>
          <w:ilvl w:val="0"/>
          <w:numId w:val="150"/>
        </w:numPr>
        <w:pPrChange w:id="196" w:author="Arya" w:date="2025-02-28T16:21:00Z" w16du:dateUtc="2025-02-28T10:51:00Z">
          <w:pPr>
            <w:numPr>
              <w:numId w:val="6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62581">
        <w:rPr>
          <w:b/>
          <w:bCs/>
        </w:rPr>
        <w:t xml:space="preserve">Fault </w:t>
      </w:r>
      <w:ins w:id="197" w:author="Arya" w:date="2025-02-28T16:20:00Z" w16du:dateUtc="2025-02-28T10:50:00Z">
        <w:r w:rsidR="009B4B0B">
          <w:rPr>
            <w:b/>
            <w:bCs/>
          </w:rPr>
          <w:t>t</w:t>
        </w:r>
      </w:ins>
      <w:del w:id="198" w:author="Arya" w:date="2025-02-28T16:20:00Z" w16du:dateUtc="2025-02-28T10:50:00Z">
        <w:r w:rsidRPr="00862581" w:rsidDel="009B4B0B">
          <w:rPr>
            <w:b/>
            <w:bCs/>
          </w:rPr>
          <w:delText>T</w:delText>
        </w:r>
      </w:del>
      <w:r w:rsidRPr="00862581">
        <w:rPr>
          <w:b/>
          <w:bCs/>
        </w:rPr>
        <w:t>olerance:</w:t>
      </w:r>
      <w:r w:rsidRPr="00862581">
        <w:t xml:space="preserve"> Design systems that can tolerate component failures without affecting </w:t>
      </w:r>
      <w:del w:id="199" w:author="Arya" w:date="2025-02-28T16:21:00Z" w16du:dateUtc="2025-02-28T10:51:00Z">
        <w:r w:rsidRPr="00862581" w:rsidDel="00046248">
          <w:delText>the overall</w:delText>
        </w:r>
      </w:del>
      <w:ins w:id="200" w:author="Arya" w:date="2025-02-28T16:21:00Z" w16du:dateUtc="2025-02-28T10:51:00Z">
        <w:r w:rsidR="00046248" w:rsidRPr="00862581">
          <w:t>overall</w:t>
        </w:r>
      </w:ins>
      <w:r w:rsidRPr="00862581">
        <w:t xml:space="preserve"> availability. Using multi-Availability Zone (AZ) or multi-region deployments ensures that workloads remain operational even when a failure occurs in one part of the system.</w:t>
      </w:r>
    </w:p>
    <w:p w14:paraId="71B65259" w14:textId="500398E4" w:rsidR="00862581" w:rsidRPr="00862581" w:rsidRDefault="00862581">
      <w:pPr>
        <w:pStyle w:val="NormalBPBHEB"/>
        <w:numPr>
          <w:ilvl w:val="0"/>
          <w:numId w:val="150"/>
        </w:numPr>
        <w:pPrChange w:id="201" w:author="Arya" w:date="2025-02-28T16:21:00Z" w16du:dateUtc="2025-02-28T10:51:00Z">
          <w:pPr>
            <w:numPr>
              <w:numId w:val="6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62581">
        <w:rPr>
          <w:b/>
          <w:bCs/>
        </w:rPr>
        <w:t xml:space="preserve">Disaster </w:t>
      </w:r>
      <w:ins w:id="202" w:author="Arya" w:date="2025-02-28T16:20:00Z" w16du:dateUtc="2025-02-28T10:50:00Z">
        <w:r w:rsidR="009B4B0B">
          <w:rPr>
            <w:b/>
            <w:bCs/>
          </w:rPr>
          <w:t>r</w:t>
        </w:r>
      </w:ins>
      <w:del w:id="203" w:author="Arya" w:date="2025-02-28T16:20:00Z" w16du:dateUtc="2025-02-28T10:50:00Z">
        <w:r w:rsidRPr="00862581" w:rsidDel="009B4B0B">
          <w:rPr>
            <w:b/>
            <w:bCs/>
          </w:rPr>
          <w:delText>R</w:delText>
        </w:r>
      </w:del>
      <w:r w:rsidRPr="00862581">
        <w:rPr>
          <w:b/>
          <w:bCs/>
        </w:rPr>
        <w:t>ecovery:</w:t>
      </w:r>
      <w:r w:rsidRPr="00862581">
        <w:t xml:space="preserve"> Planning and implementing backup strategies using Amazon S3, AWS Backup, and AWS Disaster Recovery ensure that data is replicated across regions and is recoverable in case of a catastrophic event.</w:t>
      </w:r>
    </w:p>
    <w:p w14:paraId="7A8208DB" w14:textId="0DE3F62A" w:rsidR="00862581" w:rsidRDefault="00862581">
      <w:pPr>
        <w:pStyle w:val="NormalBPBHEB"/>
        <w:numPr>
          <w:ilvl w:val="0"/>
          <w:numId w:val="150"/>
        </w:numPr>
        <w:pPrChange w:id="204" w:author="Arya" w:date="2025-02-28T16:21:00Z" w16du:dateUtc="2025-02-28T10:51:00Z">
          <w:pPr>
            <w:numPr>
              <w:numId w:val="6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62581">
        <w:rPr>
          <w:b/>
          <w:bCs/>
        </w:rPr>
        <w:t xml:space="preserve">Monitoring and </w:t>
      </w:r>
      <w:ins w:id="205" w:author="Arya" w:date="2025-02-28T16:20:00Z" w16du:dateUtc="2025-02-28T10:50:00Z">
        <w:r w:rsidR="009B4B0B">
          <w:rPr>
            <w:b/>
            <w:bCs/>
          </w:rPr>
          <w:t>r</w:t>
        </w:r>
      </w:ins>
      <w:del w:id="206" w:author="Arya" w:date="2025-02-28T16:20:00Z" w16du:dateUtc="2025-02-28T10:50:00Z">
        <w:r w:rsidRPr="00862581" w:rsidDel="009B4B0B">
          <w:rPr>
            <w:b/>
            <w:bCs/>
          </w:rPr>
          <w:delText>R</w:delText>
        </w:r>
      </w:del>
      <w:r w:rsidRPr="00862581">
        <w:rPr>
          <w:b/>
          <w:bCs/>
        </w:rPr>
        <w:t>emediation:</w:t>
      </w:r>
      <w:r w:rsidRPr="00862581">
        <w:t xml:space="preserve"> AWS CloudWatch and AWS Lambda enable real-time monitoring of system health. Automated remediation actions can be triggered by CloudWatch alarms, ensuring that any issues are swiftly addressed.</w:t>
      </w:r>
    </w:p>
    <w:p w14:paraId="11598783" w14:textId="6E23A119" w:rsidR="005958BE" w:rsidRDefault="00EC13E5">
      <w:pPr>
        <w:pStyle w:val="Heading2BPBHEB"/>
        <w:pPrChange w:id="207" w:author="Arya" w:date="2025-02-28T16:21:00Z" w16du:dateUtc="2025-02-28T10:51:00Z">
          <w:pPr>
            <w:pStyle w:val="Heading1"/>
          </w:pPr>
        </w:pPrChange>
      </w:pPr>
      <w:r w:rsidRPr="00EC13E5">
        <w:t xml:space="preserve">Reliability </w:t>
      </w:r>
      <w:ins w:id="208" w:author="Arya" w:date="2025-02-28T16:21:00Z" w16du:dateUtc="2025-02-28T10:51:00Z">
        <w:r w:rsidR="00EC1008">
          <w:t>l</w:t>
        </w:r>
      </w:ins>
      <w:del w:id="209" w:author="Arya" w:date="2025-02-28T16:21:00Z" w16du:dateUtc="2025-02-28T10:51:00Z">
        <w:r w:rsidRPr="00EC13E5" w:rsidDel="00EC1008">
          <w:delText>L</w:delText>
        </w:r>
      </w:del>
      <w:r w:rsidRPr="00EC13E5">
        <w:t>ens</w:t>
      </w:r>
      <w:del w:id="210" w:author="Arya" w:date="2025-02-28T16:21:00Z" w16du:dateUtc="2025-02-28T10:51:00Z">
        <w:r w:rsidRPr="00EC13E5" w:rsidDel="00EC1008">
          <w:delText xml:space="preserve">: </w:delText>
        </w:r>
      </w:del>
    </w:p>
    <w:p w14:paraId="60863266" w14:textId="0CEB0731" w:rsidR="005428FF" w:rsidRPr="00374163" w:rsidRDefault="005428FF">
      <w:pPr>
        <w:pStyle w:val="NormalBPBHEB"/>
        <w:pPrChange w:id="211" w:author="Arya" w:date="2025-02-28T16:21:00Z" w16du:dateUtc="2025-02-28T10:51:00Z">
          <w:pPr>
            <w:pBdr>
              <w:top w:val="nil"/>
              <w:left w:val="nil"/>
              <w:bottom w:val="nil"/>
              <w:right w:val="nil"/>
              <w:between w:val="nil"/>
            </w:pBdr>
            <w:shd w:val="clear" w:color="auto" w:fill="FFFFFF"/>
            <w:spacing w:after="100" w:line="276" w:lineRule="auto"/>
            <w:jc w:val="both"/>
          </w:pPr>
        </w:pPrChange>
      </w:pPr>
      <w:r w:rsidRPr="00374163">
        <w:t xml:space="preserve">The AWS Well-Architected Reliability Lens is designed to ensure that cloud </w:t>
      </w:r>
      <w:proofErr w:type="gramStart"/>
      <w:r w:rsidRPr="00374163">
        <w:t>architectures are</w:t>
      </w:r>
      <w:proofErr w:type="gramEnd"/>
      <w:r w:rsidRPr="00374163">
        <w:t xml:space="preserve"> robust enough to operate effectively and consistently, even when faced with system failures or external disruptions. This lens guides organizations through the best practices in building resilient systems that can </w:t>
      </w:r>
      <w:r w:rsidR="001676A2" w:rsidRPr="00374163">
        <w:t>manage</w:t>
      </w:r>
      <w:r w:rsidRPr="00374163">
        <w:t xml:space="preserve"> changes in demand and recover quickly from infrastructure disruptions.</w:t>
      </w:r>
    </w:p>
    <w:p w14:paraId="6BC7F919" w14:textId="5A61FD60" w:rsidR="00EC13E5" w:rsidRPr="00EC13E5" w:rsidRDefault="00EC13E5">
      <w:pPr>
        <w:pStyle w:val="Heading2BPBHEB"/>
        <w:pPrChange w:id="212" w:author="Arya" w:date="2025-02-28T16:21:00Z" w16du:dateUtc="2025-02-28T10:51:00Z">
          <w:pPr>
            <w:pStyle w:val="Heading2"/>
          </w:pPr>
        </w:pPrChange>
      </w:pPr>
      <w:r w:rsidRPr="00EC13E5">
        <w:lastRenderedPageBreak/>
        <w:t xml:space="preserve">Diving </w:t>
      </w:r>
      <w:r w:rsidR="00EC1008" w:rsidRPr="00EC13E5">
        <w:t>deeper into building resilient systems</w:t>
      </w:r>
    </w:p>
    <w:p w14:paraId="71AC1F74" w14:textId="476A2A28" w:rsidR="00EC13E5" w:rsidRPr="00EC13E5" w:rsidRDefault="00EC13E5">
      <w:pPr>
        <w:pStyle w:val="NormalBPBHEB"/>
        <w:pPrChange w:id="213" w:author="Arya" w:date="2025-02-28T16:21:00Z" w16du:dateUtc="2025-02-28T10:51:00Z">
          <w:pPr>
            <w:pBdr>
              <w:top w:val="nil"/>
              <w:left w:val="nil"/>
              <w:bottom w:val="nil"/>
              <w:right w:val="nil"/>
              <w:between w:val="nil"/>
            </w:pBdr>
            <w:shd w:val="clear" w:color="auto" w:fill="FFFFFF"/>
            <w:spacing w:after="100" w:line="276" w:lineRule="auto"/>
            <w:jc w:val="both"/>
          </w:pPr>
        </w:pPrChange>
      </w:pPr>
      <w:r w:rsidRPr="00EC13E5">
        <w:t xml:space="preserve">The </w:t>
      </w:r>
      <w:r w:rsidRPr="00EC13E5">
        <w:rPr>
          <w:b/>
          <w:bCs/>
        </w:rPr>
        <w:t>Reliability Lens</w:t>
      </w:r>
      <w:r w:rsidRPr="00EC13E5">
        <w:t xml:space="preserve"> extends the reliability pillar by providing detailed, industry-specific guidance on building systems that can operate predictably and consistently in a cloud environment. By focusing on failure management, disaster recovery, and fault tolerance, the lens ensures organizations can maintain system reliability during growth and in the face of disruptions.</w:t>
      </w:r>
    </w:p>
    <w:p w14:paraId="733F8A37" w14:textId="4CB737F3" w:rsidR="00EC13E5" w:rsidRDefault="00EC13E5">
      <w:pPr>
        <w:pStyle w:val="Heading2BPBHEB"/>
        <w:pPrChange w:id="214" w:author="Arya" w:date="2025-02-28T16:22:00Z" w16du:dateUtc="2025-02-28T10:52:00Z">
          <w:pPr>
            <w:pStyle w:val="Heading2"/>
          </w:pPr>
        </w:pPrChange>
      </w:pPr>
      <w:r w:rsidRPr="00EC13E5">
        <w:t xml:space="preserve">Key </w:t>
      </w:r>
      <w:r w:rsidR="00EC1008" w:rsidRPr="00EC13E5">
        <w:t>concepts in the reliability lens</w:t>
      </w:r>
    </w:p>
    <w:p w14:paraId="00DB4D56" w14:textId="77777777" w:rsidR="00EC1008" w:rsidRDefault="001258FD">
      <w:pPr>
        <w:pStyle w:val="NormalBPBHEB"/>
        <w:rPr>
          <w:ins w:id="215" w:author="Arya" w:date="2025-02-28T16:22:00Z" w16du:dateUtc="2025-02-28T10:52:00Z"/>
        </w:rPr>
        <w:pPrChange w:id="216" w:author="Arya" w:date="2025-02-28T16:22:00Z" w16du:dateUtc="2025-02-28T10:52:00Z">
          <w:pPr>
            <w:pBdr>
              <w:top w:val="nil"/>
              <w:left w:val="nil"/>
              <w:bottom w:val="nil"/>
              <w:right w:val="nil"/>
              <w:between w:val="nil"/>
            </w:pBdr>
            <w:shd w:val="clear" w:color="auto" w:fill="FFFFFF"/>
            <w:spacing w:after="100" w:line="276" w:lineRule="auto"/>
            <w:jc w:val="both"/>
          </w:pPr>
        </w:pPrChange>
      </w:pPr>
      <w:r w:rsidRPr="00FC6BF0">
        <w:t>The Reliability Lens emphasizes the importance of designing architectures that can operate consistently and predictably, even in the face of failures or disruptions.</w:t>
      </w:r>
    </w:p>
    <w:p w14:paraId="705C4369" w14:textId="7462797B" w:rsidR="001258FD" w:rsidRPr="00FC6BF0" w:rsidRDefault="001258FD">
      <w:pPr>
        <w:pStyle w:val="NormalBPBHEB"/>
        <w:pPrChange w:id="217" w:author="Arya" w:date="2025-02-28T16:22:00Z" w16du:dateUtc="2025-02-28T10:52:00Z">
          <w:pPr>
            <w:pBdr>
              <w:top w:val="nil"/>
              <w:left w:val="nil"/>
              <w:bottom w:val="nil"/>
              <w:right w:val="nil"/>
              <w:between w:val="nil"/>
            </w:pBdr>
            <w:shd w:val="clear" w:color="auto" w:fill="FFFFFF"/>
            <w:spacing w:after="100" w:line="276" w:lineRule="auto"/>
            <w:jc w:val="both"/>
          </w:pPr>
        </w:pPrChange>
      </w:pPr>
      <w:del w:id="218" w:author="Arya" w:date="2025-02-28T16:22:00Z" w16du:dateUtc="2025-02-28T10:52:00Z">
        <w:r w:rsidRPr="00FC6BF0" w:rsidDel="00EC1008">
          <w:delText xml:space="preserve"> </w:delText>
        </w:r>
      </w:del>
      <w:r w:rsidRPr="00FC6BF0">
        <w:t xml:space="preserve">Key </w:t>
      </w:r>
      <w:r w:rsidR="005428FF">
        <w:t>concepts</w:t>
      </w:r>
      <w:r w:rsidRPr="00FC6BF0">
        <w:t xml:space="preserve"> include:</w:t>
      </w:r>
    </w:p>
    <w:p w14:paraId="67A66188" w14:textId="77F1BA75" w:rsidR="00EC13E5" w:rsidRPr="00EC13E5" w:rsidRDefault="00EC13E5">
      <w:pPr>
        <w:pStyle w:val="NormalBPBHEB"/>
        <w:numPr>
          <w:ilvl w:val="0"/>
          <w:numId w:val="151"/>
        </w:numPr>
        <w:pPrChange w:id="219" w:author="Arya" w:date="2025-02-28T16:22:00Z" w16du:dateUtc="2025-02-28T10:52: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C13E5">
        <w:rPr>
          <w:b/>
          <w:bCs/>
        </w:rPr>
        <w:t xml:space="preserve">Multi-AZ and </w:t>
      </w:r>
      <w:r w:rsidR="00EC1008" w:rsidRPr="00EC13E5">
        <w:rPr>
          <w:b/>
          <w:bCs/>
        </w:rPr>
        <w:t>multi-region deployments</w:t>
      </w:r>
      <w:r w:rsidRPr="00EC13E5">
        <w:rPr>
          <w:b/>
          <w:bCs/>
        </w:rPr>
        <w:t>:</w:t>
      </w:r>
      <w:r w:rsidRPr="00EC13E5">
        <w:t xml:space="preserve"> Ensuring that workloads are deployed across multiple Availability Zones (AZs) or regions to avoid single points of failure.</w:t>
      </w:r>
    </w:p>
    <w:p w14:paraId="74F87A7D" w14:textId="1E5AF0A6" w:rsidR="00EC13E5" w:rsidRPr="00EC13E5" w:rsidRDefault="00EC13E5">
      <w:pPr>
        <w:pStyle w:val="NormalBPBHEB"/>
        <w:numPr>
          <w:ilvl w:val="0"/>
          <w:numId w:val="151"/>
        </w:numPr>
        <w:pPrChange w:id="220" w:author="Arya" w:date="2025-02-28T16:22:00Z" w16du:dateUtc="2025-02-28T10:52: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C13E5">
        <w:rPr>
          <w:b/>
          <w:bCs/>
        </w:rPr>
        <w:t xml:space="preserve">Graceful </w:t>
      </w:r>
      <w:r w:rsidR="00EC1008" w:rsidRPr="00EC13E5">
        <w:rPr>
          <w:b/>
          <w:bCs/>
        </w:rPr>
        <w:t>failure handling</w:t>
      </w:r>
      <w:r w:rsidRPr="00EC13E5">
        <w:rPr>
          <w:b/>
          <w:bCs/>
        </w:rPr>
        <w:t>:</w:t>
      </w:r>
      <w:r w:rsidRPr="00EC13E5">
        <w:t xml:space="preserve"> Designing systems to degrade gracefully when a component fails, maintaining critical operations without total system shutdown.</w:t>
      </w:r>
    </w:p>
    <w:p w14:paraId="7B8016AD" w14:textId="2F2361E6" w:rsidR="00EC13E5" w:rsidRPr="00EC13E5" w:rsidRDefault="00EC13E5">
      <w:pPr>
        <w:pStyle w:val="NormalBPBHEB"/>
        <w:numPr>
          <w:ilvl w:val="0"/>
          <w:numId w:val="151"/>
        </w:numPr>
        <w:pPrChange w:id="221" w:author="Arya" w:date="2025-02-28T16:22:00Z" w16du:dateUtc="2025-02-28T10:52: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C13E5">
        <w:rPr>
          <w:b/>
          <w:bCs/>
        </w:rPr>
        <w:t xml:space="preserve">Scalability and </w:t>
      </w:r>
      <w:ins w:id="222" w:author="Arya" w:date="2025-02-28T16:22:00Z" w16du:dateUtc="2025-02-28T10:52:00Z">
        <w:r w:rsidR="00EC1008">
          <w:rPr>
            <w:b/>
            <w:bCs/>
          </w:rPr>
          <w:t>e</w:t>
        </w:r>
      </w:ins>
      <w:del w:id="223" w:author="Arya" w:date="2025-02-28T16:22:00Z" w16du:dateUtc="2025-02-28T10:52:00Z">
        <w:r w:rsidRPr="00EC13E5" w:rsidDel="00EC1008">
          <w:rPr>
            <w:b/>
            <w:bCs/>
          </w:rPr>
          <w:delText>E</w:delText>
        </w:r>
      </w:del>
      <w:r w:rsidRPr="00EC13E5">
        <w:rPr>
          <w:b/>
          <w:bCs/>
        </w:rPr>
        <w:t>lasticity:</w:t>
      </w:r>
      <w:r w:rsidRPr="00EC13E5">
        <w:t xml:space="preserve"> Using AWS Auto Scaling, Amazon ECS, and other scalable services to dynamically adjust resources to meet changing demand, thus maintaining reliability during fluctuating traffic patterns.</w:t>
      </w:r>
    </w:p>
    <w:p w14:paraId="2FD732FD" w14:textId="5B8DD778" w:rsidR="00EC13E5" w:rsidRPr="00EC13E5" w:rsidRDefault="00EC13E5">
      <w:pPr>
        <w:pStyle w:val="Heading2BPBHEB"/>
        <w:pPrChange w:id="224" w:author="Arya" w:date="2025-02-28T16:23:00Z" w16du:dateUtc="2025-02-28T10:53:00Z">
          <w:pPr>
            <w:pStyle w:val="Heading2"/>
          </w:pPr>
        </w:pPrChange>
      </w:pPr>
      <w:commentRangeStart w:id="225"/>
      <w:r w:rsidRPr="00EC13E5">
        <w:t xml:space="preserve">Reliability </w:t>
      </w:r>
      <w:r w:rsidR="00204DBB" w:rsidRPr="00EC13E5">
        <w:t xml:space="preserve">case study: </w:t>
      </w:r>
      <w:ins w:id="226" w:author="Arya" w:date="2025-02-28T16:23:00Z" w16du:dateUtc="2025-02-28T10:53:00Z">
        <w:r w:rsidR="00204DBB">
          <w:t>O</w:t>
        </w:r>
      </w:ins>
      <w:del w:id="227" w:author="Arya" w:date="2025-02-28T16:23:00Z" w16du:dateUtc="2025-02-28T10:53:00Z">
        <w:r w:rsidR="00204DBB" w:rsidRPr="00EC13E5" w:rsidDel="00204DBB">
          <w:delText>o</w:delText>
        </w:r>
      </w:del>
      <w:r w:rsidR="00204DBB" w:rsidRPr="00EC13E5">
        <w:t>nline retail platform during peak season</w:t>
      </w:r>
      <w:commentRangeEnd w:id="225"/>
      <w:r w:rsidR="00204DBB">
        <w:rPr>
          <w:rStyle w:val="CommentReference"/>
          <w:rFonts w:asciiTheme="minorHAnsi" w:eastAsiaTheme="minorHAnsi" w:hAnsiTheme="minorHAnsi" w:cstheme="minorBidi"/>
          <w:b w:val="0"/>
          <w:color w:val="auto"/>
        </w:rPr>
        <w:commentReference w:id="225"/>
      </w:r>
    </w:p>
    <w:p w14:paraId="6DCBF025" w14:textId="4F1C17CA" w:rsidR="00EC13E5" w:rsidRPr="00EC13E5" w:rsidRDefault="00EC13E5">
      <w:pPr>
        <w:pStyle w:val="NormalBPBHEB"/>
        <w:pPrChange w:id="228" w:author="Arya" w:date="2025-02-28T16:23:00Z" w16du:dateUtc="2025-02-28T10:53:00Z">
          <w:pPr>
            <w:pBdr>
              <w:top w:val="nil"/>
              <w:left w:val="nil"/>
              <w:bottom w:val="nil"/>
              <w:right w:val="nil"/>
              <w:between w:val="nil"/>
            </w:pBdr>
            <w:shd w:val="clear" w:color="auto" w:fill="FFFFFF"/>
            <w:spacing w:after="100" w:line="276" w:lineRule="auto"/>
            <w:jc w:val="both"/>
          </w:pPr>
        </w:pPrChange>
      </w:pPr>
      <w:r w:rsidRPr="00EC13E5">
        <w:t xml:space="preserve">An e-commerce company faces significant traffic spikes during peak shopping seasons like Black Friday. The company needs to ensure that its systems can </w:t>
      </w:r>
      <w:r w:rsidR="001676A2" w:rsidRPr="00EC13E5">
        <w:t>manage</w:t>
      </w:r>
      <w:r w:rsidRPr="00EC13E5">
        <w:t xml:space="preserve"> the surge in traffic without downtime or degraded performance. The </w:t>
      </w:r>
      <w:r w:rsidRPr="00EC13E5">
        <w:rPr>
          <w:b/>
          <w:bCs/>
        </w:rPr>
        <w:t>Reliability Lens</w:t>
      </w:r>
      <w:r w:rsidRPr="00EC13E5">
        <w:t xml:space="preserve"> is applied to ensure the platform's fault tolerance and scalability.</w:t>
      </w:r>
    </w:p>
    <w:p w14:paraId="43C8AC49" w14:textId="6565F60C" w:rsidR="00EC13E5" w:rsidRPr="00F27FF5" w:rsidRDefault="00EC13E5">
      <w:pPr>
        <w:pStyle w:val="NormalBPBHEB"/>
        <w:rPr>
          <w:b/>
          <w:bCs/>
          <w:rPrChange w:id="229" w:author="Arya" w:date="2025-02-28T16:23:00Z" w16du:dateUtc="2025-02-28T10:53:00Z">
            <w:rPr/>
          </w:rPrChange>
        </w:rPr>
        <w:pPrChange w:id="230" w:author="Arya" w:date="2025-02-28T16:23:00Z" w16du:dateUtc="2025-02-28T10:53:00Z">
          <w:pPr>
            <w:pStyle w:val="Heading3"/>
          </w:pPr>
        </w:pPrChange>
      </w:pPr>
      <w:r w:rsidRPr="00F27FF5">
        <w:rPr>
          <w:b/>
          <w:bCs/>
          <w:rPrChange w:id="231" w:author="Arya" w:date="2025-02-28T16:23:00Z" w16du:dateUtc="2025-02-28T10:53:00Z">
            <w:rPr/>
          </w:rPrChange>
        </w:rPr>
        <w:t xml:space="preserve">Implementation </w:t>
      </w:r>
      <w:ins w:id="232" w:author="Arya" w:date="2025-02-28T16:23:00Z" w16du:dateUtc="2025-02-28T10:53:00Z">
        <w:r w:rsidR="00F27FF5" w:rsidRPr="00F27FF5">
          <w:rPr>
            <w:b/>
            <w:bCs/>
            <w:rPrChange w:id="233" w:author="Arya" w:date="2025-02-28T16:23:00Z" w16du:dateUtc="2025-02-28T10:53:00Z">
              <w:rPr/>
            </w:rPrChange>
          </w:rPr>
          <w:t>s</w:t>
        </w:r>
      </w:ins>
      <w:del w:id="234" w:author="Arya" w:date="2025-02-28T16:23:00Z" w16du:dateUtc="2025-02-28T10:53:00Z">
        <w:r w:rsidRPr="00F27FF5" w:rsidDel="00F27FF5">
          <w:rPr>
            <w:b/>
            <w:bCs/>
            <w:rPrChange w:id="235" w:author="Arya" w:date="2025-02-28T16:23:00Z" w16du:dateUtc="2025-02-28T10:53:00Z">
              <w:rPr/>
            </w:rPrChange>
          </w:rPr>
          <w:delText>S</w:delText>
        </w:r>
      </w:del>
      <w:r w:rsidRPr="00F27FF5">
        <w:rPr>
          <w:b/>
          <w:bCs/>
          <w:rPrChange w:id="236" w:author="Arya" w:date="2025-02-28T16:23:00Z" w16du:dateUtc="2025-02-28T10:53:00Z">
            <w:rPr/>
          </w:rPrChange>
        </w:rPr>
        <w:t>teps</w:t>
      </w:r>
      <w:ins w:id="237" w:author="Arya" w:date="2025-02-28T16:23:00Z" w16du:dateUtc="2025-02-28T10:53:00Z">
        <w:r w:rsidR="00F27FF5">
          <w:rPr>
            <w:b/>
            <w:bCs/>
          </w:rPr>
          <w:t>:</w:t>
        </w:r>
      </w:ins>
    </w:p>
    <w:p w14:paraId="04863547" w14:textId="4EFFF815" w:rsidR="00EC13E5" w:rsidRPr="00EC13E5" w:rsidRDefault="00EC13E5">
      <w:pPr>
        <w:pStyle w:val="NormalBPBHEB"/>
        <w:numPr>
          <w:ilvl w:val="0"/>
          <w:numId w:val="152"/>
        </w:numPr>
        <w:pPrChange w:id="238" w:author="Arya" w:date="2025-02-28T16:24:00Z" w16du:dateUtc="2025-02-28T10:54: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C13E5">
        <w:rPr>
          <w:b/>
          <w:bCs/>
        </w:rPr>
        <w:t xml:space="preserve">Multi-AZ and </w:t>
      </w:r>
      <w:r w:rsidR="00221BBB" w:rsidRPr="00EC13E5">
        <w:rPr>
          <w:b/>
          <w:bCs/>
        </w:rPr>
        <w:t>multi-region deployments</w:t>
      </w:r>
      <w:r w:rsidRPr="00EC13E5">
        <w:rPr>
          <w:b/>
          <w:bCs/>
        </w:rPr>
        <w:t>:</w:t>
      </w:r>
      <w:r w:rsidRPr="00EC13E5">
        <w:t xml:space="preserve"> The e-commerce company uses Amazon EC2 instances in multiple AZs, ensuring high availability during high-traffic periods. The application is also deployed in multiple regions to minimize latency and increase fault tolerance.</w:t>
      </w:r>
    </w:p>
    <w:p w14:paraId="2BB6A695" w14:textId="529AAAC6" w:rsidR="00EC13E5" w:rsidRPr="00EC13E5" w:rsidRDefault="00EC13E5">
      <w:pPr>
        <w:pStyle w:val="NormalBPBHEB"/>
        <w:numPr>
          <w:ilvl w:val="0"/>
          <w:numId w:val="152"/>
        </w:numPr>
        <w:pPrChange w:id="239" w:author="Arya" w:date="2025-02-28T16:24:00Z" w16du:dateUtc="2025-02-28T10:54: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C13E5">
        <w:rPr>
          <w:b/>
          <w:bCs/>
        </w:rPr>
        <w:t xml:space="preserve">Graceful </w:t>
      </w:r>
      <w:r w:rsidR="00221BBB" w:rsidRPr="00EC13E5">
        <w:rPr>
          <w:b/>
          <w:bCs/>
        </w:rPr>
        <w:t>failure handling</w:t>
      </w:r>
      <w:r w:rsidRPr="00EC13E5">
        <w:rPr>
          <w:b/>
          <w:bCs/>
        </w:rPr>
        <w:t>:</w:t>
      </w:r>
      <w:r w:rsidRPr="00EC13E5">
        <w:t xml:space="preserve"> By employing Amazon Elastic Load Balancer (ELB) and Amazon RDS Multi-AZ deployments, the platform ensures that if one instance fails, traffic is automatically routed to healthy instances, and service availability remains unaffected.</w:t>
      </w:r>
    </w:p>
    <w:p w14:paraId="1921680A" w14:textId="0F5A7CCB" w:rsidR="00EC13E5" w:rsidRPr="00EC13E5" w:rsidRDefault="00EC13E5">
      <w:pPr>
        <w:pStyle w:val="NormalBPBHEB"/>
        <w:numPr>
          <w:ilvl w:val="0"/>
          <w:numId w:val="152"/>
        </w:numPr>
        <w:pPrChange w:id="240" w:author="Arya" w:date="2025-02-28T16:24:00Z" w16du:dateUtc="2025-02-28T10:54: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C13E5">
        <w:rPr>
          <w:b/>
          <w:bCs/>
        </w:rPr>
        <w:t xml:space="preserve">Auto </w:t>
      </w:r>
      <w:ins w:id="241" w:author="Arya" w:date="2025-02-28T16:24:00Z" w16du:dateUtc="2025-02-28T10:54:00Z">
        <w:r w:rsidR="00221BBB">
          <w:rPr>
            <w:b/>
            <w:bCs/>
          </w:rPr>
          <w:t>s</w:t>
        </w:r>
      </w:ins>
      <w:del w:id="242" w:author="Arya" w:date="2025-02-28T16:24:00Z" w16du:dateUtc="2025-02-28T10:54:00Z">
        <w:r w:rsidRPr="00EC13E5" w:rsidDel="00221BBB">
          <w:rPr>
            <w:b/>
            <w:bCs/>
          </w:rPr>
          <w:delText>S</w:delText>
        </w:r>
      </w:del>
      <w:r w:rsidRPr="00EC13E5">
        <w:rPr>
          <w:b/>
          <w:bCs/>
        </w:rPr>
        <w:t>caling:</w:t>
      </w:r>
      <w:r w:rsidRPr="00EC13E5">
        <w:t xml:space="preserve"> During sales events, the company uses AWS Auto Scaling to add or remove EC2 instances based on traffic patterns. This dynamic adjustment ensures that </w:t>
      </w:r>
      <w:r w:rsidRPr="00EC13E5">
        <w:lastRenderedPageBreak/>
        <w:t xml:space="preserve">the platform can </w:t>
      </w:r>
      <w:r w:rsidR="001676A2" w:rsidRPr="00EC13E5">
        <w:t>manage</w:t>
      </w:r>
      <w:r w:rsidRPr="00EC13E5">
        <w:t xml:space="preserve"> spikes in traffic without over-provisioning resources during off-peak times.</w:t>
      </w:r>
    </w:p>
    <w:p w14:paraId="31A10D2B" w14:textId="69473D91" w:rsidR="00EC13E5" w:rsidRPr="00EC13E5" w:rsidRDefault="00EC13E5">
      <w:pPr>
        <w:pStyle w:val="NormalBPBHEB"/>
        <w:numPr>
          <w:ilvl w:val="0"/>
          <w:numId w:val="152"/>
        </w:numPr>
        <w:pPrChange w:id="243" w:author="Arya" w:date="2025-02-28T16:24:00Z" w16du:dateUtc="2025-02-28T10:54: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C13E5">
        <w:rPr>
          <w:b/>
          <w:bCs/>
        </w:rPr>
        <w:t xml:space="preserve">Disaster </w:t>
      </w:r>
      <w:ins w:id="244" w:author="Arya" w:date="2025-02-28T16:24:00Z" w16du:dateUtc="2025-02-28T10:54:00Z">
        <w:r w:rsidR="00712347">
          <w:rPr>
            <w:b/>
            <w:bCs/>
          </w:rPr>
          <w:t>r</w:t>
        </w:r>
      </w:ins>
      <w:del w:id="245" w:author="Arya" w:date="2025-02-28T16:24:00Z" w16du:dateUtc="2025-02-28T10:54:00Z">
        <w:r w:rsidRPr="00EC13E5" w:rsidDel="00712347">
          <w:rPr>
            <w:b/>
            <w:bCs/>
          </w:rPr>
          <w:delText>R</w:delText>
        </w:r>
      </w:del>
      <w:r w:rsidRPr="00EC13E5">
        <w:rPr>
          <w:b/>
          <w:bCs/>
        </w:rPr>
        <w:t>ecovery:</w:t>
      </w:r>
      <w:r w:rsidRPr="00EC13E5">
        <w:t xml:space="preserve"> The platform uses Amazon S3 to store backups of critical data. In case of a failure, the system can quickly restore the data from backup, ensuring minimal downtime and data loss.</w:t>
      </w:r>
    </w:p>
    <w:p w14:paraId="0A82F3AE" w14:textId="27FF5951" w:rsidR="00EC13E5" w:rsidRPr="00EC13E5" w:rsidRDefault="00EC13E5">
      <w:pPr>
        <w:pStyle w:val="Heading2BPBHEB"/>
        <w:pPrChange w:id="246" w:author="Arya" w:date="2025-02-28T16:25:00Z" w16du:dateUtc="2025-02-28T10:55:00Z">
          <w:pPr>
            <w:pStyle w:val="Heading3"/>
          </w:pPr>
        </w:pPrChange>
      </w:pPr>
      <w:r w:rsidRPr="00EC13E5">
        <w:t xml:space="preserve">Business </w:t>
      </w:r>
      <w:ins w:id="247" w:author="Arya" w:date="2025-02-28T16:24:00Z" w16du:dateUtc="2025-02-28T10:54:00Z">
        <w:r w:rsidR="00DB2923">
          <w:t>i</w:t>
        </w:r>
      </w:ins>
      <w:del w:id="248" w:author="Arya" w:date="2025-02-28T16:24:00Z" w16du:dateUtc="2025-02-28T10:54:00Z">
        <w:r w:rsidRPr="00EC13E5" w:rsidDel="00DB2923">
          <w:delText>I</w:delText>
        </w:r>
      </w:del>
      <w:r w:rsidRPr="00EC13E5">
        <w:t>mpact</w:t>
      </w:r>
    </w:p>
    <w:p w14:paraId="5CCB1182" w14:textId="399426B7" w:rsidR="00EC13E5" w:rsidRPr="00EC13E5" w:rsidRDefault="00EC13E5">
      <w:pPr>
        <w:pStyle w:val="NormalBPBHEB"/>
        <w:pPrChange w:id="249" w:author="Arya" w:date="2025-02-28T16:25:00Z" w16du:dateUtc="2025-02-28T10:55:00Z">
          <w:pPr>
            <w:pBdr>
              <w:top w:val="nil"/>
              <w:left w:val="nil"/>
              <w:bottom w:val="nil"/>
              <w:right w:val="nil"/>
              <w:between w:val="nil"/>
            </w:pBdr>
            <w:shd w:val="clear" w:color="auto" w:fill="FFFFFF"/>
            <w:spacing w:after="100" w:line="276" w:lineRule="auto"/>
            <w:jc w:val="both"/>
          </w:pPr>
        </w:pPrChange>
      </w:pPr>
      <w:r w:rsidRPr="00EC13E5">
        <w:t xml:space="preserve">By implementing AWS’s </w:t>
      </w:r>
      <w:r w:rsidRPr="00EC13E5">
        <w:rPr>
          <w:b/>
          <w:bCs/>
        </w:rPr>
        <w:t>Reliability Pillar</w:t>
      </w:r>
      <w:r w:rsidRPr="00EC13E5">
        <w:t xml:space="preserve"> and </w:t>
      </w:r>
      <w:r w:rsidRPr="00EC13E5">
        <w:rPr>
          <w:b/>
          <w:bCs/>
        </w:rPr>
        <w:t>Reliability Lens</w:t>
      </w:r>
      <w:r w:rsidRPr="00EC13E5">
        <w:t xml:space="preserve">, the e-commerce company was able to </w:t>
      </w:r>
      <w:r w:rsidR="001676A2" w:rsidRPr="00EC13E5">
        <w:t>manage</w:t>
      </w:r>
      <w:r w:rsidRPr="00EC13E5">
        <w:t xml:space="preserve"> unprecedented traffic spikes during peak shopping seasons without service interruptions. Their systems remained available and responsive, maintaining customer </w:t>
      </w:r>
      <w:r w:rsidR="00EC5BFA" w:rsidRPr="00EC13E5">
        <w:t>satisfaction,</w:t>
      </w:r>
      <w:r w:rsidRPr="00EC13E5">
        <w:t xml:space="preserve"> and maximizing sales. Furthermore, their ability to quickly recover from any failures ensured business continuity and mitigated risks during high-demand periods.</w:t>
      </w:r>
    </w:p>
    <w:p w14:paraId="38B4547C" w14:textId="56DC0F54" w:rsidR="00EC13E5" w:rsidRPr="00875419" w:rsidRDefault="00EC13E5">
      <w:pPr>
        <w:pStyle w:val="Heading2BPBHEB"/>
        <w:pPrChange w:id="250" w:author="Arya" w:date="2025-02-28T16:24:00Z" w16du:dateUtc="2025-02-28T10:54:00Z">
          <w:pPr>
            <w:pStyle w:val="Heading2"/>
          </w:pPr>
        </w:pPrChange>
      </w:pPr>
      <w:commentRangeStart w:id="251"/>
      <w:r w:rsidRPr="00875419">
        <w:t xml:space="preserve">Putting the </w:t>
      </w:r>
      <w:r w:rsidR="00DB2923" w:rsidRPr="00875419">
        <w:t xml:space="preserve">well-architected framework into practice: </w:t>
      </w:r>
      <w:ins w:id="252" w:author="Arya" w:date="2025-02-28T16:24:00Z" w16du:dateUtc="2025-02-28T10:54:00Z">
        <w:r w:rsidR="00DB2923">
          <w:t>R</w:t>
        </w:r>
      </w:ins>
      <w:del w:id="253" w:author="Arya" w:date="2025-02-28T16:24:00Z" w16du:dateUtc="2025-02-28T10:54:00Z">
        <w:r w:rsidR="00DB2923" w:rsidRPr="00875419" w:rsidDel="00DB2923">
          <w:delText>r</w:delText>
        </w:r>
      </w:del>
      <w:r w:rsidR="00DB2923" w:rsidRPr="00875419">
        <w:t>eliability in action</w:t>
      </w:r>
      <w:commentRangeEnd w:id="251"/>
      <w:r w:rsidR="00D531A2">
        <w:rPr>
          <w:rStyle w:val="CommentReference"/>
          <w:rFonts w:asciiTheme="minorHAnsi" w:eastAsiaTheme="minorHAnsi" w:hAnsiTheme="minorHAnsi" w:cstheme="minorBidi"/>
          <w:b w:val="0"/>
          <w:color w:val="auto"/>
        </w:rPr>
        <w:commentReference w:id="251"/>
      </w:r>
    </w:p>
    <w:p w14:paraId="7919FA60" w14:textId="77777777" w:rsidR="00EC13E5" w:rsidRPr="00EC13E5" w:rsidRDefault="00EC13E5">
      <w:pPr>
        <w:pStyle w:val="NormalBPBHEB"/>
        <w:pPrChange w:id="254" w:author="Arya" w:date="2025-02-28T16:25:00Z" w16du:dateUtc="2025-02-28T10:55:00Z">
          <w:pPr>
            <w:pBdr>
              <w:top w:val="nil"/>
              <w:left w:val="nil"/>
              <w:bottom w:val="nil"/>
              <w:right w:val="nil"/>
              <w:between w:val="nil"/>
            </w:pBdr>
            <w:shd w:val="clear" w:color="auto" w:fill="FFFFFF"/>
            <w:spacing w:after="100" w:line="276" w:lineRule="auto"/>
            <w:jc w:val="both"/>
          </w:pPr>
        </w:pPrChange>
      </w:pPr>
      <w:r w:rsidRPr="00EC13E5">
        <w:t xml:space="preserve">As demonstrated in the case study, implementing both the </w:t>
      </w:r>
      <w:r w:rsidRPr="00EC13E5">
        <w:rPr>
          <w:b/>
          <w:bCs/>
        </w:rPr>
        <w:t>Reliability Pillar</w:t>
      </w:r>
      <w:r w:rsidRPr="00EC13E5">
        <w:t xml:space="preserve"> and </w:t>
      </w:r>
      <w:r w:rsidRPr="00EC13E5">
        <w:rPr>
          <w:b/>
          <w:bCs/>
        </w:rPr>
        <w:t>Reliability Lens</w:t>
      </w:r>
      <w:r w:rsidRPr="00EC13E5">
        <w:t xml:space="preserve"> allows organizations to build cloud environments that are resilient and adaptable to changing demands. By adopting best practices such as multi-AZ deployments, graceful failure handling, and auto-scaling, organizations can ensure that their systems remain operational even during high-traffic events or system failures.</w:t>
      </w:r>
    </w:p>
    <w:p w14:paraId="74A73334" w14:textId="77777777" w:rsidR="00EC13E5" w:rsidRPr="00EC13E5" w:rsidRDefault="00EC13E5">
      <w:pPr>
        <w:pStyle w:val="NormalBPBHEB"/>
        <w:pPrChange w:id="255" w:author="Arya" w:date="2025-02-28T16:25:00Z" w16du:dateUtc="2025-02-28T10:55:00Z">
          <w:pPr>
            <w:pBdr>
              <w:top w:val="nil"/>
              <w:left w:val="nil"/>
              <w:bottom w:val="nil"/>
              <w:right w:val="nil"/>
              <w:between w:val="nil"/>
            </w:pBdr>
            <w:shd w:val="clear" w:color="auto" w:fill="FFFFFF"/>
            <w:spacing w:after="100" w:line="276" w:lineRule="auto"/>
            <w:jc w:val="both"/>
          </w:pPr>
        </w:pPrChange>
      </w:pPr>
      <w:r w:rsidRPr="00EC13E5">
        <w:t xml:space="preserve">The combination of the </w:t>
      </w:r>
      <w:r w:rsidRPr="00EC13E5">
        <w:rPr>
          <w:b/>
          <w:bCs/>
        </w:rPr>
        <w:t>Reliability Pillar</w:t>
      </w:r>
      <w:r w:rsidRPr="00EC13E5">
        <w:t xml:space="preserve"> and the </w:t>
      </w:r>
      <w:r w:rsidRPr="00EC13E5">
        <w:rPr>
          <w:b/>
          <w:bCs/>
        </w:rPr>
        <w:t>Reliability Lens</w:t>
      </w:r>
      <w:r w:rsidRPr="00EC13E5">
        <w:t xml:space="preserve"> provides a framework for creating cloud solutions that not only scale with demand but also recover swiftly from failures. This approach maximizes uptime and ensures that business operations continue smoothly, even when unexpected disruptions occur.</w:t>
      </w:r>
    </w:p>
    <w:p w14:paraId="4D643552" w14:textId="77777777" w:rsidR="00EC13E5" w:rsidRPr="00EC13E5" w:rsidRDefault="00EC13E5">
      <w:pPr>
        <w:pStyle w:val="NormalBPBHEB"/>
        <w:pPrChange w:id="256" w:author="Arya" w:date="2025-02-28T16:26:00Z" w16du:dateUtc="2025-02-28T10:56:00Z">
          <w:pPr>
            <w:pBdr>
              <w:top w:val="nil"/>
              <w:left w:val="nil"/>
              <w:bottom w:val="nil"/>
              <w:right w:val="nil"/>
              <w:between w:val="nil"/>
            </w:pBdr>
            <w:shd w:val="clear" w:color="auto" w:fill="FFFFFF"/>
            <w:spacing w:after="100" w:line="276" w:lineRule="auto"/>
            <w:jc w:val="both"/>
          </w:pPr>
        </w:pPrChange>
      </w:pPr>
      <w:r w:rsidRPr="00EC13E5">
        <w:t>By putting these practices into action, organizations can confidently build systems that meet customer expectations for availability and performance while reducing the risk of costly downtimes or service interruptions.</w:t>
      </w:r>
    </w:p>
    <w:p w14:paraId="7C728D00" w14:textId="5B550FBE" w:rsidR="00792D7B" w:rsidRDefault="004C025F">
      <w:pPr>
        <w:pStyle w:val="Heading2BPBHEB"/>
        <w:pPrChange w:id="257" w:author="Arya" w:date="2025-02-28T16:26:00Z" w16du:dateUtc="2025-02-28T10:56:00Z">
          <w:pPr>
            <w:pStyle w:val="Heading1"/>
          </w:pPr>
        </w:pPrChange>
      </w:pPr>
      <w:r w:rsidRPr="004C025F">
        <w:t xml:space="preserve">Performance </w:t>
      </w:r>
      <w:r w:rsidR="00714A35" w:rsidRPr="004C025F">
        <w:t>efficiency pillar</w:t>
      </w:r>
    </w:p>
    <w:p w14:paraId="3012379E" w14:textId="77777777" w:rsidR="00C65DB0" w:rsidRPr="00BA3857" w:rsidRDefault="00C65DB0">
      <w:pPr>
        <w:pStyle w:val="NormalBPBHEB"/>
        <w:pPrChange w:id="258" w:author="Arya" w:date="2025-02-28T16:26:00Z" w16du:dateUtc="2025-02-28T10:56:00Z">
          <w:pPr>
            <w:pBdr>
              <w:top w:val="nil"/>
              <w:left w:val="nil"/>
              <w:bottom w:val="nil"/>
              <w:right w:val="nil"/>
              <w:between w:val="nil"/>
            </w:pBdr>
            <w:shd w:val="clear" w:color="auto" w:fill="FFFFFF"/>
            <w:spacing w:after="100" w:line="276" w:lineRule="auto"/>
            <w:jc w:val="both"/>
          </w:pPr>
        </w:pPrChange>
      </w:pPr>
      <w:r w:rsidRPr="00BA3857">
        <w:t>The AWS Well-Architected Performance Efficiency Lens is designed to guide organizations in optimizing their cloud resources to deliver the highest level of efficiency. This lens helps architects understand how to effectively utilize AWS services to ensure systems are scaled appropriately for performance without unnecessary cost or resource wastage.</w:t>
      </w:r>
    </w:p>
    <w:p w14:paraId="49793F95" w14:textId="20A89ED6" w:rsidR="004C025F" w:rsidRPr="004C025F" w:rsidRDefault="002E7764">
      <w:pPr>
        <w:pStyle w:val="Heading2BPBHEB"/>
        <w:pPrChange w:id="259" w:author="Arya" w:date="2025-02-28T16:26:00Z" w16du:dateUtc="2025-02-28T10:56:00Z">
          <w:pPr>
            <w:pStyle w:val="Heading2"/>
          </w:pPr>
        </w:pPrChange>
      </w:pPr>
      <w:r w:rsidRPr="004C025F">
        <w:t>Improving</w:t>
      </w:r>
      <w:r w:rsidR="004C025F" w:rsidRPr="004C025F">
        <w:t xml:space="preserve"> </w:t>
      </w:r>
      <w:r w:rsidR="00714A35" w:rsidRPr="004C025F">
        <w:t>resource utilization and through</w:t>
      </w:r>
      <w:ins w:id="260" w:author="Arya" w:date="2025-02-28T16:26:00Z" w16du:dateUtc="2025-02-28T10:56:00Z">
        <w:r w:rsidR="00714A35">
          <w:t>o</w:t>
        </w:r>
      </w:ins>
      <w:del w:id="261" w:author="Arya" w:date="2025-02-28T16:26:00Z" w16du:dateUtc="2025-02-28T10:56:00Z">
        <w:r w:rsidR="00714A35" w:rsidRPr="004C025F" w:rsidDel="00714A35">
          <w:delText>p</w:delText>
        </w:r>
      </w:del>
      <w:r w:rsidR="00714A35" w:rsidRPr="004C025F">
        <w:t>ut</w:t>
      </w:r>
    </w:p>
    <w:p w14:paraId="4B891EC1" w14:textId="57FAC756" w:rsidR="004C025F" w:rsidRPr="004C025F" w:rsidRDefault="004C025F">
      <w:pPr>
        <w:pStyle w:val="NormalBPBHEB"/>
        <w:pPrChange w:id="262" w:author="Arya" w:date="2025-02-28T16:26:00Z" w16du:dateUtc="2025-02-28T10:56:00Z">
          <w:pPr>
            <w:pBdr>
              <w:top w:val="nil"/>
              <w:left w:val="nil"/>
              <w:bottom w:val="nil"/>
              <w:right w:val="nil"/>
              <w:between w:val="nil"/>
            </w:pBdr>
            <w:shd w:val="clear" w:color="auto" w:fill="FFFFFF"/>
            <w:spacing w:after="100" w:line="276" w:lineRule="auto"/>
            <w:jc w:val="both"/>
          </w:pPr>
        </w:pPrChange>
      </w:pPr>
      <w:r w:rsidRPr="004C025F">
        <w:t xml:space="preserve">The </w:t>
      </w:r>
      <w:r w:rsidRPr="004C025F">
        <w:rPr>
          <w:b/>
          <w:bCs/>
        </w:rPr>
        <w:t>Performance Efficiency Pillar</w:t>
      </w:r>
      <w:r w:rsidRPr="004C025F">
        <w:t xml:space="preserve"> focuses on ensuring that systems perform optimally by utilizing cloud resources effectively and maximizing throughput. As cloud environments </w:t>
      </w:r>
      <w:r w:rsidRPr="004C025F">
        <w:lastRenderedPageBreak/>
        <w:t xml:space="preserve">scale and evolve, performance efficiency remains a core requirement to meet workload demands in the most cost-effective way. AWS provides </w:t>
      </w:r>
      <w:r w:rsidR="001676A2">
        <w:t>different</w:t>
      </w:r>
      <w:r w:rsidRPr="004C025F">
        <w:t xml:space="preserve"> services and best practices that enable organizations to achieve </w:t>
      </w:r>
      <w:r w:rsidR="00C10927" w:rsidRPr="004C025F">
        <w:t>important levels</w:t>
      </w:r>
      <w:r w:rsidRPr="004C025F">
        <w:t xml:space="preserve"> of performance without unnecessary overhead.</w:t>
      </w:r>
    </w:p>
    <w:p w14:paraId="666DB3F8" w14:textId="0C0F07D7" w:rsidR="004C025F" w:rsidRDefault="004C025F">
      <w:pPr>
        <w:pStyle w:val="Heading2BPBHEB"/>
        <w:pPrChange w:id="263" w:author="Arya" w:date="2025-02-28T16:27:00Z" w16du:dateUtc="2025-02-28T10:57:00Z">
          <w:pPr>
            <w:pStyle w:val="Heading3"/>
          </w:pPr>
        </w:pPrChange>
      </w:pPr>
      <w:r w:rsidRPr="004C025F">
        <w:t xml:space="preserve">Key </w:t>
      </w:r>
      <w:r w:rsidR="0092595D" w:rsidRPr="004C025F">
        <w:t>considerations in the performance efficiency pillar</w:t>
      </w:r>
    </w:p>
    <w:p w14:paraId="06A5E2CA" w14:textId="77777777" w:rsidR="0092595D" w:rsidRDefault="000772CD" w:rsidP="0092595D">
      <w:pPr>
        <w:pStyle w:val="NormalBPBHEB"/>
        <w:rPr>
          <w:ins w:id="264" w:author="Arya" w:date="2025-02-28T16:27:00Z" w16du:dateUtc="2025-02-28T10:57:00Z"/>
        </w:rPr>
      </w:pPr>
      <w:r w:rsidRPr="00FC6BF0">
        <w:t>Performance Efficiency aims to optimize resource utilization and maximize system throughput to meet workload demands efficiently.</w:t>
      </w:r>
    </w:p>
    <w:p w14:paraId="7C785419" w14:textId="4B689841" w:rsidR="000772CD" w:rsidRPr="00FC6BF0" w:rsidRDefault="000772CD">
      <w:pPr>
        <w:pStyle w:val="NormalBPBHEB"/>
        <w:pPrChange w:id="265" w:author="Arya" w:date="2025-02-28T16:27:00Z" w16du:dateUtc="2025-02-28T10:57:00Z">
          <w:pPr>
            <w:pBdr>
              <w:top w:val="nil"/>
              <w:left w:val="nil"/>
              <w:bottom w:val="nil"/>
              <w:right w:val="nil"/>
              <w:between w:val="nil"/>
            </w:pBdr>
            <w:shd w:val="clear" w:color="auto" w:fill="FFFFFF"/>
            <w:spacing w:after="100" w:line="276" w:lineRule="auto"/>
            <w:jc w:val="both"/>
          </w:pPr>
        </w:pPrChange>
      </w:pPr>
      <w:del w:id="266" w:author="Arya" w:date="2025-02-28T16:27:00Z" w16du:dateUtc="2025-02-28T10:57:00Z">
        <w:r w:rsidRPr="00FC6BF0" w:rsidDel="0092595D">
          <w:delText xml:space="preserve"> </w:delText>
        </w:r>
      </w:del>
      <w:r w:rsidRPr="00FC6BF0">
        <w:t>Key considerations include</w:t>
      </w:r>
      <w:r>
        <w:t xml:space="preserve"> </w:t>
      </w:r>
      <w:sdt>
        <w:sdtPr>
          <w:id w:val="-557239807"/>
          <w:citation/>
        </w:sdtPr>
        <w:sdtContent>
          <w:r>
            <w:fldChar w:fldCharType="begin"/>
          </w:r>
          <w:r>
            <w:instrText xml:space="preserve"> CITATION Ama202 \l 1033 </w:instrText>
          </w:r>
          <w:r>
            <w:fldChar w:fldCharType="separate"/>
          </w:r>
          <w:r w:rsidR="000104DD" w:rsidRPr="000104DD">
            <w:rPr>
              <w:noProof/>
            </w:rPr>
            <w:t>[5]</w:t>
          </w:r>
          <w:r>
            <w:fldChar w:fldCharType="end"/>
          </w:r>
        </w:sdtContent>
      </w:sdt>
      <w:r w:rsidRPr="00FC6BF0">
        <w:t>:</w:t>
      </w:r>
    </w:p>
    <w:p w14:paraId="199E137A" w14:textId="045F953C" w:rsidR="004C025F" w:rsidRPr="004C025F" w:rsidRDefault="004C025F">
      <w:pPr>
        <w:pStyle w:val="NormalBPBHEB"/>
        <w:numPr>
          <w:ilvl w:val="0"/>
          <w:numId w:val="153"/>
        </w:numPr>
        <w:pPrChange w:id="267" w:author="Arya" w:date="2025-02-28T16:27:00Z" w16du:dateUtc="2025-02-28T10:57:00Z">
          <w:pPr>
            <w:numPr>
              <w:numId w:val="7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4C025F">
        <w:rPr>
          <w:b/>
          <w:bCs/>
        </w:rPr>
        <w:t xml:space="preserve">Compute </w:t>
      </w:r>
      <w:ins w:id="268" w:author="Arya" w:date="2025-02-28T16:27:00Z" w16du:dateUtc="2025-02-28T10:57:00Z">
        <w:r w:rsidR="0092595D">
          <w:rPr>
            <w:b/>
            <w:bCs/>
          </w:rPr>
          <w:t>o</w:t>
        </w:r>
      </w:ins>
      <w:del w:id="269" w:author="Arya" w:date="2025-02-28T16:27:00Z" w16du:dateUtc="2025-02-28T10:57:00Z">
        <w:r w:rsidRPr="004C025F" w:rsidDel="0092595D">
          <w:rPr>
            <w:b/>
            <w:bCs/>
          </w:rPr>
          <w:delText>O</w:delText>
        </w:r>
      </w:del>
      <w:r w:rsidRPr="004C025F">
        <w:rPr>
          <w:b/>
          <w:bCs/>
        </w:rPr>
        <w:t>ptimization:</w:t>
      </w:r>
      <w:r w:rsidRPr="004C025F">
        <w:t xml:space="preserve"> Selecting the right </w:t>
      </w:r>
      <w:proofErr w:type="gramStart"/>
      <w:r w:rsidRPr="004C025F">
        <w:t>compute</w:t>
      </w:r>
      <w:proofErr w:type="gramEnd"/>
      <w:r w:rsidRPr="004C025F">
        <w:t xml:space="preserve"> resources, using auto-scaling to adjust for demand, and optimizing application code to ensure systems meet performance targets.</w:t>
      </w:r>
    </w:p>
    <w:p w14:paraId="605DF5C0" w14:textId="599C9036" w:rsidR="004C025F" w:rsidRPr="004C025F" w:rsidRDefault="004C025F">
      <w:pPr>
        <w:pStyle w:val="NormalBPBHEB"/>
        <w:numPr>
          <w:ilvl w:val="0"/>
          <w:numId w:val="153"/>
        </w:numPr>
        <w:pPrChange w:id="270" w:author="Arya" w:date="2025-02-28T16:27:00Z" w16du:dateUtc="2025-02-28T10:57:00Z">
          <w:pPr>
            <w:numPr>
              <w:numId w:val="7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4C025F">
        <w:rPr>
          <w:b/>
          <w:bCs/>
        </w:rPr>
        <w:t xml:space="preserve">Storage </w:t>
      </w:r>
      <w:ins w:id="271" w:author="Arya" w:date="2025-02-28T16:27:00Z" w16du:dateUtc="2025-02-28T10:57:00Z">
        <w:r w:rsidR="0092595D">
          <w:rPr>
            <w:b/>
            <w:bCs/>
          </w:rPr>
          <w:t>o</w:t>
        </w:r>
      </w:ins>
      <w:del w:id="272" w:author="Arya" w:date="2025-02-28T16:27:00Z" w16du:dateUtc="2025-02-28T10:57:00Z">
        <w:r w:rsidRPr="004C025F" w:rsidDel="0092595D">
          <w:rPr>
            <w:b/>
            <w:bCs/>
          </w:rPr>
          <w:delText>O</w:delText>
        </w:r>
      </w:del>
      <w:r w:rsidRPr="004C025F">
        <w:rPr>
          <w:b/>
          <w:bCs/>
        </w:rPr>
        <w:t>ptimization:</w:t>
      </w:r>
      <w:r w:rsidRPr="004C025F">
        <w:t xml:space="preserve"> Choosing the appropriate storage classes based on the access patterns of workloads, as well as optimizing data retrieval performance.</w:t>
      </w:r>
    </w:p>
    <w:p w14:paraId="0FA9BD11" w14:textId="386C357C" w:rsidR="004C025F" w:rsidRPr="004C025F" w:rsidRDefault="004C025F">
      <w:pPr>
        <w:pStyle w:val="NormalBPBHEB"/>
        <w:numPr>
          <w:ilvl w:val="0"/>
          <w:numId w:val="153"/>
        </w:numPr>
        <w:pPrChange w:id="273" w:author="Arya" w:date="2025-02-28T16:27:00Z" w16du:dateUtc="2025-02-28T10:57:00Z">
          <w:pPr>
            <w:numPr>
              <w:numId w:val="7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4C025F">
        <w:rPr>
          <w:b/>
          <w:bCs/>
        </w:rPr>
        <w:t xml:space="preserve">Database </w:t>
      </w:r>
      <w:ins w:id="274" w:author="Arya" w:date="2025-02-28T16:27:00Z" w16du:dateUtc="2025-02-28T10:57:00Z">
        <w:r w:rsidR="0092595D">
          <w:rPr>
            <w:b/>
            <w:bCs/>
          </w:rPr>
          <w:t>o</w:t>
        </w:r>
      </w:ins>
      <w:del w:id="275" w:author="Arya" w:date="2025-02-28T16:27:00Z" w16du:dateUtc="2025-02-28T10:57:00Z">
        <w:r w:rsidRPr="004C025F" w:rsidDel="0092595D">
          <w:rPr>
            <w:b/>
            <w:bCs/>
          </w:rPr>
          <w:delText>O</w:delText>
        </w:r>
      </w:del>
      <w:r w:rsidRPr="004C025F">
        <w:rPr>
          <w:b/>
          <w:bCs/>
        </w:rPr>
        <w:t>ptimization:</w:t>
      </w:r>
      <w:r w:rsidRPr="004C025F">
        <w:t xml:space="preserve"> Ensuring databases are optimized for scalability, query efficiency, and low latency in data retrieval.</w:t>
      </w:r>
    </w:p>
    <w:p w14:paraId="44CEDD8E" w14:textId="1C611335" w:rsidR="004E6460" w:rsidRDefault="004C025F">
      <w:pPr>
        <w:pStyle w:val="Heading2BPBHEB"/>
        <w:pPrChange w:id="276" w:author="Arya" w:date="2025-02-28T16:27:00Z" w16du:dateUtc="2025-02-28T10:57:00Z">
          <w:pPr>
            <w:pStyle w:val="Heading1"/>
          </w:pPr>
        </w:pPrChange>
      </w:pPr>
      <w:r w:rsidRPr="004C025F">
        <w:t xml:space="preserve">Performance </w:t>
      </w:r>
      <w:ins w:id="277" w:author="Arya" w:date="2025-02-28T16:27:00Z" w16du:dateUtc="2025-02-28T10:57:00Z">
        <w:r w:rsidR="00493756">
          <w:t>e</w:t>
        </w:r>
      </w:ins>
      <w:del w:id="278" w:author="Arya" w:date="2025-02-28T16:27:00Z" w16du:dateUtc="2025-02-28T10:57:00Z">
        <w:r w:rsidRPr="004C025F" w:rsidDel="00493756">
          <w:delText>E</w:delText>
        </w:r>
      </w:del>
      <w:r w:rsidRPr="004C025F">
        <w:t xml:space="preserve">fficiency </w:t>
      </w:r>
      <w:ins w:id="279" w:author="Arya" w:date="2025-02-28T16:27:00Z" w16du:dateUtc="2025-02-28T10:57:00Z">
        <w:r w:rsidR="00493756">
          <w:t>l</w:t>
        </w:r>
      </w:ins>
      <w:del w:id="280" w:author="Arya" w:date="2025-02-28T16:27:00Z" w16du:dateUtc="2025-02-28T10:57:00Z">
        <w:r w:rsidRPr="004C025F" w:rsidDel="00493756">
          <w:delText>L</w:delText>
        </w:r>
      </w:del>
      <w:r w:rsidRPr="004C025F">
        <w:t>ens</w:t>
      </w:r>
    </w:p>
    <w:p w14:paraId="5CC08334" w14:textId="77777777" w:rsidR="00493756" w:rsidRDefault="00C50689" w:rsidP="00493756">
      <w:pPr>
        <w:pStyle w:val="NormalBPBHEB"/>
        <w:rPr>
          <w:ins w:id="281" w:author="Arya" w:date="2025-02-28T16:28:00Z" w16du:dateUtc="2025-02-28T10:58:00Z"/>
        </w:rPr>
      </w:pPr>
      <w:r w:rsidRPr="00FC6BF0">
        <w:t>The Performance Efficiency Lens focuses on optimizing resource utilization and maximizing system throughput to meet workload demands efficiently.</w:t>
      </w:r>
    </w:p>
    <w:p w14:paraId="6391C7EB" w14:textId="1391D5B7" w:rsidR="00C50689" w:rsidRPr="00FC6BF0" w:rsidRDefault="00C50689">
      <w:pPr>
        <w:pStyle w:val="NormalBPBHEB"/>
        <w:pPrChange w:id="282" w:author="Arya" w:date="2025-02-28T16:28:00Z" w16du:dateUtc="2025-02-28T10:58:00Z">
          <w:pPr>
            <w:pBdr>
              <w:top w:val="nil"/>
              <w:left w:val="nil"/>
              <w:bottom w:val="nil"/>
              <w:right w:val="nil"/>
              <w:between w:val="nil"/>
            </w:pBdr>
            <w:shd w:val="clear" w:color="auto" w:fill="FFFFFF"/>
            <w:spacing w:after="100" w:line="276" w:lineRule="auto"/>
            <w:jc w:val="both"/>
          </w:pPr>
        </w:pPrChange>
      </w:pPr>
      <w:del w:id="283" w:author="Arya" w:date="2025-02-28T16:28:00Z" w16du:dateUtc="2025-02-28T10:58:00Z">
        <w:r w:rsidRPr="00FC6BF0" w:rsidDel="00493756">
          <w:delText xml:space="preserve"> </w:delText>
        </w:r>
      </w:del>
      <w:r w:rsidRPr="00FC6BF0">
        <w:t>Key considerations include:</w:t>
      </w:r>
    </w:p>
    <w:p w14:paraId="51C14CE2" w14:textId="1173DE8A" w:rsidR="004C025F" w:rsidRPr="004C025F" w:rsidRDefault="004C025F">
      <w:pPr>
        <w:pStyle w:val="Heading3BPBHEB"/>
        <w:pPrChange w:id="284" w:author="Arya" w:date="2025-02-28T16:28:00Z" w16du:dateUtc="2025-02-28T10:58:00Z">
          <w:pPr>
            <w:pStyle w:val="Heading2"/>
          </w:pPr>
        </w:pPrChange>
      </w:pPr>
      <w:r w:rsidRPr="004C025F">
        <w:t xml:space="preserve">Applying </w:t>
      </w:r>
      <w:r w:rsidR="00493756" w:rsidRPr="004C025F">
        <w:t>efficiency to cloud environments</w:t>
      </w:r>
    </w:p>
    <w:p w14:paraId="7FAF63AC" w14:textId="2AB3A6E9" w:rsidR="004C025F" w:rsidRPr="004C025F" w:rsidRDefault="004C025F">
      <w:pPr>
        <w:pStyle w:val="NormalBPBHEB"/>
        <w:pPrChange w:id="285" w:author="Arya" w:date="2025-02-28T16:28:00Z" w16du:dateUtc="2025-02-28T10:58:00Z">
          <w:pPr>
            <w:pBdr>
              <w:top w:val="nil"/>
              <w:left w:val="nil"/>
              <w:bottom w:val="nil"/>
              <w:right w:val="nil"/>
              <w:between w:val="nil"/>
            </w:pBdr>
            <w:shd w:val="clear" w:color="auto" w:fill="FFFFFF"/>
            <w:spacing w:after="100" w:line="276" w:lineRule="auto"/>
            <w:jc w:val="both"/>
          </w:pPr>
        </w:pPrChange>
      </w:pPr>
      <w:r w:rsidRPr="004C025F">
        <w:t xml:space="preserve">The </w:t>
      </w:r>
      <w:r w:rsidRPr="004C025F">
        <w:rPr>
          <w:b/>
          <w:bCs/>
        </w:rPr>
        <w:t>Performance Efficiency Lens</w:t>
      </w:r>
      <w:r w:rsidRPr="004C025F">
        <w:t xml:space="preserve"> offers a deeper dive into optimizing system performance for specific workloads. By focusing on resource management, performance monitoring, and the evolution of cloud environments, this lens helps organizations refine their approach to utilizing AWS services for maximum performance.</w:t>
      </w:r>
    </w:p>
    <w:p w14:paraId="068FBB11" w14:textId="045F1620" w:rsidR="004C025F" w:rsidRDefault="004C025F">
      <w:pPr>
        <w:pStyle w:val="Heading3BPBHEB"/>
        <w:pPrChange w:id="286" w:author="Arya" w:date="2025-02-28T16:28:00Z" w16du:dateUtc="2025-02-28T10:58:00Z">
          <w:pPr>
            <w:pStyle w:val="Heading2"/>
          </w:pPr>
        </w:pPrChange>
      </w:pPr>
      <w:r w:rsidRPr="004C025F">
        <w:t xml:space="preserve">Key </w:t>
      </w:r>
      <w:r w:rsidR="00493756" w:rsidRPr="004C025F">
        <w:t>concepts in the performance efficiency lens</w:t>
      </w:r>
    </w:p>
    <w:p w14:paraId="2DDAD093" w14:textId="4AA656EA" w:rsidR="005E00AE" w:rsidRPr="00FC6BF0" w:rsidRDefault="005E00AE">
      <w:pPr>
        <w:pStyle w:val="NormalBPBHEB"/>
        <w:pPrChange w:id="287" w:author="Arya" w:date="2025-02-28T16:28:00Z" w16du:dateUtc="2025-02-28T10:58:00Z">
          <w:pPr>
            <w:pBdr>
              <w:top w:val="nil"/>
              <w:left w:val="nil"/>
              <w:bottom w:val="nil"/>
              <w:right w:val="nil"/>
              <w:between w:val="nil"/>
            </w:pBdr>
            <w:shd w:val="clear" w:color="auto" w:fill="FFFFFF"/>
            <w:spacing w:after="100" w:line="276" w:lineRule="auto"/>
            <w:jc w:val="both"/>
          </w:pPr>
        </w:pPrChange>
      </w:pPr>
      <w:r w:rsidRPr="00FC6BF0">
        <w:t xml:space="preserve">The Performance Efficiency Lens focuses on optimizing resource utilization and maximizing system throughput to meet workload demands efficiently. Key </w:t>
      </w:r>
      <w:r>
        <w:t>concepts</w:t>
      </w:r>
      <w:r w:rsidRPr="00FC6BF0">
        <w:t xml:space="preserve"> include:</w:t>
      </w:r>
    </w:p>
    <w:p w14:paraId="53083F23" w14:textId="50887DC7" w:rsidR="004C025F" w:rsidRPr="004C025F" w:rsidRDefault="004C025F">
      <w:pPr>
        <w:pStyle w:val="NormalBPBHEB"/>
        <w:numPr>
          <w:ilvl w:val="0"/>
          <w:numId w:val="154"/>
        </w:numPr>
        <w:pPrChange w:id="288" w:author="Arya" w:date="2025-02-28T16:28:00Z" w16du:dateUtc="2025-02-28T10:58: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4C025F">
        <w:rPr>
          <w:b/>
          <w:bCs/>
        </w:rPr>
        <w:t xml:space="preserve">Compute </w:t>
      </w:r>
      <w:ins w:id="289" w:author="Arya" w:date="2025-02-28T16:28:00Z" w16du:dateUtc="2025-02-28T10:58:00Z">
        <w:r w:rsidR="00493756">
          <w:rPr>
            <w:b/>
            <w:bCs/>
          </w:rPr>
          <w:t>o</w:t>
        </w:r>
      </w:ins>
      <w:del w:id="290" w:author="Arya" w:date="2025-02-28T16:28:00Z" w16du:dateUtc="2025-02-28T10:58:00Z">
        <w:r w:rsidRPr="004C025F" w:rsidDel="00493756">
          <w:rPr>
            <w:b/>
            <w:bCs/>
          </w:rPr>
          <w:delText>O</w:delText>
        </w:r>
      </w:del>
      <w:r w:rsidRPr="004C025F">
        <w:rPr>
          <w:b/>
          <w:bCs/>
        </w:rPr>
        <w:t>ptimization:</w:t>
      </w:r>
      <w:r w:rsidRPr="004C025F">
        <w:t xml:space="preserve"> Ensuring that the compute resources allocated are aligned with workload </w:t>
      </w:r>
      <w:proofErr w:type="gramStart"/>
      <w:r w:rsidRPr="004C025F">
        <w:t>requirements, and</w:t>
      </w:r>
      <w:proofErr w:type="gramEnd"/>
      <w:r w:rsidRPr="004C025F">
        <w:t xml:space="preserve"> utilizing auto-scaling for dynamic resource allocation.</w:t>
      </w:r>
    </w:p>
    <w:p w14:paraId="7E6AF1E2" w14:textId="3CF70DA2" w:rsidR="004C025F" w:rsidRPr="004C025F" w:rsidRDefault="004C025F">
      <w:pPr>
        <w:pStyle w:val="NormalBPBHEB"/>
        <w:numPr>
          <w:ilvl w:val="0"/>
          <w:numId w:val="154"/>
        </w:numPr>
        <w:pPrChange w:id="291" w:author="Arya" w:date="2025-02-28T16:28:00Z" w16du:dateUtc="2025-02-28T10:58: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4C025F">
        <w:rPr>
          <w:b/>
          <w:bCs/>
        </w:rPr>
        <w:t xml:space="preserve">Storage </w:t>
      </w:r>
      <w:ins w:id="292" w:author="Arya" w:date="2025-02-28T16:28:00Z" w16du:dateUtc="2025-02-28T10:58:00Z">
        <w:r w:rsidR="00493756">
          <w:rPr>
            <w:b/>
            <w:bCs/>
          </w:rPr>
          <w:t>o</w:t>
        </w:r>
      </w:ins>
      <w:del w:id="293" w:author="Arya" w:date="2025-02-28T16:28:00Z" w16du:dateUtc="2025-02-28T10:58:00Z">
        <w:r w:rsidRPr="004C025F" w:rsidDel="00493756">
          <w:rPr>
            <w:b/>
            <w:bCs/>
          </w:rPr>
          <w:delText>O</w:delText>
        </w:r>
      </w:del>
      <w:r w:rsidRPr="004C025F">
        <w:rPr>
          <w:b/>
          <w:bCs/>
        </w:rPr>
        <w:t>ptimization:</w:t>
      </w:r>
      <w:r w:rsidRPr="004C025F">
        <w:t xml:space="preserve"> Identifying the best storage solutions for different workloads, leveraging AWS services like Amazon S3 for object storage or Amazon EBS for high-performance block storage.</w:t>
      </w:r>
    </w:p>
    <w:p w14:paraId="67CE78F0" w14:textId="32666950" w:rsidR="004C025F" w:rsidRPr="004C025F" w:rsidRDefault="004C025F">
      <w:pPr>
        <w:pStyle w:val="NormalBPBHEB"/>
        <w:numPr>
          <w:ilvl w:val="0"/>
          <w:numId w:val="154"/>
        </w:numPr>
        <w:pPrChange w:id="294" w:author="Arya" w:date="2025-02-28T16:28:00Z" w16du:dateUtc="2025-02-28T10:58: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4C025F">
        <w:rPr>
          <w:b/>
          <w:bCs/>
        </w:rPr>
        <w:lastRenderedPageBreak/>
        <w:t xml:space="preserve">Database </w:t>
      </w:r>
      <w:ins w:id="295" w:author="Arya" w:date="2025-02-28T16:28:00Z" w16du:dateUtc="2025-02-28T10:58:00Z">
        <w:r w:rsidR="00493756">
          <w:rPr>
            <w:b/>
            <w:bCs/>
          </w:rPr>
          <w:t>o</w:t>
        </w:r>
      </w:ins>
      <w:del w:id="296" w:author="Arya" w:date="2025-02-28T16:28:00Z" w16du:dateUtc="2025-02-28T10:58:00Z">
        <w:r w:rsidRPr="004C025F" w:rsidDel="00493756">
          <w:rPr>
            <w:b/>
            <w:bCs/>
          </w:rPr>
          <w:delText>O</w:delText>
        </w:r>
      </w:del>
      <w:r w:rsidRPr="004C025F">
        <w:rPr>
          <w:b/>
          <w:bCs/>
        </w:rPr>
        <w:t>ptimization:</w:t>
      </w:r>
      <w:r w:rsidRPr="004C025F">
        <w:t xml:space="preserve"> Using services like Amazon Aurora or Amazon DynamoDB to ensure that databases are appropriately scaled and optimized for specific use cases.</w:t>
      </w:r>
    </w:p>
    <w:p w14:paraId="37638B17" w14:textId="41F39FF8" w:rsidR="004C025F" w:rsidRPr="004C025F" w:rsidRDefault="004C025F">
      <w:pPr>
        <w:pStyle w:val="Heading2BPBHEB"/>
        <w:pPrChange w:id="297" w:author="Arya" w:date="2025-02-28T16:29:00Z" w16du:dateUtc="2025-02-28T10:59:00Z">
          <w:pPr>
            <w:pStyle w:val="Heading2"/>
          </w:pPr>
        </w:pPrChange>
      </w:pPr>
      <w:commentRangeStart w:id="298"/>
      <w:r w:rsidRPr="004C025F">
        <w:t xml:space="preserve">Performance </w:t>
      </w:r>
      <w:r w:rsidR="00E23C1B" w:rsidRPr="004C025F">
        <w:t xml:space="preserve">efficiency case study: </w:t>
      </w:r>
      <w:ins w:id="299" w:author="Arya" w:date="2025-02-28T16:29:00Z" w16du:dateUtc="2025-02-28T10:59:00Z">
        <w:r w:rsidR="00E23C1B">
          <w:t>M</w:t>
        </w:r>
      </w:ins>
      <w:del w:id="300" w:author="Arya" w:date="2025-02-28T16:29:00Z" w16du:dateUtc="2025-02-28T10:59:00Z">
        <w:r w:rsidR="00E23C1B" w:rsidRPr="004C025F" w:rsidDel="00E23C1B">
          <w:delText>m</w:delText>
        </w:r>
      </w:del>
      <w:r w:rsidR="00E23C1B" w:rsidRPr="004C025F">
        <w:t>edia streaming service</w:t>
      </w:r>
      <w:commentRangeEnd w:id="298"/>
      <w:r w:rsidR="004735EE">
        <w:rPr>
          <w:rStyle w:val="CommentReference"/>
          <w:rFonts w:asciiTheme="minorHAnsi" w:eastAsiaTheme="minorHAnsi" w:hAnsiTheme="minorHAnsi" w:cstheme="minorBidi"/>
          <w:b w:val="0"/>
          <w:color w:val="auto"/>
        </w:rPr>
        <w:commentReference w:id="298"/>
      </w:r>
    </w:p>
    <w:p w14:paraId="00DBB2EC" w14:textId="77777777" w:rsidR="004C025F" w:rsidRPr="004C025F" w:rsidRDefault="004C025F">
      <w:pPr>
        <w:pStyle w:val="NormalBPBHEB"/>
        <w:pPrChange w:id="301" w:author="Arya" w:date="2025-02-28T16:29:00Z" w16du:dateUtc="2025-02-28T10:59:00Z">
          <w:pPr>
            <w:pBdr>
              <w:top w:val="nil"/>
              <w:left w:val="nil"/>
              <w:bottom w:val="nil"/>
              <w:right w:val="nil"/>
              <w:between w:val="nil"/>
            </w:pBdr>
            <w:shd w:val="clear" w:color="auto" w:fill="FFFFFF"/>
            <w:spacing w:after="100" w:line="276" w:lineRule="auto"/>
            <w:jc w:val="both"/>
          </w:pPr>
        </w:pPrChange>
      </w:pPr>
      <w:r w:rsidRPr="004C025F">
        <w:t xml:space="preserve">A </w:t>
      </w:r>
      <w:r w:rsidRPr="004C025F">
        <w:rPr>
          <w:b/>
          <w:bCs/>
        </w:rPr>
        <w:t>media streaming service</w:t>
      </w:r>
      <w:r w:rsidRPr="004C025F">
        <w:t xml:space="preserve"> provides content to a global audience and needs to ensure seamless performance for video playback, even during high-demand periods like new releases or live events. With a wide range of devices and varying network conditions, achieving optimal performance across regions is critical.</w:t>
      </w:r>
    </w:p>
    <w:p w14:paraId="076BB8BE" w14:textId="028F1EB1" w:rsidR="004C025F" w:rsidRPr="00DB0DB7" w:rsidRDefault="004C025F">
      <w:pPr>
        <w:pStyle w:val="NormalBPBHEB"/>
        <w:rPr>
          <w:b/>
          <w:bCs/>
          <w:rPrChange w:id="302" w:author="Arya" w:date="2025-02-28T16:30:00Z" w16du:dateUtc="2025-02-28T11:00:00Z">
            <w:rPr/>
          </w:rPrChange>
        </w:rPr>
        <w:pPrChange w:id="303" w:author="Arya" w:date="2025-02-28T16:30:00Z" w16du:dateUtc="2025-02-28T11:00:00Z">
          <w:pPr>
            <w:pStyle w:val="Heading3"/>
          </w:pPr>
        </w:pPrChange>
      </w:pPr>
      <w:r w:rsidRPr="00DB0DB7">
        <w:rPr>
          <w:b/>
          <w:bCs/>
          <w:rPrChange w:id="304" w:author="Arya" w:date="2025-02-28T16:30:00Z" w16du:dateUtc="2025-02-28T11:00:00Z">
            <w:rPr/>
          </w:rPrChange>
        </w:rPr>
        <w:t xml:space="preserve">Implementation </w:t>
      </w:r>
      <w:ins w:id="305" w:author="Arya" w:date="2025-02-28T16:29:00Z" w16du:dateUtc="2025-02-28T10:59:00Z">
        <w:r w:rsidR="004735EE" w:rsidRPr="00DB0DB7">
          <w:rPr>
            <w:b/>
            <w:bCs/>
            <w:rPrChange w:id="306" w:author="Arya" w:date="2025-02-28T16:30:00Z" w16du:dateUtc="2025-02-28T11:00:00Z">
              <w:rPr/>
            </w:rPrChange>
          </w:rPr>
          <w:t>s</w:t>
        </w:r>
      </w:ins>
      <w:del w:id="307" w:author="Arya" w:date="2025-02-28T16:29:00Z" w16du:dateUtc="2025-02-28T10:59:00Z">
        <w:r w:rsidRPr="00DB0DB7" w:rsidDel="004735EE">
          <w:rPr>
            <w:b/>
            <w:bCs/>
            <w:rPrChange w:id="308" w:author="Arya" w:date="2025-02-28T16:30:00Z" w16du:dateUtc="2025-02-28T11:00:00Z">
              <w:rPr/>
            </w:rPrChange>
          </w:rPr>
          <w:delText>S</w:delText>
        </w:r>
      </w:del>
      <w:r w:rsidRPr="00DB0DB7">
        <w:rPr>
          <w:b/>
          <w:bCs/>
          <w:rPrChange w:id="309" w:author="Arya" w:date="2025-02-28T16:30:00Z" w16du:dateUtc="2025-02-28T11:00:00Z">
            <w:rPr/>
          </w:rPrChange>
        </w:rPr>
        <w:t>teps:</w:t>
      </w:r>
    </w:p>
    <w:p w14:paraId="4A9AFC8F" w14:textId="74DB397D" w:rsidR="004C025F" w:rsidRPr="004C025F" w:rsidRDefault="004C025F">
      <w:pPr>
        <w:pStyle w:val="NormalBPBHEB"/>
        <w:numPr>
          <w:ilvl w:val="0"/>
          <w:numId w:val="155"/>
        </w:numPr>
        <w:pPrChange w:id="310" w:author="Arya" w:date="2025-02-28T16:30:00Z" w16du:dateUtc="2025-02-28T11:00: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4C025F">
        <w:rPr>
          <w:b/>
          <w:bCs/>
        </w:rPr>
        <w:t xml:space="preserve">Compute </w:t>
      </w:r>
      <w:ins w:id="311" w:author="Arya" w:date="2025-02-28T16:30:00Z" w16du:dateUtc="2025-02-28T11:00:00Z">
        <w:r w:rsidR="00DB0DB7">
          <w:rPr>
            <w:b/>
            <w:bCs/>
          </w:rPr>
          <w:t>o</w:t>
        </w:r>
      </w:ins>
      <w:del w:id="312" w:author="Arya" w:date="2025-02-28T16:30:00Z" w16du:dateUtc="2025-02-28T11:00:00Z">
        <w:r w:rsidRPr="004C025F" w:rsidDel="00DB0DB7">
          <w:rPr>
            <w:b/>
            <w:bCs/>
          </w:rPr>
          <w:delText>O</w:delText>
        </w:r>
      </w:del>
      <w:r w:rsidRPr="004C025F">
        <w:rPr>
          <w:b/>
          <w:bCs/>
        </w:rPr>
        <w:t>ptimization:</w:t>
      </w:r>
      <w:r w:rsidRPr="004C025F">
        <w:t xml:space="preserve"> The service leverages AWS Auto Scaling and EC2 Spot Instances to dynamically adjust compute resources based on demand. During peak times (e.g., </w:t>
      </w:r>
      <w:r w:rsidR="00C10927" w:rsidRPr="004C025F">
        <w:t>updated content</w:t>
      </w:r>
      <w:r w:rsidRPr="004C025F">
        <w:t xml:space="preserve"> releases), Auto Scaling adds more EC2 instances, ensuring the system can </w:t>
      </w:r>
      <w:r w:rsidR="001676A2" w:rsidRPr="004C025F">
        <w:t>manage</w:t>
      </w:r>
      <w:r w:rsidRPr="004C025F">
        <w:t xml:space="preserve"> the increased load without compromising performance.</w:t>
      </w:r>
    </w:p>
    <w:p w14:paraId="36D7CD62" w14:textId="1681FEE5" w:rsidR="004C025F" w:rsidRPr="004C025F" w:rsidRDefault="004C025F">
      <w:pPr>
        <w:pStyle w:val="NormalBPBHEB"/>
        <w:numPr>
          <w:ilvl w:val="0"/>
          <w:numId w:val="155"/>
        </w:numPr>
        <w:pPrChange w:id="313" w:author="Arya" w:date="2025-02-28T16:30:00Z" w16du:dateUtc="2025-02-28T11:00: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4C025F">
        <w:rPr>
          <w:b/>
          <w:bCs/>
        </w:rPr>
        <w:t xml:space="preserve">Storage </w:t>
      </w:r>
      <w:ins w:id="314" w:author="Arya" w:date="2025-02-28T16:30:00Z" w16du:dateUtc="2025-02-28T11:00:00Z">
        <w:r w:rsidR="00DB0DB7">
          <w:rPr>
            <w:b/>
            <w:bCs/>
          </w:rPr>
          <w:t>o</w:t>
        </w:r>
      </w:ins>
      <w:del w:id="315" w:author="Arya" w:date="2025-02-28T16:30:00Z" w16du:dateUtc="2025-02-28T11:00:00Z">
        <w:r w:rsidRPr="004C025F" w:rsidDel="00DB0DB7">
          <w:rPr>
            <w:b/>
            <w:bCs/>
          </w:rPr>
          <w:delText>O</w:delText>
        </w:r>
      </w:del>
      <w:r w:rsidRPr="004C025F">
        <w:rPr>
          <w:b/>
          <w:bCs/>
        </w:rPr>
        <w:t>ptimization:</w:t>
      </w:r>
      <w:r w:rsidRPr="004C025F">
        <w:t xml:space="preserve"> The streaming platform uses Amazon S3 to store video content, which offers high durability and scalability. To reduce latency and improve access speeds, the service also employs Amazon CloudFront as a </w:t>
      </w:r>
      <w:r w:rsidRPr="006E529B">
        <w:rPr>
          <w:b/>
          <w:bCs/>
          <w:rPrChange w:id="316" w:author="Arya" w:date="2025-02-28T16:30:00Z" w16du:dateUtc="2025-02-28T11:00:00Z">
            <w:rPr/>
          </w:rPrChange>
        </w:rPr>
        <w:t>content delivery network</w:t>
      </w:r>
      <w:r w:rsidRPr="004C025F">
        <w:t xml:space="preserve"> (</w:t>
      </w:r>
      <w:r w:rsidRPr="006E529B">
        <w:rPr>
          <w:b/>
          <w:bCs/>
          <w:rPrChange w:id="317" w:author="Arya" w:date="2025-02-28T16:31:00Z" w16du:dateUtc="2025-02-28T11:01:00Z">
            <w:rPr/>
          </w:rPrChange>
        </w:rPr>
        <w:t>CDN</w:t>
      </w:r>
      <w:r w:rsidRPr="004C025F">
        <w:t>) to cache and distribute content from edge locations closer to users.</w:t>
      </w:r>
    </w:p>
    <w:p w14:paraId="0FEEF914" w14:textId="43152941" w:rsidR="004C025F" w:rsidRPr="004C025F" w:rsidRDefault="004C025F">
      <w:pPr>
        <w:pStyle w:val="NormalBPBHEB"/>
        <w:numPr>
          <w:ilvl w:val="0"/>
          <w:numId w:val="155"/>
        </w:numPr>
        <w:pPrChange w:id="318" w:author="Arya" w:date="2025-02-28T16:30:00Z" w16du:dateUtc="2025-02-28T11:00: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4C025F">
        <w:rPr>
          <w:b/>
          <w:bCs/>
        </w:rPr>
        <w:t xml:space="preserve">Database </w:t>
      </w:r>
      <w:ins w:id="319" w:author="Arya" w:date="2025-02-28T16:30:00Z" w16du:dateUtc="2025-02-28T11:00:00Z">
        <w:r w:rsidR="00DB0DB7">
          <w:rPr>
            <w:b/>
            <w:bCs/>
          </w:rPr>
          <w:t>o</w:t>
        </w:r>
      </w:ins>
      <w:del w:id="320" w:author="Arya" w:date="2025-02-28T16:30:00Z" w16du:dateUtc="2025-02-28T11:00:00Z">
        <w:r w:rsidRPr="004C025F" w:rsidDel="00DB0DB7">
          <w:rPr>
            <w:b/>
            <w:bCs/>
          </w:rPr>
          <w:delText>O</w:delText>
        </w:r>
      </w:del>
      <w:r w:rsidRPr="004C025F">
        <w:rPr>
          <w:b/>
          <w:bCs/>
        </w:rPr>
        <w:t>ptimization:</w:t>
      </w:r>
      <w:r w:rsidRPr="004C025F">
        <w:t xml:space="preserve"> The platform uses Amazon RDS with read replicas to ensure fast access to frequently requested content, ensuring minimal load times for users. Additionally, they use Amazon </w:t>
      </w:r>
      <w:proofErr w:type="spellStart"/>
      <w:r w:rsidRPr="004C025F">
        <w:t>ElastiCache</w:t>
      </w:r>
      <w:proofErr w:type="spellEnd"/>
      <w:r w:rsidRPr="004C025F">
        <w:t xml:space="preserve"> to cache content metadata and reduce database load during peak usage times.</w:t>
      </w:r>
    </w:p>
    <w:p w14:paraId="5DD62AE3" w14:textId="459CC727" w:rsidR="004C025F" w:rsidRPr="004C025F" w:rsidRDefault="004C025F">
      <w:pPr>
        <w:pStyle w:val="Heading3BPBHEB"/>
        <w:pPrChange w:id="321" w:author="Arya" w:date="2025-02-28T16:31:00Z" w16du:dateUtc="2025-02-28T11:01:00Z">
          <w:pPr>
            <w:pStyle w:val="Heading3"/>
          </w:pPr>
        </w:pPrChange>
      </w:pPr>
      <w:r w:rsidRPr="004C025F">
        <w:t xml:space="preserve">Business </w:t>
      </w:r>
      <w:ins w:id="322" w:author="Arya" w:date="2025-02-28T16:31:00Z" w16du:dateUtc="2025-02-28T11:01:00Z">
        <w:r w:rsidR="0059092B">
          <w:t>i</w:t>
        </w:r>
      </w:ins>
      <w:del w:id="323" w:author="Arya" w:date="2025-02-28T16:31:00Z" w16du:dateUtc="2025-02-28T11:01:00Z">
        <w:r w:rsidRPr="004C025F" w:rsidDel="0059092B">
          <w:delText>I</w:delText>
        </w:r>
      </w:del>
      <w:r w:rsidRPr="004C025F">
        <w:t>mpact</w:t>
      </w:r>
      <w:del w:id="324" w:author="Arya" w:date="2025-02-28T16:31:00Z" w16du:dateUtc="2025-02-28T11:01:00Z">
        <w:r w:rsidRPr="004C025F" w:rsidDel="0059092B">
          <w:delText>:</w:delText>
        </w:r>
      </w:del>
    </w:p>
    <w:p w14:paraId="7C383043" w14:textId="5E12DAB8" w:rsidR="004C025F" w:rsidRPr="004C025F" w:rsidRDefault="004C025F">
      <w:pPr>
        <w:pStyle w:val="NormalBPBHEB"/>
        <w:pPrChange w:id="325" w:author="Arya" w:date="2025-02-28T16:31:00Z" w16du:dateUtc="2025-02-28T11:01:00Z">
          <w:pPr>
            <w:pBdr>
              <w:top w:val="nil"/>
              <w:left w:val="nil"/>
              <w:bottom w:val="nil"/>
              <w:right w:val="nil"/>
              <w:between w:val="nil"/>
            </w:pBdr>
            <w:shd w:val="clear" w:color="auto" w:fill="FFFFFF"/>
            <w:spacing w:after="100" w:line="276" w:lineRule="auto"/>
            <w:jc w:val="both"/>
          </w:pPr>
        </w:pPrChange>
      </w:pPr>
      <w:r w:rsidRPr="004C025F">
        <w:t xml:space="preserve">By implementing the </w:t>
      </w:r>
      <w:r w:rsidRPr="004C025F">
        <w:rPr>
          <w:b/>
          <w:bCs/>
        </w:rPr>
        <w:t>Performance Efficiency Pillar</w:t>
      </w:r>
      <w:r w:rsidRPr="004C025F">
        <w:t xml:space="preserve"> and </w:t>
      </w:r>
      <w:r w:rsidRPr="004C025F">
        <w:rPr>
          <w:b/>
          <w:bCs/>
        </w:rPr>
        <w:t>Performance Efficiency Lens</w:t>
      </w:r>
      <w:r w:rsidRPr="004C025F">
        <w:t xml:space="preserve">, the streaming service successfully </w:t>
      </w:r>
      <w:r w:rsidR="001676A2" w:rsidRPr="004C025F">
        <w:t>manages</w:t>
      </w:r>
      <w:r w:rsidRPr="004C025F">
        <w:t xml:space="preserve"> global viewership spikes while minimizing latency. They achieve </w:t>
      </w:r>
      <w:proofErr w:type="gramStart"/>
      <w:r w:rsidRPr="004C025F">
        <w:t>a seamless</w:t>
      </w:r>
      <w:proofErr w:type="gramEnd"/>
      <w:r w:rsidRPr="004C025F">
        <w:t xml:space="preserve"> user experience with high-quality streaming, irrespective of location or device, and reduce their infrastructure costs by using a combination of EC2 Auto Scaling, Spot Instances, and CloudFront caching. The result is not only cost optimization but also improved user satisfaction and increased viewership during high-demand events.</w:t>
      </w:r>
    </w:p>
    <w:p w14:paraId="2E879AE7" w14:textId="1B07B432" w:rsidR="004C025F" w:rsidRPr="004C025F" w:rsidRDefault="004C025F">
      <w:pPr>
        <w:pStyle w:val="Heading2BPBHEB"/>
        <w:pPrChange w:id="326" w:author="Arya" w:date="2025-02-28T16:34:00Z" w16du:dateUtc="2025-02-28T11:04:00Z">
          <w:pPr>
            <w:pStyle w:val="Heading2"/>
          </w:pPr>
        </w:pPrChange>
      </w:pPr>
      <w:commentRangeStart w:id="327"/>
      <w:r w:rsidRPr="004C025F">
        <w:t xml:space="preserve">Putting the </w:t>
      </w:r>
      <w:r w:rsidR="00A01B68" w:rsidRPr="004C025F">
        <w:t>well-architected framework into practice</w:t>
      </w:r>
      <w:r w:rsidRPr="004C025F">
        <w:t>: Performance</w:t>
      </w:r>
      <w:r w:rsidR="00A01B68" w:rsidRPr="004C025F">
        <w:t xml:space="preserve"> efficiency in action</w:t>
      </w:r>
      <w:commentRangeEnd w:id="327"/>
      <w:r w:rsidR="007D080B">
        <w:rPr>
          <w:rStyle w:val="CommentReference"/>
          <w:rFonts w:asciiTheme="minorHAnsi" w:eastAsiaTheme="minorHAnsi" w:hAnsiTheme="minorHAnsi" w:cstheme="minorBidi"/>
          <w:b w:val="0"/>
          <w:color w:val="auto"/>
        </w:rPr>
        <w:commentReference w:id="327"/>
      </w:r>
    </w:p>
    <w:p w14:paraId="234E6830" w14:textId="77777777" w:rsidR="004C025F" w:rsidRPr="004C025F" w:rsidRDefault="004C025F">
      <w:pPr>
        <w:pStyle w:val="NormalBPBHEB"/>
        <w:pPrChange w:id="328" w:author="Arya" w:date="2025-02-28T16:35:00Z" w16du:dateUtc="2025-02-28T11:05:00Z">
          <w:pPr>
            <w:pBdr>
              <w:top w:val="nil"/>
              <w:left w:val="nil"/>
              <w:bottom w:val="nil"/>
              <w:right w:val="nil"/>
              <w:between w:val="nil"/>
            </w:pBdr>
            <w:shd w:val="clear" w:color="auto" w:fill="FFFFFF"/>
            <w:spacing w:after="100" w:line="276" w:lineRule="auto"/>
            <w:jc w:val="both"/>
          </w:pPr>
        </w:pPrChange>
      </w:pPr>
      <w:r w:rsidRPr="004C025F">
        <w:t xml:space="preserve">In this case study, we see how the </w:t>
      </w:r>
      <w:r w:rsidRPr="004C025F">
        <w:rPr>
          <w:b/>
          <w:bCs/>
        </w:rPr>
        <w:t>Performance Efficiency Pillar</w:t>
      </w:r>
      <w:r w:rsidRPr="004C025F">
        <w:t xml:space="preserve"> and </w:t>
      </w:r>
      <w:r w:rsidRPr="004C025F">
        <w:rPr>
          <w:b/>
          <w:bCs/>
        </w:rPr>
        <w:t>Performance Efficiency Lens</w:t>
      </w:r>
      <w:r w:rsidRPr="004C025F">
        <w:t xml:space="preserve"> come together to optimize resource usage while ensuring that systems scale efficiently. By applying AWS services such as EC2 Auto Scaling, CloudFront, and </w:t>
      </w:r>
      <w:proofErr w:type="spellStart"/>
      <w:r w:rsidRPr="004C025F">
        <w:t>ElastiCache</w:t>
      </w:r>
      <w:proofErr w:type="spellEnd"/>
      <w:r w:rsidRPr="004C025F">
        <w:t>, organizations can ensure that they meet performance demands without overspending on unused resources.</w:t>
      </w:r>
    </w:p>
    <w:p w14:paraId="11FFABDE" w14:textId="77777777" w:rsidR="004C025F" w:rsidRPr="004C025F" w:rsidRDefault="004C025F">
      <w:pPr>
        <w:pStyle w:val="NormalBPBHEB"/>
        <w:pPrChange w:id="329" w:author="Arya" w:date="2025-02-28T16:35:00Z" w16du:dateUtc="2025-02-28T11:05:00Z">
          <w:pPr>
            <w:pBdr>
              <w:top w:val="nil"/>
              <w:left w:val="nil"/>
              <w:bottom w:val="nil"/>
              <w:right w:val="nil"/>
              <w:between w:val="nil"/>
            </w:pBdr>
            <w:shd w:val="clear" w:color="auto" w:fill="FFFFFF"/>
            <w:spacing w:after="100" w:line="276" w:lineRule="auto"/>
            <w:jc w:val="both"/>
          </w:pPr>
        </w:pPrChange>
      </w:pPr>
      <w:r w:rsidRPr="004C025F">
        <w:lastRenderedPageBreak/>
        <w:t xml:space="preserve">The </w:t>
      </w:r>
      <w:r w:rsidRPr="004C025F">
        <w:rPr>
          <w:b/>
          <w:bCs/>
        </w:rPr>
        <w:t>Performance Efficiency Pillar</w:t>
      </w:r>
      <w:r w:rsidRPr="004C025F">
        <w:t xml:space="preserve"> helps teams make informed decisions about </w:t>
      </w:r>
      <w:proofErr w:type="gramStart"/>
      <w:r w:rsidRPr="004C025F">
        <w:t>compute</w:t>
      </w:r>
      <w:proofErr w:type="gramEnd"/>
      <w:r w:rsidRPr="004C025F">
        <w:t xml:space="preserve">, storage, and database optimization, while the </w:t>
      </w:r>
      <w:r w:rsidRPr="004C025F">
        <w:rPr>
          <w:b/>
          <w:bCs/>
        </w:rPr>
        <w:t>Performance Efficiency Lens</w:t>
      </w:r>
      <w:r w:rsidRPr="004C025F">
        <w:t xml:space="preserve"> takes this further, offering specific guidance tailored to the needs of individual industries and workloads.</w:t>
      </w:r>
    </w:p>
    <w:p w14:paraId="13946E0E" w14:textId="1095FC92" w:rsidR="00862581" w:rsidRPr="00862581" w:rsidRDefault="004C025F">
      <w:pPr>
        <w:pStyle w:val="NormalBPBHEB"/>
        <w:pPrChange w:id="330" w:author="Arya" w:date="2025-02-28T16:35:00Z" w16du:dateUtc="2025-02-28T11:05:00Z">
          <w:pPr>
            <w:pBdr>
              <w:top w:val="nil"/>
              <w:left w:val="nil"/>
              <w:bottom w:val="nil"/>
              <w:right w:val="nil"/>
              <w:between w:val="nil"/>
            </w:pBdr>
            <w:shd w:val="clear" w:color="auto" w:fill="FFFFFF"/>
            <w:spacing w:after="100" w:line="276" w:lineRule="auto"/>
            <w:jc w:val="both"/>
          </w:pPr>
        </w:pPrChange>
      </w:pPr>
      <w:r w:rsidRPr="004C025F">
        <w:t xml:space="preserve">Together, these strategies enable organizations to build highly efficient and cost-effective cloud environments that scale seamlessly with demand, </w:t>
      </w:r>
      <w:r w:rsidR="002E7764" w:rsidRPr="004C025F">
        <w:t>always ensuring performance</w:t>
      </w:r>
      <w:r w:rsidRPr="004C025F">
        <w:t>.</w:t>
      </w:r>
    </w:p>
    <w:p w14:paraId="1F794033" w14:textId="319F2697" w:rsidR="00B50925" w:rsidRDefault="001460BF">
      <w:pPr>
        <w:pStyle w:val="Heading2BPBHEB"/>
        <w:pPrChange w:id="331" w:author="Arya" w:date="2025-02-28T16:35:00Z" w16du:dateUtc="2025-02-28T11:05:00Z">
          <w:pPr>
            <w:pStyle w:val="Heading1"/>
          </w:pPr>
        </w:pPrChange>
      </w:pPr>
      <w:r w:rsidRPr="001460BF">
        <w:t xml:space="preserve">Cost </w:t>
      </w:r>
      <w:ins w:id="332" w:author="Arya" w:date="2025-02-28T16:35:00Z" w16du:dateUtc="2025-02-28T11:05:00Z">
        <w:r w:rsidR="007D080B">
          <w:t>o</w:t>
        </w:r>
      </w:ins>
      <w:del w:id="333" w:author="Arya" w:date="2025-02-28T16:35:00Z" w16du:dateUtc="2025-02-28T11:05:00Z">
        <w:r w:rsidRPr="001460BF" w:rsidDel="007D080B">
          <w:delText>O</w:delText>
        </w:r>
      </w:del>
      <w:r w:rsidRPr="001460BF">
        <w:t xml:space="preserve">ptimization </w:t>
      </w:r>
      <w:ins w:id="334" w:author="Arya" w:date="2025-02-28T16:35:00Z" w16du:dateUtc="2025-02-28T11:05:00Z">
        <w:r w:rsidR="007D080B">
          <w:t>p</w:t>
        </w:r>
      </w:ins>
      <w:del w:id="335" w:author="Arya" w:date="2025-02-28T16:35:00Z" w16du:dateUtc="2025-02-28T11:05:00Z">
        <w:r w:rsidRPr="001460BF" w:rsidDel="007D080B">
          <w:delText>P</w:delText>
        </w:r>
      </w:del>
      <w:r w:rsidRPr="001460BF">
        <w:t>illar</w:t>
      </w:r>
    </w:p>
    <w:p w14:paraId="12165505" w14:textId="02FBC4AB" w:rsidR="00A07041" w:rsidRPr="004E6E24" w:rsidRDefault="00A07041">
      <w:pPr>
        <w:pStyle w:val="NormalBPBHEB"/>
        <w:pPrChange w:id="336" w:author="Arya" w:date="2025-02-28T16:35:00Z" w16du:dateUtc="2025-02-28T11:05:00Z">
          <w:pPr>
            <w:pBdr>
              <w:top w:val="nil"/>
              <w:left w:val="nil"/>
              <w:bottom w:val="nil"/>
              <w:right w:val="nil"/>
              <w:between w:val="nil"/>
            </w:pBdr>
            <w:shd w:val="clear" w:color="auto" w:fill="FFFFFF"/>
            <w:spacing w:after="100" w:line="276" w:lineRule="auto"/>
            <w:jc w:val="both"/>
          </w:pPr>
        </w:pPrChange>
      </w:pPr>
      <w:r w:rsidRPr="004E6E24">
        <w:t xml:space="preserve">Cost optimization in the AWS Well-Architected Framework is essential for managing and reducing expenses without compromising system performance and reliability. This pillar emphasizes the judicious use of resources to achieve the most economical and efficient system operation possible. It involves understanding and controlling where money is being spent, selecting the most appropriate and right-sized resources, analyzing spending </w:t>
      </w:r>
      <w:del w:id="337" w:author="Arya" w:date="2025-02-28T16:35:00Z" w16du:dateUtc="2025-02-28T11:05:00Z">
        <w:r w:rsidRPr="004E6E24" w:rsidDel="00062194">
          <w:delText>over time</w:delText>
        </w:r>
      </w:del>
      <w:ins w:id="338" w:author="Arya" w:date="2025-02-28T16:35:00Z" w16du:dateUtc="2025-02-28T11:05:00Z">
        <w:r w:rsidR="00062194" w:rsidRPr="004E6E24">
          <w:t>overtime</w:t>
        </w:r>
      </w:ins>
      <w:r w:rsidRPr="004E6E24">
        <w:t>, and scaling to meet business needs without overspending.</w:t>
      </w:r>
    </w:p>
    <w:p w14:paraId="4A3CFB9A" w14:textId="298BDBA4" w:rsidR="001460BF" w:rsidRPr="001460BF" w:rsidRDefault="001460BF">
      <w:pPr>
        <w:pStyle w:val="Heading2BPBHEB"/>
        <w:pPrChange w:id="339" w:author="Arya" w:date="2025-02-28T16:39:00Z" w16du:dateUtc="2025-02-28T11:09:00Z">
          <w:pPr>
            <w:pStyle w:val="Heading2"/>
          </w:pPr>
        </w:pPrChange>
      </w:pPr>
      <w:r w:rsidRPr="001460BF">
        <w:t xml:space="preserve">Maximizing </w:t>
      </w:r>
      <w:r w:rsidR="00062194" w:rsidRPr="001460BF">
        <w:t>efficiency without sacrificing performance</w:t>
      </w:r>
    </w:p>
    <w:p w14:paraId="208D227B" w14:textId="77777777" w:rsidR="001460BF" w:rsidRPr="001460BF" w:rsidRDefault="001460BF">
      <w:pPr>
        <w:pStyle w:val="NormalBPBHEB"/>
        <w:pPrChange w:id="340" w:author="Arya" w:date="2025-02-28T16:39:00Z" w16du:dateUtc="2025-02-28T11:09:00Z">
          <w:pPr>
            <w:pBdr>
              <w:top w:val="nil"/>
              <w:left w:val="nil"/>
              <w:bottom w:val="nil"/>
              <w:right w:val="nil"/>
              <w:between w:val="nil"/>
            </w:pBdr>
            <w:shd w:val="clear" w:color="auto" w:fill="FFFFFF"/>
            <w:spacing w:after="100" w:line="276" w:lineRule="auto"/>
            <w:jc w:val="both"/>
          </w:pPr>
        </w:pPrChange>
      </w:pPr>
      <w:r w:rsidRPr="001460BF">
        <w:t xml:space="preserve">The </w:t>
      </w:r>
      <w:r w:rsidRPr="001460BF">
        <w:rPr>
          <w:b/>
          <w:bCs/>
        </w:rPr>
        <w:t>Cost Optimization Pillar</w:t>
      </w:r>
      <w:r w:rsidRPr="001460BF">
        <w:t xml:space="preserve"> in the AWS Well-Architected Framework focuses on ensuring that workloads use the least amount of resources required to meet business objectives while minimizing costs. Organizations must balance performance, scalability, and reliability with the cost of services to ensure that their cloud solutions are both effective and economical.</w:t>
      </w:r>
    </w:p>
    <w:p w14:paraId="617092DC" w14:textId="4A771A96" w:rsidR="001460BF" w:rsidRDefault="001460BF">
      <w:pPr>
        <w:pStyle w:val="Heading2BPBHEB"/>
        <w:pPrChange w:id="341" w:author="Arya" w:date="2025-02-28T16:39:00Z" w16du:dateUtc="2025-02-28T11:09:00Z">
          <w:pPr>
            <w:pStyle w:val="Heading2"/>
          </w:pPr>
        </w:pPrChange>
      </w:pPr>
      <w:r w:rsidRPr="001460BF">
        <w:t xml:space="preserve">Key </w:t>
      </w:r>
      <w:r w:rsidR="00062194" w:rsidRPr="001460BF">
        <w:t>considerations in the cost optimization pillar</w:t>
      </w:r>
    </w:p>
    <w:p w14:paraId="1E13B8E0" w14:textId="41CD3142" w:rsidR="00237A4D" w:rsidRPr="001460BF" w:rsidRDefault="00237A4D">
      <w:pPr>
        <w:pStyle w:val="NormalBPBHEB"/>
        <w:rPr>
          <w:b/>
          <w:bCs/>
        </w:rPr>
        <w:pPrChange w:id="342" w:author="Arya" w:date="2025-02-28T16:39:00Z" w16du:dateUtc="2025-02-28T11:09:00Z">
          <w:pPr>
            <w:pBdr>
              <w:top w:val="nil"/>
              <w:left w:val="nil"/>
              <w:bottom w:val="nil"/>
              <w:right w:val="nil"/>
              <w:between w:val="nil"/>
            </w:pBdr>
            <w:shd w:val="clear" w:color="auto" w:fill="FFFFFF"/>
            <w:spacing w:after="100" w:line="276" w:lineRule="auto"/>
            <w:jc w:val="both"/>
          </w:pPr>
        </w:pPrChange>
      </w:pPr>
      <w:r w:rsidRPr="00FC6BF0">
        <w:t xml:space="preserve">Cost </w:t>
      </w:r>
      <w:r>
        <w:t>o</w:t>
      </w:r>
      <w:r w:rsidRPr="00FC6BF0">
        <w:t>ptimization focuses on maximizing resource efficiency and minimizing operational expenses without compromising performance or reliability. Key considerations include</w:t>
      </w:r>
      <w:r>
        <w:t xml:space="preserve"> </w:t>
      </w:r>
      <w:sdt>
        <w:sdtPr>
          <w:id w:val="-2023921922"/>
          <w:citation/>
        </w:sdtPr>
        <w:sdtContent>
          <w:r>
            <w:fldChar w:fldCharType="begin"/>
          </w:r>
          <w:r>
            <w:instrText xml:space="preserve"> CITATION Ama203 \l 1033 </w:instrText>
          </w:r>
          <w:r>
            <w:fldChar w:fldCharType="separate"/>
          </w:r>
          <w:r w:rsidR="000104DD" w:rsidRPr="000104DD">
            <w:rPr>
              <w:noProof/>
            </w:rPr>
            <w:t>[6]</w:t>
          </w:r>
          <w:r>
            <w:fldChar w:fldCharType="end"/>
          </w:r>
        </w:sdtContent>
      </w:sdt>
      <w:r w:rsidRPr="00FC6BF0">
        <w:t>:</w:t>
      </w:r>
    </w:p>
    <w:p w14:paraId="36BEFB62" w14:textId="57FF0D11" w:rsidR="001460BF" w:rsidRPr="001460BF" w:rsidRDefault="001460BF">
      <w:pPr>
        <w:pStyle w:val="NormalBPBHEB"/>
        <w:numPr>
          <w:ilvl w:val="0"/>
          <w:numId w:val="156"/>
        </w:numPr>
        <w:pPrChange w:id="343" w:author="Arya" w:date="2025-02-28T16:39:00Z" w16du:dateUtc="2025-02-28T11:09: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460BF">
        <w:rPr>
          <w:b/>
          <w:bCs/>
        </w:rPr>
        <w:t>Right-</w:t>
      </w:r>
      <w:r w:rsidR="00062194" w:rsidRPr="001460BF">
        <w:rPr>
          <w:b/>
          <w:bCs/>
        </w:rPr>
        <w:t>sizing resources</w:t>
      </w:r>
      <w:r w:rsidRPr="001460BF">
        <w:rPr>
          <w:b/>
          <w:bCs/>
        </w:rPr>
        <w:t>:</w:t>
      </w:r>
      <w:r w:rsidRPr="001460BF">
        <w:t xml:space="preserve"> Ensuring that the resources allocated to workloads are appropriately scaled to the actual demand. This reduces over-provisioning and </w:t>
      </w:r>
      <w:del w:id="344" w:author="Arya" w:date="2025-02-28T16:39:00Z" w16du:dateUtc="2025-02-28T11:09:00Z">
        <w:r w:rsidRPr="001460BF" w:rsidDel="003860CA">
          <w:delText>underutilization</w:delText>
        </w:r>
      </w:del>
      <w:ins w:id="345" w:author="Arya" w:date="2025-02-28T16:39:00Z" w16du:dateUtc="2025-02-28T11:09:00Z">
        <w:r w:rsidR="003860CA" w:rsidRPr="001460BF">
          <w:t>the underutilization</w:t>
        </w:r>
      </w:ins>
      <w:r w:rsidRPr="001460BF">
        <w:t xml:space="preserve"> of cloud services.</w:t>
      </w:r>
    </w:p>
    <w:p w14:paraId="57BEA2EF" w14:textId="085A285C" w:rsidR="001460BF" w:rsidRPr="001460BF" w:rsidRDefault="001460BF">
      <w:pPr>
        <w:pStyle w:val="NormalBPBHEB"/>
        <w:numPr>
          <w:ilvl w:val="0"/>
          <w:numId w:val="156"/>
        </w:numPr>
        <w:pPrChange w:id="346" w:author="Arya" w:date="2025-02-28T16:39:00Z" w16du:dateUtc="2025-02-28T11:09: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460BF">
        <w:rPr>
          <w:b/>
          <w:bCs/>
        </w:rPr>
        <w:t xml:space="preserve">Purchasing </w:t>
      </w:r>
      <w:ins w:id="347" w:author="Arya" w:date="2025-02-28T16:39:00Z" w16du:dateUtc="2025-02-28T11:09:00Z">
        <w:r w:rsidR="00062194">
          <w:rPr>
            <w:b/>
            <w:bCs/>
          </w:rPr>
          <w:t>s</w:t>
        </w:r>
      </w:ins>
      <w:del w:id="348" w:author="Arya" w:date="2025-02-28T16:39:00Z" w16du:dateUtc="2025-02-28T11:09:00Z">
        <w:r w:rsidRPr="001460BF" w:rsidDel="00062194">
          <w:rPr>
            <w:b/>
            <w:bCs/>
          </w:rPr>
          <w:delText>S</w:delText>
        </w:r>
      </w:del>
      <w:r w:rsidRPr="001460BF">
        <w:rPr>
          <w:b/>
          <w:bCs/>
        </w:rPr>
        <w:t>trategies:</w:t>
      </w:r>
      <w:r w:rsidRPr="001460BF">
        <w:t xml:space="preserve"> Utilizing tools like Reserved Instances, Savings Plans, and Spot Instances to lower the cost of </w:t>
      </w:r>
      <w:proofErr w:type="gramStart"/>
      <w:r w:rsidRPr="001460BF">
        <w:t>compute</w:t>
      </w:r>
      <w:proofErr w:type="gramEnd"/>
      <w:r w:rsidRPr="001460BF">
        <w:t xml:space="preserve"> resources.</w:t>
      </w:r>
    </w:p>
    <w:p w14:paraId="477D9DD7" w14:textId="77777777" w:rsidR="001460BF" w:rsidRPr="001460BF" w:rsidRDefault="001460BF">
      <w:pPr>
        <w:pStyle w:val="NormalBPBHEB"/>
        <w:numPr>
          <w:ilvl w:val="0"/>
          <w:numId w:val="156"/>
        </w:numPr>
        <w:pPrChange w:id="349" w:author="Arya" w:date="2025-02-28T16:39:00Z" w16du:dateUtc="2025-02-28T11:09: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460BF">
        <w:rPr>
          <w:b/>
          <w:bCs/>
        </w:rPr>
        <w:t>Automation:</w:t>
      </w:r>
      <w:r w:rsidRPr="001460BF">
        <w:t xml:space="preserve"> Leveraging automation for scaling, resource scheduling, and shutdown procedures to avoid idle resources and ensure that costs are optimized for the actual needs of the workload.</w:t>
      </w:r>
    </w:p>
    <w:p w14:paraId="167F808A" w14:textId="5D45F5CC" w:rsidR="00237A4D" w:rsidRDefault="001460BF">
      <w:pPr>
        <w:pStyle w:val="Heading2BPBHEB"/>
        <w:pPrChange w:id="350" w:author="Arya" w:date="2025-02-28T16:40:00Z" w16du:dateUtc="2025-02-28T11:10:00Z">
          <w:pPr>
            <w:pStyle w:val="Heading1"/>
          </w:pPr>
        </w:pPrChange>
      </w:pPr>
      <w:r w:rsidRPr="001460BF">
        <w:t xml:space="preserve">Cost </w:t>
      </w:r>
      <w:ins w:id="351" w:author="Arya" w:date="2025-02-28T16:39:00Z" w16du:dateUtc="2025-02-28T11:09:00Z">
        <w:r w:rsidR="00384297">
          <w:t>o</w:t>
        </w:r>
      </w:ins>
      <w:del w:id="352" w:author="Arya" w:date="2025-02-28T16:39:00Z" w16du:dateUtc="2025-02-28T11:09:00Z">
        <w:r w:rsidRPr="001460BF" w:rsidDel="00384297">
          <w:delText>O</w:delText>
        </w:r>
      </w:del>
      <w:r w:rsidRPr="001460BF">
        <w:t xml:space="preserve">ptimization </w:t>
      </w:r>
      <w:ins w:id="353" w:author="Arya" w:date="2025-02-28T16:39:00Z" w16du:dateUtc="2025-02-28T11:09:00Z">
        <w:r w:rsidR="00384297">
          <w:t>l</w:t>
        </w:r>
      </w:ins>
      <w:del w:id="354" w:author="Arya" w:date="2025-02-28T16:39:00Z" w16du:dateUtc="2025-02-28T11:09:00Z">
        <w:r w:rsidRPr="001460BF" w:rsidDel="00384297">
          <w:delText>L</w:delText>
        </w:r>
      </w:del>
      <w:r w:rsidRPr="001460BF">
        <w:t>ens</w:t>
      </w:r>
    </w:p>
    <w:p w14:paraId="5D0D5CE4" w14:textId="77777777" w:rsidR="005B64F3" w:rsidRPr="00551581" w:rsidRDefault="005B64F3">
      <w:pPr>
        <w:pStyle w:val="NormalBPBHEB"/>
        <w:pPrChange w:id="355" w:author="Arya" w:date="2025-02-28T16:40:00Z" w16du:dateUtc="2025-02-28T11:10:00Z">
          <w:pPr>
            <w:pBdr>
              <w:top w:val="nil"/>
              <w:left w:val="nil"/>
              <w:bottom w:val="nil"/>
              <w:right w:val="nil"/>
              <w:between w:val="nil"/>
            </w:pBdr>
            <w:shd w:val="clear" w:color="auto" w:fill="FFFFFF"/>
            <w:spacing w:after="100" w:line="276" w:lineRule="auto"/>
            <w:jc w:val="both"/>
          </w:pPr>
        </w:pPrChange>
      </w:pPr>
      <w:r w:rsidRPr="00551581">
        <w:t>The AWS Well-Architected Cost Optimization Lens provides detailed guidance on achieving the most cost-effective configuration for your cloud environment. This lens helps organizations navigate the complexities of AWS pricing models and services to optimize costs without sacrificing the performance, security, or scalability of their solutions.</w:t>
      </w:r>
    </w:p>
    <w:p w14:paraId="2B94339D" w14:textId="1AF01947" w:rsidR="001460BF" w:rsidRPr="001460BF" w:rsidRDefault="001460BF">
      <w:pPr>
        <w:pStyle w:val="Heading2BPBHEB"/>
        <w:pPrChange w:id="356" w:author="Arya" w:date="2025-02-28T16:40:00Z" w16du:dateUtc="2025-02-28T11:10:00Z">
          <w:pPr>
            <w:pStyle w:val="Heading2"/>
          </w:pPr>
        </w:pPrChange>
      </w:pPr>
      <w:r w:rsidRPr="001460BF">
        <w:lastRenderedPageBreak/>
        <w:t xml:space="preserve">Detailed </w:t>
      </w:r>
      <w:r w:rsidR="00384297" w:rsidRPr="001460BF">
        <w:t>approaches to efficient spending</w:t>
      </w:r>
    </w:p>
    <w:p w14:paraId="6F8CE70C" w14:textId="77777777" w:rsidR="001460BF" w:rsidRPr="001460BF" w:rsidRDefault="001460BF">
      <w:pPr>
        <w:pStyle w:val="NormalBPBHEB"/>
        <w:pPrChange w:id="357" w:author="Arya" w:date="2025-02-28T16:40:00Z" w16du:dateUtc="2025-02-28T11:10:00Z">
          <w:pPr>
            <w:pBdr>
              <w:top w:val="nil"/>
              <w:left w:val="nil"/>
              <w:bottom w:val="nil"/>
              <w:right w:val="nil"/>
              <w:between w:val="nil"/>
            </w:pBdr>
            <w:shd w:val="clear" w:color="auto" w:fill="FFFFFF"/>
            <w:spacing w:after="100" w:line="276" w:lineRule="auto"/>
            <w:jc w:val="both"/>
          </w:pPr>
        </w:pPrChange>
      </w:pPr>
      <w:r w:rsidRPr="001460BF">
        <w:t xml:space="preserve">The </w:t>
      </w:r>
      <w:r w:rsidRPr="001460BF">
        <w:rPr>
          <w:b/>
          <w:bCs/>
        </w:rPr>
        <w:t>Cost Optimization Lens</w:t>
      </w:r>
      <w:r w:rsidRPr="001460BF">
        <w:t xml:space="preserve"> provides additional guidance on maximizing cost efficiency, tailored specifically to the unique requirements of different industries and cloud environments. The lens highlights best practices, tools, and strategies to minimize costs while maintaining the performance and reliability required by each workload.</w:t>
      </w:r>
    </w:p>
    <w:p w14:paraId="0B88AF79" w14:textId="595F64FB" w:rsidR="001460BF" w:rsidRDefault="001460BF">
      <w:pPr>
        <w:pStyle w:val="Heading2BPBHEB"/>
        <w:pPrChange w:id="358" w:author="Arya" w:date="2025-02-28T16:40:00Z" w16du:dateUtc="2025-02-28T11:10:00Z">
          <w:pPr>
            <w:pStyle w:val="Heading3"/>
          </w:pPr>
        </w:pPrChange>
      </w:pPr>
      <w:r w:rsidRPr="001460BF">
        <w:t xml:space="preserve">Key </w:t>
      </w:r>
      <w:r w:rsidR="00384297" w:rsidRPr="001460BF">
        <w:t>concepts in the cost optimization lens</w:t>
      </w:r>
    </w:p>
    <w:p w14:paraId="049649FB" w14:textId="77777777" w:rsidR="005B64F3" w:rsidRPr="00551581" w:rsidRDefault="005B64F3">
      <w:pPr>
        <w:pStyle w:val="NormalBPBHEB"/>
        <w:pPrChange w:id="359" w:author="Arya" w:date="2025-02-28T16:40:00Z" w16du:dateUtc="2025-02-28T11:10:00Z">
          <w:pPr>
            <w:pBdr>
              <w:top w:val="nil"/>
              <w:left w:val="nil"/>
              <w:bottom w:val="nil"/>
              <w:right w:val="nil"/>
              <w:between w:val="nil"/>
            </w:pBdr>
            <w:shd w:val="clear" w:color="auto" w:fill="FFFFFF"/>
            <w:spacing w:after="100" w:line="276" w:lineRule="auto"/>
            <w:jc w:val="both"/>
          </w:pPr>
        </w:pPrChange>
      </w:pPr>
      <w:r w:rsidRPr="00551581">
        <w:t>The Cost Optimization Lens focuses on maximizing resource efficiency and minimizing operational expenses without compromising performance or reliability. Key considerations include:</w:t>
      </w:r>
    </w:p>
    <w:p w14:paraId="15C06F08" w14:textId="0C775FF7" w:rsidR="001460BF" w:rsidRPr="001460BF" w:rsidRDefault="001460BF">
      <w:pPr>
        <w:pStyle w:val="NormalBPBHEB"/>
        <w:numPr>
          <w:ilvl w:val="0"/>
          <w:numId w:val="157"/>
        </w:numPr>
        <w:pPrChange w:id="360" w:author="Arya" w:date="2025-02-28T16:41:00Z" w16du:dateUtc="2025-02-28T11:11:00Z">
          <w:pPr>
            <w:numPr>
              <w:numId w:val="7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460BF">
        <w:rPr>
          <w:b/>
          <w:bCs/>
        </w:rPr>
        <w:t xml:space="preserve">Resource </w:t>
      </w:r>
      <w:ins w:id="361" w:author="Arya" w:date="2025-02-28T16:40:00Z" w16du:dateUtc="2025-02-28T11:10:00Z">
        <w:r w:rsidR="00384297">
          <w:rPr>
            <w:b/>
            <w:bCs/>
          </w:rPr>
          <w:t>t</w:t>
        </w:r>
      </w:ins>
      <w:del w:id="362" w:author="Arya" w:date="2025-02-28T16:40:00Z" w16du:dateUtc="2025-02-28T11:10:00Z">
        <w:r w:rsidRPr="001460BF" w:rsidDel="00384297">
          <w:rPr>
            <w:b/>
            <w:bCs/>
          </w:rPr>
          <w:delText>T</w:delText>
        </w:r>
      </w:del>
      <w:r w:rsidRPr="001460BF">
        <w:rPr>
          <w:b/>
          <w:bCs/>
        </w:rPr>
        <w:t>agging:</w:t>
      </w:r>
      <w:r w:rsidRPr="001460BF">
        <w:t xml:space="preserve"> Implementing a tagging strategy to categorize AWS resources, allowing organizations to track, manage, and allocate costs efficiently across various departments and projects.</w:t>
      </w:r>
    </w:p>
    <w:p w14:paraId="1270309E" w14:textId="699C6773" w:rsidR="001460BF" w:rsidRPr="001460BF" w:rsidRDefault="001460BF">
      <w:pPr>
        <w:pStyle w:val="NormalBPBHEB"/>
        <w:numPr>
          <w:ilvl w:val="0"/>
          <w:numId w:val="157"/>
        </w:numPr>
        <w:pPrChange w:id="363" w:author="Arya" w:date="2025-02-28T16:41:00Z" w16du:dateUtc="2025-02-28T11:11:00Z">
          <w:pPr>
            <w:numPr>
              <w:numId w:val="7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460BF">
        <w:rPr>
          <w:b/>
          <w:bCs/>
        </w:rPr>
        <w:t xml:space="preserve">Usage </w:t>
      </w:r>
      <w:ins w:id="364" w:author="Arya" w:date="2025-02-28T16:40:00Z" w16du:dateUtc="2025-02-28T11:10:00Z">
        <w:r w:rsidR="00384297">
          <w:rPr>
            <w:b/>
            <w:bCs/>
          </w:rPr>
          <w:t>a</w:t>
        </w:r>
      </w:ins>
      <w:del w:id="365" w:author="Arya" w:date="2025-02-28T16:40:00Z" w16du:dateUtc="2025-02-28T11:10:00Z">
        <w:r w:rsidRPr="001460BF" w:rsidDel="00384297">
          <w:rPr>
            <w:b/>
            <w:bCs/>
          </w:rPr>
          <w:delText>A</w:delText>
        </w:r>
      </w:del>
      <w:r w:rsidRPr="001460BF">
        <w:rPr>
          <w:b/>
          <w:bCs/>
        </w:rPr>
        <w:t>nalysis:</w:t>
      </w:r>
      <w:r w:rsidRPr="001460BF">
        <w:t xml:space="preserve"> Continuously monitoring usage patterns with tools like AWS Cost Explorer and AWS Budgets to identify areas of waste and optimize resource allocation.</w:t>
      </w:r>
    </w:p>
    <w:p w14:paraId="7505E567" w14:textId="040523D4" w:rsidR="001460BF" w:rsidRPr="001460BF" w:rsidRDefault="001460BF">
      <w:pPr>
        <w:pStyle w:val="NormalBPBHEB"/>
        <w:numPr>
          <w:ilvl w:val="0"/>
          <w:numId w:val="157"/>
        </w:numPr>
        <w:pPrChange w:id="366" w:author="Arya" w:date="2025-02-28T16:41:00Z" w16du:dateUtc="2025-02-28T11:11:00Z">
          <w:pPr>
            <w:numPr>
              <w:numId w:val="7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460BF">
        <w:rPr>
          <w:b/>
          <w:bCs/>
        </w:rPr>
        <w:t>Cost-</w:t>
      </w:r>
      <w:ins w:id="367" w:author="Arya" w:date="2025-02-28T16:41:00Z" w16du:dateUtc="2025-02-28T11:11:00Z">
        <w:r w:rsidR="00384297">
          <w:rPr>
            <w:b/>
            <w:bCs/>
          </w:rPr>
          <w:t>a</w:t>
        </w:r>
      </w:ins>
      <w:del w:id="368" w:author="Arya" w:date="2025-02-28T16:40:00Z" w16du:dateUtc="2025-02-28T11:10:00Z">
        <w:r w:rsidRPr="001460BF" w:rsidDel="00384297">
          <w:rPr>
            <w:b/>
            <w:bCs/>
          </w:rPr>
          <w:delText>A</w:delText>
        </w:r>
      </w:del>
      <w:r w:rsidRPr="001460BF">
        <w:rPr>
          <w:b/>
          <w:bCs/>
        </w:rPr>
        <w:t xml:space="preserve">ware </w:t>
      </w:r>
      <w:ins w:id="369" w:author="Arya" w:date="2025-02-28T16:41:00Z" w16du:dateUtc="2025-02-28T11:11:00Z">
        <w:r w:rsidR="00384297">
          <w:rPr>
            <w:b/>
            <w:bCs/>
          </w:rPr>
          <w:t>a</w:t>
        </w:r>
      </w:ins>
      <w:del w:id="370" w:author="Arya" w:date="2025-02-28T16:41:00Z" w16du:dateUtc="2025-02-28T11:11:00Z">
        <w:r w:rsidRPr="001460BF" w:rsidDel="00384297">
          <w:rPr>
            <w:b/>
            <w:bCs/>
          </w:rPr>
          <w:delText>A</w:delText>
        </w:r>
      </w:del>
      <w:r w:rsidRPr="001460BF">
        <w:rPr>
          <w:b/>
          <w:bCs/>
        </w:rPr>
        <w:t xml:space="preserve">rchitecture </w:t>
      </w:r>
      <w:ins w:id="371" w:author="Arya" w:date="2025-02-28T16:41:00Z" w16du:dateUtc="2025-02-28T11:11:00Z">
        <w:r w:rsidR="00384297">
          <w:rPr>
            <w:b/>
            <w:bCs/>
          </w:rPr>
          <w:t>d</w:t>
        </w:r>
      </w:ins>
      <w:del w:id="372" w:author="Arya" w:date="2025-02-28T16:41:00Z" w16du:dateUtc="2025-02-28T11:11:00Z">
        <w:r w:rsidRPr="001460BF" w:rsidDel="00384297">
          <w:rPr>
            <w:b/>
            <w:bCs/>
          </w:rPr>
          <w:delText>D</w:delText>
        </w:r>
      </w:del>
      <w:r w:rsidRPr="001460BF">
        <w:rPr>
          <w:b/>
          <w:bCs/>
        </w:rPr>
        <w:t>esign:</w:t>
      </w:r>
      <w:r w:rsidRPr="001460BF">
        <w:t xml:space="preserve"> Designing </w:t>
      </w:r>
      <w:proofErr w:type="gramStart"/>
      <w:r w:rsidRPr="001460BF">
        <w:t>architectures</w:t>
      </w:r>
      <w:proofErr w:type="gramEnd"/>
      <w:r w:rsidRPr="001460BF">
        <w:t xml:space="preserve"> that optimize the use of low-cost services like AWS Lambda and Amazon S3 Glacier to reduce unnecessary infrastructure costs.</w:t>
      </w:r>
    </w:p>
    <w:p w14:paraId="411842CA" w14:textId="4358C657" w:rsidR="001460BF" w:rsidRPr="001460BF" w:rsidRDefault="001460BF">
      <w:pPr>
        <w:pStyle w:val="Heading2BPBHEB"/>
        <w:pPrChange w:id="373" w:author="Arya" w:date="2025-02-28T16:41:00Z" w16du:dateUtc="2025-02-28T11:11:00Z">
          <w:pPr>
            <w:pStyle w:val="Heading2"/>
          </w:pPr>
        </w:pPrChange>
      </w:pPr>
      <w:r w:rsidRPr="001460BF">
        <w:t xml:space="preserve">Cost </w:t>
      </w:r>
      <w:ins w:id="374" w:author="Arya" w:date="2025-02-28T16:41:00Z" w16du:dateUtc="2025-02-28T11:11:00Z">
        <w:r w:rsidR="003E037D">
          <w:t>o</w:t>
        </w:r>
      </w:ins>
      <w:del w:id="375" w:author="Arya" w:date="2025-02-28T16:41:00Z" w16du:dateUtc="2025-02-28T11:11:00Z">
        <w:r w:rsidRPr="001460BF" w:rsidDel="003E037D">
          <w:delText>O</w:delText>
        </w:r>
      </w:del>
      <w:r w:rsidRPr="001460BF">
        <w:t xml:space="preserve">ptimization </w:t>
      </w:r>
      <w:ins w:id="376" w:author="Arya" w:date="2025-02-28T16:41:00Z" w16du:dateUtc="2025-02-28T11:11:00Z">
        <w:r w:rsidR="003E037D">
          <w:t>c</w:t>
        </w:r>
      </w:ins>
      <w:del w:id="377" w:author="Arya" w:date="2025-02-28T16:41:00Z" w16du:dateUtc="2025-02-28T11:11:00Z">
        <w:r w:rsidRPr="001460BF" w:rsidDel="003E037D">
          <w:delText>C</w:delText>
        </w:r>
      </w:del>
      <w:r w:rsidRPr="001460BF">
        <w:t xml:space="preserve">ase </w:t>
      </w:r>
      <w:ins w:id="378" w:author="Arya" w:date="2025-02-28T16:41:00Z" w16du:dateUtc="2025-02-28T11:11:00Z">
        <w:r w:rsidR="003E037D">
          <w:t>s</w:t>
        </w:r>
      </w:ins>
      <w:del w:id="379" w:author="Arya" w:date="2025-02-28T16:41:00Z" w16du:dateUtc="2025-02-28T11:11:00Z">
        <w:r w:rsidRPr="001460BF" w:rsidDel="003E037D">
          <w:delText>S</w:delText>
        </w:r>
      </w:del>
      <w:r w:rsidRPr="001460BF">
        <w:t xml:space="preserve">tudy: Startup </w:t>
      </w:r>
      <w:ins w:id="380" w:author="Arya" w:date="2025-02-28T16:41:00Z" w16du:dateUtc="2025-02-28T11:11:00Z">
        <w:r w:rsidR="003E037D">
          <w:t>c</w:t>
        </w:r>
      </w:ins>
      <w:del w:id="381" w:author="Arya" w:date="2025-02-28T16:41:00Z" w16du:dateUtc="2025-02-28T11:11:00Z">
        <w:r w:rsidRPr="001460BF" w:rsidDel="003E037D">
          <w:delText>C</w:delText>
        </w:r>
      </w:del>
      <w:r w:rsidRPr="001460BF">
        <w:t>ompany</w:t>
      </w:r>
    </w:p>
    <w:p w14:paraId="5AC7279B" w14:textId="6AA562D1" w:rsidR="001460BF" w:rsidRPr="001460BF" w:rsidRDefault="001460BF">
      <w:pPr>
        <w:pStyle w:val="NormalBPBHEB"/>
        <w:pPrChange w:id="382" w:author="Arya" w:date="2025-02-28T16:41:00Z" w16du:dateUtc="2025-02-28T11:11:00Z">
          <w:pPr>
            <w:pBdr>
              <w:top w:val="nil"/>
              <w:left w:val="nil"/>
              <w:bottom w:val="nil"/>
              <w:right w:val="nil"/>
              <w:between w:val="nil"/>
            </w:pBdr>
            <w:shd w:val="clear" w:color="auto" w:fill="FFFFFF"/>
            <w:spacing w:after="100" w:line="276" w:lineRule="auto"/>
            <w:jc w:val="both"/>
          </w:pPr>
        </w:pPrChange>
      </w:pPr>
      <w:r w:rsidRPr="001460BF">
        <w:t xml:space="preserve">A </w:t>
      </w:r>
      <w:r w:rsidRPr="001460BF">
        <w:rPr>
          <w:b/>
          <w:bCs/>
        </w:rPr>
        <w:t>startup company</w:t>
      </w:r>
      <w:r w:rsidRPr="001460BF">
        <w:t xml:space="preserve"> in the data analytics industry has limited resources and needs to ensure that its cloud infrastructure can scale as its operations grow while maintaining cost efficiency. They aim to keep their operating costs low while ensuring that their platform remains flexible enough to </w:t>
      </w:r>
      <w:r w:rsidR="001676A2" w:rsidRPr="001460BF">
        <w:t>manage</w:t>
      </w:r>
      <w:r w:rsidRPr="001460BF">
        <w:t xml:space="preserve"> varying workloads.</w:t>
      </w:r>
    </w:p>
    <w:p w14:paraId="2547588D" w14:textId="0A313E50" w:rsidR="001460BF" w:rsidRPr="00883850" w:rsidRDefault="001460BF">
      <w:pPr>
        <w:pStyle w:val="NormalBPBHEB"/>
        <w:rPr>
          <w:b/>
          <w:bCs/>
          <w:rPrChange w:id="383" w:author="Arya" w:date="2025-02-28T16:41:00Z" w16du:dateUtc="2025-02-28T11:11:00Z">
            <w:rPr/>
          </w:rPrChange>
        </w:rPr>
        <w:pPrChange w:id="384" w:author="Arya" w:date="2025-02-28T16:41:00Z" w16du:dateUtc="2025-02-28T11:11:00Z">
          <w:pPr>
            <w:pStyle w:val="Heading3"/>
          </w:pPr>
        </w:pPrChange>
      </w:pPr>
      <w:r w:rsidRPr="00883850">
        <w:rPr>
          <w:b/>
          <w:bCs/>
          <w:rPrChange w:id="385" w:author="Arya" w:date="2025-02-28T16:41:00Z" w16du:dateUtc="2025-02-28T11:11:00Z">
            <w:rPr/>
          </w:rPrChange>
        </w:rPr>
        <w:t xml:space="preserve">Implementation </w:t>
      </w:r>
      <w:ins w:id="386" w:author="Arya" w:date="2025-02-28T16:41:00Z" w16du:dateUtc="2025-02-28T11:11:00Z">
        <w:r w:rsidR="00883850" w:rsidRPr="00883850">
          <w:rPr>
            <w:b/>
            <w:bCs/>
            <w:rPrChange w:id="387" w:author="Arya" w:date="2025-02-28T16:41:00Z" w16du:dateUtc="2025-02-28T11:11:00Z">
              <w:rPr/>
            </w:rPrChange>
          </w:rPr>
          <w:t>s</w:t>
        </w:r>
      </w:ins>
      <w:del w:id="388" w:author="Arya" w:date="2025-02-28T16:41:00Z" w16du:dateUtc="2025-02-28T11:11:00Z">
        <w:r w:rsidRPr="00883850" w:rsidDel="00883850">
          <w:rPr>
            <w:b/>
            <w:bCs/>
            <w:rPrChange w:id="389" w:author="Arya" w:date="2025-02-28T16:41:00Z" w16du:dateUtc="2025-02-28T11:11:00Z">
              <w:rPr/>
            </w:rPrChange>
          </w:rPr>
          <w:delText>S</w:delText>
        </w:r>
      </w:del>
      <w:r w:rsidRPr="00883850">
        <w:rPr>
          <w:b/>
          <w:bCs/>
          <w:rPrChange w:id="390" w:author="Arya" w:date="2025-02-28T16:41:00Z" w16du:dateUtc="2025-02-28T11:11:00Z">
            <w:rPr/>
          </w:rPrChange>
        </w:rPr>
        <w:t>teps</w:t>
      </w:r>
      <w:ins w:id="391" w:author="Arya" w:date="2025-02-28T16:41:00Z" w16du:dateUtc="2025-02-28T11:11:00Z">
        <w:r w:rsidR="00883850">
          <w:rPr>
            <w:b/>
            <w:bCs/>
          </w:rPr>
          <w:t>:</w:t>
        </w:r>
      </w:ins>
      <w:del w:id="392" w:author="Arya" w:date="2025-02-28T16:41:00Z" w16du:dateUtc="2025-02-28T11:11:00Z">
        <w:r w:rsidRPr="00883850" w:rsidDel="00883850">
          <w:rPr>
            <w:b/>
            <w:bCs/>
            <w:rPrChange w:id="393" w:author="Arya" w:date="2025-02-28T16:41:00Z" w16du:dateUtc="2025-02-28T11:11:00Z">
              <w:rPr/>
            </w:rPrChange>
          </w:rPr>
          <w:delText>:</w:delText>
        </w:r>
      </w:del>
    </w:p>
    <w:p w14:paraId="3D1CDAA3" w14:textId="59D55E4B" w:rsidR="001460BF" w:rsidRPr="001460BF" w:rsidRDefault="001460BF">
      <w:pPr>
        <w:pStyle w:val="NormalBPBHEB"/>
        <w:numPr>
          <w:ilvl w:val="0"/>
          <w:numId w:val="166"/>
        </w:numPr>
        <w:pPrChange w:id="394" w:author="Arya" w:date="2025-03-03T17:22:00Z" w16du:dateUtc="2025-03-03T11:52: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460BF">
        <w:rPr>
          <w:b/>
          <w:bCs/>
        </w:rPr>
        <w:t>Right-</w:t>
      </w:r>
      <w:ins w:id="395" w:author="Arya" w:date="2025-02-28T16:41:00Z" w16du:dateUtc="2025-02-28T11:11:00Z">
        <w:r w:rsidR="00CF521E">
          <w:rPr>
            <w:b/>
            <w:bCs/>
          </w:rPr>
          <w:t>s</w:t>
        </w:r>
      </w:ins>
      <w:del w:id="396" w:author="Arya" w:date="2025-02-28T16:41:00Z" w16du:dateUtc="2025-02-28T11:11:00Z">
        <w:r w:rsidRPr="001460BF" w:rsidDel="00CF521E">
          <w:rPr>
            <w:b/>
            <w:bCs/>
          </w:rPr>
          <w:delText>S</w:delText>
        </w:r>
      </w:del>
      <w:r w:rsidRPr="001460BF">
        <w:rPr>
          <w:b/>
          <w:bCs/>
        </w:rPr>
        <w:t xml:space="preserve">izing </w:t>
      </w:r>
      <w:ins w:id="397" w:author="Arya" w:date="2025-02-28T16:41:00Z" w16du:dateUtc="2025-02-28T11:11:00Z">
        <w:r w:rsidR="00CF521E">
          <w:rPr>
            <w:b/>
            <w:bCs/>
          </w:rPr>
          <w:t>r</w:t>
        </w:r>
      </w:ins>
      <w:del w:id="398" w:author="Arya" w:date="2025-02-28T16:41:00Z" w16du:dateUtc="2025-02-28T11:11:00Z">
        <w:r w:rsidRPr="001460BF" w:rsidDel="00CF521E">
          <w:rPr>
            <w:b/>
            <w:bCs/>
          </w:rPr>
          <w:delText>R</w:delText>
        </w:r>
      </w:del>
      <w:r w:rsidRPr="001460BF">
        <w:rPr>
          <w:b/>
          <w:bCs/>
        </w:rPr>
        <w:t>esources:</w:t>
      </w:r>
      <w:r w:rsidRPr="001460BF">
        <w:t xml:space="preserve"> The company regularly reviews its EC2 instance usage using AWS Cost Explorer. They identify underutilized EC2 instances and right-size them, ensuring that they are paying for only the resources they need.</w:t>
      </w:r>
    </w:p>
    <w:p w14:paraId="16FC68A6" w14:textId="63D17CCD" w:rsidR="001460BF" w:rsidRPr="001460BF" w:rsidRDefault="001460BF">
      <w:pPr>
        <w:pStyle w:val="NormalBPBHEB"/>
        <w:numPr>
          <w:ilvl w:val="0"/>
          <w:numId w:val="166"/>
        </w:numPr>
        <w:pPrChange w:id="399" w:author="Arya" w:date="2025-03-03T17:22:00Z" w16du:dateUtc="2025-03-03T11:52: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460BF">
        <w:rPr>
          <w:b/>
          <w:bCs/>
        </w:rPr>
        <w:t xml:space="preserve">Purchasing </w:t>
      </w:r>
      <w:ins w:id="400" w:author="Arya" w:date="2025-02-28T16:41:00Z" w16du:dateUtc="2025-02-28T11:11:00Z">
        <w:r w:rsidR="00CF521E">
          <w:rPr>
            <w:b/>
            <w:bCs/>
          </w:rPr>
          <w:t>s</w:t>
        </w:r>
      </w:ins>
      <w:del w:id="401" w:author="Arya" w:date="2025-02-28T16:41:00Z" w16du:dateUtc="2025-02-28T11:11:00Z">
        <w:r w:rsidRPr="001460BF" w:rsidDel="00CF521E">
          <w:rPr>
            <w:b/>
            <w:bCs/>
          </w:rPr>
          <w:delText>S</w:delText>
        </w:r>
      </w:del>
      <w:r w:rsidRPr="001460BF">
        <w:rPr>
          <w:b/>
          <w:bCs/>
        </w:rPr>
        <w:t>trategies:</w:t>
      </w:r>
      <w:r w:rsidRPr="001460BF">
        <w:t xml:space="preserve"> The startup leverages </w:t>
      </w:r>
      <w:r w:rsidRPr="001460BF">
        <w:rPr>
          <w:b/>
          <w:bCs/>
        </w:rPr>
        <w:t>EC2 Spot Instances</w:t>
      </w:r>
      <w:r w:rsidRPr="001460BF">
        <w:t xml:space="preserve"> for data processing jobs that are non-critical and flexible in terms of timing. This reduces their </w:t>
      </w:r>
      <w:proofErr w:type="gramStart"/>
      <w:r w:rsidRPr="001460BF">
        <w:t>compute</w:t>
      </w:r>
      <w:proofErr w:type="gramEnd"/>
      <w:r w:rsidRPr="001460BF">
        <w:t xml:space="preserve"> costs by up to 90% compared to on-demand pricing. They also take advantage of </w:t>
      </w:r>
      <w:r w:rsidRPr="001460BF">
        <w:rPr>
          <w:b/>
          <w:bCs/>
        </w:rPr>
        <w:t>Savings Plans</w:t>
      </w:r>
      <w:r w:rsidRPr="001460BF">
        <w:t xml:space="preserve"> to commit to a certain level of </w:t>
      </w:r>
      <w:proofErr w:type="gramStart"/>
      <w:r w:rsidRPr="001460BF">
        <w:t>compute</w:t>
      </w:r>
      <w:proofErr w:type="gramEnd"/>
      <w:r w:rsidRPr="001460BF">
        <w:t xml:space="preserve"> usage and </w:t>
      </w:r>
      <w:r w:rsidR="00B10EED" w:rsidRPr="001460BF">
        <w:t>get</w:t>
      </w:r>
      <w:r w:rsidRPr="001460BF">
        <w:t xml:space="preserve"> further discounts.</w:t>
      </w:r>
    </w:p>
    <w:p w14:paraId="6C475C14" w14:textId="264FFE5D" w:rsidR="001460BF" w:rsidRPr="001460BF" w:rsidRDefault="001460BF">
      <w:pPr>
        <w:pStyle w:val="NormalBPBHEB"/>
        <w:numPr>
          <w:ilvl w:val="0"/>
          <w:numId w:val="166"/>
        </w:numPr>
        <w:pPrChange w:id="402" w:author="Arya" w:date="2025-03-03T17:22:00Z" w16du:dateUtc="2025-03-03T11:52: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460BF">
        <w:rPr>
          <w:b/>
          <w:bCs/>
        </w:rPr>
        <w:t>Automation:</w:t>
      </w:r>
      <w:r w:rsidRPr="001460BF">
        <w:t xml:space="preserve"> To ensure that resources are only </w:t>
      </w:r>
      <w:r w:rsidR="00B10EED" w:rsidRPr="001460BF">
        <w:t>running,</w:t>
      </w:r>
      <w:r w:rsidRPr="001460BF">
        <w:t xml:space="preserve"> when necessary, the company implements </w:t>
      </w:r>
      <w:r w:rsidRPr="001460BF">
        <w:rPr>
          <w:b/>
          <w:bCs/>
        </w:rPr>
        <w:t>AWS Lambda</w:t>
      </w:r>
      <w:r w:rsidRPr="001460BF">
        <w:t xml:space="preserve"> for serverless computing tasks and </w:t>
      </w:r>
      <w:r w:rsidRPr="001460BF">
        <w:rPr>
          <w:b/>
          <w:bCs/>
        </w:rPr>
        <w:t>Auto Scaling</w:t>
      </w:r>
      <w:r w:rsidRPr="001460BF">
        <w:t xml:space="preserve"> for their EC2 instances. This ensures that </w:t>
      </w:r>
      <w:proofErr w:type="gramStart"/>
      <w:r w:rsidRPr="001460BF">
        <w:t>compute</w:t>
      </w:r>
      <w:proofErr w:type="gramEnd"/>
      <w:r w:rsidRPr="001460BF">
        <w:t xml:space="preserve"> resources are dynamically adjusted based on demand, avoiding the cost of running idle infrastructure during low-traffic periods.</w:t>
      </w:r>
    </w:p>
    <w:p w14:paraId="08A458D1" w14:textId="0A119BA0" w:rsidR="001460BF" w:rsidRPr="001460BF" w:rsidRDefault="001460BF">
      <w:pPr>
        <w:pStyle w:val="NormalBPBHEB"/>
        <w:numPr>
          <w:ilvl w:val="0"/>
          <w:numId w:val="166"/>
        </w:numPr>
        <w:pPrChange w:id="403" w:author="Arya" w:date="2025-03-03T17:22:00Z" w16du:dateUtc="2025-03-03T11:52: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460BF">
        <w:rPr>
          <w:b/>
          <w:bCs/>
        </w:rPr>
        <w:lastRenderedPageBreak/>
        <w:t xml:space="preserve">Resource </w:t>
      </w:r>
      <w:ins w:id="404" w:author="Arya" w:date="2025-02-28T16:42:00Z" w16du:dateUtc="2025-02-28T11:12:00Z">
        <w:r w:rsidR="00CF521E">
          <w:rPr>
            <w:b/>
            <w:bCs/>
          </w:rPr>
          <w:t>t</w:t>
        </w:r>
      </w:ins>
      <w:del w:id="405" w:author="Arya" w:date="2025-02-28T16:42:00Z" w16du:dateUtc="2025-02-28T11:12:00Z">
        <w:r w:rsidRPr="001460BF" w:rsidDel="00CF521E">
          <w:rPr>
            <w:b/>
            <w:bCs/>
          </w:rPr>
          <w:delText>T</w:delText>
        </w:r>
      </w:del>
      <w:r w:rsidRPr="001460BF">
        <w:rPr>
          <w:b/>
          <w:bCs/>
        </w:rPr>
        <w:t>agging:</w:t>
      </w:r>
      <w:r w:rsidRPr="001460BF">
        <w:t xml:space="preserve"> The startup employs a detailed tagging strategy, categorizing resources by team and project. This enables them to track cloud costs efficiently and allocate </w:t>
      </w:r>
      <w:proofErr w:type="gramStart"/>
      <w:r w:rsidRPr="001460BF">
        <w:t>expenditures</w:t>
      </w:r>
      <w:proofErr w:type="gramEnd"/>
      <w:r w:rsidRPr="001460BF">
        <w:t xml:space="preserve"> accurately across different departments, ensuring better visibility into their spending.</w:t>
      </w:r>
    </w:p>
    <w:p w14:paraId="23EFEC9F" w14:textId="35735538" w:rsidR="001460BF" w:rsidRPr="001460BF" w:rsidRDefault="001460BF">
      <w:pPr>
        <w:pStyle w:val="Heading2BPBHEB"/>
        <w:pPrChange w:id="406" w:author="Arya" w:date="2025-02-28T16:42:00Z" w16du:dateUtc="2025-02-28T11:12:00Z">
          <w:pPr>
            <w:pStyle w:val="Heading3"/>
          </w:pPr>
        </w:pPrChange>
      </w:pPr>
      <w:r w:rsidRPr="001460BF">
        <w:t xml:space="preserve">Business </w:t>
      </w:r>
      <w:ins w:id="407" w:author="Arya" w:date="2025-02-28T16:42:00Z" w16du:dateUtc="2025-02-28T11:12:00Z">
        <w:r w:rsidR="005201ED">
          <w:t>i</w:t>
        </w:r>
      </w:ins>
      <w:del w:id="408" w:author="Arya" w:date="2025-02-28T16:42:00Z" w16du:dateUtc="2025-02-28T11:12:00Z">
        <w:r w:rsidRPr="001460BF" w:rsidDel="005201ED">
          <w:delText>I</w:delText>
        </w:r>
      </w:del>
      <w:r w:rsidRPr="001460BF">
        <w:t>mpact</w:t>
      </w:r>
      <w:del w:id="409" w:author="Arya" w:date="2025-02-28T16:42:00Z" w16du:dateUtc="2025-02-28T11:12:00Z">
        <w:r w:rsidRPr="001460BF" w:rsidDel="005201ED">
          <w:delText>:</w:delText>
        </w:r>
      </w:del>
    </w:p>
    <w:p w14:paraId="4655470F" w14:textId="0825611E" w:rsidR="001460BF" w:rsidRPr="001460BF" w:rsidRDefault="001460BF">
      <w:pPr>
        <w:pStyle w:val="NormalBPBHEB"/>
        <w:pPrChange w:id="410" w:author="Arya" w:date="2025-02-28T16:42:00Z" w16du:dateUtc="2025-02-28T11:12:00Z">
          <w:pPr>
            <w:pBdr>
              <w:top w:val="nil"/>
              <w:left w:val="nil"/>
              <w:bottom w:val="nil"/>
              <w:right w:val="nil"/>
              <w:between w:val="nil"/>
            </w:pBdr>
            <w:shd w:val="clear" w:color="auto" w:fill="FFFFFF"/>
            <w:spacing w:after="100" w:line="276" w:lineRule="auto"/>
            <w:jc w:val="both"/>
          </w:pPr>
        </w:pPrChange>
      </w:pPr>
      <w:r w:rsidRPr="001460BF">
        <w:t xml:space="preserve">By applying the </w:t>
      </w:r>
      <w:r w:rsidRPr="001460BF">
        <w:rPr>
          <w:b/>
          <w:bCs/>
        </w:rPr>
        <w:t>Cost Optimization Pillar</w:t>
      </w:r>
      <w:r w:rsidRPr="001460BF">
        <w:t xml:space="preserve"> and </w:t>
      </w:r>
      <w:r w:rsidRPr="001460BF">
        <w:rPr>
          <w:b/>
          <w:bCs/>
        </w:rPr>
        <w:t>Cost Optimization Lens</w:t>
      </w:r>
      <w:r w:rsidRPr="001460BF">
        <w:t xml:space="preserve">, the startup successfully keeps its operating expenses low while scaling its infrastructure to meet demand. The use of </w:t>
      </w:r>
      <w:r w:rsidRPr="001460BF">
        <w:rPr>
          <w:b/>
          <w:bCs/>
        </w:rPr>
        <w:t>EC2 Spot Instances</w:t>
      </w:r>
      <w:r w:rsidRPr="001460BF">
        <w:t xml:space="preserve">, </w:t>
      </w:r>
      <w:r w:rsidRPr="001460BF">
        <w:rPr>
          <w:b/>
          <w:bCs/>
        </w:rPr>
        <w:t>Savings Plans</w:t>
      </w:r>
      <w:r w:rsidRPr="001460BF">
        <w:t xml:space="preserve">, and </w:t>
      </w:r>
      <w:r w:rsidRPr="001460BF">
        <w:rPr>
          <w:b/>
          <w:bCs/>
        </w:rPr>
        <w:t>AWS Lambda</w:t>
      </w:r>
      <w:r w:rsidRPr="001460BF">
        <w:t xml:space="preserve"> ensures that the company only pays for the resources it </w:t>
      </w:r>
      <w:r w:rsidR="00322DD4" w:rsidRPr="001460BF">
        <w:t>uses</w:t>
      </w:r>
      <w:r w:rsidRPr="001460BF">
        <w:t>, minimizing waste.</w:t>
      </w:r>
    </w:p>
    <w:p w14:paraId="5093E63C" w14:textId="77777777" w:rsidR="001460BF" w:rsidRPr="001460BF" w:rsidRDefault="001460BF">
      <w:pPr>
        <w:pStyle w:val="NormalBPBHEB"/>
        <w:pPrChange w:id="411" w:author="Arya" w:date="2025-02-28T16:42:00Z" w16du:dateUtc="2025-02-28T11:12:00Z">
          <w:pPr>
            <w:pBdr>
              <w:top w:val="nil"/>
              <w:left w:val="nil"/>
              <w:bottom w:val="nil"/>
              <w:right w:val="nil"/>
              <w:between w:val="nil"/>
            </w:pBdr>
            <w:shd w:val="clear" w:color="auto" w:fill="FFFFFF"/>
            <w:spacing w:after="100" w:line="276" w:lineRule="auto"/>
            <w:jc w:val="both"/>
          </w:pPr>
        </w:pPrChange>
      </w:pPr>
      <w:r w:rsidRPr="001460BF">
        <w:t xml:space="preserve">In addition, with the implementation of </w:t>
      </w:r>
      <w:r w:rsidRPr="001460BF">
        <w:rPr>
          <w:b/>
          <w:bCs/>
        </w:rPr>
        <w:t>AWS Cost Explorer</w:t>
      </w:r>
      <w:r w:rsidRPr="001460BF">
        <w:t xml:space="preserve"> and resource tagging, the company gains granular insights into their usage patterns, allowing them to adjust their spending proactively. This results in more effective budgeting and better financial control, contributing to long-term cost savings.</w:t>
      </w:r>
    </w:p>
    <w:p w14:paraId="41DA2E22" w14:textId="1BD058F7" w:rsidR="001460BF" w:rsidRPr="001460BF" w:rsidRDefault="001460BF">
      <w:pPr>
        <w:pStyle w:val="Heading2BPBHEB"/>
        <w:pPrChange w:id="412" w:author="Arya" w:date="2025-02-28T16:42:00Z" w16du:dateUtc="2025-02-28T11:12:00Z">
          <w:pPr>
            <w:pStyle w:val="Heading2"/>
          </w:pPr>
        </w:pPrChange>
      </w:pPr>
      <w:commentRangeStart w:id="413"/>
      <w:r w:rsidRPr="001460BF">
        <w:t xml:space="preserve">Putting the </w:t>
      </w:r>
      <w:r w:rsidR="005201ED" w:rsidRPr="001460BF">
        <w:t xml:space="preserve">well-architected framework into practice: </w:t>
      </w:r>
      <w:ins w:id="414" w:author="Arya" w:date="2025-02-28T16:42:00Z" w16du:dateUtc="2025-02-28T11:12:00Z">
        <w:r w:rsidR="005201ED">
          <w:t>C</w:t>
        </w:r>
      </w:ins>
      <w:del w:id="415" w:author="Arya" w:date="2025-02-28T16:42:00Z" w16du:dateUtc="2025-02-28T11:12:00Z">
        <w:r w:rsidR="005201ED" w:rsidRPr="001460BF" w:rsidDel="005201ED">
          <w:delText>c</w:delText>
        </w:r>
      </w:del>
      <w:r w:rsidR="005201ED" w:rsidRPr="001460BF">
        <w:t>ost optimization in action</w:t>
      </w:r>
      <w:commentRangeEnd w:id="413"/>
      <w:r w:rsidR="005201ED">
        <w:rPr>
          <w:rStyle w:val="CommentReference"/>
          <w:rFonts w:asciiTheme="minorHAnsi" w:eastAsiaTheme="minorHAnsi" w:hAnsiTheme="minorHAnsi" w:cstheme="minorBidi"/>
          <w:b w:val="0"/>
          <w:color w:val="auto"/>
        </w:rPr>
        <w:commentReference w:id="413"/>
      </w:r>
    </w:p>
    <w:p w14:paraId="6A28A651" w14:textId="77777777" w:rsidR="001460BF" w:rsidRPr="001460BF" w:rsidRDefault="001460BF">
      <w:pPr>
        <w:pStyle w:val="NormalBPBHEB"/>
        <w:pPrChange w:id="416" w:author="Arya" w:date="2025-02-28T16:43:00Z" w16du:dateUtc="2025-02-28T11:13:00Z">
          <w:pPr>
            <w:pBdr>
              <w:top w:val="nil"/>
              <w:left w:val="nil"/>
              <w:bottom w:val="nil"/>
              <w:right w:val="nil"/>
              <w:between w:val="nil"/>
            </w:pBdr>
            <w:shd w:val="clear" w:color="auto" w:fill="FFFFFF"/>
            <w:spacing w:after="100" w:line="276" w:lineRule="auto"/>
            <w:jc w:val="both"/>
          </w:pPr>
        </w:pPrChange>
      </w:pPr>
      <w:r w:rsidRPr="001460BF">
        <w:t xml:space="preserve">In this case study, we see how the </w:t>
      </w:r>
      <w:r w:rsidRPr="001460BF">
        <w:rPr>
          <w:b/>
          <w:bCs/>
        </w:rPr>
        <w:t>Cost Optimization Pillar</w:t>
      </w:r>
      <w:r w:rsidRPr="001460BF">
        <w:t xml:space="preserve"> and </w:t>
      </w:r>
      <w:r w:rsidRPr="001460BF">
        <w:rPr>
          <w:b/>
          <w:bCs/>
        </w:rPr>
        <w:t>Cost Optimization Lens</w:t>
      </w:r>
      <w:r w:rsidRPr="001460BF">
        <w:t xml:space="preserve"> work together to help the startup manage its cloud costs efficiently. By using </w:t>
      </w:r>
      <w:r w:rsidRPr="001460BF">
        <w:rPr>
          <w:b/>
          <w:bCs/>
        </w:rPr>
        <w:t>EC2 Spot Instances</w:t>
      </w:r>
      <w:r w:rsidRPr="001460BF">
        <w:t xml:space="preserve">, </w:t>
      </w:r>
      <w:r w:rsidRPr="001460BF">
        <w:rPr>
          <w:b/>
          <w:bCs/>
        </w:rPr>
        <w:t>Savings Plans</w:t>
      </w:r>
      <w:r w:rsidRPr="001460BF">
        <w:t xml:space="preserve">, and </w:t>
      </w:r>
      <w:r w:rsidRPr="001460BF">
        <w:rPr>
          <w:b/>
          <w:bCs/>
        </w:rPr>
        <w:t>AWS Lambda</w:t>
      </w:r>
      <w:r w:rsidRPr="001460BF">
        <w:t>, the startup not only reduces costs but also builds a scalable and flexible cloud infrastructure that can grow with its business.</w:t>
      </w:r>
    </w:p>
    <w:p w14:paraId="348154B5" w14:textId="6BCFE4BA" w:rsidR="001460BF" w:rsidRPr="001460BF" w:rsidRDefault="001460BF">
      <w:pPr>
        <w:pStyle w:val="NormalBPBHEB"/>
        <w:pPrChange w:id="417" w:author="Arya" w:date="2025-02-28T16:43:00Z" w16du:dateUtc="2025-02-28T11:13:00Z">
          <w:pPr>
            <w:pBdr>
              <w:top w:val="nil"/>
              <w:left w:val="nil"/>
              <w:bottom w:val="nil"/>
              <w:right w:val="nil"/>
              <w:between w:val="nil"/>
            </w:pBdr>
            <w:shd w:val="clear" w:color="auto" w:fill="FFFFFF"/>
            <w:spacing w:after="100" w:line="276" w:lineRule="auto"/>
            <w:jc w:val="both"/>
          </w:pPr>
        </w:pPrChange>
      </w:pPr>
      <w:r w:rsidRPr="001460BF">
        <w:t xml:space="preserve">The </w:t>
      </w:r>
      <w:r w:rsidRPr="001460BF">
        <w:rPr>
          <w:b/>
          <w:bCs/>
        </w:rPr>
        <w:t>Cost Optimization Lens</w:t>
      </w:r>
      <w:r w:rsidRPr="001460BF">
        <w:t xml:space="preserve"> goes further by emphasizing the importance of </w:t>
      </w:r>
      <w:r w:rsidRPr="001460BF">
        <w:rPr>
          <w:b/>
          <w:bCs/>
        </w:rPr>
        <w:t>resource tagging</w:t>
      </w:r>
      <w:r w:rsidRPr="001460BF">
        <w:t xml:space="preserve"> and </w:t>
      </w:r>
      <w:r w:rsidRPr="001460BF">
        <w:rPr>
          <w:b/>
          <w:bCs/>
        </w:rPr>
        <w:t>usage analysis</w:t>
      </w:r>
      <w:r w:rsidRPr="001460BF">
        <w:t xml:space="preserve">, which </w:t>
      </w:r>
      <w:r w:rsidR="00B10EED" w:rsidRPr="001460BF">
        <w:t>empowers</w:t>
      </w:r>
      <w:r w:rsidRPr="001460BF">
        <w:t xml:space="preserve"> the company to make data-driven decisions about resource allocation. By adhering to these principles, the startup maximizes the return on its AWS investments and ensures that its cloud resources are being used as efficiently as possible.</w:t>
      </w:r>
    </w:p>
    <w:p w14:paraId="464DF77D" w14:textId="5FAD781F" w:rsidR="001460BF" w:rsidRPr="001460BF" w:rsidRDefault="001460BF">
      <w:pPr>
        <w:pStyle w:val="Heading3BPBHEB"/>
        <w:pPrChange w:id="418" w:author="Arya" w:date="2025-02-28T16:43:00Z" w16du:dateUtc="2025-02-28T11:13:00Z">
          <w:pPr>
            <w:pStyle w:val="Heading2"/>
          </w:pPr>
        </w:pPrChange>
      </w:pPr>
      <w:r w:rsidRPr="001460BF">
        <w:t xml:space="preserve">Closing </w:t>
      </w:r>
      <w:r w:rsidR="005201ED" w:rsidRPr="001460BF">
        <w:t>thoughts on cost optimization</w:t>
      </w:r>
    </w:p>
    <w:p w14:paraId="381C4D7A" w14:textId="4D611F40" w:rsidR="001460BF" w:rsidRPr="001460BF" w:rsidRDefault="001460BF">
      <w:pPr>
        <w:pStyle w:val="NormalBPBHEB"/>
        <w:pPrChange w:id="419" w:author="Arya" w:date="2025-02-28T16:43:00Z" w16du:dateUtc="2025-02-28T11:13:00Z">
          <w:pPr>
            <w:pBdr>
              <w:top w:val="nil"/>
              <w:left w:val="nil"/>
              <w:bottom w:val="nil"/>
              <w:right w:val="nil"/>
              <w:between w:val="nil"/>
            </w:pBdr>
            <w:shd w:val="clear" w:color="auto" w:fill="FFFFFF"/>
            <w:spacing w:after="100" w:line="276" w:lineRule="auto"/>
            <w:jc w:val="both"/>
          </w:pPr>
        </w:pPrChange>
      </w:pPr>
      <w:r w:rsidRPr="001460BF">
        <w:t xml:space="preserve">The </w:t>
      </w:r>
      <w:r w:rsidRPr="001460BF">
        <w:rPr>
          <w:b/>
          <w:bCs/>
        </w:rPr>
        <w:t>Cost Optimization Pillar</w:t>
      </w:r>
      <w:r w:rsidRPr="001460BF">
        <w:t xml:space="preserve"> and </w:t>
      </w:r>
      <w:r w:rsidRPr="001460BF">
        <w:rPr>
          <w:b/>
          <w:bCs/>
        </w:rPr>
        <w:t>Cost Optimization Lens</w:t>
      </w:r>
      <w:r w:rsidRPr="001460BF">
        <w:t xml:space="preserve"> work </w:t>
      </w:r>
      <w:r w:rsidR="00EC5BFA" w:rsidRPr="001460BF">
        <w:t>together</w:t>
      </w:r>
      <w:r w:rsidRPr="001460BF">
        <w:t xml:space="preserve"> to ensure that organizations </w:t>
      </w:r>
      <w:r w:rsidR="00091AAE">
        <w:t xml:space="preserve">benefit from </w:t>
      </w:r>
      <w:r w:rsidRPr="001460BF">
        <w:t xml:space="preserve">their AWS resources while keeping costs under control. By optimizing resource usage, leveraging cost-saving tools, and continuously analyzing spending patterns, organizations can maintain </w:t>
      </w:r>
      <w:r w:rsidR="00C10927" w:rsidRPr="001460BF">
        <w:t>an important level</w:t>
      </w:r>
      <w:r w:rsidRPr="001460BF">
        <w:t xml:space="preserve"> of efficiency without sacrificing performance or reliability. This approach not only leads to significant cost savings but also enables businesses to reinvest those savings into further innovation and growth.</w:t>
      </w:r>
    </w:p>
    <w:p w14:paraId="3D3EACC7" w14:textId="58530715" w:rsidR="000B47DE" w:rsidRDefault="00D11249">
      <w:pPr>
        <w:pStyle w:val="Heading2BPBHEB"/>
        <w:pPrChange w:id="420" w:author="Arya" w:date="2025-02-28T16:43:00Z" w16du:dateUtc="2025-02-28T11:13:00Z">
          <w:pPr>
            <w:pStyle w:val="Heading1"/>
          </w:pPr>
        </w:pPrChange>
      </w:pPr>
      <w:r w:rsidRPr="00202607">
        <w:t xml:space="preserve">Operational </w:t>
      </w:r>
      <w:ins w:id="421" w:author="Arya" w:date="2025-02-28T16:43:00Z" w16du:dateUtc="2025-02-28T11:13:00Z">
        <w:r w:rsidR="005201ED">
          <w:t>e</w:t>
        </w:r>
      </w:ins>
      <w:del w:id="422" w:author="Arya" w:date="2025-02-28T16:43:00Z" w16du:dateUtc="2025-02-28T11:13:00Z">
        <w:r w:rsidRPr="00202607" w:rsidDel="005201ED">
          <w:delText>E</w:delText>
        </w:r>
      </w:del>
      <w:r w:rsidRPr="00202607">
        <w:t xml:space="preserve">xcellence </w:t>
      </w:r>
      <w:ins w:id="423" w:author="Arya" w:date="2025-02-28T16:43:00Z" w16du:dateUtc="2025-02-28T11:13:00Z">
        <w:r w:rsidR="005201ED">
          <w:t>p</w:t>
        </w:r>
      </w:ins>
      <w:del w:id="424" w:author="Arya" w:date="2025-02-28T16:43:00Z" w16du:dateUtc="2025-02-28T11:13:00Z">
        <w:r w:rsidRPr="00202607" w:rsidDel="005201ED">
          <w:delText>P</w:delText>
        </w:r>
      </w:del>
      <w:r w:rsidRPr="00202607">
        <w:t>illar</w:t>
      </w:r>
    </w:p>
    <w:p w14:paraId="7DE116CE" w14:textId="2158DFF0" w:rsidR="000B47DE" w:rsidRDefault="005B4CF2">
      <w:pPr>
        <w:pStyle w:val="NormalBPBHEB"/>
        <w:pPrChange w:id="425" w:author="Arya" w:date="2025-02-28T16:43:00Z" w16du:dateUtc="2025-02-28T11:13:00Z">
          <w:pPr>
            <w:pBdr>
              <w:top w:val="nil"/>
              <w:left w:val="nil"/>
              <w:bottom w:val="nil"/>
              <w:right w:val="nil"/>
              <w:between w:val="nil"/>
            </w:pBdr>
            <w:shd w:val="clear" w:color="auto" w:fill="FFFFFF"/>
            <w:spacing w:after="100" w:line="276" w:lineRule="auto"/>
            <w:jc w:val="both"/>
          </w:pPr>
        </w:pPrChange>
      </w:pPr>
      <w:r w:rsidRPr="009B570A">
        <w:t xml:space="preserve">Operational excellence in the AWS Well-Architected Framework supports effective development and management of workloads while gaining insight into operations and continuously enhancing supporting processes to deliver business value. AWS emphasizes </w:t>
      </w:r>
      <w:r w:rsidRPr="009B570A">
        <w:lastRenderedPageBreak/>
        <w:t>automation, monitoring, and operational best practices to ensure systems operate efficiently and effectively.</w:t>
      </w:r>
    </w:p>
    <w:p w14:paraId="4C85B279" w14:textId="28DC2EAA" w:rsidR="00202607" w:rsidRPr="00202607" w:rsidRDefault="00202607">
      <w:pPr>
        <w:pStyle w:val="Heading2BPBHEB"/>
        <w:pPrChange w:id="426" w:author="Arya" w:date="2025-02-28T16:44:00Z" w16du:dateUtc="2025-02-28T11:14:00Z">
          <w:pPr>
            <w:pStyle w:val="Heading2"/>
          </w:pPr>
        </w:pPrChange>
      </w:pPr>
      <w:r w:rsidRPr="00202607">
        <w:t xml:space="preserve">Enabling </w:t>
      </w:r>
      <w:r w:rsidR="001321B8" w:rsidRPr="00202607">
        <w:t>efficient, secure, and reliable operations</w:t>
      </w:r>
    </w:p>
    <w:p w14:paraId="401C9C21" w14:textId="77777777" w:rsidR="00202607" w:rsidRPr="00202607" w:rsidRDefault="00202607">
      <w:pPr>
        <w:pStyle w:val="NormalBPBHEB"/>
        <w:pPrChange w:id="427" w:author="Arya" w:date="2025-02-28T16:44:00Z" w16du:dateUtc="2025-02-28T11:14:00Z">
          <w:pPr>
            <w:pBdr>
              <w:top w:val="nil"/>
              <w:left w:val="nil"/>
              <w:bottom w:val="nil"/>
              <w:right w:val="nil"/>
              <w:between w:val="nil"/>
            </w:pBdr>
            <w:shd w:val="clear" w:color="auto" w:fill="FFFFFF"/>
            <w:spacing w:after="100" w:line="276" w:lineRule="auto"/>
            <w:jc w:val="both"/>
          </w:pPr>
        </w:pPrChange>
      </w:pPr>
      <w:r w:rsidRPr="00202607">
        <w:t xml:space="preserve">The </w:t>
      </w:r>
      <w:r w:rsidRPr="00202607">
        <w:rPr>
          <w:b/>
          <w:bCs/>
        </w:rPr>
        <w:t>Operational Excellence Pillar</w:t>
      </w:r>
      <w:r w:rsidRPr="00202607">
        <w:t xml:space="preserve"> in the AWS Well-Architected Framework focuses on the continuous improvement of processes that support applications and business objectives. This pillar is centered on automation, monitoring, incident management, and fostering a culture of continuous improvement to ensure that systems remain agile, secure, and effective.</w:t>
      </w:r>
    </w:p>
    <w:p w14:paraId="249E8577" w14:textId="21951FDF" w:rsidR="00202607" w:rsidRDefault="00202607">
      <w:pPr>
        <w:pStyle w:val="Heading2BPBHEB"/>
        <w:pPrChange w:id="428" w:author="Arya" w:date="2025-02-28T16:44:00Z" w16du:dateUtc="2025-02-28T11:14:00Z">
          <w:pPr>
            <w:pStyle w:val="Heading3"/>
          </w:pPr>
        </w:pPrChange>
      </w:pPr>
      <w:r w:rsidRPr="00202607">
        <w:t xml:space="preserve">Key </w:t>
      </w:r>
      <w:r w:rsidR="001321B8" w:rsidRPr="00202607">
        <w:t>considerations in the operational excellence pillar</w:t>
      </w:r>
    </w:p>
    <w:p w14:paraId="73F76D35" w14:textId="6F3A54F7" w:rsidR="00531AB4" w:rsidRPr="000B09BA" w:rsidRDefault="00531AB4">
      <w:pPr>
        <w:pStyle w:val="NormalBPBHEB"/>
        <w:pPrChange w:id="429" w:author="Arya" w:date="2025-02-28T16:44:00Z" w16du:dateUtc="2025-02-28T11:14:00Z">
          <w:pPr>
            <w:pBdr>
              <w:top w:val="nil"/>
              <w:left w:val="nil"/>
              <w:bottom w:val="nil"/>
              <w:right w:val="nil"/>
              <w:between w:val="nil"/>
            </w:pBdr>
            <w:shd w:val="clear" w:color="auto" w:fill="FFFFFF"/>
            <w:spacing w:after="100" w:line="276" w:lineRule="auto"/>
            <w:jc w:val="both"/>
          </w:pPr>
        </w:pPrChange>
      </w:pPr>
      <w:r w:rsidRPr="009B570A">
        <w:t xml:space="preserve">Operational excellence ensures that organizations run and manage their workloads efficiently, securely, and reliably. Key considerations </w:t>
      </w:r>
      <w:r w:rsidRPr="000B09BA">
        <w:t xml:space="preserve">include </w:t>
      </w:r>
      <w:sdt>
        <w:sdtPr>
          <w:id w:val="1558506151"/>
          <w:citation/>
        </w:sdtPr>
        <w:sdtContent>
          <w:r w:rsidRPr="000B09BA">
            <w:fldChar w:fldCharType="begin"/>
          </w:r>
          <w:r w:rsidRPr="000B09BA">
            <w:instrText xml:space="preserve"> CITATION Ama204 \l 1033 </w:instrText>
          </w:r>
          <w:r w:rsidRPr="000B09BA">
            <w:fldChar w:fldCharType="separate"/>
          </w:r>
          <w:r w:rsidR="000104DD" w:rsidRPr="000104DD">
            <w:rPr>
              <w:noProof/>
            </w:rPr>
            <w:t>[7]</w:t>
          </w:r>
          <w:r w:rsidRPr="000B09BA">
            <w:fldChar w:fldCharType="end"/>
          </w:r>
        </w:sdtContent>
      </w:sdt>
      <w:r w:rsidRPr="000B09BA">
        <w:t>:</w:t>
      </w:r>
    </w:p>
    <w:p w14:paraId="7072FA26" w14:textId="77777777" w:rsidR="00202607" w:rsidRPr="00202607" w:rsidRDefault="00202607">
      <w:pPr>
        <w:pStyle w:val="NormalBPBHEB"/>
        <w:numPr>
          <w:ilvl w:val="0"/>
          <w:numId w:val="158"/>
        </w:numPr>
        <w:pPrChange w:id="430" w:author="Arya" w:date="2025-02-28T16:44:00Z" w16du:dateUtc="2025-02-28T11:14:00Z">
          <w:pPr>
            <w:numPr>
              <w:numId w:val="7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Automation:</w:t>
      </w:r>
      <w:r w:rsidRPr="00202607">
        <w:t xml:space="preserve"> Automating manual processes to reduce human error, speed up deployment, and ensure consistency across environments.</w:t>
      </w:r>
    </w:p>
    <w:p w14:paraId="05F36E6E" w14:textId="1C27C57C" w:rsidR="00202607" w:rsidRPr="00202607" w:rsidRDefault="00202607">
      <w:pPr>
        <w:pStyle w:val="NormalBPBHEB"/>
        <w:numPr>
          <w:ilvl w:val="0"/>
          <w:numId w:val="158"/>
        </w:numPr>
        <w:pPrChange w:id="431" w:author="Arya" w:date="2025-02-28T16:44:00Z" w16du:dateUtc="2025-02-28T11:14:00Z">
          <w:pPr>
            <w:numPr>
              <w:numId w:val="7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 xml:space="preserve">Monitoring and </w:t>
      </w:r>
      <w:ins w:id="432" w:author="Arya" w:date="2025-02-28T16:44:00Z" w16du:dateUtc="2025-02-28T11:14:00Z">
        <w:r w:rsidR="001321B8">
          <w:rPr>
            <w:b/>
            <w:bCs/>
          </w:rPr>
          <w:t>l</w:t>
        </w:r>
      </w:ins>
      <w:del w:id="433" w:author="Arya" w:date="2025-02-28T16:44:00Z" w16du:dateUtc="2025-02-28T11:14:00Z">
        <w:r w:rsidRPr="00202607" w:rsidDel="001321B8">
          <w:rPr>
            <w:b/>
            <w:bCs/>
          </w:rPr>
          <w:delText>L</w:delText>
        </w:r>
      </w:del>
      <w:r w:rsidRPr="00202607">
        <w:rPr>
          <w:b/>
          <w:bCs/>
        </w:rPr>
        <w:t>ogging:</w:t>
      </w:r>
      <w:r w:rsidRPr="00202607">
        <w:t xml:space="preserve"> Continuously monitoring systems and applications to identify performance bottlenecks, potential issues, and anomalies.</w:t>
      </w:r>
    </w:p>
    <w:p w14:paraId="66E037B8" w14:textId="6F60E675" w:rsidR="00202607" w:rsidRPr="00202607" w:rsidRDefault="00202607">
      <w:pPr>
        <w:pStyle w:val="NormalBPBHEB"/>
        <w:numPr>
          <w:ilvl w:val="0"/>
          <w:numId w:val="158"/>
        </w:numPr>
        <w:pPrChange w:id="434" w:author="Arya" w:date="2025-02-28T16:44:00Z" w16du:dateUtc="2025-02-28T11:14:00Z">
          <w:pPr>
            <w:numPr>
              <w:numId w:val="7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 xml:space="preserve">Incident </w:t>
      </w:r>
      <w:ins w:id="435" w:author="Arya" w:date="2025-02-28T16:44:00Z" w16du:dateUtc="2025-02-28T11:14:00Z">
        <w:r w:rsidR="001321B8">
          <w:rPr>
            <w:b/>
            <w:bCs/>
          </w:rPr>
          <w:t>r</w:t>
        </w:r>
      </w:ins>
      <w:del w:id="436" w:author="Arya" w:date="2025-02-28T16:44:00Z" w16du:dateUtc="2025-02-28T11:14:00Z">
        <w:r w:rsidRPr="00202607" w:rsidDel="001321B8">
          <w:rPr>
            <w:b/>
            <w:bCs/>
          </w:rPr>
          <w:delText>R</w:delText>
        </w:r>
      </w:del>
      <w:r w:rsidRPr="00202607">
        <w:rPr>
          <w:b/>
          <w:bCs/>
        </w:rPr>
        <w:t>esponse:</w:t>
      </w:r>
      <w:r w:rsidRPr="00202607">
        <w:t xml:space="preserve"> Establishing a well-defined incident response process to quickly and efficiently address failures and mitigate their impact.</w:t>
      </w:r>
    </w:p>
    <w:p w14:paraId="42C66BCE" w14:textId="2077DB0D" w:rsidR="00202607" w:rsidRPr="00202607" w:rsidRDefault="00202607">
      <w:pPr>
        <w:pStyle w:val="NormalBPBHEB"/>
        <w:numPr>
          <w:ilvl w:val="0"/>
          <w:numId w:val="158"/>
        </w:numPr>
        <w:pPrChange w:id="437" w:author="Arya" w:date="2025-02-28T16:44:00Z" w16du:dateUtc="2025-02-28T11:14:00Z">
          <w:pPr>
            <w:numPr>
              <w:numId w:val="7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 xml:space="preserve">Continuous </w:t>
      </w:r>
      <w:ins w:id="438" w:author="Arya" w:date="2025-02-28T16:44:00Z" w16du:dateUtc="2025-02-28T11:14:00Z">
        <w:r w:rsidR="001321B8">
          <w:rPr>
            <w:b/>
            <w:bCs/>
          </w:rPr>
          <w:t>i</w:t>
        </w:r>
      </w:ins>
      <w:del w:id="439" w:author="Arya" w:date="2025-02-28T16:44:00Z" w16du:dateUtc="2025-02-28T11:14:00Z">
        <w:r w:rsidRPr="00202607" w:rsidDel="001321B8">
          <w:rPr>
            <w:b/>
            <w:bCs/>
          </w:rPr>
          <w:delText>I</w:delText>
        </w:r>
      </w:del>
      <w:r w:rsidRPr="00202607">
        <w:rPr>
          <w:b/>
          <w:bCs/>
        </w:rPr>
        <w:t>mprovement:</w:t>
      </w:r>
      <w:r w:rsidRPr="00202607">
        <w:t xml:space="preserve"> Creating a culture of iterative improvements, conducting post-incident reviews, and adjusting systems and processes based on feedback and lessons learned.</w:t>
      </w:r>
    </w:p>
    <w:p w14:paraId="6E26C794" w14:textId="6CB44176" w:rsidR="005C7608" w:rsidRDefault="005C6500">
      <w:pPr>
        <w:pStyle w:val="Heading2BPBHEB"/>
        <w:pPrChange w:id="440" w:author="Arya" w:date="2025-02-28T16:45:00Z" w16du:dateUtc="2025-02-28T11:15:00Z">
          <w:pPr>
            <w:pStyle w:val="Heading1"/>
          </w:pPr>
        </w:pPrChange>
      </w:pPr>
      <w:ins w:id="441" w:author="Arya" w:date="2025-02-28T16:44:00Z" w16du:dateUtc="2025-02-28T11:14:00Z">
        <w:r>
          <w:t>O</w:t>
        </w:r>
      </w:ins>
      <w:del w:id="442" w:author="Arya" w:date="2025-02-28T16:44:00Z" w16du:dateUtc="2025-02-28T11:14:00Z">
        <w:r w:rsidRPr="00202607" w:rsidDel="005C6500">
          <w:delText>o</w:delText>
        </w:r>
      </w:del>
      <w:r w:rsidRPr="00202607">
        <w:t xml:space="preserve">perational </w:t>
      </w:r>
      <w:ins w:id="443" w:author="Arya" w:date="2025-02-28T16:44:00Z" w16du:dateUtc="2025-02-28T11:14:00Z">
        <w:r>
          <w:t>e</w:t>
        </w:r>
      </w:ins>
      <w:del w:id="444" w:author="Arya" w:date="2025-02-28T16:44:00Z" w16du:dateUtc="2025-02-28T11:14:00Z">
        <w:r w:rsidR="00202607" w:rsidRPr="00202607" w:rsidDel="00787F84">
          <w:delText>E</w:delText>
        </w:r>
      </w:del>
      <w:r w:rsidRPr="00202607">
        <w:t xml:space="preserve">xcellence </w:t>
      </w:r>
      <w:ins w:id="445" w:author="Arya" w:date="2025-02-28T16:44:00Z" w16du:dateUtc="2025-02-28T11:14:00Z">
        <w:r>
          <w:t>l</w:t>
        </w:r>
      </w:ins>
      <w:del w:id="446" w:author="Arya" w:date="2025-02-28T16:44:00Z" w16du:dateUtc="2025-02-28T11:14:00Z">
        <w:r w:rsidR="00202607" w:rsidRPr="00202607" w:rsidDel="00787F84">
          <w:delText>L</w:delText>
        </w:r>
      </w:del>
      <w:r w:rsidRPr="00202607">
        <w:t>ens</w:t>
      </w:r>
    </w:p>
    <w:p w14:paraId="43CE4D65" w14:textId="3F12D947" w:rsidR="005C7608" w:rsidRDefault="005C7608">
      <w:pPr>
        <w:pStyle w:val="NormalBPBHEB"/>
        <w:rPr>
          <w:b/>
          <w:bCs/>
        </w:rPr>
        <w:pPrChange w:id="447" w:author="Arya" w:date="2025-02-28T16:45:00Z" w16du:dateUtc="2025-02-28T11:15:00Z">
          <w:pPr>
            <w:pBdr>
              <w:top w:val="nil"/>
              <w:left w:val="nil"/>
              <w:bottom w:val="nil"/>
              <w:right w:val="nil"/>
              <w:between w:val="nil"/>
            </w:pBdr>
            <w:shd w:val="clear" w:color="auto" w:fill="FFFFFF"/>
            <w:spacing w:after="100" w:line="276" w:lineRule="auto"/>
            <w:jc w:val="both"/>
          </w:pPr>
        </w:pPrChange>
      </w:pPr>
      <w:r w:rsidRPr="00360E43">
        <w:t>The AWS Well-Architected Operational Excellence Lens is dedicated to enhancing the ability of organizations to manage and operate their cloud environments effectively. This lens provides detailed guidance on achieving excellence in operations, focusing on automation, monitoring, and responsive processes that ensure applications are not only efficient and dependable but also continually aligned with business goals.</w:t>
      </w:r>
    </w:p>
    <w:p w14:paraId="35D9E843" w14:textId="28B50733" w:rsidR="00202607" w:rsidRPr="00202607" w:rsidRDefault="00202607">
      <w:pPr>
        <w:pStyle w:val="Heading2BPBHEB"/>
        <w:pPrChange w:id="448" w:author="Arya" w:date="2025-02-28T16:45:00Z" w16du:dateUtc="2025-02-28T11:15:00Z">
          <w:pPr>
            <w:pStyle w:val="Heading2"/>
          </w:pPr>
        </w:pPrChange>
      </w:pPr>
      <w:r w:rsidRPr="00202607">
        <w:t xml:space="preserve">Improving </w:t>
      </w:r>
      <w:r w:rsidR="005C6500" w:rsidRPr="00202607">
        <w:t>processes and delivering business value</w:t>
      </w:r>
    </w:p>
    <w:p w14:paraId="03B0352D" w14:textId="77777777" w:rsidR="00202607" w:rsidRPr="00202607" w:rsidRDefault="00202607">
      <w:pPr>
        <w:pStyle w:val="NormalBPBHEB"/>
        <w:pPrChange w:id="449" w:author="Arya" w:date="2025-02-28T16:46:00Z" w16du:dateUtc="2025-02-28T11:16:00Z">
          <w:pPr>
            <w:pBdr>
              <w:top w:val="nil"/>
              <w:left w:val="nil"/>
              <w:bottom w:val="nil"/>
              <w:right w:val="nil"/>
              <w:between w:val="nil"/>
            </w:pBdr>
            <w:shd w:val="clear" w:color="auto" w:fill="FFFFFF"/>
            <w:spacing w:after="100" w:line="276" w:lineRule="auto"/>
            <w:jc w:val="both"/>
          </w:pPr>
        </w:pPrChange>
      </w:pPr>
      <w:r w:rsidRPr="00202607">
        <w:t xml:space="preserve">The </w:t>
      </w:r>
      <w:r w:rsidRPr="00202607">
        <w:rPr>
          <w:b/>
          <w:bCs/>
        </w:rPr>
        <w:t>Operational Excellence Lens</w:t>
      </w:r>
      <w:r w:rsidRPr="00202607">
        <w:t xml:space="preserve"> provides tailored guidance for improving operational workflows in the cloud. It emphasizes automation, monitoring, and performance management to ensure that systems run efficiently while minimizing disruptions and risks.</w:t>
      </w:r>
    </w:p>
    <w:p w14:paraId="19F4A2DE" w14:textId="5973C59C" w:rsidR="00202607" w:rsidRDefault="00202607">
      <w:pPr>
        <w:pStyle w:val="Heading2BPBHEB"/>
        <w:pPrChange w:id="450" w:author="Arya" w:date="2025-02-28T16:46:00Z" w16du:dateUtc="2025-02-28T11:16:00Z">
          <w:pPr>
            <w:pStyle w:val="Heading2"/>
          </w:pPr>
        </w:pPrChange>
      </w:pPr>
      <w:r w:rsidRPr="00202607">
        <w:t xml:space="preserve">Key </w:t>
      </w:r>
      <w:r w:rsidR="0030770C" w:rsidRPr="00202607">
        <w:t>concepts in the operational excellence lens</w:t>
      </w:r>
    </w:p>
    <w:p w14:paraId="25ADC901" w14:textId="77777777" w:rsidR="0030770C" w:rsidRDefault="00531AB4">
      <w:pPr>
        <w:pStyle w:val="NormalBPBHEB"/>
        <w:rPr>
          <w:ins w:id="451" w:author="Arya" w:date="2025-02-28T16:46:00Z" w16du:dateUtc="2025-02-28T11:16:00Z"/>
        </w:rPr>
        <w:pPrChange w:id="452" w:author="Arya" w:date="2025-02-28T16:46:00Z" w16du:dateUtc="2025-02-28T11:16:00Z">
          <w:pPr>
            <w:pBdr>
              <w:top w:val="nil"/>
              <w:left w:val="nil"/>
              <w:bottom w:val="nil"/>
              <w:right w:val="nil"/>
              <w:between w:val="nil"/>
            </w:pBdr>
            <w:shd w:val="clear" w:color="auto" w:fill="FFFFFF"/>
            <w:spacing w:after="100" w:line="276" w:lineRule="auto"/>
            <w:jc w:val="both"/>
          </w:pPr>
        </w:pPrChange>
      </w:pPr>
      <w:r w:rsidRPr="00360E43">
        <w:t>The Operational Excellence Lens focuses on enabling organizations to run and manage their workloads efficiently, securely, and reliably.</w:t>
      </w:r>
    </w:p>
    <w:p w14:paraId="7FFC5875" w14:textId="1C37D9DE" w:rsidR="00531AB4" w:rsidRPr="00202607" w:rsidRDefault="00531AB4">
      <w:pPr>
        <w:pStyle w:val="NormalBPBHEB"/>
        <w:rPr>
          <w:b/>
          <w:bCs/>
        </w:rPr>
        <w:pPrChange w:id="453" w:author="Arya" w:date="2025-02-28T16:46:00Z" w16du:dateUtc="2025-02-28T11:16:00Z">
          <w:pPr>
            <w:pBdr>
              <w:top w:val="nil"/>
              <w:left w:val="nil"/>
              <w:bottom w:val="nil"/>
              <w:right w:val="nil"/>
              <w:between w:val="nil"/>
            </w:pBdr>
            <w:shd w:val="clear" w:color="auto" w:fill="FFFFFF"/>
            <w:spacing w:after="100" w:line="276" w:lineRule="auto"/>
            <w:jc w:val="both"/>
          </w:pPr>
        </w:pPrChange>
      </w:pPr>
      <w:del w:id="454" w:author="Arya" w:date="2025-02-28T16:46:00Z" w16du:dateUtc="2025-02-28T11:16:00Z">
        <w:r w:rsidRPr="00360E43" w:rsidDel="0030770C">
          <w:delText xml:space="preserve"> </w:delText>
        </w:r>
      </w:del>
      <w:bookmarkStart w:id="455" w:name="_Hlk188030883"/>
      <w:r w:rsidRPr="00360E43">
        <w:t xml:space="preserve">Key </w:t>
      </w:r>
      <w:r w:rsidR="00D11249">
        <w:t>concepts</w:t>
      </w:r>
      <w:r w:rsidRPr="00360E43">
        <w:t xml:space="preserve"> include:</w:t>
      </w:r>
      <w:bookmarkEnd w:id="455"/>
    </w:p>
    <w:p w14:paraId="5918D5DF" w14:textId="755EEC5C" w:rsidR="00202607" w:rsidRPr="00202607" w:rsidRDefault="00202607">
      <w:pPr>
        <w:pStyle w:val="NormalBPBHEB"/>
        <w:numPr>
          <w:ilvl w:val="0"/>
          <w:numId w:val="159"/>
        </w:numPr>
        <w:pPrChange w:id="456" w:author="Arya" w:date="2025-02-28T16:46:00Z" w16du:dateUtc="2025-02-28T11:16:00Z">
          <w:pPr>
            <w:numPr>
              <w:numId w:val="7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lastRenderedPageBreak/>
        <w:t xml:space="preserve">Automation of </w:t>
      </w:r>
      <w:ins w:id="457" w:author="Arya" w:date="2025-02-28T16:46:00Z" w16du:dateUtc="2025-02-28T11:16:00Z">
        <w:r w:rsidR="0030770C">
          <w:rPr>
            <w:b/>
            <w:bCs/>
          </w:rPr>
          <w:t>p</w:t>
        </w:r>
      </w:ins>
      <w:del w:id="458" w:author="Arya" w:date="2025-02-28T16:46:00Z" w16du:dateUtc="2025-02-28T11:16:00Z">
        <w:r w:rsidRPr="00202607" w:rsidDel="0030770C">
          <w:rPr>
            <w:b/>
            <w:bCs/>
          </w:rPr>
          <w:delText>P</w:delText>
        </w:r>
      </w:del>
      <w:r w:rsidRPr="00202607">
        <w:rPr>
          <w:b/>
          <w:bCs/>
        </w:rPr>
        <w:t>rocesses:</w:t>
      </w:r>
      <w:r w:rsidRPr="00202607">
        <w:t xml:space="preserve"> Using tools like AWS CloudFormation, AWS </w:t>
      </w:r>
      <w:proofErr w:type="spellStart"/>
      <w:r w:rsidRPr="00202607">
        <w:t>CodePipeline</w:t>
      </w:r>
      <w:proofErr w:type="spellEnd"/>
      <w:r w:rsidRPr="00202607">
        <w:t>, and AWS Lambda to automate infrastructure provisioning, configuration, and software deployments.</w:t>
      </w:r>
    </w:p>
    <w:p w14:paraId="28D1A0D5" w14:textId="0836DBB6" w:rsidR="00202607" w:rsidRPr="00202607" w:rsidRDefault="00202607">
      <w:pPr>
        <w:pStyle w:val="NormalBPBHEB"/>
        <w:numPr>
          <w:ilvl w:val="0"/>
          <w:numId w:val="159"/>
        </w:numPr>
        <w:pPrChange w:id="459" w:author="Arya" w:date="2025-02-28T16:46:00Z" w16du:dateUtc="2025-02-28T11:16:00Z">
          <w:pPr>
            <w:numPr>
              <w:numId w:val="7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 xml:space="preserve">Monitoring and </w:t>
      </w:r>
      <w:ins w:id="460" w:author="Arya" w:date="2025-02-28T16:46:00Z" w16du:dateUtc="2025-02-28T11:16:00Z">
        <w:r w:rsidR="0030770C">
          <w:rPr>
            <w:b/>
            <w:bCs/>
          </w:rPr>
          <w:t>o</w:t>
        </w:r>
      </w:ins>
      <w:del w:id="461" w:author="Arya" w:date="2025-02-28T16:46:00Z" w16du:dateUtc="2025-02-28T11:16:00Z">
        <w:r w:rsidRPr="00202607" w:rsidDel="0030770C">
          <w:rPr>
            <w:b/>
            <w:bCs/>
          </w:rPr>
          <w:delText>O</w:delText>
        </w:r>
      </w:del>
      <w:r w:rsidRPr="00202607">
        <w:rPr>
          <w:b/>
          <w:bCs/>
        </w:rPr>
        <w:t>bservability:</w:t>
      </w:r>
      <w:r w:rsidRPr="00202607">
        <w:t xml:space="preserve"> Implementing systems like Amazon CloudWatch and AWS X-Ray to gain real-time insights into system performance, identifying issues before they impact users.</w:t>
      </w:r>
    </w:p>
    <w:p w14:paraId="0D13D689" w14:textId="6B0F4B58" w:rsidR="00202607" w:rsidRPr="00202607" w:rsidRDefault="00202607">
      <w:pPr>
        <w:pStyle w:val="NormalBPBHEB"/>
        <w:numPr>
          <w:ilvl w:val="0"/>
          <w:numId w:val="159"/>
        </w:numPr>
        <w:pPrChange w:id="462" w:author="Arya" w:date="2025-02-28T16:46:00Z" w16du:dateUtc="2025-02-28T11:16:00Z">
          <w:pPr>
            <w:numPr>
              <w:numId w:val="7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 xml:space="preserve">Incident </w:t>
      </w:r>
      <w:ins w:id="463" w:author="Arya" w:date="2025-02-28T16:46:00Z" w16du:dateUtc="2025-02-28T11:16:00Z">
        <w:r w:rsidR="0030770C">
          <w:rPr>
            <w:b/>
            <w:bCs/>
          </w:rPr>
          <w:t>r</w:t>
        </w:r>
      </w:ins>
      <w:del w:id="464" w:author="Arya" w:date="2025-02-28T16:46:00Z" w16du:dateUtc="2025-02-28T11:16:00Z">
        <w:r w:rsidRPr="00202607" w:rsidDel="0030770C">
          <w:rPr>
            <w:b/>
            <w:bCs/>
          </w:rPr>
          <w:delText>R</w:delText>
        </w:r>
      </w:del>
      <w:r w:rsidRPr="00202607">
        <w:rPr>
          <w:b/>
          <w:bCs/>
        </w:rPr>
        <w:t xml:space="preserve">esponse and </w:t>
      </w:r>
      <w:ins w:id="465" w:author="Arya" w:date="2025-02-28T16:46:00Z" w16du:dateUtc="2025-02-28T11:16:00Z">
        <w:r w:rsidR="0030770C">
          <w:rPr>
            <w:b/>
            <w:bCs/>
          </w:rPr>
          <w:t>r</w:t>
        </w:r>
      </w:ins>
      <w:del w:id="466" w:author="Arya" w:date="2025-02-28T16:46:00Z" w16du:dateUtc="2025-02-28T11:16:00Z">
        <w:r w:rsidRPr="00202607" w:rsidDel="0030770C">
          <w:rPr>
            <w:b/>
            <w:bCs/>
          </w:rPr>
          <w:delText>R</w:delText>
        </w:r>
      </w:del>
      <w:r w:rsidRPr="00202607">
        <w:rPr>
          <w:b/>
          <w:bCs/>
        </w:rPr>
        <w:t>ecovery:</w:t>
      </w:r>
      <w:r w:rsidRPr="00202607">
        <w:t xml:space="preserve"> Establishing detailed incident response plans, integrating automated remediation, and conducting regular drills to ensure readiness.</w:t>
      </w:r>
    </w:p>
    <w:p w14:paraId="4D1A005D" w14:textId="5DE929F9" w:rsidR="00202607" w:rsidRPr="00202607" w:rsidRDefault="00202607">
      <w:pPr>
        <w:pStyle w:val="NormalBPBHEB"/>
        <w:numPr>
          <w:ilvl w:val="0"/>
          <w:numId w:val="159"/>
        </w:numPr>
        <w:pPrChange w:id="467" w:author="Arya" w:date="2025-02-28T16:46:00Z" w16du:dateUtc="2025-02-28T11:16:00Z">
          <w:pPr>
            <w:numPr>
              <w:numId w:val="7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 xml:space="preserve">Feedback </w:t>
      </w:r>
      <w:ins w:id="468" w:author="Arya" w:date="2025-02-28T16:46:00Z" w16du:dateUtc="2025-02-28T11:16:00Z">
        <w:r w:rsidR="0030770C">
          <w:rPr>
            <w:b/>
            <w:bCs/>
          </w:rPr>
          <w:t>l</w:t>
        </w:r>
      </w:ins>
      <w:del w:id="469" w:author="Arya" w:date="2025-02-28T16:46:00Z" w16du:dateUtc="2025-02-28T11:16:00Z">
        <w:r w:rsidRPr="00202607" w:rsidDel="0030770C">
          <w:rPr>
            <w:b/>
            <w:bCs/>
          </w:rPr>
          <w:delText>L</w:delText>
        </w:r>
      </w:del>
      <w:proofErr w:type="gramStart"/>
      <w:r w:rsidRPr="00202607">
        <w:rPr>
          <w:b/>
          <w:bCs/>
        </w:rPr>
        <w:t>oops</w:t>
      </w:r>
      <w:proofErr w:type="gramEnd"/>
      <w:r w:rsidRPr="00202607">
        <w:rPr>
          <w:b/>
          <w:bCs/>
        </w:rPr>
        <w:t>:</w:t>
      </w:r>
      <w:r w:rsidRPr="00202607">
        <w:t xml:space="preserve"> Implementing feedback loops to ensure that systems evolve continuously based on performance data, user feedback, and business goals.</w:t>
      </w:r>
    </w:p>
    <w:p w14:paraId="295F0DF4" w14:textId="784CA221" w:rsidR="00202607" w:rsidRPr="00202607" w:rsidRDefault="00202607">
      <w:pPr>
        <w:pStyle w:val="Heading2BPBHEB"/>
        <w:pPrChange w:id="470" w:author="Arya" w:date="2025-02-28T16:49:00Z" w16du:dateUtc="2025-02-28T11:19:00Z">
          <w:pPr>
            <w:pStyle w:val="Heading2"/>
          </w:pPr>
        </w:pPrChange>
      </w:pPr>
      <w:r w:rsidRPr="00202607">
        <w:t xml:space="preserve">Operational </w:t>
      </w:r>
      <w:ins w:id="471" w:author="Arya" w:date="2025-02-28T16:47:00Z" w16du:dateUtc="2025-02-28T11:17:00Z">
        <w:r w:rsidR="005F0106">
          <w:t>e</w:t>
        </w:r>
      </w:ins>
      <w:del w:id="472" w:author="Arya" w:date="2025-02-28T16:47:00Z" w16du:dateUtc="2025-02-28T11:17:00Z">
        <w:r w:rsidRPr="00202607" w:rsidDel="005F0106">
          <w:delText>E</w:delText>
        </w:r>
      </w:del>
      <w:r w:rsidRPr="00202607">
        <w:t xml:space="preserve">xcellence </w:t>
      </w:r>
      <w:ins w:id="473" w:author="Arya" w:date="2025-02-28T16:47:00Z" w16du:dateUtc="2025-02-28T11:17:00Z">
        <w:r w:rsidR="005F0106">
          <w:t>c</w:t>
        </w:r>
      </w:ins>
      <w:del w:id="474" w:author="Arya" w:date="2025-02-28T16:47:00Z" w16du:dateUtc="2025-02-28T11:17:00Z">
        <w:r w:rsidRPr="00202607" w:rsidDel="005F0106">
          <w:delText>C</w:delText>
        </w:r>
      </w:del>
      <w:r w:rsidRPr="00202607">
        <w:t xml:space="preserve">ase </w:t>
      </w:r>
      <w:ins w:id="475" w:author="Arya" w:date="2025-02-28T16:47:00Z" w16du:dateUtc="2025-02-28T11:17:00Z">
        <w:r w:rsidR="005F0106">
          <w:t>s</w:t>
        </w:r>
      </w:ins>
      <w:del w:id="476" w:author="Arya" w:date="2025-02-28T16:47:00Z" w16du:dateUtc="2025-02-28T11:17:00Z">
        <w:r w:rsidRPr="00202607" w:rsidDel="005F0106">
          <w:delText>S</w:delText>
        </w:r>
      </w:del>
      <w:r w:rsidRPr="00202607">
        <w:t xml:space="preserve">tudy: SaaS </w:t>
      </w:r>
      <w:ins w:id="477" w:author="Arya" w:date="2025-02-28T16:47:00Z" w16du:dateUtc="2025-02-28T11:17:00Z">
        <w:r w:rsidR="005F0106">
          <w:t>p</w:t>
        </w:r>
      </w:ins>
      <w:del w:id="478" w:author="Arya" w:date="2025-02-28T16:47:00Z" w16du:dateUtc="2025-02-28T11:17:00Z">
        <w:r w:rsidRPr="00202607" w:rsidDel="005F0106">
          <w:delText>P</w:delText>
        </w:r>
      </w:del>
      <w:r w:rsidRPr="00202607">
        <w:t>rovider</w:t>
      </w:r>
    </w:p>
    <w:p w14:paraId="3EA71518" w14:textId="385B948D" w:rsidR="00202607" w:rsidRPr="00202607" w:rsidRDefault="00202607">
      <w:pPr>
        <w:pStyle w:val="NormalBPBHEB"/>
        <w:pPrChange w:id="479" w:author="Arya" w:date="2025-02-28T16:50:00Z" w16du:dateUtc="2025-02-28T11:20:00Z">
          <w:pPr>
            <w:pBdr>
              <w:top w:val="nil"/>
              <w:left w:val="nil"/>
              <w:bottom w:val="nil"/>
              <w:right w:val="nil"/>
              <w:between w:val="nil"/>
            </w:pBdr>
            <w:shd w:val="clear" w:color="auto" w:fill="FFFFFF"/>
            <w:spacing w:after="100" w:line="276" w:lineRule="auto"/>
            <w:jc w:val="both"/>
          </w:pPr>
        </w:pPrChange>
      </w:pPr>
      <w:r w:rsidRPr="00202607">
        <w:t xml:space="preserve">A </w:t>
      </w:r>
      <w:r w:rsidRPr="00202607">
        <w:rPr>
          <w:b/>
          <w:bCs/>
        </w:rPr>
        <w:t>SaaS provider</w:t>
      </w:r>
      <w:r w:rsidRPr="00202607">
        <w:t xml:space="preserve"> specializing in </w:t>
      </w:r>
      <w:ins w:id="480" w:author="Arya" w:date="2025-02-28T16:49:00Z" w16du:dateUtc="2025-02-28T11:19:00Z">
        <w:r w:rsidR="00242E69">
          <w:rPr>
            <w:b/>
            <w:bCs/>
          </w:rPr>
          <w:t>C</w:t>
        </w:r>
      </w:ins>
      <w:del w:id="481" w:author="Arya" w:date="2025-02-28T16:49:00Z" w16du:dateUtc="2025-02-28T11:19:00Z">
        <w:r w:rsidRPr="00242E69" w:rsidDel="00242E69">
          <w:rPr>
            <w:b/>
            <w:bCs/>
            <w:rPrChange w:id="482" w:author="Arya" w:date="2025-02-28T16:49:00Z" w16du:dateUtc="2025-02-28T11:19:00Z">
              <w:rPr/>
            </w:rPrChange>
          </w:rPr>
          <w:delText>c</w:delText>
        </w:r>
      </w:del>
      <w:r w:rsidRPr="00242E69">
        <w:rPr>
          <w:b/>
          <w:bCs/>
          <w:rPrChange w:id="483" w:author="Arya" w:date="2025-02-28T16:49:00Z" w16du:dateUtc="2025-02-28T11:19:00Z">
            <w:rPr/>
          </w:rPrChange>
        </w:rPr>
        <w:t xml:space="preserve">ustomer </w:t>
      </w:r>
      <w:ins w:id="484" w:author="Arya" w:date="2025-02-28T16:49:00Z" w16du:dateUtc="2025-02-28T11:19:00Z">
        <w:r w:rsidR="00242E69">
          <w:rPr>
            <w:b/>
            <w:bCs/>
          </w:rPr>
          <w:t>R</w:t>
        </w:r>
      </w:ins>
      <w:del w:id="485" w:author="Arya" w:date="2025-02-28T16:49:00Z" w16du:dateUtc="2025-02-28T11:19:00Z">
        <w:r w:rsidRPr="00242E69" w:rsidDel="00242E69">
          <w:rPr>
            <w:b/>
            <w:bCs/>
            <w:rPrChange w:id="486" w:author="Arya" w:date="2025-02-28T16:49:00Z" w16du:dateUtc="2025-02-28T11:19:00Z">
              <w:rPr/>
            </w:rPrChange>
          </w:rPr>
          <w:delText>r</w:delText>
        </w:r>
      </w:del>
      <w:r w:rsidRPr="00242E69">
        <w:rPr>
          <w:b/>
          <w:bCs/>
          <w:rPrChange w:id="487" w:author="Arya" w:date="2025-02-28T16:49:00Z" w16du:dateUtc="2025-02-28T11:19:00Z">
            <w:rPr/>
          </w:rPrChange>
        </w:rPr>
        <w:t xml:space="preserve">elationship </w:t>
      </w:r>
      <w:ins w:id="488" w:author="Arya" w:date="2025-02-28T16:49:00Z" w16du:dateUtc="2025-02-28T11:19:00Z">
        <w:r w:rsidR="00242E69">
          <w:rPr>
            <w:b/>
            <w:bCs/>
          </w:rPr>
          <w:t>M</w:t>
        </w:r>
      </w:ins>
      <w:del w:id="489" w:author="Arya" w:date="2025-02-28T16:49:00Z" w16du:dateUtc="2025-02-28T11:19:00Z">
        <w:r w:rsidRPr="00242E69" w:rsidDel="00242E69">
          <w:rPr>
            <w:b/>
            <w:bCs/>
            <w:rPrChange w:id="490" w:author="Arya" w:date="2025-02-28T16:49:00Z" w16du:dateUtc="2025-02-28T11:19:00Z">
              <w:rPr/>
            </w:rPrChange>
          </w:rPr>
          <w:delText>m</w:delText>
        </w:r>
      </w:del>
      <w:r w:rsidRPr="00242E69">
        <w:rPr>
          <w:b/>
          <w:bCs/>
          <w:rPrChange w:id="491" w:author="Arya" w:date="2025-02-28T16:49:00Z" w16du:dateUtc="2025-02-28T11:19:00Z">
            <w:rPr/>
          </w:rPrChange>
        </w:rPr>
        <w:t>anagement</w:t>
      </w:r>
      <w:r w:rsidRPr="00202607">
        <w:t xml:space="preserve"> (</w:t>
      </w:r>
      <w:r w:rsidRPr="00242E69">
        <w:rPr>
          <w:b/>
          <w:bCs/>
          <w:rPrChange w:id="492" w:author="Arya" w:date="2025-02-28T16:49:00Z" w16du:dateUtc="2025-02-28T11:19:00Z">
            <w:rPr/>
          </w:rPrChange>
        </w:rPr>
        <w:t>CRM</w:t>
      </w:r>
      <w:r w:rsidRPr="00202607">
        <w:t xml:space="preserve">) tools needs to maintain high availability and reliability while continuously delivering updates and new features to its customers. The provider aims to optimize its operational workflows by adopting </w:t>
      </w:r>
      <w:proofErr w:type="gramStart"/>
      <w:r w:rsidRPr="00202607">
        <w:t>best</w:t>
      </w:r>
      <w:proofErr w:type="gramEnd"/>
      <w:r w:rsidRPr="00202607">
        <w:t xml:space="preserve"> practices for automation, monitoring, and incident response.</w:t>
      </w:r>
    </w:p>
    <w:p w14:paraId="2AE11030" w14:textId="1A6F8E19" w:rsidR="00202607" w:rsidRPr="00242E69" w:rsidRDefault="00202607">
      <w:pPr>
        <w:pStyle w:val="NormalBPBHEB"/>
        <w:rPr>
          <w:b/>
          <w:bCs/>
          <w:rPrChange w:id="493" w:author="Arya" w:date="2025-02-28T16:50:00Z" w16du:dateUtc="2025-02-28T11:20:00Z">
            <w:rPr/>
          </w:rPrChange>
        </w:rPr>
        <w:pPrChange w:id="494" w:author="Arya" w:date="2025-02-28T16:50:00Z" w16du:dateUtc="2025-02-28T11:20:00Z">
          <w:pPr>
            <w:pStyle w:val="Heading3"/>
          </w:pPr>
        </w:pPrChange>
      </w:pPr>
      <w:r w:rsidRPr="00242E69">
        <w:rPr>
          <w:b/>
          <w:bCs/>
          <w:rPrChange w:id="495" w:author="Arya" w:date="2025-02-28T16:50:00Z" w16du:dateUtc="2025-02-28T11:20:00Z">
            <w:rPr/>
          </w:rPrChange>
        </w:rPr>
        <w:t xml:space="preserve">Implementation </w:t>
      </w:r>
      <w:ins w:id="496" w:author="Arya" w:date="2025-02-28T16:49:00Z" w16du:dateUtc="2025-02-28T11:19:00Z">
        <w:r w:rsidR="00242E69" w:rsidRPr="00242E69">
          <w:rPr>
            <w:b/>
            <w:bCs/>
            <w:rPrChange w:id="497" w:author="Arya" w:date="2025-02-28T16:50:00Z" w16du:dateUtc="2025-02-28T11:20:00Z">
              <w:rPr/>
            </w:rPrChange>
          </w:rPr>
          <w:t>s</w:t>
        </w:r>
      </w:ins>
      <w:del w:id="498" w:author="Arya" w:date="2025-02-28T16:49:00Z" w16du:dateUtc="2025-02-28T11:19:00Z">
        <w:r w:rsidRPr="00242E69" w:rsidDel="00242E69">
          <w:rPr>
            <w:b/>
            <w:bCs/>
            <w:rPrChange w:id="499" w:author="Arya" w:date="2025-02-28T16:50:00Z" w16du:dateUtc="2025-02-28T11:20:00Z">
              <w:rPr/>
            </w:rPrChange>
          </w:rPr>
          <w:delText>S</w:delText>
        </w:r>
      </w:del>
      <w:r w:rsidRPr="00242E69">
        <w:rPr>
          <w:b/>
          <w:bCs/>
          <w:rPrChange w:id="500" w:author="Arya" w:date="2025-02-28T16:50:00Z" w16du:dateUtc="2025-02-28T11:20:00Z">
            <w:rPr/>
          </w:rPrChange>
        </w:rPr>
        <w:t>teps</w:t>
      </w:r>
      <w:ins w:id="501" w:author="Arya" w:date="2025-02-28T16:50:00Z" w16du:dateUtc="2025-02-28T11:20:00Z">
        <w:r w:rsidR="00BD505F">
          <w:rPr>
            <w:b/>
            <w:bCs/>
          </w:rPr>
          <w:t>:</w:t>
        </w:r>
      </w:ins>
      <w:del w:id="502" w:author="Arya" w:date="2025-02-28T16:49:00Z" w16du:dateUtc="2025-02-28T11:19:00Z">
        <w:r w:rsidRPr="00242E69" w:rsidDel="00242E69">
          <w:rPr>
            <w:b/>
            <w:bCs/>
            <w:rPrChange w:id="503" w:author="Arya" w:date="2025-02-28T16:50:00Z" w16du:dateUtc="2025-02-28T11:20:00Z">
              <w:rPr/>
            </w:rPrChange>
          </w:rPr>
          <w:delText>:</w:delText>
        </w:r>
      </w:del>
    </w:p>
    <w:p w14:paraId="1736CC72" w14:textId="3D5BD73D" w:rsidR="00202607" w:rsidRPr="00202607" w:rsidRDefault="00202607">
      <w:pPr>
        <w:pStyle w:val="NormalBPBHEB"/>
        <w:numPr>
          <w:ilvl w:val="0"/>
          <w:numId w:val="160"/>
        </w:numPr>
        <w:pPrChange w:id="504" w:author="Arya" w:date="2025-02-28T16:50:00Z" w16du:dateUtc="2025-02-28T11:20:00Z">
          <w:pPr>
            <w:numPr>
              <w:numId w:val="8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Automation of</w:t>
      </w:r>
      <w:ins w:id="505" w:author="Arya" w:date="2025-02-28T16:50:00Z" w16du:dateUtc="2025-02-28T11:20:00Z">
        <w:r w:rsidR="00D21262">
          <w:rPr>
            <w:b/>
            <w:bCs/>
          </w:rPr>
          <w:t xml:space="preserve"> d</w:t>
        </w:r>
      </w:ins>
      <w:del w:id="506" w:author="Arya" w:date="2025-02-28T16:50:00Z" w16du:dateUtc="2025-02-28T11:20:00Z">
        <w:r w:rsidRPr="00202607" w:rsidDel="00D21262">
          <w:rPr>
            <w:b/>
            <w:bCs/>
          </w:rPr>
          <w:delText xml:space="preserve"> D</w:delText>
        </w:r>
      </w:del>
      <w:r w:rsidRPr="00202607">
        <w:rPr>
          <w:b/>
          <w:bCs/>
        </w:rPr>
        <w:t xml:space="preserve">eployment </w:t>
      </w:r>
      <w:ins w:id="507" w:author="Arya" w:date="2025-02-28T16:50:00Z" w16du:dateUtc="2025-02-28T11:20:00Z">
        <w:r w:rsidR="00D21262">
          <w:rPr>
            <w:b/>
            <w:bCs/>
          </w:rPr>
          <w:t>p</w:t>
        </w:r>
      </w:ins>
      <w:del w:id="508" w:author="Arya" w:date="2025-02-28T16:50:00Z" w16du:dateUtc="2025-02-28T11:20:00Z">
        <w:r w:rsidRPr="00202607" w:rsidDel="00D21262">
          <w:rPr>
            <w:b/>
            <w:bCs/>
          </w:rPr>
          <w:delText>P</w:delText>
        </w:r>
      </w:del>
      <w:r w:rsidRPr="00202607">
        <w:rPr>
          <w:b/>
          <w:bCs/>
        </w:rPr>
        <w:t>rocesses:</w:t>
      </w:r>
      <w:r w:rsidRPr="00202607">
        <w:t xml:space="preserve"> The provider uses </w:t>
      </w:r>
      <w:r w:rsidRPr="00202607">
        <w:rPr>
          <w:b/>
          <w:bCs/>
        </w:rPr>
        <w:t xml:space="preserve">AWS </w:t>
      </w:r>
      <w:proofErr w:type="spellStart"/>
      <w:r w:rsidRPr="00202607">
        <w:rPr>
          <w:b/>
          <w:bCs/>
        </w:rPr>
        <w:t>CodePipeline</w:t>
      </w:r>
      <w:proofErr w:type="spellEnd"/>
      <w:r w:rsidRPr="00202607">
        <w:t xml:space="preserve"> and </w:t>
      </w:r>
      <w:r w:rsidRPr="00202607">
        <w:rPr>
          <w:b/>
          <w:bCs/>
        </w:rPr>
        <w:t xml:space="preserve">AWS </w:t>
      </w:r>
      <w:proofErr w:type="spellStart"/>
      <w:r w:rsidRPr="00202607">
        <w:rPr>
          <w:b/>
          <w:bCs/>
        </w:rPr>
        <w:t>CodeDeploy</w:t>
      </w:r>
      <w:proofErr w:type="spellEnd"/>
      <w:r w:rsidRPr="00202607">
        <w:t xml:space="preserve"> to automate the continuous integration and continuous deployment (CI/CD) pipeline. This ensures that updates are deployed quickly and consistently across multiple environments without manual intervention.</w:t>
      </w:r>
    </w:p>
    <w:p w14:paraId="2C4DDE13" w14:textId="7A05CB25" w:rsidR="00202607" w:rsidRPr="00202607" w:rsidRDefault="00202607">
      <w:pPr>
        <w:pStyle w:val="NormalBPBHEB"/>
        <w:numPr>
          <w:ilvl w:val="0"/>
          <w:numId w:val="160"/>
        </w:numPr>
        <w:pPrChange w:id="509" w:author="Arya" w:date="2025-02-28T16:50:00Z" w16du:dateUtc="2025-02-28T11:20:00Z">
          <w:pPr>
            <w:numPr>
              <w:numId w:val="8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 xml:space="preserve">Monitoring and </w:t>
      </w:r>
      <w:ins w:id="510" w:author="Arya" w:date="2025-02-28T16:50:00Z" w16du:dateUtc="2025-02-28T11:20:00Z">
        <w:r w:rsidR="004957C9">
          <w:rPr>
            <w:b/>
            <w:bCs/>
          </w:rPr>
          <w:t>o</w:t>
        </w:r>
      </w:ins>
      <w:del w:id="511" w:author="Arya" w:date="2025-02-28T16:50:00Z" w16du:dateUtc="2025-02-28T11:20:00Z">
        <w:r w:rsidRPr="00202607" w:rsidDel="004957C9">
          <w:rPr>
            <w:b/>
            <w:bCs/>
          </w:rPr>
          <w:delText>O</w:delText>
        </w:r>
      </w:del>
      <w:r w:rsidRPr="00202607">
        <w:rPr>
          <w:b/>
          <w:bCs/>
        </w:rPr>
        <w:t>bservability:</w:t>
      </w:r>
      <w:r w:rsidRPr="00202607">
        <w:t xml:space="preserve"> The company implements </w:t>
      </w:r>
      <w:r w:rsidRPr="00202607">
        <w:rPr>
          <w:b/>
          <w:bCs/>
        </w:rPr>
        <w:t>Amazon CloudWatch</w:t>
      </w:r>
      <w:r w:rsidRPr="00202607">
        <w:t xml:space="preserve"> to monitor the health of their applications and infrastructure. They set up custom metrics and alarms to track key performance indicators (KPIs) and potential issues, such as increased response times or high error rates. They also use </w:t>
      </w:r>
      <w:r w:rsidRPr="00202607">
        <w:rPr>
          <w:b/>
          <w:bCs/>
        </w:rPr>
        <w:t>AWS X-Ray</w:t>
      </w:r>
      <w:r w:rsidRPr="00202607">
        <w:t xml:space="preserve"> for tracing and debugging microservices to ensure optimal application performance.</w:t>
      </w:r>
    </w:p>
    <w:p w14:paraId="424D3C45" w14:textId="04AB0E87" w:rsidR="00202607" w:rsidRPr="00202607" w:rsidRDefault="00202607">
      <w:pPr>
        <w:pStyle w:val="NormalBPBHEB"/>
        <w:numPr>
          <w:ilvl w:val="0"/>
          <w:numId w:val="160"/>
        </w:numPr>
        <w:pPrChange w:id="512" w:author="Arya" w:date="2025-02-28T16:50:00Z" w16du:dateUtc="2025-02-28T11:20:00Z">
          <w:pPr>
            <w:numPr>
              <w:numId w:val="8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 xml:space="preserve">Incident </w:t>
      </w:r>
      <w:ins w:id="513" w:author="Arya" w:date="2025-02-28T16:50:00Z" w16du:dateUtc="2025-02-28T11:20:00Z">
        <w:r w:rsidR="004957C9">
          <w:rPr>
            <w:b/>
            <w:bCs/>
          </w:rPr>
          <w:t>r</w:t>
        </w:r>
      </w:ins>
      <w:del w:id="514" w:author="Arya" w:date="2025-02-28T16:50:00Z" w16du:dateUtc="2025-02-28T11:20:00Z">
        <w:r w:rsidRPr="00202607" w:rsidDel="004957C9">
          <w:rPr>
            <w:b/>
            <w:bCs/>
          </w:rPr>
          <w:delText>R</w:delText>
        </w:r>
      </w:del>
      <w:r w:rsidRPr="00202607">
        <w:rPr>
          <w:b/>
          <w:bCs/>
        </w:rPr>
        <w:t xml:space="preserve">esponse and </w:t>
      </w:r>
      <w:ins w:id="515" w:author="Arya" w:date="2025-02-28T16:50:00Z" w16du:dateUtc="2025-02-28T11:20:00Z">
        <w:r w:rsidR="004957C9">
          <w:rPr>
            <w:b/>
            <w:bCs/>
          </w:rPr>
          <w:t>r</w:t>
        </w:r>
      </w:ins>
      <w:del w:id="516" w:author="Arya" w:date="2025-02-28T16:50:00Z" w16du:dateUtc="2025-02-28T11:20:00Z">
        <w:r w:rsidRPr="00202607" w:rsidDel="004957C9">
          <w:rPr>
            <w:b/>
            <w:bCs/>
          </w:rPr>
          <w:delText>R</w:delText>
        </w:r>
      </w:del>
      <w:r w:rsidRPr="00202607">
        <w:rPr>
          <w:b/>
          <w:bCs/>
        </w:rPr>
        <w:t>ecovery:</w:t>
      </w:r>
      <w:r w:rsidRPr="00202607">
        <w:t xml:space="preserve"> The provider sets up an automated </w:t>
      </w:r>
      <w:r w:rsidRPr="00202607">
        <w:rPr>
          <w:b/>
          <w:bCs/>
        </w:rPr>
        <w:t>incident response</w:t>
      </w:r>
      <w:r w:rsidRPr="00202607">
        <w:t xml:space="preserve"> system using </w:t>
      </w:r>
      <w:r w:rsidRPr="00202607">
        <w:rPr>
          <w:b/>
          <w:bCs/>
        </w:rPr>
        <w:t>AWS Lambda</w:t>
      </w:r>
      <w:r w:rsidRPr="00202607">
        <w:t xml:space="preserve"> and </w:t>
      </w:r>
      <w:r w:rsidRPr="00202607">
        <w:rPr>
          <w:b/>
          <w:bCs/>
        </w:rPr>
        <w:t>Amazon CloudWatch Alarms</w:t>
      </w:r>
      <w:r w:rsidRPr="00202607">
        <w:t>. When an issue is detected, Lambda functions are triggered to initiate predefined recovery actions, such as restarting instances or scaling up resources, to minimize downtime.</w:t>
      </w:r>
    </w:p>
    <w:p w14:paraId="280DF3D7" w14:textId="1E7CDFE2" w:rsidR="00202607" w:rsidRPr="00202607" w:rsidRDefault="00202607">
      <w:pPr>
        <w:pStyle w:val="NormalBPBHEB"/>
        <w:numPr>
          <w:ilvl w:val="0"/>
          <w:numId w:val="160"/>
        </w:numPr>
        <w:pPrChange w:id="517" w:author="Arya" w:date="2025-02-28T16:50:00Z" w16du:dateUtc="2025-02-28T11:20:00Z">
          <w:pPr>
            <w:numPr>
              <w:numId w:val="8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02607">
        <w:rPr>
          <w:b/>
          <w:bCs/>
        </w:rPr>
        <w:t xml:space="preserve">Continuous </w:t>
      </w:r>
      <w:ins w:id="518" w:author="Arya" w:date="2025-02-28T16:50:00Z" w16du:dateUtc="2025-02-28T11:20:00Z">
        <w:r w:rsidR="004957C9">
          <w:rPr>
            <w:b/>
            <w:bCs/>
          </w:rPr>
          <w:t>i</w:t>
        </w:r>
      </w:ins>
      <w:del w:id="519" w:author="Arya" w:date="2025-02-28T16:50:00Z" w16du:dateUtc="2025-02-28T11:20:00Z">
        <w:r w:rsidRPr="00202607" w:rsidDel="004957C9">
          <w:rPr>
            <w:b/>
            <w:bCs/>
          </w:rPr>
          <w:delText>I</w:delText>
        </w:r>
      </w:del>
      <w:r w:rsidRPr="00202607">
        <w:rPr>
          <w:b/>
          <w:bCs/>
        </w:rPr>
        <w:t>mprovement:</w:t>
      </w:r>
      <w:r w:rsidRPr="00202607">
        <w:t xml:space="preserve"> The provider conducts regular post-incident reviews and uses the insights from those reviews to make improvements to their systems and processes. They also implement a culture of </w:t>
      </w:r>
      <w:r w:rsidRPr="00202607">
        <w:rPr>
          <w:b/>
          <w:bCs/>
        </w:rPr>
        <w:t>iterative improvements</w:t>
      </w:r>
      <w:r w:rsidRPr="00202607">
        <w:t>, continuously enhancing both their product features and operational workflows.</w:t>
      </w:r>
    </w:p>
    <w:p w14:paraId="3A50519A" w14:textId="5B99102A" w:rsidR="00202607" w:rsidRPr="00202607" w:rsidRDefault="00202607">
      <w:pPr>
        <w:pStyle w:val="Heading2BPBHEB"/>
        <w:pPrChange w:id="520" w:author="Arya" w:date="2025-02-28T16:50:00Z" w16du:dateUtc="2025-02-28T11:20:00Z">
          <w:pPr>
            <w:pStyle w:val="Heading2"/>
          </w:pPr>
        </w:pPrChange>
      </w:pPr>
      <w:r w:rsidRPr="00202607">
        <w:t xml:space="preserve">Business </w:t>
      </w:r>
      <w:ins w:id="521" w:author="Arya" w:date="2025-02-28T16:50:00Z" w16du:dateUtc="2025-02-28T11:20:00Z">
        <w:r w:rsidR="00FE3B9D">
          <w:t>i</w:t>
        </w:r>
      </w:ins>
      <w:del w:id="522" w:author="Arya" w:date="2025-02-28T16:50:00Z" w16du:dateUtc="2025-02-28T11:20:00Z">
        <w:r w:rsidRPr="00202607" w:rsidDel="00FE3B9D">
          <w:delText>I</w:delText>
        </w:r>
      </w:del>
      <w:r w:rsidRPr="00202607">
        <w:t>mpact</w:t>
      </w:r>
    </w:p>
    <w:p w14:paraId="36575A43" w14:textId="77777777" w:rsidR="00202607" w:rsidRPr="00202607" w:rsidRDefault="00202607">
      <w:pPr>
        <w:pStyle w:val="NormalBPBHEB"/>
        <w:pPrChange w:id="523" w:author="Arya" w:date="2025-02-28T16:51:00Z" w16du:dateUtc="2025-02-28T11:21:00Z">
          <w:pPr>
            <w:pBdr>
              <w:top w:val="nil"/>
              <w:left w:val="nil"/>
              <w:bottom w:val="nil"/>
              <w:right w:val="nil"/>
              <w:between w:val="nil"/>
            </w:pBdr>
            <w:shd w:val="clear" w:color="auto" w:fill="FFFFFF"/>
            <w:spacing w:after="100" w:line="276" w:lineRule="auto"/>
            <w:jc w:val="both"/>
          </w:pPr>
        </w:pPrChange>
      </w:pPr>
      <w:r w:rsidRPr="00202607">
        <w:t xml:space="preserve">By implementing the </w:t>
      </w:r>
      <w:r w:rsidRPr="00202607">
        <w:rPr>
          <w:b/>
          <w:bCs/>
        </w:rPr>
        <w:t>Operational Excellence Pillar</w:t>
      </w:r>
      <w:r w:rsidRPr="00202607">
        <w:t xml:space="preserve"> and </w:t>
      </w:r>
      <w:r w:rsidRPr="00202607">
        <w:rPr>
          <w:b/>
          <w:bCs/>
        </w:rPr>
        <w:t>Operational Excellence Lens</w:t>
      </w:r>
      <w:r w:rsidRPr="00202607">
        <w:t xml:space="preserve">, the SaaS provider improves their deployment pipeline and ensures that updates are delivered </w:t>
      </w:r>
      <w:r w:rsidRPr="00202607">
        <w:lastRenderedPageBreak/>
        <w:t xml:space="preserve">quickly and reliably. </w:t>
      </w:r>
      <w:r w:rsidRPr="00202607">
        <w:rPr>
          <w:b/>
          <w:bCs/>
        </w:rPr>
        <w:t>Automating deployment</w:t>
      </w:r>
      <w:r w:rsidRPr="00202607">
        <w:t xml:space="preserve"> processes reduces the risk of human error, and continuous </w:t>
      </w:r>
      <w:r w:rsidRPr="00202607">
        <w:rPr>
          <w:b/>
          <w:bCs/>
        </w:rPr>
        <w:t>monitoring</w:t>
      </w:r>
      <w:r w:rsidRPr="00202607">
        <w:t xml:space="preserve"> enables the company to identify potential issues before they affect users.</w:t>
      </w:r>
    </w:p>
    <w:p w14:paraId="502E8399" w14:textId="77777777" w:rsidR="00202607" w:rsidRPr="00202607" w:rsidRDefault="00202607">
      <w:pPr>
        <w:pStyle w:val="NormalBPBHEB"/>
        <w:pPrChange w:id="524" w:author="Arya" w:date="2025-02-28T16:51:00Z" w16du:dateUtc="2025-02-28T11:21:00Z">
          <w:pPr>
            <w:pBdr>
              <w:top w:val="nil"/>
              <w:left w:val="nil"/>
              <w:bottom w:val="nil"/>
              <w:right w:val="nil"/>
              <w:between w:val="nil"/>
            </w:pBdr>
            <w:shd w:val="clear" w:color="auto" w:fill="FFFFFF"/>
            <w:spacing w:after="100" w:line="276" w:lineRule="auto"/>
            <w:jc w:val="both"/>
          </w:pPr>
        </w:pPrChange>
      </w:pPr>
      <w:r w:rsidRPr="00202607">
        <w:t xml:space="preserve">The </w:t>
      </w:r>
      <w:r w:rsidRPr="00202607">
        <w:rPr>
          <w:b/>
          <w:bCs/>
        </w:rPr>
        <w:t>incident response system</w:t>
      </w:r>
      <w:r w:rsidRPr="00202607">
        <w:t xml:space="preserve"> ensures that service disruptions are minimized, and recovery is swift, leading to higher availability and better customer satisfaction. The </w:t>
      </w:r>
      <w:r w:rsidRPr="00202607">
        <w:rPr>
          <w:b/>
          <w:bCs/>
        </w:rPr>
        <w:t>continuous improvement</w:t>
      </w:r>
      <w:r w:rsidRPr="00202607">
        <w:t xml:space="preserve"> process helps the company evolve its systems over time, ensuring that both their infrastructure and application features remain up-to-date and aligned with customer needs.</w:t>
      </w:r>
    </w:p>
    <w:p w14:paraId="4D63D81B" w14:textId="729ADD1C" w:rsidR="00202607" w:rsidRPr="00202607" w:rsidRDefault="00202607">
      <w:pPr>
        <w:pStyle w:val="Heading2BPBHEB"/>
        <w:pPrChange w:id="525" w:author="Arya" w:date="2025-02-28T16:51:00Z" w16du:dateUtc="2025-02-28T11:21:00Z">
          <w:pPr>
            <w:pStyle w:val="Heading2"/>
          </w:pPr>
        </w:pPrChange>
      </w:pPr>
      <w:commentRangeStart w:id="526"/>
      <w:r w:rsidRPr="00202607">
        <w:t xml:space="preserve">Putting </w:t>
      </w:r>
      <w:r w:rsidR="00F451DE" w:rsidRPr="00202607">
        <w:t>operational excellence into practice</w:t>
      </w:r>
      <w:r w:rsidRPr="00202607">
        <w:t xml:space="preserve">: A </w:t>
      </w:r>
      <w:r w:rsidR="00F451DE" w:rsidRPr="00202607">
        <w:t>unified approach</w:t>
      </w:r>
      <w:commentRangeEnd w:id="526"/>
      <w:r w:rsidR="00F451DE">
        <w:rPr>
          <w:rStyle w:val="CommentReference"/>
          <w:rFonts w:asciiTheme="minorHAnsi" w:eastAsiaTheme="minorHAnsi" w:hAnsiTheme="minorHAnsi" w:cstheme="minorBidi"/>
          <w:b w:val="0"/>
          <w:color w:val="auto"/>
        </w:rPr>
        <w:commentReference w:id="526"/>
      </w:r>
    </w:p>
    <w:p w14:paraId="0A666837" w14:textId="77777777" w:rsidR="00202607" w:rsidRPr="00202607" w:rsidRDefault="00202607">
      <w:pPr>
        <w:pStyle w:val="NormalBPBHEB"/>
        <w:pPrChange w:id="527" w:author="Arya" w:date="2025-02-28T16:52:00Z" w16du:dateUtc="2025-02-28T11:22:00Z">
          <w:pPr>
            <w:pBdr>
              <w:top w:val="nil"/>
              <w:left w:val="nil"/>
              <w:bottom w:val="nil"/>
              <w:right w:val="nil"/>
              <w:between w:val="nil"/>
            </w:pBdr>
            <w:shd w:val="clear" w:color="auto" w:fill="FFFFFF"/>
            <w:spacing w:after="100" w:line="276" w:lineRule="auto"/>
            <w:jc w:val="both"/>
          </w:pPr>
        </w:pPrChange>
      </w:pPr>
      <w:r w:rsidRPr="00202607">
        <w:t xml:space="preserve">The </w:t>
      </w:r>
      <w:r w:rsidRPr="00202607">
        <w:rPr>
          <w:b/>
          <w:bCs/>
        </w:rPr>
        <w:t>Operational Excellence Pillar</w:t>
      </w:r>
      <w:r w:rsidRPr="00202607">
        <w:t xml:space="preserve"> and </w:t>
      </w:r>
      <w:r w:rsidRPr="00202607">
        <w:rPr>
          <w:b/>
          <w:bCs/>
        </w:rPr>
        <w:t>Operational Excellence Lens</w:t>
      </w:r>
      <w:r w:rsidRPr="00202607">
        <w:t xml:space="preserve"> together provide a robust approach to </w:t>
      </w:r>
      <w:proofErr w:type="gramStart"/>
      <w:r w:rsidRPr="00202607">
        <w:t>maintaining</w:t>
      </w:r>
      <w:proofErr w:type="gramEnd"/>
      <w:r w:rsidRPr="00202607">
        <w:t xml:space="preserve"> efficient, secure, and reliable systems. By automating workflows, monitoring system performance, and establishing incident response processes, organizations can achieve operational agility and resilience.</w:t>
      </w:r>
    </w:p>
    <w:p w14:paraId="15B8C8BF" w14:textId="77777777" w:rsidR="00202607" w:rsidRPr="00202607" w:rsidRDefault="00202607">
      <w:pPr>
        <w:pStyle w:val="NormalBPBHEB"/>
        <w:pPrChange w:id="528" w:author="Arya" w:date="2025-02-28T16:52:00Z" w16du:dateUtc="2025-02-28T11:22:00Z">
          <w:pPr>
            <w:pBdr>
              <w:top w:val="nil"/>
              <w:left w:val="nil"/>
              <w:bottom w:val="nil"/>
              <w:right w:val="nil"/>
              <w:between w:val="nil"/>
            </w:pBdr>
            <w:shd w:val="clear" w:color="auto" w:fill="FFFFFF"/>
            <w:spacing w:after="100" w:line="276" w:lineRule="auto"/>
            <w:jc w:val="both"/>
          </w:pPr>
        </w:pPrChange>
      </w:pPr>
      <w:r w:rsidRPr="00202607">
        <w:t xml:space="preserve">The SaaS provider’s approach is a prime example of how the principles from these frameworks can be effectively applied to enhance service delivery and minimize disruptions. With the help of </w:t>
      </w:r>
      <w:r w:rsidRPr="00202607">
        <w:rPr>
          <w:b/>
          <w:bCs/>
        </w:rPr>
        <w:t xml:space="preserve">AWS </w:t>
      </w:r>
      <w:proofErr w:type="spellStart"/>
      <w:r w:rsidRPr="00202607">
        <w:rPr>
          <w:b/>
          <w:bCs/>
        </w:rPr>
        <w:t>CodePipeline</w:t>
      </w:r>
      <w:proofErr w:type="spellEnd"/>
      <w:r w:rsidRPr="00202607">
        <w:t xml:space="preserve">, </w:t>
      </w:r>
      <w:r w:rsidRPr="00202607">
        <w:rPr>
          <w:b/>
          <w:bCs/>
        </w:rPr>
        <w:t>CloudWatch</w:t>
      </w:r>
      <w:r w:rsidRPr="00202607">
        <w:t xml:space="preserve">, and </w:t>
      </w:r>
      <w:r w:rsidRPr="00202607">
        <w:rPr>
          <w:b/>
          <w:bCs/>
        </w:rPr>
        <w:t>AWS Lambda</w:t>
      </w:r>
      <w:r w:rsidRPr="00202607">
        <w:t>, the company streamlines its operations, ensuring consistent performance even as the business grows and evolves.</w:t>
      </w:r>
    </w:p>
    <w:p w14:paraId="4C30EC6F" w14:textId="2312072E" w:rsidR="00202607" w:rsidRPr="00202607" w:rsidRDefault="00202607">
      <w:pPr>
        <w:pStyle w:val="Heading2BPBHEB"/>
        <w:pPrChange w:id="529" w:author="Arya" w:date="2025-02-28T16:52:00Z" w16du:dateUtc="2025-02-28T11:22:00Z">
          <w:pPr>
            <w:pStyle w:val="Heading2"/>
          </w:pPr>
        </w:pPrChange>
      </w:pPr>
      <w:r w:rsidRPr="00202607">
        <w:t xml:space="preserve">Closing </w:t>
      </w:r>
      <w:ins w:id="530" w:author="Arya" w:date="2025-02-28T16:52:00Z" w16du:dateUtc="2025-02-28T11:22:00Z">
        <w:r w:rsidR="00F451DE">
          <w:t>t</w:t>
        </w:r>
      </w:ins>
      <w:del w:id="531" w:author="Arya" w:date="2025-02-28T16:52:00Z" w16du:dateUtc="2025-02-28T11:22:00Z">
        <w:r w:rsidRPr="00202607" w:rsidDel="00F451DE">
          <w:delText>T</w:delText>
        </w:r>
      </w:del>
      <w:r w:rsidRPr="00202607">
        <w:t xml:space="preserve">houghts on </w:t>
      </w:r>
      <w:ins w:id="532" w:author="Arya" w:date="2025-02-28T16:52:00Z" w16du:dateUtc="2025-02-28T11:22:00Z">
        <w:r w:rsidR="00F451DE">
          <w:t>o</w:t>
        </w:r>
      </w:ins>
      <w:del w:id="533" w:author="Arya" w:date="2025-02-28T16:52:00Z" w16du:dateUtc="2025-02-28T11:22:00Z">
        <w:r w:rsidRPr="00202607" w:rsidDel="00F451DE">
          <w:delText>O</w:delText>
        </w:r>
      </w:del>
      <w:r w:rsidRPr="00202607">
        <w:t xml:space="preserve">perational </w:t>
      </w:r>
      <w:ins w:id="534" w:author="Arya" w:date="2025-02-28T16:52:00Z" w16du:dateUtc="2025-02-28T11:22:00Z">
        <w:r w:rsidR="00F451DE">
          <w:t>e</w:t>
        </w:r>
      </w:ins>
      <w:del w:id="535" w:author="Arya" w:date="2025-02-28T16:52:00Z" w16du:dateUtc="2025-02-28T11:22:00Z">
        <w:r w:rsidRPr="00202607" w:rsidDel="00F451DE">
          <w:delText>E</w:delText>
        </w:r>
      </w:del>
      <w:r w:rsidRPr="00202607">
        <w:t>xcellence</w:t>
      </w:r>
    </w:p>
    <w:p w14:paraId="0BEB2C54" w14:textId="19608F75" w:rsidR="00202607" w:rsidRPr="00202607" w:rsidRDefault="00202607">
      <w:pPr>
        <w:pStyle w:val="NormalBPBHEB"/>
        <w:pPrChange w:id="536" w:author="Arya" w:date="2025-02-28T16:52:00Z" w16du:dateUtc="2025-02-28T11:22:00Z">
          <w:pPr>
            <w:pBdr>
              <w:top w:val="nil"/>
              <w:left w:val="nil"/>
              <w:bottom w:val="nil"/>
              <w:right w:val="nil"/>
              <w:between w:val="nil"/>
            </w:pBdr>
            <w:shd w:val="clear" w:color="auto" w:fill="FFFFFF"/>
            <w:spacing w:after="100" w:line="276" w:lineRule="auto"/>
            <w:jc w:val="both"/>
          </w:pPr>
        </w:pPrChange>
      </w:pPr>
      <w:r w:rsidRPr="00202607">
        <w:t xml:space="preserve">Achieving operational excellence in the cloud requires a commitment to continuous improvement, automation, and monitoring. By integrating the </w:t>
      </w:r>
      <w:r w:rsidRPr="00202607">
        <w:rPr>
          <w:b/>
          <w:bCs/>
        </w:rPr>
        <w:t>Operational Excellence Pillar</w:t>
      </w:r>
      <w:r w:rsidRPr="00202607">
        <w:t xml:space="preserve"> and </w:t>
      </w:r>
      <w:r w:rsidRPr="00202607">
        <w:rPr>
          <w:b/>
          <w:bCs/>
        </w:rPr>
        <w:t>Operational Excellence Lens</w:t>
      </w:r>
      <w:r w:rsidRPr="00202607">
        <w:t xml:space="preserve">, organizations can build and maintain agile, reliable systems that meet business objectives, adapt to change, and maintain </w:t>
      </w:r>
      <w:r w:rsidR="00C10927" w:rsidRPr="00202607">
        <w:t>ambitious standards</w:t>
      </w:r>
      <w:r w:rsidRPr="00202607">
        <w:t xml:space="preserve"> of </w:t>
      </w:r>
      <w:proofErr w:type="gramStart"/>
      <w:r w:rsidRPr="00202607">
        <w:t>service delivery</w:t>
      </w:r>
      <w:proofErr w:type="gramEnd"/>
      <w:r w:rsidRPr="00202607">
        <w:t>.</w:t>
      </w:r>
    </w:p>
    <w:p w14:paraId="5810495D" w14:textId="77777777" w:rsidR="00202607" w:rsidRPr="00202607" w:rsidRDefault="00202607">
      <w:pPr>
        <w:pStyle w:val="NormalBPBHEB"/>
        <w:pPrChange w:id="537" w:author="Arya" w:date="2025-02-28T16:52:00Z" w16du:dateUtc="2025-02-28T11:22:00Z">
          <w:pPr>
            <w:pBdr>
              <w:top w:val="nil"/>
              <w:left w:val="nil"/>
              <w:bottom w:val="nil"/>
              <w:right w:val="nil"/>
              <w:between w:val="nil"/>
            </w:pBdr>
            <w:shd w:val="clear" w:color="auto" w:fill="FFFFFF"/>
            <w:spacing w:after="100" w:line="276" w:lineRule="auto"/>
            <w:jc w:val="both"/>
          </w:pPr>
        </w:pPrChange>
      </w:pPr>
      <w:r w:rsidRPr="00202607">
        <w:t xml:space="preserve">The combination of </w:t>
      </w:r>
      <w:r w:rsidRPr="00202607">
        <w:rPr>
          <w:b/>
          <w:bCs/>
        </w:rPr>
        <w:t>automated deployment</w:t>
      </w:r>
      <w:r w:rsidRPr="00202607">
        <w:t xml:space="preserve">, </w:t>
      </w:r>
      <w:r w:rsidRPr="00202607">
        <w:rPr>
          <w:b/>
          <w:bCs/>
        </w:rPr>
        <w:t>real-time monitoring</w:t>
      </w:r>
      <w:r w:rsidRPr="00202607">
        <w:t xml:space="preserve">, </w:t>
      </w:r>
      <w:r w:rsidRPr="00202607">
        <w:rPr>
          <w:b/>
          <w:bCs/>
        </w:rPr>
        <w:t>incident response</w:t>
      </w:r>
      <w:r w:rsidRPr="00202607">
        <w:t xml:space="preserve"> capabilities, and a culture of </w:t>
      </w:r>
      <w:r w:rsidRPr="00202607">
        <w:rPr>
          <w:b/>
          <w:bCs/>
        </w:rPr>
        <w:t>continuous improvement</w:t>
      </w:r>
      <w:r w:rsidRPr="00202607">
        <w:t xml:space="preserve"> ensures that systems remain operationally efficient while driving value for both the business and its customers.</w:t>
      </w:r>
    </w:p>
    <w:p w14:paraId="761E9B49" w14:textId="12EECCCE" w:rsidR="006076B8" w:rsidRDefault="00D73BD3">
      <w:pPr>
        <w:pStyle w:val="Heading3BPBHEB"/>
        <w:pPrChange w:id="538" w:author="Arya" w:date="2025-02-28T16:52:00Z" w16du:dateUtc="2025-02-28T11:22:00Z">
          <w:pPr>
            <w:pStyle w:val="Heading1"/>
          </w:pPr>
        </w:pPrChange>
      </w:pPr>
      <w:r w:rsidRPr="00D73BD3">
        <w:t xml:space="preserve">Sustainability </w:t>
      </w:r>
      <w:ins w:id="539" w:author="Arya" w:date="2025-02-28T16:52:00Z" w16du:dateUtc="2025-02-28T11:22:00Z">
        <w:r w:rsidR="00F451DE">
          <w:t>p</w:t>
        </w:r>
      </w:ins>
      <w:del w:id="540" w:author="Arya" w:date="2025-02-28T16:52:00Z" w16du:dateUtc="2025-02-28T11:22:00Z">
        <w:r w:rsidRPr="00D73BD3" w:rsidDel="00F451DE">
          <w:delText>P</w:delText>
        </w:r>
      </w:del>
      <w:r w:rsidRPr="00D73BD3">
        <w:t>illar</w:t>
      </w:r>
    </w:p>
    <w:p w14:paraId="7953AC29" w14:textId="1C2FE02A" w:rsidR="006076B8" w:rsidRDefault="00FA4C4B">
      <w:pPr>
        <w:pStyle w:val="NormalBPBHEB"/>
        <w:rPr>
          <w:b/>
          <w:bCs/>
        </w:rPr>
        <w:pPrChange w:id="541" w:author="Arya" w:date="2025-02-28T16:52:00Z" w16du:dateUtc="2025-02-28T11:22:00Z">
          <w:pPr>
            <w:pBdr>
              <w:top w:val="nil"/>
              <w:left w:val="nil"/>
              <w:bottom w:val="nil"/>
              <w:right w:val="nil"/>
              <w:between w:val="nil"/>
            </w:pBdr>
            <w:shd w:val="clear" w:color="auto" w:fill="FFFFFF"/>
            <w:spacing w:after="100" w:line="276" w:lineRule="auto"/>
            <w:jc w:val="both"/>
          </w:pPr>
        </w:pPrChange>
      </w:pPr>
      <w:r w:rsidRPr="009747DE">
        <w:t>Sustainability has become a core principle in cloud architecture, reflecting the growing emphasis on environmental responsibility in the tech industry. AWS supports this shift with tools and practices designed to minimize cloud computing's environmental impact. These include optimizing resource usage, employing energy-efficient technologies, and providing customers with capabilities to reduce their carbon footprint.</w:t>
      </w:r>
    </w:p>
    <w:p w14:paraId="7B4F7D22" w14:textId="1E5F7521" w:rsidR="00D73BD3" w:rsidRPr="00D73BD3" w:rsidRDefault="00D73BD3">
      <w:pPr>
        <w:pStyle w:val="Heading2BPBHEB"/>
        <w:pPrChange w:id="542" w:author="Arya" w:date="2025-02-28T16:53:00Z" w16du:dateUtc="2025-02-28T11:23:00Z">
          <w:pPr>
            <w:pStyle w:val="Heading2"/>
          </w:pPr>
        </w:pPrChange>
      </w:pPr>
      <w:r w:rsidRPr="00D73BD3">
        <w:lastRenderedPageBreak/>
        <w:t xml:space="preserve">Designing </w:t>
      </w:r>
      <w:r w:rsidR="00922137" w:rsidRPr="00D73BD3">
        <w:t>eco-friendly cloud solutions</w:t>
      </w:r>
    </w:p>
    <w:p w14:paraId="33807D96" w14:textId="77777777" w:rsidR="00D73BD3" w:rsidRPr="00D73BD3" w:rsidRDefault="00D73BD3">
      <w:pPr>
        <w:pStyle w:val="NormalBPBHEB"/>
        <w:pPrChange w:id="543" w:author="Arya" w:date="2025-02-28T16:53:00Z" w16du:dateUtc="2025-02-28T11:23:00Z">
          <w:pPr>
            <w:pBdr>
              <w:top w:val="nil"/>
              <w:left w:val="nil"/>
              <w:bottom w:val="nil"/>
              <w:right w:val="nil"/>
              <w:between w:val="nil"/>
            </w:pBdr>
            <w:shd w:val="clear" w:color="auto" w:fill="FFFFFF"/>
            <w:spacing w:after="100" w:line="276" w:lineRule="auto"/>
            <w:jc w:val="both"/>
          </w:pPr>
        </w:pPrChange>
      </w:pPr>
      <w:r w:rsidRPr="00D73BD3">
        <w:t xml:space="preserve">The </w:t>
      </w:r>
      <w:r w:rsidRPr="00D73BD3">
        <w:rPr>
          <w:b/>
          <w:bCs/>
        </w:rPr>
        <w:t>Sustainability Pillar</w:t>
      </w:r>
      <w:r w:rsidRPr="00D73BD3">
        <w:t xml:space="preserve"> of the AWS Well-Architected Framework focuses on designing and operating cloud architectures that minimize environmental impact. It encourages organizations to leverage AWS services and best practices that promote energy efficiency, reduce waste, and support sustainable practices.</w:t>
      </w:r>
    </w:p>
    <w:p w14:paraId="635EB430" w14:textId="4BE49645" w:rsidR="00D73BD3" w:rsidRDefault="00D73BD3">
      <w:pPr>
        <w:pStyle w:val="Heading3BPBHEB"/>
        <w:pPrChange w:id="544" w:author="Arya" w:date="2025-02-28T16:53:00Z" w16du:dateUtc="2025-02-28T11:23:00Z">
          <w:pPr>
            <w:pStyle w:val="Heading2"/>
          </w:pPr>
        </w:pPrChange>
      </w:pPr>
      <w:r w:rsidRPr="00D73BD3">
        <w:t xml:space="preserve">Key </w:t>
      </w:r>
      <w:r w:rsidR="00922137" w:rsidRPr="00D73BD3">
        <w:t>considerations in the sustainability pillar</w:t>
      </w:r>
    </w:p>
    <w:p w14:paraId="6F7AB98A" w14:textId="0946FBC3" w:rsidR="00FA4C4B" w:rsidRPr="00D73BD3" w:rsidRDefault="00FA4C4B">
      <w:pPr>
        <w:pStyle w:val="NormalBPBHEB"/>
        <w:rPr>
          <w:b/>
          <w:bCs/>
        </w:rPr>
        <w:pPrChange w:id="545" w:author="Arya" w:date="2025-02-28T16:53:00Z" w16du:dateUtc="2025-02-28T11:23:00Z">
          <w:pPr>
            <w:pBdr>
              <w:top w:val="nil"/>
              <w:left w:val="nil"/>
              <w:bottom w:val="nil"/>
              <w:right w:val="nil"/>
              <w:between w:val="nil"/>
            </w:pBdr>
            <w:shd w:val="clear" w:color="auto" w:fill="FFFFFF"/>
            <w:spacing w:after="100" w:line="276" w:lineRule="auto"/>
            <w:jc w:val="both"/>
          </w:pPr>
        </w:pPrChange>
      </w:pPr>
      <w:r w:rsidRPr="00764904">
        <w:t>AWS emphasizes sustainability through key practices, such as:</w:t>
      </w:r>
    </w:p>
    <w:p w14:paraId="43338754" w14:textId="610D6957" w:rsidR="00D73BD3" w:rsidRPr="00D73BD3" w:rsidRDefault="00D73BD3">
      <w:pPr>
        <w:pStyle w:val="NormalBPBHEB"/>
        <w:numPr>
          <w:ilvl w:val="0"/>
          <w:numId w:val="161"/>
        </w:numPr>
        <w:pPrChange w:id="546" w:author="Arya" w:date="2025-02-28T16:53:00Z" w16du:dateUtc="2025-02-28T11:23: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Energy </w:t>
      </w:r>
      <w:ins w:id="547" w:author="Arya" w:date="2025-02-28T16:53:00Z" w16du:dateUtc="2025-02-28T11:23:00Z">
        <w:r w:rsidR="00922137">
          <w:rPr>
            <w:b/>
            <w:bCs/>
          </w:rPr>
          <w:t>e</w:t>
        </w:r>
      </w:ins>
      <w:del w:id="548" w:author="Arya" w:date="2025-02-28T16:53:00Z" w16du:dateUtc="2025-02-28T11:23:00Z">
        <w:r w:rsidRPr="00D73BD3" w:rsidDel="00922137">
          <w:rPr>
            <w:b/>
            <w:bCs/>
          </w:rPr>
          <w:delText>E</w:delText>
        </w:r>
      </w:del>
      <w:r w:rsidRPr="00D73BD3">
        <w:rPr>
          <w:b/>
          <w:bCs/>
        </w:rPr>
        <w:t>fficiency:</w:t>
      </w:r>
      <w:r w:rsidRPr="00D73BD3">
        <w:t xml:space="preserve"> Maximizing the energy efficiency of cloud infrastructures by using AWS’s efficient data centers and selecting appropriate services for workloads.</w:t>
      </w:r>
    </w:p>
    <w:p w14:paraId="2ADB7EF4" w14:textId="34FB1CF6" w:rsidR="00D73BD3" w:rsidRPr="00D73BD3" w:rsidRDefault="00D73BD3">
      <w:pPr>
        <w:pStyle w:val="NormalBPBHEB"/>
        <w:numPr>
          <w:ilvl w:val="0"/>
          <w:numId w:val="161"/>
        </w:numPr>
        <w:pPrChange w:id="549" w:author="Arya" w:date="2025-02-28T16:53:00Z" w16du:dateUtc="2025-02-28T11:23: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Sustainable </w:t>
      </w:r>
      <w:ins w:id="550" w:author="Arya" w:date="2025-02-28T16:53:00Z" w16du:dateUtc="2025-02-28T11:23:00Z">
        <w:r w:rsidR="00922137">
          <w:rPr>
            <w:b/>
            <w:bCs/>
          </w:rPr>
          <w:t>r</w:t>
        </w:r>
      </w:ins>
      <w:del w:id="551" w:author="Arya" w:date="2025-02-28T16:53:00Z" w16du:dateUtc="2025-02-28T11:23:00Z">
        <w:r w:rsidRPr="00D73BD3" w:rsidDel="00922137">
          <w:rPr>
            <w:b/>
            <w:bCs/>
          </w:rPr>
          <w:delText>R</w:delText>
        </w:r>
      </w:del>
      <w:r w:rsidRPr="00D73BD3">
        <w:rPr>
          <w:b/>
          <w:bCs/>
        </w:rPr>
        <w:t xml:space="preserve">esource </w:t>
      </w:r>
      <w:ins w:id="552" w:author="Arya" w:date="2025-02-28T16:53:00Z" w16du:dateUtc="2025-02-28T11:23:00Z">
        <w:r w:rsidR="00922137">
          <w:rPr>
            <w:b/>
            <w:bCs/>
          </w:rPr>
          <w:t>u</w:t>
        </w:r>
      </w:ins>
      <w:del w:id="553" w:author="Arya" w:date="2025-02-28T16:53:00Z" w16du:dateUtc="2025-02-28T11:23:00Z">
        <w:r w:rsidRPr="00D73BD3" w:rsidDel="00922137">
          <w:rPr>
            <w:b/>
            <w:bCs/>
          </w:rPr>
          <w:delText>U</w:delText>
        </w:r>
      </w:del>
      <w:r w:rsidRPr="00D73BD3">
        <w:rPr>
          <w:b/>
          <w:bCs/>
        </w:rPr>
        <w:t>sage:</w:t>
      </w:r>
      <w:r w:rsidRPr="00D73BD3">
        <w:t xml:space="preserve"> Optimizing resource allocation to ensure minimal environmental impact while maintaining the scalability and performance of cloud solutions.</w:t>
      </w:r>
    </w:p>
    <w:p w14:paraId="41A21D86" w14:textId="310835C6" w:rsidR="00D73BD3" w:rsidRPr="00D73BD3" w:rsidRDefault="00D73BD3">
      <w:pPr>
        <w:pStyle w:val="NormalBPBHEB"/>
        <w:numPr>
          <w:ilvl w:val="0"/>
          <w:numId w:val="161"/>
        </w:numPr>
        <w:pPrChange w:id="554" w:author="Arya" w:date="2025-02-28T16:53:00Z" w16du:dateUtc="2025-02-28T11:23: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Reducing </w:t>
      </w:r>
      <w:ins w:id="555" w:author="Arya" w:date="2025-02-28T16:53:00Z" w16du:dateUtc="2025-02-28T11:23:00Z">
        <w:r w:rsidR="00922137">
          <w:rPr>
            <w:b/>
            <w:bCs/>
          </w:rPr>
          <w:t>c</w:t>
        </w:r>
      </w:ins>
      <w:del w:id="556" w:author="Arya" w:date="2025-02-28T16:53:00Z" w16du:dateUtc="2025-02-28T11:23:00Z">
        <w:r w:rsidRPr="00D73BD3" w:rsidDel="00922137">
          <w:rPr>
            <w:b/>
            <w:bCs/>
          </w:rPr>
          <w:delText>C</w:delText>
        </w:r>
      </w:del>
      <w:r w:rsidRPr="00D73BD3">
        <w:rPr>
          <w:b/>
          <w:bCs/>
        </w:rPr>
        <w:t xml:space="preserve">arbon </w:t>
      </w:r>
      <w:ins w:id="557" w:author="Arya" w:date="2025-02-28T16:53:00Z" w16du:dateUtc="2025-02-28T11:23:00Z">
        <w:r w:rsidR="00922137">
          <w:rPr>
            <w:b/>
            <w:bCs/>
          </w:rPr>
          <w:t>f</w:t>
        </w:r>
      </w:ins>
      <w:del w:id="558" w:author="Arya" w:date="2025-02-28T16:53:00Z" w16du:dateUtc="2025-02-28T11:23:00Z">
        <w:r w:rsidRPr="00D73BD3" w:rsidDel="00922137">
          <w:rPr>
            <w:b/>
            <w:bCs/>
          </w:rPr>
          <w:delText>F</w:delText>
        </w:r>
      </w:del>
      <w:r w:rsidRPr="00D73BD3">
        <w:rPr>
          <w:b/>
          <w:bCs/>
        </w:rPr>
        <w:t>ootprint:</w:t>
      </w:r>
      <w:r w:rsidRPr="00D73BD3">
        <w:t xml:space="preserve"> Adopting renewable energy sources, implementing energy-saving strategies, and optimizing workloads to reduce the carbon footprint of cloud deployments.</w:t>
      </w:r>
    </w:p>
    <w:p w14:paraId="03537114" w14:textId="7291BAD8" w:rsidR="00D73BD3" w:rsidRPr="00D73BD3" w:rsidRDefault="00D73BD3">
      <w:pPr>
        <w:pStyle w:val="NormalBPBHEB"/>
        <w:numPr>
          <w:ilvl w:val="0"/>
          <w:numId w:val="161"/>
        </w:numPr>
        <w:pPrChange w:id="559" w:author="Arya" w:date="2025-02-28T16:53:00Z" w16du:dateUtc="2025-02-28T11:23: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Long-</w:t>
      </w:r>
      <w:ins w:id="560" w:author="Arya" w:date="2025-02-28T16:53:00Z" w16du:dateUtc="2025-02-28T11:23:00Z">
        <w:r w:rsidR="00922137">
          <w:rPr>
            <w:b/>
            <w:bCs/>
          </w:rPr>
          <w:t>t</w:t>
        </w:r>
      </w:ins>
      <w:del w:id="561" w:author="Arya" w:date="2025-02-28T16:53:00Z" w16du:dateUtc="2025-02-28T11:23:00Z">
        <w:r w:rsidRPr="00D73BD3" w:rsidDel="00922137">
          <w:rPr>
            <w:b/>
            <w:bCs/>
          </w:rPr>
          <w:delText>T</w:delText>
        </w:r>
      </w:del>
      <w:r w:rsidRPr="00D73BD3">
        <w:rPr>
          <w:b/>
          <w:bCs/>
        </w:rPr>
        <w:t xml:space="preserve">erm </w:t>
      </w:r>
      <w:ins w:id="562" w:author="Arya" w:date="2025-02-28T16:53:00Z" w16du:dateUtc="2025-02-28T11:23:00Z">
        <w:r w:rsidR="00922137">
          <w:rPr>
            <w:b/>
            <w:bCs/>
          </w:rPr>
          <w:t>e</w:t>
        </w:r>
      </w:ins>
      <w:del w:id="563" w:author="Arya" w:date="2025-02-28T16:53:00Z" w16du:dateUtc="2025-02-28T11:23:00Z">
        <w:r w:rsidRPr="00D73BD3" w:rsidDel="00922137">
          <w:rPr>
            <w:b/>
            <w:bCs/>
          </w:rPr>
          <w:delText>E</w:delText>
        </w:r>
      </w:del>
      <w:r w:rsidRPr="00D73BD3">
        <w:rPr>
          <w:b/>
          <w:bCs/>
        </w:rPr>
        <w:t xml:space="preserve">nvironmental </w:t>
      </w:r>
      <w:ins w:id="564" w:author="Arya" w:date="2025-02-28T16:53:00Z" w16du:dateUtc="2025-02-28T11:23:00Z">
        <w:r w:rsidR="00922137">
          <w:rPr>
            <w:b/>
            <w:bCs/>
          </w:rPr>
          <w:t>i</w:t>
        </w:r>
      </w:ins>
      <w:del w:id="565" w:author="Arya" w:date="2025-02-28T16:53:00Z" w16du:dateUtc="2025-02-28T11:23:00Z">
        <w:r w:rsidRPr="00D73BD3" w:rsidDel="00922137">
          <w:rPr>
            <w:b/>
            <w:bCs/>
          </w:rPr>
          <w:delText>I</w:delText>
        </w:r>
      </w:del>
      <w:r w:rsidRPr="00D73BD3">
        <w:rPr>
          <w:b/>
          <w:bCs/>
        </w:rPr>
        <w:t>mpact:</w:t>
      </w:r>
      <w:r w:rsidRPr="00D73BD3">
        <w:t xml:space="preserve"> Developing architectures that not only meet current business needs but also contribute to the long-term sustainability of the organization and the environment.</w:t>
      </w:r>
    </w:p>
    <w:p w14:paraId="0E8E9337" w14:textId="5E31794B" w:rsidR="00FA4C4B" w:rsidRDefault="00D73BD3">
      <w:pPr>
        <w:pStyle w:val="Heading2BPBHEB"/>
        <w:pPrChange w:id="566" w:author="Arya" w:date="2025-02-28T16:54:00Z" w16du:dateUtc="2025-02-28T11:24:00Z">
          <w:pPr>
            <w:pStyle w:val="Heading1"/>
          </w:pPr>
        </w:pPrChange>
      </w:pPr>
      <w:r w:rsidRPr="00D73BD3">
        <w:t xml:space="preserve">Sustainability </w:t>
      </w:r>
      <w:ins w:id="567" w:author="Arya" w:date="2025-02-28T16:54:00Z" w16du:dateUtc="2025-02-28T11:24:00Z">
        <w:r w:rsidR="00441FD9">
          <w:t>l</w:t>
        </w:r>
      </w:ins>
      <w:del w:id="568" w:author="Arya" w:date="2025-02-28T16:54:00Z" w16du:dateUtc="2025-02-28T11:24:00Z">
        <w:r w:rsidRPr="00D73BD3" w:rsidDel="00441FD9">
          <w:delText>L</w:delText>
        </w:r>
      </w:del>
      <w:r w:rsidRPr="00D73BD3">
        <w:t>ens</w:t>
      </w:r>
    </w:p>
    <w:p w14:paraId="20E91012" w14:textId="77777777" w:rsidR="00460946" w:rsidRDefault="00460946">
      <w:pPr>
        <w:pStyle w:val="NormalBPBHEB"/>
        <w:pPrChange w:id="569" w:author="Arya" w:date="2025-02-28T16:54:00Z" w16du:dateUtc="2025-02-28T11:24:00Z">
          <w:pPr>
            <w:pBdr>
              <w:top w:val="nil"/>
              <w:left w:val="nil"/>
              <w:bottom w:val="nil"/>
              <w:right w:val="nil"/>
              <w:between w:val="nil"/>
            </w:pBdr>
            <w:shd w:val="clear" w:color="auto" w:fill="FFFFFF"/>
            <w:spacing w:after="100" w:line="276" w:lineRule="auto"/>
            <w:jc w:val="both"/>
          </w:pPr>
        </w:pPrChange>
      </w:pPr>
      <w:r w:rsidRPr="004E498D">
        <w:t xml:space="preserve">Sustainability in cloud architecture is not just about reducing costs or improving </w:t>
      </w:r>
      <w:proofErr w:type="gramStart"/>
      <w:r w:rsidRPr="004E498D">
        <w:t>efficiency—</w:t>
      </w:r>
      <w:proofErr w:type="gramEnd"/>
      <w:r w:rsidRPr="004E498D">
        <w:t>it is about making conscious choices that benefit the environment. AWS provides a robust framework for achieving these goals, allowing organizations to leverage cloud computing in a way that supports their sustainability objectives. By implementing AWS's sustainability tools and best practices, companies can significantly lessen their environmental impact while still leveraging the scalability, flexibility, and reliability of cloud computing.</w:t>
      </w:r>
    </w:p>
    <w:p w14:paraId="4B2E02B4" w14:textId="12BCFA39" w:rsidR="00D73BD3" w:rsidRPr="00D73BD3" w:rsidRDefault="00D73BD3">
      <w:pPr>
        <w:pStyle w:val="Heading2BPBHEB"/>
        <w:pPrChange w:id="570" w:author="Arya" w:date="2025-02-28T16:54:00Z" w16du:dateUtc="2025-02-28T11:24:00Z">
          <w:pPr>
            <w:pStyle w:val="Heading2"/>
          </w:pPr>
        </w:pPrChange>
      </w:pPr>
      <w:r w:rsidRPr="00D73BD3">
        <w:t xml:space="preserve">Advancing </w:t>
      </w:r>
      <w:r w:rsidR="00DF5851" w:rsidRPr="00D73BD3">
        <w:t>environmental responsibility</w:t>
      </w:r>
    </w:p>
    <w:p w14:paraId="3F2A9EC3" w14:textId="77777777" w:rsidR="00D73BD3" w:rsidRPr="00D73BD3" w:rsidRDefault="00D73BD3">
      <w:pPr>
        <w:pStyle w:val="NormalBPBHEB"/>
        <w:pPrChange w:id="571" w:author="Arya" w:date="2025-02-28T16:54:00Z" w16du:dateUtc="2025-02-28T11:24:00Z">
          <w:pPr>
            <w:pBdr>
              <w:top w:val="nil"/>
              <w:left w:val="nil"/>
              <w:bottom w:val="nil"/>
              <w:right w:val="nil"/>
              <w:between w:val="nil"/>
            </w:pBdr>
            <w:shd w:val="clear" w:color="auto" w:fill="FFFFFF"/>
            <w:spacing w:after="100" w:line="276" w:lineRule="auto"/>
            <w:jc w:val="both"/>
          </w:pPr>
        </w:pPrChange>
      </w:pPr>
      <w:r w:rsidRPr="00D73BD3">
        <w:t xml:space="preserve">The </w:t>
      </w:r>
      <w:r w:rsidRPr="00D73BD3">
        <w:rPr>
          <w:b/>
          <w:bCs/>
        </w:rPr>
        <w:t>Sustainability Lens</w:t>
      </w:r>
      <w:r w:rsidRPr="00D73BD3">
        <w:t xml:space="preserve"> provides specific guidance on how to design cloud architectures that minimize environmental impact. It aligns with the goals of the Sustainability Pillar, offering best practices to reduce energy consumption and carbon emissions while optimizing the efficiency of cloud workloads.</w:t>
      </w:r>
    </w:p>
    <w:p w14:paraId="611983D7" w14:textId="555A7D70" w:rsidR="00D73BD3" w:rsidRDefault="00D73BD3">
      <w:pPr>
        <w:pStyle w:val="Heading3BPBHEB"/>
        <w:pPrChange w:id="572" w:author="Arya" w:date="2025-02-28T16:54:00Z" w16du:dateUtc="2025-02-28T11:24:00Z">
          <w:pPr>
            <w:pStyle w:val="Heading3"/>
          </w:pPr>
        </w:pPrChange>
      </w:pPr>
      <w:r w:rsidRPr="00D73BD3">
        <w:t xml:space="preserve">Key </w:t>
      </w:r>
      <w:r w:rsidR="00DF5851" w:rsidRPr="00D73BD3">
        <w:t>concepts in the sustainability lens</w:t>
      </w:r>
    </w:p>
    <w:p w14:paraId="32CF02B8" w14:textId="37E116E3" w:rsidR="00A16CE5" w:rsidRPr="00A16CE5" w:rsidRDefault="00A16CE5">
      <w:pPr>
        <w:pStyle w:val="NormalBPBHEB"/>
        <w:rPr>
          <w:lang w:val="en-IN"/>
        </w:rPr>
        <w:pPrChange w:id="573" w:author="Arya" w:date="2025-02-28T16:54:00Z" w16du:dateUtc="2025-02-28T11:24:00Z">
          <w:pPr/>
        </w:pPrChange>
      </w:pPr>
      <w:r>
        <w:t>In Sustainability Lens, k</w:t>
      </w:r>
      <w:r w:rsidRPr="00360E43">
        <w:t xml:space="preserve">ey </w:t>
      </w:r>
      <w:r>
        <w:t>concepts</w:t>
      </w:r>
      <w:r w:rsidRPr="00360E43">
        <w:t xml:space="preserve"> include:</w:t>
      </w:r>
    </w:p>
    <w:p w14:paraId="2AE3C99D" w14:textId="02F8D083" w:rsidR="00D73BD3" w:rsidRPr="00D73BD3" w:rsidRDefault="00D73BD3">
      <w:pPr>
        <w:pStyle w:val="NormalBPBHEB"/>
        <w:numPr>
          <w:ilvl w:val="0"/>
          <w:numId w:val="162"/>
        </w:numPr>
        <w:pPrChange w:id="574" w:author="Arya" w:date="2025-02-28T16:55:00Z" w16du:dateUtc="2025-02-28T11:25: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Serverless </w:t>
      </w:r>
      <w:ins w:id="575" w:author="Arya" w:date="2025-02-28T16:54:00Z" w16du:dateUtc="2025-02-28T11:24:00Z">
        <w:r w:rsidR="00DF5851">
          <w:rPr>
            <w:b/>
            <w:bCs/>
          </w:rPr>
          <w:t>a</w:t>
        </w:r>
      </w:ins>
      <w:del w:id="576" w:author="Arya" w:date="2025-02-28T16:54:00Z" w16du:dateUtc="2025-02-28T11:24:00Z">
        <w:r w:rsidRPr="00D73BD3" w:rsidDel="00DF5851">
          <w:rPr>
            <w:b/>
            <w:bCs/>
          </w:rPr>
          <w:delText>A</w:delText>
        </w:r>
      </w:del>
      <w:r w:rsidRPr="00D73BD3">
        <w:rPr>
          <w:b/>
          <w:bCs/>
        </w:rPr>
        <w:t>rchitectures:</w:t>
      </w:r>
      <w:r w:rsidRPr="00D73BD3">
        <w:t xml:space="preserve"> Utilizing serverless services like </w:t>
      </w:r>
      <w:r w:rsidRPr="00D73BD3">
        <w:rPr>
          <w:b/>
          <w:bCs/>
        </w:rPr>
        <w:t>AWS Lambda</w:t>
      </w:r>
      <w:r w:rsidRPr="00D73BD3">
        <w:t xml:space="preserve"> to reduce the need for provisioned infrastructure, which minimizes idle resources and cuts down on energy consumption.</w:t>
      </w:r>
    </w:p>
    <w:p w14:paraId="7FBA6532" w14:textId="57CEE12E" w:rsidR="00D73BD3" w:rsidRPr="00D73BD3" w:rsidRDefault="00D73BD3">
      <w:pPr>
        <w:pStyle w:val="NormalBPBHEB"/>
        <w:numPr>
          <w:ilvl w:val="0"/>
          <w:numId w:val="162"/>
        </w:numPr>
        <w:pPrChange w:id="577" w:author="Arya" w:date="2025-02-28T16:55:00Z" w16du:dateUtc="2025-02-28T11:25: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lastRenderedPageBreak/>
        <w:t xml:space="preserve">Resource </w:t>
      </w:r>
      <w:ins w:id="578" w:author="Arya" w:date="2025-02-28T16:54:00Z" w16du:dateUtc="2025-02-28T11:24:00Z">
        <w:r w:rsidR="00DF5851">
          <w:rPr>
            <w:b/>
            <w:bCs/>
          </w:rPr>
          <w:t>o</w:t>
        </w:r>
      </w:ins>
      <w:del w:id="579" w:author="Arya" w:date="2025-02-28T16:54:00Z" w16du:dateUtc="2025-02-28T11:24:00Z">
        <w:r w:rsidRPr="00D73BD3" w:rsidDel="00DF5851">
          <w:rPr>
            <w:b/>
            <w:bCs/>
          </w:rPr>
          <w:delText>O</w:delText>
        </w:r>
      </w:del>
      <w:r w:rsidRPr="00D73BD3">
        <w:rPr>
          <w:b/>
          <w:bCs/>
        </w:rPr>
        <w:t>ptimization:</w:t>
      </w:r>
      <w:r w:rsidRPr="00D73BD3">
        <w:t xml:space="preserve"> Monitoring and adjusting resource utilization to ensure that only the necessary </w:t>
      </w:r>
      <w:r w:rsidR="00B10EED" w:rsidRPr="00D73BD3">
        <w:t>number</w:t>
      </w:r>
      <w:r w:rsidRPr="00D73BD3">
        <w:t xml:space="preserve"> of resources is being used, reducing </w:t>
      </w:r>
      <w:r w:rsidR="00EC5BFA" w:rsidRPr="00D73BD3">
        <w:t>waste,</w:t>
      </w:r>
      <w:r w:rsidRPr="00D73BD3">
        <w:t xml:space="preserve"> and optimizing operational efficiency.</w:t>
      </w:r>
    </w:p>
    <w:p w14:paraId="2CC93536" w14:textId="656C5CE0" w:rsidR="00D73BD3" w:rsidRPr="00D73BD3" w:rsidRDefault="00D73BD3">
      <w:pPr>
        <w:pStyle w:val="NormalBPBHEB"/>
        <w:numPr>
          <w:ilvl w:val="0"/>
          <w:numId w:val="162"/>
        </w:numPr>
        <w:pPrChange w:id="580" w:author="Arya" w:date="2025-02-28T16:55:00Z" w16du:dateUtc="2025-02-28T11:25: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Renewable </w:t>
      </w:r>
      <w:ins w:id="581" w:author="Arya" w:date="2025-02-28T16:54:00Z" w16du:dateUtc="2025-02-28T11:24:00Z">
        <w:r w:rsidR="00DF5851">
          <w:rPr>
            <w:b/>
            <w:bCs/>
          </w:rPr>
          <w:t>e</w:t>
        </w:r>
      </w:ins>
      <w:del w:id="582" w:author="Arya" w:date="2025-02-28T16:54:00Z" w16du:dateUtc="2025-02-28T11:24:00Z">
        <w:r w:rsidRPr="00D73BD3" w:rsidDel="00DF5851">
          <w:rPr>
            <w:b/>
            <w:bCs/>
          </w:rPr>
          <w:delText>E</w:delText>
        </w:r>
      </w:del>
      <w:r w:rsidRPr="00D73BD3">
        <w:rPr>
          <w:b/>
          <w:bCs/>
        </w:rPr>
        <w:t xml:space="preserve">nergy </w:t>
      </w:r>
      <w:ins w:id="583" w:author="Arya" w:date="2025-02-28T16:54:00Z" w16du:dateUtc="2025-02-28T11:24:00Z">
        <w:r w:rsidR="00DF5851">
          <w:rPr>
            <w:b/>
            <w:bCs/>
          </w:rPr>
          <w:t>u</w:t>
        </w:r>
      </w:ins>
      <w:del w:id="584" w:author="Arya" w:date="2025-02-28T16:54:00Z" w16du:dateUtc="2025-02-28T11:24:00Z">
        <w:r w:rsidRPr="00D73BD3" w:rsidDel="00DF5851">
          <w:rPr>
            <w:b/>
            <w:bCs/>
          </w:rPr>
          <w:delText>U</w:delText>
        </w:r>
      </w:del>
      <w:r w:rsidRPr="00D73BD3">
        <w:rPr>
          <w:b/>
          <w:bCs/>
        </w:rPr>
        <w:t>sage:</w:t>
      </w:r>
      <w:r w:rsidRPr="00D73BD3">
        <w:t xml:space="preserve"> Selecting AWS regions powered by renewable energy sources to reduce the carbon footprint of cloud workloads.</w:t>
      </w:r>
    </w:p>
    <w:p w14:paraId="3E0B30CF" w14:textId="4126C530" w:rsidR="00D73BD3" w:rsidRPr="00D73BD3" w:rsidRDefault="00D73BD3">
      <w:pPr>
        <w:pStyle w:val="NormalBPBHEB"/>
        <w:numPr>
          <w:ilvl w:val="0"/>
          <w:numId w:val="162"/>
        </w:numPr>
        <w:pPrChange w:id="585" w:author="Arya" w:date="2025-02-28T16:55:00Z" w16du:dateUtc="2025-02-28T11:25: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Carbon </w:t>
      </w:r>
      <w:ins w:id="586" w:author="Arya" w:date="2025-02-28T16:55:00Z" w16du:dateUtc="2025-02-28T11:25:00Z">
        <w:r w:rsidR="00E01D36">
          <w:rPr>
            <w:b/>
            <w:bCs/>
          </w:rPr>
          <w:t>f</w:t>
        </w:r>
      </w:ins>
      <w:del w:id="587" w:author="Arya" w:date="2025-02-28T16:55:00Z" w16du:dateUtc="2025-02-28T11:25:00Z">
        <w:r w:rsidRPr="00D73BD3" w:rsidDel="00E01D36">
          <w:rPr>
            <w:b/>
            <w:bCs/>
          </w:rPr>
          <w:delText>F</w:delText>
        </w:r>
      </w:del>
      <w:r w:rsidRPr="00D73BD3">
        <w:rPr>
          <w:b/>
          <w:bCs/>
        </w:rPr>
        <w:t xml:space="preserve">ootprint </w:t>
      </w:r>
      <w:ins w:id="588" w:author="Arya" w:date="2025-02-28T16:55:00Z" w16du:dateUtc="2025-02-28T11:25:00Z">
        <w:r w:rsidR="00E01D36">
          <w:rPr>
            <w:b/>
            <w:bCs/>
          </w:rPr>
          <w:t>m</w:t>
        </w:r>
      </w:ins>
      <w:del w:id="589" w:author="Arya" w:date="2025-02-28T16:55:00Z" w16du:dateUtc="2025-02-28T11:25:00Z">
        <w:r w:rsidRPr="00D73BD3" w:rsidDel="00E01D36">
          <w:rPr>
            <w:b/>
            <w:bCs/>
          </w:rPr>
          <w:delText>M</w:delText>
        </w:r>
      </w:del>
      <w:r w:rsidRPr="00D73BD3">
        <w:rPr>
          <w:b/>
          <w:bCs/>
        </w:rPr>
        <w:t>easurement:</w:t>
      </w:r>
      <w:r w:rsidRPr="00D73BD3">
        <w:t xml:space="preserve"> Using AWS tools like the </w:t>
      </w:r>
      <w:r w:rsidRPr="00D73BD3">
        <w:rPr>
          <w:b/>
          <w:bCs/>
        </w:rPr>
        <w:t>AWS Carbon Footprint Tool</w:t>
      </w:r>
      <w:r w:rsidRPr="00D73BD3">
        <w:t xml:space="preserve"> to track the environmental impact of cloud deployments and take steps to minimize carbon emissions.</w:t>
      </w:r>
    </w:p>
    <w:p w14:paraId="451D7224" w14:textId="21D91670" w:rsidR="00D73BD3" w:rsidRPr="00D73BD3" w:rsidRDefault="00D73BD3">
      <w:pPr>
        <w:pStyle w:val="Heading2BPBHEB"/>
        <w:pPrChange w:id="590" w:author="Arya" w:date="2025-02-28T16:55:00Z" w16du:dateUtc="2025-02-28T11:25:00Z">
          <w:pPr>
            <w:pStyle w:val="Heading2"/>
          </w:pPr>
        </w:pPrChange>
      </w:pPr>
      <w:r w:rsidRPr="00D73BD3">
        <w:t xml:space="preserve">Sustainability </w:t>
      </w:r>
      <w:r w:rsidR="00840FA7" w:rsidRPr="00D73BD3">
        <w:t>case study</w:t>
      </w:r>
      <w:r w:rsidRPr="00D73BD3">
        <w:t xml:space="preserve">: Global </w:t>
      </w:r>
      <w:r w:rsidR="00840FA7" w:rsidRPr="00D73BD3">
        <w:t>retailer’s green initiatives</w:t>
      </w:r>
    </w:p>
    <w:p w14:paraId="15B0BB6D" w14:textId="77777777" w:rsidR="00D73BD3" w:rsidRPr="00D73BD3" w:rsidRDefault="00D73BD3">
      <w:pPr>
        <w:pStyle w:val="NormalBPBHEB"/>
        <w:pPrChange w:id="591" w:author="Arya" w:date="2025-02-28T16:55:00Z" w16du:dateUtc="2025-02-28T11:25:00Z">
          <w:pPr>
            <w:pBdr>
              <w:top w:val="nil"/>
              <w:left w:val="nil"/>
              <w:bottom w:val="nil"/>
              <w:right w:val="nil"/>
              <w:between w:val="nil"/>
            </w:pBdr>
            <w:shd w:val="clear" w:color="auto" w:fill="FFFFFF"/>
            <w:spacing w:after="100" w:line="276" w:lineRule="auto"/>
            <w:jc w:val="both"/>
          </w:pPr>
        </w:pPrChange>
      </w:pPr>
      <w:r w:rsidRPr="00D73BD3">
        <w:t xml:space="preserve">A </w:t>
      </w:r>
      <w:r w:rsidRPr="00D73BD3">
        <w:rPr>
          <w:b/>
          <w:bCs/>
        </w:rPr>
        <w:t>global retailer</w:t>
      </w:r>
      <w:r w:rsidRPr="00D73BD3">
        <w:t xml:space="preserve"> with a large online presence aims to reduce its environmental footprint while maintaining its e-commerce platform's scalability and performance. The retailer adopts the </w:t>
      </w:r>
      <w:r w:rsidRPr="00D73BD3">
        <w:rPr>
          <w:b/>
          <w:bCs/>
        </w:rPr>
        <w:t>Sustainability Pillar</w:t>
      </w:r>
      <w:r w:rsidRPr="00D73BD3">
        <w:t xml:space="preserve"> and </w:t>
      </w:r>
      <w:r w:rsidRPr="00D73BD3">
        <w:rPr>
          <w:b/>
          <w:bCs/>
        </w:rPr>
        <w:t>Sustainability Lens</w:t>
      </w:r>
      <w:r w:rsidRPr="00D73BD3">
        <w:t xml:space="preserve"> to align its infrastructure with environmental goals.</w:t>
      </w:r>
    </w:p>
    <w:p w14:paraId="3813111A" w14:textId="2D0DCA58" w:rsidR="00D73BD3" w:rsidRPr="0036320B" w:rsidRDefault="00D73BD3">
      <w:pPr>
        <w:pStyle w:val="NormalBPBHEB"/>
        <w:rPr>
          <w:b/>
          <w:bCs/>
          <w:rPrChange w:id="592" w:author="Arya" w:date="2025-02-28T16:55:00Z" w16du:dateUtc="2025-02-28T11:25:00Z">
            <w:rPr/>
          </w:rPrChange>
        </w:rPr>
        <w:pPrChange w:id="593" w:author="Arya" w:date="2025-02-28T16:55:00Z" w16du:dateUtc="2025-02-28T11:25:00Z">
          <w:pPr>
            <w:pStyle w:val="Heading3"/>
          </w:pPr>
        </w:pPrChange>
      </w:pPr>
      <w:r w:rsidRPr="0036320B">
        <w:rPr>
          <w:b/>
          <w:bCs/>
          <w:rPrChange w:id="594" w:author="Arya" w:date="2025-02-28T16:55:00Z" w16du:dateUtc="2025-02-28T11:25:00Z">
            <w:rPr/>
          </w:rPrChange>
        </w:rPr>
        <w:t xml:space="preserve">Implementation </w:t>
      </w:r>
      <w:ins w:id="595" w:author="Arya" w:date="2025-02-28T16:55:00Z" w16du:dateUtc="2025-02-28T11:25:00Z">
        <w:r w:rsidR="00840FA7" w:rsidRPr="0036320B">
          <w:rPr>
            <w:b/>
            <w:bCs/>
            <w:rPrChange w:id="596" w:author="Arya" w:date="2025-02-28T16:55:00Z" w16du:dateUtc="2025-02-28T11:25:00Z">
              <w:rPr/>
            </w:rPrChange>
          </w:rPr>
          <w:t>s</w:t>
        </w:r>
      </w:ins>
      <w:del w:id="597" w:author="Arya" w:date="2025-02-28T16:55:00Z" w16du:dateUtc="2025-02-28T11:25:00Z">
        <w:r w:rsidRPr="0036320B" w:rsidDel="00840FA7">
          <w:rPr>
            <w:b/>
            <w:bCs/>
            <w:rPrChange w:id="598" w:author="Arya" w:date="2025-02-28T16:55:00Z" w16du:dateUtc="2025-02-28T11:25:00Z">
              <w:rPr/>
            </w:rPrChange>
          </w:rPr>
          <w:delText>S</w:delText>
        </w:r>
      </w:del>
      <w:r w:rsidRPr="0036320B">
        <w:rPr>
          <w:b/>
          <w:bCs/>
          <w:rPrChange w:id="599" w:author="Arya" w:date="2025-02-28T16:55:00Z" w16du:dateUtc="2025-02-28T11:25:00Z">
            <w:rPr/>
          </w:rPrChange>
        </w:rPr>
        <w:t>teps</w:t>
      </w:r>
      <w:ins w:id="600" w:author="Arya" w:date="2025-02-28T16:55:00Z" w16du:dateUtc="2025-02-28T11:25:00Z">
        <w:r w:rsidR="0036320B">
          <w:rPr>
            <w:b/>
            <w:bCs/>
          </w:rPr>
          <w:t>:</w:t>
        </w:r>
      </w:ins>
    </w:p>
    <w:p w14:paraId="4E83D761" w14:textId="5AE8F511" w:rsidR="00D73BD3" w:rsidRPr="00D73BD3" w:rsidRDefault="00D73BD3">
      <w:pPr>
        <w:pStyle w:val="NormalBPBHEB"/>
        <w:numPr>
          <w:ilvl w:val="0"/>
          <w:numId w:val="163"/>
        </w:numPr>
        <w:pPrChange w:id="601" w:author="Arya" w:date="2025-02-28T16:56:00Z" w16du:dateUtc="2025-02-28T11:26: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Adopting </w:t>
      </w:r>
      <w:ins w:id="602" w:author="Arya" w:date="2025-02-28T16:56:00Z" w16du:dateUtc="2025-02-28T11:26:00Z">
        <w:r w:rsidR="0036320B">
          <w:rPr>
            <w:b/>
            <w:bCs/>
          </w:rPr>
          <w:t>s</w:t>
        </w:r>
      </w:ins>
      <w:del w:id="603" w:author="Arya" w:date="2025-02-28T16:56:00Z" w16du:dateUtc="2025-02-28T11:26:00Z">
        <w:r w:rsidRPr="00D73BD3" w:rsidDel="0036320B">
          <w:rPr>
            <w:b/>
            <w:bCs/>
          </w:rPr>
          <w:delText>S</w:delText>
        </w:r>
      </w:del>
      <w:r w:rsidRPr="00D73BD3">
        <w:rPr>
          <w:b/>
          <w:bCs/>
        </w:rPr>
        <w:t xml:space="preserve">erverless </w:t>
      </w:r>
      <w:ins w:id="604" w:author="Arya" w:date="2025-02-28T16:56:00Z" w16du:dateUtc="2025-02-28T11:26:00Z">
        <w:r w:rsidR="0036320B">
          <w:rPr>
            <w:b/>
            <w:bCs/>
          </w:rPr>
          <w:t>a</w:t>
        </w:r>
      </w:ins>
      <w:del w:id="605" w:author="Arya" w:date="2025-02-28T16:56:00Z" w16du:dateUtc="2025-02-28T11:26:00Z">
        <w:r w:rsidRPr="00D73BD3" w:rsidDel="0036320B">
          <w:rPr>
            <w:b/>
            <w:bCs/>
          </w:rPr>
          <w:delText>A</w:delText>
        </w:r>
      </w:del>
      <w:r w:rsidRPr="00D73BD3">
        <w:rPr>
          <w:b/>
          <w:bCs/>
        </w:rPr>
        <w:t>rchitectures:</w:t>
      </w:r>
      <w:r w:rsidRPr="00D73BD3">
        <w:t xml:space="preserve"> The retailer moves its backend processing tasks to </w:t>
      </w:r>
      <w:r w:rsidRPr="00D73BD3">
        <w:rPr>
          <w:b/>
          <w:bCs/>
        </w:rPr>
        <w:t>AWS Lambda</w:t>
      </w:r>
      <w:r w:rsidRPr="00D73BD3">
        <w:t xml:space="preserve">, reducing the need for continuously running EC2 instances. This shift not only lowers </w:t>
      </w:r>
      <w:proofErr w:type="gramStart"/>
      <w:r w:rsidRPr="00D73BD3">
        <w:t>compute</w:t>
      </w:r>
      <w:proofErr w:type="gramEnd"/>
      <w:r w:rsidRPr="00D73BD3">
        <w:t xml:space="preserve"> costs but also decreases the energy consumption associated with maintaining idle servers.</w:t>
      </w:r>
    </w:p>
    <w:p w14:paraId="32EA8246" w14:textId="286FB95F" w:rsidR="00D73BD3" w:rsidRPr="00D73BD3" w:rsidRDefault="00D73BD3">
      <w:pPr>
        <w:pStyle w:val="NormalBPBHEB"/>
        <w:numPr>
          <w:ilvl w:val="0"/>
          <w:numId w:val="163"/>
        </w:numPr>
        <w:pPrChange w:id="606" w:author="Arya" w:date="2025-02-28T16:56:00Z" w16du:dateUtc="2025-02-28T11:26: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Optimizing </w:t>
      </w:r>
      <w:ins w:id="607" w:author="Arya" w:date="2025-02-28T16:56:00Z" w16du:dateUtc="2025-02-28T11:26:00Z">
        <w:r w:rsidR="0036320B">
          <w:rPr>
            <w:b/>
            <w:bCs/>
          </w:rPr>
          <w:t>r</w:t>
        </w:r>
      </w:ins>
      <w:del w:id="608" w:author="Arya" w:date="2025-02-28T16:56:00Z" w16du:dateUtc="2025-02-28T11:26:00Z">
        <w:r w:rsidRPr="00D73BD3" w:rsidDel="0036320B">
          <w:rPr>
            <w:b/>
            <w:bCs/>
          </w:rPr>
          <w:delText>R</w:delText>
        </w:r>
      </w:del>
      <w:r w:rsidRPr="00D73BD3">
        <w:rPr>
          <w:b/>
          <w:bCs/>
        </w:rPr>
        <w:t xml:space="preserve">esource </w:t>
      </w:r>
      <w:ins w:id="609" w:author="Arya" w:date="2025-02-28T16:56:00Z" w16du:dateUtc="2025-02-28T11:26:00Z">
        <w:r w:rsidR="0036320B">
          <w:rPr>
            <w:b/>
            <w:bCs/>
          </w:rPr>
          <w:t>u</w:t>
        </w:r>
      </w:ins>
      <w:del w:id="610" w:author="Arya" w:date="2025-02-28T16:56:00Z" w16du:dateUtc="2025-02-28T11:26:00Z">
        <w:r w:rsidRPr="00D73BD3" w:rsidDel="0036320B">
          <w:rPr>
            <w:b/>
            <w:bCs/>
          </w:rPr>
          <w:delText>U</w:delText>
        </w:r>
      </w:del>
      <w:r w:rsidRPr="00D73BD3">
        <w:rPr>
          <w:b/>
          <w:bCs/>
        </w:rPr>
        <w:t>tilization:</w:t>
      </w:r>
      <w:r w:rsidRPr="00D73BD3">
        <w:t xml:space="preserve"> The company uses </w:t>
      </w:r>
      <w:r w:rsidRPr="00D73BD3">
        <w:rPr>
          <w:b/>
          <w:bCs/>
        </w:rPr>
        <w:t>AWS Auto Scaling</w:t>
      </w:r>
      <w:r w:rsidRPr="00D73BD3">
        <w:t xml:space="preserve"> to dynamically scale compute resources based on demand. By scaling down resources during off-peak hours, the retailer ensures that they are using only the resources necessary for operational needs, thereby minimizing energy waste.</w:t>
      </w:r>
    </w:p>
    <w:p w14:paraId="69948FB1" w14:textId="2B641E6E" w:rsidR="00D73BD3" w:rsidRPr="00D73BD3" w:rsidRDefault="00D73BD3">
      <w:pPr>
        <w:pStyle w:val="NormalBPBHEB"/>
        <w:numPr>
          <w:ilvl w:val="0"/>
          <w:numId w:val="163"/>
        </w:numPr>
        <w:pPrChange w:id="611" w:author="Arya" w:date="2025-02-28T16:56:00Z" w16du:dateUtc="2025-02-28T11:26: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Utilizing </w:t>
      </w:r>
      <w:ins w:id="612" w:author="Arya" w:date="2025-02-28T16:56:00Z" w16du:dateUtc="2025-02-28T11:26:00Z">
        <w:r w:rsidR="0036320B">
          <w:rPr>
            <w:b/>
            <w:bCs/>
          </w:rPr>
          <w:t>r</w:t>
        </w:r>
      </w:ins>
      <w:del w:id="613" w:author="Arya" w:date="2025-02-28T16:56:00Z" w16du:dateUtc="2025-02-28T11:26:00Z">
        <w:r w:rsidRPr="00D73BD3" w:rsidDel="0036320B">
          <w:rPr>
            <w:b/>
            <w:bCs/>
          </w:rPr>
          <w:delText>R</w:delText>
        </w:r>
      </w:del>
      <w:r w:rsidRPr="00D73BD3">
        <w:rPr>
          <w:b/>
          <w:bCs/>
        </w:rPr>
        <w:t xml:space="preserve">enewable </w:t>
      </w:r>
      <w:ins w:id="614" w:author="Arya" w:date="2025-02-28T16:56:00Z" w16du:dateUtc="2025-02-28T11:26:00Z">
        <w:r w:rsidR="0036320B">
          <w:rPr>
            <w:b/>
            <w:bCs/>
          </w:rPr>
          <w:t>e</w:t>
        </w:r>
      </w:ins>
      <w:del w:id="615" w:author="Arya" w:date="2025-02-28T16:56:00Z" w16du:dateUtc="2025-02-28T11:26:00Z">
        <w:r w:rsidRPr="00D73BD3" w:rsidDel="0036320B">
          <w:rPr>
            <w:b/>
            <w:bCs/>
          </w:rPr>
          <w:delText>E</w:delText>
        </w:r>
      </w:del>
      <w:r w:rsidRPr="00D73BD3">
        <w:rPr>
          <w:b/>
          <w:bCs/>
        </w:rPr>
        <w:t>nergy:</w:t>
      </w:r>
      <w:r w:rsidRPr="00D73BD3">
        <w:t xml:space="preserve"> The retailer selects AWS regions that use </w:t>
      </w:r>
      <w:r w:rsidRPr="00D73BD3">
        <w:rPr>
          <w:b/>
          <w:bCs/>
        </w:rPr>
        <w:t>100% renewable energy</w:t>
      </w:r>
      <w:r w:rsidRPr="00D73BD3">
        <w:t xml:space="preserve"> for their data centers, significantly reducing the carbon footprint of their cloud operations.</w:t>
      </w:r>
    </w:p>
    <w:p w14:paraId="03597875" w14:textId="15D073B8" w:rsidR="00D73BD3" w:rsidRPr="00D73BD3" w:rsidRDefault="00D73BD3">
      <w:pPr>
        <w:pStyle w:val="NormalBPBHEB"/>
        <w:numPr>
          <w:ilvl w:val="0"/>
          <w:numId w:val="163"/>
        </w:numPr>
        <w:pPrChange w:id="616" w:author="Arya" w:date="2025-02-28T16:56:00Z" w16du:dateUtc="2025-02-28T11:26: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Tracking </w:t>
      </w:r>
      <w:ins w:id="617" w:author="Arya" w:date="2025-02-28T16:56:00Z" w16du:dateUtc="2025-02-28T11:26:00Z">
        <w:r w:rsidR="0036320B">
          <w:rPr>
            <w:b/>
            <w:bCs/>
          </w:rPr>
          <w:t>c</w:t>
        </w:r>
      </w:ins>
      <w:del w:id="618" w:author="Arya" w:date="2025-02-28T16:56:00Z" w16du:dateUtc="2025-02-28T11:26:00Z">
        <w:r w:rsidRPr="00D73BD3" w:rsidDel="0036320B">
          <w:rPr>
            <w:b/>
            <w:bCs/>
          </w:rPr>
          <w:delText>C</w:delText>
        </w:r>
      </w:del>
      <w:r w:rsidRPr="00D73BD3">
        <w:rPr>
          <w:b/>
          <w:bCs/>
        </w:rPr>
        <w:t xml:space="preserve">arbon </w:t>
      </w:r>
      <w:ins w:id="619" w:author="Arya" w:date="2025-02-28T16:56:00Z" w16du:dateUtc="2025-02-28T11:26:00Z">
        <w:r w:rsidR="0036320B">
          <w:rPr>
            <w:b/>
            <w:bCs/>
          </w:rPr>
          <w:t>f</w:t>
        </w:r>
      </w:ins>
      <w:del w:id="620" w:author="Arya" w:date="2025-02-28T16:56:00Z" w16du:dateUtc="2025-02-28T11:26:00Z">
        <w:r w:rsidRPr="00D73BD3" w:rsidDel="0036320B">
          <w:rPr>
            <w:b/>
            <w:bCs/>
          </w:rPr>
          <w:delText>F</w:delText>
        </w:r>
      </w:del>
      <w:r w:rsidRPr="00D73BD3">
        <w:rPr>
          <w:b/>
          <w:bCs/>
        </w:rPr>
        <w:t>ootprint:</w:t>
      </w:r>
      <w:r w:rsidRPr="00D73BD3">
        <w:t xml:space="preserve"> The company employs the </w:t>
      </w:r>
      <w:r w:rsidRPr="00D73BD3">
        <w:rPr>
          <w:b/>
          <w:bCs/>
        </w:rPr>
        <w:t>AWS Carbon Footprint Tool</w:t>
      </w:r>
      <w:r w:rsidRPr="00D73BD3">
        <w:t xml:space="preserve"> to measure and track the carbon emissions associated with their cloud services. This allows them to identify areas for improvement and work towards achieving sustainability goals.</w:t>
      </w:r>
    </w:p>
    <w:p w14:paraId="1A6EDD59" w14:textId="3C8E86AB" w:rsidR="00D73BD3" w:rsidRPr="00D73BD3" w:rsidRDefault="00D73BD3">
      <w:pPr>
        <w:pStyle w:val="Heading3BPBHEB"/>
        <w:pPrChange w:id="621" w:author="Arya" w:date="2025-02-28T16:56:00Z" w16du:dateUtc="2025-02-28T11:26:00Z">
          <w:pPr>
            <w:pStyle w:val="Heading3"/>
          </w:pPr>
        </w:pPrChange>
      </w:pPr>
      <w:r w:rsidRPr="00D73BD3">
        <w:t xml:space="preserve">Business </w:t>
      </w:r>
      <w:ins w:id="622" w:author="Arya" w:date="2025-02-28T16:56:00Z" w16du:dateUtc="2025-02-28T11:26:00Z">
        <w:r w:rsidR="000B7DFB">
          <w:t>i</w:t>
        </w:r>
      </w:ins>
      <w:del w:id="623" w:author="Arya" w:date="2025-02-28T16:56:00Z" w16du:dateUtc="2025-02-28T11:26:00Z">
        <w:r w:rsidRPr="00D73BD3" w:rsidDel="000B7DFB">
          <w:delText>I</w:delText>
        </w:r>
      </w:del>
      <w:r w:rsidRPr="00D73BD3">
        <w:t>mpact</w:t>
      </w:r>
    </w:p>
    <w:p w14:paraId="2A2E65B1" w14:textId="13D1DE56" w:rsidR="00D73BD3" w:rsidRPr="00D73BD3" w:rsidRDefault="00D73BD3">
      <w:pPr>
        <w:pStyle w:val="NormalBPBHEB"/>
        <w:pPrChange w:id="624" w:author="Arya" w:date="2025-02-28T16:56:00Z" w16du:dateUtc="2025-02-28T11:26:00Z">
          <w:pPr>
            <w:pBdr>
              <w:top w:val="nil"/>
              <w:left w:val="nil"/>
              <w:bottom w:val="nil"/>
              <w:right w:val="nil"/>
              <w:between w:val="nil"/>
            </w:pBdr>
            <w:shd w:val="clear" w:color="auto" w:fill="FFFFFF"/>
            <w:spacing w:after="100" w:line="276" w:lineRule="auto"/>
            <w:jc w:val="both"/>
          </w:pPr>
        </w:pPrChange>
      </w:pPr>
      <w:r w:rsidRPr="00D73BD3">
        <w:t xml:space="preserve">By implementing the </w:t>
      </w:r>
      <w:r w:rsidRPr="00D73BD3">
        <w:rPr>
          <w:b/>
          <w:bCs/>
        </w:rPr>
        <w:t>Sustainability Pillar</w:t>
      </w:r>
      <w:r w:rsidRPr="00D73BD3">
        <w:t xml:space="preserve"> and </w:t>
      </w:r>
      <w:r w:rsidRPr="00D73BD3">
        <w:rPr>
          <w:b/>
          <w:bCs/>
        </w:rPr>
        <w:t>Sustainability Lens</w:t>
      </w:r>
      <w:r w:rsidRPr="00D73BD3">
        <w:t xml:space="preserve">, the retailer achieves </w:t>
      </w:r>
      <w:r w:rsidR="00EC5BFA">
        <w:t>different</w:t>
      </w:r>
      <w:r w:rsidRPr="00D73BD3">
        <w:t xml:space="preserve"> key outcomes:</w:t>
      </w:r>
    </w:p>
    <w:p w14:paraId="51000048" w14:textId="018155E8" w:rsidR="00D73BD3" w:rsidRPr="00D73BD3" w:rsidRDefault="00D73BD3">
      <w:pPr>
        <w:pStyle w:val="NormalBPBHEB"/>
        <w:numPr>
          <w:ilvl w:val="0"/>
          <w:numId w:val="164"/>
        </w:numPr>
        <w:pPrChange w:id="625" w:author="Arya" w:date="2025-02-28T16:57:00Z" w16du:dateUtc="2025-02-28T11:27: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Reduced </w:t>
      </w:r>
      <w:ins w:id="626" w:author="Arya" w:date="2025-02-28T16:56:00Z" w16du:dateUtc="2025-02-28T11:26:00Z">
        <w:r w:rsidR="000B7DFB">
          <w:rPr>
            <w:b/>
            <w:bCs/>
          </w:rPr>
          <w:t>e</w:t>
        </w:r>
      </w:ins>
      <w:del w:id="627" w:author="Arya" w:date="2025-02-28T16:56:00Z" w16du:dateUtc="2025-02-28T11:26:00Z">
        <w:r w:rsidRPr="00D73BD3" w:rsidDel="000B7DFB">
          <w:rPr>
            <w:b/>
            <w:bCs/>
          </w:rPr>
          <w:delText>E</w:delText>
        </w:r>
      </w:del>
      <w:r w:rsidRPr="00D73BD3">
        <w:rPr>
          <w:b/>
          <w:bCs/>
        </w:rPr>
        <w:t xml:space="preserve">nergy </w:t>
      </w:r>
      <w:ins w:id="628" w:author="Arya" w:date="2025-02-28T16:56:00Z" w16du:dateUtc="2025-02-28T11:26:00Z">
        <w:r w:rsidR="000B7DFB">
          <w:rPr>
            <w:b/>
            <w:bCs/>
          </w:rPr>
          <w:t>c</w:t>
        </w:r>
      </w:ins>
      <w:del w:id="629" w:author="Arya" w:date="2025-02-28T16:56:00Z" w16du:dateUtc="2025-02-28T11:26:00Z">
        <w:r w:rsidRPr="00D73BD3" w:rsidDel="000B7DFB">
          <w:rPr>
            <w:b/>
            <w:bCs/>
          </w:rPr>
          <w:delText>C</w:delText>
        </w:r>
      </w:del>
      <w:r w:rsidRPr="00D73BD3">
        <w:rPr>
          <w:b/>
          <w:bCs/>
        </w:rPr>
        <w:t>onsumption:</w:t>
      </w:r>
      <w:r w:rsidRPr="00D73BD3">
        <w:t xml:space="preserve"> Shifting to serverless architectures and optimizing resource usage reduces the overall energy consumption of their infrastructure.</w:t>
      </w:r>
    </w:p>
    <w:p w14:paraId="0817A0DA" w14:textId="2F43B998" w:rsidR="00D73BD3" w:rsidRPr="00D73BD3" w:rsidRDefault="00D73BD3">
      <w:pPr>
        <w:pStyle w:val="NormalBPBHEB"/>
        <w:numPr>
          <w:ilvl w:val="0"/>
          <w:numId w:val="164"/>
        </w:numPr>
        <w:pPrChange w:id="630" w:author="Arya" w:date="2025-02-28T16:57:00Z" w16du:dateUtc="2025-02-28T11:27: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lastRenderedPageBreak/>
        <w:t xml:space="preserve">Lower </w:t>
      </w:r>
      <w:ins w:id="631" w:author="Arya" w:date="2025-02-28T16:56:00Z" w16du:dateUtc="2025-02-28T11:26:00Z">
        <w:r w:rsidR="009D2178">
          <w:rPr>
            <w:b/>
            <w:bCs/>
          </w:rPr>
          <w:t>c</w:t>
        </w:r>
      </w:ins>
      <w:del w:id="632" w:author="Arya" w:date="2025-02-28T16:56:00Z" w16du:dateUtc="2025-02-28T11:26:00Z">
        <w:r w:rsidRPr="00D73BD3" w:rsidDel="009D2178">
          <w:rPr>
            <w:b/>
            <w:bCs/>
          </w:rPr>
          <w:delText>C</w:delText>
        </w:r>
      </w:del>
      <w:r w:rsidRPr="00D73BD3">
        <w:rPr>
          <w:b/>
          <w:bCs/>
        </w:rPr>
        <w:t xml:space="preserve">arbon </w:t>
      </w:r>
      <w:ins w:id="633" w:author="Arya" w:date="2025-02-28T16:57:00Z" w16du:dateUtc="2025-02-28T11:27:00Z">
        <w:r w:rsidR="009D2178">
          <w:rPr>
            <w:b/>
            <w:bCs/>
          </w:rPr>
          <w:t>f</w:t>
        </w:r>
      </w:ins>
      <w:del w:id="634" w:author="Arya" w:date="2025-02-28T16:56:00Z" w16du:dateUtc="2025-02-28T11:26:00Z">
        <w:r w:rsidRPr="00D73BD3" w:rsidDel="009D2178">
          <w:rPr>
            <w:b/>
            <w:bCs/>
          </w:rPr>
          <w:delText>F</w:delText>
        </w:r>
      </w:del>
      <w:r w:rsidRPr="00D73BD3">
        <w:rPr>
          <w:b/>
          <w:bCs/>
        </w:rPr>
        <w:t>ootprint:</w:t>
      </w:r>
      <w:r w:rsidRPr="00D73BD3">
        <w:t xml:space="preserve"> By selecting renewable energy-powered AWS regions and using the Carbon Footprint Tool to track emissions, the company successfully reduces its environmental impact.</w:t>
      </w:r>
    </w:p>
    <w:p w14:paraId="0D8284BE" w14:textId="1D8A33DA" w:rsidR="00D73BD3" w:rsidRPr="00D73BD3" w:rsidRDefault="00D73BD3">
      <w:pPr>
        <w:pStyle w:val="NormalBPBHEB"/>
        <w:numPr>
          <w:ilvl w:val="0"/>
          <w:numId w:val="164"/>
        </w:numPr>
        <w:pPrChange w:id="635" w:author="Arya" w:date="2025-02-28T16:57:00Z" w16du:dateUtc="2025-02-28T11:27: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73BD3">
        <w:rPr>
          <w:b/>
          <w:bCs/>
        </w:rPr>
        <w:t xml:space="preserve">Operational </w:t>
      </w:r>
      <w:ins w:id="636" w:author="Arya" w:date="2025-02-28T16:57:00Z" w16du:dateUtc="2025-02-28T11:27:00Z">
        <w:r w:rsidR="009D2178">
          <w:rPr>
            <w:b/>
            <w:bCs/>
          </w:rPr>
          <w:t>e</w:t>
        </w:r>
      </w:ins>
      <w:del w:id="637" w:author="Arya" w:date="2025-02-28T16:57:00Z" w16du:dateUtc="2025-02-28T11:27:00Z">
        <w:r w:rsidRPr="00D73BD3" w:rsidDel="009D2178">
          <w:rPr>
            <w:b/>
            <w:bCs/>
          </w:rPr>
          <w:delText>E</w:delText>
        </w:r>
      </w:del>
      <w:r w:rsidRPr="00D73BD3">
        <w:rPr>
          <w:b/>
          <w:bCs/>
        </w:rPr>
        <w:t>fficiency:</w:t>
      </w:r>
      <w:r w:rsidRPr="00D73BD3">
        <w:t xml:space="preserve"> Utilizing </w:t>
      </w:r>
      <w:r w:rsidRPr="00D73BD3">
        <w:rPr>
          <w:b/>
          <w:bCs/>
        </w:rPr>
        <w:t>AWS Auto Scaling</w:t>
      </w:r>
      <w:r w:rsidRPr="00D73BD3">
        <w:t xml:space="preserve"> to match resource allocation with demand ensures that the retailer remains agile while minimizing unnecessary energy usage.</w:t>
      </w:r>
    </w:p>
    <w:p w14:paraId="0B6A7F11" w14:textId="6D52DFC4" w:rsidR="00D73BD3" w:rsidRPr="00D73BD3" w:rsidRDefault="00D73BD3">
      <w:pPr>
        <w:pStyle w:val="Heading2BPBHEB"/>
        <w:pPrChange w:id="638" w:author="Arya" w:date="2025-02-28T16:57:00Z" w16du:dateUtc="2025-02-28T11:27:00Z">
          <w:pPr>
            <w:pStyle w:val="Heading2"/>
          </w:pPr>
        </w:pPrChange>
      </w:pPr>
      <w:commentRangeStart w:id="639"/>
      <w:r w:rsidRPr="00D73BD3">
        <w:t xml:space="preserve">Putting </w:t>
      </w:r>
      <w:r w:rsidR="009D2178" w:rsidRPr="00D73BD3">
        <w:t>sustainability into practice</w:t>
      </w:r>
      <w:r w:rsidRPr="00D73BD3">
        <w:t xml:space="preserve">: A </w:t>
      </w:r>
      <w:r w:rsidR="009D2178" w:rsidRPr="00D73BD3">
        <w:t>unified approach</w:t>
      </w:r>
      <w:commentRangeEnd w:id="639"/>
      <w:r w:rsidR="009D2178">
        <w:rPr>
          <w:rStyle w:val="CommentReference"/>
          <w:rFonts w:asciiTheme="minorHAnsi" w:eastAsiaTheme="minorHAnsi" w:hAnsiTheme="minorHAnsi" w:cstheme="minorBidi"/>
          <w:b w:val="0"/>
          <w:color w:val="auto"/>
        </w:rPr>
        <w:commentReference w:id="639"/>
      </w:r>
    </w:p>
    <w:p w14:paraId="0F997563" w14:textId="77777777" w:rsidR="00D73BD3" w:rsidRPr="00D73BD3" w:rsidRDefault="00D73BD3">
      <w:pPr>
        <w:pStyle w:val="NormalBPBHEB"/>
        <w:pPrChange w:id="640" w:author="Arya" w:date="2025-02-28T16:57:00Z" w16du:dateUtc="2025-02-28T11:27:00Z">
          <w:pPr>
            <w:pBdr>
              <w:top w:val="nil"/>
              <w:left w:val="nil"/>
              <w:bottom w:val="nil"/>
              <w:right w:val="nil"/>
              <w:between w:val="nil"/>
            </w:pBdr>
            <w:shd w:val="clear" w:color="auto" w:fill="FFFFFF"/>
            <w:spacing w:after="100" w:line="276" w:lineRule="auto"/>
            <w:jc w:val="both"/>
          </w:pPr>
        </w:pPrChange>
      </w:pPr>
      <w:r w:rsidRPr="00D73BD3">
        <w:t xml:space="preserve">The </w:t>
      </w:r>
      <w:r w:rsidRPr="00D73BD3">
        <w:rPr>
          <w:b/>
          <w:bCs/>
        </w:rPr>
        <w:t>Sustainability Pillar</w:t>
      </w:r>
      <w:r w:rsidRPr="00D73BD3">
        <w:t xml:space="preserve"> and </w:t>
      </w:r>
      <w:r w:rsidRPr="00D73BD3">
        <w:rPr>
          <w:b/>
          <w:bCs/>
        </w:rPr>
        <w:t>Sustainability Lens</w:t>
      </w:r>
      <w:r w:rsidRPr="00D73BD3">
        <w:t xml:space="preserve"> work together to enable organizations to reduce their environmental footprint while maintaining efficient, scalable cloud architectures. The global retailer’s approach exemplifies how AWS services can be utilized to achieve sustainability goals without sacrificing performance or scalability.</w:t>
      </w:r>
    </w:p>
    <w:p w14:paraId="0D391203" w14:textId="77777777" w:rsidR="00D73BD3" w:rsidRPr="00D73BD3" w:rsidRDefault="00D73BD3">
      <w:pPr>
        <w:pStyle w:val="NormalBPBHEB"/>
        <w:pPrChange w:id="641" w:author="Arya" w:date="2025-02-28T16:58:00Z" w16du:dateUtc="2025-02-28T11:28:00Z">
          <w:pPr>
            <w:pBdr>
              <w:top w:val="nil"/>
              <w:left w:val="nil"/>
              <w:bottom w:val="nil"/>
              <w:right w:val="nil"/>
              <w:between w:val="nil"/>
            </w:pBdr>
            <w:shd w:val="clear" w:color="auto" w:fill="FFFFFF"/>
            <w:spacing w:after="100" w:line="276" w:lineRule="auto"/>
            <w:jc w:val="both"/>
          </w:pPr>
        </w:pPrChange>
      </w:pPr>
      <w:r w:rsidRPr="00D73BD3">
        <w:t xml:space="preserve">By adopting </w:t>
      </w:r>
      <w:r w:rsidRPr="00D73BD3">
        <w:rPr>
          <w:b/>
          <w:bCs/>
        </w:rPr>
        <w:t>serverless architectures</w:t>
      </w:r>
      <w:r w:rsidRPr="00D73BD3">
        <w:t xml:space="preserve">, optimizing </w:t>
      </w:r>
      <w:r w:rsidRPr="00D73BD3">
        <w:rPr>
          <w:b/>
          <w:bCs/>
        </w:rPr>
        <w:t>resource utilization</w:t>
      </w:r>
      <w:r w:rsidRPr="00D73BD3">
        <w:t xml:space="preserve">, and choosing </w:t>
      </w:r>
      <w:r w:rsidRPr="00D73BD3">
        <w:rPr>
          <w:b/>
          <w:bCs/>
        </w:rPr>
        <w:t>renewable energy-powered regions</w:t>
      </w:r>
      <w:r w:rsidRPr="00D73BD3">
        <w:t>, organizations can create solutions that support both business success and environmental responsibility.</w:t>
      </w:r>
    </w:p>
    <w:p w14:paraId="5569F38D" w14:textId="2629FB21" w:rsidR="00D73BD3" w:rsidRPr="00D73BD3" w:rsidRDefault="00D73BD3">
      <w:pPr>
        <w:pStyle w:val="Heading3BPBHEB"/>
        <w:pPrChange w:id="642" w:author="Arya" w:date="2025-02-28T16:58:00Z" w16du:dateUtc="2025-02-28T11:28:00Z">
          <w:pPr>
            <w:pStyle w:val="Heading2"/>
          </w:pPr>
        </w:pPrChange>
      </w:pPr>
      <w:r w:rsidRPr="00D73BD3">
        <w:t xml:space="preserve">Closing </w:t>
      </w:r>
      <w:ins w:id="643" w:author="Arya" w:date="2025-02-28T16:58:00Z" w16du:dateUtc="2025-02-28T11:28:00Z">
        <w:r w:rsidR="009D2178">
          <w:t>t</w:t>
        </w:r>
      </w:ins>
      <w:del w:id="644" w:author="Arya" w:date="2025-02-28T16:58:00Z" w16du:dateUtc="2025-02-28T11:28:00Z">
        <w:r w:rsidRPr="00D73BD3" w:rsidDel="009D2178">
          <w:delText>T</w:delText>
        </w:r>
      </w:del>
      <w:r w:rsidRPr="00D73BD3">
        <w:t xml:space="preserve">houghts on </w:t>
      </w:r>
      <w:ins w:id="645" w:author="Arya" w:date="2025-02-28T16:58:00Z" w16du:dateUtc="2025-02-28T11:28:00Z">
        <w:r w:rsidR="009D2178">
          <w:t>s</w:t>
        </w:r>
      </w:ins>
      <w:del w:id="646" w:author="Arya" w:date="2025-02-28T16:58:00Z" w16du:dateUtc="2025-02-28T11:28:00Z">
        <w:r w:rsidRPr="00D73BD3" w:rsidDel="009D2178">
          <w:delText>S</w:delText>
        </w:r>
      </w:del>
      <w:r w:rsidRPr="00D73BD3">
        <w:t>ustainability</w:t>
      </w:r>
    </w:p>
    <w:p w14:paraId="5CB15C49" w14:textId="77777777" w:rsidR="00D73BD3" w:rsidRPr="00D73BD3" w:rsidRDefault="00D73BD3">
      <w:pPr>
        <w:pStyle w:val="NormalBPBHEB"/>
        <w:pPrChange w:id="647" w:author="Arya" w:date="2025-02-28T16:59:00Z" w16du:dateUtc="2025-02-28T11:29:00Z">
          <w:pPr>
            <w:pBdr>
              <w:top w:val="nil"/>
              <w:left w:val="nil"/>
              <w:bottom w:val="nil"/>
              <w:right w:val="nil"/>
              <w:between w:val="nil"/>
            </w:pBdr>
            <w:shd w:val="clear" w:color="auto" w:fill="FFFFFF"/>
            <w:spacing w:after="100" w:line="276" w:lineRule="auto"/>
            <w:jc w:val="both"/>
          </w:pPr>
        </w:pPrChange>
      </w:pPr>
      <w:r w:rsidRPr="00D73BD3">
        <w:t xml:space="preserve">Sustainability is no longer just an ethical consideration—it is an essential part of modern cloud </w:t>
      </w:r>
      <w:proofErr w:type="gramStart"/>
      <w:r w:rsidRPr="00D73BD3">
        <w:t>architectures</w:t>
      </w:r>
      <w:proofErr w:type="gramEnd"/>
      <w:r w:rsidRPr="00D73BD3">
        <w:t xml:space="preserve">. By integrating the </w:t>
      </w:r>
      <w:r w:rsidRPr="00D73BD3">
        <w:rPr>
          <w:b/>
          <w:bCs/>
        </w:rPr>
        <w:t>Sustainability Pillar</w:t>
      </w:r>
      <w:r w:rsidRPr="00D73BD3">
        <w:t xml:space="preserve"> and </w:t>
      </w:r>
      <w:r w:rsidRPr="00D73BD3">
        <w:rPr>
          <w:b/>
          <w:bCs/>
        </w:rPr>
        <w:t>Sustainability Lens</w:t>
      </w:r>
      <w:r w:rsidRPr="00D73BD3">
        <w:t>, organizations can design cloud solutions that minimize energy consumption, reduce waste, and contribute to a cleaner, greener future.</w:t>
      </w:r>
    </w:p>
    <w:p w14:paraId="1B2E4439" w14:textId="77777777" w:rsidR="00D73BD3" w:rsidRPr="00D73BD3" w:rsidRDefault="00D73BD3">
      <w:pPr>
        <w:pStyle w:val="NormalBPBHEB"/>
        <w:pPrChange w:id="648" w:author="Arya" w:date="2025-02-28T16:59:00Z" w16du:dateUtc="2025-02-28T11:29:00Z">
          <w:pPr>
            <w:pBdr>
              <w:top w:val="nil"/>
              <w:left w:val="nil"/>
              <w:bottom w:val="nil"/>
              <w:right w:val="nil"/>
              <w:between w:val="nil"/>
            </w:pBdr>
            <w:shd w:val="clear" w:color="auto" w:fill="FFFFFF"/>
            <w:spacing w:after="100" w:line="276" w:lineRule="auto"/>
            <w:jc w:val="both"/>
          </w:pPr>
        </w:pPrChange>
      </w:pPr>
      <w:r w:rsidRPr="00D73BD3">
        <w:t xml:space="preserve">The combination of </w:t>
      </w:r>
      <w:r w:rsidRPr="00D73BD3">
        <w:rPr>
          <w:b/>
          <w:bCs/>
        </w:rPr>
        <w:t>AWS Lambda</w:t>
      </w:r>
      <w:r w:rsidRPr="00D73BD3">
        <w:t xml:space="preserve">, </w:t>
      </w:r>
      <w:r w:rsidRPr="00D73BD3">
        <w:rPr>
          <w:b/>
          <w:bCs/>
        </w:rPr>
        <w:t>Auto Scaling</w:t>
      </w:r>
      <w:r w:rsidRPr="00D73BD3">
        <w:t xml:space="preserve">, and </w:t>
      </w:r>
      <w:r w:rsidRPr="00D73BD3">
        <w:rPr>
          <w:b/>
          <w:bCs/>
        </w:rPr>
        <w:t>AWS’s renewable energy initiatives</w:t>
      </w:r>
      <w:r w:rsidRPr="00D73BD3">
        <w:t xml:space="preserve"> ensures that businesses can meet their operational and environmental goals in a cost-effective and efficient manner. By tracking and optimizing their carbon footprint, companies can take meaningful steps toward sustainable growth and environmental stewardship.</w:t>
      </w:r>
    </w:p>
    <w:p w14:paraId="56C5ACE1" w14:textId="75DD9247" w:rsidR="00D73BD3" w:rsidRPr="00D73BD3" w:rsidRDefault="00D73BD3">
      <w:pPr>
        <w:pStyle w:val="Heading3BPBHEB"/>
        <w:pPrChange w:id="649" w:author="Arya" w:date="2025-02-28T16:59:00Z" w16du:dateUtc="2025-02-28T11:29:00Z">
          <w:pPr>
            <w:pStyle w:val="Heading2"/>
          </w:pPr>
        </w:pPrChange>
      </w:pPr>
      <w:del w:id="650" w:author="Arya" w:date="2025-02-28T16:59:00Z" w16du:dateUtc="2025-02-28T11:29:00Z">
        <w:r w:rsidRPr="00D73BD3" w:rsidDel="00235E31">
          <w:delText xml:space="preserve">Next Steps: </w:delText>
        </w:r>
      </w:del>
      <w:r w:rsidRPr="00D73BD3">
        <w:t xml:space="preserve">Putting the AWS </w:t>
      </w:r>
      <w:r w:rsidR="00235E31" w:rsidRPr="00D73BD3">
        <w:t>well-architected framework into practice</w:t>
      </w:r>
    </w:p>
    <w:p w14:paraId="7F6BB215" w14:textId="45C14A0D" w:rsidR="00A00DE8" w:rsidRPr="00A00DE8" w:rsidRDefault="00D73BD3">
      <w:pPr>
        <w:pStyle w:val="NormalBPBHEB"/>
        <w:pPrChange w:id="651" w:author="Arya" w:date="2025-02-28T16:59:00Z" w16du:dateUtc="2025-02-28T11:29:00Z">
          <w:pPr>
            <w:pBdr>
              <w:top w:val="nil"/>
              <w:left w:val="nil"/>
              <w:bottom w:val="nil"/>
              <w:right w:val="nil"/>
              <w:between w:val="nil"/>
            </w:pBdr>
            <w:shd w:val="clear" w:color="auto" w:fill="FFFFFF"/>
            <w:spacing w:after="100" w:line="276" w:lineRule="auto"/>
            <w:jc w:val="both"/>
          </w:pPr>
        </w:pPrChange>
      </w:pPr>
      <w:r w:rsidRPr="00D73BD3">
        <w:t xml:space="preserve">In the final part of this chapter, we will take a comprehensive look at how organizations can put the entire </w:t>
      </w:r>
      <w:r w:rsidRPr="00D73BD3">
        <w:rPr>
          <w:b/>
          <w:bCs/>
        </w:rPr>
        <w:t>AWS Well-Architected Framework</w:t>
      </w:r>
      <w:r w:rsidRPr="00D73BD3">
        <w:t xml:space="preserve"> into practice by synthesizing the lessons learned from each of the six pillars and lenses. </w:t>
      </w:r>
      <w:r w:rsidR="00EC5BFA" w:rsidRPr="00D73BD3">
        <w:t>We will</w:t>
      </w:r>
      <w:r w:rsidRPr="00D73BD3">
        <w:t xml:space="preserve"> examine how real-world companies have integrated these principles to solve complex problems, optimize their infrastructure, and drive business success while maintaining operational excellence and environmental sustainability.</w:t>
      </w:r>
    </w:p>
    <w:p w14:paraId="64F1F799" w14:textId="44C08E99" w:rsidR="00626E97" w:rsidRPr="00626E97" w:rsidRDefault="00626E97">
      <w:pPr>
        <w:pStyle w:val="Heading1BPBHEB"/>
        <w:pPrChange w:id="652" w:author="Arya" w:date="2025-02-28T16:59:00Z" w16du:dateUtc="2025-02-28T11:29:00Z">
          <w:pPr>
            <w:keepNext/>
            <w:keepLines/>
            <w:spacing w:before="400" w:after="0" w:line="276" w:lineRule="auto"/>
            <w:outlineLvl w:val="0"/>
          </w:pPr>
        </w:pPrChange>
      </w:pPr>
      <w:commentRangeStart w:id="653"/>
      <w:r w:rsidRPr="00626E97">
        <w:t>Conclusion</w:t>
      </w:r>
      <w:del w:id="654" w:author="Arya" w:date="2025-02-28T16:59:00Z" w16du:dateUtc="2025-02-28T11:29:00Z">
        <w:r w:rsidRPr="00626E97" w:rsidDel="00B53667">
          <w:delText>: AWS Well-Architected Framework</w:delText>
        </w:r>
      </w:del>
      <w:commentRangeEnd w:id="653"/>
      <w:r w:rsidR="00B61FB2">
        <w:rPr>
          <w:rStyle w:val="CommentReference"/>
          <w:rFonts w:asciiTheme="minorHAnsi" w:eastAsiaTheme="minorHAnsi" w:hAnsiTheme="minorHAnsi" w:cstheme="minorBidi"/>
          <w:b w:val="0"/>
        </w:rPr>
        <w:commentReference w:id="653"/>
      </w:r>
    </w:p>
    <w:p w14:paraId="62CB5692" w14:textId="41992007" w:rsidR="000B1019" w:rsidRPr="000B1019" w:rsidRDefault="000B1019">
      <w:pPr>
        <w:pStyle w:val="NormalBPBHEB"/>
        <w:pPrChange w:id="655" w:author="Arya" w:date="2025-02-28T16:59:00Z" w16du:dateUtc="2025-02-28T11:29:00Z">
          <w:pPr>
            <w:spacing w:after="0" w:line="276" w:lineRule="auto"/>
            <w:outlineLvl w:val="0"/>
          </w:pPr>
        </w:pPrChange>
      </w:pPr>
      <w:r w:rsidRPr="000B1019">
        <w:t xml:space="preserve">In this culminating chapter of our exploration of AWS Cloud Computing, we have undertaken a comprehensive journey through the AWS Well-Architected Framework, a fundamental resource for architects, developers, and organizations navigating the intricate landscape of cloud architecture. This framework, distilled from AWS’s </w:t>
      </w:r>
      <w:r w:rsidR="0015398A" w:rsidRPr="000B1019">
        <w:t>experience</w:t>
      </w:r>
      <w:r w:rsidRPr="000B1019">
        <w:t xml:space="preserve"> in designing, building, </w:t>
      </w:r>
      <w:r w:rsidRPr="000B1019">
        <w:lastRenderedPageBreak/>
        <w:t>and managing cloud solutions, serves as a roadmap for constructing robust, scalable, and efficient systems.</w:t>
      </w:r>
    </w:p>
    <w:p w14:paraId="2DC4FD3A" w14:textId="129E4992" w:rsidR="000B1019" w:rsidRPr="00475D96" w:rsidRDefault="00B14D2A">
      <w:pPr>
        <w:pStyle w:val="Heading3BPBHEB"/>
        <w:pPrChange w:id="656" w:author="Arya" w:date="2025-03-03T17:18:00Z" w16du:dateUtc="2025-03-03T11:48:00Z">
          <w:pPr>
            <w:pStyle w:val="Heading2"/>
          </w:pPr>
        </w:pPrChange>
      </w:pPr>
      <w:ins w:id="657" w:author="Arya" w:date="2025-03-03T17:18:00Z" w16du:dateUtc="2025-03-03T11:48:00Z">
        <w:r>
          <w:t>F</w:t>
        </w:r>
      </w:ins>
      <w:del w:id="658" w:author="Arya" w:date="2025-03-03T17:18:00Z" w16du:dateUtc="2025-03-03T11:48:00Z">
        <w:r w:rsidRPr="00B14D2A" w:rsidDel="00B14D2A">
          <w:delText>deep dive into the f</w:delText>
        </w:r>
      </w:del>
      <w:r w:rsidRPr="00B14D2A">
        <w:t>ramework’s pillars</w:t>
      </w:r>
    </w:p>
    <w:p w14:paraId="793359E8" w14:textId="0D2B6912" w:rsidR="000B1019" w:rsidRPr="000B1019" w:rsidRDefault="000B1019">
      <w:pPr>
        <w:pStyle w:val="NormalBPBHEB"/>
        <w:pPrChange w:id="659" w:author="Arya" w:date="2025-02-28T17:00:00Z" w16du:dateUtc="2025-02-28T11:30:00Z">
          <w:pPr>
            <w:spacing w:after="0" w:line="276" w:lineRule="auto"/>
            <w:outlineLvl w:val="0"/>
          </w:pPr>
        </w:pPrChange>
      </w:pPr>
      <w:r w:rsidRPr="000B1019">
        <w:t>The framework’s six pillars—Operational Excellence, Security, Reliability, Performance Efficiency, Cost Optimization, and Sustainability—are more than just guidelines; they are the foundational principles that guide architects and engineers in creating optimal cloud solutions that are not only aligned with current technological advances but are also geared towards future scalability and innovations.</w:t>
      </w:r>
      <w:ins w:id="660" w:author="Arya" w:date="2025-03-03T17:18:00Z" w16du:dateUtc="2025-03-03T11:48:00Z">
        <w:r w:rsidR="00475D96">
          <w:t xml:space="preserve"> Refer to the following list:</w:t>
        </w:r>
      </w:ins>
    </w:p>
    <w:p w14:paraId="420D1031" w14:textId="5B13F70F" w:rsidR="000B1019" w:rsidRPr="000B1019" w:rsidRDefault="000B1019">
      <w:pPr>
        <w:pStyle w:val="NormalBPBHEB"/>
        <w:numPr>
          <w:ilvl w:val="0"/>
          <w:numId w:val="165"/>
        </w:numPr>
        <w:pPrChange w:id="661" w:author="Arya" w:date="2025-02-28T17:00:00Z" w16du:dateUtc="2025-02-28T11:30:00Z">
          <w:pPr>
            <w:numPr>
              <w:numId w:val="46"/>
            </w:numPr>
            <w:tabs>
              <w:tab w:val="num" w:pos="720"/>
            </w:tabs>
            <w:spacing w:after="0" w:line="276" w:lineRule="auto"/>
            <w:ind w:left="720" w:hanging="360"/>
            <w:outlineLvl w:val="0"/>
          </w:pPr>
        </w:pPrChange>
      </w:pPr>
      <w:r w:rsidRPr="000B1019">
        <w:rPr>
          <w:b/>
          <w:bCs/>
        </w:rPr>
        <w:t xml:space="preserve">Operational </w:t>
      </w:r>
      <w:ins w:id="662" w:author="Arya" w:date="2025-02-28T17:00:00Z" w16du:dateUtc="2025-02-28T11:30:00Z">
        <w:r w:rsidR="0031734E">
          <w:rPr>
            <w:b/>
            <w:bCs/>
          </w:rPr>
          <w:t>e</w:t>
        </w:r>
      </w:ins>
      <w:del w:id="663" w:author="Arya" w:date="2025-02-28T17:00:00Z" w16du:dateUtc="2025-02-28T11:30:00Z">
        <w:r w:rsidRPr="000B1019" w:rsidDel="0031734E">
          <w:rPr>
            <w:b/>
            <w:bCs/>
          </w:rPr>
          <w:delText>E</w:delText>
        </w:r>
      </w:del>
      <w:r w:rsidRPr="000B1019">
        <w:rPr>
          <w:b/>
          <w:bCs/>
        </w:rPr>
        <w:t>xcellence</w:t>
      </w:r>
      <w:r w:rsidRPr="000B1019">
        <w:t xml:space="preserve">: This pillar underscores the importance of automation, monitoring, and </w:t>
      </w:r>
      <w:r w:rsidR="00D84318" w:rsidRPr="000B1019">
        <w:t>initiative-taking</w:t>
      </w:r>
      <w:r w:rsidRPr="000B1019">
        <w:t xml:space="preserve"> response strategies in maintaining agile and reliable cloud operations.</w:t>
      </w:r>
    </w:p>
    <w:p w14:paraId="0A330BD5" w14:textId="77777777" w:rsidR="000B1019" w:rsidRPr="000B1019" w:rsidRDefault="000B1019">
      <w:pPr>
        <w:pStyle w:val="NormalBPBHEB"/>
        <w:numPr>
          <w:ilvl w:val="0"/>
          <w:numId w:val="165"/>
        </w:numPr>
        <w:pPrChange w:id="664" w:author="Arya" w:date="2025-02-28T17:00:00Z" w16du:dateUtc="2025-02-28T11:30:00Z">
          <w:pPr>
            <w:numPr>
              <w:numId w:val="46"/>
            </w:numPr>
            <w:tabs>
              <w:tab w:val="num" w:pos="720"/>
            </w:tabs>
            <w:spacing w:after="0" w:line="276" w:lineRule="auto"/>
            <w:ind w:left="720" w:hanging="360"/>
            <w:outlineLvl w:val="0"/>
          </w:pPr>
        </w:pPrChange>
      </w:pPr>
      <w:r w:rsidRPr="000B1019">
        <w:rPr>
          <w:b/>
          <w:bCs/>
        </w:rPr>
        <w:t>Security</w:t>
      </w:r>
      <w:r w:rsidRPr="000B1019">
        <w:t>: In an era of increasing cyber threats, this pillar emphasizes a layered security approach to protect data, applications, and infrastructure from unauthorized access and potential breaches.</w:t>
      </w:r>
    </w:p>
    <w:p w14:paraId="6359B0A9" w14:textId="77777777" w:rsidR="000B1019" w:rsidRPr="000B1019" w:rsidRDefault="000B1019">
      <w:pPr>
        <w:pStyle w:val="NormalBPBHEB"/>
        <w:numPr>
          <w:ilvl w:val="0"/>
          <w:numId w:val="165"/>
        </w:numPr>
        <w:pPrChange w:id="665" w:author="Arya" w:date="2025-02-28T17:00:00Z" w16du:dateUtc="2025-02-28T11:30:00Z">
          <w:pPr>
            <w:numPr>
              <w:numId w:val="46"/>
            </w:numPr>
            <w:tabs>
              <w:tab w:val="num" w:pos="720"/>
            </w:tabs>
            <w:spacing w:after="0" w:line="276" w:lineRule="auto"/>
            <w:ind w:left="720" w:hanging="360"/>
            <w:outlineLvl w:val="0"/>
          </w:pPr>
        </w:pPrChange>
      </w:pPr>
      <w:r w:rsidRPr="000B1019">
        <w:rPr>
          <w:b/>
          <w:bCs/>
        </w:rPr>
        <w:t>Reliability</w:t>
      </w:r>
      <w:r w:rsidRPr="000B1019">
        <w:t>: Essential for maintaining customer trust, this pillar focuses on creating fault-tolerant systems that assure continuous service availability and swift recovery from disruptions.</w:t>
      </w:r>
    </w:p>
    <w:p w14:paraId="02DB2BC6" w14:textId="34A3B1D2" w:rsidR="000B1019" w:rsidRPr="000B1019" w:rsidRDefault="000B1019">
      <w:pPr>
        <w:pStyle w:val="NormalBPBHEB"/>
        <w:numPr>
          <w:ilvl w:val="0"/>
          <w:numId w:val="165"/>
        </w:numPr>
        <w:pPrChange w:id="666" w:author="Arya" w:date="2025-02-28T17:00:00Z" w16du:dateUtc="2025-02-28T11:30:00Z">
          <w:pPr>
            <w:numPr>
              <w:numId w:val="46"/>
            </w:numPr>
            <w:tabs>
              <w:tab w:val="num" w:pos="720"/>
            </w:tabs>
            <w:spacing w:after="0" w:line="276" w:lineRule="auto"/>
            <w:ind w:left="720" w:hanging="360"/>
            <w:outlineLvl w:val="0"/>
          </w:pPr>
        </w:pPrChange>
      </w:pPr>
      <w:r w:rsidRPr="000B1019">
        <w:rPr>
          <w:b/>
          <w:bCs/>
        </w:rPr>
        <w:t xml:space="preserve">Performance </w:t>
      </w:r>
      <w:ins w:id="667" w:author="Arya" w:date="2025-02-28T17:00:00Z" w16du:dateUtc="2025-02-28T11:30:00Z">
        <w:r w:rsidR="0031734E">
          <w:rPr>
            <w:b/>
            <w:bCs/>
          </w:rPr>
          <w:t>e</w:t>
        </w:r>
      </w:ins>
      <w:del w:id="668" w:author="Arya" w:date="2025-02-28T17:00:00Z" w16du:dateUtc="2025-02-28T11:30:00Z">
        <w:r w:rsidRPr="000B1019" w:rsidDel="0031734E">
          <w:rPr>
            <w:b/>
            <w:bCs/>
          </w:rPr>
          <w:delText>E</w:delText>
        </w:r>
      </w:del>
      <w:r w:rsidRPr="000B1019">
        <w:rPr>
          <w:b/>
          <w:bCs/>
        </w:rPr>
        <w:t>fficiency</w:t>
      </w:r>
      <w:r w:rsidRPr="000B1019">
        <w:t>: This involves optimizing the use of computing resources to meet system demands dynamically and efficiently, ensuring that the solutions are both agile and cost-effective.</w:t>
      </w:r>
    </w:p>
    <w:p w14:paraId="2D2AFF62" w14:textId="4E54F5B2" w:rsidR="000B1019" w:rsidRPr="000B1019" w:rsidRDefault="000B1019">
      <w:pPr>
        <w:pStyle w:val="NormalBPBHEB"/>
        <w:numPr>
          <w:ilvl w:val="0"/>
          <w:numId w:val="165"/>
        </w:numPr>
        <w:pPrChange w:id="669" w:author="Arya" w:date="2025-02-28T17:00:00Z" w16du:dateUtc="2025-02-28T11:30:00Z">
          <w:pPr>
            <w:numPr>
              <w:numId w:val="46"/>
            </w:numPr>
            <w:tabs>
              <w:tab w:val="num" w:pos="720"/>
            </w:tabs>
            <w:spacing w:after="0" w:line="276" w:lineRule="auto"/>
            <w:ind w:left="720" w:hanging="360"/>
            <w:outlineLvl w:val="0"/>
          </w:pPr>
        </w:pPrChange>
      </w:pPr>
      <w:r w:rsidRPr="000B1019">
        <w:rPr>
          <w:b/>
          <w:bCs/>
        </w:rPr>
        <w:t xml:space="preserve">Cost </w:t>
      </w:r>
      <w:ins w:id="670" w:author="Arya" w:date="2025-02-28T17:00:00Z" w16du:dateUtc="2025-02-28T11:30:00Z">
        <w:r w:rsidR="0031734E">
          <w:rPr>
            <w:b/>
            <w:bCs/>
          </w:rPr>
          <w:t>o</w:t>
        </w:r>
      </w:ins>
      <w:del w:id="671" w:author="Arya" w:date="2025-02-28T17:00:00Z" w16du:dateUtc="2025-02-28T11:30:00Z">
        <w:r w:rsidRPr="000B1019" w:rsidDel="0031734E">
          <w:rPr>
            <w:b/>
            <w:bCs/>
          </w:rPr>
          <w:delText>O</w:delText>
        </w:r>
      </w:del>
      <w:r w:rsidRPr="000B1019">
        <w:rPr>
          <w:b/>
          <w:bCs/>
        </w:rPr>
        <w:t>ptimization</w:t>
      </w:r>
      <w:r w:rsidRPr="000B1019">
        <w:t>: Addressing the strategic need to balance expenditure with performance, this pillar encourages the adoption of cost-effective measures without compromising system capabilities.</w:t>
      </w:r>
    </w:p>
    <w:p w14:paraId="65940BC6" w14:textId="77777777" w:rsidR="000B1019" w:rsidRPr="000B1019" w:rsidRDefault="000B1019">
      <w:pPr>
        <w:pStyle w:val="NormalBPBHEB"/>
        <w:numPr>
          <w:ilvl w:val="0"/>
          <w:numId w:val="165"/>
        </w:numPr>
        <w:pPrChange w:id="672" w:author="Arya" w:date="2025-02-28T17:00:00Z" w16du:dateUtc="2025-02-28T11:30:00Z">
          <w:pPr>
            <w:numPr>
              <w:numId w:val="46"/>
            </w:numPr>
            <w:tabs>
              <w:tab w:val="num" w:pos="720"/>
            </w:tabs>
            <w:spacing w:after="0" w:line="276" w:lineRule="auto"/>
            <w:ind w:left="720" w:hanging="360"/>
            <w:outlineLvl w:val="0"/>
          </w:pPr>
        </w:pPrChange>
      </w:pPr>
      <w:r w:rsidRPr="000B1019">
        <w:rPr>
          <w:b/>
          <w:bCs/>
        </w:rPr>
        <w:t>Sustainability</w:t>
      </w:r>
      <w:r w:rsidRPr="000B1019">
        <w:t>: Reflecting AWS’s commitment to environmental responsibility, this new pillar motivates architects to design eco-friendly systems that contribute to sustainability goals.</w:t>
      </w:r>
    </w:p>
    <w:p w14:paraId="7B948C1C" w14:textId="3F85262B" w:rsidR="000B1019" w:rsidRPr="0031734E" w:rsidRDefault="000B1019">
      <w:pPr>
        <w:pStyle w:val="NormalBPBHEB"/>
        <w:rPr>
          <w:b/>
          <w:bCs/>
          <w:rPrChange w:id="673" w:author="Arya" w:date="2025-02-28T17:00:00Z" w16du:dateUtc="2025-02-28T11:30:00Z">
            <w:rPr/>
          </w:rPrChange>
        </w:rPr>
        <w:pPrChange w:id="674" w:author="Arya" w:date="2025-02-28T17:00:00Z" w16du:dateUtc="2025-02-28T11:30:00Z">
          <w:pPr>
            <w:pStyle w:val="Heading2"/>
          </w:pPr>
        </w:pPrChange>
      </w:pPr>
      <w:r w:rsidRPr="0031734E">
        <w:rPr>
          <w:b/>
          <w:bCs/>
          <w:rPrChange w:id="675" w:author="Arya" w:date="2025-02-28T17:00:00Z" w16du:dateUtc="2025-02-28T11:30:00Z">
            <w:rPr/>
          </w:rPrChange>
        </w:rPr>
        <w:t xml:space="preserve">Reflecting on </w:t>
      </w:r>
      <w:r w:rsidR="0031734E" w:rsidRPr="0031734E">
        <w:rPr>
          <w:b/>
          <w:bCs/>
          <w:rPrChange w:id="676" w:author="Arya" w:date="2025-02-28T17:00:00Z" w16du:dateUtc="2025-02-28T11:30:00Z">
            <w:rPr/>
          </w:rPrChange>
        </w:rPr>
        <w:t>insights and applications</w:t>
      </w:r>
    </w:p>
    <w:p w14:paraId="0CCFFE91" w14:textId="77777777" w:rsidR="000B1019" w:rsidRDefault="000B1019">
      <w:pPr>
        <w:pStyle w:val="NormalBPBHEB"/>
        <w:pPrChange w:id="677" w:author="Arya" w:date="2025-02-28T17:00:00Z" w16du:dateUtc="2025-02-28T11:30:00Z">
          <w:pPr>
            <w:spacing w:after="0" w:line="276" w:lineRule="auto"/>
            <w:outlineLvl w:val="0"/>
          </w:pPr>
        </w:pPrChange>
      </w:pPr>
      <w:r w:rsidRPr="000B1019">
        <w:t>Each pillar is explored through a variety of lenses, offering detailed insights into specific applications and industries. This approach not only enhances understanding but also demonstrates the practical application and relevance of each principle across different scenarios.</w:t>
      </w:r>
    </w:p>
    <w:p w14:paraId="721C5AE6" w14:textId="77777777" w:rsidR="00877A5A" w:rsidRDefault="00877A5A">
      <w:pPr>
        <w:pStyle w:val="NormalBPBHEB"/>
        <w:pPrChange w:id="678" w:author="Arya" w:date="2025-02-28T17:00:00Z" w16du:dateUtc="2025-02-28T11:30:00Z">
          <w:pPr>
            <w:spacing w:after="0" w:line="276" w:lineRule="auto"/>
            <w:outlineLvl w:val="0"/>
          </w:pPr>
        </w:pPrChange>
      </w:pPr>
    </w:p>
    <w:p w14:paraId="07DDCECC" w14:textId="77777777" w:rsidR="00877A5A" w:rsidRDefault="00877A5A">
      <w:pPr>
        <w:pStyle w:val="FigureBPBHEB"/>
        <w:pPrChange w:id="679" w:author="Arya" w:date="2025-02-28T17:00:00Z" w16du:dateUtc="2025-02-28T11:30:00Z">
          <w:pPr>
            <w:keepNext/>
            <w:pBdr>
              <w:top w:val="nil"/>
              <w:left w:val="nil"/>
              <w:bottom w:val="nil"/>
              <w:right w:val="nil"/>
              <w:between w:val="nil"/>
            </w:pBdr>
            <w:shd w:val="clear" w:color="auto" w:fill="FFFFFF"/>
            <w:spacing w:after="100" w:line="276" w:lineRule="auto"/>
            <w:jc w:val="center"/>
          </w:pPr>
        </w:pPrChange>
      </w:pPr>
      <w:r>
        <w:rPr>
          <w:noProof/>
        </w:rPr>
        <w:lastRenderedPageBreak/>
        <w:drawing>
          <wp:inline distT="0" distB="0" distL="0" distR="0" wp14:anchorId="048FEF9A" wp14:editId="08E60903">
            <wp:extent cx="4624589" cy="2362200"/>
            <wp:effectExtent l="0" t="0" r="5080" b="0"/>
            <wp:docPr id="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0538" cy="2365239"/>
                    </a:xfrm>
                    <a:prstGeom prst="rect">
                      <a:avLst/>
                    </a:prstGeom>
                    <a:noFill/>
                    <a:ln>
                      <a:noFill/>
                    </a:ln>
                  </pic:spPr>
                </pic:pic>
              </a:graphicData>
            </a:graphic>
          </wp:inline>
        </w:drawing>
      </w:r>
    </w:p>
    <w:p w14:paraId="63530FBF" w14:textId="287EC30E" w:rsidR="00877A5A" w:rsidRDefault="00877A5A" w:rsidP="00877A5A">
      <w:pPr>
        <w:pStyle w:val="Caption"/>
        <w:jc w:val="both"/>
      </w:pPr>
      <w:commentRangeStart w:id="680"/>
      <w:r>
        <w:t>Figure 10.</w:t>
      </w:r>
      <w:r>
        <w:fldChar w:fldCharType="begin"/>
      </w:r>
      <w:r>
        <w:instrText xml:space="preserve"> SEQ Figure \* ARABIC </w:instrText>
      </w:r>
      <w:r>
        <w:fldChar w:fldCharType="separate"/>
      </w:r>
      <w:r>
        <w:rPr>
          <w:noProof/>
        </w:rPr>
        <w:t>3</w:t>
      </w:r>
      <w:r>
        <w:fldChar w:fldCharType="end"/>
      </w:r>
      <w:r>
        <w:t xml:space="preserve"> </w:t>
      </w:r>
      <w:r w:rsidRPr="00846E9B">
        <w:t>Solution components and workflow steps</w:t>
      </w:r>
      <w:r>
        <w:t xml:space="preserve"> </w:t>
      </w:r>
      <w:sdt>
        <w:sdtPr>
          <w:id w:val="546650725"/>
          <w:citation/>
        </w:sdtPr>
        <w:sdtContent>
          <w:r>
            <w:fldChar w:fldCharType="begin"/>
          </w:r>
          <w:r>
            <w:instrText xml:space="preserve"> CITATION Att22 \l 1033 </w:instrText>
          </w:r>
          <w:r>
            <w:fldChar w:fldCharType="separate"/>
          </w:r>
          <w:r w:rsidR="000104DD" w:rsidRPr="000104DD">
            <w:rPr>
              <w:noProof/>
            </w:rPr>
            <w:t>[8]</w:t>
          </w:r>
          <w:r>
            <w:fldChar w:fldCharType="end"/>
          </w:r>
        </w:sdtContent>
      </w:sdt>
      <w:commentRangeEnd w:id="680"/>
      <w:r w:rsidR="0031734E">
        <w:rPr>
          <w:rStyle w:val="CommentReference"/>
          <w:i w:val="0"/>
          <w:iCs w:val="0"/>
          <w:color w:val="auto"/>
        </w:rPr>
        <w:commentReference w:id="680"/>
      </w:r>
    </w:p>
    <w:p w14:paraId="2265C5D6" w14:textId="5EAC1C23" w:rsidR="000B1019" w:rsidRPr="000B1019" w:rsidRDefault="000B1019">
      <w:pPr>
        <w:pStyle w:val="Heading3BPBHEB"/>
        <w:pPrChange w:id="681" w:author="Arya" w:date="2025-03-03T17:19:00Z" w16du:dateUtc="2025-03-03T11:49:00Z">
          <w:pPr>
            <w:pStyle w:val="Heading2"/>
          </w:pPr>
        </w:pPrChange>
      </w:pPr>
      <w:r w:rsidRPr="000B1019">
        <w:t xml:space="preserve">Transformation and </w:t>
      </w:r>
      <w:ins w:id="682" w:author="Arya" w:date="2025-03-03T17:18:00Z" w16du:dateUtc="2025-03-03T11:48:00Z">
        <w:r w:rsidR="00D05CCE">
          <w:t>i</w:t>
        </w:r>
      </w:ins>
      <w:del w:id="683" w:author="Arya" w:date="2025-03-03T17:18:00Z" w16du:dateUtc="2025-03-03T11:48:00Z">
        <w:r w:rsidRPr="000B1019" w:rsidDel="00D05CCE">
          <w:delText>I</w:delText>
        </w:r>
      </w:del>
      <w:r w:rsidRPr="000B1019">
        <w:t>nnovation</w:t>
      </w:r>
    </w:p>
    <w:p w14:paraId="35636F52" w14:textId="77777777" w:rsidR="000B1019" w:rsidRPr="000B1019" w:rsidRDefault="000B1019">
      <w:pPr>
        <w:pStyle w:val="NormalBPBHEB"/>
        <w:pPrChange w:id="684" w:author="Arya" w:date="2025-03-03T17:19:00Z" w16du:dateUtc="2025-03-03T11:49:00Z">
          <w:pPr>
            <w:spacing w:after="0" w:line="276" w:lineRule="auto"/>
            <w:outlineLvl w:val="0"/>
          </w:pPr>
        </w:pPrChange>
      </w:pPr>
      <w:r w:rsidRPr="000B1019">
        <w:t>The AWS Well-Architected Framework is not static; it evolves continually to reflect new learning and emerging technologies. By adhering to this framework, organizations are equipped to navigate the complexities of cloud computing, ensuring that their architectural decisions foster innovation and drive business growth.</w:t>
      </w:r>
    </w:p>
    <w:p w14:paraId="42B268B1" w14:textId="4DA4E49D" w:rsidR="000B1019" w:rsidRPr="000B1019" w:rsidRDefault="000B1019">
      <w:pPr>
        <w:pStyle w:val="Heading3BPBHEB"/>
        <w:pPrChange w:id="685" w:author="Arya" w:date="2025-03-03T17:19:00Z" w16du:dateUtc="2025-03-03T11:49:00Z">
          <w:pPr>
            <w:pStyle w:val="Heading2"/>
          </w:pPr>
        </w:pPrChange>
      </w:pPr>
      <w:r w:rsidRPr="000B1019">
        <w:t xml:space="preserve">AWS </w:t>
      </w:r>
      <w:r w:rsidR="00D05CCE" w:rsidRPr="000B1019">
        <w:t>cloud computing master class</w:t>
      </w:r>
    </w:p>
    <w:p w14:paraId="51672837" w14:textId="77777777" w:rsidR="000B1019" w:rsidRPr="000B1019" w:rsidRDefault="000B1019">
      <w:pPr>
        <w:pStyle w:val="NormalBPBHEB"/>
        <w:pPrChange w:id="686" w:author="Arya" w:date="2025-03-03T17:19:00Z" w16du:dateUtc="2025-03-03T11:49:00Z">
          <w:pPr>
            <w:spacing w:after="0" w:line="276" w:lineRule="auto"/>
            <w:outlineLvl w:val="0"/>
          </w:pPr>
        </w:pPrChange>
      </w:pPr>
      <w:r w:rsidRPr="000B1019">
        <w:t xml:space="preserve">As we conclude this Master Class, it is crucial to reflect on the journey that has spanned from fundamental concepts of cloud computing to the intricacies of advanced cloud architectures and migration strategies. This series has been a testament to the transformative power of AWS, showcasing a vast array of services, from </w:t>
      </w:r>
      <w:proofErr w:type="gramStart"/>
      <w:r w:rsidRPr="000B1019">
        <w:t>compute</w:t>
      </w:r>
      <w:proofErr w:type="gramEnd"/>
      <w:r w:rsidRPr="000B1019">
        <w:t xml:space="preserve"> and storage solutions to sophisticated networking and database configurations.</w:t>
      </w:r>
    </w:p>
    <w:p w14:paraId="7D7E9E9E" w14:textId="40582AF1" w:rsidR="000B1019" w:rsidRPr="000B1019" w:rsidRDefault="000B1019">
      <w:pPr>
        <w:pStyle w:val="NormalBPBHEB"/>
        <w:pPrChange w:id="687" w:author="Arya" w:date="2025-03-03T17:19:00Z" w16du:dateUtc="2025-03-03T11:49:00Z">
          <w:pPr>
            <w:spacing w:after="0" w:line="276" w:lineRule="auto"/>
            <w:outlineLvl w:val="0"/>
          </w:pPr>
        </w:pPrChange>
      </w:pPr>
      <w:r w:rsidRPr="000B1019">
        <w:t xml:space="preserve">Throughout this exploration, we have witnessed how AWS’s breadth of offerings enables </w:t>
      </w:r>
      <w:proofErr w:type="gramStart"/>
      <w:r w:rsidRPr="000B1019">
        <w:t>the detailed</w:t>
      </w:r>
      <w:proofErr w:type="gramEnd"/>
      <w:r w:rsidRPr="000B1019">
        <w:t xml:space="preserve"> management of cloud resources, sophisticated infrastructure orchestration, performance optimization, and rigorous security management. But beyond </w:t>
      </w:r>
      <w:del w:id="688" w:author="Arya" w:date="2025-03-03T17:19:00Z" w16du:dateUtc="2025-03-03T11:49:00Z">
        <w:r w:rsidRPr="000B1019" w:rsidDel="00E91826">
          <w:delText>the technical</w:delText>
        </w:r>
      </w:del>
      <w:ins w:id="689" w:author="Arya" w:date="2025-03-03T17:19:00Z" w16du:dateUtc="2025-03-03T11:49:00Z">
        <w:r w:rsidR="00E91826" w:rsidRPr="000B1019">
          <w:t>technical</w:t>
        </w:r>
      </w:ins>
      <w:r w:rsidRPr="000B1019">
        <w:t xml:space="preserve"> specifics, our journey has been marked by a commitment to excellence—a pursuit of </w:t>
      </w:r>
      <w:proofErr w:type="gramStart"/>
      <w:r w:rsidRPr="000B1019">
        <w:t>best</w:t>
      </w:r>
      <w:proofErr w:type="gramEnd"/>
      <w:r w:rsidRPr="000B1019">
        <w:t xml:space="preserve"> practices, continuous improvement, and </w:t>
      </w:r>
      <w:r w:rsidR="00FB5021" w:rsidRPr="000B1019">
        <w:t>innovative</w:t>
      </w:r>
      <w:r w:rsidRPr="000B1019">
        <w:t xml:space="preserve"> innovation in cloud computing.</w:t>
      </w:r>
    </w:p>
    <w:p w14:paraId="7D980F07" w14:textId="474DC95B" w:rsidR="000B1019" w:rsidRPr="000B1019" w:rsidRDefault="000B1019">
      <w:pPr>
        <w:pStyle w:val="Heading3BPBHEB"/>
        <w:pPrChange w:id="690" w:author="Arya" w:date="2025-03-03T17:19:00Z" w16du:dateUtc="2025-03-03T11:49:00Z">
          <w:pPr>
            <w:pStyle w:val="Heading2"/>
          </w:pPr>
        </w:pPrChange>
      </w:pPr>
      <w:r w:rsidRPr="000B1019">
        <w:t xml:space="preserve">Embracing the </w:t>
      </w:r>
      <w:ins w:id="691" w:author="Arya" w:date="2025-03-03T17:19:00Z" w16du:dateUtc="2025-03-03T11:49:00Z">
        <w:r w:rsidR="00694279">
          <w:t>f</w:t>
        </w:r>
      </w:ins>
      <w:del w:id="692" w:author="Arya" w:date="2025-03-03T17:19:00Z" w16du:dateUtc="2025-03-03T11:49:00Z">
        <w:r w:rsidRPr="000B1019" w:rsidDel="00694279">
          <w:delText>F</w:delText>
        </w:r>
      </w:del>
      <w:r w:rsidRPr="000B1019">
        <w:t>uture</w:t>
      </w:r>
    </w:p>
    <w:p w14:paraId="4D8574A8" w14:textId="77777777" w:rsidR="000B1019" w:rsidRPr="000B1019" w:rsidRDefault="000B1019">
      <w:pPr>
        <w:pStyle w:val="NormalBPBHEB"/>
        <w:pPrChange w:id="693" w:author="Arya" w:date="2025-03-03T17:20:00Z" w16du:dateUtc="2025-03-03T11:50:00Z">
          <w:pPr>
            <w:spacing w:after="0" w:line="276" w:lineRule="auto"/>
            <w:outlineLvl w:val="0"/>
          </w:pPr>
        </w:pPrChange>
      </w:pPr>
      <w:r w:rsidRPr="000B1019">
        <w:t>As professionals and enthusiasts in the cloud computing realm, let this book serve as both a guide and a companion in your ongoing AWS journey. Draw upon the real-world scenarios, detailed insights, and expert guidance provided to navigate the ever-changing cloud landscape with confidence.</w:t>
      </w:r>
    </w:p>
    <w:p w14:paraId="13D92747" w14:textId="77777777" w:rsidR="000B1019" w:rsidRPr="000B1019" w:rsidRDefault="000B1019">
      <w:pPr>
        <w:pStyle w:val="NormalBPBHEB"/>
        <w:pPrChange w:id="694" w:author="Arya" w:date="2025-03-03T17:20:00Z" w16du:dateUtc="2025-03-03T11:50:00Z">
          <w:pPr>
            <w:spacing w:after="0" w:line="276" w:lineRule="auto"/>
            <w:outlineLvl w:val="0"/>
          </w:pPr>
        </w:pPrChange>
      </w:pPr>
      <w:r w:rsidRPr="000B1019">
        <w:t>In the dynamic realm of cloud computing, this Master Class stands as a beacon of knowledge and expertise, demonstrating the transformative potential of AWS. May this guide inspire you to innovate, create, and lead in the digital age, harnessing the full capabilities of AWS to build solutions that are not just functional but truly groundbreaking.</w:t>
      </w:r>
    </w:p>
    <w:p w14:paraId="352AC914" w14:textId="50E8530B" w:rsidR="00403925" w:rsidRDefault="000B1019">
      <w:pPr>
        <w:pStyle w:val="NormalBPBHEB"/>
        <w:pPrChange w:id="695" w:author="Arya" w:date="2025-03-03T17:21:00Z" w16du:dateUtc="2025-03-03T11:51:00Z">
          <w:pPr>
            <w:pBdr>
              <w:top w:val="nil"/>
              <w:left w:val="nil"/>
              <w:bottom w:val="nil"/>
              <w:right w:val="nil"/>
              <w:between w:val="nil"/>
            </w:pBdr>
            <w:shd w:val="clear" w:color="auto" w:fill="FFFFFF"/>
            <w:spacing w:after="0" w:line="276" w:lineRule="auto"/>
            <w:jc w:val="both"/>
          </w:pPr>
        </w:pPrChange>
      </w:pPr>
      <w:r w:rsidRPr="000B1019">
        <w:lastRenderedPageBreak/>
        <w:t xml:space="preserve">Together, </w:t>
      </w:r>
      <w:r w:rsidR="00734DC3" w:rsidRPr="000B1019">
        <w:t>let us</w:t>
      </w:r>
      <w:r w:rsidRPr="000B1019">
        <w:t xml:space="preserve"> continue to explore, learn, and transform the world with AWS, building a future that is limited only by our collective imagination. Embrace this journey of continuous discovery and innovation, </w:t>
      </w:r>
      <w:r w:rsidR="00D84318">
        <w:t xml:space="preserve">extracting all potential of </w:t>
      </w:r>
      <w:r w:rsidRPr="000B1019">
        <w:t>AWS to achieve excellence in the cloud</w:t>
      </w:r>
      <w:r w:rsidR="00403925">
        <w:t xml:space="preserve"> </w:t>
      </w:r>
      <w:sdt>
        <w:sdtPr>
          <w:id w:val="819397420"/>
          <w:citation/>
        </w:sdtPr>
        <w:sdtContent>
          <w:r w:rsidR="00403925">
            <w:fldChar w:fldCharType="begin"/>
          </w:r>
          <w:r w:rsidR="00403925">
            <w:instrText xml:space="preserve"> CITATION Att22 \l 1033 </w:instrText>
          </w:r>
          <w:r w:rsidR="00403925">
            <w:fldChar w:fldCharType="separate"/>
          </w:r>
          <w:r w:rsidR="000104DD" w:rsidRPr="000104DD">
            <w:rPr>
              <w:noProof/>
            </w:rPr>
            <w:t>[8]</w:t>
          </w:r>
          <w:r w:rsidR="00403925">
            <w:fldChar w:fldCharType="end"/>
          </w:r>
        </w:sdtContent>
      </w:sdt>
      <w:r w:rsidR="00403925" w:rsidRPr="00F251A3">
        <w:t>.</w:t>
      </w:r>
    </w:p>
    <w:p w14:paraId="6E7C22E3" w14:textId="77777777" w:rsidR="00B1642C" w:rsidRPr="00FC6BF0" w:rsidRDefault="00B1642C">
      <w:pPr>
        <w:pStyle w:val="Heading3BPBHEB"/>
        <w:rPr>
          <w:rFonts w:eastAsia="Palatino Linotype"/>
        </w:rPr>
        <w:pPrChange w:id="696" w:author="Arya" w:date="2025-03-03T17:21:00Z" w16du:dateUtc="2025-03-03T11:51:00Z">
          <w:pPr>
            <w:pStyle w:val="Heading2"/>
          </w:pPr>
        </w:pPrChange>
      </w:pPr>
      <w:r w:rsidRPr="00FC6BF0">
        <w:rPr>
          <w:rFonts w:eastAsia="Palatino Linotype"/>
        </w:rPr>
        <w:t xml:space="preserve">AWS </w:t>
      </w:r>
      <w:r>
        <w:rPr>
          <w:rFonts w:eastAsia="Palatino Linotype"/>
        </w:rPr>
        <w:t>a</w:t>
      </w:r>
      <w:r w:rsidRPr="00FC6BF0">
        <w:rPr>
          <w:rFonts w:eastAsia="Palatino Linotype"/>
        </w:rPr>
        <w:t xml:space="preserve">rchitecture </w:t>
      </w:r>
      <w:r>
        <w:rPr>
          <w:rFonts w:eastAsia="Palatino Linotype"/>
        </w:rPr>
        <w:t>c</w:t>
      </w:r>
      <w:r w:rsidRPr="00FC6BF0">
        <w:rPr>
          <w:rFonts w:eastAsia="Palatino Linotype"/>
        </w:rPr>
        <w:t>entre</w:t>
      </w:r>
    </w:p>
    <w:p w14:paraId="07C1A2FF" w14:textId="3B4FF80D" w:rsidR="00B1642C" w:rsidRDefault="00B1642C">
      <w:pPr>
        <w:pStyle w:val="NormalBPBHEB"/>
        <w:pPrChange w:id="697" w:author="Arya" w:date="2025-03-03T17:21:00Z" w16du:dateUtc="2025-03-03T11:51:00Z">
          <w:pPr>
            <w:pBdr>
              <w:top w:val="nil"/>
              <w:left w:val="nil"/>
              <w:bottom w:val="nil"/>
              <w:right w:val="nil"/>
              <w:between w:val="nil"/>
            </w:pBdr>
            <w:shd w:val="clear" w:color="auto" w:fill="FFFFFF"/>
            <w:spacing w:after="100" w:line="276" w:lineRule="auto"/>
            <w:jc w:val="both"/>
          </w:pPr>
        </w:pPrChange>
      </w:pPr>
      <w:r w:rsidRPr="00FC6BF0">
        <w:t>The AWS Architecture Center serves as a comprehensive resource hub for architects, developers, and IT professionals seeking guidance on designing, deploying, and managing architectures on the AWS cloud platform. This section delves into the key features and offerings of the AWS Architecture Center, supplemented with practical scenarios and recommended figures to enhance understanding</w:t>
      </w:r>
      <w:r>
        <w:t xml:space="preserve"> </w:t>
      </w:r>
      <w:sdt>
        <w:sdtPr>
          <w:id w:val="1115567264"/>
          <w:citation/>
        </w:sdtPr>
        <w:sdtContent>
          <w:r>
            <w:fldChar w:fldCharType="begin"/>
          </w:r>
          <w:r>
            <w:instrText xml:space="preserve"> CITATION Att22 \l 1033 </w:instrText>
          </w:r>
          <w:r>
            <w:fldChar w:fldCharType="separate"/>
          </w:r>
          <w:r w:rsidR="000104DD" w:rsidRPr="000104DD">
            <w:rPr>
              <w:noProof/>
            </w:rPr>
            <w:t>[8]</w:t>
          </w:r>
          <w:r>
            <w:fldChar w:fldCharType="end"/>
          </w:r>
        </w:sdtContent>
      </w:sdt>
      <w:r w:rsidRPr="00FC6BF0">
        <w:t>.</w:t>
      </w:r>
      <w:r>
        <w:t xml:space="preserve"> The center</w:t>
      </w:r>
      <w:r w:rsidRPr="00FC6BF0">
        <w:t xml:space="preserve"> provides a wealth of resources, including architectural best practices, reference architectures, design patterns, whitepapers, and case studies. It serves as a central repository for architectural guidance and insights to help organizations build secure, scalable, and cost-effective solutions on AWS.</w:t>
      </w:r>
    </w:p>
    <w:p w14:paraId="779A7F6D" w14:textId="77777777" w:rsidR="00B1642C" w:rsidRDefault="00B1642C">
      <w:pPr>
        <w:pStyle w:val="FigureBPBHEB"/>
        <w:pPrChange w:id="698" w:author="Arya" w:date="2025-03-03T17:21:00Z" w16du:dateUtc="2025-03-03T11:51:00Z">
          <w:pPr>
            <w:keepNext/>
            <w:pBdr>
              <w:top w:val="nil"/>
              <w:left w:val="nil"/>
              <w:bottom w:val="nil"/>
              <w:right w:val="nil"/>
              <w:between w:val="nil"/>
            </w:pBdr>
            <w:shd w:val="clear" w:color="auto" w:fill="FFFFFF"/>
            <w:spacing w:after="100" w:line="276" w:lineRule="auto"/>
            <w:jc w:val="center"/>
          </w:pPr>
        </w:pPrChange>
      </w:pPr>
      <w:commentRangeStart w:id="699"/>
      <w:r>
        <w:rPr>
          <w:noProof/>
        </w:rPr>
        <w:drawing>
          <wp:inline distT="0" distB="0" distL="0" distR="0" wp14:anchorId="75FBFD7E" wp14:editId="4D67243D">
            <wp:extent cx="5047019" cy="2672715"/>
            <wp:effectExtent l="0" t="0" r="1270" b="0"/>
            <wp:docPr id="1652012177" name="Picture 1652012177" descr="&#10;&#10;Reference architecture for hosting WordPress on AW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Reference architecture for hosting WordPress on AWS&#10;&#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0234" cy="2674418"/>
                    </a:xfrm>
                    <a:prstGeom prst="rect">
                      <a:avLst/>
                    </a:prstGeom>
                    <a:noFill/>
                    <a:ln>
                      <a:noFill/>
                    </a:ln>
                  </pic:spPr>
                </pic:pic>
              </a:graphicData>
            </a:graphic>
          </wp:inline>
        </w:drawing>
      </w:r>
      <w:commentRangeEnd w:id="699"/>
      <w:r w:rsidR="00882C5E">
        <w:rPr>
          <w:rStyle w:val="CommentReference"/>
          <w:rFonts w:asciiTheme="minorHAnsi" w:hAnsiTheme="minorHAnsi"/>
        </w:rPr>
        <w:commentReference w:id="699"/>
      </w:r>
    </w:p>
    <w:p w14:paraId="7D17629E" w14:textId="77777777" w:rsidR="00B1642C" w:rsidRDefault="00B1642C" w:rsidP="00B1642C">
      <w:pPr>
        <w:pStyle w:val="Caption"/>
        <w:jc w:val="both"/>
      </w:pPr>
      <w:commentRangeStart w:id="700"/>
      <w:r>
        <w:t>Figure 10.</w:t>
      </w:r>
      <w:r>
        <w:fldChar w:fldCharType="begin"/>
      </w:r>
      <w:r>
        <w:instrText xml:space="preserve"> SEQ Figure \* ARABIC </w:instrText>
      </w:r>
      <w:r>
        <w:fldChar w:fldCharType="separate"/>
      </w:r>
      <w:r>
        <w:rPr>
          <w:noProof/>
        </w:rPr>
        <w:t>4</w:t>
      </w:r>
      <w:r>
        <w:fldChar w:fldCharType="end"/>
      </w:r>
      <w:r>
        <w:t xml:space="preserve"> </w:t>
      </w:r>
      <w:r w:rsidRPr="00D478C3">
        <w:t>Reference architecture for hosting WordPress on AWS</w:t>
      </w:r>
      <w:r>
        <w:t xml:space="preserve"> (AWS Documentation).</w:t>
      </w:r>
      <w:commentRangeEnd w:id="700"/>
      <w:r w:rsidR="00092732">
        <w:rPr>
          <w:rStyle w:val="CommentReference"/>
          <w:i w:val="0"/>
          <w:iCs w:val="0"/>
          <w:color w:val="auto"/>
        </w:rPr>
        <w:commentReference w:id="700"/>
      </w:r>
    </w:p>
    <w:sdt>
      <w:sdtPr>
        <w:rPr>
          <w:rFonts w:asciiTheme="minorHAnsi" w:eastAsiaTheme="minorHAnsi" w:hAnsiTheme="minorHAnsi" w:cstheme="minorBidi"/>
          <w:b w:val="0"/>
          <w:color w:val="000000" w:themeColor="text1"/>
          <w:sz w:val="22"/>
          <w:szCs w:val="22"/>
        </w:rPr>
        <w:id w:val="-1459570229"/>
        <w:docPartObj>
          <w:docPartGallery w:val="Bibliographies"/>
          <w:docPartUnique/>
        </w:docPartObj>
      </w:sdtPr>
      <w:sdtEndPr>
        <w:rPr>
          <w:rFonts w:ascii="Palatino Linotype" w:eastAsia="Palatino Linotype" w:hAnsi="Palatino Linotype" w:cs="Palatino Linotype"/>
          <w:color w:val="auto"/>
        </w:rPr>
      </w:sdtEndPr>
      <w:sdtContent>
        <w:p w14:paraId="1AB7AAA8" w14:textId="67EB9A03" w:rsidR="005B7A3F" w:rsidRDefault="005B7A3F">
          <w:pPr>
            <w:pStyle w:val="Heading1BPBHEB"/>
            <w:pPrChange w:id="701" w:author="Arya" w:date="2025-03-03T17:23:00Z" w16du:dateUtc="2025-03-03T11:53:00Z">
              <w:pPr>
                <w:pStyle w:val="Heading1"/>
              </w:pPr>
            </w:pPrChange>
          </w:pPr>
          <w:r>
            <w:t>References</w:t>
          </w:r>
        </w:p>
        <w:sdt>
          <w:sdtPr>
            <w:id w:val="-573587230"/>
            <w:bibliography/>
          </w:sdtPr>
          <w:sdtContent>
            <w:p w14:paraId="4C72833B" w14:textId="77777777" w:rsidR="000104DD" w:rsidRDefault="005B7A3F">
              <w:pPr>
                <w:pStyle w:val="NormalBPBHEB"/>
                <w:rPr>
                  <w:noProof/>
                  <w:lang w:val="en-IN"/>
                </w:rPr>
                <w:pPrChange w:id="702" w:author="Arya" w:date="2025-03-03T17:23:00Z" w16du:dateUtc="2025-03-03T11:53:00Z">
                  <w:pPr/>
                </w:pPrChange>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1"/>
                <w:gridCol w:w="8615"/>
              </w:tblGrid>
              <w:tr w:rsidR="000104DD" w14:paraId="31C1CFB1" w14:textId="77777777">
                <w:trPr>
                  <w:divId w:val="281108272"/>
                  <w:tblCellSpacing w:w="15" w:type="dxa"/>
                </w:trPr>
                <w:tc>
                  <w:tcPr>
                    <w:tcW w:w="50" w:type="pct"/>
                    <w:hideMark/>
                  </w:tcPr>
                  <w:p w14:paraId="5C7695B4" w14:textId="4F2EAB68" w:rsidR="000104DD" w:rsidRDefault="000104DD">
                    <w:pPr>
                      <w:pStyle w:val="NormalBPBHEB"/>
                      <w:rPr>
                        <w:noProof/>
                        <w:sz w:val="24"/>
                        <w:szCs w:val="24"/>
                      </w:rPr>
                      <w:pPrChange w:id="703" w:author="Arya" w:date="2025-03-03T17:23:00Z" w16du:dateUtc="2025-03-03T11:53:00Z">
                        <w:pPr>
                          <w:pStyle w:val="Bibliography"/>
                        </w:pPr>
                      </w:pPrChange>
                    </w:pPr>
                    <w:r>
                      <w:rPr>
                        <w:noProof/>
                      </w:rPr>
                      <w:t xml:space="preserve">[1] </w:t>
                    </w:r>
                  </w:p>
                </w:tc>
                <w:tc>
                  <w:tcPr>
                    <w:tcW w:w="0" w:type="auto"/>
                    <w:hideMark/>
                  </w:tcPr>
                  <w:p w14:paraId="4C59F2BB" w14:textId="77777777" w:rsidR="000104DD" w:rsidRDefault="000104DD">
                    <w:pPr>
                      <w:pStyle w:val="NormalBPBHEB"/>
                      <w:rPr>
                        <w:noProof/>
                      </w:rPr>
                      <w:pPrChange w:id="704" w:author="Arya" w:date="2025-03-03T17:23:00Z" w16du:dateUtc="2025-03-03T11:53:00Z">
                        <w:pPr>
                          <w:pStyle w:val="Bibliography"/>
                        </w:pPr>
                      </w:pPrChange>
                    </w:pPr>
                    <w:r>
                      <w:rPr>
                        <w:noProof/>
                      </w:rPr>
                      <w:t>Amazon Web Services, "AWS Well-Architected Framework Whitepaper," Amazon Web Services, Inc., 2020. [Online]. Available: https://d1.awsstatic.com/whitepapers/architecture/AWS_Well-Architected_Framework.pdf.</w:t>
                    </w:r>
                  </w:p>
                </w:tc>
              </w:tr>
              <w:tr w:rsidR="000104DD" w14:paraId="4F579C7C" w14:textId="77777777">
                <w:trPr>
                  <w:divId w:val="281108272"/>
                  <w:tblCellSpacing w:w="15" w:type="dxa"/>
                </w:trPr>
                <w:tc>
                  <w:tcPr>
                    <w:tcW w:w="50" w:type="pct"/>
                    <w:hideMark/>
                  </w:tcPr>
                  <w:p w14:paraId="73499862" w14:textId="77777777" w:rsidR="000104DD" w:rsidRDefault="000104DD">
                    <w:pPr>
                      <w:pStyle w:val="NormalBPBHEB"/>
                      <w:rPr>
                        <w:noProof/>
                      </w:rPr>
                      <w:pPrChange w:id="705" w:author="Arya" w:date="2025-03-03T17:23:00Z" w16du:dateUtc="2025-03-03T11:53:00Z">
                        <w:pPr>
                          <w:pStyle w:val="Bibliography"/>
                        </w:pPr>
                      </w:pPrChange>
                    </w:pPr>
                    <w:r>
                      <w:rPr>
                        <w:noProof/>
                      </w:rPr>
                      <w:t xml:space="preserve">[2] </w:t>
                    </w:r>
                  </w:p>
                </w:tc>
                <w:tc>
                  <w:tcPr>
                    <w:tcW w:w="0" w:type="auto"/>
                    <w:hideMark/>
                  </w:tcPr>
                  <w:p w14:paraId="6967D4B2" w14:textId="77777777" w:rsidR="000104DD" w:rsidRDefault="000104DD">
                    <w:pPr>
                      <w:pStyle w:val="NormalBPBHEB"/>
                      <w:rPr>
                        <w:noProof/>
                      </w:rPr>
                      <w:pPrChange w:id="706" w:author="Arya" w:date="2025-03-03T17:23:00Z" w16du:dateUtc="2025-03-03T11:53:00Z">
                        <w:pPr>
                          <w:pStyle w:val="Bibliography"/>
                        </w:pPr>
                      </w:pPrChange>
                    </w:pPr>
                    <w:r>
                      <w:rPr>
                        <w:noProof/>
                      </w:rPr>
                      <w:t>Amazon Web Services, "AWS Well-Architected Framework," Amazon Web Services, Inc., July 2020. [Online]. Available: https://d1.awsstatic.com/whitepapers/architecture/AWS-Operational-Excellence-Pillar.pdf.</w:t>
                    </w:r>
                  </w:p>
                </w:tc>
              </w:tr>
              <w:tr w:rsidR="000104DD" w14:paraId="12F5E8DD" w14:textId="77777777">
                <w:trPr>
                  <w:divId w:val="281108272"/>
                  <w:tblCellSpacing w:w="15" w:type="dxa"/>
                </w:trPr>
                <w:tc>
                  <w:tcPr>
                    <w:tcW w:w="50" w:type="pct"/>
                    <w:hideMark/>
                  </w:tcPr>
                  <w:p w14:paraId="6F1B297F" w14:textId="77777777" w:rsidR="000104DD" w:rsidRDefault="000104DD">
                    <w:pPr>
                      <w:pStyle w:val="NormalBPBHEB"/>
                      <w:rPr>
                        <w:noProof/>
                      </w:rPr>
                      <w:pPrChange w:id="707" w:author="Arya" w:date="2025-03-03T17:23:00Z" w16du:dateUtc="2025-03-03T11:53:00Z">
                        <w:pPr>
                          <w:pStyle w:val="Bibliography"/>
                        </w:pPr>
                      </w:pPrChange>
                    </w:pPr>
                    <w:r>
                      <w:rPr>
                        <w:noProof/>
                      </w:rPr>
                      <w:lastRenderedPageBreak/>
                      <w:t xml:space="preserve">[3] </w:t>
                    </w:r>
                  </w:p>
                </w:tc>
                <w:tc>
                  <w:tcPr>
                    <w:tcW w:w="0" w:type="auto"/>
                    <w:hideMark/>
                  </w:tcPr>
                  <w:p w14:paraId="0013CEEC" w14:textId="77777777" w:rsidR="000104DD" w:rsidRDefault="000104DD">
                    <w:pPr>
                      <w:pStyle w:val="NormalBPBHEB"/>
                      <w:rPr>
                        <w:noProof/>
                      </w:rPr>
                      <w:pPrChange w:id="708" w:author="Arya" w:date="2025-03-03T17:23:00Z" w16du:dateUtc="2025-03-03T11:53:00Z">
                        <w:pPr>
                          <w:pStyle w:val="Bibliography"/>
                        </w:pPr>
                      </w:pPrChange>
                    </w:pPr>
                    <w:r>
                      <w:rPr>
                        <w:noProof/>
                      </w:rPr>
                      <w:t>Amazon Web Services, "AWS Well-Architected Framework Security Pillar," Amazon Web Services, Inc., [Online]. Available: https://d1.awsstatic.com/whitepapers/architecture/AWS-Security-Pillar.pdf.</w:t>
                    </w:r>
                  </w:p>
                </w:tc>
              </w:tr>
              <w:tr w:rsidR="000104DD" w14:paraId="35B9B4AE" w14:textId="77777777">
                <w:trPr>
                  <w:divId w:val="281108272"/>
                  <w:tblCellSpacing w:w="15" w:type="dxa"/>
                </w:trPr>
                <w:tc>
                  <w:tcPr>
                    <w:tcW w:w="50" w:type="pct"/>
                    <w:hideMark/>
                  </w:tcPr>
                  <w:p w14:paraId="7EF31171" w14:textId="77777777" w:rsidR="000104DD" w:rsidRDefault="000104DD">
                    <w:pPr>
                      <w:pStyle w:val="NormalBPBHEB"/>
                      <w:rPr>
                        <w:noProof/>
                      </w:rPr>
                      <w:pPrChange w:id="709" w:author="Arya" w:date="2025-03-03T17:23:00Z" w16du:dateUtc="2025-03-03T11:53:00Z">
                        <w:pPr>
                          <w:pStyle w:val="Bibliography"/>
                        </w:pPr>
                      </w:pPrChange>
                    </w:pPr>
                    <w:r>
                      <w:rPr>
                        <w:noProof/>
                      </w:rPr>
                      <w:t xml:space="preserve">[4] </w:t>
                    </w:r>
                  </w:p>
                </w:tc>
                <w:tc>
                  <w:tcPr>
                    <w:tcW w:w="0" w:type="auto"/>
                    <w:hideMark/>
                  </w:tcPr>
                  <w:p w14:paraId="4DF11B86" w14:textId="77777777" w:rsidR="000104DD" w:rsidRDefault="000104DD">
                    <w:pPr>
                      <w:pStyle w:val="NormalBPBHEB"/>
                      <w:rPr>
                        <w:noProof/>
                      </w:rPr>
                      <w:pPrChange w:id="710" w:author="Arya" w:date="2025-03-03T17:23:00Z" w16du:dateUtc="2025-03-03T11:53:00Z">
                        <w:pPr>
                          <w:pStyle w:val="Bibliography"/>
                        </w:pPr>
                      </w:pPrChange>
                    </w:pPr>
                    <w:r>
                      <w:rPr>
                        <w:noProof/>
                      </w:rPr>
                      <w:t>Amazon Web Services, "AWS Well-Architected Framework Reliability Pillar," Amazon Web Services, Inc. , [Online]. Available: https://d1.awsstatic.com/whitepapers/architecture/AWS-Reliability-Pillar.pdf.</w:t>
                    </w:r>
                  </w:p>
                </w:tc>
              </w:tr>
              <w:tr w:rsidR="000104DD" w14:paraId="6A4FDF45" w14:textId="77777777">
                <w:trPr>
                  <w:divId w:val="281108272"/>
                  <w:tblCellSpacing w:w="15" w:type="dxa"/>
                </w:trPr>
                <w:tc>
                  <w:tcPr>
                    <w:tcW w:w="50" w:type="pct"/>
                    <w:hideMark/>
                  </w:tcPr>
                  <w:p w14:paraId="30553840" w14:textId="77777777" w:rsidR="000104DD" w:rsidRDefault="000104DD">
                    <w:pPr>
                      <w:pStyle w:val="NormalBPBHEB"/>
                      <w:rPr>
                        <w:noProof/>
                      </w:rPr>
                      <w:pPrChange w:id="711" w:author="Arya" w:date="2025-03-03T17:23:00Z" w16du:dateUtc="2025-03-03T11:53:00Z">
                        <w:pPr>
                          <w:pStyle w:val="Bibliography"/>
                        </w:pPr>
                      </w:pPrChange>
                    </w:pPr>
                    <w:r>
                      <w:rPr>
                        <w:noProof/>
                      </w:rPr>
                      <w:t xml:space="preserve">[5] </w:t>
                    </w:r>
                  </w:p>
                </w:tc>
                <w:tc>
                  <w:tcPr>
                    <w:tcW w:w="0" w:type="auto"/>
                    <w:hideMark/>
                  </w:tcPr>
                  <w:p w14:paraId="505BBC33" w14:textId="77777777" w:rsidR="000104DD" w:rsidRDefault="000104DD">
                    <w:pPr>
                      <w:pStyle w:val="NormalBPBHEB"/>
                      <w:rPr>
                        <w:noProof/>
                      </w:rPr>
                      <w:pPrChange w:id="712" w:author="Arya" w:date="2025-03-03T17:23:00Z" w16du:dateUtc="2025-03-03T11:53:00Z">
                        <w:pPr>
                          <w:pStyle w:val="Bibliography"/>
                        </w:pPr>
                      </w:pPrChange>
                    </w:pPr>
                    <w:r>
                      <w:rPr>
                        <w:noProof/>
                      </w:rPr>
                      <w:t>Amazon Web Services, "AWS Well-Architected Framework Performance Efficiency Pillar," Amazon Web Services, Inc., July 2020. [Online]. Available: https://d1.awsstatic.com/whitepapers/architecture/AWS-Performance-Efficiency-Pillar.pdf.</w:t>
                    </w:r>
                  </w:p>
                </w:tc>
              </w:tr>
              <w:tr w:rsidR="000104DD" w14:paraId="0B7B0803" w14:textId="77777777">
                <w:trPr>
                  <w:divId w:val="281108272"/>
                  <w:tblCellSpacing w:w="15" w:type="dxa"/>
                </w:trPr>
                <w:tc>
                  <w:tcPr>
                    <w:tcW w:w="50" w:type="pct"/>
                    <w:hideMark/>
                  </w:tcPr>
                  <w:p w14:paraId="153545BE" w14:textId="77777777" w:rsidR="000104DD" w:rsidRDefault="000104DD">
                    <w:pPr>
                      <w:pStyle w:val="NormalBPBHEB"/>
                      <w:rPr>
                        <w:noProof/>
                      </w:rPr>
                      <w:pPrChange w:id="713" w:author="Arya" w:date="2025-03-03T17:23:00Z" w16du:dateUtc="2025-03-03T11:53:00Z">
                        <w:pPr>
                          <w:pStyle w:val="Bibliography"/>
                        </w:pPr>
                      </w:pPrChange>
                    </w:pPr>
                    <w:r>
                      <w:rPr>
                        <w:noProof/>
                      </w:rPr>
                      <w:t xml:space="preserve">[6] </w:t>
                    </w:r>
                  </w:p>
                </w:tc>
                <w:tc>
                  <w:tcPr>
                    <w:tcW w:w="0" w:type="auto"/>
                    <w:hideMark/>
                  </w:tcPr>
                  <w:p w14:paraId="37C13E2D" w14:textId="77777777" w:rsidR="000104DD" w:rsidRDefault="000104DD">
                    <w:pPr>
                      <w:pStyle w:val="NormalBPBHEB"/>
                      <w:rPr>
                        <w:noProof/>
                      </w:rPr>
                      <w:pPrChange w:id="714" w:author="Arya" w:date="2025-03-03T17:23:00Z" w16du:dateUtc="2025-03-03T11:53:00Z">
                        <w:pPr>
                          <w:pStyle w:val="Bibliography"/>
                        </w:pPr>
                      </w:pPrChange>
                    </w:pPr>
                    <w:r>
                      <w:rPr>
                        <w:noProof/>
                      </w:rPr>
                      <w:t>Amazon Web Services, "AWS Well-Architected Framework Cost Optimization Pillar," Amazon Web Services, Inc., July 2020. [Online]. Available: https://d1.awsstatic.com/whitepapers/architecture/AWS-Cost-Optimization-Pillar.pdf.</w:t>
                    </w:r>
                  </w:p>
                </w:tc>
              </w:tr>
              <w:tr w:rsidR="000104DD" w14:paraId="107D9686" w14:textId="77777777">
                <w:trPr>
                  <w:divId w:val="281108272"/>
                  <w:tblCellSpacing w:w="15" w:type="dxa"/>
                </w:trPr>
                <w:tc>
                  <w:tcPr>
                    <w:tcW w:w="50" w:type="pct"/>
                    <w:hideMark/>
                  </w:tcPr>
                  <w:p w14:paraId="09EF0F65" w14:textId="77777777" w:rsidR="000104DD" w:rsidRDefault="000104DD">
                    <w:pPr>
                      <w:pStyle w:val="NormalBPBHEB"/>
                      <w:rPr>
                        <w:noProof/>
                      </w:rPr>
                      <w:pPrChange w:id="715" w:author="Arya" w:date="2025-03-03T17:23:00Z" w16du:dateUtc="2025-03-03T11:53:00Z">
                        <w:pPr>
                          <w:pStyle w:val="Bibliography"/>
                        </w:pPr>
                      </w:pPrChange>
                    </w:pPr>
                    <w:r>
                      <w:rPr>
                        <w:noProof/>
                      </w:rPr>
                      <w:t xml:space="preserve">[7] </w:t>
                    </w:r>
                  </w:p>
                </w:tc>
                <w:tc>
                  <w:tcPr>
                    <w:tcW w:w="0" w:type="auto"/>
                    <w:hideMark/>
                  </w:tcPr>
                  <w:p w14:paraId="332E40ED" w14:textId="77777777" w:rsidR="000104DD" w:rsidRDefault="000104DD">
                    <w:pPr>
                      <w:pStyle w:val="NormalBPBHEB"/>
                      <w:rPr>
                        <w:noProof/>
                      </w:rPr>
                      <w:pPrChange w:id="716" w:author="Arya" w:date="2025-03-03T17:23:00Z" w16du:dateUtc="2025-03-03T11:53:00Z">
                        <w:pPr>
                          <w:pStyle w:val="Bibliography"/>
                        </w:pPr>
                      </w:pPrChange>
                    </w:pPr>
                    <w:r>
                      <w:rPr>
                        <w:noProof/>
                      </w:rPr>
                      <w:t>Amazon Web Services, "AWS Well-Architected Framework Operational Excellence Pillar," Amazon Web Services, Inc., July 2020. [Online]. Available: https://d1.awsstatic.com/whitepapers/architecture/AWS-Operational-Excellence-Pillar.pdf.</w:t>
                    </w:r>
                  </w:p>
                </w:tc>
              </w:tr>
              <w:tr w:rsidR="000104DD" w14:paraId="7251CD36" w14:textId="77777777">
                <w:trPr>
                  <w:divId w:val="281108272"/>
                  <w:tblCellSpacing w:w="15" w:type="dxa"/>
                </w:trPr>
                <w:tc>
                  <w:tcPr>
                    <w:tcW w:w="50" w:type="pct"/>
                    <w:hideMark/>
                  </w:tcPr>
                  <w:p w14:paraId="3D043EAA" w14:textId="77777777" w:rsidR="000104DD" w:rsidRDefault="000104DD">
                    <w:pPr>
                      <w:pStyle w:val="NormalBPBHEB"/>
                      <w:rPr>
                        <w:noProof/>
                      </w:rPr>
                      <w:pPrChange w:id="717" w:author="Arya" w:date="2025-03-03T17:23:00Z" w16du:dateUtc="2025-03-03T11:53:00Z">
                        <w:pPr>
                          <w:pStyle w:val="Bibliography"/>
                        </w:pPr>
                      </w:pPrChange>
                    </w:pPr>
                    <w:r>
                      <w:rPr>
                        <w:noProof/>
                      </w:rPr>
                      <w:t xml:space="preserve">[8] </w:t>
                    </w:r>
                  </w:p>
                </w:tc>
                <w:tc>
                  <w:tcPr>
                    <w:tcW w:w="0" w:type="auto"/>
                    <w:hideMark/>
                  </w:tcPr>
                  <w:p w14:paraId="66E4CB22" w14:textId="77777777" w:rsidR="000104DD" w:rsidRDefault="000104DD">
                    <w:pPr>
                      <w:pStyle w:val="NormalBPBHEB"/>
                      <w:rPr>
                        <w:noProof/>
                      </w:rPr>
                      <w:pPrChange w:id="718" w:author="Arya" w:date="2025-03-03T17:23:00Z" w16du:dateUtc="2025-03-03T11:53:00Z">
                        <w:pPr>
                          <w:pStyle w:val="Bibliography"/>
                        </w:pPr>
                      </w:pPrChange>
                    </w:pPr>
                    <w:r>
                      <w:rPr>
                        <w:noProof/>
                      </w:rPr>
                      <w:t>T. Attree and P. L. Page, "Use templated answers to perform Well-Architected reviews at scale," 06 June 2022. [Online]. Available: https://aws.amazon.com/blogs/architecture/use-templated-answers-to-perform-well-architected-reviews-at-scale/.</w:t>
                    </w:r>
                  </w:p>
                </w:tc>
              </w:tr>
              <w:tr w:rsidR="000104DD" w14:paraId="0D142565" w14:textId="77777777">
                <w:trPr>
                  <w:divId w:val="281108272"/>
                  <w:tblCellSpacing w:w="15" w:type="dxa"/>
                </w:trPr>
                <w:tc>
                  <w:tcPr>
                    <w:tcW w:w="50" w:type="pct"/>
                    <w:hideMark/>
                  </w:tcPr>
                  <w:p w14:paraId="473A861B" w14:textId="77777777" w:rsidR="000104DD" w:rsidRDefault="000104DD">
                    <w:pPr>
                      <w:pStyle w:val="NormalBPBHEB"/>
                      <w:rPr>
                        <w:noProof/>
                      </w:rPr>
                      <w:pPrChange w:id="719" w:author="Arya" w:date="2025-03-03T17:23:00Z" w16du:dateUtc="2025-03-03T11:53:00Z">
                        <w:pPr>
                          <w:pStyle w:val="Bibliography"/>
                        </w:pPr>
                      </w:pPrChange>
                    </w:pPr>
                    <w:r>
                      <w:rPr>
                        <w:noProof/>
                      </w:rPr>
                      <w:t xml:space="preserve">[9] </w:t>
                    </w:r>
                  </w:p>
                </w:tc>
                <w:tc>
                  <w:tcPr>
                    <w:tcW w:w="0" w:type="auto"/>
                    <w:hideMark/>
                  </w:tcPr>
                  <w:p w14:paraId="2B378C75" w14:textId="77777777" w:rsidR="000104DD" w:rsidRDefault="000104DD">
                    <w:pPr>
                      <w:pStyle w:val="NormalBPBHEB"/>
                      <w:rPr>
                        <w:noProof/>
                      </w:rPr>
                      <w:pPrChange w:id="720" w:author="Arya" w:date="2025-03-03T17:23:00Z" w16du:dateUtc="2025-03-03T11:53:00Z">
                        <w:pPr>
                          <w:pStyle w:val="Bibliography"/>
                        </w:pPr>
                      </w:pPrChange>
                    </w:pPr>
                    <w:r>
                      <w:rPr>
                        <w:noProof/>
                      </w:rPr>
                      <w:t>A. Deenadayalan, "Cloud design patterns, architectures, and implementations," Amazon Web Services, Inc., November 2023. [Online]. Available: chrome-extension://efaidnbmnnnibpcajpcglclefindmkaj/https://docs.aws.amazon.com/pdfs/prescriptive-guidance/latest/cloud-design-patterns/cloud-design-patterns.pdf.</w:t>
                    </w:r>
                  </w:p>
                </w:tc>
              </w:tr>
              <w:tr w:rsidR="000104DD" w14:paraId="208ADFCD" w14:textId="77777777">
                <w:trPr>
                  <w:divId w:val="281108272"/>
                  <w:tblCellSpacing w:w="15" w:type="dxa"/>
                </w:trPr>
                <w:tc>
                  <w:tcPr>
                    <w:tcW w:w="50" w:type="pct"/>
                    <w:hideMark/>
                  </w:tcPr>
                  <w:p w14:paraId="58EB52B4" w14:textId="77777777" w:rsidR="000104DD" w:rsidRDefault="000104DD">
                    <w:pPr>
                      <w:pStyle w:val="NormalBPBHEB"/>
                      <w:rPr>
                        <w:noProof/>
                      </w:rPr>
                      <w:pPrChange w:id="721" w:author="Arya" w:date="2025-03-03T17:23:00Z" w16du:dateUtc="2025-03-03T11:53:00Z">
                        <w:pPr>
                          <w:pStyle w:val="Bibliography"/>
                        </w:pPr>
                      </w:pPrChange>
                    </w:pPr>
                    <w:r>
                      <w:rPr>
                        <w:noProof/>
                      </w:rPr>
                      <w:t xml:space="preserve">[10] </w:t>
                    </w:r>
                  </w:p>
                </w:tc>
                <w:tc>
                  <w:tcPr>
                    <w:tcW w:w="0" w:type="auto"/>
                    <w:hideMark/>
                  </w:tcPr>
                  <w:p w14:paraId="56D0BA60" w14:textId="77777777" w:rsidR="000104DD" w:rsidRDefault="000104DD">
                    <w:pPr>
                      <w:pStyle w:val="NormalBPBHEB"/>
                      <w:rPr>
                        <w:noProof/>
                      </w:rPr>
                      <w:pPrChange w:id="722" w:author="Arya" w:date="2025-03-03T17:23:00Z" w16du:dateUtc="2025-03-03T11:53:00Z">
                        <w:pPr>
                          <w:pStyle w:val="Bibliography"/>
                        </w:pPr>
                      </w:pPrChange>
                    </w:pPr>
                    <w:r>
                      <w:rPr>
                        <w:noProof/>
                      </w:rPr>
                      <w:t>B. Shepherd, "Updated Certification Exam Validates AWS Architect Skills," Amazon Web Services, Inc., 25 February 2020. [Online]. Available: https://aws.amazon.com/blogs/architecture/updated-certification-exam-validates-aws-architect-skills/.</w:t>
                    </w:r>
                  </w:p>
                </w:tc>
              </w:tr>
            </w:tbl>
            <w:p w14:paraId="0AB876AB" w14:textId="77777777" w:rsidR="000104DD" w:rsidRDefault="000104DD">
              <w:pPr>
                <w:pStyle w:val="NormalBPBHEB"/>
                <w:divId w:val="281108272"/>
                <w:rPr>
                  <w:rFonts w:eastAsia="Times New Roman"/>
                  <w:noProof/>
                </w:rPr>
                <w:pPrChange w:id="723" w:author="Arya" w:date="2025-03-03T17:23:00Z" w16du:dateUtc="2025-03-03T11:53:00Z">
                  <w:pPr>
                    <w:divId w:val="281108272"/>
                  </w:pPr>
                </w:pPrChange>
              </w:pPr>
            </w:p>
            <w:p w14:paraId="131ABFBB" w14:textId="63F277D2" w:rsidR="005B7A3F" w:rsidRDefault="005B7A3F">
              <w:pPr>
                <w:pStyle w:val="NormalBPBHEB"/>
                <w:pPrChange w:id="724" w:author="Arya" w:date="2025-03-03T17:23:00Z" w16du:dateUtc="2025-03-03T11:53:00Z">
                  <w:pPr/>
                </w:pPrChange>
              </w:pPr>
              <w:r>
                <w:rPr>
                  <w:b/>
                  <w:bCs/>
                  <w:noProof/>
                </w:rPr>
                <w:fldChar w:fldCharType="end"/>
              </w:r>
            </w:p>
          </w:sdtContent>
        </w:sdt>
      </w:sdtContent>
    </w:sdt>
    <w:p w14:paraId="025EEECB" w14:textId="37CE7782" w:rsidR="000104DD" w:rsidRDefault="000104DD">
      <w:r>
        <w:br w:type="page"/>
      </w:r>
    </w:p>
    <w:p w14:paraId="06CB85E1" w14:textId="24361A18" w:rsidR="005B7A3F" w:rsidRDefault="000104DD" w:rsidP="00923280">
      <w:pPr>
        <w:pStyle w:val="ChapterTitleBPBHEB"/>
      </w:pPr>
      <w:r>
        <w:lastRenderedPageBreak/>
        <w:t>APENDIX:</w:t>
      </w:r>
    </w:p>
    <w:p w14:paraId="216750AA" w14:textId="6F35F26B" w:rsidR="000104DD" w:rsidRDefault="00EC3BC8" w:rsidP="00923280">
      <w:pPr>
        <w:pStyle w:val="ChapterTitleNumberBPBHEB"/>
      </w:pPr>
      <w:r>
        <w:t xml:space="preserve">Building a Smart City with AWS technologies and </w:t>
      </w:r>
      <w:r w:rsidR="00923280">
        <w:t>the Well-Architected Framework</w:t>
      </w:r>
    </w:p>
    <w:p w14:paraId="759281AF" w14:textId="77777777" w:rsidR="00923280" w:rsidRDefault="00923280" w:rsidP="00D964C5">
      <w:pPr>
        <w:pBdr>
          <w:top w:val="nil"/>
          <w:left w:val="nil"/>
          <w:bottom w:val="nil"/>
          <w:right w:val="nil"/>
          <w:between w:val="nil"/>
        </w:pBdr>
        <w:shd w:val="clear" w:color="auto" w:fill="FFFFFF"/>
        <w:spacing w:after="0" w:line="276" w:lineRule="auto"/>
        <w:jc w:val="both"/>
      </w:pPr>
    </w:p>
    <w:p w14:paraId="003663DF" w14:textId="77777777" w:rsidR="00923280" w:rsidRDefault="00923280" w:rsidP="00D964C5">
      <w:pPr>
        <w:pBdr>
          <w:top w:val="nil"/>
          <w:left w:val="nil"/>
          <w:bottom w:val="nil"/>
          <w:right w:val="nil"/>
          <w:between w:val="nil"/>
        </w:pBdr>
        <w:shd w:val="clear" w:color="auto" w:fill="FFFFFF"/>
        <w:spacing w:after="0" w:line="276" w:lineRule="auto"/>
        <w:jc w:val="both"/>
      </w:pPr>
    </w:p>
    <w:p w14:paraId="6DF224B5" w14:textId="240DB26A" w:rsidR="00B35726" w:rsidRPr="00B35726" w:rsidRDefault="00B35726">
      <w:pPr>
        <w:pStyle w:val="NormalBPBHEB"/>
        <w:pPrChange w:id="725" w:author="Arya" w:date="2025-03-03T17:24:00Z" w16du:dateUtc="2025-03-03T11:54:00Z">
          <w:pPr>
            <w:pBdr>
              <w:top w:val="nil"/>
              <w:left w:val="nil"/>
              <w:bottom w:val="nil"/>
              <w:right w:val="nil"/>
              <w:between w:val="nil"/>
            </w:pBdr>
            <w:shd w:val="clear" w:color="auto" w:fill="FFFFFF"/>
            <w:spacing w:after="0" w:line="276" w:lineRule="auto"/>
            <w:jc w:val="both"/>
          </w:pPr>
        </w:pPrChange>
      </w:pPr>
      <w:r>
        <w:t xml:space="preserve">The Government of a </w:t>
      </w:r>
      <w:r w:rsidR="00356781">
        <w:t xml:space="preserve">large metropolitan area wants to transform their municipality into </w:t>
      </w:r>
      <w:r w:rsidR="000A3407">
        <w:t xml:space="preserve">a Smart City. </w:t>
      </w:r>
      <w:r w:rsidRPr="00B35726">
        <w:t xml:space="preserve">This </w:t>
      </w:r>
      <w:del w:id="726" w:author="Arya" w:date="2025-03-03T17:23:00Z" w16du:dateUtc="2025-03-03T11:53:00Z">
        <w:r w:rsidRPr="004A0ACA" w:rsidDel="004A0ACA">
          <w:rPr>
            <w:i/>
            <w:iCs/>
            <w:rPrChange w:id="727" w:author="Arya" w:date="2025-03-03T17:24:00Z" w16du:dateUtc="2025-03-03T11:54:00Z">
              <w:rPr/>
            </w:rPrChange>
          </w:rPr>
          <w:delText>"</w:delText>
        </w:r>
      </w:del>
      <w:r w:rsidRPr="004A0ACA">
        <w:rPr>
          <w:i/>
          <w:iCs/>
          <w:rPrChange w:id="728" w:author="Arya" w:date="2025-03-03T17:24:00Z" w16du:dateUtc="2025-03-03T11:54:00Z">
            <w:rPr/>
          </w:rPrChange>
        </w:rPr>
        <w:t>smart city</w:t>
      </w:r>
      <w:del w:id="729" w:author="Arya" w:date="2025-03-03T17:23:00Z" w16du:dateUtc="2025-03-03T11:53:00Z">
        <w:r w:rsidRPr="00B35726" w:rsidDel="004A0ACA">
          <w:delText>"</w:delText>
        </w:r>
      </w:del>
      <w:r w:rsidRPr="00B35726">
        <w:t xml:space="preserve">, an urban area that wants to utilize is digital technology to collect data and operate services across various sectors like transportation, energy, healthcare, and infrastructure, aiming to improve efficiency, sustainability, and citizen quality of life by analyzing and acting upon this data through connected devices and intelligent systems; key aspects include smart infrastructure, open data sharing, citizen engagement, smart mobility, and a focus on environmental sustainability. </w:t>
      </w:r>
    </w:p>
    <w:p w14:paraId="5D6DB9A7" w14:textId="39AEAF36" w:rsidR="00B35726" w:rsidRPr="004A0ACA" w:rsidRDefault="00B35726">
      <w:pPr>
        <w:pStyle w:val="NormalBPBHEB"/>
        <w:rPr>
          <w:b/>
          <w:bCs/>
          <w:rPrChange w:id="730" w:author="Arya" w:date="2025-03-03T17:24:00Z" w16du:dateUtc="2025-03-03T11:54:00Z">
            <w:rPr/>
          </w:rPrChange>
        </w:rPr>
        <w:pPrChange w:id="731" w:author="Arya" w:date="2025-03-03T17:24:00Z" w16du:dateUtc="2025-03-03T11:54:00Z">
          <w:pPr>
            <w:pStyle w:val="Heading2"/>
          </w:pPr>
        </w:pPrChange>
      </w:pPr>
      <w:del w:id="732" w:author="Arya" w:date="2025-03-03T17:24:00Z" w16du:dateUtc="2025-03-03T11:54:00Z">
        <w:r w:rsidRPr="00B35726" w:rsidDel="004A0ACA">
          <w:delText> </w:delText>
        </w:r>
      </w:del>
      <w:r w:rsidRPr="004A0ACA">
        <w:rPr>
          <w:b/>
          <w:bCs/>
          <w:rPrChange w:id="733" w:author="Arya" w:date="2025-03-03T17:24:00Z" w16du:dateUtc="2025-03-03T11:54:00Z">
            <w:rPr/>
          </w:rPrChange>
        </w:rPr>
        <w:t>Key features of this smart city</w:t>
      </w:r>
      <w:ins w:id="734" w:author="Arya" w:date="2025-03-03T17:24:00Z" w16du:dateUtc="2025-03-03T11:54:00Z">
        <w:r w:rsidR="004A0ACA">
          <w:rPr>
            <w:b/>
            <w:bCs/>
          </w:rPr>
          <w:t xml:space="preserve"> are as follows:</w:t>
        </w:r>
      </w:ins>
      <w:del w:id="735" w:author="Arya" w:date="2025-03-03T17:24:00Z" w16du:dateUtc="2025-03-03T11:54:00Z">
        <w:r w:rsidRPr="004A0ACA" w:rsidDel="004A0ACA">
          <w:rPr>
            <w:b/>
            <w:bCs/>
            <w:rPrChange w:id="736" w:author="Arya" w:date="2025-03-03T17:24:00Z" w16du:dateUtc="2025-03-03T11:54:00Z">
              <w:rPr/>
            </w:rPrChange>
          </w:rPr>
          <w:delText>:</w:delText>
        </w:r>
      </w:del>
    </w:p>
    <w:p w14:paraId="7ABB6F72" w14:textId="3CA81C7C" w:rsidR="00B35726" w:rsidRPr="00B35726" w:rsidRDefault="00B35726">
      <w:pPr>
        <w:pStyle w:val="NormalBPBHEB"/>
        <w:pPrChange w:id="737" w:author="Arya" w:date="2025-03-03T17:24:00Z" w16du:dateUtc="2025-03-03T11:54:00Z">
          <w:pPr>
            <w:pBdr>
              <w:top w:val="nil"/>
              <w:left w:val="nil"/>
              <w:bottom w:val="nil"/>
              <w:right w:val="nil"/>
              <w:between w:val="nil"/>
            </w:pBdr>
            <w:shd w:val="clear" w:color="auto" w:fill="FFFFFF"/>
            <w:spacing w:after="0" w:line="276" w:lineRule="auto"/>
            <w:jc w:val="both"/>
          </w:pPr>
        </w:pPrChange>
      </w:pPr>
      <w:del w:id="738" w:author="Arya" w:date="2025-03-03T17:24:00Z" w16du:dateUtc="2025-03-03T11:54:00Z">
        <w:r w:rsidRPr="00B35726" w:rsidDel="00A27930">
          <w:delText xml:space="preserve"> </w:delText>
        </w:r>
      </w:del>
      <w:r w:rsidRPr="00B35726">
        <w:rPr>
          <w:b/>
          <w:bCs/>
        </w:rPr>
        <w:t>Data-driven decision making</w:t>
      </w:r>
      <w:r w:rsidRPr="00B35726">
        <w:t xml:space="preserve">: Extensive use of sensors and IoT devices to gather real-time data on traffic, energy consumption, air quality, and more, which is then analyzed to inform better city planning and management decisions. </w:t>
      </w:r>
    </w:p>
    <w:p w14:paraId="03AF7343" w14:textId="77777777" w:rsidR="00B35726" w:rsidRPr="00B35726" w:rsidRDefault="00B35726">
      <w:pPr>
        <w:pStyle w:val="NormalBPBHEB"/>
        <w:numPr>
          <w:ilvl w:val="0"/>
          <w:numId w:val="167"/>
        </w:numPr>
        <w:pPrChange w:id="739" w:author="Arya" w:date="2025-03-03T17:24:00Z" w16du:dateUtc="2025-03-03T11:54:00Z">
          <w:pPr>
            <w:numPr>
              <w:numId w:val="85"/>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Smart infrastructure</w:t>
      </w:r>
      <w:r w:rsidRPr="00B35726">
        <w:t xml:space="preserve">: Connected and optimized infrastructure systems like intelligent streetlights, smart grids for energy distribution, advanced water management systems, and connected waste bins. </w:t>
      </w:r>
    </w:p>
    <w:p w14:paraId="7CE574C7" w14:textId="77777777" w:rsidR="00B35726" w:rsidRPr="00B35726" w:rsidRDefault="00B35726">
      <w:pPr>
        <w:pStyle w:val="NormalBPBHEB"/>
        <w:numPr>
          <w:ilvl w:val="0"/>
          <w:numId w:val="167"/>
        </w:numPr>
        <w:pPrChange w:id="740" w:author="Arya" w:date="2025-03-03T17:24:00Z" w16du:dateUtc="2025-03-03T11:54:00Z">
          <w:pPr>
            <w:numPr>
              <w:numId w:val="85"/>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Smart mobility</w:t>
      </w:r>
      <w:r w:rsidRPr="00B35726">
        <w:t xml:space="preserve">: Efficient transportation systems including real-time traffic updates, smart parking, integrated public transport, and promoting alternative modes of transport like cycling. </w:t>
      </w:r>
    </w:p>
    <w:p w14:paraId="09BDF347" w14:textId="77777777" w:rsidR="00B35726" w:rsidRPr="00B35726" w:rsidRDefault="00B35726">
      <w:pPr>
        <w:pStyle w:val="NormalBPBHEB"/>
        <w:numPr>
          <w:ilvl w:val="0"/>
          <w:numId w:val="167"/>
        </w:numPr>
        <w:pPrChange w:id="741" w:author="Arya" w:date="2025-03-03T17:24:00Z" w16du:dateUtc="2025-03-03T11:54:00Z">
          <w:pPr>
            <w:numPr>
              <w:numId w:val="85"/>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Citizen engagement</w:t>
      </w:r>
      <w:r w:rsidRPr="00B35726">
        <w:t xml:space="preserve">: Platforms for citizen feedback, participatory decision-making processes, and access to relevant city data through mobile apps. </w:t>
      </w:r>
    </w:p>
    <w:p w14:paraId="572A9D5E" w14:textId="77777777" w:rsidR="00B35726" w:rsidRPr="00B35726" w:rsidRDefault="00B35726">
      <w:pPr>
        <w:pStyle w:val="NormalBPBHEB"/>
        <w:numPr>
          <w:ilvl w:val="0"/>
          <w:numId w:val="167"/>
        </w:numPr>
        <w:pPrChange w:id="742" w:author="Arya" w:date="2025-03-03T17:24:00Z" w16du:dateUtc="2025-03-03T11:54:00Z">
          <w:pPr>
            <w:numPr>
              <w:numId w:val="85"/>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Sustainability focus</w:t>
      </w:r>
      <w:r w:rsidRPr="00B35726">
        <w:t xml:space="preserve">: Initiatives to reduce carbon footprint through energy-efficient buildings, renewable energy sources, and waste management optimization. </w:t>
      </w:r>
    </w:p>
    <w:p w14:paraId="18E4104B" w14:textId="77777777" w:rsidR="00B35726" w:rsidRPr="00B35726" w:rsidRDefault="00B35726">
      <w:pPr>
        <w:pStyle w:val="NormalBPBHEB"/>
        <w:numPr>
          <w:ilvl w:val="0"/>
          <w:numId w:val="167"/>
        </w:numPr>
        <w:pPrChange w:id="743" w:author="Arya" w:date="2025-03-03T17:24:00Z" w16du:dateUtc="2025-03-03T11:54:00Z">
          <w:pPr>
            <w:numPr>
              <w:numId w:val="85"/>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lastRenderedPageBreak/>
        <w:t>Open data policy</w:t>
      </w:r>
      <w:r w:rsidRPr="00B35726">
        <w:t xml:space="preserve">: Sharing of city data with developers and citizens to encourage innovation and transparency. Examples of smart city applications: </w:t>
      </w:r>
    </w:p>
    <w:p w14:paraId="0051CB5E" w14:textId="77777777" w:rsidR="00B35726" w:rsidRPr="00B35726" w:rsidRDefault="00B35726">
      <w:pPr>
        <w:pStyle w:val="NormalBPBHEB"/>
        <w:numPr>
          <w:ilvl w:val="0"/>
          <w:numId w:val="167"/>
        </w:numPr>
        <w:pPrChange w:id="744" w:author="Arya" w:date="2025-03-03T17:24:00Z" w16du:dateUtc="2025-03-03T11:54:00Z">
          <w:pPr>
            <w:numPr>
              <w:numId w:val="85"/>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Traffic management</w:t>
      </w:r>
      <w:r w:rsidRPr="00B35726">
        <w:t xml:space="preserve">: Real-time traffic monitoring and signal adjustments based on congestion levels. </w:t>
      </w:r>
    </w:p>
    <w:p w14:paraId="5CF37883" w14:textId="77777777" w:rsidR="00B35726" w:rsidRPr="00B35726" w:rsidRDefault="00B35726">
      <w:pPr>
        <w:pStyle w:val="NormalBPBHEB"/>
        <w:numPr>
          <w:ilvl w:val="0"/>
          <w:numId w:val="167"/>
        </w:numPr>
        <w:pPrChange w:id="745" w:author="Arya" w:date="2025-03-03T17:24:00Z" w16du:dateUtc="2025-03-03T11:54:00Z">
          <w:pPr>
            <w:numPr>
              <w:numId w:val="85"/>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Smart street lighting</w:t>
      </w:r>
      <w:r w:rsidRPr="00B35726">
        <w:t xml:space="preserve">: Automated lighting systems that adjust brightness based on ambient light and foot traffic. </w:t>
      </w:r>
    </w:p>
    <w:p w14:paraId="03632F9B" w14:textId="77777777" w:rsidR="00B35726" w:rsidRPr="00B35726" w:rsidRDefault="00B35726">
      <w:pPr>
        <w:pStyle w:val="NormalBPBHEB"/>
        <w:numPr>
          <w:ilvl w:val="0"/>
          <w:numId w:val="167"/>
        </w:numPr>
        <w:pPrChange w:id="746" w:author="Arya" w:date="2025-03-03T17:24:00Z" w16du:dateUtc="2025-03-03T11:54:00Z">
          <w:pPr>
            <w:numPr>
              <w:numId w:val="85"/>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Energy optimization</w:t>
      </w:r>
      <w:r w:rsidRPr="00B35726">
        <w:t xml:space="preserve">: Building energy management systems that monitor and optimize energy consumption. </w:t>
      </w:r>
    </w:p>
    <w:p w14:paraId="0F261265" w14:textId="77777777" w:rsidR="00B35726" w:rsidRPr="00B35726" w:rsidRDefault="00B35726">
      <w:pPr>
        <w:pStyle w:val="NormalBPBHEB"/>
        <w:numPr>
          <w:ilvl w:val="0"/>
          <w:numId w:val="167"/>
        </w:numPr>
        <w:pPrChange w:id="747" w:author="Arya" w:date="2025-03-03T17:24:00Z" w16du:dateUtc="2025-03-03T11:54:00Z">
          <w:pPr>
            <w:numPr>
              <w:numId w:val="85"/>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Waste management</w:t>
      </w:r>
      <w:r w:rsidRPr="00B35726">
        <w:t xml:space="preserve">: Optimized waste collection routes based on sensor data from waste bins. </w:t>
      </w:r>
    </w:p>
    <w:p w14:paraId="429C724D" w14:textId="77777777" w:rsidR="00B35726" w:rsidRPr="00B35726" w:rsidRDefault="00B35726">
      <w:pPr>
        <w:pStyle w:val="NormalBPBHEB"/>
        <w:numPr>
          <w:ilvl w:val="0"/>
          <w:numId w:val="167"/>
        </w:numPr>
        <w:pPrChange w:id="748" w:author="Arya" w:date="2025-03-03T17:24:00Z" w16du:dateUtc="2025-03-03T11:54:00Z">
          <w:pPr>
            <w:numPr>
              <w:numId w:val="85"/>
            </w:numPr>
            <w:pBdr>
              <w:top w:val="nil"/>
              <w:left w:val="nil"/>
              <w:bottom w:val="nil"/>
              <w:right w:val="nil"/>
              <w:between w:val="nil"/>
            </w:pBdr>
            <w:shd w:val="clear" w:color="auto" w:fill="FFFFFF"/>
            <w:tabs>
              <w:tab w:val="num" w:pos="720"/>
            </w:tabs>
            <w:spacing w:after="0" w:line="276" w:lineRule="auto"/>
            <w:ind w:left="720" w:hanging="360"/>
            <w:jc w:val="both"/>
          </w:pPr>
        </w:pPrChange>
      </w:pPr>
      <w:r w:rsidRPr="0064080A">
        <w:rPr>
          <w:b/>
          <w:bCs/>
          <w:rPrChange w:id="749" w:author="Arya" w:date="2025-03-03T17:24:00Z" w16du:dateUtc="2025-03-03T11:54:00Z">
            <w:rPr/>
          </w:rPrChange>
        </w:rPr>
        <w:t>Public safety:</w:t>
      </w:r>
      <w:r w:rsidRPr="00B35726">
        <w:t xml:space="preserve"> Video surveillance with facial recognition and crime hotspot analysis. </w:t>
      </w:r>
    </w:p>
    <w:p w14:paraId="33F18583" w14:textId="33B0A0C1" w:rsidR="00B35726" w:rsidRPr="00A04361" w:rsidRDefault="00B35726">
      <w:pPr>
        <w:pStyle w:val="NormalBPBHEB"/>
        <w:rPr>
          <w:b/>
          <w:bCs/>
          <w:rPrChange w:id="750" w:author="Arya" w:date="2025-03-03T17:25:00Z" w16du:dateUtc="2025-03-03T11:55:00Z">
            <w:rPr/>
          </w:rPrChange>
        </w:rPr>
        <w:pPrChange w:id="751" w:author="Arya" w:date="2025-03-03T17:24:00Z" w16du:dateUtc="2025-03-03T11:54:00Z">
          <w:pPr>
            <w:pStyle w:val="Heading2"/>
          </w:pPr>
        </w:pPrChange>
      </w:pPr>
      <w:r w:rsidRPr="00B35726">
        <w:t> </w:t>
      </w:r>
      <w:r w:rsidRPr="00A04361">
        <w:rPr>
          <w:b/>
          <w:bCs/>
          <w:rPrChange w:id="752" w:author="Arya" w:date="2025-03-03T17:25:00Z" w16du:dateUtc="2025-03-03T11:55:00Z">
            <w:rPr/>
          </w:rPrChange>
        </w:rPr>
        <w:t>Challenges in developing a smart city</w:t>
      </w:r>
      <w:del w:id="753" w:author="Arya" w:date="2025-03-03T17:24:00Z" w16du:dateUtc="2025-03-03T11:54:00Z">
        <w:r w:rsidRPr="00A04361" w:rsidDel="00A04361">
          <w:rPr>
            <w:b/>
            <w:bCs/>
            <w:rPrChange w:id="754" w:author="Arya" w:date="2025-03-03T17:25:00Z" w16du:dateUtc="2025-03-03T11:55:00Z">
              <w:rPr/>
            </w:rPrChange>
          </w:rPr>
          <w:delText>:  </w:delText>
        </w:r>
      </w:del>
    </w:p>
    <w:p w14:paraId="539BB640" w14:textId="77777777" w:rsidR="00B35726" w:rsidRPr="00B35726" w:rsidRDefault="00B35726">
      <w:pPr>
        <w:pStyle w:val="NormalBPBHEB"/>
        <w:numPr>
          <w:ilvl w:val="0"/>
          <w:numId w:val="168"/>
        </w:numPr>
        <w:pPrChange w:id="755" w:author="Arya" w:date="2025-03-03T17:25:00Z" w16du:dateUtc="2025-03-03T11:55:00Z">
          <w:pPr>
            <w:numPr>
              <w:numId w:val="86"/>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High initial investment costs</w:t>
      </w:r>
      <w:r w:rsidRPr="00B35726">
        <w:t xml:space="preserve">: Implementing smart technology infrastructure can be expensive. </w:t>
      </w:r>
    </w:p>
    <w:p w14:paraId="17AB8FEB" w14:textId="77777777" w:rsidR="00B35726" w:rsidRPr="00B35726" w:rsidRDefault="00B35726">
      <w:pPr>
        <w:pStyle w:val="NormalBPBHEB"/>
        <w:numPr>
          <w:ilvl w:val="0"/>
          <w:numId w:val="168"/>
        </w:numPr>
        <w:pPrChange w:id="756" w:author="Arya" w:date="2025-03-03T17:25:00Z" w16du:dateUtc="2025-03-03T11:55:00Z">
          <w:pPr>
            <w:numPr>
              <w:numId w:val="86"/>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Data privacy concerns</w:t>
      </w:r>
      <w:r w:rsidRPr="00B35726">
        <w:t xml:space="preserve">: Ensuring responsible collection, storage, and usage of citizen data. </w:t>
      </w:r>
    </w:p>
    <w:p w14:paraId="2BBCD59B" w14:textId="77777777" w:rsidR="00B35726" w:rsidRPr="00B35726" w:rsidRDefault="00B35726">
      <w:pPr>
        <w:pStyle w:val="NormalBPBHEB"/>
        <w:numPr>
          <w:ilvl w:val="0"/>
          <w:numId w:val="168"/>
        </w:numPr>
        <w:pPrChange w:id="757" w:author="Arya" w:date="2025-03-03T17:25:00Z" w16du:dateUtc="2025-03-03T11:55:00Z">
          <w:pPr>
            <w:numPr>
              <w:numId w:val="86"/>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Digital divide</w:t>
      </w:r>
      <w:r w:rsidRPr="00B35726">
        <w:t xml:space="preserve">: Addressing access to technology for marginalized communities. </w:t>
      </w:r>
    </w:p>
    <w:p w14:paraId="065B6DBC" w14:textId="77777777" w:rsidR="00B35726" w:rsidRPr="00B35726" w:rsidRDefault="00B35726">
      <w:pPr>
        <w:pStyle w:val="NormalBPBHEB"/>
        <w:numPr>
          <w:ilvl w:val="0"/>
          <w:numId w:val="168"/>
        </w:numPr>
        <w:pPrChange w:id="758" w:author="Arya" w:date="2025-03-03T17:25:00Z" w16du:dateUtc="2025-03-03T11:55:00Z">
          <w:pPr>
            <w:numPr>
              <w:numId w:val="86"/>
            </w:numPr>
            <w:pBdr>
              <w:top w:val="nil"/>
              <w:left w:val="nil"/>
              <w:bottom w:val="nil"/>
              <w:right w:val="nil"/>
              <w:between w:val="nil"/>
            </w:pBdr>
            <w:shd w:val="clear" w:color="auto" w:fill="FFFFFF"/>
            <w:tabs>
              <w:tab w:val="num" w:pos="720"/>
            </w:tabs>
            <w:spacing w:after="0" w:line="276" w:lineRule="auto"/>
            <w:ind w:left="720" w:hanging="360"/>
            <w:jc w:val="both"/>
          </w:pPr>
        </w:pPrChange>
      </w:pPr>
      <w:r w:rsidRPr="00B35726">
        <w:rPr>
          <w:b/>
          <w:bCs/>
        </w:rPr>
        <w:t>Integration and standardization</w:t>
      </w:r>
      <w:r w:rsidRPr="00B35726">
        <w:t xml:space="preserve">: Compatibility issues between different systems from various vendors. </w:t>
      </w:r>
    </w:p>
    <w:p w14:paraId="045B345A" w14:textId="77777777" w:rsidR="00923280" w:rsidRDefault="00923280" w:rsidP="00D964C5">
      <w:pPr>
        <w:pBdr>
          <w:top w:val="nil"/>
          <w:left w:val="nil"/>
          <w:bottom w:val="nil"/>
          <w:right w:val="nil"/>
          <w:between w:val="nil"/>
        </w:pBdr>
        <w:shd w:val="clear" w:color="auto" w:fill="FFFFFF"/>
        <w:spacing w:after="0" w:line="276" w:lineRule="auto"/>
        <w:jc w:val="both"/>
      </w:pPr>
    </w:p>
    <w:p w14:paraId="63A28E8F" w14:textId="40F70BE2" w:rsidR="00923280" w:rsidDel="00F62B85" w:rsidRDefault="00E02AFC">
      <w:pPr>
        <w:pStyle w:val="NormalBPBHEB"/>
        <w:rPr>
          <w:del w:id="759" w:author="Arya" w:date="2025-03-03T17:25:00Z" w16du:dateUtc="2025-03-03T11:55:00Z"/>
        </w:rPr>
        <w:pPrChange w:id="760" w:author="Arya" w:date="2025-03-03T17:25:00Z" w16du:dateUtc="2025-03-03T11:55:00Z">
          <w:pPr>
            <w:pBdr>
              <w:top w:val="nil"/>
              <w:left w:val="nil"/>
              <w:bottom w:val="nil"/>
              <w:right w:val="nil"/>
              <w:between w:val="nil"/>
            </w:pBdr>
            <w:shd w:val="clear" w:color="auto" w:fill="FFFFFF"/>
            <w:spacing w:after="0" w:line="276" w:lineRule="auto"/>
            <w:jc w:val="both"/>
          </w:pPr>
        </w:pPrChange>
      </w:pPr>
      <w:r>
        <w:t xml:space="preserve">The public bid winners will </w:t>
      </w:r>
      <w:r w:rsidR="00DF714F">
        <w:t xml:space="preserve">follow </w:t>
      </w:r>
      <w:r w:rsidR="00DF714F" w:rsidRPr="00DF714F">
        <w:t>the AWS Well-Architected Framework for a Smart City</w:t>
      </w:r>
      <w:r w:rsidR="00DF714F">
        <w:t xml:space="preserve"> based on AWS Cloud services</w:t>
      </w:r>
      <w:r w:rsidR="00DF714F" w:rsidRPr="00DF714F">
        <w:t xml:space="preserve">. The framework focuses on five pillars: operational excellence, security, reliability, performance efficiency, and cost optimization. </w:t>
      </w:r>
    </w:p>
    <w:p w14:paraId="2D9EE371" w14:textId="77777777" w:rsidR="005B2BB6" w:rsidDel="00C54292" w:rsidRDefault="005B2BB6" w:rsidP="00D964C5">
      <w:pPr>
        <w:pBdr>
          <w:top w:val="nil"/>
          <w:left w:val="nil"/>
          <w:bottom w:val="nil"/>
          <w:right w:val="nil"/>
          <w:between w:val="nil"/>
        </w:pBdr>
        <w:shd w:val="clear" w:color="auto" w:fill="FFFFFF"/>
        <w:spacing w:after="0" w:line="276" w:lineRule="auto"/>
        <w:jc w:val="both"/>
        <w:rPr>
          <w:del w:id="761" w:author="Arya" w:date="2025-03-03T17:25:00Z" w16du:dateUtc="2025-03-03T11:55:00Z"/>
        </w:rPr>
      </w:pPr>
    </w:p>
    <w:p w14:paraId="5A490F1E" w14:textId="77777777" w:rsidR="005B2BB6" w:rsidDel="00C54292" w:rsidRDefault="005B2BB6" w:rsidP="00D964C5">
      <w:pPr>
        <w:pBdr>
          <w:top w:val="nil"/>
          <w:left w:val="nil"/>
          <w:bottom w:val="nil"/>
          <w:right w:val="nil"/>
          <w:between w:val="nil"/>
        </w:pBdr>
        <w:shd w:val="clear" w:color="auto" w:fill="FFFFFF"/>
        <w:spacing w:after="0" w:line="276" w:lineRule="auto"/>
        <w:jc w:val="both"/>
        <w:rPr>
          <w:del w:id="762" w:author="Arya" w:date="2025-03-03T17:25:00Z" w16du:dateUtc="2025-03-03T11:55:00Z"/>
        </w:rPr>
      </w:pPr>
    </w:p>
    <w:p w14:paraId="0C48918C" w14:textId="77777777" w:rsidR="005B2BB6" w:rsidDel="00C54292" w:rsidRDefault="005B2BB6" w:rsidP="00D964C5">
      <w:pPr>
        <w:pBdr>
          <w:top w:val="nil"/>
          <w:left w:val="nil"/>
          <w:bottom w:val="nil"/>
          <w:right w:val="nil"/>
          <w:between w:val="nil"/>
        </w:pBdr>
        <w:shd w:val="clear" w:color="auto" w:fill="FFFFFF"/>
        <w:spacing w:after="0" w:line="276" w:lineRule="auto"/>
        <w:jc w:val="both"/>
        <w:rPr>
          <w:del w:id="763" w:author="Arya" w:date="2025-03-03T17:25:00Z" w16du:dateUtc="2025-03-03T11:55:00Z"/>
        </w:rPr>
      </w:pPr>
    </w:p>
    <w:p w14:paraId="5B117C5B" w14:textId="77777777" w:rsidR="005B2BB6" w:rsidDel="00C54292" w:rsidRDefault="005B2BB6" w:rsidP="00D964C5">
      <w:pPr>
        <w:pBdr>
          <w:top w:val="nil"/>
          <w:left w:val="nil"/>
          <w:bottom w:val="nil"/>
          <w:right w:val="nil"/>
          <w:between w:val="nil"/>
        </w:pBdr>
        <w:shd w:val="clear" w:color="auto" w:fill="FFFFFF"/>
        <w:spacing w:after="0" w:line="276" w:lineRule="auto"/>
        <w:jc w:val="both"/>
        <w:rPr>
          <w:del w:id="764" w:author="Arya" w:date="2025-03-03T17:25:00Z" w16du:dateUtc="2025-03-03T11:55:00Z"/>
        </w:rPr>
      </w:pPr>
    </w:p>
    <w:p w14:paraId="5128FDF5" w14:textId="77777777" w:rsidR="005B2BB6" w:rsidRDefault="005B2BB6">
      <w:pPr>
        <w:pStyle w:val="NormalBPBHEB"/>
        <w:pPrChange w:id="765" w:author="Arya" w:date="2025-03-03T17:25:00Z" w16du:dateUtc="2025-03-03T11:55:00Z">
          <w:pPr>
            <w:pBdr>
              <w:top w:val="nil"/>
              <w:left w:val="nil"/>
              <w:bottom w:val="nil"/>
              <w:right w:val="nil"/>
              <w:between w:val="nil"/>
            </w:pBdr>
            <w:shd w:val="clear" w:color="auto" w:fill="FFFFFF"/>
            <w:spacing w:after="0" w:line="276" w:lineRule="auto"/>
            <w:jc w:val="both"/>
          </w:pPr>
        </w:pPrChange>
      </w:pPr>
    </w:p>
    <w:p w14:paraId="06D44D27" w14:textId="53F9EA4A" w:rsidR="00284141" w:rsidRPr="00284141" w:rsidRDefault="00C54292">
      <w:pPr>
        <w:pStyle w:val="NormalBPBHEB"/>
        <w:pPrChange w:id="766" w:author="Arya" w:date="2025-03-03T17:25:00Z" w16du:dateUtc="2025-03-03T11:55:00Z">
          <w:pPr>
            <w:pBdr>
              <w:top w:val="nil"/>
              <w:left w:val="nil"/>
              <w:bottom w:val="nil"/>
              <w:right w:val="nil"/>
              <w:between w:val="nil"/>
            </w:pBdr>
            <w:shd w:val="clear" w:color="auto" w:fill="FFFFFF"/>
            <w:spacing w:after="0" w:line="276" w:lineRule="auto"/>
            <w:jc w:val="both"/>
          </w:pPr>
        </w:pPrChange>
      </w:pPr>
      <w:ins w:id="767" w:author="Arya" w:date="2025-03-03T17:25:00Z" w16du:dateUtc="2025-03-03T11:55:00Z">
        <w:r>
          <w:t>An o</w:t>
        </w:r>
      </w:ins>
      <w:del w:id="768" w:author="Arya" w:date="2025-03-03T17:25:00Z" w16du:dateUtc="2025-03-03T11:55:00Z">
        <w:r w:rsidR="00284141" w:rsidRPr="00284141" w:rsidDel="00C54292">
          <w:delText>Below is a</w:delText>
        </w:r>
        <w:r w:rsidR="006032A2" w:rsidDel="00C54292">
          <w:delText xml:space="preserve"> summary</w:delText>
        </w:r>
        <w:r w:rsidR="00284141" w:rsidRPr="00284141" w:rsidDel="00C54292">
          <w:delText xml:space="preserve"> o</w:delText>
        </w:r>
      </w:del>
      <w:r w:rsidR="00284141" w:rsidRPr="00284141">
        <w:t xml:space="preserve">verview of what </w:t>
      </w:r>
      <w:r w:rsidR="006032A2">
        <w:t>will</w:t>
      </w:r>
      <w:r w:rsidR="00284141" w:rsidRPr="00284141">
        <w:t xml:space="preserve"> be included in </w:t>
      </w:r>
      <w:r w:rsidR="006032A2">
        <w:t>the</w:t>
      </w:r>
      <w:r w:rsidR="00284141" w:rsidRPr="00284141">
        <w:t xml:space="preserve"> project</w:t>
      </w:r>
      <w:ins w:id="769" w:author="Arya" w:date="2025-03-03T17:25:00Z" w16du:dateUtc="2025-03-03T11:55:00Z">
        <w:r>
          <w:t xml:space="preserve"> is as follows</w:t>
        </w:r>
      </w:ins>
      <w:r w:rsidR="00284141" w:rsidRPr="00284141">
        <w:t>:</w:t>
      </w:r>
    </w:p>
    <w:p w14:paraId="3055F81A" w14:textId="2F724D56" w:rsidR="005B2BB6" w:rsidRPr="005B2BB6" w:rsidRDefault="005B2BB6">
      <w:pPr>
        <w:pStyle w:val="Heading3BPBHEB"/>
        <w:pPrChange w:id="770" w:author="Arya" w:date="2025-03-03T17:26:00Z" w16du:dateUtc="2025-03-03T11:56:00Z">
          <w:pPr>
            <w:pStyle w:val="Heading1"/>
          </w:pPr>
        </w:pPrChange>
      </w:pPr>
      <w:del w:id="771" w:author="Arya" w:date="2025-03-03T17:26:00Z" w16du:dateUtc="2025-03-03T11:56:00Z">
        <w:r w:rsidRPr="005B2BB6" w:rsidDel="00840226">
          <w:delText xml:space="preserve">1. </w:delText>
        </w:r>
      </w:del>
      <w:r w:rsidRPr="005B2BB6">
        <w:t xml:space="preserve">IoT for </w:t>
      </w:r>
      <w:ins w:id="772" w:author="Arya" w:date="2025-03-03T17:26:00Z" w16du:dateUtc="2025-03-03T11:56:00Z">
        <w:r w:rsidR="007C7A98">
          <w:t>p</w:t>
        </w:r>
      </w:ins>
      <w:del w:id="773" w:author="Arya" w:date="2025-03-03T17:26:00Z" w16du:dateUtc="2025-03-03T11:56:00Z">
        <w:r w:rsidRPr="005B2BB6" w:rsidDel="007C7A98">
          <w:delText>P</w:delText>
        </w:r>
      </w:del>
      <w:r w:rsidRPr="005B2BB6">
        <w:t xml:space="preserve">ublic </w:t>
      </w:r>
      <w:ins w:id="774" w:author="Arya" w:date="2025-03-03T17:26:00Z" w16du:dateUtc="2025-03-03T11:56:00Z">
        <w:r w:rsidR="007C7A98">
          <w:t>t</w:t>
        </w:r>
      </w:ins>
      <w:del w:id="775" w:author="Arya" w:date="2025-03-03T17:26:00Z" w16du:dateUtc="2025-03-03T11:56:00Z">
        <w:r w:rsidRPr="005B2BB6" w:rsidDel="007C7A98">
          <w:delText>T</w:delText>
        </w:r>
      </w:del>
      <w:r w:rsidRPr="005B2BB6">
        <w:t>ransportation</w:t>
      </w:r>
    </w:p>
    <w:p w14:paraId="6D1BDC57" w14:textId="0D3EE054" w:rsidR="005B2BB6" w:rsidRPr="005B2BB6" w:rsidRDefault="005B2BB6">
      <w:pPr>
        <w:pStyle w:val="NormalBPBHEB"/>
        <w:numPr>
          <w:ilvl w:val="0"/>
          <w:numId w:val="169"/>
        </w:numPr>
        <w:pPrChange w:id="776" w:author="Arya" w:date="2025-03-03T17:26:00Z" w16du:dateUtc="2025-03-03T11:56:00Z">
          <w:pPr>
            <w:numPr>
              <w:numId w:val="87"/>
            </w:numPr>
            <w:pBdr>
              <w:top w:val="nil"/>
              <w:left w:val="nil"/>
              <w:bottom w:val="nil"/>
              <w:right w:val="nil"/>
              <w:between w:val="nil"/>
            </w:pBdr>
            <w:shd w:val="clear" w:color="auto" w:fill="FFFFFF"/>
            <w:tabs>
              <w:tab w:val="num" w:pos="720"/>
            </w:tabs>
            <w:spacing w:after="0" w:line="276" w:lineRule="auto"/>
            <w:ind w:left="720" w:hanging="360"/>
            <w:jc w:val="both"/>
          </w:pPr>
        </w:pPrChange>
      </w:pPr>
      <w:commentRangeStart w:id="777"/>
      <w:r w:rsidRPr="005B2BB6">
        <w:rPr>
          <w:b/>
          <w:bCs/>
        </w:rPr>
        <w:t>Objective</w:t>
      </w:r>
      <w:r w:rsidRPr="005B2BB6">
        <w:t xml:space="preserve">: </w:t>
      </w:r>
      <w:commentRangeEnd w:id="777"/>
      <w:r w:rsidR="00820B36">
        <w:rPr>
          <w:rStyle w:val="CommentReference"/>
          <w:rFonts w:asciiTheme="minorHAnsi" w:eastAsiaTheme="minorHAnsi" w:hAnsiTheme="minorHAnsi" w:cstheme="minorBidi"/>
        </w:rPr>
        <w:commentReference w:id="777"/>
      </w:r>
      <w:r w:rsidRPr="005B2BB6">
        <w:t xml:space="preserve">Monitor and manage public transportation fleets (buses, trains, </w:t>
      </w:r>
      <w:r w:rsidR="00E7468F">
        <w:t>a</w:t>
      </w:r>
      <w:r w:rsidR="00397398">
        <w:t>nd other methods of public transportation</w:t>
      </w:r>
      <w:r w:rsidRPr="005B2BB6">
        <w:t>).</w:t>
      </w:r>
    </w:p>
    <w:p w14:paraId="60E0E476" w14:textId="77777777" w:rsidR="005B2BB6" w:rsidRPr="005B2BB6" w:rsidRDefault="005B2BB6">
      <w:pPr>
        <w:pStyle w:val="NormalBPBHEB"/>
        <w:numPr>
          <w:ilvl w:val="0"/>
          <w:numId w:val="169"/>
        </w:numPr>
        <w:pPrChange w:id="778" w:author="Arya" w:date="2025-03-03T17:26:00Z" w16du:dateUtc="2025-03-03T11:56:00Z">
          <w:pPr>
            <w:numPr>
              <w:numId w:val="87"/>
            </w:numPr>
            <w:pBdr>
              <w:top w:val="nil"/>
              <w:left w:val="nil"/>
              <w:bottom w:val="nil"/>
              <w:right w:val="nil"/>
              <w:between w:val="nil"/>
            </w:pBdr>
            <w:shd w:val="clear" w:color="auto" w:fill="FFFFFF"/>
            <w:tabs>
              <w:tab w:val="num" w:pos="720"/>
            </w:tabs>
            <w:spacing w:after="0" w:line="276" w:lineRule="auto"/>
            <w:ind w:left="720" w:hanging="360"/>
            <w:jc w:val="both"/>
          </w:pPr>
        </w:pPrChange>
      </w:pPr>
      <w:r w:rsidRPr="005B2BB6">
        <w:rPr>
          <w:b/>
          <w:bCs/>
        </w:rPr>
        <w:t>AWS Services</w:t>
      </w:r>
      <w:r w:rsidRPr="005B2BB6">
        <w:t>:</w:t>
      </w:r>
    </w:p>
    <w:p w14:paraId="2EA965D9" w14:textId="77777777" w:rsidR="005B2BB6" w:rsidRPr="005B2BB6" w:rsidRDefault="005B2BB6">
      <w:pPr>
        <w:pStyle w:val="NormalBPBHEB"/>
        <w:numPr>
          <w:ilvl w:val="0"/>
          <w:numId w:val="170"/>
        </w:numPr>
        <w:pPrChange w:id="779" w:author="Arya" w:date="2025-03-03T17:26:00Z" w16du:dateUtc="2025-03-03T11:56:00Z">
          <w:pPr>
            <w:numPr>
              <w:ilvl w:val="1"/>
              <w:numId w:val="87"/>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AWS IoT Core</w:t>
      </w:r>
      <w:r w:rsidRPr="005B2BB6">
        <w:t>: Collect data from vehicle sensors (location, speed, fuel consumption).</w:t>
      </w:r>
    </w:p>
    <w:p w14:paraId="33B50DA6" w14:textId="77777777" w:rsidR="005B2BB6" w:rsidRPr="005B2BB6" w:rsidRDefault="005B2BB6">
      <w:pPr>
        <w:pStyle w:val="NormalBPBHEB"/>
        <w:numPr>
          <w:ilvl w:val="0"/>
          <w:numId w:val="170"/>
        </w:numPr>
        <w:pPrChange w:id="780" w:author="Arya" w:date="2025-03-03T17:26:00Z" w16du:dateUtc="2025-03-03T11:56:00Z">
          <w:pPr>
            <w:numPr>
              <w:ilvl w:val="1"/>
              <w:numId w:val="87"/>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AWS Lambda</w:t>
      </w:r>
      <w:r w:rsidRPr="005B2BB6">
        <w:t>: Process incoming data from devices.</w:t>
      </w:r>
    </w:p>
    <w:p w14:paraId="43D96EA6" w14:textId="77777777" w:rsidR="005B2BB6" w:rsidRPr="005B2BB6" w:rsidRDefault="005B2BB6">
      <w:pPr>
        <w:pStyle w:val="NormalBPBHEB"/>
        <w:numPr>
          <w:ilvl w:val="0"/>
          <w:numId w:val="170"/>
        </w:numPr>
        <w:pPrChange w:id="781" w:author="Arya" w:date="2025-03-03T17:26:00Z" w16du:dateUtc="2025-03-03T11:56:00Z">
          <w:pPr>
            <w:numPr>
              <w:ilvl w:val="1"/>
              <w:numId w:val="87"/>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Amazon Kinesis</w:t>
      </w:r>
      <w:r w:rsidRPr="005B2BB6">
        <w:t>: Stream data to real-time analytics.</w:t>
      </w:r>
    </w:p>
    <w:p w14:paraId="0776ABE0" w14:textId="77777777" w:rsidR="005B2BB6" w:rsidRPr="005B2BB6" w:rsidRDefault="005B2BB6">
      <w:pPr>
        <w:pStyle w:val="NormalBPBHEB"/>
        <w:numPr>
          <w:ilvl w:val="0"/>
          <w:numId w:val="170"/>
        </w:numPr>
        <w:pPrChange w:id="782" w:author="Arya" w:date="2025-03-03T17:26:00Z" w16du:dateUtc="2025-03-03T11:56:00Z">
          <w:pPr>
            <w:numPr>
              <w:ilvl w:val="1"/>
              <w:numId w:val="87"/>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Amazon DynamoDB</w:t>
      </w:r>
      <w:r w:rsidRPr="005B2BB6">
        <w:t>: Store vehicle data.</w:t>
      </w:r>
    </w:p>
    <w:p w14:paraId="6EAC747B" w14:textId="77777777" w:rsidR="005B2BB6" w:rsidRPr="005B2BB6" w:rsidRDefault="005B2BB6">
      <w:pPr>
        <w:pStyle w:val="NormalBPBHEB"/>
        <w:numPr>
          <w:ilvl w:val="0"/>
          <w:numId w:val="170"/>
        </w:numPr>
        <w:pPrChange w:id="783" w:author="Arya" w:date="2025-03-03T17:26:00Z" w16du:dateUtc="2025-03-03T11:56:00Z">
          <w:pPr>
            <w:numPr>
              <w:ilvl w:val="1"/>
              <w:numId w:val="87"/>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 xml:space="preserve">Amazon </w:t>
      </w:r>
      <w:proofErr w:type="spellStart"/>
      <w:r w:rsidRPr="005B2BB6">
        <w:rPr>
          <w:b/>
          <w:bCs/>
        </w:rPr>
        <w:t>QuickSight</w:t>
      </w:r>
      <w:proofErr w:type="spellEnd"/>
      <w:r w:rsidRPr="005B2BB6">
        <w:t>: Visualize performance metrics and route optimization.</w:t>
      </w:r>
    </w:p>
    <w:p w14:paraId="68FD9728" w14:textId="07DD0FD8" w:rsidR="005B2BB6" w:rsidRPr="00081A17" w:rsidRDefault="005B2BB6">
      <w:pPr>
        <w:pStyle w:val="NormalBPBHEB"/>
        <w:rPr>
          <w:b/>
          <w:bCs/>
          <w:rPrChange w:id="784" w:author="Arya" w:date="2025-03-03T17:27:00Z" w16du:dateUtc="2025-03-03T11:57:00Z">
            <w:rPr/>
          </w:rPrChange>
        </w:rPr>
        <w:pPrChange w:id="785" w:author="Arya" w:date="2025-03-03T17:27:00Z" w16du:dateUtc="2025-03-03T11:57:00Z">
          <w:pPr>
            <w:pStyle w:val="Heading3"/>
          </w:pPr>
        </w:pPrChange>
      </w:pPr>
      <w:r w:rsidRPr="00081A17">
        <w:rPr>
          <w:b/>
          <w:bCs/>
          <w:rPrChange w:id="786" w:author="Arya" w:date="2025-03-03T17:27:00Z" w16du:dateUtc="2025-03-03T11:57:00Z">
            <w:rPr/>
          </w:rPrChange>
        </w:rPr>
        <w:lastRenderedPageBreak/>
        <w:t>Well-</w:t>
      </w:r>
      <w:ins w:id="787" w:author="Arya" w:date="2025-03-03T17:27:00Z" w16du:dateUtc="2025-03-03T11:57:00Z">
        <w:r w:rsidR="00081A17">
          <w:rPr>
            <w:b/>
            <w:bCs/>
          </w:rPr>
          <w:t>a</w:t>
        </w:r>
      </w:ins>
      <w:del w:id="788" w:author="Arya" w:date="2025-03-03T17:27:00Z" w16du:dateUtc="2025-03-03T11:57:00Z">
        <w:r w:rsidRPr="00081A17" w:rsidDel="00081A17">
          <w:rPr>
            <w:b/>
            <w:bCs/>
            <w:rPrChange w:id="789" w:author="Arya" w:date="2025-03-03T17:27:00Z" w16du:dateUtc="2025-03-03T11:57:00Z">
              <w:rPr/>
            </w:rPrChange>
          </w:rPr>
          <w:delText>A</w:delText>
        </w:r>
      </w:del>
      <w:r w:rsidRPr="00081A17">
        <w:rPr>
          <w:b/>
          <w:bCs/>
          <w:rPrChange w:id="790" w:author="Arya" w:date="2025-03-03T17:27:00Z" w16du:dateUtc="2025-03-03T11:57:00Z">
            <w:rPr/>
          </w:rPrChange>
        </w:rPr>
        <w:t xml:space="preserve">rchitected </w:t>
      </w:r>
      <w:ins w:id="791" w:author="Arya" w:date="2025-03-03T17:27:00Z" w16du:dateUtc="2025-03-03T11:57:00Z">
        <w:r w:rsidR="00081A17">
          <w:rPr>
            <w:b/>
            <w:bCs/>
          </w:rPr>
          <w:t>p</w:t>
        </w:r>
      </w:ins>
      <w:del w:id="792" w:author="Arya" w:date="2025-03-03T17:27:00Z" w16du:dateUtc="2025-03-03T11:57:00Z">
        <w:r w:rsidRPr="00081A17" w:rsidDel="00081A17">
          <w:rPr>
            <w:b/>
            <w:bCs/>
            <w:rPrChange w:id="793" w:author="Arya" w:date="2025-03-03T17:27:00Z" w16du:dateUtc="2025-03-03T11:57:00Z">
              <w:rPr/>
            </w:rPrChange>
          </w:rPr>
          <w:delText>P</w:delText>
        </w:r>
      </w:del>
      <w:r w:rsidRPr="00081A17">
        <w:rPr>
          <w:b/>
          <w:bCs/>
          <w:rPrChange w:id="794" w:author="Arya" w:date="2025-03-03T17:27:00Z" w16du:dateUtc="2025-03-03T11:57:00Z">
            <w:rPr/>
          </w:rPrChange>
        </w:rPr>
        <w:t>illars</w:t>
      </w:r>
      <w:ins w:id="795" w:author="Arya" w:date="2025-03-03T17:27:00Z" w16du:dateUtc="2025-03-03T11:57:00Z">
        <w:r w:rsidR="003304CE">
          <w:rPr>
            <w:b/>
            <w:bCs/>
          </w:rPr>
          <w:t>:</w:t>
        </w:r>
      </w:ins>
      <w:del w:id="796" w:author="Arya" w:date="2025-03-03T17:27:00Z" w16du:dateUtc="2025-03-03T11:57:00Z">
        <w:r w:rsidRPr="00081A17" w:rsidDel="00081A17">
          <w:rPr>
            <w:b/>
            <w:bCs/>
            <w:rPrChange w:id="797" w:author="Arya" w:date="2025-03-03T17:27:00Z" w16du:dateUtc="2025-03-03T11:57:00Z">
              <w:rPr/>
            </w:rPrChange>
          </w:rPr>
          <w:delText>:</w:delText>
        </w:r>
      </w:del>
    </w:p>
    <w:p w14:paraId="639CB8C3" w14:textId="7F59ABE4" w:rsidR="005B2BB6" w:rsidRPr="005B2BB6" w:rsidRDefault="005B2BB6">
      <w:pPr>
        <w:pStyle w:val="NormalBPBHEB"/>
        <w:numPr>
          <w:ilvl w:val="0"/>
          <w:numId w:val="172"/>
        </w:numPr>
        <w:pPrChange w:id="798" w:author="Arya" w:date="2025-03-03T17:27:00Z" w16du:dateUtc="2025-03-03T11:57:00Z">
          <w:pPr>
            <w:numPr>
              <w:numId w:val="88"/>
            </w:numPr>
            <w:pBdr>
              <w:top w:val="nil"/>
              <w:left w:val="nil"/>
              <w:bottom w:val="nil"/>
              <w:right w:val="nil"/>
              <w:between w:val="nil"/>
            </w:pBdr>
            <w:shd w:val="clear" w:color="auto" w:fill="FFFFFF"/>
            <w:tabs>
              <w:tab w:val="num" w:pos="720"/>
            </w:tabs>
            <w:spacing w:after="0" w:line="276" w:lineRule="auto"/>
            <w:ind w:left="720" w:hanging="360"/>
            <w:jc w:val="both"/>
          </w:pPr>
        </w:pPrChange>
      </w:pPr>
      <w:commentRangeStart w:id="799"/>
      <w:r w:rsidRPr="005B2BB6">
        <w:rPr>
          <w:b/>
          <w:bCs/>
        </w:rPr>
        <w:t xml:space="preserve">Operational </w:t>
      </w:r>
      <w:ins w:id="800" w:author="Arya" w:date="2025-03-03T17:27:00Z" w16du:dateUtc="2025-03-03T11:57:00Z">
        <w:r w:rsidR="001E2DBF">
          <w:rPr>
            <w:b/>
            <w:bCs/>
          </w:rPr>
          <w:t>e</w:t>
        </w:r>
      </w:ins>
      <w:del w:id="801" w:author="Arya" w:date="2025-03-03T17:27:00Z" w16du:dateUtc="2025-03-03T11:57:00Z">
        <w:r w:rsidRPr="005B2BB6" w:rsidDel="001E2DBF">
          <w:rPr>
            <w:b/>
            <w:bCs/>
          </w:rPr>
          <w:delText>E</w:delText>
        </w:r>
      </w:del>
      <w:r w:rsidRPr="005B2BB6">
        <w:rPr>
          <w:b/>
          <w:bCs/>
        </w:rPr>
        <w:t>xcellence</w:t>
      </w:r>
      <w:commentRangeEnd w:id="799"/>
      <w:r w:rsidR="003304CE">
        <w:rPr>
          <w:rStyle w:val="CommentReference"/>
          <w:rFonts w:asciiTheme="minorHAnsi" w:eastAsiaTheme="minorHAnsi" w:hAnsiTheme="minorHAnsi" w:cstheme="minorBidi"/>
        </w:rPr>
        <w:commentReference w:id="799"/>
      </w:r>
      <w:r w:rsidRPr="005B2BB6">
        <w:t>: Use CloudWatch for monitoring and alerts to ensure system health.</w:t>
      </w:r>
    </w:p>
    <w:p w14:paraId="0E690BE0" w14:textId="77777777" w:rsidR="005B2BB6" w:rsidRPr="005B2BB6" w:rsidRDefault="005B2BB6">
      <w:pPr>
        <w:pStyle w:val="NormalBPBHEB"/>
        <w:numPr>
          <w:ilvl w:val="0"/>
          <w:numId w:val="172"/>
        </w:numPr>
        <w:pPrChange w:id="802" w:author="Arya" w:date="2025-03-03T17:27:00Z" w16du:dateUtc="2025-03-03T11:57:00Z">
          <w:pPr>
            <w:numPr>
              <w:numId w:val="88"/>
            </w:numPr>
            <w:pBdr>
              <w:top w:val="nil"/>
              <w:left w:val="nil"/>
              <w:bottom w:val="nil"/>
              <w:right w:val="nil"/>
              <w:between w:val="nil"/>
            </w:pBdr>
            <w:shd w:val="clear" w:color="auto" w:fill="FFFFFF"/>
            <w:tabs>
              <w:tab w:val="num" w:pos="720"/>
            </w:tabs>
            <w:spacing w:after="0" w:line="276" w:lineRule="auto"/>
            <w:ind w:left="720" w:hanging="360"/>
            <w:jc w:val="both"/>
          </w:pPr>
        </w:pPrChange>
      </w:pPr>
      <w:r w:rsidRPr="005B2BB6">
        <w:rPr>
          <w:b/>
          <w:bCs/>
        </w:rPr>
        <w:t>Security</w:t>
      </w:r>
      <w:r w:rsidRPr="005B2BB6">
        <w:t>: Secure data transmission using AWS IoT Device Defender and AWS IoT policies.</w:t>
      </w:r>
    </w:p>
    <w:p w14:paraId="6EF94D97" w14:textId="6476CBE7" w:rsidR="005B2BB6" w:rsidRPr="005B2BB6" w:rsidRDefault="005B2BB6">
      <w:pPr>
        <w:pStyle w:val="NormalBPBHEB"/>
        <w:numPr>
          <w:ilvl w:val="0"/>
          <w:numId w:val="172"/>
        </w:numPr>
        <w:pPrChange w:id="803" w:author="Arya" w:date="2025-03-03T17:27:00Z" w16du:dateUtc="2025-03-03T11:57:00Z">
          <w:pPr>
            <w:numPr>
              <w:numId w:val="88"/>
            </w:numPr>
            <w:pBdr>
              <w:top w:val="nil"/>
              <w:left w:val="nil"/>
              <w:bottom w:val="nil"/>
              <w:right w:val="nil"/>
              <w:between w:val="nil"/>
            </w:pBdr>
            <w:shd w:val="clear" w:color="auto" w:fill="FFFFFF"/>
            <w:tabs>
              <w:tab w:val="num" w:pos="720"/>
            </w:tabs>
            <w:spacing w:after="0" w:line="276" w:lineRule="auto"/>
            <w:ind w:left="720" w:hanging="360"/>
            <w:jc w:val="both"/>
          </w:pPr>
        </w:pPrChange>
      </w:pPr>
      <w:r w:rsidRPr="005B2BB6">
        <w:rPr>
          <w:b/>
          <w:bCs/>
        </w:rPr>
        <w:t xml:space="preserve">Performance </w:t>
      </w:r>
      <w:ins w:id="804" w:author="Arya" w:date="2025-03-03T17:27:00Z" w16du:dateUtc="2025-03-03T11:57:00Z">
        <w:r w:rsidR="001E2DBF">
          <w:rPr>
            <w:b/>
            <w:bCs/>
          </w:rPr>
          <w:t>e</w:t>
        </w:r>
      </w:ins>
      <w:del w:id="805" w:author="Arya" w:date="2025-03-03T17:27:00Z" w16du:dateUtc="2025-03-03T11:57:00Z">
        <w:r w:rsidRPr="005B2BB6" w:rsidDel="001E2DBF">
          <w:rPr>
            <w:b/>
            <w:bCs/>
          </w:rPr>
          <w:delText>E</w:delText>
        </w:r>
      </w:del>
      <w:r w:rsidRPr="005B2BB6">
        <w:rPr>
          <w:b/>
          <w:bCs/>
        </w:rPr>
        <w:t>fficiency</w:t>
      </w:r>
      <w:r w:rsidRPr="005B2BB6">
        <w:t xml:space="preserve">: Utilize Lambda to </w:t>
      </w:r>
      <w:r w:rsidR="00E7468F" w:rsidRPr="005B2BB6">
        <w:t>manage</w:t>
      </w:r>
      <w:r w:rsidRPr="005B2BB6">
        <w:t xml:space="preserve"> bursts of traffic dynamically.</w:t>
      </w:r>
    </w:p>
    <w:p w14:paraId="6D22830D" w14:textId="7990A5F5" w:rsidR="005B2BB6" w:rsidRPr="005B2BB6" w:rsidRDefault="005B2BB6">
      <w:pPr>
        <w:pStyle w:val="NormalBPBHEB"/>
        <w:numPr>
          <w:ilvl w:val="0"/>
          <w:numId w:val="172"/>
        </w:numPr>
        <w:pPrChange w:id="806" w:author="Arya" w:date="2025-03-03T17:27:00Z" w16du:dateUtc="2025-03-03T11:57:00Z">
          <w:pPr>
            <w:numPr>
              <w:numId w:val="88"/>
            </w:numPr>
            <w:pBdr>
              <w:top w:val="nil"/>
              <w:left w:val="nil"/>
              <w:bottom w:val="nil"/>
              <w:right w:val="nil"/>
              <w:between w:val="nil"/>
            </w:pBdr>
            <w:shd w:val="clear" w:color="auto" w:fill="FFFFFF"/>
            <w:tabs>
              <w:tab w:val="num" w:pos="720"/>
            </w:tabs>
            <w:spacing w:after="0" w:line="276" w:lineRule="auto"/>
            <w:ind w:left="720" w:hanging="360"/>
            <w:jc w:val="both"/>
          </w:pPr>
        </w:pPrChange>
      </w:pPr>
      <w:r w:rsidRPr="005B2BB6">
        <w:rPr>
          <w:b/>
          <w:bCs/>
        </w:rPr>
        <w:t xml:space="preserve">Cost </w:t>
      </w:r>
      <w:ins w:id="807" w:author="Arya" w:date="2025-03-03T17:27:00Z" w16du:dateUtc="2025-03-03T11:57:00Z">
        <w:r w:rsidR="001E2DBF">
          <w:rPr>
            <w:b/>
            <w:bCs/>
          </w:rPr>
          <w:t>o</w:t>
        </w:r>
      </w:ins>
      <w:del w:id="808" w:author="Arya" w:date="2025-03-03T17:27:00Z" w16du:dateUtc="2025-03-03T11:57:00Z">
        <w:r w:rsidRPr="005B2BB6" w:rsidDel="001E2DBF">
          <w:rPr>
            <w:b/>
            <w:bCs/>
          </w:rPr>
          <w:delText>O</w:delText>
        </w:r>
      </w:del>
      <w:r w:rsidRPr="005B2BB6">
        <w:rPr>
          <w:b/>
          <w:bCs/>
        </w:rPr>
        <w:t>ptimization</w:t>
      </w:r>
      <w:r w:rsidRPr="005B2BB6">
        <w:t>: Optimize Lambda costs using event-driven architecture.</w:t>
      </w:r>
    </w:p>
    <w:p w14:paraId="600A8AD3" w14:textId="28E3981D" w:rsidR="005B2BB6" w:rsidRPr="005B2BB6" w:rsidRDefault="005B2BB6">
      <w:pPr>
        <w:pStyle w:val="Heading3BPBHEB"/>
        <w:pPrChange w:id="809" w:author="Arya" w:date="2025-03-03T17:28:00Z" w16du:dateUtc="2025-03-03T11:58:00Z">
          <w:pPr>
            <w:pStyle w:val="Heading1"/>
          </w:pPr>
        </w:pPrChange>
      </w:pPr>
      <w:commentRangeStart w:id="810"/>
      <w:del w:id="811" w:author="Arya" w:date="2025-03-03T17:28:00Z" w16du:dateUtc="2025-03-03T11:58:00Z">
        <w:r w:rsidRPr="005B2BB6" w:rsidDel="00454668">
          <w:delText xml:space="preserve">2. </w:delText>
        </w:r>
      </w:del>
      <w:r w:rsidRPr="005B2BB6">
        <w:t xml:space="preserve">Home </w:t>
      </w:r>
      <w:ins w:id="812" w:author="Arya" w:date="2025-03-03T17:31:00Z" w16du:dateUtc="2025-03-03T12:01:00Z">
        <w:r w:rsidR="005105A3">
          <w:t>d</w:t>
        </w:r>
      </w:ins>
      <w:del w:id="813" w:author="Arya" w:date="2025-03-03T17:31:00Z" w16du:dateUtc="2025-03-03T12:01:00Z">
        <w:r w:rsidRPr="005B2BB6" w:rsidDel="005105A3">
          <w:delText>D</w:delText>
        </w:r>
      </w:del>
      <w:r w:rsidRPr="005B2BB6">
        <w:t>evices (Energy Consumption Monitoring)</w:t>
      </w:r>
      <w:commentRangeEnd w:id="810"/>
      <w:r w:rsidR="005105A3">
        <w:rPr>
          <w:rStyle w:val="CommentReference"/>
          <w:rFonts w:asciiTheme="minorHAnsi" w:eastAsiaTheme="minorHAnsi" w:hAnsiTheme="minorHAnsi" w:cstheme="minorBidi"/>
          <w:b w:val="0"/>
          <w:color w:val="auto"/>
          <w:lang w:val="en-US"/>
        </w:rPr>
        <w:commentReference w:id="810"/>
      </w:r>
    </w:p>
    <w:p w14:paraId="0F7C994C" w14:textId="77777777" w:rsidR="005B2BB6" w:rsidRPr="005B2BB6" w:rsidRDefault="005B2BB6">
      <w:pPr>
        <w:pStyle w:val="NormalBPBHEB"/>
        <w:numPr>
          <w:ilvl w:val="0"/>
          <w:numId w:val="173"/>
        </w:numPr>
        <w:pPrChange w:id="814" w:author="Arya" w:date="2025-03-03T17:31:00Z" w16du:dateUtc="2025-03-03T12:01:00Z">
          <w:pPr>
            <w:numPr>
              <w:numId w:val="89"/>
            </w:numPr>
            <w:pBdr>
              <w:top w:val="nil"/>
              <w:left w:val="nil"/>
              <w:bottom w:val="nil"/>
              <w:right w:val="nil"/>
              <w:between w:val="nil"/>
            </w:pBdr>
            <w:shd w:val="clear" w:color="auto" w:fill="FFFFFF"/>
            <w:tabs>
              <w:tab w:val="num" w:pos="720"/>
            </w:tabs>
            <w:spacing w:after="0" w:line="276" w:lineRule="auto"/>
            <w:ind w:left="720" w:hanging="360"/>
            <w:jc w:val="both"/>
          </w:pPr>
        </w:pPrChange>
      </w:pPr>
      <w:commentRangeStart w:id="815"/>
      <w:r w:rsidRPr="005B2BB6">
        <w:rPr>
          <w:b/>
          <w:bCs/>
        </w:rPr>
        <w:t>Objective</w:t>
      </w:r>
      <w:r w:rsidRPr="005B2BB6">
        <w:t xml:space="preserve">: </w:t>
      </w:r>
      <w:commentRangeEnd w:id="815"/>
      <w:r w:rsidR="005105A3">
        <w:rPr>
          <w:rStyle w:val="CommentReference"/>
          <w:rFonts w:asciiTheme="minorHAnsi" w:eastAsiaTheme="minorHAnsi" w:hAnsiTheme="minorHAnsi" w:cstheme="minorBidi"/>
        </w:rPr>
        <w:commentReference w:id="815"/>
      </w:r>
      <w:r w:rsidRPr="005B2BB6">
        <w:t xml:space="preserve">Enable smart meters for tracking energy usage in homes and </w:t>
      </w:r>
      <w:proofErr w:type="gramStart"/>
      <w:r w:rsidRPr="005B2BB6">
        <w:t>provide</w:t>
      </w:r>
      <w:proofErr w:type="gramEnd"/>
      <w:r w:rsidRPr="005B2BB6">
        <w:t xml:space="preserve"> actionable insights to consumers.</w:t>
      </w:r>
    </w:p>
    <w:p w14:paraId="3A11A784" w14:textId="77777777" w:rsidR="005B2BB6" w:rsidRPr="005B2BB6" w:rsidRDefault="005B2BB6">
      <w:pPr>
        <w:pStyle w:val="NormalBPBHEB"/>
        <w:numPr>
          <w:ilvl w:val="0"/>
          <w:numId w:val="173"/>
        </w:numPr>
        <w:pPrChange w:id="816" w:author="Arya" w:date="2025-03-03T17:31:00Z" w16du:dateUtc="2025-03-03T12:01:00Z">
          <w:pPr>
            <w:numPr>
              <w:numId w:val="89"/>
            </w:numPr>
            <w:pBdr>
              <w:top w:val="nil"/>
              <w:left w:val="nil"/>
              <w:bottom w:val="nil"/>
              <w:right w:val="nil"/>
              <w:between w:val="nil"/>
            </w:pBdr>
            <w:shd w:val="clear" w:color="auto" w:fill="FFFFFF"/>
            <w:tabs>
              <w:tab w:val="num" w:pos="720"/>
            </w:tabs>
            <w:spacing w:after="0" w:line="276" w:lineRule="auto"/>
            <w:ind w:left="720" w:hanging="360"/>
            <w:jc w:val="both"/>
          </w:pPr>
        </w:pPrChange>
      </w:pPr>
      <w:r w:rsidRPr="005B2BB6">
        <w:t>AWS Services:</w:t>
      </w:r>
    </w:p>
    <w:p w14:paraId="5254418D" w14:textId="77777777" w:rsidR="005B2BB6" w:rsidRPr="005B2BB6" w:rsidRDefault="005B2BB6">
      <w:pPr>
        <w:pStyle w:val="NormalBPBHEB"/>
        <w:numPr>
          <w:ilvl w:val="0"/>
          <w:numId w:val="175"/>
        </w:numPr>
        <w:pPrChange w:id="817" w:author="Arya" w:date="2025-03-03T17:32:00Z" w16du:dateUtc="2025-03-03T12:02:00Z">
          <w:pPr>
            <w:numPr>
              <w:ilvl w:val="1"/>
              <w:numId w:val="89"/>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AWS IoT Core</w:t>
      </w:r>
      <w:r w:rsidRPr="005B2BB6">
        <w:t>: Connect and manage smart energy meters.</w:t>
      </w:r>
    </w:p>
    <w:p w14:paraId="0563ACD2" w14:textId="77777777" w:rsidR="005B2BB6" w:rsidRPr="005B2BB6" w:rsidRDefault="005B2BB6">
      <w:pPr>
        <w:pStyle w:val="NormalBPBHEB"/>
        <w:numPr>
          <w:ilvl w:val="0"/>
          <w:numId w:val="175"/>
        </w:numPr>
        <w:pPrChange w:id="818" w:author="Arya" w:date="2025-03-03T17:32:00Z" w16du:dateUtc="2025-03-03T12:02:00Z">
          <w:pPr>
            <w:numPr>
              <w:ilvl w:val="1"/>
              <w:numId w:val="89"/>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AWS Greengrass</w:t>
      </w:r>
      <w:r w:rsidRPr="005B2BB6">
        <w:t>: Edge computing for local device processing and interaction with cloud.</w:t>
      </w:r>
    </w:p>
    <w:p w14:paraId="5BE9ABA9" w14:textId="77777777" w:rsidR="005B2BB6" w:rsidRPr="005B2BB6" w:rsidRDefault="005B2BB6">
      <w:pPr>
        <w:pStyle w:val="NormalBPBHEB"/>
        <w:numPr>
          <w:ilvl w:val="0"/>
          <w:numId w:val="175"/>
        </w:numPr>
        <w:pPrChange w:id="819" w:author="Arya" w:date="2025-03-03T17:32:00Z" w16du:dateUtc="2025-03-03T12:02:00Z">
          <w:pPr>
            <w:numPr>
              <w:ilvl w:val="1"/>
              <w:numId w:val="89"/>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Amazon S3</w:t>
      </w:r>
      <w:r w:rsidRPr="005B2BB6">
        <w:t>: Store large datasets of consumption history.</w:t>
      </w:r>
    </w:p>
    <w:p w14:paraId="2E6B5527" w14:textId="77777777" w:rsidR="005B2BB6" w:rsidRPr="005B2BB6" w:rsidRDefault="005B2BB6">
      <w:pPr>
        <w:pStyle w:val="NormalBPBHEB"/>
        <w:numPr>
          <w:ilvl w:val="0"/>
          <w:numId w:val="175"/>
        </w:numPr>
        <w:pPrChange w:id="820" w:author="Arya" w:date="2025-03-03T17:32:00Z" w16du:dateUtc="2025-03-03T12:02:00Z">
          <w:pPr>
            <w:numPr>
              <w:ilvl w:val="1"/>
              <w:numId w:val="89"/>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 xml:space="preserve">Amazon </w:t>
      </w:r>
      <w:proofErr w:type="spellStart"/>
      <w:r w:rsidRPr="005B2BB6">
        <w:rPr>
          <w:b/>
          <w:bCs/>
        </w:rPr>
        <w:t>SageMaker</w:t>
      </w:r>
      <w:proofErr w:type="spellEnd"/>
      <w:r w:rsidRPr="005B2BB6">
        <w:t>: Apply machine learning to predict energy usage trends.</w:t>
      </w:r>
    </w:p>
    <w:p w14:paraId="66AE7C14" w14:textId="77777777" w:rsidR="005B2BB6" w:rsidRPr="005B2BB6" w:rsidRDefault="005B2BB6">
      <w:pPr>
        <w:pStyle w:val="NormalBPBHEB"/>
        <w:numPr>
          <w:ilvl w:val="0"/>
          <w:numId w:val="175"/>
        </w:numPr>
        <w:pPrChange w:id="821" w:author="Arya" w:date="2025-03-03T17:32:00Z" w16du:dateUtc="2025-03-03T12:02:00Z">
          <w:pPr>
            <w:numPr>
              <w:ilvl w:val="1"/>
              <w:numId w:val="89"/>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AWS Glue</w:t>
      </w:r>
      <w:r w:rsidRPr="005B2BB6">
        <w:t>: ETL for integrating and cleaning data from various sources.</w:t>
      </w:r>
    </w:p>
    <w:p w14:paraId="4EDAECF9" w14:textId="53F6B3D8" w:rsidR="005B2BB6" w:rsidRPr="00261ABB" w:rsidRDefault="005B2BB6">
      <w:pPr>
        <w:pStyle w:val="NormalBPBHEB"/>
        <w:rPr>
          <w:rFonts w:asciiTheme="minorHAnsi" w:eastAsiaTheme="minorHAnsi" w:hAnsiTheme="minorHAnsi" w:cstheme="minorBidi"/>
          <w:b/>
          <w:bCs/>
          <w:rPrChange w:id="822" w:author="Arya" w:date="2025-03-03T17:32:00Z" w16du:dateUtc="2025-03-03T12:02:00Z">
            <w:rPr/>
          </w:rPrChange>
        </w:rPr>
        <w:pPrChange w:id="823" w:author="Arya" w:date="2025-03-03T17:32:00Z" w16du:dateUtc="2025-03-03T12:02:00Z">
          <w:pPr>
            <w:pStyle w:val="Heading3"/>
          </w:pPr>
        </w:pPrChange>
      </w:pPr>
      <w:r w:rsidRPr="00261ABB">
        <w:rPr>
          <w:b/>
          <w:bCs/>
          <w:rPrChange w:id="824" w:author="Arya" w:date="2025-03-03T17:32:00Z" w16du:dateUtc="2025-03-03T12:02:00Z">
            <w:rPr/>
          </w:rPrChange>
        </w:rPr>
        <w:t>Well-</w:t>
      </w:r>
      <w:ins w:id="825" w:author="Arya" w:date="2025-03-03T17:32:00Z" w16du:dateUtc="2025-03-03T12:02:00Z">
        <w:r w:rsidR="00867BDF" w:rsidRPr="00261ABB">
          <w:rPr>
            <w:b/>
            <w:bCs/>
            <w:rPrChange w:id="826" w:author="Arya" w:date="2025-03-03T17:32:00Z" w16du:dateUtc="2025-03-03T12:02:00Z">
              <w:rPr/>
            </w:rPrChange>
          </w:rPr>
          <w:t>a</w:t>
        </w:r>
      </w:ins>
      <w:del w:id="827" w:author="Arya" w:date="2025-03-03T17:32:00Z" w16du:dateUtc="2025-03-03T12:02:00Z">
        <w:r w:rsidRPr="00261ABB" w:rsidDel="00867BDF">
          <w:rPr>
            <w:b/>
            <w:bCs/>
            <w:rPrChange w:id="828" w:author="Arya" w:date="2025-03-03T17:32:00Z" w16du:dateUtc="2025-03-03T12:02:00Z">
              <w:rPr/>
            </w:rPrChange>
          </w:rPr>
          <w:delText>A</w:delText>
        </w:r>
      </w:del>
      <w:r w:rsidRPr="00261ABB">
        <w:rPr>
          <w:b/>
          <w:bCs/>
          <w:rPrChange w:id="829" w:author="Arya" w:date="2025-03-03T17:32:00Z" w16du:dateUtc="2025-03-03T12:02:00Z">
            <w:rPr/>
          </w:rPrChange>
        </w:rPr>
        <w:t xml:space="preserve">rchitected </w:t>
      </w:r>
      <w:ins w:id="830" w:author="Arya" w:date="2025-03-03T17:32:00Z" w16du:dateUtc="2025-03-03T12:02:00Z">
        <w:r w:rsidR="00867BDF" w:rsidRPr="00261ABB">
          <w:rPr>
            <w:b/>
            <w:bCs/>
            <w:rPrChange w:id="831" w:author="Arya" w:date="2025-03-03T17:32:00Z" w16du:dateUtc="2025-03-03T12:02:00Z">
              <w:rPr/>
            </w:rPrChange>
          </w:rPr>
          <w:t>p</w:t>
        </w:r>
      </w:ins>
      <w:del w:id="832" w:author="Arya" w:date="2025-03-03T17:32:00Z" w16du:dateUtc="2025-03-03T12:02:00Z">
        <w:r w:rsidRPr="00261ABB" w:rsidDel="00867BDF">
          <w:rPr>
            <w:b/>
            <w:bCs/>
            <w:rPrChange w:id="833" w:author="Arya" w:date="2025-03-03T17:32:00Z" w16du:dateUtc="2025-03-03T12:02:00Z">
              <w:rPr/>
            </w:rPrChange>
          </w:rPr>
          <w:delText>P</w:delText>
        </w:r>
      </w:del>
      <w:r w:rsidRPr="00261ABB">
        <w:rPr>
          <w:b/>
          <w:bCs/>
          <w:rPrChange w:id="834" w:author="Arya" w:date="2025-03-03T17:32:00Z" w16du:dateUtc="2025-03-03T12:02:00Z">
            <w:rPr/>
          </w:rPrChange>
        </w:rPr>
        <w:t>illars</w:t>
      </w:r>
      <w:ins w:id="835" w:author="Arya" w:date="2025-03-03T17:32:00Z" w16du:dateUtc="2025-03-03T12:02:00Z">
        <w:r w:rsidR="00261ABB">
          <w:rPr>
            <w:rFonts w:asciiTheme="minorHAnsi" w:eastAsiaTheme="minorHAnsi" w:hAnsiTheme="minorHAnsi" w:cstheme="minorBidi"/>
            <w:b/>
            <w:bCs/>
          </w:rPr>
          <w:t>:</w:t>
        </w:r>
      </w:ins>
      <w:del w:id="836" w:author="Arya" w:date="2025-03-03T17:32:00Z" w16du:dateUtc="2025-03-03T12:02:00Z">
        <w:r w:rsidRPr="00261ABB" w:rsidDel="00867BDF">
          <w:rPr>
            <w:rFonts w:asciiTheme="minorHAnsi" w:eastAsiaTheme="minorHAnsi" w:hAnsiTheme="minorHAnsi" w:cstheme="minorBidi"/>
            <w:b/>
            <w:bCs/>
            <w:rPrChange w:id="837" w:author="Arya" w:date="2025-03-03T17:32:00Z" w16du:dateUtc="2025-03-03T12:02:00Z">
              <w:rPr/>
            </w:rPrChange>
          </w:rPr>
          <w:delText>:</w:delText>
        </w:r>
      </w:del>
    </w:p>
    <w:p w14:paraId="3FC1E0E7" w14:textId="6ACC2612" w:rsidR="005B2BB6" w:rsidRPr="005B2BB6" w:rsidRDefault="005B2BB6">
      <w:pPr>
        <w:pStyle w:val="NormalBPBHEB"/>
        <w:numPr>
          <w:ilvl w:val="0"/>
          <w:numId w:val="177"/>
        </w:numPr>
        <w:pPrChange w:id="838" w:author="Arya" w:date="2025-03-03T17:33:00Z" w16du:dateUtc="2025-03-03T12:03:00Z">
          <w:pPr>
            <w:numPr>
              <w:numId w:val="90"/>
            </w:numPr>
            <w:pBdr>
              <w:top w:val="nil"/>
              <w:left w:val="nil"/>
              <w:bottom w:val="nil"/>
              <w:right w:val="nil"/>
              <w:between w:val="nil"/>
            </w:pBdr>
            <w:shd w:val="clear" w:color="auto" w:fill="FFFFFF"/>
            <w:tabs>
              <w:tab w:val="num" w:pos="720"/>
            </w:tabs>
            <w:spacing w:after="0" w:line="276" w:lineRule="auto"/>
            <w:ind w:left="720" w:hanging="360"/>
            <w:jc w:val="both"/>
          </w:pPr>
        </w:pPrChange>
      </w:pPr>
      <w:r w:rsidRPr="005B2BB6">
        <w:rPr>
          <w:b/>
          <w:bCs/>
        </w:rPr>
        <w:t>Reliability</w:t>
      </w:r>
      <w:r w:rsidRPr="005B2BB6">
        <w:t xml:space="preserve">: Use AWS Backup for data </w:t>
      </w:r>
      <w:r w:rsidR="00B10EED" w:rsidRPr="005B2BB6">
        <w:t>recovery and</w:t>
      </w:r>
      <w:r w:rsidRPr="005B2BB6">
        <w:t xml:space="preserve"> implement auto-scaling for IoT services.</w:t>
      </w:r>
    </w:p>
    <w:p w14:paraId="0BDDCC99" w14:textId="5FF2AE6C" w:rsidR="005B2BB6" w:rsidRPr="005B2BB6" w:rsidRDefault="005B2BB6">
      <w:pPr>
        <w:pStyle w:val="NormalBPBHEB"/>
        <w:numPr>
          <w:ilvl w:val="0"/>
          <w:numId w:val="177"/>
        </w:numPr>
        <w:pPrChange w:id="839" w:author="Arya" w:date="2025-03-03T17:33:00Z" w16du:dateUtc="2025-03-03T12:03:00Z">
          <w:pPr>
            <w:numPr>
              <w:numId w:val="90"/>
            </w:numPr>
            <w:pBdr>
              <w:top w:val="nil"/>
              <w:left w:val="nil"/>
              <w:bottom w:val="nil"/>
              <w:right w:val="nil"/>
              <w:between w:val="nil"/>
            </w:pBdr>
            <w:shd w:val="clear" w:color="auto" w:fill="FFFFFF"/>
            <w:tabs>
              <w:tab w:val="num" w:pos="720"/>
            </w:tabs>
            <w:spacing w:after="0" w:line="276" w:lineRule="auto"/>
            <w:ind w:left="720" w:hanging="360"/>
            <w:jc w:val="both"/>
          </w:pPr>
        </w:pPrChange>
      </w:pPr>
      <w:r w:rsidRPr="005B2BB6">
        <w:rPr>
          <w:b/>
          <w:bCs/>
        </w:rPr>
        <w:t xml:space="preserve">Cost </w:t>
      </w:r>
      <w:ins w:id="840" w:author="Arya" w:date="2025-03-03T17:32:00Z" w16du:dateUtc="2025-03-03T12:02:00Z">
        <w:r w:rsidR="00AC35AF">
          <w:rPr>
            <w:b/>
            <w:bCs/>
          </w:rPr>
          <w:t>o</w:t>
        </w:r>
      </w:ins>
      <w:del w:id="841" w:author="Arya" w:date="2025-03-03T17:32:00Z" w16du:dateUtc="2025-03-03T12:02:00Z">
        <w:r w:rsidRPr="005B2BB6" w:rsidDel="00AC35AF">
          <w:rPr>
            <w:b/>
            <w:bCs/>
          </w:rPr>
          <w:delText>O</w:delText>
        </w:r>
      </w:del>
      <w:r w:rsidRPr="005B2BB6">
        <w:rPr>
          <w:b/>
          <w:bCs/>
        </w:rPr>
        <w:t>ptimization</w:t>
      </w:r>
      <w:r w:rsidRPr="005B2BB6">
        <w:t>: Use S3 for low-cost, long-term storage.</w:t>
      </w:r>
    </w:p>
    <w:p w14:paraId="56FEB26B" w14:textId="77777777" w:rsidR="005B2BB6" w:rsidRPr="005B2BB6" w:rsidRDefault="005B2BB6">
      <w:pPr>
        <w:pStyle w:val="NormalBPBHEB"/>
        <w:numPr>
          <w:ilvl w:val="0"/>
          <w:numId w:val="177"/>
        </w:numPr>
        <w:pPrChange w:id="842" w:author="Arya" w:date="2025-03-03T17:33:00Z" w16du:dateUtc="2025-03-03T12:03:00Z">
          <w:pPr>
            <w:numPr>
              <w:numId w:val="90"/>
            </w:numPr>
            <w:pBdr>
              <w:top w:val="nil"/>
              <w:left w:val="nil"/>
              <w:bottom w:val="nil"/>
              <w:right w:val="nil"/>
              <w:between w:val="nil"/>
            </w:pBdr>
            <w:shd w:val="clear" w:color="auto" w:fill="FFFFFF"/>
            <w:tabs>
              <w:tab w:val="num" w:pos="720"/>
            </w:tabs>
            <w:spacing w:after="0" w:line="276" w:lineRule="auto"/>
            <w:ind w:left="720" w:hanging="360"/>
            <w:jc w:val="both"/>
          </w:pPr>
        </w:pPrChange>
      </w:pPr>
      <w:r w:rsidRPr="005B2BB6">
        <w:rPr>
          <w:b/>
          <w:bCs/>
        </w:rPr>
        <w:t>Security</w:t>
      </w:r>
      <w:r w:rsidRPr="005B2BB6">
        <w:t>: Implement encryption and access control on IoT data with AWS IoT Device Management and IAM roles.</w:t>
      </w:r>
    </w:p>
    <w:p w14:paraId="040F8C7D" w14:textId="74F06A0C" w:rsidR="005B2BB6" w:rsidRPr="005B2BB6" w:rsidRDefault="005B2BB6">
      <w:pPr>
        <w:pStyle w:val="Heading3BPBHEB"/>
        <w:pPrChange w:id="843" w:author="Arya" w:date="2025-03-03T17:33:00Z" w16du:dateUtc="2025-03-03T12:03:00Z">
          <w:pPr>
            <w:pStyle w:val="Heading1"/>
          </w:pPr>
        </w:pPrChange>
      </w:pPr>
      <w:commentRangeStart w:id="844"/>
      <w:del w:id="845" w:author="Arya" w:date="2025-03-03T17:33:00Z" w16du:dateUtc="2025-03-03T12:03:00Z">
        <w:r w:rsidRPr="005B2BB6" w:rsidDel="002A7757">
          <w:delText xml:space="preserve">3. </w:delText>
        </w:r>
      </w:del>
      <w:r w:rsidRPr="005B2BB6">
        <w:t xml:space="preserve">Smart </w:t>
      </w:r>
      <w:ins w:id="846" w:author="Arya" w:date="2025-03-03T17:33:00Z" w16du:dateUtc="2025-03-03T12:03:00Z">
        <w:r w:rsidR="002A7757">
          <w:t>ci</w:t>
        </w:r>
      </w:ins>
      <w:del w:id="847" w:author="Arya" w:date="2025-03-03T17:33:00Z" w16du:dateUtc="2025-03-03T12:03:00Z">
        <w:r w:rsidRPr="005B2BB6" w:rsidDel="002A7757">
          <w:delText>Ci</w:delText>
        </w:r>
      </w:del>
      <w:r w:rsidRPr="005B2BB6">
        <w:t xml:space="preserve">ty </w:t>
      </w:r>
      <w:ins w:id="848" w:author="Arya" w:date="2025-03-03T17:33:00Z" w16du:dateUtc="2025-03-03T12:03:00Z">
        <w:r w:rsidR="002A7757">
          <w:t>i</w:t>
        </w:r>
      </w:ins>
      <w:del w:id="849" w:author="Arya" w:date="2025-03-03T17:33:00Z" w16du:dateUtc="2025-03-03T12:03:00Z">
        <w:r w:rsidRPr="005B2BB6" w:rsidDel="002A7757">
          <w:delText>I</w:delText>
        </w:r>
      </w:del>
      <w:r w:rsidRPr="005B2BB6">
        <w:t>nfrastructure (General Platform and Services)</w:t>
      </w:r>
      <w:commentRangeEnd w:id="844"/>
      <w:r w:rsidR="002A7757">
        <w:rPr>
          <w:rStyle w:val="CommentReference"/>
          <w:rFonts w:asciiTheme="minorHAnsi" w:eastAsiaTheme="minorHAnsi" w:hAnsiTheme="minorHAnsi" w:cstheme="minorBidi"/>
          <w:b w:val="0"/>
          <w:color w:val="auto"/>
          <w:lang w:val="en-US"/>
        </w:rPr>
        <w:commentReference w:id="844"/>
      </w:r>
    </w:p>
    <w:p w14:paraId="638D542D" w14:textId="77777777" w:rsidR="005B2BB6" w:rsidRPr="005B2BB6" w:rsidRDefault="005B2BB6">
      <w:pPr>
        <w:pStyle w:val="NormalBPBHEB"/>
        <w:numPr>
          <w:ilvl w:val="0"/>
          <w:numId w:val="178"/>
        </w:numPr>
        <w:pPrChange w:id="850" w:author="Arya" w:date="2025-03-03T17:34:00Z" w16du:dateUtc="2025-03-03T12:04:00Z">
          <w:pPr>
            <w:numPr>
              <w:numId w:val="91"/>
            </w:numPr>
            <w:pBdr>
              <w:top w:val="nil"/>
              <w:left w:val="nil"/>
              <w:bottom w:val="nil"/>
              <w:right w:val="nil"/>
              <w:between w:val="nil"/>
            </w:pBdr>
            <w:shd w:val="clear" w:color="auto" w:fill="FFFFFF"/>
            <w:tabs>
              <w:tab w:val="num" w:pos="720"/>
            </w:tabs>
            <w:spacing w:after="0" w:line="276" w:lineRule="auto"/>
            <w:ind w:left="720" w:hanging="360"/>
            <w:jc w:val="both"/>
          </w:pPr>
        </w:pPrChange>
      </w:pPr>
      <w:r w:rsidRPr="005B2BB6">
        <w:rPr>
          <w:b/>
          <w:bCs/>
        </w:rPr>
        <w:t>Objective</w:t>
      </w:r>
      <w:r w:rsidRPr="005B2BB6">
        <w:t>: Provide a scalable and secure infrastructure for Smart City services, integrating various systems (e.g., traffic management, healthcare, environmental monitoring).</w:t>
      </w:r>
    </w:p>
    <w:p w14:paraId="3FE3281A" w14:textId="199F5EA6" w:rsidR="005B2BB6" w:rsidRPr="005B2BB6" w:rsidRDefault="005B2BB6">
      <w:pPr>
        <w:pStyle w:val="NormalBPBHEB"/>
        <w:numPr>
          <w:ilvl w:val="0"/>
          <w:numId w:val="178"/>
        </w:numPr>
        <w:pPrChange w:id="851" w:author="Arya" w:date="2025-03-03T17:34:00Z" w16du:dateUtc="2025-03-03T12:04:00Z">
          <w:pPr>
            <w:numPr>
              <w:numId w:val="91"/>
            </w:numPr>
            <w:pBdr>
              <w:top w:val="nil"/>
              <w:left w:val="nil"/>
              <w:bottom w:val="nil"/>
              <w:right w:val="nil"/>
              <w:between w:val="nil"/>
            </w:pBdr>
            <w:shd w:val="clear" w:color="auto" w:fill="FFFFFF"/>
            <w:tabs>
              <w:tab w:val="num" w:pos="720"/>
            </w:tabs>
            <w:spacing w:after="0" w:line="276" w:lineRule="auto"/>
            <w:ind w:left="720" w:hanging="360"/>
            <w:jc w:val="both"/>
          </w:pPr>
        </w:pPrChange>
      </w:pPr>
      <w:r w:rsidRPr="005B2BB6">
        <w:rPr>
          <w:b/>
          <w:bCs/>
        </w:rPr>
        <w:t xml:space="preserve">AWS </w:t>
      </w:r>
      <w:ins w:id="852" w:author="Arya" w:date="2025-03-03T17:34:00Z" w16du:dateUtc="2025-03-03T12:04:00Z">
        <w:r w:rsidR="002A7757">
          <w:rPr>
            <w:b/>
            <w:bCs/>
          </w:rPr>
          <w:t>s</w:t>
        </w:r>
      </w:ins>
      <w:del w:id="853" w:author="Arya" w:date="2025-03-03T17:34:00Z" w16du:dateUtc="2025-03-03T12:04:00Z">
        <w:r w:rsidRPr="005B2BB6" w:rsidDel="002A7757">
          <w:rPr>
            <w:b/>
            <w:bCs/>
          </w:rPr>
          <w:delText>S</w:delText>
        </w:r>
      </w:del>
      <w:r w:rsidRPr="005B2BB6">
        <w:rPr>
          <w:b/>
          <w:bCs/>
        </w:rPr>
        <w:t>ervices</w:t>
      </w:r>
      <w:r w:rsidRPr="005B2BB6">
        <w:t>:</w:t>
      </w:r>
    </w:p>
    <w:p w14:paraId="08863A8D" w14:textId="77777777" w:rsidR="005B2BB6" w:rsidRPr="005B2BB6" w:rsidRDefault="005B2BB6">
      <w:pPr>
        <w:pStyle w:val="NormalBPBHEB"/>
        <w:numPr>
          <w:ilvl w:val="0"/>
          <w:numId w:val="179"/>
        </w:numPr>
        <w:pPrChange w:id="854" w:author="Arya" w:date="2025-03-03T17:34:00Z" w16du:dateUtc="2025-03-03T12:04:00Z">
          <w:pPr>
            <w:numPr>
              <w:ilvl w:val="1"/>
              <w:numId w:val="91"/>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AWS CloudFormation</w:t>
      </w:r>
      <w:r w:rsidRPr="005B2BB6">
        <w:t xml:space="preserve">: Automate the </w:t>
      </w:r>
      <w:proofErr w:type="gramStart"/>
      <w:r w:rsidRPr="005B2BB6">
        <w:t>provisioning</w:t>
      </w:r>
      <w:proofErr w:type="gramEnd"/>
      <w:r w:rsidRPr="005B2BB6">
        <w:t xml:space="preserve"> of resources.</w:t>
      </w:r>
    </w:p>
    <w:p w14:paraId="2080E32E" w14:textId="77777777" w:rsidR="005B2BB6" w:rsidRPr="005B2BB6" w:rsidRDefault="005B2BB6">
      <w:pPr>
        <w:pStyle w:val="NormalBPBHEB"/>
        <w:numPr>
          <w:ilvl w:val="0"/>
          <w:numId w:val="179"/>
        </w:numPr>
        <w:pPrChange w:id="855" w:author="Arya" w:date="2025-03-03T17:34:00Z" w16du:dateUtc="2025-03-03T12:04:00Z">
          <w:pPr>
            <w:numPr>
              <w:ilvl w:val="1"/>
              <w:numId w:val="91"/>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Amazon RDS</w:t>
      </w:r>
      <w:r w:rsidRPr="005B2BB6">
        <w:t>: Centralized relational data storage for city services.</w:t>
      </w:r>
    </w:p>
    <w:p w14:paraId="0B9818C8" w14:textId="77777777" w:rsidR="005B2BB6" w:rsidRPr="005B2BB6" w:rsidRDefault="005B2BB6">
      <w:pPr>
        <w:pStyle w:val="NormalBPBHEB"/>
        <w:numPr>
          <w:ilvl w:val="0"/>
          <w:numId w:val="179"/>
        </w:numPr>
        <w:pPrChange w:id="856" w:author="Arya" w:date="2025-03-03T17:34:00Z" w16du:dateUtc="2025-03-03T12:04:00Z">
          <w:pPr>
            <w:numPr>
              <w:ilvl w:val="1"/>
              <w:numId w:val="91"/>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Amazon VPC</w:t>
      </w:r>
      <w:r w:rsidRPr="005B2BB6">
        <w:t>: Network isolation to ensure secure connectivity between services.</w:t>
      </w:r>
    </w:p>
    <w:p w14:paraId="64FB658E" w14:textId="77777777" w:rsidR="005B2BB6" w:rsidRPr="005B2BB6" w:rsidRDefault="005B2BB6">
      <w:pPr>
        <w:pStyle w:val="NormalBPBHEB"/>
        <w:numPr>
          <w:ilvl w:val="0"/>
          <w:numId w:val="179"/>
        </w:numPr>
        <w:pPrChange w:id="857" w:author="Arya" w:date="2025-03-03T17:34:00Z" w16du:dateUtc="2025-03-03T12:04:00Z">
          <w:pPr>
            <w:numPr>
              <w:ilvl w:val="1"/>
              <w:numId w:val="91"/>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t>AWS WAF</w:t>
      </w:r>
      <w:r w:rsidRPr="005B2BB6">
        <w:t>: Protect applications from web attacks.</w:t>
      </w:r>
    </w:p>
    <w:p w14:paraId="1B73DB92" w14:textId="77777777" w:rsidR="005B2BB6" w:rsidRPr="005B2BB6" w:rsidRDefault="005B2BB6">
      <w:pPr>
        <w:pStyle w:val="NormalBPBHEB"/>
        <w:numPr>
          <w:ilvl w:val="0"/>
          <w:numId w:val="179"/>
        </w:numPr>
        <w:pPrChange w:id="858" w:author="Arya" w:date="2025-03-03T17:34:00Z" w16du:dateUtc="2025-03-03T12:04:00Z">
          <w:pPr>
            <w:numPr>
              <w:ilvl w:val="1"/>
              <w:numId w:val="91"/>
            </w:numPr>
            <w:pBdr>
              <w:top w:val="nil"/>
              <w:left w:val="nil"/>
              <w:bottom w:val="nil"/>
              <w:right w:val="nil"/>
              <w:between w:val="nil"/>
            </w:pBdr>
            <w:shd w:val="clear" w:color="auto" w:fill="FFFFFF"/>
            <w:tabs>
              <w:tab w:val="num" w:pos="1440"/>
            </w:tabs>
            <w:spacing w:after="0" w:line="276" w:lineRule="auto"/>
            <w:ind w:left="1440" w:hanging="360"/>
            <w:jc w:val="both"/>
          </w:pPr>
        </w:pPrChange>
      </w:pPr>
      <w:r w:rsidRPr="005B2BB6">
        <w:rPr>
          <w:b/>
          <w:bCs/>
        </w:rPr>
        <w:lastRenderedPageBreak/>
        <w:t>Amazon CloudFront</w:t>
      </w:r>
      <w:r w:rsidRPr="005B2BB6">
        <w:t>: Content delivery to ensure low latency for city-wide services.</w:t>
      </w:r>
    </w:p>
    <w:p w14:paraId="46BB217E" w14:textId="77777777" w:rsidR="005B2BB6" w:rsidRPr="005B2BB6" w:rsidRDefault="005B2BB6" w:rsidP="006B6CCC">
      <w:pPr>
        <w:pStyle w:val="Heading3"/>
      </w:pPr>
      <w:r w:rsidRPr="005B2BB6">
        <w:t>Well-Architected Pillars:</w:t>
      </w:r>
    </w:p>
    <w:p w14:paraId="1400B41F" w14:textId="64FF104E" w:rsidR="005B2BB6" w:rsidRPr="005B2BB6" w:rsidRDefault="005B2BB6" w:rsidP="005B2BB6">
      <w:pPr>
        <w:numPr>
          <w:ilvl w:val="0"/>
          <w:numId w:val="92"/>
        </w:numPr>
        <w:pBdr>
          <w:top w:val="nil"/>
          <w:left w:val="nil"/>
          <w:bottom w:val="nil"/>
          <w:right w:val="nil"/>
          <w:between w:val="nil"/>
        </w:pBdr>
        <w:shd w:val="clear" w:color="auto" w:fill="FFFFFF"/>
        <w:spacing w:after="0" w:line="276" w:lineRule="auto"/>
        <w:jc w:val="both"/>
      </w:pPr>
      <w:r w:rsidRPr="005B2BB6">
        <w:rPr>
          <w:b/>
          <w:bCs/>
        </w:rPr>
        <w:t>Performance Efficiency</w:t>
      </w:r>
      <w:r w:rsidRPr="005B2BB6">
        <w:t xml:space="preserve">: Leverage Auto Scaling to </w:t>
      </w:r>
      <w:r w:rsidR="00E7468F" w:rsidRPr="005B2BB6">
        <w:t>manage</w:t>
      </w:r>
      <w:r w:rsidRPr="005B2BB6">
        <w:t xml:space="preserve"> variable loads for </w:t>
      </w:r>
      <w:r w:rsidR="00C10927" w:rsidRPr="005B2BB6">
        <w:t>assorted services</w:t>
      </w:r>
      <w:r w:rsidRPr="005B2BB6">
        <w:t>.</w:t>
      </w:r>
    </w:p>
    <w:p w14:paraId="7A0AB877" w14:textId="77777777" w:rsidR="005B2BB6" w:rsidRPr="005B2BB6" w:rsidRDefault="005B2BB6" w:rsidP="005B2BB6">
      <w:pPr>
        <w:numPr>
          <w:ilvl w:val="0"/>
          <w:numId w:val="92"/>
        </w:numPr>
        <w:pBdr>
          <w:top w:val="nil"/>
          <w:left w:val="nil"/>
          <w:bottom w:val="nil"/>
          <w:right w:val="nil"/>
          <w:between w:val="nil"/>
        </w:pBdr>
        <w:shd w:val="clear" w:color="auto" w:fill="FFFFFF"/>
        <w:spacing w:after="0" w:line="276" w:lineRule="auto"/>
        <w:jc w:val="both"/>
      </w:pPr>
      <w:r w:rsidRPr="005B2BB6">
        <w:rPr>
          <w:b/>
          <w:bCs/>
        </w:rPr>
        <w:t>Cost Optimization</w:t>
      </w:r>
      <w:r w:rsidRPr="005B2BB6">
        <w:t>: Use Reserved Instances for predictable workloads and Spot Instances for flexible workloads.</w:t>
      </w:r>
    </w:p>
    <w:p w14:paraId="085397B5" w14:textId="77777777" w:rsidR="005B2BB6" w:rsidRPr="005B2BB6" w:rsidRDefault="005B2BB6" w:rsidP="005B2BB6">
      <w:pPr>
        <w:numPr>
          <w:ilvl w:val="0"/>
          <w:numId w:val="92"/>
        </w:numPr>
        <w:pBdr>
          <w:top w:val="nil"/>
          <w:left w:val="nil"/>
          <w:bottom w:val="nil"/>
          <w:right w:val="nil"/>
          <w:between w:val="nil"/>
        </w:pBdr>
        <w:shd w:val="clear" w:color="auto" w:fill="FFFFFF"/>
        <w:spacing w:after="0" w:line="276" w:lineRule="auto"/>
        <w:jc w:val="both"/>
      </w:pPr>
      <w:r w:rsidRPr="005B2BB6">
        <w:rPr>
          <w:b/>
          <w:bCs/>
        </w:rPr>
        <w:t>Security</w:t>
      </w:r>
      <w:r w:rsidRPr="005B2BB6">
        <w:t>: Utilize IAM, KMS, and VPC security groups to control access and data security.</w:t>
      </w:r>
    </w:p>
    <w:p w14:paraId="09EFB294" w14:textId="77777777" w:rsidR="005B2BB6" w:rsidRPr="005B2BB6" w:rsidRDefault="005B2BB6" w:rsidP="006B6CCC">
      <w:pPr>
        <w:pStyle w:val="Heading1"/>
      </w:pPr>
      <w:r w:rsidRPr="005B2BB6">
        <w:t>4. Data Management and Analytics (Smart City Big Data)</w:t>
      </w:r>
    </w:p>
    <w:p w14:paraId="4BA2979B" w14:textId="77777777" w:rsidR="005B2BB6" w:rsidRPr="005B2BB6" w:rsidRDefault="005B2BB6" w:rsidP="005B2BB6">
      <w:pPr>
        <w:numPr>
          <w:ilvl w:val="0"/>
          <w:numId w:val="93"/>
        </w:numPr>
        <w:pBdr>
          <w:top w:val="nil"/>
          <w:left w:val="nil"/>
          <w:bottom w:val="nil"/>
          <w:right w:val="nil"/>
          <w:between w:val="nil"/>
        </w:pBdr>
        <w:shd w:val="clear" w:color="auto" w:fill="FFFFFF"/>
        <w:spacing w:after="0" w:line="276" w:lineRule="auto"/>
        <w:jc w:val="both"/>
      </w:pPr>
      <w:r w:rsidRPr="005B2BB6">
        <w:rPr>
          <w:b/>
          <w:bCs/>
        </w:rPr>
        <w:t>Objective</w:t>
      </w:r>
      <w:r w:rsidRPr="005B2BB6">
        <w:t>: Aggregate data from various sources (traffic, utility meters, environmental sensors) and analyze it for actionable insights.</w:t>
      </w:r>
    </w:p>
    <w:p w14:paraId="379EE5DB" w14:textId="77777777" w:rsidR="005B2BB6" w:rsidRPr="005B2BB6" w:rsidRDefault="005B2BB6" w:rsidP="005B2BB6">
      <w:pPr>
        <w:numPr>
          <w:ilvl w:val="0"/>
          <w:numId w:val="93"/>
        </w:numPr>
        <w:pBdr>
          <w:top w:val="nil"/>
          <w:left w:val="nil"/>
          <w:bottom w:val="nil"/>
          <w:right w:val="nil"/>
          <w:between w:val="nil"/>
        </w:pBdr>
        <w:shd w:val="clear" w:color="auto" w:fill="FFFFFF"/>
        <w:spacing w:after="0" w:line="276" w:lineRule="auto"/>
        <w:jc w:val="both"/>
      </w:pPr>
      <w:r w:rsidRPr="005B2BB6">
        <w:rPr>
          <w:b/>
          <w:bCs/>
        </w:rPr>
        <w:t>AWS Services</w:t>
      </w:r>
      <w:r w:rsidRPr="005B2BB6">
        <w:t>:</w:t>
      </w:r>
    </w:p>
    <w:p w14:paraId="65E4E683" w14:textId="77777777" w:rsidR="005B2BB6" w:rsidRPr="005B2BB6" w:rsidRDefault="005B2BB6" w:rsidP="005B2BB6">
      <w:pPr>
        <w:numPr>
          <w:ilvl w:val="1"/>
          <w:numId w:val="93"/>
        </w:numPr>
        <w:pBdr>
          <w:top w:val="nil"/>
          <w:left w:val="nil"/>
          <w:bottom w:val="nil"/>
          <w:right w:val="nil"/>
          <w:between w:val="nil"/>
        </w:pBdr>
        <w:shd w:val="clear" w:color="auto" w:fill="FFFFFF"/>
        <w:spacing w:after="0" w:line="276" w:lineRule="auto"/>
        <w:jc w:val="both"/>
      </w:pPr>
      <w:r w:rsidRPr="005B2BB6">
        <w:rPr>
          <w:b/>
          <w:bCs/>
        </w:rPr>
        <w:t>Amazon Redshift</w:t>
      </w:r>
      <w:r w:rsidRPr="005B2BB6">
        <w:t>: Data warehouse for centralized analytics.</w:t>
      </w:r>
    </w:p>
    <w:p w14:paraId="196C1545" w14:textId="77777777" w:rsidR="005B2BB6" w:rsidRPr="005B2BB6" w:rsidRDefault="005B2BB6" w:rsidP="005B2BB6">
      <w:pPr>
        <w:numPr>
          <w:ilvl w:val="1"/>
          <w:numId w:val="93"/>
        </w:numPr>
        <w:pBdr>
          <w:top w:val="nil"/>
          <w:left w:val="nil"/>
          <w:bottom w:val="nil"/>
          <w:right w:val="nil"/>
          <w:between w:val="nil"/>
        </w:pBdr>
        <w:shd w:val="clear" w:color="auto" w:fill="FFFFFF"/>
        <w:spacing w:after="0" w:line="276" w:lineRule="auto"/>
        <w:jc w:val="both"/>
      </w:pPr>
      <w:r w:rsidRPr="005B2BB6">
        <w:rPr>
          <w:b/>
          <w:bCs/>
        </w:rPr>
        <w:t>Amazon EMR</w:t>
      </w:r>
      <w:r w:rsidRPr="005B2BB6">
        <w:t>: Process large data sets for data transformation.</w:t>
      </w:r>
    </w:p>
    <w:p w14:paraId="6278BE33" w14:textId="77777777" w:rsidR="005B2BB6" w:rsidRPr="005B2BB6" w:rsidRDefault="005B2BB6" w:rsidP="005B2BB6">
      <w:pPr>
        <w:numPr>
          <w:ilvl w:val="1"/>
          <w:numId w:val="93"/>
        </w:numPr>
        <w:pBdr>
          <w:top w:val="nil"/>
          <w:left w:val="nil"/>
          <w:bottom w:val="nil"/>
          <w:right w:val="nil"/>
          <w:between w:val="nil"/>
        </w:pBdr>
        <w:shd w:val="clear" w:color="auto" w:fill="FFFFFF"/>
        <w:spacing w:after="0" w:line="276" w:lineRule="auto"/>
        <w:jc w:val="both"/>
      </w:pPr>
      <w:r w:rsidRPr="005B2BB6">
        <w:rPr>
          <w:b/>
          <w:bCs/>
        </w:rPr>
        <w:t>AWS Lake Formation</w:t>
      </w:r>
      <w:r w:rsidRPr="005B2BB6">
        <w:t>: Build a data lake for storage and governance.</w:t>
      </w:r>
    </w:p>
    <w:p w14:paraId="4D2584F7" w14:textId="77777777" w:rsidR="005B2BB6" w:rsidRPr="005B2BB6" w:rsidRDefault="005B2BB6" w:rsidP="005B2BB6">
      <w:pPr>
        <w:numPr>
          <w:ilvl w:val="1"/>
          <w:numId w:val="93"/>
        </w:numPr>
        <w:pBdr>
          <w:top w:val="nil"/>
          <w:left w:val="nil"/>
          <w:bottom w:val="nil"/>
          <w:right w:val="nil"/>
          <w:between w:val="nil"/>
        </w:pBdr>
        <w:shd w:val="clear" w:color="auto" w:fill="FFFFFF"/>
        <w:spacing w:after="0" w:line="276" w:lineRule="auto"/>
        <w:jc w:val="both"/>
      </w:pPr>
      <w:r w:rsidRPr="005B2BB6">
        <w:rPr>
          <w:b/>
          <w:bCs/>
        </w:rPr>
        <w:t xml:space="preserve">Amazon </w:t>
      </w:r>
      <w:proofErr w:type="spellStart"/>
      <w:r w:rsidRPr="005B2BB6">
        <w:rPr>
          <w:b/>
          <w:bCs/>
        </w:rPr>
        <w:t>QuickSight</w:t>
      </w:r>
      <w:proofErr w:type="spellEnd"/>
      <w:r w:rsidRPr="005B2BB6">
        <w:t>: Visualization of city metrics, trends, and forecasts.</w:t>
      </w:r>
    </w:p>
    <w:p w14:paraId="336ADAC9" w14:textId="77777777" w:rsidR="005B2BB6" w:rsidRPr="005B2BB6" w:rsidRDefault="005B2BB6" w:rsidP="006B6CCC">
      <w:pPr>
        <w:pStyle w:val="Heading3"/>
      </w:pPr>
      <w:r w:rsidRPr="005B2BB6">
        <w:t>Well-Architected Pillars:</w:t>
      </w:r>
    </w:p>
    <w:p w14:paraId="25582FCE" w14:textId="77777777" w:rsidR="005B2BB6" w:rsidRPr="005B2BB6" w:rsidRDefault="005B2BB6" w:rsidP="005B2BB6">
      <w:pPr>
        <w:numPr>
          <w:ilvl w:val="0"/>
          <w:numId w:val="94"/>
        </w:numPr>
        <w:pBdr>
          <w:top w:val="nil"/>
          <w:left w:val="nil"/>
          <w:bottom w:val="nil"/>
          <w:right w:val="nil"/>
          <w:between w:val="nil"/>
        </w:pBdr>
        <w:shd w:val="clear" w:color="auto" w:fill="FFFFFF"/>
        <w:spacing w:after="0" w:line="276" w:lineRule="auto"/>
        <w:jc w:val="both"/>
      </w:pPr>
      <w:r w:rsidRPr="005B2BB6">
        <w:rPr>
          <w:b/>
          <w:bCs/>
        </w:rPr>
        <w:t>Operational Excellence</w:t>
      </w:r>
      <w:r w:rsidRPr="005B2BB6">
        <w:t>: Implement automation for data pipelines and use monitoring tools like CloudWatch for alerting.</w:t>
      </w:r>
    </w:p>
    <w:p w14:paraId="432EC30F" w14:textId="77777777" w:rsidR="005B2BB6" w:rsidRPr="005B2BB6" w:rsidRDefault="005B2BB6" w:rsidP="005B2BB6">
      <w:pPr>
        <w:numPr>
          <w:ilvl w:val="0"/>
          <w:numId w:val="94"/>
        </w:numPr>
        <w:pBdr>
          <w:top w:val="nil"/>
          <w:left w:val="nil"/>
          <w:bottom w:val="nil"/>
          <w:right w:val="nil"/>
          <w:between w:val="nil"/>
        </w:pBdr>
        <w:shd w:val="clear" w:color="auto" w:fill="FFFFFF"/>
        <w:spacing w:after="0" w:line="276" w:lineRule="auto"/>
        <w:jc w:val="both"/>
      </w:pPr>
      <w:r w:rsidRPr="005B2BB6">
        <w:rPr>
          <w:b/>
          <w:bCs/>
        </w:rPr>
        <w:t>Reliability</w:t>
      </w:r>
      <w:r w:rsidRPr="005B2BB6">
        <w:t>: Store backup copies of critical data in multi-Region S3 buckets for disaster recovery.</w:t>
      </w:r>
    </w:p>
    <w:p w14:paraId="73FDEC64" w14:textId="77777777" w:rsidR="005B2BB6" w:rsidRPr="005B2BB6" w:rsidRDefault="005B2BB6" w:rsidP="005B2BB6">
      <w:pPr>
        <w:numPr>
          <w:ilvl w:val="0"/>
          <w:numId w:val="94"/>
        </w:numPr>
        <w:pBdr>
          <w:top w:val="nil"/>
          <w:left w:val="nil"/>
          <w:bottom w:val="nil"/>
          <w:right w:val="nil"/>
          <w:between w:val="nil"/>
        </w:pBdr>
        <w:shd w:val="clear" w:color="auto" w:fill="FFFFFF"/>
        <w:spacing w:after="0" w:line="276" w:lineRule="auto"/>
        <w:jc w:val="both"/>
      </w:pPr>
      <w:r w:rsidRPr="005B2BB6">
        <w:rPr>
          <w:b/>
          <w:bCs/>
        </w:rPr>
        <w:t>Security</w:t>
      </w:r>
      <w:r w:rsidRPr="005B2BB6">
        <w:t>: Ensure compliance with data privacy regulations (GDPR, HIPAA) using AWS Compliance programs and encryption.</w:t>
      </w:r>
    </w:p>
    <w:p w14:paraId="6F629F47" w14:textId="77777777" w:rsidR="005B2BB6" w:rsidRPr="005B2BB6" w:rsidRDefault="005B2BB6" w:rsidP="006B6CCC">
      <w:pPr>
        <w:pStyle w:val="Heading1"/>
      </w:pPr>
      <w:r w:rsidRPr="005B2BB6">
        <w:t>5. Citizen Engagement and Communication</w:t>
      </w:r>
    </w:p>
    <w:p w14:paraId="358556D0" w14:textId="77777777" w:rsidR="005B2BB6" w:rsidRPr="005B2BB6" w:rsidRDefault="005B2BB6" w:rsidP="005B2BB6">
      <w:pPr>
        <w:numPr>
          <w:ilvl w:val="0"/>
          <w:numId w:val="95"/>
        </w:numPr>
        <w:pBdr>
          <w:top w:val="nil"/>
          <w:left w:val="nil"/>
          <w:bottom w:val="nil"/>
          <w:right w:val="nil"/>
          <w:between w:val="nil"/>
        </w:pBdr>
        <w:shd w:val="clear" w:color="auto" w:fill="FFFFFF"/>
        <w:spacing w:after="0" w:line="276" w:lineRule="auto"/>
        <w:jc w:val="both"/>
      </w:pPr>
      <w:r w:rsidRPr="005B2BB6">
        <w:rPr>
          <w:b/>
          <w:bCs/>
        </w:rPr>
        <w:t>Objective</w:t>
      </w:r>
      <w:r w:rsidRPr="005B2BB6">
        <w:t>: Facilitate communication between citizens and city services.</w:t>
      </w:r>
    </w:p>
    <w:p w14:paraId="57603251" w14:textId="77777777" w:rsidR="005B2BB6" w:rsidRPr="005B2BB6" w:rsidRDefault="005B2BB6" w:rsidP="005B2BB6">
      <w:pPr>
        <w:numPr>
          <w:ilvl w:val="0"/>
          <w:numId w:val="95"/>
        </w:numPr>
        <w:pBdr>
          <w:top w:val="nil"/>
          <w:left w:val="nil"/>
          <w:bottom w:val="nil"/>
          <w:right w:val="nil"/>
          <w:between w:val="nil"/>
        </w:pBdr>
        <w:shd w:val="clear" w:color="auto" w:fill="FFFFFF"/>
        <w:spacing w:after="0" w:line="276" w:lineRule="auto"/>
        <w:jc w:val="both"/>
      </w:pPr>
      <w:r w:rsidRPr="005B2BB6">
        <w:rPr>
          <w:b/>
          <w:bCs/>
        </w:rPr>
        <w:t>AWS Services</w:t>
      </w:r>
      <w:r w:rsidRPr="005B2BB6">
        <w:t>:</w:t>
      </w:r>
    </w:p>
    <w:p w14:paraId="20773594" w14:textId="29C7F9FF" w:rsidR="005B2BB6" w:rsidRPr="005B2BB6" w:rsidRDefault="005B2BB6" w:rsidP="005B2BB6">
      <w:pPr>
        <w:numPr>
          <w:ilvl w:val="1"/>
          <w:numId w:val="95"/>
        </w:numPr>
        <w:pBdr>
          <w:top w:val="nil"/>
          <w:left w:val="nil"/>
          <w:bottom w:val="nil"/>
          <w:right w:val="nil"/>
          <w:between w:val="nil"/>
        </w:pBdr>
        <w:shd w:val="clear" w:color="auto" w:fill="FFFFFF"/>
        <w:spacing w:after="0" w:line="276" w:lineRule="auto"/>
        <w:jc w:val="both"/>
      </w:pPr>
      <w:r w:rsidRPr="005B2BB6">
        <w:rPr>
          <w:b/>
          <w:bCs/>
        </w:rPr>
        <w:t>Amazon SNS</w:t>
      </w:r>
      <w:r w:rsidRPr="005B2BB6">
        <w:t xml:space="preserve">: Push notifications for city alerts (weather, traffic, </w:t>
      </w:r>
      <w:r w:rsidR="00E7468F">
        <w:t xml:space="preserve">and other methods of public </w:t>
      </w:r>
      <w:r w:rsidR="00874ECE">
        <w:t>transportation</w:t>
      </w:r>
      <w:r w:rsidRPr="005B2BB6">
        <w:t>).</w:t>
      </w:r>
    </w:p>
    <w:p w14:paraId="184F34AD" w14:textId="77777777" w:rsidR="005B2BB6" w:rsidRPr="005B2BB6" w:rsidRDefault="005B2BB6" w:rsidP="005B2BB6">
      <w:pPr>
        <w:numPr>
          <w:ilvl w:val="1"/>
          <w:numId w:val="95"/>
        </w:numPr>
        <w:pBdr>
          <w:top w:val="nil"/>
          <w:left w:val="nil"/>
          <w:bottom w:val="nil"/>
          <w:right w:val="nil"/>
          <w:between w:val="nil"/>
        </w:pBdr>
        <w:shd w:val="clear" w:color="auto" w:fill="FFFFFF"/>
        <w:spacing w:after="0" w:line="276" w:lineRule="auto"/>
        <w:jc w:val="both"/>
      </w:pPr>
      <w:r w:rsidRPr="005B2BB6">
        <w:rPr>
          <w:b/>
          <w:bCs/>
        </w:rPr>
        <w:t>Amazon Chime SDK</w:t>
      </w:r>
      <w:r w:rsidRPr="005B2BB6">
        <w:t>: Build a messaging platform for citizen engagement.</w:t>
      </w:r>
    </w:p>
    <w:p w14:paraId="31A49662" w14:textId="77777777" w:rsidR="005B2BB6" w:rsidRPr="005B2BB6" w:rsidRDefault="005B2BB6" w:rsidP="005B2BB6">
      <w:pPr>
        <w:numPr>
          <w:ilvl w:val="1"/>
          <w:numId w:val="95"/>
        </w:numPr>
        <w:pBdr>
          <w:top w:val="nil"/>
          <w:left w:val="nil"/>
          <w:bottom w:val="nil"/>
          <w:right w:val="nil"/>
          <w:between w:val="nil"/>
        </w:pBdr>
        <w:shd w:val="clear" w:color="auto" w:fill="FFFFFF"/>
        <w:spacing w:after="0" w:line="276" w:lineRule="auto"/>
        <w:jc w:val="both"/>
      </w:pPr>
      <w:r w:rsidRPr="005B2BB6">
        <w:rPr>
          <w:b/>
          <w:bCs/>
        </w:rPr>
        <w:t>Amazon Connect</w:t>
      </w:r>
      <w:r w:rsidRPr="005B2BB6">
        <w:t>: Set up a call center for customer support and citizen queries.</w:t>
      </w:r>
    </w:p>
    <w:p w14:paraId="1229F6A9" w14:textId="77777777" w:rsidR="005B2BB6" w:rsidRPr="005B2BB6" w:rsidRDefault="005B2BB6" w:rsidP="00272889">
      <w:pPr>
        <w:pStyle w:val="Heading3"/>
      </w:pPr>
      <w:r w:rsidRPr="005B2BB6">
        <w:t>Well-Architected Pillars:</w:t>
      </w:r>
    </w:p>
    <w:p w14:paraId="6EE868B0" w14:textId="77777777" w:rsidR="005B2BB6" w:rsidRPr="005B2BB6" w:rsidRDefault="005B2BB6" w:rsidP="005B2BB6">
      <w:pPr>
        <w:numPr>
          <w:ilvl w:val="0"/>
          <w:numId w:val="96"/>
        </w:numPr>
        <w:pBdr>
          <w:top w:val="nil"/>
          <w:left w:val="nil"/>
          <w:bottom w:val="nil"/>
          <w:right w:val="nil"/>
          <w:between w:val="nil"/>
        </w:pBdr>
        <w:shd w:val="clear" w:color="auto" w:fill="FFFFFF"/>
        <w:spacing w:after="0" w:line="276" w:lineRule="auto"/>
        <w:jc w:val="both"/>
      </w:pPr>
      <w:r w:rsidRPr="005B2BB6">
        <w:rPr>
          <w:b/>
          <w:bCs/>
        </w:rPr>
        <w:t>Security</w:t>
      </w:r>
      <w:r w:rsidRPr="005B2BB6">
        <w:t>: Secure communication channels and citizen data using encryption.</w:t>
      </w:r>
    </w:p>
    <w:p w14:paraId="65052A16" w14:textId="77777777" w:rsidR="005B2BB6" w:rsidRPr="005B2BB6" w:rsidRDefault="005B2BB6" w:rsidP="005B2BB6">
      <w:pPr>
        <w:numPr>
          <w:ilvl w:val="0"/>
          <w:numId w:val="96"/>
        </w:numPr>
        <w:pBdr>
          <w:top w:val="nil"/>
          <w:left w:val="nil"/>
          <w:bottom w:val="nil"/>
          <w:right w:val="nil"/>
          <w:between w:val="nil"/>
        </w:pBdr>
        <w:shd w:val="clear" w:color="auto" w:fill="FFFFFF"/>
        <w:spacing w:after="0" w:line="276" w:lineRule="auto"/>
        <w:jc w:val="both"/>
      </w:pPr>
      <w:r w:rsidRPr="005B2BB6">
        <w:rPr>
          <w:b/>
          <w:bCs/>
        </w:rPr>
        <w:t>Cost Optimization</w:t>
      </w:r>
      <w:r w:rsidRPr="005B2BB6">
        <w:t>: Optimize messaging costs using SNS with message filtering.</w:t>
      </w:r>
    </w:p>
    <w:p w14:paraId="122C7B77" w14:textId="77777777" w:rsidR="005B2BB6" w:rsidRPr="005B2BB6" w:rsidRDefault="005B2BB6" w:rsidP="005B2BB6">
      <w:pPr>
        <w:numPr>
          <w:ilvl w:val="0"/>
          <w:numId w:val="96"/>
        </w:numPr>
        <w:pBdr>
          <w:top w:val="nil"/>
          <w:left w:val="nil"/>
          <w:bottom w:val="nil"/>
          <w:right w:val="nil"/>
          <w:between w:val="nil"/>
        </w:pBdr>
        <w:shd w:val="clear" w:color="auto" w:fill="FFFFFF"/>
        <w:spacing w:after="0" w:line="276" w:lineRule="auto"/>
        <w:jc w:val="both"/>
      </w:pPr>
      <w:r w:rsidRPr="005B2BB6">
        <w:rPr>
          <w:b/>
          <w:bCs/>
        </w:rPr>
        <w:t>Reliability</w:t>
      </w:r>
      <w:r w:rsidRPr="005B2BB6">
        <w:t xml:space="preserve">: Set up a failover system using Amazon </w:t>
      </w:r>
      <w:proofErr w:type="spellStart"/>
      <w:r w:rsidRPr="005B2BB6">
        <w:t>Connect’s</w:t>
      </w:r>
      <w:proofErr w:type="spellEnd"/>
      <w:r w:rsidRPr="005B2BB6">
        <w:t xml:space="preserve"> built-in redundancy.</w:t>
      </w:r>
    </w:p>
    <w:p w14:paraId="2B492CB8" w14:textId="56CCFAA0" w:rsidR="00BD7506" w:rsidRDefault="00BD7506" w:rsidP="00BD7506">
      <w:pPr>
        <w:pStyle w:val="ChapterTitleNumberBPBHEB"/>
      </w:pPr>
      <w:r>
        <w:t>The implementation</w:t>
      </w:r>
    </w:p>
    <w:p w14:paraId="55272C81" w14:textId="409EE878" w:rsidR="002224E4" w:rsidRPr="002224E4" w:rsidRDefault="002224E4" w:rsidP="00272889">
      <w:pPr>
        <w:pStyle w:val="Heading2"/>
      </w:pPr>
      <w:r w:rsidRPr="002224E4">
        <w:t>1. IoT for Public Transportation</w:t>
      </w:r>
    </w:p>
    <w:p w14:paraId="5AE32E13" w14:textId="37046378" w:rsidR="002224E4" w:rsidRPr="002224E4" w:rsidRDefault="002224E4" w:rsidP="002224E4">
      <w:pPr>
        <w:numPr>
          <w:ilvl w:val="0"/>
          <w:numId w:val="97"/>
        </w:numPr>
        <w:pBdr>
          <w:top w:val="nil"/>
          <w:left w:val="nil"/>
          <w:bottom w:val="nil"/>
          <w:right w:val="nil"/>
          <w:between w:val="nil"/>
        </w:pBdr>
        <w:shd w:val="clear" w:color="auto" w:fill="FFFFFF"/>
        <w:spacing w:after="0" w:line="276" w:lineRule="auto"/>
        <w:jc w:val="both"/>
      </w:pPr>
      <w:r w:rsidRPr="002224E4">
        <w:rPr>
          <w:b/>
          <w:bCs/>
        </w:rPr>
        <w:t>Objective</w:t>
      </w:r>
      <w:r w:rsidRPr="002224E4">
        <w:t xml:space="preserve">: Monitor and manage public transportation fleets (buses, trains, </w:t>
      </w:r>
      <w:r w:rsidR="00397398">
        <w:t>and other methods of public transportation</w:t>
      </w:r>
      <w:r w:rsidRPr="002224E4">
        <w:t>).</w:t>
      </w:r>
    </w:p>
    <w:p w14:paraId="586B673E" w14:textId="77777777" w:rsidR="002224E4" w:rsidRPr="002224E4" w:rsidRDefault="002224E4" w:rsidP="002224E4">
      <w:pPr>
        <w:numPr>
          <w:ilvl w:val="0"/>
          <w:numId w:val="97"/>
        </w:numPr>
        <w:pBdr>
          <w:top w:val="nil"/>
          <w:left w:val="nil"/>
          <w:bottom w:val="nil"/>
          <w:right w:val="nil"/>
          <w:between w:val="nil"/>
        </w:pBdr>
        <w:shd w:val="clear" w:color="auto" w:fill="FFFFFF"/>
        <w:spacing w:after="0" w:line="276" w:lineRule="auto"/>
        <w:jc w:val="both"/>
      </w:pPr>
      <w:r w:rsidRPr="002224E4">
        <w:rPr>
          <w:b/>
          <w:bCs/>
        </w:rPr>
        <w:t>AWS Services</w:t>
      </w:r>
      <w:r w:rsidRPr="002224E4">
        <w:t>:</w:t>
      </w:r>
    </w:p>
    <w:p w14:paraId="2B649549" w14:textId="77777777" w:rsidR="002224E4" w:rsidRPr="002224E4" w:rsidRDefault="002224E4" w:rsidP="002224E4">
      <w:pPr>
        <w:numPr>
          <w:ilvl w:val="1"/>
          <w:numId w:val="97"/>
        </w:numPr>
        <w:pBdr>
          <w:top w:val="nil"/>
          <w:left w:val="nil"/>
          <w:bottom w:val="nil"/>
          <w:right w:val="nil"/>
          <w:between w:val="nil"/>
        </w:pBdr>
        <w:shd w:val="clear" w:color="auto" w:fill="FFFFFF"/>
        <w:spacing w:after="0" w:line="276" w:lineRule="auto"/>
        <w:jc w:val="both"/>
      </w:pPr>
      <w:r w:rsidRPr="002224E4">
        <w:rPr>
          <w:b/>
          <w:bCs/>
        </w:rPr>
        <w:t>AWS IoT Core</w:t>
      </w:r>
      <w:r w:rsidRPr="002224E4">
        <w:t>: Collect data from vehicle sensors (location, speed, fuel consumption).</w:t>
      </w:r>
    </w:p>
    <w:p w14:paraId="4CBFCA3D" w14:textId="77777777" w:rsidR="002224E4" w:rsidRPr="002224E4" w:rsidRDefault="002224E4" w:rsidP="002224E4">
      <w:pPr>
        <w:numPr>
          <w:ilvl w:val="1"/>
          <w:numId w:val="97"/>
        </w:numPr>
        <w:pBdr>
          <w:top w:val="nil"/>
          <w:left w:val="nil"/>
          <w:bottom w:val="nil"/>
          <w:right w:val="nil"/>
          <w:between w:val="nil"/>
        </w:pBdr>
        <w:shd w:val="clear" w:color="auto" w:fill="FFFFFF"/>
        <w:spacing w:after="0" w:line="276" w:lineRule="auto"/>
        <w:jc w:val="both"/>
      </w:pPr>
      <w:r w:rsidRPr="002224E4">
        <w:rPr>
          <w:b/>
          <w:bCs/>
        </w:rPr>
        <w:lastRenderedPageBreak/>
        <w:t>AWS Lambda</w:t>
      </w:r>
      <w:r w:rsidRPr="002224E4">
        <w:t>: Process incoming data from devices.</w:t>
      </w:r>
    </w:p>
    <w:p w14:paraId="74BE7341" w14:textId="77777777" w:rsidR="002224E4" w:rsidRPr="002224E4" w:rsidRDefault="002224E4" w:rsidP="002224E4">
      <w:pPr>
        <w:numPr>
          <w:ilvl w:val="1"/>
          <w:numId w:val="97"/>
        </w:numPr>
        <w:pBdr>
          <w:top w:val="nil"/>
          <w:left w:val="nil"/>
          <w:bottom w:val="nil"/>
          <w:right w:val="nil"/>
          <w:between w:val="nil"/>
        </w:pBdr>
        <w:shd w:val="clear" w:color="auto" w:fill="FFFFFF"/>
        <w:spacing w:after="0" w:line="276" w:lineRule="auto"/>
        <w:jc w:val="both"/>
      </w:pPr>
      <w:r w:rsidRPr="002224E4">
        <w:rPr>
          <w:b/>
          <w:bCs/>
        </w:rPr>
        <w:t>Amazon Kinesis</w:t>
      </w:r>
      <w:r w:rsidRPr="002224E4">
        <w:t>: Stream data to real-time analytics.</w:t>
      </w:r>
    </w:p>
    <w:p w14:paraId="4958706F" w14:textId="77777777" w:rsidR="002224E4" w:rsidRPr="002224E4" w:rsidRDefault="002224E4" w:rsidP="002224E4">
      <w:pPr>
        <w:numPr>
          <w:ilvl w:val="1"/>
          <w:numId w:val="97"/>
        </w:numPr>
        <w:pBdr>
          <w:top w:val="nil"/>
          <w:left w:val="nil"/>
          <w:bottom w:val="nil"/>
          <w:right w:val="nil"/>
          <w:between w:val="nil"/>
        </w:pBdr>
        <w:shd w:val="clear" w:color="auto" w:fill="FFFFFF"/>
        <w:spacing w:after="0" w:line="276" w:lineRule="auto"/>
        <w:jc w:val="both"/>
      </w:pPr>
      <w:r w:rsidRPr="002224E4">
        <w:rPr>
          <w:b/>
          <w:bCs/>
        </w:rPr>
        <w:t>Amazon DynamoDB</w:t>
      </w:r>
      <w:r w:rsidRPr="002224E4">
        <w:t>: Store vehicle data.</w:t>
      </w:r>
    </w:p>
    <w:p w14:paraId="60DE3AD9" w14:textId="77777777" w:rsidR="002224E4" w:rsidRPr="002224E4" w:rsidRDefault="002224E4" w:rsidP="002224E4">
      <w:pPr>
        <w:numPr>
          <w:ilvl w:val="1"/>
          <w:numId w:val="97"/>
        </w:numPr>
        <w:pBdr>
          <w:top w:val="nil"/>
          <w:left w:val="nil"/>
          <w:bottom w:val="nil"/>
          <w:right w:val="nil"/>
          <w:between w:val="nil"/>
        </w:pBdr>
        <w:shd w:val="clear" w:color="auto" w:fill="FFFFFF"/>
        <w:spacing w:after="0" w:line="276" w:lineRule="auto"/>
        <w:jc w:val="both"/>
      </w:pPr>
      <w:r w:rsidRPr="002224E4">
        <w:rPr>
          <w:b/>
          <w:bCs/>
        </w:rPr>
        <w:t xml:space="preserve">Amazon </w:t>
      </w:r>
      <w:proofErr w:type="spellStart"/>
      <w:r w:rsidRPr="002224E4">
        <w:rPr>
          <w:b/>
          <w:bCs/>
        </w:rPr>
        <w:t>QuickSight</w:t>
      </w:r>
      <w:proofErr w:type="spellEnd"/>
      <w:r w:rsidRPr="002224E4">
        <w:t>: Visualize performance metrics and route optimization.</w:t>
      </w:r>
    </w:p>
    <w:p w14:paraId="48847F95" w14:textId="77777777" w:rsidR="002224E4" w:rsidRPr="002224E4" w:rsidRDefault="002224E4" w:rsidP="00272889">
      <w:pPr>
        <w:pStyle w:val="Heading3"/>
      </w:pPr>
      <w:r w:rsidRPr="002224E4">
        <w:t>Well-Architected Pillars:</w:t>
      </w:r>
    </w:p>
    <w:p w14:paraId="1E1F4E6C" w14:textId="77777777" w:rsidR="002224E4" w:rsidRPr="002224E4" w:rsidRDefault="002224E4" w:rsidP="002224E4">
      <w:pPr>
        <w:numPr>
          <w:ilvl w:val="0"/>
          <w:numId w:val="98"/>
        </w:numPr>
        <w:pBdr>
          <w:top w:val="nil"/>
          <w:left w:val="nil"/>
          <w:bottom w:val="nil"/>
          <w:right w:val="nil"/>
          <w:between w:val="nil"/>
        </w:pBdr>
        <w:shd w:val="clear" w:color="auto" w:fill="FFFFFF"/>
        <w:spacing w:after="0" w:line="276" w:lineRule="auto"/>
        <w:jc w:val="both"/>
      </w:pPr>
      <w:r w:rsidRPr="002224E4">
        <w:rPr>
          <w:b/>
          <w:bCs/>
        </w:rPr>
        <w:t>Operational Excellence</w:t>
      </w:r>
      <w:r w:rsidRPr="002224E4">
        <w:t>: Use CloudWatch for monitoring and alerts to ensure system health.</w:t>
      </w:r>
    </w:p>
    <w:p w14:paraId="3210502A" w14:textId="77777777" w:rsidR="002224E4" w:rsidRPr="002224E4" w:rsidRDefault="002224E4" w:rsidP="002224E4">
      <w:pPr>
        <w:numPr>
          <w:ilvl w:val="0"/>
          <w:numId w:val="98"/>
        </w:numPr>
        <w:pBdr>
          <w:top w:val="nil"/>
          <w:left w:val="nil"/>
          <w:bottom w:val="nil"/>
          <w:right w:val="nil"/>
          <w:between w:val="nil"/>
        </w:pBdr>
        <w:shd w:val="clear" w:color="auto" w:fill="FFFFFF"/>
        <w:spacing w:after="0" w:line="276" w:lineRule="auto"/>
        <w:jc w:val="both"/>
      </w:pPr>
      <w:r w:rsidRPr="002224E4">
        <w:rPr>
          <w:b/>
          <w:bCs/>
        </w:rPr>
        <w:t>Security</w:t>
      </w:r>
      <w:r w:rsidRPr="002224E4">
        <w:t>: Secure data transmission using AWS IoT Device Defender and AWS IoT policies.</w:t>
      </w:r>
    </w:p>
    <w:p w14:paraId="36E02750" w14:textId="45E3ED86" w:rsidR="002224E4" w:rsidRPr="002224E4" w:rsidRDefault="002224E4" w:rsidP="002224E4">
      <w:pPr>
        <w:numPr>
          <w:ilvl w:val="0"/>
          <w:numId w:val="98"/>
        </w:numPr>
        <w:pBdr>
          <w:top w:val="nil"/>
          <w:left w:val="nil"/>
          <w:bottom w:val="nil"/>
          <w:right w:val="nil"/>
          <w:between w:val="nil"/>
        </w:pBdr>
        <w:shd w:val="clear" w:color="auto" w:fill="FFFFFF"/>
        <w:spacing w:after="0" w:line="276" w:lineRule="auto"/>
        <w:jc w:val="both"/>
      </w:pPr>
      <w:r w:rsidRPr="002224E4">
        <w:rPr>
          <w:b/>
          <w:bCs/>
        </w:rPr>
        <w:t>Performance Efficiency</w:t>
      </w:r>
      <w:r w:rsidRPr="002224E4">
        <w:t xml:space="preserve">: Utilize Lambda to </w:t>
      </w:r>
      <w:r w:rsidR="00874ECE" w:rsidRPr="002224E4">
        <w:t>manage</w:t>
      </w:r>
      <w:r w:rsidRPr="002224E4">
        <w:t xml:space="preserve"> bursts of traffic dynamically.</w:t>
      </w:r>
    </w:p>
    <w:p w14:paraId="5050E98D" w14:textId="77777777" w:rsidR="002224E4" w:rsidRPr="002224E4" w:rsidRDefault="002224E4" w:rsidP="002224E4">
      <w:pPr>
        <w:numPr>
          <w:ilvl w:val="0"/>
          <w:numId w:val="98"/>
        </w:numPr>
        <w:pBdr>
          <w:top w:val="nil"/>
          <w:left w:val="nil"/>
          <w:bottom w:val="nil"/>
          <w:right w:val="nil"/>
          <w:between w:val="nil"/>
        </w:pBdr>
        <w:shd w:val="clear" w:color="auto" w:fill="FFFFFF"/>
        <w:spacing w:after="0" w:line="276" w:lineRule="auto"/>
        <w:jc w:val="both"/>
      </w:pPr>
      <w:r w:rsidRPr="002224E4">
        <w:rPr>
          <w:b/>
          <w:bCs/>
        </w:rPr>
        <w:t>Cost Optimization</w:t>
      </w:r>
      <w:r w:rsidRPr="002224E4">
        <w:t>: Optimize Lambda costs using event-driven architecture.</w:t>
      </w:r>
    </w:p>
    <w:p w14:paraId="4B1C969F" w14:textId="77777777" w:rsidR="002224E4" w:rsidRPr="002224E4" w:rsidRDefault="002224E4" w:rsidP="00272889">
      <w:pPr>
        <w:pStyle w:val="Heading2"/>
      </w:pPr>
      <w:r w:rsidRPr="002224E4">
        <w:t>2. Home Devices (Energy Consumption Monitoring)</w:t>
      </w:r>
    </w:p>
    <w:p w14:paraId="22CB27C8" w14:textId="77777777" w:rsidR="002224E4" w:rsidRPr="002224E4" w:rsidRDefault="002224E4" w:rsidP="002224E4">
      <w:pPr>
        <w:numPr>
          <w:ilvl w:val="0"/>
          <w:numId w:val="99"/>
        </w:numPr>
        <w:pBdr>
          <w:top w:val="nil"/>
          <w:left w:val="nil"/>
          <w:bottom w:val="nil"/>
          <w:right w:val="nil"/>
          <w:between w:val="nil"/>
        </w:pBdr>
        <w:shd w:val="clear" w:color="auto" w:fill="FFFFFF"/>
        <w:spacing w:after="0" w:line="276" w:lineRule="auto"/>
        <w:jc w:val="both"/>
      </w:pPr>
      <w:r w:rsidRPr="002224E4">
        <w:rPr>
          <w:b/>
          <w:bCs/>
        </w:rPr>
        <w:t>Objective</w:t>
      </w:r>
      <w:r w:rsidRPr="002224E4">
        <w:t>: Enable smart meters for tracking energy usage in homes and provide actionable insights to consumers.</w:t>
      </w:r>
    </w:p>
    <w:p w14:paraId="66C1EB36" w14:textId="77777777" w:rsidR="002224E4" w:rsidRPr="002224E4" w:rsidRDefault="002224E4" w:rsidP="002224E4">
      <w:pPr>
        <w:numPr>
          <w:ilvl w:val="0"/>
          <w:numId w:val="99"/>
        </w:numPr>
        <w:pBdr>
          <w:top w:val="nil"/>
          <w:left w:val="nil"/>
          <w:bottom w:val="nil"/>
          <w:right w:val="nil"/>
          <w:between w:val="nil"/>
        </w:pBdr>
        <w:shd w:val="clear" w:color="auto" w:fill="FFFFFF"/>
        <w:spacing w:after="0" w:line="276" w:lineRule="auto"/>
        <w:jc w:val="both"/>
      </w:pPr>
      <w:r w:rsidRPr="002224E4">
        <w:rPr>
          <w:b/>
          <w:bCs/>
        </w:rPr>
        <w:t>AWS Services</w:t>
      </w:r>
      <w:r w:rsidRPr="002224E4">
        <w:t>:</w:t>
      </w:r>
    </w:p>
    <w:p w14:paraId="3869625D" w14:textId="77777777" w:rsidR="002224E4" w:rsidRPr="002224E4" w:rsidRDefault="002224E4" w:rsidP="002224E4">
      <w:pPr>
        <w:numPr>
          <w:ilvl w:val="1"/>
          <w:numId w:val="99"/>
        </w:numPr>
        <w:pBdr>
          <w:top w:val="nil"/>
          <w:left w:val="nil"/>
          <w:bottom w:val="nil"/>
          <w:right w:val="nil"/>
          <w:between w:val="nil"/>
        </w:pBdr>
        <w:shd w:val="clear" w:color="auto" w:fill="FFFFFF"/>
        <w:spacing w:after="0" w:line="276" w:lineRule="auto"/>
        <w:jc w:val="both"/>
      </w:pPr>
      <w:r w:rsidRPr="002224E4">
        <w:rPr>
          <w:b/>
          <w:bCs/>
        </w:rPr>
        <w:t>AWS IoT Core</w:t>
      </w:r>
      <w:r w:rsidRPr="002224E4">
        <w:t>: Connect and manage smart energy meters.</w:t>
      </w:r>
    </w:p>
    <w:p w14:paraId="3DEF6B44" w14:textId="77777777" w:rsidR="002224E4" w:rsidRPr="002224E4" w:rsidRDefault="002224E4" w:rsidP="002224E4">
      <w:pPr>
        <w:numPr>
          <w:ilvl w:val="1"/>
          <w:numId w:val="99"/>
        </w:numPr>
        <w:pBdr>
          <w:top w:val="nil"/>
          <w:left w:val="nil"/>
          <w:bottom w:val="nil"/>
          <w:right w:val="nil"/>
          <w:between w:val="nil"/>
        </w:pBdr>
        <w:shd w:val="clear" w:color="auto" w:fill="FFFFFF"/>
        <w:spacing w:after="0" w:line="276" w:lineRule="auto"/>
        <w:jc w:val="both"/>
      </w:pPr>
      <w:r w:rsidRPr="002224E4">
        <w:rPr>
          <w:b/>
          <w:bCs/>
        </w:rPr>
        <w:t>AWS Greengrass</w:t>
      </w:r>
      <w:r w:rsidRPr="002224E4">
        <w:t>: Edge computing for local device processing and interaction with cloud.</w:t>
      </w:r>
    </w:p>
    <w:p w14:paraId="24F2F59C" w14:textId="77777777" w:rsidR="002224E4" w:rsidRPr="002224E4" w:rsidRDefault="002224E4" w:rsidP="002224E4">
      <w:pPr>
        <w:numPr>
          <w:ilvl w:val="1"/>
          <w:numId w:val="99"/>
        </w:numPr>
        <w:pBdr>
          <w:top w:val="nil"/>
          <w:left w:val="nil"/>
          <w:bottom w:val="nil"/>
          <w:right w:val="nil"/>
          <w:between w:val="nil"/>
        </w:pBdr>
        <w:shd w:val="clear" w:color="auto" w:fill="FFFFFF"/>
        <w:spacing w:after="0" w:line="276" w:lineRule="auto"/>
        <w:jc w:val="both"/>
      </w:pPr>
      <w:r w:rsidRPr="002224E4">
        <w:rPr>
          <w:b/>
          <w:bCs/>
        </w:rPr>
        <w:t>Amazon S3</w:t>
      </w:r>
      <w:r w:rsidRPr="002224E4">
        <w:t>: Store large datasets of consumption history.</w:t>
      </w:r>
    </w:p>
    <w:p w14:paraId="17C51659" w14:textId="77777777" w:rsidR="002224E4" w:rsidRPr="002224E4" w:rsidRDefault="002224E4" w:rsidP="002224E4">
      <w:pPr>
        <w:numPr>
          <w:ilvl w:val="1"/>
          <w:numId w:val="99"/>
        </w:numPr>
        <w:pBdr>
          <w:top w:val="nil"/>
          <w:left w:val="nil"/>
          <w:bottom w:val="nil"/>
          <w:right w:val="nil"/>
          <w:between w:val="nil"/>
        </w:pBdr>
        <w:shd w:val="clear" w:color="auto" w:fill="FFFFFF"/>
        <w:spacing w:after="0" w:line="276" w:lineRule="auto"/>
        <w:jc w:val="both"/>
      </w:pPr>
      <w:r w:rsidRPr="002224E4">
        <w:rPr>
          <w:b/>
          <w:bCs/>
        </w:rPr>
        <w:t xml:space="preserve">Amazon </w:t>
      </w:r>
      <w:proofErr w:type="spellStart"/>
      <w:r w:rsidRPr="002224E4">
        <w:rPr>
          <w:b/>
          <w:bCs/>
        </w:rPr>
        <w:t>SageMaker</w:t>
      </w:r>
      <w:proofErr w:type="spellEnd"/>
      <w:r w:rsidRPr="002224E4">
        <w:t>: Apply machine learning to predict energy usage trends.</w:t>
      </w:r>
    </w:p>
    <w:p w14:paraId="7EF72267" w14:textId="77777777" w:rsidR="002224E4" w:rsidRPr="002224E4" w:rsidRDefault="002224E4" w:rsidP="002224E4">
      <w:pPr>
        <w:numPr>
          <w:ilvl w:val="1"/>
          <w:numId w:val="99"/>
        </w:numPr>
        <w:pBdr>
          <w:top w:val="nil"/>
          <w:left w:val="nil"/>
          <w:bottom w:val="nil"/>
          <w:right w:val="nil"/>
          <w:between w:val="nil"/>
        </w:pBdr>
        <w:shd w:val="clear" w:color="auto" w:fill="FFFFFF"/>
        <w:spacing w:after="0" w:line="276" w:lineRule="auto"/>
        <w:jc w:val="both"/>
      </w:pPr>
      <w:r w:rsidRPr="002224E4">
        <w:rPr>
          <w:b/>
          <w:bCs/>
        </w:rPr>
        <w:t>AWS Glue</w:t>
      </w:r>
      <w:r w:rsidRPr="002224E4">
        <w:t>: ETL for integrating and cleaning data from various sources.</w:t>
      </w:r>
    </w:p>
    <w:p w14:paraId="69EFD3F5" w14:textId="77777777" w:rsidR="002224E4" w:rsidRPr="002224E4" w:rsidRDefault="002224E4" w:rsidP="00316010">
      <w:pPr>
        <w:pStyle w:val="Heading3"/>
      </w:pPr>
      <w:r w:rsidRPr="002224E4">
        <w:t>Well-Architected Pillars:</w:t>
      </w:r>
    </w:p>
    <w:p w14:paraId="30A358AA" w14:textId="2D39D1E2" w:rsidR="002224E4" w:rsidRPr="002224E4" w:rsidRDefault="002224E4" w:rsidP="002224E4">
      <w:pPr>
        <w:numPr>
          <w:ilvl w:val="0"/>
          <w:numId w:val="100"/>
        </w:numPr>
        <w:pBdr>
          <w:top w:val="nil"/>
          <w:left w:val="nil"/>
          <w:bottom w:val="nil"/>
          <w:right w:val="nil"/>
          <w:between w:val="nil"/>
        </w:pBdr>
        <w:shd w:val="clear" w:color="auto" w:fill="FFFFFF"/>
        <w:spacing w:after="0" w:line="276" w:lineRule="auto"/>
        <w:jc w:val="both"/>
      </w:pPr>
      <w:r w:rsidRPr="002224E4">
        <w:rPr>
          <w:b/>
          <w:bCs/>
        </w:rPr>
        <w:t>Reliability</w:t>
      </w:r>
      <w:r w:rsidRPr="002224E4">
        <w:t xml:space="preserve">: Use AWS Backup for data </w:t>
      </w:r>
      <w:r w:rsidR="00B10EED" w:rsidRPr="002224E4">
        <w:t>recovery and</w:t>
      </w:r>
      <w:r w:rsidRPr="002224E4">
        <w:t xml:space="preserve"> implement auto-scaling for IoT services.</w:t>
      </w:r>
    </w:p>
    <w:p w14:paraId="058D3280" w14:textId="77777777" w:rsidR="002224E4" w:rsidRPr="002224E4" w:rsidRDefault="002224E4" w:rsidP="002224E4">
      <w:pPr>
        <w:numPr>
          <w:ilvl w:val="0"/>
          <w:numId w:val="100"/>
        </w:numPr>
        <w:pBdr>
          <w:top w:val="nil"/>
          <w:left w:val="nil"/>
          <w:bottom w:val="nil"/>
          <w:right w:val="nil"/>
          <w:between w:val="nil"/>
        </w:pBdr>
        <w:shd w:val="clear" w:color="auto" w:fill="FFFFFF"/>
        <w:spacing w:after="0" w:line="276" w:lineRule="auto"/>
        <w:jc w:val="both"/>
      </w:pPr>
      <w:r w:rsidRPr="002224E4">
        <w:rPr>
          <w:b/>
          <w:bCs/>
        </w:rPr>
        <w:t>Cost Optimization</w:t>
      </w:r>
      <w:r w:rsidRPr="002224E4">
        <w:t>: Use S3 for low-cost, long-term storage.</w:t>
      </w:r>
    </w:p>
    <w:p w14:paraId="14D70995" w14:textId="77777777" w:rsidR="002224E4" w:rsidRPr="002224E4" w:rsidRDefault="002224E4" w:rsidP="002224E4">
      <w:pPr>
        <w:numPr>
          <w:ilvl w:val="0"/>
          <w:numId w:val="100"/>
        </w:numPr>
        <w:pBdr>
          <w:top w:val="nil"/>
          <w:left w:val="nil"/>
          <w:bottom w:val="nil"/>
          <w:right w:val="nil"/>
          <w:between w:val="nil"/>
        </w:pBdr>
        <w:shd w:val="clear" w:color="auto" w:fill="FFFFFF"/>
        <w:spacing w:after="0" w:line="276" w:lineRule="auto"/>
        <w:jc w:val="both"/>
      </w:pPr>
      <w:r w:rsidRPr="002224E4">
        <w:rPr>
          <w:b/>
          <w:bCs/>
        </w:rPr>
        <w:t>Security</w:t>
      </w:r>
      <w:r w:rsidRPr="002224E4">
        <w:t>: Implement encryption and access control on IoT data with AWS IoT Device Management and IAM roles.</w:t>
      </w:r>
    </w:p>
    <w:p w14:paraId="18974BA2" w14:textId="77777777" w:rsidR="002224E4" w:rsidRPr="002224E4" w:rsidRDefault="002224E4" w:rsidP="00272889">
      <w:pPr>
        <w:pStyle w:val="Heading2"/>
      </w:pPr>
      <w:r w:rsidRPr="002224E4">
        <w:t>3. Smart City Infrastructure (General Platform and Services)</w:t>
      </w:r>
    </w:p>
    <w:p w14:paraId="7F3D49A8" w14:textId="77777777" w:rsidR="002224E4" w:rsidRPr="002224E4" w:rsidRDefault="002224E4" w:rsidP="002224E4">
      <w:pPr>
        <w:numPr>
          <w:ilvl w:val="0"/>
          <w:numId w:val="101"/>
        </w:numPr>
        <w:pBdr>
          <w:top w:val="nil"/>
          <w:left w:val="nil"/>
          <w:bottom w:val="nil"/>
          <w:right w:val="nil"/>
          <w:between w:val="nil"/>
        </w:pBdr>
        <w:shd w:val="clear" w:color="auto" w:fill="FFFFFF"/>
        <w:spacing w:after="0" w:line="276" w:lineRule="auto"/>
        <w:jc w:val="both"/>
      </w:pPr>
      <w:r w:rsidRPr="002224E4">
        <w:rPr>
          <w:b/>
          <w:bCs/>
        </w:rPr>
        <w:t>Objective</w:t>
      </w:r>
      <w:r w:rsidRPr="002224E4">
        <w:t>: Provide a scalable and secure infrastructure for Smart City services, integrating various systems (e.g., traffic management, healthcare, environmental monitoring).</w:t>
      </w:r>
    </w:p>
    <w:p w14:paraId="6D3FC0FE" w14:textId="77777777" w:rsidR="002224E4" w:rsidRPr="002224E4" w:rsidRDefault="002224E4" w:rsidP="002224E4">
      <w:pPr>
        <w:numPr>
          <w:ilvl w:val="0"/>
          <w:numId w:val="101"/>
        </w:numPr>
        <w:pBdr>
          <w:top w:val="nil"/>
          <w:left w:val="nil"/>
          <w:bottom w:val="nil"/>
          <w:right w:val="nil"/>
          <w:between w:val="nil"/>
        </w:pBdr>
        <w:shd w:val="clear" w:color="auto" w:fill="FFFFFF"/>
        <w:spacing w:after="0" w:line="276" w:lineRule="auto"/>
        <w:jc w:val="both"/>
      </w:pPr>
      <w:r w:rsidRPr="002224E4">
        <w:rPr>
          <w:b/>
          <w:bCs/>
        </w:rPr>
        <w:t>AWS Services</w:t>
      </w:r>
      <w:r w:rsidRPr="002224E4">
        <w:t>:</w:t>
      </w:r>
    </w:p>
    <w:p w14:paraId="41DBBFFE" w14:textId="77777777" w:rsidR="002224E4" w:rsidRPr="002224E4" w:rsidRDefault="002224E4" w:rsidP="002224E4">
      <w:pPr>
        <w:numPr>
          <w:ilvl w:val="1"/>
          <w:numId w:val="101"/>
        </w:numPr>
        <w:pBdr>
          <w:top w:val="nil"/>
          <w:left w:val="nil"/>
          <w:bottom w:val="nil"/>
          <w:right w:val="nil"/>
          <w:between w:val="nil"/>
        </w:pBdr>
        <w:shd w:val="clear" w:color="auto" w:fill="FFFFFF"/>
        <w:spacing w:after="0" w:line="276" w:lineRule="auto"/>
        <w:jc w:val="both"/>
      </w:pPr>
      <w:r w:rsidRPr="002224E4">
        <w:rPr>
          <w:b/>
          <w:bCs/>
        </w:rPr>
        <w:t>AWS CloudFormation</w:t>
      </w:r>
      <w:r w:rsidRPr="002224E4">
        <w:t xml:space="preserve">: Automate the </w:t>
      </w:r>
      <w:proofErr w:type="gramStart"/>
      <w:r w:rsidRPr="002224E4">
        <w:t>provisioning</w:t>
      </w:r>
      <w:proofErr w:type="gramEnd"/>
      <w:r w:rsidRPr="002224E4">
        <w:t xml:space="preserve"> of resources.</w:t>
      </w:r>
    </w:p>
    <w:p w14:paraId="26614685" w14:textId="77777777" w:rsidR="002224E4" w:rsidRPr="002224E4" w:rsidRDefault="002224E4" w:rsidP="002224E4">
      <w:pPr>
        <w:numPr>
          <w:ilvl w:val="1"/>
          <w:numId w:val="101"/>
        </w:numPr>
        <w:pBdr>
          <w:top w:val="nil"/>
          <w:left w:val="nil"/>
          <w:bottom w:val="nil"/>
          <w:right w:val="nil"/>
          <w:between w:val="nil"/>
        </w:pBdr>
        <w:shd w:val="clear" w:color="auto" w:fill="FFFFFF"/>
        <w:spacing w:after="0" w:line="276" w:lineRule="auto"/>
        <w:jc w:val="both"/>
      </w:pPr>
      <w:r w:rsidRPr="002224E4">
        <w:rPr>
          <w:b/>
          <w:bCs/>
        </w:rPr>
        <w:t>Amazon RDS</w:t>
      </w:r>
      <w:r w:rsidRPr="002224E4">
        <w:t>: Centralized relational data storage for city services.</w:t>
      </w:r>
    </w:p>
    <w:p w14:paraId="7CDB2E96" w14:textId="77777777" w:rsidR="002224E4" w:rsidRPr="002224E4" w:rsidRDefault="002224E4" w:rsidP="002224E4">
      <w:pPr>
        <w:numPr>
          <w:ilvl w:val="1"/>
          <w:numId w:val="101"/>
        </w:numPr>
        <w:pBdr>
          <w:top w:val="nil"/>
          <w:left w:val="nil"/>
          <w:bottom w:val="nil"/>
          <w:right w:val="nil"/>
          <w:between w:val="nil"/>
        </w:pBdr>
        <w:shd w:val="clear" w:color="auto" w:fill="FFFFFF"/>
        <w:spacing w:after="0" w:line="276" w:lineRule="auto"/>
        <w:jc w:val="both"/>
      </w:pPr>
      <w:r w:rsidRPr="002224E4">
        <w:rPr>
          <w:b/>
          <w:bCs/>
        </w:rPr>
        <w:t>Amazon VPC</w:t>
      </w:r>
      <w:r w:rsidRPr="002224E4">
        <w:t>: Network isolation to ensure secure connectivity between services.</w:t>
      </w:r>
    </w:p>
    <w:p w14:paraId="7F971B43" w14:textId="77777777" w:rsidR="002224E4" w:rsidRPr="002224E4" w:rsidRDefault="002224E4" w:rsidP="002224E4">
      <w:pPr>
        <w:numPr>
          <w:ilvl w:val="1"/>
          <w:numId w:val="101"/>
        </w:numPr>
        <w:pBdr>
          <w:top w:val="nil"/>
          <w:left w:val="nil"/>
          <w:bottom w:val="nil"/>
          <w:right w:val="nil"/>
          <w:between w:val="nil"/>
        </w:pBdr>
        <w:shd w:val="clear" w:color="auto" w:fill="FFFFFF"/>
        <w:spacing w:after="0" w:line="276" w:lineRule="auto"/>
        <w:jc w:val="both"/>
      </w:pPr>
      <w:r w:rsidRPr="002224E4">
        <w:rPr>
          <w:b/>
          <w:bCs/>
        </w:rPr>
        <w:t>AWS WAF</w:t>
      </w:r>
      <w:r w:rsidRPr="002224E4">
        <w:t>: Protect applications from web attacks.</w:t>
      </w:r>
    </w:p>
    <w:p w14:paraId="62FDD365" w14:textId="77777777" w:rsidR="002224E4" w:rsidRPr="002224E4" w:rsidRDefault="002224E4" w:rsidP="002224E4">
      <w:pPr>
        <w:numPr>
          <w:ilvl w:val="1"/>
          <w:numId w:val="101"/>
        </w:numPr>
        <w:pBdr>
          <w:top w:val="nil"/>
          <w:left w:val="nil"/>
          <w:bottom w:val="nil"/>
          <w:right w:val="nil"/>
          <w:between w:val="nil"/>
        </w:pBdr>
        <w:shd w:val="clear" w:color="auto" w:fill="FFFFFF"/>
        <w:spacing w:after="0" w:line="276" w:lineRule="auto"/>
        <w:jc w:val="both"/>
      </w:pPr>
      <w:r w:rsidRPr="002224E4">
        <w:rPr>
          <w:b/>
          <w:bCs/>
        </w:rPr>
        <w:t>Amazon CloudFront</w:t>
      </w:r>
      <w:r w:rsidRPr="002224E4">
        <w:t>: Content delivery to ensure low latency for city-wide services.</w:t>
      </w:r>
    </w:p>
    <w:p w14:paraId="3EA3C5D9" w14:textId="77777777" w:rsidR="002224E4" w:rsidRPr="002224E4" w:rsidRDefault="002224E4" w:rsidP="00272889">
      <w:pPr>
        <w:pStyle w:val="Heading3"/>
      </w:pPr>
      <w:r w:rsidRPr="002224E4">
        <w:t>Well-Architected Pillars:</w:t>
      </w:r>
    </w:p>
    <w:p w14:paraId="2BE9EED9" w14:textId="507660B7" w:rsidR="002224E4" w:rsidRPr="002224E4" w:rsidRDefault="002224E4" w:rsidP="002224E4">
      <w:pPr>
        <w:numPr>
          <w:ilvl w:val="0"/>
          <w:numId w:val="102"/>
        </w:numPr>
        <w:pBdr>
          <w:top w:val="nil"/>
          <w:left w:val="nil"/>
          <w:bottom w:val="nil"/>
          <w:right w:val="nil"/>
          <w:between w:val="nil"/>
        </w:pBdr>
        <w:shd w:val="clear" w:color="auto" w:fill="FFFFFF"/>
        <w:spacing w:after="0" w:line="276" w:lineRule="auto"/>
        <w:jc w:val="both"/>
      </w:pPr>
      <w:r w:rsidRPr="002224E4">
        <w:rPr>
          <w:b/>
          <w:bCs/>
        </w:rPr>
        <w:t>Performance Efficiency</w:t>
      </w:r>
      <w:r w:rsidRPr="002224E4">
        <w:t xml:space="preserve">: Leverage Auto Scaling to </w:t>
      </w:r>
      <w:r w:rsidR="00874ECE" w:rsidRPr="002224E4">
        <w:t>manage</w:t>
      </w:r>
      <w:r w:rsidRPr="002224E4">
        <w:t xml:space="preserve"> variable loads for various services.</w:t>
      </w:r>
    </w:p>
    <w:p w14:paraId="487CCC94" w14:textId="77777777" w:rsidR="002224E4" w:rsidRPr="002224E4" w:rsidRDefault="002224E4" w:rsidP="002224E4">
      <w:pPr>
        <w:numPr>
          <w:ilvl w:val="0"/>
          <w:numId w:val="102"/>
        </w:numPr>
        <w:pBdr>
          <w:top w:val="nil"/>
          <w:left w:val="nil"/>
          <w:bottom w:val="nil"/>
          <w:right w:val="nil"/>
          <w:between w:val="nil"/>
        </w:pBdr>
        <w:shd w:val="clear" w:color="auto" w:fill="FFFFFF"/>
        <w:spacing w:after="0" w:line="276" w:lineRule="auto"/>
        <w:jc w:val="both"/>
      </w:pPr>
      <w:r w:rsidRPr="002224E4">
        <w:rPr>
          <w:b/>
          <w:bCs/>
        </w:rPr>
        <w:t>Cost Optimization</w:t>
      </w:r>
      <w:r w:rsidRPr="002224E4">
        <w:t>: Use Reserved Instances for predictable workloads and Spot Instances for flexible workloads.</w:t>
      </w:r>
    </w:p>
    <w:p w14:paraId="76C12A1F" w14:textId="77777777" w:rsidR="002224E4" w:rsidRPr="002224E4" w:rsidRDefault="002224E4" w:rsidP="002224E4">
      <w:pPr>
        <w:numPr>
          <w:ilvl w:val="0"/>
          <w:numId w:val="102"/>
        </w:numPr>
        <w:pBdr>
          <w:top w:val="nil"/>
          <w:left w:val="nil"/>
          <w:bottom w:val="nil"/>
          <w:right w:val="nil"/>
          <w:between w:val="nil"/>
        </w:pBdr>
        <w:shd w:val="clear" w:color="auto" w:fill="FFFFFF"/>
        <w:spacing w:after="0" w:line="276" w:lineRule="auto"/>
        <w:jc w:val="both"/>
      </w:pPr>
      <w:r w:rsidRPr="002224E4">
        <w:rPr>
          <w:b/>
          <w:bCs/>
        </w:rPr>
        <w:t>Security</w:t>
      </w:r>
      <w:r w:rsidRPr="002224E4">
        <w:t>: Utilize IAM, KMS, and VPC security groups to control access and data security.</w:t>
      </w:r>
    </w:p>
    <w:p w14:paraId="6B79D7BA" w14:textId="77777777" w:rsidR="002224E4" w:rsidRPr="002224E4" w:rsidRDefault="002224E4" w:rsidP="00272889">
      <w:pPr>
        <w:pStyle w:val="Heading2"/>
      </w:pPr>
      <w:r w:rsidRPr="002224E4">
        <w:t>4. Data Management and Analytics (Smart City Big Data)</w:t>
      </w:r>
    </w:p>
    <w:p w14:paraId="3C55ED23" w14:textId="77777777" w:rsidR="002224E4" w:rsidRPr="002224E4" w:rsidRDefault="002224E4" w:rsidP="002224E4">
      <w:pPr>
        <w:numPr>
          <w:ilvl w:val="0"/>
          <w:numId w:val="103"/>
        </w:numPr>
        <w:pBdr>
          <w:top w:val="nil"/>
          <w:left w:val="nil"/>
          <w:bottom w:val="nil"/>
          <w:right w:val="nil"/>
          <w:between w:val="nil"/>
        </w:pBdr>
        <w:shd w:val="clear" w:color="auto" w:fill="FFFFFF"/>
        <w:spacing w:after="0" w:line="276" w:lineRule="auto"/>
        <w:jc w:val="both"/>
      </w:pPr>
      <w:r w:rsidRPr="002224E4">
        <w:rPr>
          <w:b/>
          <w:bCs/>
        </w:rPr>
        <w:t>Objective</w:t>
      </w:r>
      <w:r w:rsidRPr="002224E4">
        <w:t>: Aggregate data from various sources (traffic, utility meters, environmental sensors) and analyze it for actionable insights.</w:t>
      </w:r>
    </w:p>
    <w:p w14:paraId="47772737" w14:textId="77777777" w:rsidR="002224E4" w:rsidRPr="002224E4" w:rsidRDefault="002224E4" w:rsidP="002224E4">
      <w:pPr>
        <w:numPr>
          <w:ilvl w:val="0"/>
          <w:numId w:val="103"/>
        </w:numPr>
        <w:pBdr>
          <w:top w:val="nil"/>
          <w:left w:val="nil"/>
          <w:bottom w:val="nil"/>
          <w:right w:val="nil"/>
          <w:between w:val="nil"/>
        </w:pBdr>
        <w:shd w:val="clear" w:color="auto" w:fill="FFFFFF"/>
        <w:spacing w:after="0" w:line="276" w:lineRule="auto"/>
        <w:jc w:val="both"/>
      </w:pPr>
      <w:r w:rsidRPr="002224E4">
        <w:rPr>
          <w:b/>
          <w:bCs/>
        </w:rPr>
        <w:t>AWS Services</w:t>
      </w:r>
      <w:r w:rsidRPr="002224E4">
        <w:t>:</w:t>
      </w:r>
    </w:p>
    <w:p w14:paraId="4128381B" w14:textId="77777777" w:rsidR="002224E4" w:rsidRPr="002224E4" w:rsidRDefault="002224E4" w:rsidP="002224E4">
      <w:pPr>
        <w:numPr>
          <w:ilvl w:val="1"/>
          <w:numId w:val="103"/>
        </w:numPr>
        <w:pBdr>
          <w:top w:val="nil"/>
          <w:left w:val="nil"/>
          <w:bottom w:val="nil"/>
          <w:right w:val="nil"/>
          <w:between w:val="nil"/>
        </w:pBdr>
        <w:shd w:val="clear" w:color="auto" w:fill="FFFFFF"/>
        <w:spacing w:after="0" w:line="276" w:lineRule="auto"/>
        <w:jc w:val="both"/>
      </w:pPr>
      <w:r w:rsidRPr="002224E4">
        <w:rPr>
          <w:b/>
          <w:bCs/>
        </w:rPr>
        <w:t>Amazon Redshift</w:t>
      </w:r>
      <w:r w:rsidRPr="002224E4">
        <w:t>: Data warehouse for centralized analytics.</w:t>
      </w:r>
    </w:p>
    <w:p w14:paraId="3EFD3674" w14:textId="77777777" w:rsidR="002224E4" w:rsidRPr="002224E4" w:rsidRDefault="002224E4" w:rsidP="002224E4">
      <w:pPr>
        <w:numPr>
          <w:ilvl w:val="1"/>
          <w:numId w:val="103"/>
        </w:numPr>
        <w:pBdr>
          <w:top w:val="nil"/>
          <w:left w:val="nil"/>
          <w:bottom w:val="nil"/>
          <w:right w:val="nil"/>
          <w:between w:val="nil"/>
        </w:pBdr>
        <w:shd w:val="clear" w:color="auto" w:fill="FFFFFF"/>
        <w:spacing w:after="0" w:line="276" w:lineRule="auto"/>
        <w:jc w:val="both"/>
      </w:pPr>
      <w:r w:rsidRPr="002224E4">
        <w:rPr>
          <w:b/>
          <w:bCs/>
        </w:rPr>
        <w:t>Amazon EMR</w:t>
      </w:r>
      <w:r w:rsidRPr="002224E4">
        <w:t>: Process large data sets for data transformation.</w:t>
      </w:r>
    </w:p>
    <w:p w14:paraId="131EE765" w14:textId="77777777" w:rsidR="002224E4" w:rsidRPr="002224E4" w:rsidRDefault="002224E4" w:rsidP="002224E4">
      <w:pPr>
        <w:numPr>
          <w:ilvl w:val="1"/>
          <w:numId w:val="103"/>
        </w:numPr>
        <w:pBdr>
          <w:top w:val="nil"/>
          <w:left w:val="nil"/>
          <w:bottom w:val="nil"/>
          <w:right w:val="nil"/>
          <w:between w:val="nil"/>
        </w:pBdr>
        <w:shd w:val="clear" w:color="auto" w:fill="FFFFFF"/>
        <w:spacing w:after="0" w:line="276" w:lineRule="auto"/>
        <w:jc w:val="both"/>
      </w:pPr>
      <w:r w:rsidRPr="002224E4">
        <w:rPr>
          <w:b/>
          <w:bCs/>
        </w:rPr>
        <w:lastRenderedPageBreak/>
        <w:t>AWS Lake Formation</w:t>
      </w:r>
      <w:r w:rsidRPr="002224E4">
        <w:t>: Build a data lake for storage and governance.</w:t>
      </w:r>
    </w:p>
    <w:p w14:paraId="239FCCB5" w14:textId="77777777" w:rsidR="002224E4" w:rsidRPr="002224E4" w:rsidRDefault="002224E4" w:rsidP="002224E4">
      <w:pPr>
        <w:numPr>
          <w:ilvl w:val="1"/>
          <w:numId w:val="103"/>
        </w:numPr>
        <w:pBdr>
          <w:top w:val="nil"/>
          <w:left w:val="nil"/>
          <w:bottom w:val="nil"/>
          <w:right w:val="nil"/>
          <w:between w:val="nil"/>
        </w:pBdr>
        <w:shd w:val="clear" w:color="auto" w:fill="FFFFFF"/>
        <w:spacing w:after="0" w:line="276" w:lineRule="auto"/>
        <w:jc w:val="both"/>
      </w:pPr>
      <w:r w:rsidRPr="002224E4">
        <w:rPr>
          <w:b/>
          <w:bCs/>
        </w:rPr>
        <w:t xml:space="preserve">Amazon </w:t>
      </w:r>
      <w:proofErr w:type="spellStart"/>
      <w:r w:rsidRPr="002224E4">
        <w:rPr>
          <w:b/>
          <w:bCs/>
        </w:rPr>
        <w:t>QuickSight</w:t>
      </w:r>
      <w:proofErr w:type="spellEnd"/>
      <w:r w:rsidRPr="002224E4">
        <w:t>: Visualization of city metrics, trends, and forecasts.</w:t>
      </w:r>
    </w:p>
    <w:p w14:paraId="447D0C60" w14:textId="77777777" w:rsidR="002224E4" w:rsidRPr="002224E4" w:rsidRDefault="002224E4" w:rsidP="00272889">
      <w:pPr>
        <w:pStyle w:val="Heading3"/>
      </w:pPr>
      <w:r w:rsidRPr="002224E4">
        <w:t>Well-Architected Pillars:</w:t>
      </w:r>
    </w:p>
    <w:p w14:paraId="0C50A9CD" w14:textId="77777777" w:rsidR="002224E4" w:rsidRPr="002224E4" w:rsidRDefault="002224E4" w:rsidP="002224E4">
      <w:pPr>
        <w:numPr>
          <w:ilvl w:val="0"/>
          <w:numId w:val="104"/>
        </w:numPr>
        <w:pBdr>
          <w:top w:val="nil"/>
          <w:left w:val="nil"/>
          <w:bottom w:val="nil"/>
          <w:right w:val="nil"/>
          <w:between w:val="nil"/>
        </w:pBdr>
        <w:shd w:val="clear" w:color="auto" w:fill="FFFFFF"/>
        <w:spacing w:after="0" w:line="276" w:lineRule="auto"/>
        <w:jc w:val="both"/>
      </w:pPr>
      <w:r w:rsidRPr="002224E4">
        <w:rPr>
          <w:b/>
          <w:bCs/>
        </w:rPr>
        <w:t>Operational Excellence</w:t>
      </w:r>
      <w:r w:rsidRPr="002224E4">
        <w:t>: Implement automation for data pipelines and use monitoring tools like CloudWatch for alerting.</w:t>
      </w:r>
    </w:p>
    <w:p w14:paraId="0D8ED8AB" w14:textId="77777777" w:rsidR="002224E4" w:rsidRPr="002224E4" w:rsidRDefault="002224E4" w:rsidP="002224E4">
      <w:pPr>
        <w:numPr>
          <w:ilvl w:val="0"/>
          <w:numId w:val="104"/>
        </w:numPr>
        <w:pBdr>
          <w:top w:val="nil"/>
          <w:left w:val="nil"/>
          <w:bottom w:val="nil"/>
          <w:right w:val="nil"/>
          <w:between w:val="nil"/>
        </w:pBdr>
        <w:shd w:val="clear" w:color="auto" w:fill="FFFFFF"/>
        <w:spacing w:after="0" w:line="276" w:lineRule="auto"/>
        <w:jc w:val="both"/>
      </w:pPr>
      <w:r w:rsidRPr="002224E4">
        <w:rPr>
          <w:b/>
          <w:bCs/>
        </w:rPr>
        <w:t>Reliability</w:t>
      </w:r>
      <w:r w:rsidRPr="002224E4">
        <w:t>: Store backup copies of critical data in multi-Region S3 buckets for disaster recovery.</w:t>
      </w:r>
    </w:p>
    <w:p w14:paraId="3C1ADEA1" w14:textId="77777777" w:rsidR="002224E4" w:rsidRPr="002224E4" w:rsidRDefault="002224E4" w:rsidP="002224E4">
      <w:pPr>
        <w:numPr>
          <w:ilvl w:val="0"/>
          <w:numId w:val="104"/>
        </w:numPr>
        <w:pBdr>
          <w:top w:val="nil"/>
          <w:left w:val="nil"/>
          <w:bottom w:val="nil"/>
          <w:right w:val="nil"/>
          <w:between w:val="nil"/>
        </w:pBdr>
        <w:shd w:val="clear" w:color="auto" w:fill="FFFFFF"/>
        <w:spacing w:after="0" w:line="276" w:lineRule="auto"/>
        <w:jc w:val="both"/>
      </w:pPr>
      <w:r w:rsidRPr="002224E4">
        <w:rPr>
          <w:b/>
          <w:bCs/>
        </w:rPr>
        <w:t>Security</w:t>
      </w:r>
      <w:r w:rsidRPr="002224E4">
        <w:t>: Ensure compliance with data privacy regulations (GDPR, HIPAA) using AWS Compliance programs and encryption.</w:t>
      </w:r>
    </w:p>
    <w:p w14:paraId="6DDB9D67" w14:textId="77777777" w:rsidR="002224E4" w:rsidRPr="002224E4" w:rsidRDefault="002224E4" w:rsidP="00272889">
      <w:pPr>
        <w:pStyle w:val="Heading2"/>
      </w:pPr>
      <w:r w:rsidRPr="002224E4">
        <w:t>5. Citizen Engagement and Communication</w:t>
      </w:r>
    </w:p>
    <w:p w14:paraId="1D326D3C" w14:textId="77777777" w:rsidR="002224E4" w:rsidRPr="002224E4" w:rsidRDefault="002224E4" w:rsidP="002224E4">
      <w:pPr>
        <w:numPr>
          <w:ilvl w:val="0"/>
          <w:numId w:val="105"/>
        </w:numPr>
        <w:pBdr>
          <w:top w:val="nil"/>
          <w:left w:val="nil"/>
          <w:bottom w:val="nil"/>
          <w:right w:val="nil"/>
          <w:between w:val="nil"/>
        </w:pBdr>
        <w:shd w:val="clear" w:color="auto" w:fill="FFFFFF"/>
        <w:spacing w:after="0" w:line="276" w:lineRule="auto"/>
        <w:jc w:val="both"/>
      </w:pPr>
      <w:r w:rsidRPr="002224E4">
        <w:rPr>
          <w:b/>
          <w:bCs/>
        </w:rPr>
        <w:t>Objective</w:t>
      </w:r>
      <w:r w:rsidRPr="002224E4">
        <w:t>: Facilitate communication between citizens and city services.</w:t>
      </w:r>
    </w:p>
    <w:p w14:paraId="3295512B" w14:textId="77777777" w:rsidR="002224E4" w:rsidRPr="002224E4" w:rsidRDefault="002224E4" w:rsidP="002224E4">
      <w:pPr>
        <w:numPr>
          <w:ilvl w:val="0"/>
          <w:numId w:val="105"/>
        </w:numPr>
        <w:pBdr>
          <w:top w:val="nil"/>
          <w:left w:val="nil"/>
          <w:bottom w:val="nil"/>
          <w:right w:val="nil"/>
          <w:between w:val="nil"/>
        </w:pBdr>
        <w:shd w:val="clear" w:color="auto" w:fill="FFFFFF"/>
        <w:spacing w:after="0" w:line="276" w:lineRule="auto"/>
        <w:jc w:val="both"/>
      </w:pPr>
      <w:r w:rsidRPr="002224E4">
        <w:rPr>
          <w:b/>
          <w:bCs/>
        </w:rPr>
        <w:t>AWS Services</w:t>
      </w:r>
      <w:r w:rsidRPr="002224E4">
        <w:t>:</w:t>
      </w:r>
    </w:p>
    <w:p w14:paraId="2557A535" w14:textId="2575C087" w:rsidR="002224E4" w:rsidRPr="002224E4" w:rsidRDefault="002224E4" w:rsidP="002224E4">
      <w:pPr>
        <w:numPr>
          <w:ilvl w:val="1"/>
          <w:numId w:val="105"/>
        </w:numPr>
        <w:pBdr>
          <w:top w:val="nil"/>
          <w:left w:val="nil"/>
          <w:bottom w:val="nil"/>
          <w:right w:val="nil"/>
          <w:between w:val="nil"/>
        </w:pBdr>
        <w:shd w:val="clear" w:color="auto" w:fill="FFFFFF"/>
        <w:spacing w:after="0" w:line="276" w:lineRule="auto"/>
        <w:jc w:val="both"/>
      </w:pPr>
      <w:r w:rsidRPr="002224E4">
        <w:rPr>
          <w:b/>
          <w:bCs/>
        </w:rPr>
        <w:t>Amazon SNS</w:t>
      </w:r>
      <w:r w:rsidRPr="002224E4">
        <w:t xml:space="preserve">: Push notifications for city alerts (weather, traffic, </w:t>
      </w:r>
      <w:r w:rsidR="00CA6146">
        <w:t xml:space="preserve">and other </w:t>
      </w:r>
      <w:r w:rsidR="00C10927">
        <w:t>notable events</w:t>
      </w:r>
      <w:r w:rsidRPr="002224E4">
        <w:t>).</w:t>
      </w:r>
    </w:p>
    <w:p w14:paraId="2E6999C7" w14:textId="77777777" w:rsidR="002224E4" w:rsidRPr="002224E4" w:rsidRDefault="002224E4" w:rsidP="002224E4">
      <w:pPr>
        <w:numPr>
          <w:ilvl w:val="1"/>
          <w:numId w:val="105"/>
        </w:numPr>
        <w:pBdr>
          <w:top w:val="nil"/>
          <w:left w:val="nil"/>
          <w:bottom w:val="nil"/>
          <w:right w:val="nil"/>
          <w:between w:val="nil"/>
        </w:pBdr>
        <w:shd w:val="clear" w:color="auto" w:fill="FFFFFF"/>
        <w:spacing w:after="0" w:line="276" w:lineRule="auto"/>
        <w:jc w:val="both"/>
      </w:pPr>
      <w:r w:rsidRPr="002224E4">
        <w:rPr>
          <w:b/>
          <w:bCs/>
        </w:rPr>
        <w:t>Amazon Chime SDK</w:t>
      </w:r>
      <w:r w:rsidRPr="002224E4">
        <w:t>: Build a messaging platform for citizen engagement.</w:t>
      </w:r>
    </w:p>
    <w:p w14:paraId="243D31A0" w14:textId="77777777" w:rsidR="002224E4" w:rsidRPr="002224E4" w:rsidRDefault="002224E4" w:rsidP="002224E4">
      <w:pPr>
        <w:numPr>
          <w:ilvl w:val="1"/>
          <w:numId w:val="105"/>
        </w:numPr>
        <w:pBdr>
          <w:top w:val="nil"/>
          <w:left w:val="nil"/>
          <w:bottom w:val="nil"/>
          <w:right w:val="nil"/>
          <w:between w:val="nil"/>
        </w:pBdr>
        <w:shd w:val="clear" w:color="auto" w:fill="FFFFFF"/>
        <w:spacing w:after="0" w:line="276" w:lineRule="auto"/>
        <w:jc w:val="both"/>
      </w:pPr>
      <w:r w:rsidRPr="002224E4">
        <w:rPr>
          <w:b/>
          <w:bCs/>
        </w:rPr>
        <w:t>Amazon Connect</w:t>
      </w:r>
      <w:r w:rsidRPr="002224E4">
        <w:t>: Set up a call center for customer support and citizen queries.</w:t>
      </w:r>
    </w:p>
    <w:p w14:paraId="5AA581CB" w14:textId="77777777" w:rsidR="002224E4" w:rsidRPr="002224E4" w:rsidRDefault="002224E4" w:rsidP="00316010">
      <w:pPr>
        <w:pStyle w:val="Heading3"/>
      </w:pPr>
      <w:r w:rsidRPr="002224E4">
        <w:t>Well-Architected Pillars:</w:t>
      </w:r>
    </w:p>
    <w:p w14:paraId="1A712B34" w14:textId="77777777" w:rsidR="002224E4" w:rsidRPr="002224E4" w:rsidRDefault="002224E4" w:rsidP="002224E4">
      <w:pPr>
        <w:numPr>
          <w:ilvl w:val="0"/>
          <w:numId w:val="106"/>
        </w:numPr>
        <w:pBdr>
          <w:top w:val="nil"/>
          <w:left w:val="nil"/>
          <w:bottom w:val="nil"/>
          <w:right w:val="nil"/>
          <w:between w:val="nil"/>
        </w:pBdr>
        <w:shd w:val="clear" w:color="auto" w:fill="FFFFFF"/>
        <w:spacing w:after="0" w:line="276" w:lineRule="auto"/>
        <w:jc w:val="both"/>
      </w:pPr>
      <w:r w:rsidRPr="002224E4">
        <w:rPr>
          <w:b/>
          <w:bCs/>
        </w:rPr>
        <w:t>Security</w:t>
      </w:r>
      <w:r w:rsidRPr="002224E4">
        <w:t>: Secure communication channels and citizen data using encryption.</w:t>
      </w:r>
    </w:p>
    <w:p w14:paraId="0293374C" w14:textId="77777777" w:rsidR="002224E4" w:rsidRPr="002224E4" w:rsidRDefault="002224E4" w:rsidP="002224E4">
      <w:pPr>
        <w:numPr>
          <w:ilvl w:val="0"/>
          <w:numId w:val="106"/>
        </w:numPr>
        <w:pBdr>
          <w:top w:val="nil"/>
          <w:left w:val="nil"/>
          <w:bottom w:val="nil"/>
          <w:right w:val="nil"/>
          <w:between w:val="nil"/>
        </w:pBdr>
        <w:shd w:val="clear" w:color="auto" w:fill="FFFFFF"/>
        <w:spacing w:after="0" w:line="276" w:lineRule="auto"/>
        <w:jc w:val="both"/>
      </w:pPr>
      <w:r w:rsidRPr="002224E4">
        <w:rPr>
          <w:b/>
          <w:bCs/>
        </w:rPr>
        <w:t>Cost Optimization</w:t>
      </w:r>
      <w:r w:rsidRPr="002224E4">
        <w:t>: Optimize messaging costs using SNS with message filtering.</w:t>
      </w:r>
    </w:p>
    <w:p w14:paraId="64BD0412" w14:textId="77777777" w:rsidR="002224E4" w:rsidRPr="002224E4" w:rsidRDefault="002224E4" w:rsidP="002224E4">
      <w:pPr>
        <w:numPr>
          <w:ilvl w:val="0"/>
          <w:numId w:val="106"/>
        </w:numPr>
        <w:pBdr>
          <w:top w:val="nil"/>
          <w:left w:val="nil"/>
          <w:bottom w:val="nil"/>
          <w:right w:val="nil"/>
          <w:between w:val="nil"/>
        </w:pBdr>
        <w:shd w:val="clear" w:color="auto" w:fill="FFFFFF"/>
        <w:spacing w:after="0" w:line="276" w:lineRule="auto"/>
        <w:jc w:val="both"/>
      </w:pPr>
      <w:r w:rsidRPr="002224E4">
        <w:rPr>
          <w:b/>
          <w:bCs/>
        </w:rPr>
        <w:t>Reliability</w:t>
      </w:r>
      <w:r w:rsidRPr="002224E4">
        <w:t xml:space="preserve">: Set up a failover system using Amazon </w:t>
      </w:r>
      <w:proofErr w:type="spellStart"/>
      <w:r w:rsidRPr="002224E4">
        <w:t>Connect’s</w:t>
      </w:r>
      <w:proofErr w:type="spellEnd"/>
      <w:r w:rsidRPr="002224E4">
        <w:t xml:space="preserve"> built-in redundancy.</w:t>
      </w:r>
    </w:p>
    <w:p w14:paraId="3EE7B601" w14:textId="77777777" w:rsidR="00017A0B" w:rsidRDefault="00017A0B" w:rsidP="00272889">
      <w:pPr>
        <w:pStyle w:val="Heading2"/>
        <w:pBdr>
          <w:bottom w:val="single" w:sz="6" w:space="1" w:color="auto"/>
        </w:pBdr>
      </w:pPr>
    </w:p>
    <w:p w14:paraId="4DCB260F" w14:textId="77777777" w:rsidR="00017A0B" w:rsidRPr="00017A0B" w:rsidRDefault="00017A0B" w:rsidP="00017A0B">
      <w:pPr>
        <w:rPr>
          <w:lang w:val="en-IN"/>
        </w:rPr>
      </w:pPr>
    </w:p>
    <w:p w14:paraId="639CBB98" w14:textId="6A78CBC7" w:rsidR="002224E4" w:rsidRPr="002224E4" w:rsidRDefault="002224E4" w:rsidP="00272889">
      <w:pPr>
        <w:pStyle w:val="Heading2"/>
      </w:pPr>
      <w:r w:rsidRPr="002224E4">
        <w:t>Next Steps:</w:t>
      </w:r>
    </w:p>
    <w:p w14:paraId="0ED5A86A" w14:textId="77777777" w:rsidR="002224E4" w:rsidRPr="002224E4" w:rsidRDefault="002224E4" w:rsidP="002224E4">
      <w:pPr>
        <w:numPr>
          <w:ilvl w:val="0"/>
          <w:numId w:val="107"/>
        </w:numPr>
        <w:pBdr>
          <w:top w:val="nil"/>
          <w:left w:val="nil"/>
          <w:bottom w:val="nil"/>
          <w:right w:val="nil"/>
          <w:between w:val="nil"/>
        </w:pBdr>
        <w:shd w:val="clear" w:color="auto" w:fill="FFFFFF"/>
        <w:spacing w:after="0" w:line="276" w:lineRule="auto"/>
        <w:jc w:val="both"/>
      </w:pPr>
      <w:r w:rsidRPr="002224E4">
        <w:t>Define a clear architecture diagram for the entire Smart City project.</w:t>
      </w:r>
    </w:p>
    <w:p w14:paraId="35AA9717" w14:textId="77777777" w:rsidR="002224E4" w:rsidRPr="002224E4" w:rsidRDefault="002224E4" w:rsidP="002224E4">
      <w:pPr>
        <w:numPr>
          <w:ilvl w:val="0"/>
          <w:numId w:val="107"/>
        </w:numPr>
        <w:pBdr>
          <w:top w:val="nil"/>
          <w:left w:val="nil"/>
          <w:bottom w:val="nil"/>
          <w:right w:val="nil"/>
          <w:between w:val="nil"/>
        </w:pBdr>
        <w:shd w:val="clear" w:color="auto" w:fill="FFFFFF"/>
        <w:spacing w:after="0" w:line="276" w:lineRule="auto"/>
        <w:jc w:val="both"/>
      </w:pPr>
      <w:r w:rsidRPr="002224E4">
        <w:t>Break down the project into small, actionable milestones, each focusing on implementing one or more of these aspects.</w:t>
      </w:r>
    </w:p>
    <w:p w14:paraId="6C732A1D" w14:textId="77777777" w:rsidR="002224E4" w:rsidRDefault="002224E4" w:rsidP="002224E4">
      <w:pPr>
        <w:numPr>
          <w:ilvl w:val="0"/>
          <w:numId w:val="107"/>
        </w:numPr>
        <w:pBdr>
          <w:top w:val="nil"/>
          <w:left w:val="nil"/>
          <w:bottom w:val="nil"/>
          <w:right w:val="nil"/>
          <w:between w:val="nil"/>
        </w:pBdr>
        <w:shd w:val="clear" w:color="auto" w:fill="FFFFFF"/>
        <w:spacing w:after="0" w:line="276" w:lineRule="auto"/>
        <w:jc w:val="both"/>
      </w:pPr>
      <w:r w:rsidRPr="002224E4">
        <w:t>Make sure to document how each service is being used and why it fits the Well-Architected Framework.</w:t>
      </w:r>
    </w:p>
    <w:p w14:paraId="08E8A6A5" w14:textId="77777777" w:rsidR="00017A0B" w:rsidRDefault="00017A0B" w:rsidP="00017A0B">
      <w:pPr>
        <w:pBdr>
          <w:top w:val="nil"/>
          <w:left w:val="nil"/>
          <w:bottom w:val="nil"/>
          <w:right w:val="nil"/>
          <w:between w:val="nil"/>
        </w:pBdr>
        <w:shd w:val="clear" w:color="auto" w:fill="FFFFFF"/>
        <w:spacing w:after="0" w:line="276" w:lineRule="auto"/>
        <w:jc w:val="both"/>
      </w:pPr>
    </w:p>
    <w:p w14:paraId="22077EF1" w14:textId="09659F45" w:rsidR="00017A0B" w:rsidRDefault="00017A0B" w:rsidP="00017A0B">
      <w:pPr>
        <w:pBdr>
          <w:top w:val="nil"/>
          <w:left w:val="nil"/>
          <w:bottom w:val="single" w:sz="6" w:space="1" w:color="auto"/>
          <w:right w:val="nil"/>
          <w:between w:val="nil"/>
        </w:pBdr>
        <w:shd w:val="clear" w:color="auto" w:fill="FFFFFF"/>
        <w:spacing w:after="0" w:line="276" w:lineRule="auto"/>
        <w:jc w:val="both"/>
      </w:pPr>
    </w:p>
    <w:p w14:paraId="35A50E70" w14:textId="5620F624" w:rsidR="005C0104" w:rsidRPr="005C0104" w:rsidRDefault="00923156" w:rsidP="00E92BE8">
      <w:pPr>
        <w:pStyle w:val="Heading1"/>
      </w:pPr>
      <w:r>
        <w:t>Phase</w:t>
      </w:r>
      <w:r w:rsidR="005C0104" w:rsidRPr="005C0104">
        <w:t xml:space="preserve"> 1: Overview of Business Problem and Objectives</w:t>
      </w:r>
    </w:p>
    <w:p w14:paraId="1827BB74" w14:textId="77777777" w:rsidR="005C0104" w:rsidRPr="005C0104" w:rsidRDefault="005C0104" w:rsidP="00316010">
      <w:pPr>
        <w:pStyle w:val="Heading3"/>
      </w:pPr>
      <w:r w:rsidRPr="005C0104">
        <w:t>Business Problem:</w:t>
      </w:r>
    </w:p>
    <w:p w14:paraId="474F16AD" w14:textId="77777777" w:rsidR="005C0104" w:rsidRPr="005C0104" w:rsidRDefault="005C0104" w:rsidP="005C0104">
      <w:pPr>
        <w:pBdr>
          <w:top w:val="nil"/>
          <w:left w:val="nil"/>
          <w:bottom w:val="nil"/>
          <w:right w:val="nil"/>
          <w:between w:val="nil"/>
        </w:pBdr>
        <w:shd w:val="clear" w:color="auto" w:fill="FFFFFF"/>
        <w:spacing w:after="0" w:line="276" w:lineRule="auto"/>
        <w:jc w:val="both"/>
      </w:pPr>
      <w:r w:rsidRPr="005C0104">
        <w:t>The city aims to improve urban efficiency and quality of life by adopting a digital strategy that integrates various sectors like transportation, energy, healthcare, and infrastructure. The city wants to leverage real-time data to make informed decisions, optimize services, and build a sustainable, connected ecosystem for its citizens.</w:t>
      </w:r>
    </w:p>
    <w:p w14:paraId="4025B3E7" w14:textId="77777777" w:rsidR="005C0104" w:rsidRPr="005C0104" w:rsidRDefault="005C0104" w:rsidP="00316010">
      <w:pPr>
        <w:pStyle w:val="Heading3"/>
      </w:pPr>
      <w:r w:rsidRPr="005C0104">
        <w:t>Business Objectives:</w:t>
      </w:r>
    </w:p>
    <w:p w14:paraId="01738295"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Improve city management and citizen services through data-driven decision-making.</w:t>
      </w:r>
    </w:p>
    <w:p w14:paraId="4765438D"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Optimize energy consumption, transportation, and waste management.</w:t>
      </w:r>
    </w:p>
    <w:p w14:paraId="12DD659F"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Ensure sustainability through smart infrastructure and energy-efficient systems.</w:t>
      </w:r>
    </w:p>
    <w:p w14:paraId="52904B32"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Engage citizens in the development of smart city solutions through open data sharing.</w:t>
      </w:r>
    </w:p>
    <w:p w14:paraId="04A18D1E"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lastRenderedPageBreak/>
        <w:t>Enable efficient mobility and sustainable development through connected infrastructure and services.</w:t>
      </w:r>
    </w:p>
    <w:p w14:paraId="44AF641B" w14:textId="77777777" w:rsidR="005C0104" w:rsidRPr="005C0104" w:rsidRDefault="005C0104" w:rsidP="005C0104">
      <w:pPr>
        <w:numPr>
          <w:ilvl w:val="0"/>
          <w:numId w:val="108"/>
        </w:numPr>
        <w:pBdr>
          <w:top w:val="nil"/>
          <w:left w:val="nil"/>
          <w:bottom w:val="nil"/>
          <w:right w:val="nil"/>
          <w:between w:val="nil"/>
        </w:pBdr>
        <w:shd w:val="clear" w:color="auto" w:fill="FFFFFF"/>
        <w:spacing w:after="0" w:line="276" w:lineRule="auto"/>
        <w:jc w:val="both"/>
      </w:pPr>
      <w:r w:rsidRPr="005C0104">
        <w:t>Promote security through advanced public safety systems.</w:t>
      </w:r>
    </w:p>
    <w:p w14:paraId="17A04018" w14:textId="77777777" w:rsidR="005C0104" w:rsidRPr="005C0104" w:rsidRDefault="005C0104" w:rsidP="00316010">
      <w:pPr>
        <w:pStyle w:val="Heading3"/>
      </w:pPr>
      <w:r w:rsidRPr="005C0104">
        <w:t>Core Use Cases:</w:t>
      </w:r>
    </w:p>
    <w:p w14:paraId="79C79BDA" w14:textId="77777777" w:rsidR="005C0104" w:rsidRPr="005C0104" w:rsidRDefault="005C0104" w:rsidP="005C0104">
      <w:pPr>
        <w:numPr>
          <w:ilvl w:val="0"/>
          <w:numId w:val="109"/>
        </w:numPr>
        <w:pBdr>
          <w:top w:val="nil"/>
          <w:left w:val="nil"/>
          <w:bottom w:val="nil"/>
          <w:right w:val="nil"/>
          <w:between w:val="nil"/>
        </w:pBdr>
        <w:shd w:val="clear" w:color="auto" w:fill="FFFFFF"/>
        <w:spacing w:after="0" w:line="276" w:lineRule="auto"/>
        <w:jc w:val="both"/>
      </w:pPr>
      <w:r w:rsidRPr="005C0104">
        <w:rPr>
          <w:b/>
          <w:bCs/>
        </w:rPr>
        <w:t>Smart Mobility:</w:t>
      </w:r>
      <w:r w:rsidRPr="005C0104">
        <w:t xml:space="preserve"> Optimize traffic, integrate public transportation, provide real-time traffic updates, and enable smart parking solutions.</w:t>
      </w:r>
    </w:p>
    <w:p w14:paraId="79B2F0CE" w14:textId="77777777" w:rsidR="005C0104" w:rsidRPr="005C0104" w:rsidRDefault="005C0104" w:rsidP="005C0104">
      <w:pPr>
        <w:numPr>
          <w:ilvl w:val="0"/>
          <w:numId w:val="109"/>
        </w:numPr>
        <w:pBdr>
          <w:top w:val="nil"/>
          <w:left w:val="nil"/>
          <w:bottom w:val="nil"/>
          <w:right w:val="nil"/>
          <w:between w:val="nil"/>
        </w:pBdr>
        <w:shd w:val="clear" w:color="auto" w:fill="FFFFFF"/>
        <w:spacing w:after="0" w:line="276" w:lineRule="auto"/>
        <w:jc w:val="both"/>
      </w:pPr>
      <w:r w:rsidRPr="005C0104">
        <w:rPr>
          <w:b/>
          <w:bCs/>
        </w:rPr>
        <w:t>Energy Management:</w:t>
      </w:r>
      <w:r w:rsidRPr="005C0104">
        <w:t xml:space="preserve"> Optimize energy usage with smart grids and connected home devices for utilities measurement.</w:t>
      </w:r>
    </w:p>
    <w:p w14:paraId="60CCFD5A" w14:textId="77777777" w:rsidR="005C0104" w:rsidRPr="005C0104" w:rsidRDefault="005C0104" w:rsidP="005C0104">
      <w:pPr>
        <w:numPr>
          <w:ilvl w:val="0"/>
          <w:numId w:val="109"/>
        </w:numPr>
        <w:pBdr>
          <w:top w:val="nil"/>
          <w:left w:val="nil"/>
          <w:bottom w:val="nil"/>
          <w:right w:val="nil"/>
          <w:between w:val="nil"/>
        </w:pBdr>
        <w:shd w:val="clear" w:color="auto" w:fill="FFFFFF"/>
        <w:spacing w:after="0" w:line="276" w:lineRule="auto"/>
        <w:jc w:val="both"/>
      </w:pPr>
      <w:r w:rsidRPr="005C0104">
        <w:rPr>
          <w:b/>
          <w:bCs/>
        </w:rPr>
        <w:t>Public Infrastructure:</w:t>
      </w:r>
      <w:r w:rsidRPr="005C0104">
        <w:t xml:space="preserve"> Smart street lighting, waste management, and connected infrastructure for efficient services.</w:t>
      </w:r>
    </w:p>
    <w:p w14:paraId="332062E7" w14:textId="77777777" w:rsidR="005C0104" w:rsidRPr="005C0104" w:rsidRDefault="005C0104" w:rsidP="005C0104">
      <w:pPr>
        <w:numPr>
          <w:ilvl w:val="0"/>
          <w:numId w:val="109"/>
        </w:numPr>
        <w:pBdr>
          <w:top w:val="nil"/>
          <w:left w:val="nil"/>
          <w:bottom w:val="nil"/>
          <w:right w:val="nil"/>
          <w:between w:val="nil"/>
        </w:pBdr>
        <w:shd w:val="clear" w:color="auto" w:fill="FFFFFF"/>
        <w:spacing w:after="0" w:line="276" w:lineRule="auto"/>
        <w:jc w:val="both"/>
      </w:pPr>
      <w:r w:rsidRPr="005C0104">
        <w:rPr>
          <w:b/>
          <w:bCs/>
        </w:rPr>
        <w:t>Citizen Engagement:</w:t>
      </w:r>
      <w:r w:rsidRPr="005C0104">
        <w:t xml:space="preserve"> Enable participatory decision-making through apps and feedback platforms.</w:t>
      </w:r>
    </w:p>
    <w:p w14:paraId="7C7EFF65" w14:textId="77777777" w:rsidR="005C0104" w:rsidRPr="005C0104" w:rsidRDefault="005C0104" w:rsidP="005C0104">
      <w:pPr>
        <w:numPr>
          <w:ilvl w:val="0"/>
          <w:numId w:val="109"/>
        </w:numPr>
        <w:pBdr>
          <w:top w:val="nil"/>
          <w:left w:val="nil"/>
          <w:bottom w:val="nil"/>
          <w:right w:val="nil"/>
          <w:between w:val="nil"/>
        </w:pBdr>
        <w:shd w:val="clear" w:color="auto" w:fill="FFFFFF"/>
        <w:spacing w:after="0" w:line="276" w:lineRule="auto"/>
        <w:jc w:val="both"/>
      </w:pPr>
      <w:r w:rsidRPr="005C0104">
        <w:rPr>
          <w:b/>
          <w:bCs/>
        </w:rPr>
        <w:t>Environmental Sustainability:</w:t>
      </w:r>
      <w:r w:rsidRPr="005C0104">
        <w:t xml:space="preserve"> Reduce carbon footprints through renewable energy integration and waste management optimization.</w:t>
      </w:r>
    </w:p>
    <w:p w14:paraId="6610610E" w14:textId="282456C8" w:rsidR="005C0104" w:rsidRPr="00E92BE8" w:rsidRDefault="00923156" w:rsidP="00E92BE8">
      <w:pPr>
        <w:pStyle w:val="Heading1"/>
      </w:pPr>
      <w:r w:rsidRPr="00E92BE8">
        <w:t>Phase</w:t>
      </w:r>
      <w:r w:rsidR="005C0104" w:rsidRPr="00E92BE8">
        <w:t xml:space="preserve"> 2: Smart City Solution Design with AWS</w:t>
      </w:r>
    </w:p>
    <w:p w14:paraId="1D684296" w14:textId="77777777" w:rsidR="005C0104" w:rsidRPr="005C0104" w:rsidRDefault="005C0104" w:rsidP="008D46E1">
      <w:pPr>
        <w:pStyle w:val="Heading2"/>
      </w:pPr>
      <w:r w:rsidRPr="005C0104">
        <w:t>1. Operational Excellence (AWS WAF Pillar)</w:t>
      </w:r>
    </w:p>
    <w:p w14:paraId="43CF2891" w14:textId="77777777" w:rsidR="005C0104" w:rsidRPr="008D46E1" w:rsidRDefault="005C0104" w:rsidP="008D46E1">
      <w:pPr>
        <w:pStyle w:val="Heading3"/>
      </w:pPr>
      <w:r w:rsidRPr="008D46E1">
        <w:t>Business Requirement:</w:t>
      </w:r>
    </w:p>
    <w:p w14:paraId="7D5425BA" w14:textId="2523A723" w:rsidR="005C0104" w:rsidRPr="005C0104" w:rsidRDefault="005C0104" w:rsidP="005C0104">
      <w:pPr>
        <w:numPr>
          <w:ilvl w:val="0"/>
          <w:numId w:val="110"/>
        </w:numPr>
        <w:pBdr>
          <w:top w:val="nil"/>
          <w:left w:val="nil"/>
          <w:bottom w:val="nil"/>
          <w:right w:val="nil"/>
          <w:between w:val="nil"/>
        </w:pBdr>
        <w:shd w:val="clear" w:color="auto" w:fill="FFFFFF"/>
        <w:spacing w:after="0" w:line="276" w:lineRule="auto"/>
        <w:jc w:val="both"/>
      </w:pPr>
      <w:r w:rsidRPr="005C0104">
        <w:t xml:space="preserve">Ensure the city’s systems can scale, are easy to manage, and can </w:t>
      </w:r>
      <w:r w:rsidR="00874ECE" w:rsidRPr="005C0104">
        <w:t>manage</w:t>
      </w:r>
      <w:r w:rsidRPr="005C0104">
        <w:t xml:space="preserve"> evolving demands while maintaining resilience.</w:t>
      </w:r>
    </w:p>
    <w:p w14:paraId="203855B8" w14:textId="77777777" w:rsidR="005C0104" w:rsidRPr="005C0104" w:rsidRDefault="005C0104" w:rsidP="005C0104">
      <w:pPr>
        <w:numPr>
          <w:ilvl w:val="0"/>
          <w:numId w:val="110"/>
        </w:numPr>
        <w:pBdr>
          <w:top w:val="nil"/>
          <w:left w:val="nil"/>
          <w:bottom w:val="nil"/>
          <w:right w:val="nil"/>
          <w:between w:val="nil"/>
        </w:pBdr>
        <w:shd w:val="clear" w:color="auto" w:fill="FFFFFF"/>
        <w:spacing w:after="0" w:line="276" w:lineRule="auto"/>
        <w:jc w:val="both"/>
      </w:pPr>
      <w:r w:rsidRPr="005C0104">
        <w:t>Implement continuous integration and continuous delivery (CI/CD) pipelines for rapid deployment and updates.</w:t>
      </w:r>
    </w:p>
    <w:p w14:paraId="2C3D4524" w14:textId="77777777" w:rsidR="005C0104" w:rsidRPr="005C0104" w:rsidRDefault="005C0104" w:rsidP="00316010">
      <w:pPr>
        <w:pStyle w:val="Heading3"/>
      </w:pPr>
      <w:r w:rsidRPr="005C0104">
        <w:t>AWS Services to Use:</w:t>
      </w:r>
    </w:p>
    <w:p w14:paraId="459252FD" w14:textId="77777777" w:rsidR="005C0104" w:rsidRPr="005C0104" w:rsidRDefault="005C0104" w:rsidP="005C0104">
      <w:pPr>
        <w:numPr>
          <w:ilvl w:val="0"/>
          <w:numId w:val="111"/>
        </w:numPr>
        <w:pBdr>
          <w:top w:val="nil"/>
          <w:left w:val="nil"/>
          <w:bottom w:val="nil"/>
          <w:right w:val="nil"/>
          <w:between w:val="nil"/>
        </w:pBdr>
        <w:shd w:val="clear" w:color="auto" w:fill="FFFFFF"/>
        <w:spacing w:after="0" w:line="276" w:lineRule="auto"/>
        <w:jc w:val="both"/>
      </w:pPr>
      <w:r w:rsidRPr="005C0104">
        <w:rPr>
          <w:b/>
          <w:bCs/>
        </w:rPr>
        <w:t>Amazon CloudWatch</w:t>
      </w:r>
      <w:r w:rsidRPr="005C0104">
        <w:t>: For monitoring and alerting on the health of various systems like traffic lights, energy grids, and waste management sensors. The goal is to ensure that the system responds promptly to issues.</w:t>
      </w:r>
    </w:p>
    <w:p w14:paraId="198696BE" w14:textId="77777777" w:rsidR="005C0104" w:rsidRPr="005C0104" w:rsidRDefault="005C0104" w:rsidP="005C0104">
      <w:pPr>
        <w:numPr>
          <w:ilvl w:val="0"/>
          <w:numId w:val="111"/>
        </w:numPr>
        <w:pBdr>
          <w:top w:val="nil"/>
          <w:left w:val="nil"/>
          <w:bottom w:val="nil"/>
          <w:right w:val="nil"/>
          <w:between w:val="nil"/>
        </w:pBdr>
        <w:shd w:val="clear" w:color="auto" w:fill="FFFFFF"/>
        <w:spacing w:after="0" w:line="276" w:lineRule="auto"/>
        <w:jc w:val="both"/>
      </w:pPr>
      <w:r w:rsidRPr="005C0104">
        <w:rPr>
          <w:b/>
          <w:bCs/>
        </w:rPr>
        <w:t>AWS Lambda</w:t>
      </w:r>
      <w:r w:rsidRPr="005C0104">
        <w:t>: Use Lambda for serverless computing to trigger actions based on events, such as adjusting traffic lights or activating public transport systems based on real-time data.</w:t>
      </w:r>
    </w:p>
    <w:p w14:paraId="5B51C0E7" w14:textId="1D2ED557" w:rsidR="005C0104" w:rsidRPr="005C0104" w:rsidRDefault="005C0104" w:rsidP="005C0104">
      <w:pPr>
        <w:numPr>
          <w:ilvl w:val="0"/>
          <w:numId w:val="111"/>
        </w:numPr>
        <w:pBdr>
          <w:top w:val="nil"/>
          <w:left w:val="nil"/>
          <w:bottom w:val="nil"/>
          <w:right w:val="nil"/>
          <w:between w:val="nil"/>
        </w:pBdr>
        <w:shd w:val="clear" w:color="auto" w:fill="FFFFFF"/>
        <w:spacing w:after="0" w:line="276" w:lineRule="auto"/>
        <w:jc w:val="both"/>
      </w:pPr>
      <w:r w:rsidRPr="005C0104">
        <w:rPr>
          <w:b/>
          <w:bCs/>
        </w:rPr>
        <w:t>AWS Systems Manager</w:t>
      </w:r>
      <w:r w:rsidRPr="005C0104">
        <w:t xml:space="preserve">: Automate tasks like updating connected devices in infrastructure (smart lighting, IoT sensors, </w:t>
      </w:r>
      <w:r w:rsidR="00CA6146">
        <w:t>and other smart devices</w:t>
      </w:r>
      <w:r w:rsidRPr="005C0104">
        <w:t>) across the city.</w:t>
      </w:r>
    </w:p>
    <w:p w14:paraId="6A623B80" w14:textId="77777777" w:rsidR="005C0104" w:rsidRPr="005C0104" w:rsidRDefault="005C0104" w:rsidP="005C0104">
      <w:pPr>
        <w:numPr>
          <w:ilvl w:val="0"/>
          <w:numId w:val="111"/>
        </w:numPr>
        <w:pBdr>
          <w:top w:val="nil"/>
          <w:left w:val="nil"/>
          <w:bottom w:val="nil"/>
          <w:right w:val="nil"/>
          <w:between w:val="nil"/>
        </w:pBdr>
        <w:shd w:val="clear" w:color="auto" w:fill="FFFFFF"/>
        <w:spacing w:after="0" w:line="276" w:lineRule="auto"/>
        <w:jc w:val="both"/>
      </w:pPr>
      <w:r w:rsidRPr="005C0104">
        <w:rPr>
          <w:b/>
          <w:bCs/>
        </w:rPr>
        <w:t>Amazon CloudTrail</w:t>
      </w:r>
      <w:r w:rsidRPr="005C0104">
        <w:t>: Track changes to the AWS environment and monitor resource usage for operational audits.</w:t>
      </w:r>
    </w:p>
    <w:p w14:paraId="559198AE" w14:textId="77777777" w:rsidR="005C0104" w:rsidRPr="005C0104" w:rsidRDefault="005C0104" w:rsidP="00316010">
      <w:pPr>
        <w:pStyle w:val="Heading3"/>
      </w:pPr>
      <w:r w:rsidRPr="005C0104">
        <w:t>Implementation:</w:t>
      </w:r>
    </w:p>
    <w:p w14:paraId="4D9B3CBA" w14:textId="292E4CA3" w:rsidR="005C0104" w:rsidRPr="005C0104" w:rsidRDefault="00B10EED" w:rsidP="005C0104">
      <w:pPr>
        <w:numPr>
          <w:ilvl w:val="0"/>
          <w:numId w:val="112"/>
        </w:numPr>
        <w:pBdr>
          <w:top w:val="nil"/>
          <w:left w:val="nil"/>
          <w:bottom w:val="nil"/>
          <w:right w:val="nil"/>
          <w:between w:val="nil"/>
        </w:pBdr>
        <w:shd w:val="clear" w:color="auto" w:fill="FFFFFF"/>
        <w:spacing w:after="0" w:line="276" w:lineRule="auto"/>
        <w:jc w:val="both"/>
      </w:pPr>
      <w:r w:rsidRPr="005C0104">
        <w:t>Smart</w:t>
      </w:r>
      <w:r w:rsidR="005C0104" w:rsidRPr="005C0104">
        <w:t xml:space="preserve"> </w:t>
      </w:r>
      <w:r w:rsidR="002E7764" w:rsidRPr="005C0104">
        <w:t>cities are</w:t>
      </w:r>
      <w:r w:rsidR="005C0104" w:rsidRPr="005C0104">
        <w:t xml:space="preserve"> powered by a variety of cloud-native applications that continuously collect, analyze, and act on real-time data. A serverless architecture is implemented using AWS Lambda, along with an automated CI/CD pipeline using </w:t>
      </w:r>
      <w:r w:rsidR="005C0104" w:rsidRPr="005C0104">
        <w:rPr>
          <w:b/>
          <w:bCs/>
        </w:rPr>
        <w:t xml:space="preserve">AWS </w:t>
      </w:r>
      <w:proofErr w:type="spellStart"/>
      <w:r w:rsidR="005C0104" w:rsidRPr="005C0104">
        <w:rPr>
          <w:b/>
          <w:bCs/>
        </w:rPr>
        <w:t>CodePipeline</w:t>
      </w:r>
      <w:proofErr w:type="spellEnd"/>
      <w:r w:rsidR="005C0104" w:rsidRPr="005C0104">
        <w:t xml:space="preserve"> to ensure a rapid deployment cycle.</w:t>
      </w:r>
    </w:p>
    <w:p w14:paraId="539CF288" w14:textId="77777777" w:rsidR="005C0104" w:rsidRPr="008D46E1" w:rsidRDefault="005C0104" w:rsidP="008D46E1">
      <w:pPr>
        <w:pStyle w:val="Heading2"/>
      </w:pPr>
      <w:r w:rsidRPr="008D46E1">
        <w:t>2. Security (AWS WAF Pillar)</w:t>
      </w:r>
    </w:p>
    <w:p w14:paraId="47111CEE" w14:textId="77777777" w:rsidR="005C0104" w:rsidRPr="005C0104" w:rsidRDefault="005C0104" w:rsidP="00316010">
      <w:pPr>
        <w:pStyle w:val="Heading3"/>
      </w:pPr>
      <w:r w:rsidRPr="005C0104">
        <w:t>Business Requirement:</w:t>
      </w:r>
    </w:p>
    <w:p w14:paraId="768FA1E9" w14:textId="77777777" w:rsidR="005C0104" w:rsidRPr="005C0104" w:rsidRDefault="005C0104" w:rsidP="005C0104">
      <w:pPr>
        <w:numPr>
          <w:ilvl w:val="0"/>
          <w:numId w:val="113"/>
        </w:numPr>
        <w:pBdr>
          <w:top w:val="nil"/>
          <w:left w:val="nil"/>
          <w:bottom w:val="nil"/>
          <w:right w:val="nil"/>
          <w:between w:val="nil"/>
        </w:pBdr>
        <w:shd w:val="clear" w:color="auto" w:fill="FFFFFF"/>
        <w:spacing w:after="0" w:line="276" w:lineRule="auto"/>
        <w:jc w:val="both"/>
      </w:pPr>
      <w:r w:rsidRPr="005C0104">
        <w:t>Safeguard sensitive data (e.g., citizen information, traffic data, and energy consumption) and comply with relevant data privacy regulations (e.g., GDPR).</w:t>
      </w:r>
    </w:p>
    <w:p w14:paraId="7F436479" w14:textId="77777777" w:rsidR="005C0104" w:rsidRPr="005C0104" w:rsidRDefault="005C0104" w:rsidP="005C0104">
      <w:pPr>
        <w:numPr>
          <w:ilvl w:val="0"/>
          <w:numId w:val="113"/>
        </w:numPr>
        <w:pBdr>
          <w:top w:val="nil"/>
          <w:left w:val="nil"/>
          <w:bottom w:val="nil"/>
          <w:right w:val="nil"/>
          <w:between w:val="nil"/>
        </w:pBdr>
        <w:shd w:val="clear" w:color="auto" w:fill="FFFFFF"/>
        <w:spacing w:after="0" w:line="276" w:lineRule="auto"/>
        <w:jc w:val="both"/>
      </w:pPr>
      <w:r w:rsidRPr="005C0104">
        <w:t>Secure data in transit and at rest across IoT devices, citizen apps, and city management systems.</w:t>
      </w:r>
    </w:p>
    <w:p w14:paraId="57726779" w14:textId="77777777" w:rsidR="005C0104" w:rsidRPr="005C0104" w:rsidRDefault="005C0104" w:rsidP="00316010">
      <w:pPr>
        <w:pStyle w:val="Heading3"/>
      </w:pPr>
      <w:r w:rsidRPr="005C0104">
        <w:lastRenderedPageBreak/>
        <w:t>AWS Services to Use:</w:t>
      </w:r>
    </w:p>
    <w:p w14:paraId="5AF86DFD" w14:textId="77777777" w:rsidR="005C0104" w:rsidRPr="005C0104" w:rsidRDefault="005C0104" w:rsidP="005C0104">
      <w:pPr>
        <w:numPr>
          <w:ilvl w:val="0"/>
          <w:numId w:val="114"/>
        </w:numPr>
        <w:pBdr>
          <w:top w:val="nil"/>
          <w:left w:val="nil"/>
          <w:bottom w:val="nil"/>
          <w:right w:val="nil"/>
          <w:between w:val="nil"/>
        </w:pBdr>
        <w:shd w:val="clear" w:color="auto" w:fill="FFFFFF"/>
        <w:spacing w:after="0" w:line="276" w:lineRule="auto"/>
        <w:jc w:val="both"/>
      </w:pPr>
      <w:r w:rsidRPr="005C0104">
        <w:rPr>
          <w:b/>
          <w:bCs/>
        </w:rPr>
        <w:t>AWS Identity and Access Management (IAM)</w:t>
      </w:r>
      <w:r w:rsidRPr="005C0104">
        <w:t>: Define policies to ensure proper access control across all city services, granting only the necessary access to each user, device, or service.</w:t>
      </w:r>
    </w:p>
    <w:p w14:paraId="07A0655F" w14:textId="77777777" w:rsidR="005C0104" w:rsidRPr="005C0104" w:rsidRDefault="005C0104" w:rsidP="005C0104">
      <w:pPr>
        <w:numPr>
          <w:ilvl w:val="0"/>
          <w:numId w:val="114"/>
        </w:numPr>
        <w:pBdr>
          <w:top w:val="nil"/>
          <w:left w:val="nil"/>
          <w:bottom w:val="nil"/>
          <w:right w:val="nil"/>
          <w:between w:val="nil"/>
        </w:pBdr>
        <w:shd w:val="clear" w:color="auto" w:fill="FFFFFF"/>
        <w:spacing w:after="0" w:line="276" w:lineRule="auto"/>
        <w:jc w:val="both"/>
      </w:pPr>
      <w:r w:rsidRPr="005C0104">
        <w:rPr>
          <w:b/>
          <w:bCs/>
        </w:rPr>
        <w:t>AWS Key Management Service (KMS)</w:t>
      </w:r>
      <w:r w:rsidRPr="005C0104">
        <w:t>: Secure sensitive data using encryption both in transit and at rest.</w:t>
      </w:r>
    </w:p>
    <w:p w14:paraId="2F5D948D" w14:textId="77777777" w:rsidR="005C0104" w:rsidRPr="005C0104" w:rsidRDefault="005C0104" w:rsidP="005C0104">
      <w:pPr>
        <w:numPr>
          <w:ilvl w:val="0"/>
          <w:numId w:val="114"/>
        </w:numPr>
        <w:pBdr>
          <w:top w:val="nil"/>
          <w:left w:val="nil"/>
          <w:bottom w:val="nil"/>
          <w:right w:val="nil"/>
          <w:between w:val="nil"/>
        </w:pBdr>
        <w:shd w:val="clear" w:color="auto" w:fill="FFFFFF"/>
        <w:spacing w:after="0" w:line="276" w:lineRule="auto"/>
        <w:jc w:val="both"/>
      </w:pPr>
      <w:r w:rsidRPr="005C0104">
        <w:rPr>
          <w:b/>
          <w:bCs/>
        </w:rPr>
        <w:t>AWS Shield</w:t>
      </w:r>
      <w:r w:rsidRPr="005C0104">
        <w:t>: Protect the city’s infrastructure from DDoS attacks that could disrupt services like public transport or power distribution.</w:t>
      </w:r>
    </w:p>
    <w:p w14:paraId="3418B10D" w14:textId="77777777" w:rsidR="005C0104" w:rsidRPr="005C0104" w:rsidRDefault="005C0104" w:rsidP="005C0104">
      <w:pPr>
        <w:numPr>
          <w:ilvl w:val="0"/>
          <w:numId w:val="114"/>
        </w:numPr>
        <w:pBdr>
          <w:top w:val="nil"/>
          <w:left w:val="nil"/>
          <w:bottom w:val="nil"/>
          <w:right w:val="nil"/>
          <w:between w:val="nil"/>
        </w:pBdr>
        <w:shd w:val="clear" w:color="auto" w:fill="FFFFFF"/>
        <w:spacing w:after="0" w:line="276" w:lineRule="auto"/>
        <w:jc w:val="both"/>
      </w:pPr>
      <w:r w:rsidRPr="005C0104">
        <w:rPr>
          <w:b/>
          <w:bCs/>
        </w:rPr>
        <w:t>Amazon VPC</w:t>
      </w:r>
      <w:r w:rsidRPr="005C0104">
        <w:t>: Create isolated networks for different services to ensure network-level security and prevent unauthorized access between systems.</w:t>
      </w:r>
    </w:p>
    <w:p w14:paraId="324D12AB" w14:textId="77777777" w:rsidR="005C0104" w:rsidRPr="005C0104" w:rsidRDefault="005C0104" w:rsidP="005C0104">
      <w:pPr>
        <w:numPr>
          <w:ilvl w:val="0"/>
          <w:numId w:val="114"/>
        </w:numPr>
        <w:pBdr>
          <w:top w:val="nil"/>
          <w:left w:val="nil"/>
          <w:bottom w:val="nil"/>
          <w:right w:val="nil"/>
          <w:between w:val="nil"/>
        </w:pBdr>
        <w:shd w:val="clear" w:color="auto" w:fill="FFFFFF"/>
        <w:spacing w:after="0" w:line="276" w:lineRule="auto"/>
        <w:jc w:val="both"/>
      </w:pPr>
      <w:r w:rsidRPr="005C0104">
        <w:rPr>
          <w:b/>
          <w:bCs/>
        </w:rPr>
        <w:t>AWS WAF</w:t>
      </w:r>
      <w:r w:rsidRPr="005C0104">
        <w:t>: Protect public-facing applications from common web exploits and maintain a secure online interface for citizens.</w:t>
      </w:r>
    </w:p>
    <w:p w14:paraId="51D206E2" w14:textId="77777777" w:rsidR="005C0104" w:rsidRPr="005C0104" w:rsidRDefault="005C0104" w:rsidP="00316010">
      <w:pPr>
        <w:pStyle w:val="Heading3"/>
      </w:pPr>
      <w:r w:rsidRPr="005C0104">
        <w:t>Implementation:</w:t>
      </w:r>
    </w:p>
    <w:p w14:paraId="015EE100" w14:textId="77777777" w:rsidR="005C0104" w:rsidRPr="005C0104" w:rsidRDefault="005C0104" w:rsidP="005C0104">
      <w:pPr>
        <w:numPr>
          <w:ilvl w:val="0"/>
          <w:numId w:val="115"/>
        </w:numPr>
        <w:pBdr>
          <w:top w:val="nil"/>
          <w:left w:val="nil"/>
          <w:bottom w:val="nil"/>
          <w:right w:val="nil"/>
          <w:between w:val="nil"/>
        </w:pBdr>
        <w:shd w:val="clear" w:color="auto" w:fill="FFFFFF"/>
        <w:spacing w:after="0" w:line="276" w:lineRule="auto"/>
        <w:jc w:val="both"/>
      </w:pPr>
      <w:r w:rsidRPr="005C0104">
        <w:t xml:space="preserve">All sensitive data from citizens (e.g., energy usage, transportation habits) is encrypted using </w:t>
      </w:r>
      <w:r w:rsidRPr="005C0104">
        <w:rPr>
          <w:b/>
          <w:bCs/>
        </w:rPr>
        <w:t>AWS KMS</w:t>
      </w:r>
      <w:r w:rsidRPr="005C0104">
        <w:t xml:space="preserve">. IoT data is securely transmitted using </w:t>
      </w:r>
      <w:r w:rsidRPr="005C0104">
        <w:rPr>
          <w:b/>
          <w:bCs/>
        </w:rPr>
        <w:t>Amazon IoT Core</w:t>
      </w:r>
      <w:r w:rsidRPr="005C0104">
        <w:t xml:space="preserve"> and stored in encrypted databases like </w:t>
      </w:r>
      <w:r w:rsidRPr="005C0104">
        <w:rPr>
          <w:b/>
          <w:bCs/>
        </w:rPr>
        <w:t>Amazon RDS</w:t>
      </w:r>
      <w:r w:rsidRPr="005C0104">
        <w:t>.</w:t>
      </w:r>
    </w:p>
    <w:p w14:paraId="4EC1B750" w14:textId="77777777" w:rsidR="005C0104" w:rsidRPr="005C0104" w:rsidRDefault="005C0104" w:rsidP="008D46E1">
      <w:pPr>
        <w:pStyle w:val="Heading2"/>
      </w:pPr>
      <w:r w:rsidRPr="005C0104">
        <w:t>3. Reliability (AWS WAF Pillar)</w:t>
      </w:r>
    </w:p>
    <w:p w14:paraId="78A25F6C" w14:textId="77777777" w:rsidR="005C0104" w:rsidRPr="005C0104" w:rsidRDefault="005C0104" w:rsidP="008D46E1">
      <w:pPr>
        <w:pStyle w:val="Heading3"/>
      </w:pPr>
      <w:r w:rsidRPr="005C0104">
        <w:t>Business Requirement:</w:t>
      </w:r>
    </w:p>
    <w:p w14:paraId="0833B536" w14:textId="2F1EAEDA" w:rsidR="005C0104" w:rsidRPr="005C0104" w:rsidRDefault="005C0104" w:rsidP="005C0104">
      <w:pPr>
        <w:numPr>
          <w:ilvl w:val="0"/>
          <w:numId w:val="116"/>
        </w:numPr>
        <w:pBdr>
          <w:top w:val="nil"/>
          <w:left w:val="nil"/>
          <w:bottom w:val="nil"/>
          <w:right w:val="nil"/>
          <w:between w:val="nil"/>
        </w:pBdr>
        <w:shd w:val="clear" w:color="auto" w:fill="FFFFFF"/>
        <w:spacing w:after="0" w:line="276" w:lineRule="auto"/>
        <w:jc w:val="both"/>
      </w:pPr>
      <w:r w:rsidRPr="005C0104">
        <w:t xml:space="preserve">Ensure the system can recover quickly from </w:t>
      </w:r>
      <w:r w:rsidR="002E7764" w:rsidRPr="005C0104">
        <w:t>failures and</w:t>
      </w:r>
      <w:r w:rsidRPr="005C0104">
        <w:t xml:space="preserve"> maintain the ability to scale and </w:t>
      </w:r>
      <w:r w:rsidR="00874ECE" w:rsidRPr="005C0104">
        <w:t>manage</w:t>
      </w:r>
      <w:r w:rsidRPr="005C0104">
        <w:t xml:space="preserve"> demand spikes (e.g., during peak traffic hours or energy consumption periods).</w:t>
      </w:r>
    </w:p>
    <w:p w14:paraId="42BB9F93" w14:textId="77777777" w:rsidR="005C0104" w:rsidRPr="005C0104" w:rsidRDefault="005C0104" w:rsidP="008D46E1">
      <w:pPr>
        <w:pStyle w:val="Heading3"/>
      </w:pPr>
      <w:r w:rsidRPr="005C0104">
        <w:t>AWS Services to Use:</w:t>
      </w:r>
    </w:p>
    <w:p w14:paraId="32E5A4C4" w14:textId="77777777" w:rsidR="005C0104" w:rsidRPr="005C0104" w:rsidRDefault="005C0104" w:rsidP="005C0104">
      <w:pPr>
        <w:numPr>
          <w:ilvl w:val="0"/>
          <w:numId w:val="117"/>
        </w:numPr>
        <w:pBdr>
          <w:top w:val="nil"/>
          <w:left w:val="nil"/>
          <w:bottom w:val="nil"/>
          <w:right w:val="nil"/>
          <w:between w:val="nil"/>
        </w:pBdr>
        <w:shd w:val="clear" w:color="auto" w:fill="FFFFFF"/>
        <w:spacing w:after="0" w:line="276" w:lineRule="auto"/>
        <w:jc w:val="both"/>
      </w:pPr>
      <w:r w:rsidRPr="005C0104">
        <w:rPr>
          <w:b/>
          <w:bCs/>
        </w:rPr>
        <w:t>Amazon S3</w:t>
      </w:r>
      <w:r w:rsidRPr="005C0104">
        <w:t>: Store backup data and essential city records (e.g., traffic data, historical energy consumption data) with high availability.</w:t>
      </w:r>
    </w:p>
    <w:p w14:paraId="2EEECF4B" w14:textId="77777777" w:rsidR="005C0104" w:rsidRPr="005C0104" w:rsidRDefault="005C0104" w:rsidP="005C0104">
      <w:pPr>
        <w:numPr>
          <w:ilvl w:val="0"/>
          <w:numId w:val="117"/>
        </w:numPr>
        <w:pBdr>
          <w:top w:val="nil"/>
          <w:left w:val="nil"/>
          <w:bottom w:val="nil"/>
          <w:right w:val="nil"/>
          <w:between w:val="nil"/>
        </w:pBdr>
        <w:shd w:val="clear" w:color="auto" w:fill="FFFFFF"/>
        <w:spacing w:after="0" w:line="276" w:lineRule="auto"/>
        <w:jc w:val="both"/>
      </w:pPr>
      <w:r w:rsidRPr="005C0104">
        <w:rPr>
          <w:b/>
          <w:bCs/>
        </w:rPr>
        <w:t>AWS Elastic Load Balancing (ELB)</w:t>
      </w:r>
      <w:r w:rsidRPr="005C0104">
        <w:t>: Ensure even distribution of traffic to microservices and databases, maintaining availability during traffic spikes (e.g., traffic updates, citizen engagement platforms).</w:t>
      </w:r>
    </w:p>
    <w:p w14:paraId="1A932CCA" w14:textId="33C55B3C" w:rsidR="005C0104" w:rsidRPr="005C0104" w:rsidRDefault="005C0104" w:rsidP="005C0104">
      <w:pPr>
        <w:numPr>
          <w:ilvl w:val="0"/>
          <w:numId w:val="117"/>
        </w:numPr>
        <w:pBdr>
          <w:top w:val="nil"/>
          <w:left w:val="nil"/>
          <w:bottom w:val="nil"/>
          <w:right w:val="nil"/>
          <w:between w:val="nil"/>
        </w:pBdr>
        <w:shd w:val="clear" w:color="auto" w:fill="FFFFFF"/>
        <w:spacing w:after="0" w:line="276" w:lineRule="auto"/>
        <w:jc w:val="both"/>
      </w:pPr>
      <w:r w:rsidRPr="005C0104">
        <w:rPr>
          <w:b/>
          <w:bCs/>
        </w:rPr>
        <w:t>AWS Auto Scaling</w:t>
      </w:r>
      <w:r w:rsidRPr="005C0104">
        <w:t xml:space="preserve">: Scale resources automatically </w:t>
      </w:r>
      <w:proofErr w:type="gramStart"/>
      <w:r w:rsidRPr="005C0104">
        <w:t xml:space="preserve">to </w:t>
      </w:r>
      <w:r w:rsidR="00874ECE" w:rsidRPr="005C0104">
        <w:t>manage</w:t>
      </w:r>
      <w:proofErr w:type="gramEnd"/>
      <w:r w:rsidRPr="005C0104">
        <w:t xml:space="preserve"> large amounts of traffic, especially during peak hours or public events.</w:t>
      </w:r>
    </w:p>
    <w:p w14:paraId="1B2A123C" w14:textId="77777777" w:rsidR="005C0104" w:rsidRPr="005C0104" w:rsidRDefault="005C0104" w:rsidP="008D46E1">
      <w:pPr>
        <w:pStyle w:val="Heading3"/>
      </w:pPr>
      <w:r w:rsidRPr="005C0104">
        <w:t>Implementation:</w:t>
      </w:r>
    </w:p>
    <w:p w14:paraId="380A3AE6" w14:textId="6F7DC8BF" w:rsidR="005C0104" w:rsidRPr="005C0104" w:rsidRDefault="005C0104" w:rsidP="005C0104">
      <w:pPr>
        <w:numPr>
          <w:ilvl w:val="0"/>
          <w:numId w:val="118"/>
        </w:numPr>
        <w:pBdr>
          <w:top w:val="nil"/>
          <w:left w:val="nil"/>
          <w:bottom w:val="nil"/>
          <w:right w:val="nil"/>
          <w:between w:val="nil"/>
        </w:pBdr>
        <w:shd w:val="clear" w:color="auto" w:fill="FFFFFF"/>
        <w:spacing w:after="0" w:line="276" w:lineRule="auto"/>
        <w:jc w:val="both"/>
      </w:pPr>
      <w:r w:rsidRPr="005C0104">
        <w:t xml:space="preserve">For systems like real-time traffic monitoring and IoT-based energy meters, use </w:t>
      </w:r>
      <w:r w:rsidRPr="005C0104">
        <w:rPr>
          <w:b/>
          <w:bCs/>
        </w:rPr>
        <w:t>AWS Auto Scaling</w:t>
      </w:r>
      <w:r w:rsidRPr="005C0104">
        <w:t xml:space="preserve"> to </w:t>
      </w:r>
      <w:r w:rsidR="00874ECE" w:rsidRPr="005C0104">
        <w:t>manage</w:t>
      </w:r>
      <w:r w:rsidRPr="005C0104">
        <w:t xml:space="preserve"> high request volumes automatically. </w:t>
      </w:r>
      <w:r w:rsidRPr="005C0104">
        <w:rPr>
          <w:b/>
          <w:bCs/>
        </w:rPr>
        <w:t>Amazon RDS</w:t>
      </w:r>
      <w:r w:rsidRPr="005C0104">
        <w:t xml:space="preserve"> and </w:t>
      </w:r>
      <w:r w:rsidRPr="005C0104">
        <w:rPr>
          <w:b/>
          <w:bCs/>
        </w:rPr>
        <w:t>DynamoDB</w:t>
      </w:r>
      <w:r w:rsidRPr="005C0104">
        <w:t xml:space="preserve"> provide </w:t>
      </w:r>
      <w:r w:rsidR="00C10927" w:rsidRPr="005C0104">
        <w:t xml:space="preserve">universally </w:t>
      </w:r>
      <w:proofErr w:type="gramStart"/>
      <w:r w:rsidR="00C10927" w:rsidRPr="005C0104">
        <w:t>available</w:t>
      </w:r>
      <w:r w:rsidRPr="005C0104">
        <w:t>,</w:t>
      </w:r>
      <w:proofErr w:type="gramEnd"/>
      <w:r w:rsidRPr="005C0104">
        <w:t xml:space="preserve"> fault-tolerant databases to store data for smart transportation and energy management systems.</w:t>
      </w:r>
    </w:p>
    <w:p w14:paraId="1E15ACB3" w14:textId="560533A3" w:rsidR="005C0104" w:rsidRPr="005C0104" w:rsidRDefault="00923156" w:rsidP="001036D7">
      <w:pPr>
        <w:pStyle w:val="Heading1"/>
      </w:pPr>
      <w:r>
        <w:t>Phase</w:t>
      </w:r>
      <w:r w:rsidR="005C0104" w:rsidRPr="005C0104">
        <w:t xml:space="preserve"> 3: Performance Efficiency (AWS WAF Pillar)</w:t>
      </w:r>
    </w:p>
    <w:p w14:paraId="408F2319" w14:textId="77777777" w:rsidR="005C0104" w:rsidRPr="005C0104" w:rsidRDefault="005C0104" w:rsidP="00C25F7D">
      <w:pPr>
        <w:pStyle w:val="Heading3"/>
      </w:pPr>
      <w:r w:rsidRPr="005C0104">
        <w:t>Business Requirement:</w:t>
      </w:r>
    </w:p>
    <w:p w14:paraId="4E424847" w14:textId="4A4B6142" w:rsidR="005C0104" w:rsidRPr="005C0104" w:rsidRDefault="005C0104" w:rsidP="005C0104">
      <w:pPr>
        <w:numPr>
          <w:ilvl w:val="0"/>
          <w:numId w:val="119"/>
        </w:numPr>
        <w:pBdr>
          <w:top w:val="nil"/>
          <w:left w:val="nil"/>
          <w:bottom w:val="nil"/>
          <w:right w:val="nil"/>
          <w:between w:val="nil"/>
        </w:pBdr>
        <w:shd w:val="clear" w:color="auto" w:fill="FFFFFF"/>
        <w:spacing w:after="0" w:line="276" w:lineRule="auto"/>
        <w:jc w:val="both"/>
      </w:pPr>
      <w:r w:rsidRPr="005C0104">
        <w:rPr>
          <w:b/>
          <w:bCs/>
        </w:rPr>
        <w:t>Optimize system performance</w:t>
      </w:r>
      <w:r w:rsidRPr="005C0104">
        <w:t xml:space="preserve"> across all services (traffic management, energy consumption, waste management, </w:t>
      </w:r>
      <w:r w:rsidR="00397398">
        <w:t>and other public services</w:t>
      </w:r>
      <w:r w:rsidRPr="005C0104">
        <w:t>) while ensuring systems respond to dynamic city-wide demands.</w:t>
      </w:r>
    </w:p>
    <w:p w14:paraId="5FDBAF99" w14:textId="77777777" w:rsidR="005C0104" w:rsidRPr="005C0104" w:rsidRDefault="005C0104" w:rsidP="005C0104">
      <w:pPr>
        <w:numPr>
          <w:ilvl w:val="0"/>
          <w:numId w:val="119"/>
        </w:numPr>
        <w:pBdr>
          <w:top w:val="nil"/>
          <w:left w:val="nil"/>
          <w:bottom w:val="nil"/>
          <w:right w:val="nil"/>
          <w:between w:val="nil"/>
        </w:pBdr>
        <w:shd w:val="clear" w:color="auto" w:fill="FFFFFF"/>
        <w:spacing w:after="0" w:line="276" w:lineRule="auto"/>
        <w:jc w:val="both"/>
      </w:pPr>
      <w:r w:rsidRPr="005C0104">
        <w:t xml:space="preserve">Ensure the </w:t>
      </w:r>
      <w:r w:rsidRPr="005C0104">
        <w:rPr>
          <w:b/>
          <w:bCs/>
        </w:rPr>
        <w:t>scalability</w:t>
      </w:r>
      <w:r w:rsidRPr="005C0104">
        <w:t xml:space="preserve"> of IoT devices and connected infrastructure, making sure that data is processed and acted upon quickly and efficiently.</w:t>
      </w:r>
    </w:p>
    <w:p w14:paraId="09EC5854" w14:textId="77777777" w:rsidR="005C0104" w:rsidRPr="005C0104" w:rsidRDefault="005C0104" w:rsidP="00C25F7D">
      <w:pPr>
        <w:pStyle w:val="Heading3"/>
      </w:pPr>
      <w:r w:rsidRPr="005C0104">
        <w:t>AWS Services to Use:</w:t>
      </w:r>
    </w:p>
    <w:p w14:paraId="4B053687" w14:textId="77777777" w:rsidR="005C0104" w:rsidRPr="005C0104" w:rsidRDefault="005C0104" w:rsidP="005C0104">
      <w:pPr>
        <w:numPr>
          <w:ilvl w:val="0"/>
          <w:numId w:val="120"/>
        </w:numPr>
        <w:pBdr>
          <w:top w:val="nil"/>
          <w:left w:val="nil"/>
          <w:bottom w:val="nil"/>
          <w:right w:val="nil"/>
          <w:between w:val="nil"/>
        </w:pBdr>
        <w:shd w:val="clear" w:color="auto" w:fill="FFFFFF"/>
        <w:spacing w:after="0" w:line="276" w:lineRule="auto"/>
        <w:jc w:val="both"/>
      </w:pPr>
      <w:r w:rsidRPr="005C0104">
        <w:rPr>
          <w:b/>
          <w:bCs/>
        </w:rPr>
        <w:t xml:space="preserve">Amazon EC2 and AWS </w:t>
      </w:r>
      <w:proofErr w:type="spellStart"/>
      <w:r w:rsidRPr="005C0104">
        <w:rPr>
          <w:b/>
          <w:bCs/>
        </w:rPr>
        <w:t>Fargate</w:t>
      </w:r>
      <w:proofErr w:type="spellEnd"/>
      <w:r w:rsidRPr="005C0104">
        <w:t xml:space="preserve">: Use these services for containerized and server-based deployments to run city management applications that need to scale efficiently. </w:t>
      </w:r>
      <w:r w:rsidRPr="005C0104">
        <w:rPr>
          <w:b/>
          <w:bCs/>
        </w:rPr>
        <w:t xml:space="preserve">AWS </w:t>
      </w:r>
      <w:proofErr w:type="spellStart"/>
      <w:r w:rsidRPr="005C0104">
        <w:rPr>
          <w:b/>
          <w:bCs/>
        </w:rPr>
        <w:t>Fargate</w:t>
      </w:r>
      <w:proofErr w:type="spellEnd"/>
      <w:r w:rsidRPr="005C0104">
        <w:t xml:space="preserve"> </w:t>
      </w:r>
      <w:r w:rsidRPr="005C0104">
        <w:lastRenderedPageBreak/>
        <w:t xml:space="preserve">provides serverless compute for containers, while </w:t>
      </w:r>
      <w:r w:rsidRPr="005C0104">
        <w:rPr>
          <w:b/>
          <w:bCs/>
        </w:rPr>
        <w:t>EC2</w:t>
      </w:r>
      <w:r w:rsidRPr="005C0104">
        <w:t xml:space="preserve"> instances allow greater flexibility in handling compute-heavy applications like data analytics for traffic prediction.</w:t>
      </w:r>
    </w:p>
    <w:p w14:paraId="2209B2BC" w14:textId="7E549EB7" w:rsidR="005C0104" w:rsidRPr="005C0104" w:rsidRDefault="005C0104" w:rsidP="005C0104">
      <w:pPr>
        <w:numPr>
          <w:ilvl w:val="0"/>
          <w:numId w:val="120"/>
        </w:numPr>
        <w:pBdr>
          <w:top w:val="nil"/>
          <w:left w:val="nil"/>
          <w:bottom w:val="nil"/>
          <w:right w:val="nil"/>
          <w:between w:val="nil"/>
        </w:pBdr>
        <w:shd w:val="clear" w:color="auto" w:fill="FFFFFF"/>
        <w:spacing w:after="0" w:line="276" w:lineRule="auto"/>
        <w:jc w:val="both"/>
      </w:pPr>
      <w:r w:rsidRPr="005C0104">
        <w:rPr>
          <w:b/>
          <w:bCs/>
        </w:rPr>
        <w:t>Amazon Kinesis</w:t>
      </w:r>
      <w:r w:rsidRPr="005C0104">
        <w:t xml:space="preserve">: Use </w:t>
      </w:r>
      <w:r w:rsidRPr="005C0104">
        <w:rPr>
          <w:b/>
          <w:bCs/>
        </w:rPr>
        <w:t>Amazon Kinesis</w:t>
      </w:r>
      <w:r w:rsidRPr="005C0104">
        <w:t xml:space="preserve"> for ingesting and processing real-time data from IoT devices, like traffic sensors and smart meters, enabling immediate insights and actions. This helps to process </w:t>
      </w:r>
      <w:r w:rsidR="00874ECE" w:rsidRPr="005C0104">
        <w:t>vast amounts</w:t>
      </w:r>
      <w:r w:rsidRPr="005C0104">
        <w:t xml:space="preserve"> of data from smart devices and sensors deployed in the city.</w:t>
      </w:r>
    </w:p>
    <w:p w14:paraId="691A9A08" w14:textId="42B11B59" w:rsidR="005C0104" w:rsidRPr="005C0104" w:rsidRDefault="005C0104" w:rsidP="005C0104">
      <w:pPr>
        <w:numPr>
          <w:ilvl w:val="0"/>
          <w:numId w:val="120"/>
        </w:numPr>
        <w:pBdr>
          <w:top w:val="nil"/>
          <w:left w:val="nil"/>
          <w:bottom w:val="nil"/>
          <w:right w:val="nil"/>
          <w:between w:val="nil"/>
        </w:pBdr>
        <w:shd w:val="clear" w:color="auto" w:fill="FFFFFF"/>
        <w:spacing w:after="0" w:line="276" w:lineRule="auto"/>
        <w:jc w:val="both"/>
      </w:pPr>
      <w:r w:rsidRPr="005C0104">
        <w:rPr>
          <w:b/>
          <w:bCs/>
        </w:rPr>
        <w:t>AWS Elastic Beanstalk</w:t>
      </w:r>
      <w:r w:rsidRPr="005C0104">
        <w:t xml:space="preserve">: For easy management and deployment of applications related to smart infrastructure and citizen engagement, </w:t>
      </w:r>
      <w:r w:rsidRPr="005C0104">
        <w:rPr>
          <w:b/>
          <w:bCs/>
        </w:rPr>
        <w:t>AWS Elastic Beanstalk</w:t>
      </w:r>
      <w:r w:rsidRPr="005C0104">
        <w:t xml:space="preserve"> can </w:t>
      </w:r>
      <w:r w:rsidR="00874ECE" w:rsidRPr="005C0104">
        <w:t>manage</w:t>
      </w:r>
      <w:r w:rsidRPr="005C0104">
        <w:t xml:space="preserve"> the deployment of the required components in the background with minimal configuration.</w:t>
      </w:r>
    </w:p>
    <w:p w14:paraId="3C94068A" w14:textId="77777777" w:rsidR="005C0104" w:rsidRPr="005C0104" w:rsidRDefault="005C0104" w:rsidP="005C0104">
      <w:pPr>
        <w:numPr>
          <w:ilvl w:val="0"/>
          <w:numId w:val="120"/>
        </w:numPr>
        <w:pBdr>
          <w:top w:val="nil"/>
          <w:left w:val="nil"/>
          <w:bottom w:val="nil"/>
          <w:right w:val="nil"/>
          <w:between w:val="nil"/>
        </w:pBdr>
        <w:shd w:val="clear" w:color="auto" w:fill="FFFFFF"/>
        <w:spacing w:after="0" w:line="276" w:lineRule="auto"/>
        <w:jc w:val="both"/>
      </w:pPr>
      <w:r w:rsidRPr="005C0104">
        <w:rPr>
          <w:b/>
          <w:bCs/>
        </w:rPr>
        <w:t>AWS Lambda</w:t>
      </w:r>
      <w:r w:rsidRPr="005C0104">
        <w:t xml:space="preserve">: As mentioned earlier, </w:t>
      </w:r>
      <w:r w:rsidRPr="005C0104">
        <w:rPr>
          <w:b/>
          <w:bCs/>
        </w:rPr>
        <w:t>AWS Lambda</w:t>
      </w:r>
      <w:r w:rsidRPr="005C0104">
        <w:t xml:space="preserve"> ensures that lightweight, event-driven workloads (such as activating smart parking or adjusting energy distribution based on usage) are executed efficiently without dedicated servers.</w:t>
      </w:r>
    </w:p>
    <w:p w14:paraId="15CBA99D" w14:textId="77777777" w:rsidR="005C0104" w:rsidRPr="005C0104" w:rsidRDefault="005C0104" w:rsidP="005C0104">
      <w:pPr>
        <w:numPr>
          <w:ilvl w:val="0"/>
          <w:numId w:val="120"/>
        </w:numPr>
        <w:pBdr>
          <w:top w:val="nil"/>
          <w:left w:val="nil"/>
          <w:bottom w:val="nil"/>
          <w:right w:val="nil"/>
          <w:between w:val="nil"/>
        </w:pBdr>
        <w:shd w:val="clear" w:color="auto" w:fill="FFFFFF"/>
        <w:spacing w:after="0" w:line="276" w:lineRule="auto"/>
        <w:jc w:val="both"/>
      </w:pPr>
      <w:r w:rsidRPr="005C0104">
        <w:rPr>
          <w:b/>
          <w:bCs/>
        </w:rPr>
        <w:t>Amazon CloudFront</w:t>
      </w:r>
      <w:r w:rsidRPr="005C0104">
        <w:t xml:space="preserve">: For quick delivery of city services to citizens, use </w:t>
      </w:r>
      <w:r w:rsidRPr="005C0104">
        <w:rPr>
          <w:b/>
          <w:bCs/>
        </w:rPr>
        <w:t>CloudFront</w:t>
      </w:r>
      <w:r w:rsidRPr="005C0104">
        <w:t xml:space="preserve"> to cache static content (e.g., traffic updates, city data) and serve it to users with low latency.</w:t>
      </w:r>
    </w:p>
    <w:p w14:paraId="41369878" w14:textId="77777777" w:rsidR="005C0104" w:rsidRPr="005C0104" w:rsidRDefault="005C0104" w:rsidP="00C25F7D">
      <w:pPr>
        <w:pStyle w:val="Heading3"/>
      </w:pPr>
      <w:r w:rsidRPr="005C0104">
        <w:t>Implementation:</w:t>
      </w:r>
    </w:p>
    <w:p w14:paraId="6684026B" w14:textId="77777777" w:rsidR="005C0104" w:rsidRPr="005C0104" w:rsidRDefault="005C0104" w:rsidP="005C0104">
      <w:pPr>
        <w:numPr>
          <w:ilvl w:val="0"/>
          <w:numId w:val="121"/>
        </w:numPr>
        <w:pBdr>
          <w:top w:val="nil"/>
          <w:left w:val="nil"/>
          <w:bottom w:val="nil"/>
          <w:right w:val="nil"/>
          <w:between w:val="nil"/>
        </w:pBdr>
        <w:shd w:val="clear" w:color="auto" w:fill="FFFFFF"/>
        <w:spacing w:after="0" w:line="276" w:lineRule="auto"/>
        <w:jc w:val="both"/>
      </w:pPr>
      <w:r w:rsidRPr="005C0104">
        <w:t xml:space="preserve">All real-time systems, such as traffic management, energy grids, and citizen engagement platforms, rely on highly scalable services like </w:t>
      </w:r>
      <w:r w:rsidRPr="005C0104">
        <w:rPr>
          <w:b/>
          <w:bCs/>
        </w:rPr>
        <w:t>Kinesis</w:t>
      </w:r>
      <w:r w:rsidRPr="005C0104">
        <w:t xml:space="preserve">, </w:t>
      </w:r>
      <w:r w:rsidRPr="005C0104">
        <w:rPr>
          <w:b/>
          <w:bCs/>
        </w:rPr>
        <w:t>Lambda</w:t>
      </w:r>
      <w:r w:rsidRPr="005C0104">
        <w:t xml:space="preserve">, and </w:t>
      </w:r>
      <w:proofErr w:type="spellStart"/>
      <w:r w:rsidRPr="005C0104">
        <w:rPr>
          <w:b/>
          <w:bCs/>
        </w:rPr>
        <w:t>Fargate</w:t>
      </w:r>
      <w:proofErr w:type="spellEnd"/>
      <w:r w:rsidRPr="005C0104">
        <w:t xml:space="preserve"> to dynamically adjust to traffic or energy usage fluctuations. The system adapts to real-time conditions through autoscaling mechanisms, ensuring the city’s infrastructure is responsive under both normal and peak conditions.</w:t>
      </w:r>
    </w:p>
    <w:p w14:paraId="2FD03E1A" w14:textId="18FEF4CE" w:rsidR="005C0104" w:rsidRPr="005C0104" w:rsidRDefault="005C0104" w:rsidP="008E3377">
      <w:pPr>
        <w:numPr>
          <w:ilvl w:val="0"/>
          <w:numId w:val="121"/>
        </w:numPr>
        <w:pBdr>
          <w:top w:val="nil"/>
          <w:left w:val="nil"/>
          <w:bottom w:val="nil"/>
          <w:right w:val="nil"/>
          <w:between w:val="nil"/>
        </w:pBdr>
        <w:shd w:val="clear" w:color="auto" w:fill="FFFFFF"/>
        <w:spacing w:after="0" w:line="276" w:lineRule="auto"/>
        <w:jc w:val="both"/>
      </w:pPr>
      <w:r w:rsidRPr="005C0104">
        <w:t xml:space="preserve">For example, if an energy demand surge occurs, the system can scale </w:t>
      </w:r>
      <w:proofErr w:type="gramStart"/>
      <w:r w:rsidRPr="005C0104">
        <w:t>compute</w:t>
      </w:r>
      <w:proofErr w:type="gramEnd"/>
      <w:r w:rsidRPr="005C0104">
        <w:t xml:space="preserve"> resources dynamically to analyze the data, optimize energy distribution, and relay instructions to smart grids. Similarly, </w:t>
      </w:r>
      <w:r w:rsidRPr="005C0104">
        <w:rPr>
          <w:b/>
          <w:bCs/>
        </w:rPr>
        <w:t xml:space="preserve">AWS </w:t>
      </w:r>
      <w:proofErr w:type="spellStart"/>
      <w:r w:rsidRPr="005C0104">
        <w:rPr>
          <w:b/>
          <w:bCs/>
        </w:rPr>
        <w:t>Fargate</w:t>
      </w:r>
      <w:proofErr w:type="spellEnd"/>
      <w:r w:rsidRPr="005C0104">
        <w:t xml:space="preserve"> </w:t>
      </w:r>
      <w:r w:rsidR="00874ECE" w:rsidRPr="005C0104">
        <w:t>manages</w:t>
      </w:r>
      <w:r w:rsidRPr="005C0104">
        <w:t xml:space="preserve"> </w:t>
      </w:r>
      <w:proofErr w:type="gramStart"/>
      <w:r w:rsidRPr="005C0104">
        <w:t>the containerized</w:t>
      </w:r>
      <w:proofErr w:type="gramEnd"/>
      <w:r w:rsidRPr="005C0104">
        <w:t xml:space="preserve"> services for real-time transportation updates, adjusting traffic signals as needed.</w:t>
      </w:r>
    </w:p>
    <w:p w14:paraId="62EB291C" w14:textId="6EBFF6AB" w:rsidR="005C0104" w:rsidRPr="005C0104" w:rsidRDefault="00923156" w:rsidP="001036D7">
      <w:pPr>
        <w:pStyle w:val="Heading1"/>
      </w:pPr>
      <w:r>
        <w:t>Phase</w:t>
      </w:r>
      <w:r w:rsidR="005C0104" w:rsidRPr="005C0104">
        <w:t xml:space="preserve"> 4: Cost Optimization (AWS WAF Pillar)</w:t>
      </w:r>
    </w:p>
    <w:p w14:paraId="729503D1" w14:textId="77777777" w:rsidR="005C0104" w:rsidRPr="005C0104" w:rsidRDefault="005C0104" w:rsidP="00C25F7D">
      <w:pPr>
        <w:pStyle w:val="Heading3"/>
      </w:pPr>
      <w:r w:rsidRPr="005C0104">
        <w:t>Business Requirement:</w:t>
      </w:r>
    </w:p>
    <w:p w14:paraId="59C0514D" w14:textId="77777777" w:rsidR="005C0104" w:rsidRPr="005C0104" w:rsidRDefault="005C0104" w:rsidP="005C0104">
      <w:pPr>
        <w:numPr>
          <w:ilvl w:val="0"/>
          <w:numId w:val="122"/>
        </w:numPr>
        <w:pBdr>
          <w:top w:val="nil"/>
          <w:left w:val="nil"/>
          <w:bottom w:val="nil"/>
          <w:right w:val="nil"/>
          <w:between w:val="nil"/>
        </w:pBdr>
        <w:shd w:val="clear" w:color="auto" w:fill="FFFFFF"/>
        <w:spacing w:after="0" w:line="276" w:lineRule="auto"/>
        <w:jc w:val="both"/>
      </w:pPr>
      <w:r w:rsidRPr="005C0104">
        <w:t>Minimize costs while delivering high-quality services for the smart city.</w:t>
      </w:r>
    </w:p>
    <w:p w14:paraId="41FBD1DC" w14:textId="77777777" w:rsidR="005C0104" w:rsidRPr="005C0104" w:rsidRDefault="005C0104" w:rsidP="005C0104">
      <w:pPr>
        <w:numPr>
          <w:ilvl w:val="0"/>
          <w:numId w:val="122"/>
        </w:numPr>
        <w:pBdr>
          <w:top w:val="nil"/>
          <w:left w:val="nil"/>
          <w:bottom w:val="nil"/>
          <w:right w:val="nil"/>
          <w:between w:val="nil"/>
        </w:pBdr>
        <w:shd w:val="clear" w:color="auto" w:fill="FFFFFF"/>
        <w:spacing w:after="0" w:line="276" w:lineRule="auto"/>
        <w:jc w:val="both"/>
      </w:pPr>
      <w:r w:rsidRPr="005C0104">
        <w:t>Optimize usage of AWS resources to avoid over-provisioning and only use resources when needed.</w:t>
      </w:r>
    </w:p>
    <w:p w14:paraId="74AECB6C" w14:textId="77777777" w:rsidR="005C0104" w:rsidRPr="005C0104" w:rsidRDefault="005C0104" w:rsidP="00C25F7D">
      <w:pPr>
        <w:pStyle w:val="Heading3"/>
      </w:pPr>
      <w:r w:rsidRPr="005C0104">
        <w:t>AWS Services to Use:</w:t>
      </w:r>
    </w:p>
    <w:p w14:paraId="70BEDAA7" w14:textId="77777777" w:rsidR="005C0104" w:rsidRPr="005C0104" w:rsidRDefault="005C0104" w:rsidP="005C0104">
      <w:pPr>
        <w:numPr>
          <w:ilvl w:val="0"/>
          <w:numId w:val="123"/>
        </w:numPr>
        <w:pBdr>
          <w:top w:val="nil"/>
          <w:left w:val="nil"/>
          <w:bottom w:val="nil"/>
          <w:right w:val="nil"/>
          <w:between w:val="nil"/>
        </w:pBdr>
        <w:shd w:val="clear" w:color="auto" w:fill="FFFFFF"/>
        <w:spacing w:after="0" w:line="276" w:lineRule="auto"/>
        <w:jc w:val="both"/>
      </w:pPr>
      <w:r w:rsidRPr="005C0104">
        <w:rPr>
          <w:b/>
          <w:bCs/>
        </w:rPr>
        <w:t>AWS Cost Explorer</w:t>
      </w:r>
      <w:r w:rsidRPr="005C0104">
        <w:t xml:space="preserve">: To track usage and cost trends, helping the city identify areas where they can optimize their AWS spend. With </w:t>
      </w:r>
      <w:r w:rsidRPr="005C0104">
        <w:rPr>
          <w:b/>
          <w:bCs/>
        </w:rPr>
        <w:t>Cost Explorer</w:t>
      </w:r>
      <w:r w:rsidRPr="005C0104">
        <w:t>, the city can get detailed insights into their usage patterns and take actions to cut unnecessary costs.</w:t>
      </w:r>
    </w:p>
    <w:p w14:paraId="64D73293" w14:textId="77777777" w:rsidR="005C0104" w:rsidRPr="005C0104" w:rsidRDefault="005C0104" w:rsidP="005C0104">
      <w:pPr>
        <w:numPr>
          <w:ilvl w:val="0"/>
          <w:numId w:val="123"/>
        </w:numPr>
        <w:pBdr>
          <w:top w:val="nil"/>
          <w:left w:val="nil"/>
          <w:bottom w:val="nil"/>
          <w:right w:val="nil"/>
          <w:between w:val="nil"/>
        </w:pBdr>
        <w:shd w:val="clear" w:color="auto" w:fill="FFFFFF"/>
        <w:spacing w:after="0" w:line="276" w:lineRule="auto"/>
        <w:jc w:val="both"/>
      </w:pPr>
      <w:r w:rsidRPr="005C0104">
        <w:rPr>
          <w:b/>
          <w:bCs/>
        </w:rPr>
        <w:t>AWS Auto Scaling</w:t>
      </w:r>
      <w:r w:rsidRPr="005C0104">
        <w:t xml:space="preserve">: Automatically scale resources up or down to meet demand, ensuring that the city only pays for the resources they need. For example, </w:t>
      </w:r>
      <w:r w:rsidRPr="005C0104">
        <w:rPr>
          <w:b/>
          <w:bCs/>
        </w:rPr>
        <w:t>Amazon EC2</w:t>
      </w:r>
      <w:r w:rsidRPr="005C0104">
        <w:t xml:space="preserve"> instances can scale based on the workload to match traffic or energy usage demands, ensuring that during off-peak hours, fewer resources are consumed.</w:t>
      </w:r>
    </w:p>
    <w:p w14:paraId="2EBC1FA0" w14:textId="49C55EF4" w:rsidR="005C0104" w:rsidRPr="005C0104" w:rsidRDefault="005C0104" w:rsidP="005C0104">
      <w:pPr>
        <w:numPr>
          <w:ilvl w:val="0"/>
          <w:numId w:val="123"/>
        </w:numPr>
        <w:pBdr>
          <w:top w:val="nil"/>
          <w:left w:val="nil"/>
          <w:bottom w:val="nil"/>
          <w:right w:val="nil"/>
          <w:between w:val="nil"/>
        </w:pBdr>
        <w:shd w:val="clear" w:color="auto" w:fill="FFFFFF"/>
        <w:spacing w:after="0" w:line="276" w:lineRule="auto"/>
        <w:jc w:val="both"/>
      </w:pPr>
      <w:r w:rsidRPr="005C0104">
        <w:rPr>
          <w:b/>
          <w:bCs/>
        </w:rPr>
        <w:t>Amazon S3 Intelligent-Tiering</w:t>
      </w:r>
      <w:r w:rsidRPr="005C0104">
        <w:t xml:space="preserve">: For managing </w:t>
      </w:r>
      <w:r w:rsidR="00874ECE" w:rsidRPr="005C0104">
        <w:t>substantial amounts</w:t>
      </w:r>
      <w:r w:rsidRPr="005C0104">
        <w:t xml:space="preserve"> of data collected from IoT devices, </w:t>
      </w:r>
      <w:r w:rsidRPr="005C0104">
        <w:rPr>
          <w:b/>
          <w:bCs/>
        </w:rPr>
        <w:t>S3 Intelligent-Tiering</w:t>
      </w:r>
      <w:r w:rsidRPr="005C0104">
        <w:t xml:space="preserve"> moves infrequently accessed data to lower-cost storage classes automatically, ensuring cost savings.</w:t>
      </w:r>
    </w:p>
    <w:p w14:paraId="0215F806" w14:textId="77777777" w:rsidR="005C0104" w:rsidRPr="005C0104" w:rsidRDefault="005C0104" w:rsidP="005C0104">
      <w:pPr>
        <w:numPr>
          <w:ilvl w:val="0"/>
          <w:numId w:val="123"/>
        </w:numPr>
        <w:pBdr>
          <w:top w:val="nil"/>
          <w:left w:val="nil"/>
          <w:bottom w:val="nil"/>
          <w:right w:val="nil"/>
          <w:between w:val="nil"/>
        </w:pBdr>
        <w:shd w:val="clear" w:color="auto" w:fill="FFFFFF"/>
        <w:spacing w:after="0" w:line="276" w:lineRule="auto"/>
        <w:jc w:val="both"/>
      </w:pPr>
      <w:r w:rsidRPr="005C0104">
        <w:rPr>
          <w:b/>
          <w:bCs/>
        </w:rPr>
        <w:t>AWS Savings Plans</w:t>
      </w:r>
      <w:r w:rsidRPr="005C0104">
        <w:t xml:space="preserve">: To reduce costs, the city can commit to long-term usage of AWS services like EC2 and Lambda through </w:t>
      </w:r>
      <w:r w:rsidRPr="005C0104">
        <w:rPr>
          <w:b/>
          <w:bCs/>
        </w:rPr>
        <w:t>Savings Plans</w:t>
      </w:r>
      <w:r w:rsidRPr="005C0104">
        <w:t xml:space="preserve">, which offer significant </w:t>
      </w:r>
      <w:proofErr w:type="gramStart"/>
      <w:r w:rsidRPr="005C0104">
        <w:t>discounts over</w:t>
      </w:r>
      <w:proofErr w:type="gramEnd"/>
      <w:r w:rsidRPr="005C0104">
        <w:t xml:space="preserve"> on-demand pricing.</w:t>
      </w:r>
    </w:p>
    <w:p w14:paraId="1FD8A8D1" w14:textId="024F56F3" w:rsidR="005C0104" w:rsidRPr="005C0104" w:rsidRDefault="005C0104" w:rsidP="005C0104">
      <w:pPr>
        <w:numPr>
          <w:ilvl w:val="0"/>
          <w:numId w:val="123"/>
        </w:numPr>
        <w:pBdr>
          <w:top w:val="nil"/>
          <w:left w:val="nil"/>
          <w:bottom w:val="nil"/>
          <w:right w:val="nil"/>
          <w:between w:val="nil"/>
        </w:pBdr>
        <w:shd w:val="clear" w:color="auto" w:fill="FFFFFF"/>
        <w:spacing w:after="0" w:line="276" w:lineRule="auto"/>
        <w:jc w:val="both"/>
      </w:pPr>
      <w:r w:rsidRPr="005C0104">
        <w:rPr>
          <w:b/>
          <w:bCs/>
        </w:rPr>
        <w:lastRenderedPageBreak/>
        <w:t>Amazon Aurora Serverless</w:t>
      </w:r>
      <w:r w:rsidRPr="005C0104">
        <w:t xml:space="preserve">: For database needs, </w:t>
      </w:r>
      <w:r w:rsidRPr="005C0104">
        <w:rPr>
          <w:b/>
          <w:bCs/>
        </w:rPr>
        <w:t>Amazon Aurora Serverless</w:t>
      </w:r>
      <w:r w:rsidRPr="005C0104">
        <w:t xml:space="preserve"> can automatically scale compute capacity depending on traffic, ensuring the city only pays for </w:t>
      </w:r>
      <w:proofErr w:type="gramStart"/>
      <w:r w:rsidRPr="005C0104">
        <w:t>the database</w:t>
      </w:r>
      <w:proofErr w:type="gramEnd"/>
      <w:r w:rsidRPr="005C0104">
        <w:t xml:space="preserve"> usage when </w:t>
      </w:r>
      <w:r w:rsidR="00EC5BFA" w:rsidRPr="005C0104">
        <w:t>there is</w:t>
      </w:r>
      <w:r w:rsidRPr="005C0104">
        <w:t xml:space="preserve"> a demand for it.</w:t>
      </w:r>
    </w:p>
    <w:p w14:paraId="55D11AF7" w14:textId="77777777" w:rsidR="005C0104" w:rsidRPr="005C0104" w:rsidRDefault="005C0104" w:rsidP="00C25F7D">
      <w:pPr>
        <w:pStyle w:val="Heading3"/>
      </w:pPr>
      <w:r w:rsidRPr="005C0104">
        <w:t>Implementation:</w:t>
      </w:r>
    </w:p>
    <w:p w14:paraId="520459AF" w14:textId="77777777" w:rsidR="005C0104" w:rsidRPr="005C0104" w:rsidRDefault="005C0104" w:rsidP="005C0104">
      <w:pPr>
        <w:numPr>
          <w:ilvl w:val="0"/>
          <w:numId w:val="124"/>
        </w:numPr>
        <w:pBdr>
          <w:top w:val="nil"/>
          <w:left w:val="nil"/>
          <w:bottom w:val="nil"/>
          <w:right w:val="nil"/>
          <w:between w:val="nil"/>
        </w:pBdr>
        <w:shd w:val="clear" w:color="auto" w:fill="FFFFFF"/>
        <w:spacing w:after="0" w:line="276" w:lineRule="auto"/>
        <w:jc w:val="both"/>
      </w:pPr>
      <w:r w:rsidRPr="005C0104">
        <w:t xml:space="preserve">The smart city is built with a heavy focus on cost optimization. For example, </w:t>
      </w:r>
      <w:r w:rsidRPr="005C0104">
        <w:rPr>
          <w:b/>
          <w:bCs/>
        </w:rPr>
        <w:t>AWS Lambda</w:t>
      </w:r>
      <w:r w:rsidRPr="005C0104">
        <w:t xml:space="preserve"> is used to process data on demand, with no need for provisioning servers, ensuring that the city only pays for the </w:t>
      </w:r>
      <w:proofErr w:type="gramStart"/>
      <w:r w:rsidRPr="005C0104">
        <w:t>compute</w:t>
      </w:r>
      <w:proofErr w:type="gramEnd"/>
      <w:r w:rsidRPr="005C0104">
        <w:t xml:space="preserve"> time they use. This is complemented by </w:t>
      </w:r>
      <w:r w:rsidRPr="005C0104">
        <w:rPr>
          <w:b/>
          <w:bCs/>
        </w:rPr>
        <w:t>Amazon S3</w:t>
      </w:r>
      <w:r w:rsidRPr="005C0104">
        <w:t xml:space="preserve"> for storing sensor data and historical records, with the intelligent tiering feature ensuring cost-effective data storage.</w:t>
      </w:r>
    </w:p>
    <w:p w14:paraId="0BF17441" w14:textId="77777777" w:rsidR="005C0104" w:rsidRPr="005C0104" w:rsidRDefault="005C0104" w:rsidP="005C0104">
      <w:pPr>
        <w:numPr>
          <w:ilvl w:val="0"/>
          <w:numId w:val="124"/>
        </w:numPr>
        <w:pBdr>
          <w:top w:val="nil"/>
          <w:left w:val="nil"/>
          <w:bottom w:val="nil"/>
          <w:right w:val="nil"/>
          <w:between w:val="nil"/>
        </w:pBdr>
        <w:shd w:val="clear" w:color="auto" w:fill="FFFFFF"/>
        <w:spacing w:after="0" w:line="276" w:lineRule="auto"/>
        <w:jc w:val="both"/>
      </w:pPr>
      <w:r w:rsidRPr="005C0104">
        <w:t xml:space="preserve">For infrastructure and </w:t>
      </w:r>
      <w:proofErr w:type="gramStart"/>
      <w:r w:rsidRPr="005C0104">
        <w:t>compute</w:t>
      </w:r>
      <w:proofErr w:type="gramEnd"/>
      <w:r w:rsidRPr="005C0104">
        <w:t xml:space="preserve"> resources, </w:t>
      </w:r>
      <w:r w:rsidRPr="005C0104">
        <w:rPr>
          <w:b/>
          <w:bCs/>
        </w:rPr>
        <w:t>AWS Auto Scaling</w:t>
      </w:r>
      <w:r w:rsidRPr="005C0104">
        <w:t xml:space="preserve"> ensures that resources are scaled in line with demand. For instance, during off-peak hours when energy demand is low, the system reduces the number of active </w:t>
      </w:r>
      <w:proofErr w:type="gramStart"/>
      <w:r w:rsidRPr="005C0104">
        <w:t>compute</w:t>
      </w:r>
      <w:proofErr w:type="gramEnd"/>
      <w:r w:rsidRPr="005C0104">
        <w:t xml:space="preserve"> instances running smart grid analysis, minimizing operational costs.</w:t>
      </w:r>
    </w:p>
    <w:p w14:paraId="4905A7BF" w14:textId="77777777" w:rsidR="005C0104" w:rsidRPr="005C0104" w:rsidRDefault="005C0104" w:rsidP="005C0104">
      <w:pPr>
        <w:numPr>
          <w:ilvl w:val="0"/>
          <w:numId w:val="124"/>
        </w:numPr>
        <w:pBdr>
          <w:top w:val="nil"/>
          <w:left w:val="nil"/>
          <w:bottom w:val="nil"/>
          <w:right w:val="nil"/>
          <w:between w:val="nil"/>
        </w:pBdr>
        <w:shd w:val="clear" w:color="auto" w:fill="FFFFFF"/>
        <w:spacing w:after="0" w:line="276" w:lineRule="auto"/>
        <w:jc w:val="both"/>
      </w:pPr>
      <w:r w:rsidRPr="005C0104">
        <w:t xml:space="preserve">Additionally, the city utilizes </w:t>
      </w:r>
      <w:r w:rsidRPr="005C0104">
        <w:rPr>
          <w:b/>
          <w:bCs/>
        </w:rPr>
        <w:t>Amazon Aurora Serverless</w:t>
      </w:r>
      <w:r w:rsidRPr="005C0104">
        <w:t xml:space="preserve"> for the transactional database that manages citizen data, allowing the database to scale automatically in response to demand, ensuring no over-provisioning and no idle </w:t>
      </w:r>
      <w:proofErr w:type="gramStart"/>
      <w:r w:rsidRPr="005C0104">
        <w:t>compute</w:t>
      </w:r>
      <w:proofErr w:type="gramEnd"/>
      <w:r w:rsidRPr="005C0104">
        <w:t xml:space="preserve"> resources.</w:t>
      </w:r>
    </w:p>
    <w:p w14:paraId="3BEE95B5" w14:textId="68F8A1C3" w:rsidR="005C0104" w:rsidRPr="005C0104" w:rsidRDefault="00923156" w:rsidP="001036D7">
      <w:pPr>
        <w:pStyle w:val="Heading1"/>
      </w:pPr>
      <w:r>
        <w:t>Phase</w:t>
      </w:r>
      <w:r w:rsidR="005C0104" w:rsidRPr="005C0104">
        <w:t xml:space="preserve"> 5: Integration with IoT, Smart Infrastructure, and Citizen Engagement Systems</w:t>
      </w:r>
    </w:p>
    <w:p w14:paraId="4AF21FB0" w14:textId="39E1A89B" w:rsidR="005C0104" w:rsidRPr="005C0104" w:rsidRDefault="005C0104" w:rsidP="005C0104">
      <w:pPr>
        <w:pBdr>
          <w:top w:val="nil"/>
          <w:left w:val="nil"/>
          <w:bottom w:val="nil"/>
          <w:right w:val="nil"/>
          <w:between w:val="nil"/>
        </w:pBdr>
        <w:shd w:val="clear" w:color="auto" w:fill="FFFFFF"/>
        <w:spacing w:after="0" w:line="276" w:lineRule="auto"/>
        <w:jc w:val="both"/>
      </w:pPr>
      <w:r w:rsidRPr="005C0104">
        <w:t xml:space="preserve">Now that </w:t>
      </w:r>
      <w:r w:rsidR="00EC5BFA" w:rsidRPr="005C0104">
        <w:t>we have</w:t>
      </w:r>
      <w:r w:rsidRPr="005C0104">
        <w:t xml:space="preserve"> covered the primary AWS Well-Architected pillars, </w:t>
      </w:r>
      <w:r w:rsidR="00EC5BFA" w:rsidRPr="005C0104">
        <w:t>let us</w:t>
      </w:r>
      <w:r w:rsidRPr="005C0104">
        <w:t xml:space="preserve"> talk about how the various components like </w:t>
      </w:r>
      <w:r w:rsidRPr="005C0104">
        <w:rPr>
          <w:b/>
          <w:bCs/>
        </w:rPr>
        <w:t>IoT</w:t>
      </w:r>
      <w:r w:rsidRPr="005C0104">
        <w:t xml:space="preserve">, </w:t>
      </w:r>
      <w:r w:rsidRPr="005C0104">
        <w:rPr>
          <w:b/>
          <w:bCs/>
        </w:rPr>
        <w:t>Smart Infrastructure</w:t>
      </w:r>
      <w:r w:rsidRPr="005C0104">
        <w:t xml:space="preserve">, and </w:t>
      </w:r>
      <w:r w:rsidRPr="005C0104">
        <w:rPr>
          <w:b/>
          <w:bCs/>
        </w:rPr>
        <w:t>Citizen Engagement</w:t>
      </w:r>
      <w:r w:rsidRPr="005C0104">
        <w:t xml:space="preserve"> </w:t>
      </w:r>
      <w:r w:rsidR="00322DD4" w:rsidRPr="005C0104">
        <w:t>integrate</w:t>
      </w:r>
      <w:r w:rsidRPr="005C0104">
        <w:t xml:space="preserve"> in this smart city solution.</w:t>
      </w:r>
    </w:p>
    <w:p w14:paraId="45B68219" w14:textId="77777777" w:rsidR="005C0104" w:rsidRPr="005C0104" w:rsidRDefault="005C0104" w:rsidP="00C25F7D">
      <w:pPr>
        <w:pStyle w:val="Heading3"/>
      </w:pPr>
      <w:r w:rsidRPr="005C0104">
        <w:t>IoT for Smart City Systems:</w:t>
      </w:r>
    </w:p>
    <w:p w14:paraId="05A9C6C9" w14:textId="77777777" w:rsidR="005C0104" w:rsidRPr="005C0104" w:rsidRDefault="005C0104" w:rsidP="005C0104">
      <w:pPr>
        <w:numPr>
          <w:ilvl w:val="0"/>
          <w:numId w:val="125"/>
        </w:numPr>
        <w:pBdr>
          <w:top w:val="nil"/>
          <w:left w:val="nil"/>
          <w:bottom w:val="nil"/>
          <w:right w:val="nil"/>
          <w:between w:val="nil"/>
        </w:pBdr>
        <w:shd w:val="clear" w:color="auto" w:fill="FFFFFF"/>
        <w:spacing w:after="0" w:line="276" w:lineRule="auto"/>
        <w:jc w:val="both"/>
      </w:pPr>
      <w:r w:rsidRPr="005C0104">
        <w:rPr>
          <w:b/>
          <w:bCs/>
        </w:rPr>
        <w:t>IoT for Public Transportation</w:t>
      </w:r>
      <w:r w:rsidRPr="005C0104">
        <w:t xml:space="preserve">: Use </w:t>
      </w:r>
      <w:r w:rsidRPr="005C0104">
        <w:rPr>
          <w:b/>
          <w:bCs/>
        </w:rPr>
        <w:t>Amazon IoT Core</w:t>
      </w:r>
      <w:r w:rsidRPr="005C0104">
        <w:t xml:space="preserve"> to securely connect IoT devices (e.g., buses, trains, and traffic signals) and enable real-time communication between public transportation systems. This will allow the city to dynamically adjust traffic lights, provide real-time information to users, and track the status of vehicles in real time.</w:t>
      </w:r>
    </w:p>
    <w:p w14:paraId="5D3BCE5B" w14:textId="77777777" w:rsidR="005C0104" w:rsidRPr="005C0104" w:rsidRDefault="005C0104" w:rsidP="005C0104">
      <w:pPr>
        <w:numPr>
          <w:ilvl w:val="0"/>
          <w:numId w:val="125"/>
        </w:numPr>
        <w:pBdr>
          <w:top w:val="nil"/>
          <w:left w:val="nil"/>
          <w:bottom w:val="nil"/>
          <w:right w:val="nil"/>
          <w:between w:val="nil"/>
        </w:pBdr>
        <w:shd w:val="clear" w:color="auto" w:fill="FFFFFF"/>
        <w:spacing w:after="0" w:line="276" w:lineRule="auto"/>
        <w:jc w:val="both"/>
      </w:pPr>
      <w:r w:rsidRPr="005C0104">
        <w:rPr>
          <w:b/>
          <w:bCs/>
        </w:rPr>
        <w:t>IoT for Home Devices (Energy Monitoring)</w:t>
      </w:r>
      <w:r w:rsidRPr="005C0104">
        <w:t xml:space="preserve">: </w:t>
      </w:r>
      <w:r w:rsidRPr="005C0104">
        <w:rPr>
          <w:b/>
          <w:bCs/>
        </w:rPr>
        <w:t>Amazon IoT Core</w:t>
      </w:r>
      <w:r w:rsidRPr="005C0104">
        <w:t xml:space="preserve"> also facilitates the connection of energy meters in homes to monitor consumption. The data can then be processed through </w:t>
      </w:r>
      <w:r w:rsidRPr="005C0104">
        <w:rPr>
          <w:b/>
          <w:bCs/>
        </w:rPr>
        <w:t>AWS Lambda</w:t>
      </w:r>
      <w:r w:rsidRPr="005C0104">
        <w:t xml:space="preserve"> to send notifications to users or trigger energy-saving measures.</w:t>
      </w:r>
    </w:p>
    <w:p w14:paraId="5A6861E2" w14:textId="77777777" w:rsidR="005C0104" w:rsidRPr="005C0104" w:rsidRDefault="005C0104" w:rsidP="00C25F7D">
      <w:pPr>
        <w:pStyle w:val="Heading3"/>
      </w:pPr>
      <w:r w:rsidRPr="005C0104">
        <w:t>Smart Infrastructure:</w:t>
      </w:r>
    </w:p>
    <w:p w14:paraId="717FF95C" w14:textId="77777777" w:rsidR="005C0104" w:rsidRPr="005C0104" w:rsidRDefault="005C0104" w:rsidP="005C0104">
      <w:pPr>
        <w:numPr>
          <w:ilvl w:val="0"/>
          <w:numId w:val="126"/>
        </w:numPr>
        <w:pBdr>
          <w:top w:val="nil"/>
          <w:left w:val="nil"/>
          <w:bottom w:val="nil"/>
          <w:right w:val="nil"/>
          <w:between w:val="nil"/>
        </w:pBdr>
        <w:shd w:val="clear" w:color="auto" w:fill="FFFFFF"/>
        <w:spacing w:after="0" w:line="276" w:lineRule="auto"/>
        <w:jc w:val="both"/>
      </w:pPr>
      <w:r w:rsidRPr="005C0104">
        <w:rPr>
          <w:b/>
          <w:bCs/>
        </w:rPr>
        <w:t>Smart Streetlights and Environmental Sensors</w:t>
      </w:r>
      <w:r w:rsidRPr="005C0104">
        <w:t xml:space="preserve">: </w:t>
      </w:r>
      <w:r w:rsidRPr="005C0104">
        <w:rPr>
          <w:b/>
          <w:bCs/>
        </w:rPr>
        <w:t>AWS IoT Core</w:t>
      </w:r>
      <w:r w:rsidRPr="005C0104">
        <w:t xml:space="preserve"> integrates with smart streetlights and environmental sensors to monitor air quality, noise levels, and streetlight energy usage. The data can be analyzed in real time using </w:t>
      </w:r>
      <w:r w:rsidRPr="005C0104">
        <w:rPr>
          <w:b/>
          <w:bCs/>
        </w:rPr>
        <w:t>AWS Kinesis</w:t>
      </w:r>
      <w:r w:rsidRPr="005C0104">
        <w:t xml:space="preserve"> and stored in </w:t>
      </w:r>
      <w:r w:rsidRPr="005C0104">
        <w:rPr>
          <w:b/>
          <w:bCs/>
        </w:rPr>
        <w:t>Amazon S3</w:t>
      </w:r>
      <w:r w:rsidRPr="005C0104">
        <w:t xml:space="preserve"> for long-term analysis.</w:t>
      </w:r>
    </w:p>
    <w:p w14:paraId="558E2B97" w14:textId="77777777" w:rsidR="005C0104" w:rsidRPr="005C0104" w:rsidRDefault="005C0104" w:rsidP="005C0104">
      <w:pPr>
        <w:numPr>
          <w:ilvl w:val="0"/>
          <w:numId w:val="126"/>
        </w:numPr>
        <w:pBdr>
          <w:top w:val="nil"/>
          <w:left w:val="nil"/>
          <w:bottom w:val="nil"/>
          <w:right w:val="nil"/>
          <w:between w:val="nil"/>
        </w:pBdr>
        <w:shd w:val="clear" w:color="auto" w:fill="FFFFFF"/>
        <w:spacing w:after="0" w:line="276" w:lineRule="auto"/>
        <w:jc w:val="both"/>
      </w:pPr>
      <w:r w:rsidRPr="005C0104">
        <w:rPr>
          <w:b/>
          <w:bCs/>
        </w:rPr>
        <w:t>Energy Optimization</w:t>
      </w:r>
      <w:r w:rsidRPr="005C0104">
        <w:t xml:space="preserve">: The smart grid system is powered by </w:t>
      </w:r>
      <w:r w:rsidRPr="005C0104">
        <w:rPr>
          <w:b/>
          <w:bCs/>
        </w:rPr>
        <w:t>AWS IoT Core</w:t>
      </w:r>
      <w:r w:rsidRPr="005C0104">
        <w:t xml:space="preserve"> to manage energy distribution in real time. It is integrated with </w:t>
      </w:r>
      <w:r w:rsidRPr="005C0104">
        <w:rPr>
          <w:b/>
          <w:bCs/>
        </w:rPr>
        <w:t>Amazon DynamoDB</w:t>
      </w:r>
      <w:r w:rsidRPr="005C0104">
        <w:t xml:space="preserve"> for storing real-time usage data and </w:t>
      </w:r>
      <w:r w:rsidRPr="005C0104">
        <w:rPr>
          <w:b/>
          <w:bCs/>
        </w:rPr>
        <w:t>Amazon Redshift</w:t>
      </w:r>
      <w:r w:rsidRPr="005C0104">
        <w:t xml:space="preserve"> for historical data analysis and forecasting.</w:t>
      </w:r>
    </w:p>
    <w:p w14:paraId="4A2B32B8" w14:textId="77777777" w:rsidR="005C0104" w:rsidRPr="005C0104" w:rsidRDefault="005C0104" w:rsidP="00C25F7D">
      <w:pPr>
        <w:pStyle w:val="Heading3"/>
      </w:pPr>
      <w:r w:rsidRPr="005C0104">
        <w:t>Citizen Engagement:</w:t>
      </w:r>
    </w:p>
    <w:p w14:paraId="7645A823" w14:textId="77777777" w:rsidR="005C0104" w:rsidRPr="005C0104" w:rsidRDefault="005C0104" w:rsidP="005C0104">
      <w:pPr>
        <w:numPr>
          <w:ilvl w:val="0"/>
          <w:numId w:val="127"/>
        </w:numPr>
        <w:pBdr>
          <w:top w:val="nil"/>
          <w:left w:val="nil"/>
          <w:bottom w:val="nil"/>
          <w:right w:val="nil"/>
          <w:between w:val="nil"/>
        </w:pBdr>
        <w:shd w:val="clear" w:color="auto" w:fill="FFFFFF"/>
        <w:spacing w:after="0" w:line="276" w:lineRule="auto"/>
        <w:jc w:val="both"/>
      </w:pPr>
      <w:r w:rsidRPr="005C0104">
        <w:rPr>
          <w:b/>
          <w:bCs/>
        </w:rPr>
        <w:t>Citizen Feedback Platforms</w:t>
      </w:r>
      <w:r w:rsidRPr="005C0104">
        <w:t xml:space="preserve">: The city can develop mobile apps or web-based platforms for citizens to provide feedback, report issues, and access real-time city data. These apps can be built on </w:t>
      </w:r>
      <w:r w:rsidRPr="005C0104">
        <w:rPr>
          <w:b/>
          <w:bCs/>
        </w:rPr>
        <w:t>Amazon API Gateway</w:t>
      </w:r>
      <w:r w:rsidRPr="005C0104">
        <w:t xml:space="preserve"> and </w:t>
      </w:r>
      <w:r w:rsidRPr="005C0104">
        <w:rPr>
          <w:b/>
          <w:bCs/>
        </w:rPr>
        <w:t>AWS Amplify</w:t>
      </w:r>
      <w:r w:rsidRPr="005C0104">
        <w:t>, providing easy access to public data and interactive features.</w:t>
      </w:r>
    </w:p>
    <w:p w14:paraId="69504B1C" w14:textId="77777777" w:rsidR="005C0104" w:rsidRPr="005C0104" w:rsidRDefault="005C0104" w:rsidP="00C25F7D">
      <w:pPr>
        <w:pStyle w:val="Heading3"/>
      </w:pPr>
      <w:r w:rsidRPr="005C0104">
        <w:lastRenderedPageBreak/>
        <w:t>Implementation:</w:t>
      </w:r>
    </w:p>
    <w:p w14:paraId="485E6FE0" w14:textId="46F5303A" w:rsidR="005C0104" w:rsidRPr="005C0104" w:rsidRDefault="005C0104" w:rsidP="005C0104">
      <w:pPr>
        <w:numPr>
          <w:ilvl w:val="0"/>
          <w:numId w:val="128"/>
        </w:numPr>
        <w:pBdr>
          <w:top w:val="nil"/>
          <w:left w:val="nil"/>
          <w:bottom w:val="nil"/>
          <w:right w:val="nil"/>
          <w:between w:val="nil"/>
        </w:pBdr>
        <w:shd w:val="clear" w:color="auto" w:fill="FFFFFF"/>
        <w:spacing w:after="0" w:line="276" w:lineRule="auto"/>
        <w:jc w:val="both"/>
      </w:pPr>
      <w:r w:rsidRPr="005C0104">
        <w:t xml:space="preserve">Using </w:t>
      </w:r>
      <w:r w:rsidRPr="005C0104">
        <w:rPr>
          <w:b/>
          <w:bCs/>
        </w:rPr>
        <w:t>Amazon IoT Core</w:t>
      </w:r>
      <w:r w:rsidRPr="005C0104">
        <w:t xml:space="preserve">, </w:t>
      </w:r>
      <w:r w:rsidRPr="005C0104">
        <w:rPr>
          <w:b/>
          <w:bCs/>
        </w:rPr>
        <w:t>AWS Lambda</w:t>
      </w:r>
      <w:r w:rsidRPr="005C0104">
        <w:t xml:space="preserve">, and </w:t>
      </w:r>
      <w:r w:rsidRPr="005C0104">
        <w:rPr>
          <w:b/>
          <w:bCs/>
        </w:rPr>
        <w:t>Amazon DynamoDB</w:t>
      </w:r>
      <w:r w:rsidRPr="005C0104">
        <w:t xml:space="preserve">, all IoT-connected devices in the city are securely connected and interact seamlessly to provide real-time data for analysis and decision-making. </w:t>
      </w:r>
      <w:r w:rsidRPr="005C0104">
        <w:rPr>
          <w:b/>
          <w:bCs/>
        </w:rPr>
        <w:t>Amazon S3</w:t>
      </w:r>
      <w:r w:rsidRPr="005C0104">
        <w:t xml:space="preserve"> and </w:t>
      </w:r>
      <w:r w:rsidRPr="005C0104">
        <w:rPr>
          <w:b/>
          <w:bCs/>
        </w:rPr>
        <w:t>AWS Redshift</w:t>
      </w:r>
      <w:r w:rsidRPr="005C0104">
        <w:t xml:space="preserve"> store and analyze data, while </w:t>
      </w:r>
      <w:r w:rsidRPr="005C0104">
        <w:rPr>
          <w:b/>
          <w:bCs/>
        </w:rPr>
        <w:t>AWS Amplify</w:t>
      </w:r>
      <w:r w:rsidRPr="005C0104">
        <w:t xml:space="preserve"> supports </w:t>
      </w:r>
      <w:r w:rsidR="002E7764" w:rsidRPr="005C0104">
        <w:t>citizen</w:t>
      </w:r>
      <w:r w:rsidRPr="005C0104">
        <w:t>-facing applications where users can interact with city services.</w:t>
      </w:r>
    </w:p>
    <w:p w14:paraId="6A86D366" w14:textId="54F1CC8F" w:rsidR="005C0104" w:rsidRPr="005C0104" w:rsidRDefault="00923156" w:rsidP="001036D7">
      <w:pPr>
        <w:pStyle w:val="Heading1"/>
      </w:pPr>
      <w:r>
        <w:t>Phase</w:t>
      </w:r>
      <w:r w:rsidR="005C0104" w:rsidRPr="005C0104">
        <w:t xml:space="preserve"> 6: Security (AWS Well-Architected Framework)</w:t>
      </w:r>
    </w:p>
    <w:p w14:paraId="5168D103" w14:textId="77777777" w:rsidR="005C0104" w:rsidRPr="005C0104" w:rsidRDefault="005C0104" w:rsidP="00923156">
      <w:pPr>
        <w:pStyle w:val="Heading3"/>
      </w:pPr>
      <w:r w:rsidRPr="005C0104">
        <w:t>Business Requirement:</w:t>
      </w:r>
    </w:p>
    <w:p w14:paraId="3D273B94" w14:textId="2DB1227E" w:rsidR="005C0104" w:rsidRPr="005C0104" w:rsidRDefault="005C0104" w:rsidP="005C0104">
      <w:pPr>
        <w:numPr>
          <w:ilvl w:val="0"/>
          <w:numId w:val="129"/>
        </w:numPr>
        <w:pBdr>
          <w:top w:val="nil"/>
          <w:left w:val="nil"/>
          <w:bottom w:val="nil"/>
          <w:right w:val="nil"/>
          <w:between w:val="nil"/>
        </w:pBdr>
        <w:shd w:val="clear" w:color="auto" w:fill="FFFFFF"/>
        <w:spacing w:after="0" w:line="276" w:lineRule="auto"/>
        <w:jc w:val="both"/>
      </w:pPr>
      <w:r w:rsidRPr="005C0104">
        <w:rPr>
          <w:b/>
          <w:bCs/>
        </w:rPr>
        <w:t>Ensure data privacy and security</w:t>
      </w:r>
      <w:r w:rsidRPr="005C0104">
        <w:t xml:space="preserve"> for sensitive information like traffic data, energy usage, personal data, and smart grid configurations. Protect the system from unauthorized </w:t>
      </w:r>
      <w:r w:rsidR="002E7764" w:rsidRPr="005C0104">
        <w:t>access and</w:t>
      </w:r>
      <w:r w:rsidRPr="005C0104">
        <w:t xml:space="preserve"> provide robust measures to ensure compliance with data protection laws (e.g., GDPR, CCPA).</w:t>
      </w:r>
    </w:p>
    <w:p w14:paraId="25256E4A" w14:textId="77777777" w:rsidR="005C0104" w:rsidRPr="005C0104" w:rsidRDefault="005C0104" w:rsidP="00923156">
      <w:pPr>
        <w:pStyle w:val="Heading3"/>
      </w:pPr>
      <w:r w:rsidRPr="005C0104">
        <w:t>AWS Services to Use:</w:t>
      </w:r>
    </w:p>
    <w:p w14:paraId="2804D856" w14:textId="77777777"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AWS Identity and Access Management (IAM)</w:t>
      </w:r>
      <w:r w:rsidRPr="005C0104">
        <w:t>: Use IAM to implement strong access control policies, ensuring that only authorized personnel and systems can access the smart city’s resources.</w:t>
      </w:r>
    </w:p>
    <w:p w14:paraId="5CEC31B5" w14:textId="77777777"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AWS KMS (Key Management Service)</w:t>
      </w:r>
      <w:r w:rsidRPr="005C0104">
        <w:t xml:space="preserve">: Leverage </w:t>
      </w:r>
      <w:r w:rsidRPr="005C0104">
        <w:rPr>
          <w:b/>
          <w:bCs/>
        </w:rPr>
        <w:t>KMS</w:t>
      </w:r>
      <w:r w:rsidRPr="005C0104">
        <w:t xml:space="preserve"> for encrypting sensitive data at rest (e.g., data collected from IoT devices, citizen information, or public infrastructure management data).</w:t>
      </w:r>
    </w:p>
    <w:p w14:paraId="6C3BDE1E" w14:textId="77777777"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AWS WAF (Web Application Firewall)</w:t>
      </w:r>
      <w:r w:rsidRPr="005C0104">
        <w:t xml:space="preserve">: Protect citizen-facing applications and APIs by using </w:t>
      </w:r>
      <w:r w:rsidRPr="005C0104">
        <w:rPr>
          <w:b/>
          <w:bCs/>
        </w:rPr>
        <w:t>WAF</w:t>
      </w:r>
      <w:r w:rsidRPr="005C0104">
        <w:t xml:space="preserve"> to guard against common web exploits, including SQL injection, cross-site scripting (XSS), and other vulnerabilities.</w:t>
      </w:r>
    </w:p>
    <w:p w14:paraId="4FC51E48" w14:textId="77777777"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 xml:space="preserve">Amazon </w:t>
      </w:r>
      <w:proofErr w:type="spellStart"/>
      <w:r w:rsidRPr="005C0104">
        <w:rPr>
          <w:b/>
          <w:bCs/>
        </w:rPr>
        <w:t>GuardDuty</w:t>
      </w:r>
      <w:proofErr w:type="spellEnd"/>
      <w:r w:rsidRPr="005C0104">
        <w:t xml:space="preserve">: Use </w:t>
      </w:r>
      <w:proofErr w:type="spellStart"/>
      <w:r w:rsidRPr="005C0104">
        <w:rPr>
          <w:b/>
          <w:bCs/>
        </w:rPr>
        <w:t>GuardDuty</w:t>
      </w:r>
      <w:proofErr w:type="spellEnd"/>
      <w:r w:rsidRPr="005C0104">
        <w:t xml:space="preserve"> to </w:t>
      </w:r>
      <w:proofErr w:type="gramStart"/>
      <w:r w:rsidRPr="005C0104">
        <w:t>monitor for</w:t>
      </w:r>
      <w:proofErr w:type="gramEnd"/>
      <w:r w:rsidRPr="005C0104">
        <w:t xml:space="preserve"> suspicious activity and unauthorized access across the AWS infrastructure. This service helps detect malicious behavior in real-time.</w:t>
      </w:r>
    </w:p>
    <w:p w14:paraId="582793E2" w14:textId="67A8A85B"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AWS CloudTrail and AWS Config</w:t>
      </w:r>
      <w:r w:rsidRPr="005C0104">
        <w:t xml:space="preserve">: These services can </w:t>
      </w:r>
      <w:r w:rsidR="002E7764" w:rsidRPr="005C0104">
        <w:t>monitor,</w:t>
      </w:r>
      <w:r w:rsidRPr="005C0104">
        <w:t xml:space="preserve"> and record actions taken in the environment, ensuring governance and compliance standards are met. They can also help track any unauthorized or unexpected actions.</w:t>
      </w:r>
    </w:p>
    <w:p w14:paraId="01613C3E" w14:textId="77777777" w:rsidR="005C0104" w:rsidRPr="005C0104" w:rsidRDefault="005C0104" w:rsidP="005C0104">
      <w:pPr>
        <w:numPr>
          <w:ilvl w:val="0"/>
          <w:numId w:val="130"/>
        </w:numPr>
        <w:pBdr>
          <w:top w:val="nil"/>
          <w:left w:val="nil"/>
          <w:bottom w:val="nil"/>
          <w:right w:val="nil"/>
          <w:between w:val="nil"/>
        </w:pBdr>
        <w:shd w:val="clear" w:color="auto" w:fill="FFFFFF"/>
        <w:spacing w:after="0" w:line="276" w:lineRule="auto"/>
        <w:jc w:val="both"/>
      </w:pPr>
      <w:r w:rsidRPr="005C0104">
        <w:rPr>
          <w:b/>
          <w:bCs/>
        </w:rPr>
        <w:t>AWS Shield</w:t>
      </w:r>
      <w:r w:rsidRPr="005C0104">
        <w:t xml:space="preserve">: Protect against Distributed Denial of Service (DDoS) attacks using </w:t>
      </w:r>
      <w:r w:rsidRPr="005C0104">
        <w:rPr>
          <w:b/>
          <w:bCs/>
        </w:rPr>
        <w:t>AWS Shield</w:t>
      </w:r>
      <w:r w:rsidRPr="005C0104">
        <w:t xml:space="preserve"> for additional protection, particularly for public services that may face large volumes of traffic or attacks.</w:t>
      </w:r>
    </w:p>
    <w:p w14:paraId="0A50C2A9" w14:textId="77777777" w:rsidR="005C0104" w:rsidRPr="005C0104" w:rsidRDefault="005C0104" w:rsidP="00923156">
      <w:pPr>
        <w:pStyle w:val="Heading3"/>
      </w:pPr>
      <w:r w:rsidRPr="005C0104">
        <w:t>Implementation:</w:t>
      </w:r>
    </w:p>
    <w:p w14:paraId="57488059" w14:textId="77777777" w:rsidR="005C0104" w:rsidRPr="005C0104" w:rsidRDefault="005C0104" w:rsidP="005C0104">
      <w:pPr>
        <w:numPr>
          <w:ilvl w:val="0"/>
          <w:numId w:val="131"/>
        </w:numPr>
        <w:pBdr>
          <w:top w:val="nil"/>
          <w:left w:val="nil"/>
          <w:bottom w:val="nil"/>
          <w:right w:val="nil"/>
          <w:between w:val="nil"/>
        </w:pBdr>
        <w:shd w:val="clear" w:color="auto" w:fill="FFFFFF"/>
        <w:spacing w:after="0" w:line="276" w:lineRule="auto"/>
        <w:jc w:val="both"/>
      </w:pPr>
      <w:r w:rsidRPr="005C0104">
        <w:rPr>
          <w:b/>
          <w:bCs/>
        </w:rPr>
        <w:t>IAM</w:t>
      </w:r>
      <w:r w:rsidRPr="005C0104">
        <w:t xml:space="preserve"> roles and policies are defined for different city services (e.g., traffic management, energy optimization, and citizen engagement) to ensure that only authorized systems or users have access to sensitive information. Each IoT device or application within the smart city will have its own policy specifying the minimum required permissions.</w:t>
      </w:r>
    </w:p>
    <w:p w14:paraId="1370A918" w14:textId="77777777" w:rsidR="005C0104" w:rsidRPr="005C0104" w:rsidRDefault="005C0104" w:rsidP="005C0104">
      <w:pPr>
        <w:numPr>
          <w:ilvl w:val="0"/>
          <w:numId w:val="131"/>
        </w:numPr>
        <w:pBdr>
          <w:top w:val="nil"/>
          <w:left w:val="nil"/>
          <w:bottom w:val="nil"/>
          <w:right w:val="nil"/>
          <w:between w:val="nil"/>
        </w:pBdr>
        <w:shd w:val="clear" w:color="auto" w:fill="FFFFFF"/>
        <w:spacing w:after="0" w:line="276" w:lineRule="auto"/>
        <w:jc w:val="both"/>
      </w:pPr>
      <w:r w:rsidRPr="005C0104">
        <w:t xml:space="preserve">For example, </w:t>
      </w:r>
      <w:r w:rsidRPr="005C0104">
        <w:rPr>
          <w:b/>
          <w:bCs/>
        </w:rPr>
        <w:t>Amazon KMS</w:t>
      </w:r>
      <w:r w:rsidRPr="005C0104">
        <w:t xml:space="preserve"> is used to encrypt all communication between IoT devices, ensuring the integrity and confidentiality of data like energy consumption or personal data. All encrypted data can then be stored securely in </w:t>
      </w:r>
      <w:r w:rsidRPr="005C0104">
        <w:rPr>
          <w:b/>
          <w:bCs/>
        </w:rPr>
        <w:t>Amazon S3</w:t>
      </w:r>
      <w:r w:rsidRPr="005C0104">
        <w:t>, with IAM policies restricting access to authorized entities.</w:t>
      </w:r>
    </w:p>
    <w:p w14:paraId="6413B5EA" w14:textId="77777777" w:rsidR="005C0104" w:rsidRPr="005C0104" w:rsidRDefault="005C0104" w:rsidP="005C0104">
      <w:pPr>
        <w:numPr>
          <w:ilvl w:val="0"/>
          <w:numId w:val="131"/>
        </w:numPr>
        <w:pBdr>
          <w:top w:val="nil"/>
          <w:left w:val="nil"/>
          <w:bottom w:val="nil"/>
          <w:right w:val="nil"/>
          <w:between w:val="nil"/>
        </w:pBdr>
        <w:shd w:val="clear" w:color="auto" w:fill="FFFFFF"/>
        <w:spacing w:after="0" w:line="276" w:lineRule="auto"/>
        <w:jc w:val="both"/>
      </w:pPr>
      <w:r w:rsidRPr="005C0104">
        <w:rPr>
          <w:b/>
          <w:bCs/>
        </w:rPr>
        <w:t>AWS WAF</w:t>
      </w:r>
      <w:r w:rsidRPr="005C0104">
        <w:t xml:space="preserve"> will protect the smart city's public APIs (for example, those used by citizens to view traffic or energy data) from external threats, ensuring that only legitimate requests from verified users or systems are allowed through.</w:t>
      </w:r>
    </w:p>
    <w:p w14:paraId="6336B4B0" w14:textId="71384983" w:rsidR="005C0104" w:rsidRPr="005C0104" w:rsidRDefault="005C0104" w:rsidP="005C0104">
      <w:pPr>
        <w:numPr>
          <w:ilvl w:val="0"/>
          <w:numId w:val="131"/>
        </w:numPr>
        <w:pBdr>
          <w:top w:val="nil"/>
          <w:left w:val="nil"/>
          <w:bottom w:val="nil"/>
          <w:right w:val="nil"/>
          <w:between w:val="nil"/>
        </w:pBdr>
        <w:shd w:val="clear" w:color="auto" w:fill="FFFFFF"/>
        <w:spacing w:after="0" w:line="276" w:lineRule="auto"/>
        <w:jc w:val="both"/>
      </w:pPr>
      <w:r w:rsidRPr="005C0104">
        <w:rPr>
          <w:b/>
          <w:bCs/>
        </w:rPr>
        <w:lastRenderedPageBreak/>
        <w:t xml:space="preserve">Amazon </w:t>
      </w:r>
      <w:proofErr w:type="spellStart"/>
      <w:r w:rsidRPr="005C0104">
        <w:rPr>
          <w:b/>
          <w:bCs/>
        </w:rPr>
        <w:t>GuardDuty</w:t>
      </w:r>
      <w:proofErr w:type="spellEnd"/>
      <w:r w:rsidRPr="005C0104">
        <w:t xml:space="preserve"> continuously monitors the smart city's infrastructure, flagging any suspicious activities such as unauthorized access or unusual network traffic patterns. The integration of </w:t>
      </w:r>
      <w:r w:rsidRPr="005C0104">
        <w:rPr>
          <w:b/>
          <w:bCs/>
        </w:rPr>
        <w:t>CloudTrail</w:t>
      </w:r>
      <w:r w:rsidRPr="005C0104">
        <w:t xml:space="preserve"> ensures that all activities are </w:t>
      </w:r>
      <w:r w:rsidR="002E7764" w:rsidRPr="005C0104">
        <w:t>logged in</w:t>
      </w:r>
      <w:r w:rsidRPr="005C0104">
        <w:t xml:space="preserve"> and can be reviewed for compliance purposes.</w:t>
      </w:r>
    </w:p>
    <w:p w14:paraId="60FC7E59" w14:textId="76A0EDEC" w:rsidR="005C0104" w:rsidRPr="005C0104" w:rsidRDefault="00923156" w:rsidP="001036D7">
      <w:pPr>
        <w:pStyle w:val="Heading1"/>
      </w:pPr>
      <w:r>
        <w:t>Phase</w:t>
      </w:r>
      <w:r w:rsidR="005C0104" w:rsidRPr="005C0104">
        <w:t xml:space="preserve"> 7: Operational Excellence (AWS Well-Architected Framework)</w:t>
      </w:r>
    </w:p>
    <w:p w14:paraId="518816C4" w14:textId="77777777" w:rsidR="005C0104" w:rsidRPr="005C0104" w:rsidRDefault="005C0104" w:rsidP="00923156">
      <w:pPr>
        <w:pStyle w:val="Heading3"/>
      </w:pPr>
      <w:r w:rsidRPr="005C0104">
        <w:t>Business Requirement:</w:t>
      </w:r>
    </w:p>
    <w:p w14:paraId="6CDE2F66" w14:textId="0BCC5560" w:rsidR="005C0104" w:rsidRPr="005C0104" w:rsidRDefault="005C0104" w:rsidP="005C0104">
      <w:pPr>
        <w:numPr>
          <w:ilvl w:val="0"/>
          <w:numId w:val="132"/>
        </w:numPr>
        <w:pBdr>
          <w:top w:val="nil"/>
          <w:left w:val="nil"/>
          <w:bottom w:val="nil"/>
          <w:right w:val="nil"/>
          <w:between w:val="nil"/>
        </w:pBdr>
        <w:shd w:val="clear" w:color="auto" w:fill="FFFFFF"/>
        <w:spacing w:after="0" w:line="276" w:lineRule="auto"/>
        <w:jc w:val="both"/>
      </w:pPr>
      <w:r w:rsidRPr="005C0104">
        <w:rPr>
          <w:b/>
          <w:bCs/>
        </w:rPr>
        <w:t>Efficient management and continuous improvement</w:t>
      </w:r>
      <w:r w:rsidRPr="005C0104">
        <w:t xml:space="preserve"> of the smart city's infrastructure, including the ability to monitor, </w:t>
      </w:r>
      <w:r w:rsidR="00874ECE" w:rsidRPr="005C0104">
        <w:t>evaluate</w:t>
      </w:r>
      <w:r w:rsidRPr="005C0104">
        <w:t>, and improve services continuously.</w:t>
      </w:r>
    </w:p>
    <w:p w14:paraId="22CD3FDC" w14:textId="77777777" w:rsidR="005C0104" w:rsidRPr="005C0104" w:rsidRDefault="005C0104" w:rsidP="00923156">
      <w:pPr>
        <w:pStyle w:val="Heading3"/>
      </w:pPr>
      <w:r w:rsidRPr="005C0104">
        <w:t>AWS Services to Use:</w:t>
      </w:r>
    </w:p>
    <w:p w14:paraId="3717B2AA" w14:textId="77777777" w:rsidR="005C0104" w:rsidRPr="005C0104" w:rsidRDefault="005C0104" w:rsidP="005C0104">
      <w:pPr>
        <w:numPr>
          <w:ilvl w:val="0"/>
          <w:numId w:val="133"/>
        </w:numPr>
        <w:pBdr>
          <w:top w:val="nil"/>
          <w:left w:val="nil"/>
          <w:bottom w:val="nil"/>
          <w:right w:val="nil"/>
          <w:between w:val="nil"/>
        </w:pBdr>
        <w:shd w:val="clear" w:color="auto" w:fill="FFFFFF"/>
        <w:spacing w:after="0" w:line="276" w:lineRule="auto"/>
        <w:jc w:val="both"/>
      </w:pPr>
      <w:r w:rsidRPr="005C0104">
        <w:rPr>
          <w:b/>
          <w:bCs/>
        </w:rPr>
        <w:t>AWS CloudWatch</w:t>
      </w:r>
      <w:r w:rsidRPr="005C0104">
        <w:t xml:space="preserve">: Use </w:t>
      </w:r>
      <w:r w:rsidRPr="005C0104">
        <w:rPr>
          <w:b/>
          <w:bCs/>
        </w:rPr>
        <w:t>CloudWatch</w:t>
      </w:r>
      <w:r w:rsidRPr="005C0104">
        <w:t xml:space="preserve"> to monitor the health and performance of the smart city's systems. Set alarms for any anomalies or performance degradation across services like energy grids, traffic management, or waste collection systems.</w:t>
      </w:r>
    </w:p>
    <w:p w14:paraId="232DF223" w14:textId="77777777" w:rsidR="005C0104" w:rsidRPr="005C0104" w:rsidRDefault="005C0104" w:rsidP="005C0104">
      <w:pPr>
        <w:numPr>
          <w:ilvl w:val="0"/>
          <w:numId w:val="133"/>
        </w:numPr>
        <w:pBdr>
          <w:top w:val="nil"/>
          <w:left w:val="nil"/>
          <w:bottom w:val="nil"/>
          <w:right w:val="nil"/>
          <w:between w:val="nil"/>
        </w:pBdr>
        <w:shd w:val="clear" w:color="auto" w:fill="FFFFFF"/>
        <w:spacing w:after="0" w:line="276" w:lineRule="auto"/>
        <w:jc w:val="both"/>
      </w:pPr>
      <w:r w:rsidRPr="005C0104">
        <w:rPr>
          <w:b/>
          <w:bCs/>
        </w:rPr>
        <w:t>AWS Systems Manager</w:t>
      </w:r>
      <w:r w:rsidRPr="005C0104">
        <w:t xml:space="preserve">: For automating routine maintenance tasks and improving operational efficiency, </w:t>
      </w:r>
      <w:r w:rsidRPr="005C0104">
        <w:rPr>
          <w:b/>
          <w:bCs/>
        </w:rPr>
        <w:t>Systems Manager</w:t>
      </w:r>
      <w:r w:rsidRPr="005C0104">
        <w:t xml:space="preserve"> can automate patching and configuration management for all city infrastructure.</w:t>
      </w:r>
    </w:p>
    <w:p w14:paraId="34AEDC0B" w14:textId="77777777" w:rsidR="005C0104" w:rsidRPr="005C0104" w:rsidRDefault="005C0104" w:rsidP="005C0104">
      <w:pPr>
        <w:numPr>
          <w:ilvl w:val="0"/>
          <w:numId w:val="133"/>
        </w:numPr>
        <w:pBdr>
          <w:top w:val="nil"/>
          <w:left w:val="nil"/>
          <w:bottom w:val="nil"/>
          <w:right w:val="nil"/>
          <w:between w:val="nil"/>
        </w:pBdr>
        <w:shd w:val="clear" w:color="auto" w:fill="FFFFFF"/>
        <w:spacing w:after="0" w:line="276" w:lineRule="auto"/>
        <w:jc w:val="both"/>
      </w:pPr>
      <w:r w:rsidRPr="005C0104">
        <w:rPr>
          <w:b/>
          <w:bCs/>
        </w:rPr>
        <w:t>AWS Config</w:t>
      </w:r>
      <w:r w:rsidRPr="005C0104">
        <w:t xml:space="preserve">: Use </w:t>
      </w:r>
      <w:r w:rsidRPr="005C0104">
        <w:rPr>
          <w:b/>
          <w:bCs/>
        </w:rPr>
        <w:t>AWS Config</w:t>
      </w:r>
      <w:r w:rsidRPr="005C0104">
        <w:t xml:space="preserve"> to track configuration changes in the environment, ensuring that all resources remain in compliance with the city’s policies and governance requirements.</w:t>
      </w:r>
    </w:p>
    <w:p w14:paraId="333C55BB" w14:textId="77777777" w:rsidR="005C0104" w:rsidRPr="005C0104" w:rsidRDefault="005C0104" w:rsidP="005C0104">
      <w:pPr>
        <w:numPr>
          <w:ilvl w:val="0"/>
          <w:numId w:val="133"/>
        </w:numPr>
        <w:pBdr>
          <w:top w:val="nil"/>
          <w:left w:val="nil"/>
          <w:bottom w:val="nil"/>
          <w:right w:val="nil"/>
          <w:between w:val="nil"/>
        </w:pBdr>
        <w:shd w:val="clear" w:color="auto" w:fill="FFFFFF"/>
        <w:spacing w:after="0" w:line="276" w:lineRule="auto"/>
        <w:jc w:val="both"/>
      </w:pPr>
      <w:r w:rsidRPr="005C0104">
        <w:rPr>
          <w:b/>
          <w:bCs/>
        </w:rPr>
        <w:t>AWS X-Ray</w:t>
      </w:r>
      <w:r w:rsidRPr="005C0104">
        <w:t xml:space="preserve">: Use </w:t>
      </w:r>
      <w:r w:rsidRPr="005C0104">
        <w:rPr>
          <w:b/>
          <w:bCs/>
        </w:rPr>
        <w:t>X-Ray</w:t>
      </w:r>
      <w:r w:rsidRPr="005C0104">
        <w:t xml:space="preserve"> for debugging and analyzing any performance issues in distributed applications. For example, this could be used to trace smart grid or energy optimization applications to ensure they perform optimally.</w:t>
      </w:r>
    </w:p>
    <w:p w14:paraId="2CB1C891" w14:textId="77777777" w:rsidR="005C0104" w:rsidRPr="005C0104" w:rsidRDefault="005C0104" w:rsidP="005C0104">
      <w:pPr>
        <w:numPr>
          <w:ilvl w:val="0"/>
          <w:numId w:val="133"/>
        </w:numPr>
        <w:pBdr>
          <w:top w:val="nil"/>
          <w:left w:val="nil"/>
          <w:bottom w:val="nil"/>
          <w:right w:val="nil"/>
          <w:between w:val="nil"/>
        </w:pBdr>
        <w:shd w:val="clear" w:color="auto" w:fill="FFFFFF"/>
        <w:spacing w:after="0" w:line="276" w:lineRule="auto"/>
        <w:jc w:val="both"/>
      </w:pPr>
      <w:r w:rsidRPr="005C0104">
        <w:rPr>
          <w:b/>
          <w:bCs/>
        </w:rPr>
        <w:t>AWS CloudTrail</w:t>
      </w:r>
      <w:r w:rsidRPr="005C0104">
        <w:t>: Track all user and system actions on the infrastructure to ensure that only authorized changes are made to the smart city resources.</w:t>
      </w:r>
    </w:p>
    <w:p w14:paraId="3B683027" w14:textId="77777777" w:rsidR="005C0104" w:rsidRPr="005C0104" w:rsidRDefault="005C0104" w:rsidP="00923156">
      <w:pPr>
        <w:pStyle w:val="Heading3"/>
      </w:pPr>
      <w:r w:rsidRPr="005C0104">
        <w:t>Implementation:</w:t>
      </w:r>
    </w:p>
    <w:p w14:paraId="270C1AF7" w14:textId="77777777" w:rsidR="005C0104" w:rsidRPr="005C0104" w:rsidRDefault="005C0104" w:rsidP="005C0104">
      <w:pPr>
        <w:numPr>
          <w:ilvl w:val="0"/>
          <w:numId w:val="134"/>
        </w:numPr>
        <w:pBdr>
          <w:top w:val="nil"/>
          <w:left w:val="nil"/>
          <w:bottom w:val="nil"/>
          <w:right w:val="nil"/>
          <w:between w:val="nil"/>
        </w:pBdr>
        <w:shd w:val="clear" w:color="auto" w:fill="FFFFFF"/>
        <w:spacing w:after="0" w:line="276" w:lineRule="auto"/>
        <w:jc w:val="both"/>
      </w:pPr>
      <w:r w:rsidRPr="005C0104">
        <w:rPr>
          <w:b/>
          <w:bCs/>
        </w:rPr>
        <w:t>CloudWatch</w:t>
      </w:r>
      <w:r w:rsidRPr="005C0104">
        <w:t xml:space="preserve"> monitors the entire ecosystem of the smart city’s infrastructure and services, including traffic data processing, energy usage, waste management, and citizen engagement. </w:t>
      </w:r>
      <w:r w:rsidRPr="005C0104">
        <w:rPr>
          <w:b/>
          <w:bCs/>
        </w:rPr>
        <w:t>CloudWatch</w:t>
      </w:r>
      <w:r w:rsidRPr="005C0104">
        <w:t xml:space="preserve"> dashboards will allow the operations team to visualize the current health of the services and identify potential problems proactively.</w:t>
      </w:r>
    </w:p>
    <w:p w14:paraId="1673448F" w14:textId="77777777" w:rsidR="005C0104" w:rsidRPr="005C0104" w:rsidRDefault="005C0104" w:rsidP="005C0104">
      <w:pPr>
        <w:numPr>
          <w:ilvl w:val="0"/>
          <w:numId w:val="134"/>
        </w:numPr>
        <w:pBdr>
          <w:top w:val="nil"/>
          <w:left w:val="nil"/>
          <w:bottom w:val="nil"/>
          <w:right w:val="nil"/>
          <w:between w:val="nil"/>
        </w:pBdr>
        <w:shd w:val="clear" w:color="auto" w:fill="FFFFFF"/>
        <w:spacing w:after="0" w:line="276" w:lineRule="auto"/>
        <w:jc w:val="both"/>
      </w:pPr>
      <w:r w:rsidRPr="005C0104">
        <w:t xml:space="preserve">If traffic congestion reaches abnormal levels, </w:t>
      </w:r>
      <w:r w:rsidRPr="005C0104">
        <w:rPr>
          <w:b/>
          <w:bCs/>
        </w:rPr>
        <w:t>CloudWatch</w:t>
      </w:r>
      <w:r w:rsidRPr="005C0104">
        <w:t xml:space="preserve"> can trigger an alarm and prompt the system to scale additional </w:t>
      </w:r>
      <w:proofErr w:type="gramStart"/>
      <w:r w:rsidRPr="005C0104">
        <w:t>compute</w:t>
      </w:r>
      <w:proofErr w:type="gramEnd"/>
      <w:r w:rsidRPr="005C0104">
        <w:t xml:space="preserve"> resources to process traffic data and adjust traffic management systems accordingly.</w:t>
      </w:r>
    </w:p>
    <w:p w14:paraId="5F19D8B8" w14:textId="77777777" w:rsidR="005C0104" w:rsidRPr="005C0104" w:rsidRDefault="005C0104" w:rsidP="005C0104">
      <w:pPr>
        <w:numPr>
          <w:ilvl w:val="0"/>
          <w:numId w:val="134"/>
        </w:numPr>
        <w:pBdr>
          <w:top w:val="nil"/>
          <w:left w:val="nil"/>
          <w:bottom w:val="nil"/>
          <w:right w:val="nil"/>
          <w:between w:val="nil"/>
        </w:pBdr>
        <w:shd w:val="clear" w:color="auto" w:fill="FFFFFF"/>
        <w:spacing w:after="0" w:line="276" w:lineRule="auto"/>
        <w:jc w:val="both"/>
      </w:pPr>
      <w:r w:rsidRPr="005C0104">
        <w:t xml:space="preserve">With </w:t>
      </w:r>
      <w:r w:rsidRPr="005C0104">
        <w:rPr>
          <w:b/>
          <w:bCs/>
        </w:rPr>
        <w:t>AWS Systems Manager</w:t>
      </w:r>
      <w:r w:rsidRPr="005C0104">
        <w:t>, city administrators can automate the patching of systems running across different infrastructures. This eliminates the need for manual updates, reducing human error and improving efficiency.</w:t>
      </w:r>
    </w:p>
    <w:p w14:paraId="7D9C0293" w14:textId="7AF903D2" w:rsidR="005C0104" w:rsidRPr="005C0104" w:rsidRDefault="005C0104" w:rsidP="005C0104">
      <w:pPr>
        <w:numPr>
          <w:ilvl w:val="0"/>
          <w:numId w:val="134"/>
        </w:numPr>
        <w:pBdr>
          <w:top w:val="nil"/>
          <w:left w:val="nil"/>
          <w:bottom w:val="nil"/>
          <w:right w:val="nil"/>
          <w:between w:val="nil"/>
        </w:pBdr>
        <w:shd w:val="clear" w:color="auto" w:fill="FFFFFF"/>
        <w:spacing w:after="0" w:line="276" w:lineRule="auto"/>
        <w:jc w:val="both"/>
      </w:pPr>
      <w:r w:rsidRPr="005C0104">
        <w:rPr>
          <w:b/>
          <w:bCs/>
        </w:rPr>
        <w:t>AWS X-Ray</w:t>
      </w:r>
      <w:r w:rsidRPr="005C0104">
        <w:t xml:space="preserve"> will help in troubleshooting issues related to performance bottlenecks in the system. For example, </w:t>
      </w:r>
      <w:r w:rsidRPr="005C0104">
        <w:rPr>
          <w:b/>
          <w:bCs/>
        </w:rPr>
        <w:t>X-Ray</w:t>
      </w:r>
      <w:r w:rsidRPr="005C0104">
        <w:t xml:space="preserve"> can be used to analyze </w:t>
      </w:r>
      <w:r w:rsidR="002E7764" w:rsidRPr="005C0104">
        <w:t>traffic</w:t>
      </w:r>
      <w:r w:rsidRPr="005C0104">
        <w:t xml:space="preserve"> management </w:t>
      </w:r>
      <w:r w:rsidR="002E7764" w:rsidRPr="005C0104">
        <w:t>applications</w:t>
      </w:r>
      <w:r w:rsidRPr="005C0104">
        <w:t xml:space="preserve"> and pinpoint slow database queries or performance issues in </w:t>
      </w:r>
      <w:proofErr w:type="gramStart"/>
      <w:r w:rsidRPr="005C0104">
        <w:t>the communication</w:t>
      </w:r>
      <w:proofErr w:type="gramEnd"/>
      <w:r w:rsidRPr="005C0104">
        <w:t xml:space="preserve"> between different city services.</w:t>
      </w:r>
    </w:p>
    <w:p w14:paraId="651BCBA5" w14:textId="77777777" w:rsidR="005C0104" w:rsidRPr="005C0104" w:rsidRDefault="005C0104" w:rsidP="005C0104">
      <w:pPr>
        <w:numPr>
          <w:ilvl w:val="0"/>
          <w:numId w:val="134"/>
        </w:numPr>
        <w:pBdr>
          <w:top w:val="nil"/>
          <w:left w:val="nil"/>
          <w:bottom w:val="nil"/>
          <w:right w:val="nil"/>
          <w:between w:val="nil"/>
        </w:pBdr>
        <w:shd w:val="clear" w:color="auto" w:fill="FFFFFF"/>
        <w:spacing w:after="0" w:line="276" w:lineRule="auto"/>
        <w:jc w:val="both"/>
      </w:pPr>
      <w:r w:rsidRPr="005C0104">
        <w:rPr>
          <w:b/>
          <w:bCs/>
        </w:rPr>
        <w:t>AWS CloudTrail</w:t>
      </w:r>
      <w:r w:rsidRPr="005C0104">
        <w:t xml:space="preserve"> will allow the team to maintain logs of all changes to infrastructure and policies, which can be reviewed for troubleshooting or audit purposes. For example, if an unauthorized change was made to the traffic management rules, administrators can quickly track the source of the change.</w:t>
      </w:r>
    </w:p>
    <w:p w14:paraId="69124BCA" w14:textId="6D19AE1D" w:rsidR="005C0104" w:rsidRPr="005C0104" w:rsidRDefault="00CF6B1D" w:rsidP="001036D7">
      <w:pPr>
        <w:pStyle w:val="Heading1"/>
      </w:pPr>
      <w:r>
        <w:lastRenderedPageBreak/>
        <w:t>Phase</w:t>
      </w:r>
      <w:r w:rsidR="005C0104" w:rsidRPr="005C0104">
        <w:t xml:space="preserve"> 8: Reliability (AWS Well-Architected Framework)</w:t>
      </w:r>
    </w:p>
    <w:p w14:paraId="7DF280AF" w14:textId="77777777" w:rsidR="005C0104" w:rsidRPr="005C0104" w:rsidRDefault="005C0104" w:rsidP="00CF6B1D">
      <w:pPr>
        <w:pStyle w:val="Heading3"/>
      </w:pPr>
      <w:r w:rsidRPr="005C0104">
        <w:t>Business Requirement:</w:t>
      </w:r>
    </w:p>
    <w:p w14:paraId="5B3FC6E3" w14:textId="77777777" w:rsidR="005C0104" w:rsidRPr="005C0104" w:rsidRDefault="005C0104" w:rsidP="005C0104">
      <w:pPr>
        <w:numPr>
          <w:ilvl w:val="0"/>
          <w:numId w:val="135"/>
        </w:numPr>
        <w:pBdr>
          <w:top w:val="nil"/>
          <w:left w:val="nil"/>
          <w:bottom w:val="nil"/>
          <w:right w:val="nil"/>
          <w:between w:val="nil"/>
        </w:pBdr>
        <w:shd w:val="clear" w:color="auto" w:fill="FFFFFF"/>
        <w:spacing w:after="0" w:line="276" w:lineRule="auto"/>
        <w:jc w:val="both"/>
      </w:pPr>
      <w:r w:rsidRPr="005C0104">
        <w:t xml:space="preserve">Ensure </w:t>
      </w:r>
      <w:r w:rsidRPr="005C0104">
        <w:rPr>
          <w:b/>
          <w:bCs/>
        </w:rPr>
        <w:t>high availability</w:t>
      </w:r>
      <w:r w:rsidRPr="005C0104">
        <w:t xml:space="preserve"> and </w:t>
      </w:r>
      <w:r w:rsidRPr="005C0104">
        <w:rPr>
          <w:b/>
          <w:bCs/>
        </w:rPr>
        <w:t>resilience</w:t>
      </w:r>
      <w:r w:rsidRPr="005C0104">
        <w:t xml:space="preserve"> for all systems, particularly in critical areas like traffic management, energy optimization, public safety, and healthcare.</w:t>
      </w:r>
    </w:p>
    <w:p w14:paraId="38BDE27C" w14:textId="77777777" w:rsidR="005C0104" w:rsidRPr="005C0104" w:rsidRDefault="005C0104" w:rsidP="00CF6B1D">
      <w:pPr>
        <w:pStyle w:val="Heading3"/>
      </w:pPr>
      <w:r w:rsidRPr="005C0104">
        <w:t>AWS Services to Use:</w:t>
      </w:r>
    </w:p>
    <w:p w14:paraId="67A677BA" w14:textId="77777777" w:rsidR="005C0104" w:rsidRPr="005C0104" w:rsidRDefault="005C0104" w:rsidP="005C0104">
      <w:pPr>
        <w:numPr>
          <w:ilvl w:val="0"/>
          <w:numId w:val="136"/>
        </w:numPr>
        <w:pBdr>
          <w:top w:val="nil"/>
          <w:left w:val="nil"/>
          <w:bottom w:val="nil"/>
          <w:right w:val="nil"/>
          <w:between w:val="nil"/>
        </w:pBdr>
        <w:shd w:val="clear" w:color="auto" w:fill="FFFFFF"/>
        <w:spacing w:after="0" w:line="276" w:lineRule="auto"/>
        <w:jc w:val="both"/>
      </w:pPr>
      <w:r w:rsidRPr="005C0104">
        <w:rPr>
          <w:b/>
          <w:bCs/>
        </w:rPr>
        <w:t>AWS Availability Zones</w:t>
      </w:r>
      <w:r w:rsidRPr="005C0104">
        <w:t xml:space="preserve">: Distribute the smart city’s applications across multiple </w:t>
      </w:r>
      <w:r w:rsidRPr="005C0104">
        <w:rPr>
          <w:b/>
          <w:bCs/>
        </w:rPr>
        <w:t>Availability Zones (AZs)</w:t>
      </w:r>
      <w:r w:rsidRPr="005C0104">
        <w:t xml:space="preserve"> to increase fault tolerance and minimize the risk of downtime due to infrastructure failures.</w:t>
      </w:r>
    </w:p>
    <w:p w14:paraId="784BFBC0" w14:textId="77777777" w:rsidR="005C0104" w:rsidRPr="005C0104" w:rsidRDefault="005C0104" w:rsidP="005C0104">
      <w:pPr>
        <w:numPr>
          <w:ilvl w:val="0"/>
          <w:numId w:val="136"/>
        </w:numPr>
        <w:pBdr>
          <w:top w:val="nil"/>
          <w:left w:val="nil"/>
          <w:bottom w:val="nil"/>
          <w:right w:val="nil"/>
          <w:between w:val="nil"/>
        </w:pBdr>
        <w:shd w:val="clear" w:color="auto" w:fill="FFFFFF"/>
        <w:spacing w:after="0" w:line="276" w:lineRule="auto"/>
        <w:jc w:val="both"/>
      </w:pPr>
      <w:r w:rsidRPr="005C0104">
        <w:rPr>
          <w:b/>
          <w:bCs/>
        </w:rPr>
        <w:t>Amazon Route 53</w:t>
      </w:r>
      <w:r w:rsidRPr="005C0104">
        <w:t xml:space="preserve">: Use </w:t>
      </w:r>
      <w:r w:rsidRPr="005C0104">
        <w:rPr>
          <w:b/>
          <w:bCs/>
        </w:rPr>
        <w:t>Route 53</w:t>
      </w:r>
      <w:r w:rsidRPr="005C0104">
        <w:t xml:space="preserve"> for reliable DNS </w:t>
      </w:r>
      <w:proofErr w:type="gramStart"/>
      <w:r w:rsidRPr="005C0104">
        <w:t>routing</w:t>
      </w:r>
      <w:proofErr w:type="gramEnd"/>
      <w:r w:rsidRPr="005C0104">
        <w:t>, directing users to the appropriate services, especially during peak traffic periods or if one service fails.</w:t>
      </w:r>
    </w:p>
    <w:p w14:paraId="1605E525" w14:textId="052269D1" w:rsidR="005C0104" w:rsidRPr="005C0104" w:rsidRDefault="005C0104" w:rsidP="005C0104">
      <w:pPr>
        <w:numPr>
          <w:ilvl w:val="0"/>
          <w:numId w:val="136"/>
        </w:numPr>
        <w:pBdr>
          <w:top w:val="nil"/>
          <w:left w:val="nil"/>
          <w:bottom w:val="nil"/>
          <w:right w:val="nil"/>
          <w:between w:val="nil"/>
        </w:pBdr>
        <w:shd w:val="clear" w:color="auto" w:fill="FFFFFF"/>
        <w:spacing w:after="0" w:line="276" w:lineRule="auto"/>
        <w:jc w:val="both"/>
      </w:pPr>
      <w:r w:rsidRPr="005C0104">
        <w:rPr>
          <w:b/>
          <w:bCs/>
        </w:rPr>
        <w:t>Amazon S3 and Glacier</w:t>
      </w:r>
      <w:r w:rsidRPr="005C0104">
        <w:t xml:space="preserve">: For long-term data storage, </w:t>
      </w:r>
      <w:r w:rsidRPr="005C0104">
        <w:rPr>
          <w:b/>
          <w:bCs/>
        </w:rPr>
        <w:t>Amazon S3</w:t>
      </w:r>
      <w:r w:rsidRPr="005C0104">
        <w:t xml:space="preserve"> will </w:t>
      </w:r>
      <w:r w:rsidR="00874ECE" w:rsidRPr="005C0104">
        <w:t>manage</w:t>
      </w:r>
      <w:r w:rsidRPr="005C0104">
        <w:t xml:space="preserve"> data from smart city devices like traffic cameras, energy meters, and waste bins, while </w:t>
      </w:r>
      <w:r w:rsidRPr="005C0104">
        <w:rPr>
          <w:b/>
          <w:bCs/>
        </w:rPr>
        <w:t>Glacier</w:t>
      </w:r>
      <w:r w:rsidRPr="005C0104">
        <w:t xml:space="preserve"> will archive data that is infrequently accessed.</w:t>
      </w:r>
    </w:p>
    <w:p w14:paraId="7B348199" w14:textId="77777777" w:rsidR="005C0104" w:rsidRPr="005C0104" w:rsidRDefault="005C0104" w:rsidP="005C0104">
      <w:pPr>
        <w:numPr>
          <w:ilvl w:val="0"/>
          <w:numId w:val="136"/>
        </w:numPr>
        <w:pBdr>
          <w:top w:val="nil"/>
          <w:left w:val="nil"/>
          <w:bottom w:val="nil"/>
          <w:right w:val="nil"/>
          <w:between w:val="nil"/>
        </w:pBdr>
        <w:shd w:val="clear" w:color="auto" w:fill="FFFFFF"/>
        <w:spacing w:after="0" w:line="276" w:lineRule="auto"/>
        <w:jc w:val="both"/>
      </w:pPr>
      <w:r w:rsidRPr="005C0104">
        <w:rPr>
          <w:b/>
          <w:bCs/>
        </w:rPr>
        <w:t>Amazon RDS Multi-AZ</w:t>
      </w:r>
      <w:r w:rsidRPr="005C0104">
        <w:t xml:space="preserve">: Implement </w:t>
      </w:r>
      <w:r w:rsidRPr="005C0104">
        <w:rPr>
          <w:b/>
          <w:bCs/>
        </w:rPr>
        <w:t>Amazon RDS Multi-AZ</w:t>
      </w:r>
      <w:r w:rsidRPr="005C0104">
        <w:t xml:space="preserve"> for critical database instances to automatically replicate data across multiple data centers, ensuring high availability and failover support.</w:t>
      </w:r>
    </w:p>
    <w:p w14:paraId="285CBD86" w14:textId="77777777" w:rsidR="005C0104" w:rsidRPr="005C0104" w:rsidRDefault="005C0104" w:rsidP="005C0104">
      <w:pPr>
        <w:numPr>
          <w:ilvl w:val="0"/>
          <w:numId w:val="136"/>
        </w:numPr>
        <w:pBdr>
          <w:top w:val="nil"/>
          <w:left w:val="nil"/>
          <w:bottom w:val="nil"/>
          <w:right w:val="nil"/>
          <w:between w:val="nil"/>
        </w:pBdr>
        <w:shd w:val="clear" w:color="auto" w:fill="FFFFFF"/>
        <w:spacing w:after="0" w:line="276" w:lineRule="auto"/>
        <w:jc w:val="both"/>
      </w:pPr>
      <w:r w:rsidRPr="005C0104">
        <w:rPr>
          <w:b/>
          <w:bCs/>
        </w:rPr>
        <w:t>AWS Elastic Load Balancing (ELB)</w:t>
      </w:r>
      <w:r w:rsidRPr="005C0104">
        <w:t>: Ensure that incoming traffic is efficiently distributed across multiple resources to prevent any one system from becoming overloaded.</w:t>
      </w:r>
    </w:p>
    <w:p w14:paraId="08DF89BC" w14:textId="77777777" w:rsidR="005C0104" w:rsidRPr="005C0104" w:rsidRDefault="005C0104" w:rsidP="00CF6B1D">
      <w:pPr>
        <w:pStyle w:val="Heading3"/>
      </w:pPr>
      <w:r w:rsidRPr="005C0104">
        <w:t>Implementation:</w:t>
      </w:r>
    </w:p>
    <w:p w14:paraId="02B3B2CA" w14:textId="77777777" w:rsidR="005C0104" w:rsidRPr="005C0104" w:rsidRDefault="005C0104" w:rsidP="005C0104">
      <w:pPr>
        <w:numPr>
          <w:ilvl w:val="0"/>
          <w:numId w:val="137"/>
        </w:numPr>
        <w:pBdr>
          <w:top w:val="nil"/>
          <w:left w:val="nil"/>
          <w:bottom w:val="nil"/>
          <w:right w:val="nil"/>
          <w:between w:val="nil"/>
        </w:pBdr>
        <w:shd w:val="clear" w:color="auto" w:fill="FFFFFF"/>
        <w:spacing w:after="0" w:line="276" w:lineRule="auto"/>
        <w:jc w:val="both"/>
      </w:pPr>
      <w:r w:rsidRPr="005C0104">
        <w:t xml:space="preserve">By deploying the smart city services across </w:t>
      </w:r>
      <w:r w:rsidRPr="005C0104">
        <w:rPr>
          <w:b/>
          <w:bCs/>
        </w:rPr>
        <w:t>multiple Availability Zones (AZs)</w:t>
      </w:r>
      <w:r w:rsidRPr="005C0104">
        <w:t>, critical systems like traffic management, energy optimization, and waste management will have failover support. If one AZ experiences downtime, the system automatically switches to another AZ without service disruption.</w:t>
      </w:r>
    </w:p>
    <w:p w14:paraId="42DE996B" w14:textId="77777777" w:rsidR="005C0104" w:rsidRPr="005C0104" w:rsidRDefault="005C0104" w:rsidP="005C0104">
      <w:pPr>
        <w:numPr>
          <w:ilvl w:val="0"/>
          <w:numId w:val="137"/>
        </w:numPr>
        <w:pBdr>
          <w:top w:val="nil"/>
          <w:left w:val="nil"/>
          <w:bottom w:val="nil"/>
          <w:right w:val="nil"/>
          <w:between w:val="nil"/>
        </w:pBdr>
        <w:shd w:val="clear" w:color="auto" w:fill="FFFFFF"/>
        <w:spacing w:after="0" w:line="276" w:lineRule="auto"/>
        <w:jc w:val="both"/>
      </w:pPr>
      <w:r w:rsidRPr="005C0104">
        <w:rPr>
          <w:b/>
          <w:bCs/>
        </w:rPr>
        <w:t>Amazon Route 53</w:t>
      </w:r>
      <w:r w:rsidRPr="005C0104">
        <w:t xml:space="preserve"> will manage DNS requests to ensure that users are always directed to healthy services. If a particular service or application goes down, </w:t>
      </w:r>
      <w:r w:rsidRPr="005C0104">
        <w:rPr>
          <w:b/>
          <w:bCs/>
        </w:rPr>
        <w:t>Route 53</w:t>
      </w:r>
      <w:r w:rsidRPr="005C0104">
        <w:t xml:space="preserve"> will route the user to an alternative instance to maintain service availability.</w:t>
      </w:r>
    </w:p>
    <w:p w14:paraId="70B073E3" w14:textId="77777777" w:rsidR="005C0104" w:rsidRPr="005C0104" w:rsidRDefault="005C0104" w:rsidP="005C0104">
      <w:pPr>
        <w:numPr>
          <w:ilvl w:val="0"/>
          <w:numId w:val="137"/>
        </w:numPr>
        <w:pBdr>
          <w:top w:val="nil"/>
          <w:left w:val="nil"/>
          <w:bottom w:val="nil"/>
          <w:right w:val="nil"/>
          <w:between w:val="nil"/>
        </w:pBdr>
        <w:shd w:val="clear" w:color="auto" w:fill="FFFFFF"/>
        <w:spacing w:after="0" w:line="276" w:lineRule="auto"/>
        <w:jc w:val="both"/>
      </w:pPr>
      <w:r w:rsidRPr="005C0104">
        <w:rPr>
          <w:b/>
          <w:bCs/>
        </w:rPr>
        <w:t xml:space="preserve">Amazon RDS </w:t>
      </w:r>
      <w:proofErr w:type="gramStart"/>
      <w:r w:rsidRPr="005C0104">
        <w:rPr>
          <w:b/>
          <w:bCs/>
        </w:rPr>
        <w:t>Multi-AZ</w:t>
      </w:r>
      <w:proofErr w:type="gramEnd"/>
      <w:r w:rsidRPr="005C0104">
        <w:t xml:space="preserve"> ensures that data for key services like traffic flow analysis, citizen engagement platforms, and energy consumption databases </w:t>
      </w:r>
      <w:proofErr w:type="gramStart"/>
      <w:r w:rsidRPr="005C0104">
        <w:t>is</w:t>
      </w:r>
      <w:proofErr w:type="gramEnd"/>
      <w:r w:rsidRPr="005C0104">
        <w:t xml:space="preserve"> available even if an AZ or server fails. This provides continuous availability and reliability.</w:t>
      </w:r>
    </w:p>
    <w:p w14:paraId="3C5AD063" w14:textId="77777777" w:rsidR="005C0104" w:rsidRPr="005C0104" w:rsidRDefault="005C0104" w:rsidP="005C0104">
      <w:pPr>
        <w:numPr>
          <w:ilvl w:val="0"/>
          <w:numId w:val="137"/>
        </w:numPr>
        <w:pBdr>
          <w:top w:val="nil"/>
          <w:left w:val="nil"/>
          <w:bottom w:val="nil"/>
          <w:right w:val="nil"/>
          <w:between w:val="nil"/>
        </w:pBdr>
        <w:shd w:val="clear" w:color="auto" w:fill="FFFFFF"/>
        <w:spacing w:after="0" w:line="276" w:lineRule="auto"/>
        <w:jc w:val="both"/>
      </w:pPr>
      <w:r w:rsidRPr="005C0104">
        <w:t xml:space="preserve">With </w:t>
      </w:r>
      <w:r w:rsidRPr="005C0104">
        <w:rPr>
          <w:b/>
          <w:bCs/>
        </w:rPr>
        <w:t>Elastic Load Balancing</w:t>
      </w:r>
      <w:r w:rsidRPr="005C0104">
        <w:t>, all incoming traffic to critical applications like the smart parking system or public safety services will be balanced to ensure no single resource is overwhelmed, maintaining optimal performance at all times.</w:t>
      </w:r>
    </w:p>
    <w:p w14:paraId="79BDF516" w14:textId="4E1676D0" w:rsidR="005C0104" w:rsidRPr="005C0104" w:rsidRDefault="00CF6B1D" w:rsidP="001036D7">
      <w:pPr>
        <w:pStyle w:val="Heading1"/>
      </w:pPr>
      <w:r>
        <w:t>Phase</w:t>
      </w:r>
      <w:r w:rsidR="005C0104" w:rsidRPr="005C0104">
        <w:t xml:space="preserve"> 9: Performance Efficiency (AWS Well-Architected Framework)</w:t>
      </w:r>
    </w:p>
    <w:p w14:paraId="0770499A" w14:textId="77777777" w:rsidR="005C0104" w:rsidRPr="005C0104" w:rsidRDefault="005C0104" w:rsidP="00CF6B1D">
      <w:pPr>
        <w:pStyle w:val="Heading3"/>
      </w:pPr>
      <w:r w:rsidRPr="005C0104">
        <w:t>Business Requirement:</w:t>
      </w:r>
    </w:p>
    <w:p w14:paraId="79C44F1E" w14:textId="77777777" w:rsidR="005C0104" w:rsidRPr="005C0104" w:rsidRDefault="005C0104" w:rsidP="005C0104">
      <w:pPr>
        <w:numPr>
          <w:ilvl w:val="0"/>
          <w:numId w:val="138"/>
        </w:numPr>
        <w:pBdr>
          <w:top w:val="nil"/>
          <w:left w:val="nil"/>
          <w:bottom w:val="nil"/>
          <w:right w:val="nil"/>
          <w:between w:val="nil"/>
        </w:pBdr>
        <w:shd w:val="clear" w:color="auto" w:fill="FFFFFF"/>
        <w:spacing w:after="0" w:line="276" w:lineRule="auto"/>
        <w:jc w:val="both"/>
      </w:pPr>
      <w:r w:rsidRPr="005C0104">
        <w:t xml:space="preserve">Achieve </w:t>
      </w:r>
      <w:r w:rsidRPr="005C0104">
        <w:rPr>
          <w:b/>
          <w:bCs/>
        </w:rPr>
        <w:t>optimized performance</w:t>
      </w:r>
      <w:r w:rsidRPr="005C0104">
        <w:t xml:space="preserve"> for smart city systems, ensuring responsive services even with high traffic or complex processing needs. The performance of critical applications, such as real-time traffic management, energy usage optimization, and smart streetlights, must be maintained without bottlenecks or delays.</w:t>
      </w:r>
    </w:p>
    <w:p w14:paraId="7B1C183F" w14:textId="77777777" w:rsidR="005C0104" w:rsidRPr="005C0104" w:rsidRDefault="005C0104" w:rsidP="00D43DF0">
      <w:pPr>
        <w:pStyle w:val="Heading3"/>
      </w:pPr>
      <w:r w:rsidRPr="005C0104">
        <w:t>AWS Services to Use:</w:t>
      </w:r>
    </w:p>
    <w:p w14:paraId="7FDB2DE2" w14:textId="77777777" w:rsidR="005C0104" w:rsidRPr="005C0104" w:rsidRDefault="005C0104" w:rsidP="005C0104">
      <w:pPr>
        <w:numPr>
          <w:ilvl w:val="0"/>
          <w:numId w:val="139"/>
        </w:numPr>
        <w:pBdr>
          <w:top w:val="nil"/>
          <w:left w:val="nil"/>
          <w:bottom w:val="nil"/>
          <w:right w:val="nil"/>
          <w:between w:val="nil"/>
        </w:pBdr>
        <w:shd w:val="clear" w:color="auto" w:fill="FFFFFF"/>
        <w:spacing w:after="0" w:line="276" w:lineRule="auto"/>
        <w:jc w:val="both"/>
      </w:pPr>
      <w:r w:rsidRPr="005C0104">
        <w:rPr>
          <w:b/>
          <w:bCs/>
        </w:rPr>
        <w:t>Amazon EC2 Auto Scaling</w:t>
      </w:r>
      <w:r w:rsidRPr="005C0104">
        <w:t xml:space="preserve">: Use </w:t>
      </w:r>
      <w:r w:rsidRPr="005C0104">
        <w:rPr>
          <w:b/>
          <w:bCs/>
        </w:rPr>
        <w:t>EC2 Auto Scaling</w:t>
      </w:r>
      <w:r w:rsidRPr="005C0104">
        <w:t xml:space="preserve"> to dynamically adjust the number of EC2 instances based on demand, ensuring the infrastructure scales with the needs of the smart city’s various applications.</w:t>
      </w:r>
    </w:p>
    <w:p w14:paraId="167C20D4" w14:textId="4819D1D5" w:rsidR="005C0104" w:rsidRPr="005C0104" w:rsidRDefault="005C0104" w:rsidP="005C0104">
      <w:pPr>
        <w:numPr>
          <w:ilvl w:val="0"/>
          <w:numId w:val="139"/>
        </w:numPr>
        <w:pBdr>
          <w:top w:val="nil"/>
          <w:left w:val="nil"/>
          <w:bottom w:val="nil"/>
          <w:right w:val="nil"/>
          <w:between w:val="nil"/>
        </w:pBdr>
        <w:shd w:val="clear" w:color="auto" w:fill="FFFFFF"/>
        <w:spacing w:after="0" w:line="276" w:lineRule="auto"/>
        <w:jc w:val="both"/>
      </w:pPr>
      <w:r w:rsidRPr="005C0104">
        <w:rPr>
          <w:b/>
          <w:bCs/>
        </w:rPr>
        <w:lastRenderedPageBreak/>
        <w:t>AWS Lambda</w:t>
      </w:r>
      <w:r w:rsidRPr="005C0104">
        <w:t xml:space="preserve">: Implement </w:t>
      </w:r>
      <w:r w:rsidRPr="005C0104">
        <w:rPr>
          <w:b/>
          <w:bCs/>
        </w:rPr>
        <w:t>Lambda</w:t>
      </w:r>
      <w:r w:rsidRPr="005C0104">
        <w:t xml:space="preserve"> functions to automatically </w:t>
      </w:r>
      <w:r w:rsidR="00874ECE" w:rsidRPr="005C0104">
        <w:t>manage</w:t>
      </w:r>
      <w:r w:rsidRPr="005C0104">
        <w:t xml:space="preserve"> events, such as processing traffic updates, without the need to provision servers. This ensures that the system only uses resources when needed, improving efficiency.</w:t>
      </w:r>
    </w:p>
    <w:p w14:paraId="330423E2" w14:textId="77777777" w:rsidR="005C0104" w:rsidRPr="005C0104" w:rsidRDefault="005C0104" w:rsidP="005C0104">
      <w:pPr>
        <w:numPr>
          <w:ilvl w:val="0"/>
          <w:numId w:val="139"/>
        </w:numPr>
        <w:pBdr>
          <w:top w:val="nil"/>
          <w:left w:val="nil"/>
          <w:bottom w:val="nil"/>
          <w:right w:val="nil"/>
          <w:between w:val="nil"/>
        </w:pBdr>
        <w:shd w:val="clear" w:color="auto" w:fill="FFFFFF"/>
        <w:spacing w:after="0" w:line="276" w:lineRule="auto"/>
        <w:jc w:val="both"/>
      </w:pPr>
      <w:r w:rsidRPr="005C0104">
        <w:rPr>
          <w:b/>
          <w:bCs/>
        </w:rPr>
        <w:t>Amazon CloudFront</w:t>
      </w:r>
      <w:r w:rsidRPr="005C0104">
        <w:t xml:space="preserve">: Use </w:t>
      </w:r>
      <w:r w:rsidRPr="005C0104">
        <w:rPr>
          <w:b/>
          <w:bCs/>
        </w:rPr>
        <w:t>CloudFront</w:t>
      </w:r>
      <w:r w:rsidRPr="005C0104">
        <w:t>, AWS’s content delivery network (CDN), to speed up the delivery of static content like maps, public transportation data, and real-time traffic updates, reducing latency for end-users.</w:t>
      </w:r>
    </w:p>
    <w:p w14:paraId="40E157CA" w14:textId="77777777" w:rsidR="005C0104" w:rsidRPr="005C0104" w:rsidRDefault="005C0104" w:rsidP="005C0104">
      <w:pPr>
        <w:numPr>
          <w:ilvl w:val="0"/>
          <w:numId w:val="139"/>
        </w:numPr>
        <w:pBdr>
          <w:top w:val="nil"/>
          <w:left w:val="nil"/>
          <w:bottom w:val="nil"/>
          <w:right w:val="nil"/>
          <w:between w:val="nil"/>
        </w:pBdr>
        <w:shd w:val="clear" w:color="auto" w:fill="FFFFFF"/>
        <w:spacing w:after="0" w:line="276" w:lineRule="auto"/>
        <w:jc w:val="both"/>
      </w:pPr>
      <w:r w:rsidRPr="005C0104">
        <w:rPr>
          <w:b/>
          <w:bCs/>
        </w:rPr>
        <w:t>Amazon Aurora</w:t>
      </w:r>
      <w:r w:rsidRPr="005C0104">
        <w:t xml:space="preserve">: For database workloads that require high performance, use </w:t>
      </w:r>
      <w:r w:rsidRPr="005C0104">
        <w:rPr>
          <w:b/>
          <w:bCs/>
        </w:rPr>
        <w:t>Aurora</w:t>
      </w:r>
      <w:r w:rsidRPr="005C0104">
        <w:t xml:space="preserve"> for managing traffic data, energy consumption data, or other data-heavy applications, ensuring high throughput and low latency.</w:t>
      </w:r>
    </w:p>
    <w:p w14:paraId="1FF1AD30" w14:textId="77777777" w:rsidR="005C0104" w:rsidRPr="005C0104" w:rsidRDefault="005C0104" w:rsidP="005C0104">
      <w:pPr>
        <w:numPr>
          <w:ilvl w:val="0"/>
          <w:numId w:val="139"/>
        </w:numPr>
        <w:pBdr>
          <w:top w:val="nil"/>
          <w:left w:val="nil"/>
          <w:bottom w:val="nil"/>
          <w:right w:val="nil"/>
          <w:between w:val="nil"/>
        </w:pBdr>
        <w:shd w:val="clear" w:color="auto" w:fill="FFFFFF"/>
        <w:spacing w:after="0" w:line="276" w:lineRule="auto"/>
        <w:jc w:val="both"/>
      </w:pPr>
      <w:r w:rsidRPr="005C0104">
        <w:rPr>
          <w:b/>
          <w:bCs/>
        </w:rPr>
        <w:t>AWS Elastic File System (EFS)</w:t>
      </w:r>
      <w:r w:rsidRPr="005C0104">
        <w:t xml:space="preserve">: Use </w:t>
      </w:r>
      <w:r w:rsidRPr="005C0104">
        <w:rPr>
          <w:b/>
          <w:bCs/>
        </w:rPr>
        <w:t>EFS</w:t>
      </w:r>
      <w:r w:rsidRPr="005C0104">
        <w:t xml:space="preserve"> for shared file storage, enabling multiple systems to access large datasets such as smart grid data, traffic reports, and video feeds from surveillance cameras efficiently.</w:t>
      </w:r>
    </w:p>
    <w:p w14:paraId="158DC4E2" w14:textId="77777777" w:rsidR="005C0104" w:rsidRPr="005C0104" w:rsidRDefault="005C0104" w:rsidP="00D43DF0">
      <w:pPr>
        <w:pStyle w:val="Heading3"/>
      </w:pPr>
      <w:r w:rsidRPr="005C0104">
        <w:t>Implementation:</w:t>
      </w:r>
    </w:p>
    <w:p w14:paraId="7AC6DFA6" w14:textId="77777777" w:rsidR="005C0104" w:rsidRPr="005C0104" w:rsidRDefault="005C0104" w:rsidP="005C0104">
      <w:pPr>
        <w:numPr>
          <w:ilvl w:val="0"/>
          <w:numId w:val="140"/>
        </w:numPr>
        <w:pBdr>
          <w:top w:val="nil"/>
          <w:left w:val="nil"/>
          <w:bottom w:val="nil"/>
          <w:right w:val="nil"/>
          <w:between w:val="nil"/>
        </w:pBdr>
        <w:shd w:val="clear" w:color="auto" w:fill="FFFFFF"/>
        <w:spacing w:after="0" w:line="276" w:lineRule="auto"/>
        <w:jc w:val="both"/>
      </w:pPr>
      <w:r w:rsidRPr="005C0104">
        <w:rPr>
          <w:b/>
          <w:bCs/>
        </w:rPr>
        <w:t>EC2 Auto Scaling</w:t>
      </w:r>
      <w:r w:rsidRPr="005C0104">
        <w:t xml:space="preserve"> ensures that resources for traffic management and public transportation systems are automatically adjusted based on demand. For example, during peak hours, additional EC2 instances can be provisioned to process the influx of real-time traffic data.</w:t>
      </w:r>
    </w:p>
    <w:p w14:paraId="3A7EE36F" w14:textId="77777777" w:rsidR="005C0104" w:rsidRPr="005C0104" w:rsidRDefault="005C0104" w:rsidP="005C0104">
      <w:pPr>
        <w:numPr>
          <w:ilvl w:val="0"/>
          <w:numId w:val="140"/>
        </w:numPr>
        <w:pBdr>
          <w:top w:val="nil"/>
          <w:left w:val="nil"/>
          <w:bottom w:val="nil"/>
          <w:right w:val="nil"/>
          <w:between w:val="nil"/>
        </w:pBdr>
        <w:shd w:val="clear" w:color="auto" w:fill="FFFFFF"/>
        <w:spacing w:after="0" w:line="276" w:lineRule="auto"/>
        <w:jc w:val="both"/>
      </w:pPr>
      <w:r w:rsidRPr="005C0104">
        <w:rPr>
          <w:b/>
          <w:bCs/>
        </w:rPr>
        <w:t>AWS Lambda</w:t>
      </w:r>
      <w:r w:rsidRPr="005C0104">
        <w:t xml:space="preserve"> can be used to process events generated by smart devices, such as IoT sensors in smart parking or energy meters in homes. Lambda functions can scale up or down as needed based on the number of incoming events.</w:t>
      </w:r>
    </w:p>
    <w:p w14:paraId="30E7E42E" w14:textId="77777777" w:rsidR="005C0104" w:rsidRPr="005C0104" w:rsidRDefault="005C0104" w:rsidP="005C0104">
      <w:pPr>
        <w:numPr>
          <w:ilvl w:val="0"/>
          <w:numId w:val="140"/>
        </w:numPr>
        <w:pBdr>
          <w:top w:val="nil"/>
          <w:left w:val="nil"/>
          <w:bottom w:val="nil"/>
          <w:right w:val="nil"/>
          <w:between w:val="nil"/>
        </w:pBdr>
        <w:shd w:val="clear" w:color="auto" w:fill="FFFFFF"/>
        <w:spacing w:after="0" w:line="276" w:lineRule="auto"/>
        <w:jc w:val="both"/>
      </w:pPr>
      <w:r w:rsidRPr="005C0104">
        <w:rPr>
          <w:b/>
          <w:bCs/>
        </w:rPr>
        <w:t>Amazon CloudFront</w:t>
      </w:r>
      <w:r w:rsidRPr="005C0104">
        <w:t xml:space="preserve"> will </w:t>
      </w:r>
      <w:proofErr w:type="gramStart"/>
      <w:r w:rsidRPr="005C0104">
        <w:t>cache</w:t>
      </w:r>
      <w:proofErr w:type="gramEnd"/>
      <w:r w:rsidRPr="005C0104">
        <w:t xml:space="preserve"> and distribute city-wide data, such as public transportation schedules, air quality indices, and live traffic data, to citizens with minimal latency.</w:t>
      </w:r>
    </w:p>
    <w:p w14:paraId="4B297DCB" w14:textId="3B81D07F" w:rsidR="005C0104" w:rsidRPr="005C0104" w:rsidRDefault="005C0104" w:rsidP="005C0104">
      <w:pPr>
        <w:numPr>
          <w:ilvl w:val="0"/>
          <w:numId w:val="140"/>
        </w:numPr>
        <w:pBdr>
          <w:top w:val="nil"/>
          <w:left w:val="nil"/>
          <w:bottom w:val="nil"/>
          <w:right w:val="nil"/>
          <w:between w:val="nil"/>
        </w:pBdr>
        <w:shd w:val="clear" w:color="auto" w:fill="FFFFFF"/>
        <w:spacing w:after="0" w:line="276" w:lineRule="auto"/>
        <w:jc w:val="both"/>
      </w:pPr>
      <w:r w:rsidRPr="005C0104">
        <w:t xml:space="preserve">For databases </w:t>
      </w:r>
      <w:r w:rsidR="00874ECE" w:rsidRPr="005C0104">
        <w:t>managing</w:t>
      </w:r>
      <w:r w:rsidRPr="005C0104">
        <w:t xml:space="preserve"> high-demand workloads, </w:t>
      </w:r>
      <w:r w:rsidRPr="005C0104">
        <w:rPr>
          <w:b/>
          <w:bCs/>
        </w:rPr>
        <w:t>Amazon Aurora</w:t>
      </w:r>
      <w:r w:rsidRPr="005C0104">
        <w:t xml:space="preserve"> provides fast, scalable, and cost-efficient data processing. Traffic data, energy optimization data, and waste management metrics will be stored in Aurora, ensuring quick access to real-time data.</w:t>
      </w:r>
    </w:p>
    <w:p w14:paraId="11CBC0B9" w14:textId="77777777" w:rsidR="005C0104" w:rsidRPr="005C0104" w:rsidRDefault="005C0104" w:rsidP="005C0104">
      <w:pPr>
        <w:numPr>
          <w:ilvl w:val="0"/>
          <w:numId w:val="140"/>
        </w:numPr>
        <w:pBdr>
          <w:top w:val="nil"/>
          <w:left w:val="nil"/>
          <w:bottom w:val="nil"/>
          <w:right w:val="nil"/>
          <w:between w:val="nil"/>
        </w:pBdr>
        <w:shd w:val="clear" w:color="auto" w:fill="FFFFFF"/>
        <w:spacing w:after="0" w:line="276" w:lineRule="auto"/>
        <w:jc w:val="both"/>
      </w:pPr>
      <w:r w:rsidRPr="005C0104">
        <w:rPr>
          <w:b/>
          <w:bCs/>
        </w:rPr>
        <w:t>Amazon EFS</w:t>
      </w:r>
      <w:r w:rsidRPr="005C0104">
        <w:t xml:space="preserve"> will store and provide shared access to data from multiple smart city systems, ensuring that resources like real-time traffic reports, video data from cameras, and energy usage reports are readily accessible by various applications.</w:t>
      </w:r>
    </w:p>
    <w:p w14:paraId="1D1F7831" w14:textId="265DDE15" w:rsidR="005C0104" w:rsidRPr="005C0104" w:rsidRDefault="00D43DF0" w:rsidP="001036D7">
      <w:pPr>
        <w:pStyle w:val="Heading1"/>
      </w:pPr>
      <w:r>
        <w:t>Phase</w:t>
      </w:r>
      <w:r w:rsidR="005C0104" w:rsidRPr="005C0104">
        <w:t xml:space="preserve"> 10: Cost Optimization (AWS Well-Architected Framework)</w:t>
      </w:r>
    </w:p>
    <w:p w14:paraId="5B52A599" w14:textId="77777777" w:rsidR="005C0104" w:rsidRPr="005C0104" w:rsidRDefault="005C0104" w:rsidP="005C0104">
      <w:pPr>
        <w:pStyle w:val="Heading3"/>
      </w:pPr>
      <w:r w:rsidRPr="005C0104">
        <w:t>Business Requirement:</w:t>
      </w:r>
    </w:p>
    <w:p w14:paraId="0CA7C876" w14:textId="77777777" w:rsidR="005C0104" w:rsidRPr="005C0104" w:rsidRDefault="005C0104" w:rsidP="005C0104">
      <w:pPr>
        <w:numPr>
          <w:ilvl w:val="0"/>
          <w:numId w:val="141"/>
        </w:numPr>
        <w:pBdr>
          <w:top w:val="nil"/>
          <w:left w:val="nil"/>
          <w:bottom w:val="nil"/>
          <w:right w:val="nil"/>
          <w:between w:val="nil"/>
        </w:pBdr>
        <w:shd w:val="clear" w:color="auto" w:fill="FFFFFF"/>
        <w:spacing w:after="0" w:line="276" w:lineRule="auto"/>
        <w:jc w:val="both"/>
      </w:pPr>
      <w:r w:rsidRPr="005C0104">
        <w:t xml:space="preserve">Manage the </w:t>
      </w:r>
      <w:r w:rsidRPr="005C0104">
        <w:rPr>
          <w:b/>
          <w:bCs/>
        </w:rPr>
        <w:t>total cost of ownership</w:t>
      </w:r>
      <w:r w:rsidRPr="005C0104">
        <w:t xml:space="preserve"> (TCO) while ensuring that the smart city remains financially sustainable. Optimize the usage of resources, reduce waste, and align costs with the value generated by each service in the smart city.</w:t>
      </w:r>
    </w:p>
    <w:p w14:paraId="1BC1FD3C" w14:textId="77777777" w:rsidR="005C0104" w:rsidRPr="005C0104" w:rsidRDefault="005C0104" w:rsidP="005C0104">
      <w:pPr>
        <w:pStyle w:val="Heading3"/>
      </w:pPr>
      <w:r w:rsidRPr="005C0104">
        <w:t>AWS Services to Use:</w:t>
      </w:r>
    </w:p>
    <w:p w14:paraId="7C1C9A45" w14:textId="77777777" w:rsidR="005C0104" w:rsidRPr="005C0104" w:rsidRDefault="005C0104" w:rsidP="005C0104">
      <w:pPr>
        <w:numPr>
          <w:ilvl w:val="0"/>
          <w:numId w:val="142"/>
        </w:numPr>
        <w:pBdr>
          <w:top w:val="nil"/>
          <w:left w:val="nil"/>
          <w:bottom w:val="nil"/>
          <w:right w:val="nil"/>
          <w:between w:val="nil"/>
        </w:pBdr>
        <w:shd w:val="clear" w:color="auto" w:fill="FFFFFF"/>
        <w:spacing w:after="0" w:line="276" w:lineRule="auto"/>
        <w:jc w:val="both"/>
      </w:pPr>
      <w:r w:rsidRPr="005C0104">
        <w:rPr>
          <w:b/>
          <w:bCs/>
        </w:rPr>
        <w:t>AWS Cost Explorer</w:t>
      </w:r>
      <w:r w:rsidRPr="005C0104">
        <w:t xml:space="preserve">: Use </w:t>
      </w:r>
      <w:r w:rsidRPr="005C0104">
        <w:rPr>
          <w:b/>
          <w:bCs/>
        </w:rPr>
        <w:t>Cost Explorer</w:t>
      </w:r>
      <w:r w:rsidRPr="005C0104">
        <w:t xml:space="preserve"> to analyze cost and usage patterns across the smart city’s services and infrastructure, identifying areas where cost-saving measures can be applied.</w:t>
      </w:r>
    </w:p>
    <w:p w14:paraId="70574119" w14:textId="77777777" w:rsidR="005C0104" w:rsidRPr="005C0104" w:rsidRDefault="005C0104" w:rsidP="005C0104">
      <w:pPr>
        <w:numPr>
          <w:ilvl w:val="0"/>
          <w:numId w:val="142"/>
        </w:numPr>
        <w:pBdr>
          <w:top w:val="nil"/>
          <w:left w:val="nil"/>
          <w:bottom w:val="nil"/>
          <w:right w:val="nil"/>
          <w:between w:val="nil"/>
        </w:pBdr>
        <w:shd w:val="clear" w:color="auto" w:fill="FFFFFF"/>
        <w:spacing w:after="0" w:line="276" w:lineRule="auto"/>
        <w:jc w:val="both"/>
      </w:pPr>
      <w:r w:rsidRPr="005C0104">
        <w:rPr>
          <w:b/>
          <w:bCs/>
        </w:rPr>
        <w:t>AWS Trusted Advisor</w:t>
      </w:r>
      <w:r w:rsidRPr="005C0104">
        <w:t xml:space="preserve">: Leverage </w:t>
      </w:r>
      <w:r w:rsidRPr="005C0104">
        <w:rPr>
          <w:b/>
          <w:bCs/>
        </w:rPr>
        <w:t>Trusted Advisor</w:t>
      </w:r>
      <w:r w:rsidRPr="005C0104">
        <w:t xml:space="preserve"> to identify opportunities for cost optimization, including rightsizing EC2 instances, reducing unused resources, and consolidating accounts where possible.</w:t>
      </w:r>
    </w:p>
    <w:p w14:paraId="5E695BFC" w14:textId="77777777" w:rsidR="005C0104" w:rsidRPr="005C0104" w:rsidRDefault="005C0104" w:rsidP="005C0104">
      <w:pPr>
        <w:numPr>
          <w:ilvl w:val="0"/>
          <w:numId w:val="142"/>
        </w:numPr>
        <w:pBdr>
          <w:top w:val="nil"/>
          <w:left w:val="nil"/>
          <w:bottom w:val="nil"/>
          <w:right w:val="nil"/>
          <w:between w:val="nil"/>
        </w:pBdr>
        <w:shd w:val="clear" w:color="auto" w:fill="FFFFFF"/>
        <w:spacing w:after="0" w:line="276" w:lineRule="auto"/>
        <w:jc w:val="both"/>
      </w:pPr>
      <w:r w:rsidRPr="005C0104">
        <w:rPr>
          <w:b/>
          <w:bCs/>
        </w:rPr>
        <w:t>Amazon S3 Glacier</w:t>
      </w:r>
      <w:r w:rsidRPr="005C0104">
        <w:t xml:space="preserve">: For long-term archival of data that is infrequently accessed (e.g., historical traffic data, energy usage statistics), use </w:t>
      </w:r>
      <w:r w:rsidRPr="005C0104">
        <w:rPr>
          <w:b/>
          <w:bCs/>
        </w:rPr>
        <w:t>S3 Glacier</w:t>
      </w:r>
      <w:r w:rsidRPr="005C0104">
        <w:t xml:space="preserve"> to store data at a much lower cost.</w:t>
      </w:r>
    </w:p>
    <w:p w14:paraId="0AFAAECA" w14:textId="77777777" w:rsidR="005C0104" w:rsidRPr="005C0104" w:rsidRDefault="005C0104" w:rsidP="005C0104">
      <w:pPr>
        <w:numPr>
          <w:ilvl w:val="0"/>
          <w:numId w:val="142"/>
        </w:numPr>
        <w:pBdr>
          <w:top w:val="nil"/>
          <w:left w:val="nil"/>
          <w:bottom w:val="nil"/>
          <w:right w:val="nil"/>
          <w:between w:val="nil"/>
        </w:pBdr>
        <w:shd w:val="clear" w:color="auto" w:fill="FFFFFF"/>
        <w:spacing w:after="0" w:line="276" w:lineRule="auto"/>
        <w:jc w:val="both"/>
      </w:pPr>
      <w:r w:rsidRPr="005C0104">
        <w:rPr>
          <w:b/>
          <w:bCs/>
        </w:rPr>
        <w:lastRenderedPageBreak/>
        <w:t>AWS Savings Plans</w:t>
      </w:r>
      <w:r w:rsidRPr="005C0104">
        <w:t xml:space="preserve">: For workloads with predictable usage patterns, leverage </w:t>
      </w:r>
      <w:r w:rsidRPr="005C0104">
        <w:rPr>
          <w:b/>
          <w:bCs/>
        </w:rPr>
        <w:t>Savings Plans</w:t>
      </w:r>
      <w:r w:rsidRPr="005C0104">
        <w:t xml:space="preserve"> to commit to a consistent amount of usage over one or three years, resulting in significant savings compared to on-demand pricing.</w:t>
      </w:r>
    </w:p>
    <w:p w14:paraId="4E101F7F" w14:textId="77777777" w:rsidR="005C0104" w:rsidRPr="005C0104" w:rsidRDefault="005C0104" w:rsidP="005C0104">
      <w:pPr>
        <w:numPr>
          <w:ilvl w:val="0"/>
          <w:numId w:val="142"/>
        </w:numPr>
        <w:pBdr>
          <w:top w:val="nil"/>
          <w:left w:val="nil"/>
          <w:bottom w:val="nil"/>
          <w:right w:val="nil"/>
          <w:between w:val="nil"/>
        </w:pBdr>
        <w:shd w:val="clear" w:color="auto" w:fill="FFFFFF"/>
        <w:spacing w:after="0" w:line="276" w:lineRule="auto"/>
        <w:jc w:val="both"/>
      </w:pPr>
      <w:r w:rsidRPr="005C0104">
        <w:rPr>
          <w:b/>
          <w:bCs/>
        </w:rPr>
        <w:t>AWS Budgets</w:t>
      </w:r>
      <w:r w:rsidRPr="005C0104">
        <w:t xml:space="preserve">: Implement </w:t>
      </w:r>
      <w:r w:rsidRPr="005C0104">
        <w:rPr>
          <w:b/>
          <w:bCs/>
        </w:rPr>
        <w:t>AWS Budgets</w:t>
      </w:r>
      <w:r w:rsidRPr="005C0104">
        <w:t xml:space="preserve"> to monitor and </w:t>
      </w:r>
      <w:proofErr w:type="gramStart"/>
      <w:r w:rsidRPr="005C0104">
        <w:t>alert on</w:t>
      </w:r>
      <w:proofErr w:type="gramEnd"/>
      <w:r w:rsidRPr="005C0104">
        <w:t xml:space="preserve"> usage and cost thresholds, ensuring that the smart city infrastructure remains within the financial plan.</w:t>
      </w:r>
    </w:p>
    <w:p w14:paraId="5B953A1B" w14:textId="77777777" w:rsidR="005C0104" w:rsidRPr="005C0104" w:rsidRDefault="005C0104" w:rsidP="005C0104">
      <w:pPr>
        <w:pStyle w:val="Heading3"/>
      </w:pPr>
      <w:r w:rsidRPr="005C0104">
        <w:t>Implementation:</w:t>
      </w:r>
    </w:p>
    <w:p w14:paraId="06E2F807" w14:textId="77777777" w:rsidR="005C0104" w:rsidRPr="005C0104" w:rsidRDefault="005C0104" w:rsidP="005C0104">
      <w:pPr>
        <w:numPr>
          <w:ilvl w:val="0"/>
          <w:numId w:val="143"/>
        </w:numPr>
        <w:pBdr>
          <w:top w:val="nil"/>
          <w:left w:val="nil"/>
          <w:bottom w:val="nil"/>
          <w:right w:val="nil"/>
          <w:between w:val="nil"/>
        </w:pBdr>
        <w:shd w:val="clear" w:color="auto" w:fill="FFFFFF"/>
        <w:spacing w:after="0" w:line="276" w:lineRule="auto"/>
        <w:jc w:val="both"/>
      </w:pPr>
      <w:r w:rsidRPr="005C0104">
        <w:rPr>
          <w:b/>
          <w:bCs/>
        </w:rPr>
        <w:t>AWS Cost Explorer</w:t>
      </w:r>
      <w:r w:rsidRPr="005C0104">
        <w:t xml:space="preserve"> will allow the smart city’s administrators to track usage costs across services like traffic management, public transportation systems, and smart grid applications. By analyzing the data, administrators can adjust resource allocation to avoid unnecessary expenditure.</w:t>
      </w:r>
    </w:p>
    <w:p w14:paraId="4C51CC54" w14:textId="77777777" w:rsidR="005C0104" w:rsidRPr="005C0104" w:rsidRDefault="005C0104" w:rsidP="005C0104">
      <w:pPr>
        <w:numPr>
          <w:ilvl w:val="0"/>
          <w:numId w:val="143"/>
        </w:numPr>
        <w:pBdr>
          <w:top w:val="nil"/>
          <w:left w:val="nil"/>
          <w:bottom w:val="nil"/>
          <w:right w:val="nil"/>
          <w:between w:val="nil"/>
        </w:pBdr>
        <w:shd w:val="clear" w:color="auto" w:fill="FFFFFF"/>
        <w:spacing w:after="0" w:line="276" w:lineRule="auto"/>
        <w:jc w:val="both"/>
      </w:pPr>
      <w:r w:rsidRPr="005C0104">
        <w:rPr>
          <w:b/>
          <w:bCs/>
        </w:rPr>
        <w:t>AWS Trusted Advisor</w:t>
      </w:r>
      <w:r w:rsidRPr="005C0104">
        <w:t xml:space="preserve"> provides recommendations on optimizing the use of resources. For instance, if an underutilized EC2 instance is running in the smart city's infrastructure, Trusted Advisor will suggest downsizing or shutting it down, thus saving costs.</w:t>
      </w:r>
    </w:p>
    <w:p w14:paraId="79189DA9" w14:textId="3884946C" w:rsidR="005C0104" w:rsidRPr="005C0104" w:rsidRDefault="005C0104" w:rsidP="005C0104">
      <w:pPr>
        <w:numPr>
          <w:ilvl w:val="0"/>
          <w:numId w:val="143"/>
        </w:numPr>
        <w:pBdr>
          <w:top w:val="nil"/>
          <w:left w:val="nil"/>
          <w:bottom w:val="nil"/>
          <w:right w:val="nil"/>
          <w:between w:val="nil"/>
        </w:pBdr>
        <w:shd w:val="clear" w:color="auto" w:fill="FFFFFF"/>
        <w:spacing w:after="0" w:line="276" w:lineRule="auto"/>
        <w:jc w:val="both"/>
      </w:pPr>
      <w:r w:rsidRPr="005C0104">
        <w:t xml:space="preserve">For data that </w:t>
      </w:r>
      <w:r w:rsidR="00EC5BFA" w:rsidRPr="005C0104">
        <w:t>does not</w:t>
      </w:r>
      <w:r w:rsidRPr="005C0104">
        <w:t xml:space="preserve"> require instant access, such as archived traffic data or energy reports, </w:t>
      </w:r>
      <w:r w:rsidRPr="005C0104">
        <w:rPr>
          <w:b/>
          <w:bCs/>
        </w:rPr>
        <w:t>S3 Glacier</w:t>
      </w:r>
      <w:r w:rsidRPr="005C0104">
        <w:t xml:space="preserve"> can store it at a fraction of the cost of standard S3 storage, while still ensuring that the data can be retrieved when needed.</w:t>
      </w:r>
    </w:p>
    <w:p w14:paraId="406552DB" w14:textId="77777777" w:rsidR="005C0104" w:rsidRPr="005C0104" w:rsidRDefault="005C0104" w:rsidP="005C0104">
      <w:pPr>
        <w:numPr>
          <w:ilvl w:val="0"/>
          <w:numId w:val="143"/>
        </w:numPr>
        <w:pBdr>
          <w:top w:val="nil"/>
          <w:left w:val="nil"/>
          <w:bottom w:val="nil"/>
          <w:right w:val="nil"/>
          <w:between w:val="nil"/>
        </w:pBdr>
        <w:shd w:val="clear" w:color="auto" w:fill="FFFFFF"/>
        <w:spacing w:after="0" w:line="276" w:lineRule="auto"/>
        <w:jc w:val="both"/>
      </w:pPr>
      <w:r w:rsidRPr="005C0104">
        <w:rPr>
          <w:b/>
          <w:bCs/>
        </w:rPr>
        <w:t>AWS Savings Plans</w:t>
      </w:r>
      <w:r w:rsidRPr="005C0104">
        <w:t xml:space="preserve"> can be utilized for smart grid and traffic management applications that need consistent </w:t>
      </w:r>
      <w:proofErr w:type="gramStart"/>
      <w:r w:rsidRPr="005C0104">
        <w:t>compute</w:t>
      </w:r>
      <w:proofErr w:type="gramEnd"/>
      <w:r w:rsidRPr="005C0104">
        <w:t xml:space="preserve"> resources. By </w:t>
      </w:r>
      <w:proofErr w:type="gramStart"/>
      <w:r w:rsidRPr="005C0104">
        <w:t>committing to</w:t>
      </w:r>
      <w:proofErr w:type="gramEnd"/>
      <w:r w:rsidRPr="005C0104">
        <w:t xml:space="preserve"> usage over a period, the city will receive a discount on the EC2 costs associated with these services.</w:t>
      </w:r>
    </w:p>
    <w:p w14:paraId="4E2F5016" w14:textId="04DA96A7" w:rsidR="005C0104" w:rsidRPr="005C0104" w:rsidRDefault="005C0104" w:rsidP="00277F9C">
      <w:pPr>
        <w:numPr>
          <w:ilvl w:val="0"/>
          <w:numId w:val="143"/>
        </w:numPr>
        <w:pBdr>
          <w:top w:val="nil"/>
          <w:left w:val="nil"/>
          <w:bottom w:val="nil"/>
          <w:right w:val="nil"/>
          <w:between w:val="nil"/>
        </w:pBdr>
        <w:shd w:val="clear" w:color="auto" w:fill="FFFFFF"/>
        <w:spacing w:after="0" w:line="276" w:lineRule="auto"/>
        <w:jc w:val="both"/>
      </w:pPr>
      <w:r w:rsidRPr="005C0104">
        <w:rPr>
          <w:b/>
          <w:bCs/>
        </w:rPr>
        <w:t>AWS Budgets</w:t>
      </w:r>
      <w:r w:rsidRPr="005C0104">
        <w:t xml:space="preserve"> ensures that the city can set financial limits for each department (e.g., transportation, energy, infrastructure) and track progress towards meeting those goals. If usage exceeds a set budget, administrators are alerted, allowing them to </w:t>
      </w:r>
      <w:r w:rsidR="00322DD4" w:rsidRPr="005C0104">
        <w:t>adjust</w:t>
      </w:r>
      <w:r w:rsidRPr="005C0104">
        <w:t xml:space="preserve"> </w:t>
      </w:r>
      <w:proofErr w:type="gramStart"/>
      <w:r w:rsidRPr="005C0104">
        <w:t>avoid</w:t>
      </w:r>
      <w:proofErr w:type="gramEnd"/>
      <w:r w:rsidRPr="005C0104">
        <w:t xml:space="preserve"> overspending.</w:t>
      </w:r>
    </w:p>
    <w:p w14:paraId="08204220" w14:textId="77777777" w:rsidR="005C0104" w:rsidRPr="005C0104" w:rsidRDefault="005C0104" w:rsidP="005C0104">
      <w:pPr>
        <w:pStyle w:val="Heading1"/>
      </w:pPr>
      <w:r w:rsidRPr="005C0104">
        <w:t>Conclusion:</w:t>
      </w:r>
    </w:p>
    <w:p w14:paraId="589568D7" w14:textId="77777777" w:rsidR="005C0104" w:rsidRPr="005C0104" w:rsidRDefault="005C0104" w:rsidP="005C0104">
      <w:pPr>
        <w:pBdr>
          <w:top w:val="nil"/>
          <w:left w:val="nil"/>
          <w:bottom w:val="nil"/>
          <w:right w:val="nil"/>
          <w:between w:val="nil"/>
        </w:pBdr>
        <w:shd w:val="clear" w:color="auto" w:fill="FFFFFF"/>
        <w:spacing w:after="0" w:line="276" w:lineRule="auto"/>
        <w:jc w:val="both"/>
      </w:pPr>
      <w:r w:rsidRPr="005C0104">
        <w:t>By following the AWS Well-Architected Framework, the smart city infrastructure is not only optimized for performance, reliability, and security but also for cost-efficiency. These steps ensure that the city’s services scale to meet the needs of its citizens while adhering to financial constraints and providing a high-quality user experience.</w:t>
      </w:r>
    </w:p>
    <w:p w14:paraId="76E3E82E" w14:textId="193F43ED" w:rsidR="005C0104" w:rsidRPr="005C0104" w:rsidRDefault="005C0104" w:rsidP="005C0104">
      <w:pPr>
        <w:pBdr>
          <w:top w:val="nil"/>
          <w:left w:val="nil"/>
          <w:bottom w:val="nil"/>
          <w:right w:val="nil"/>
          <w:between w:val="nil"/>
        </w:pBdr>
        <w:shd w:val="clear" w:color="auto" w:fill="FFFFFF"/>
        <w:spacing w:after="0" w:line="276" w:lineRule="auto"/>
        <w:jc w:val="both"/>
      </w:pPr>
      <w:r w:rsidRPr="005C0104">
        <w:t xml:space="preserve">Each of the blocks—Security, Operational Excellence, Reliability, Performance Efficiency, and Cost Optimization—has been addressed using AWS’s best practices and </w:t>
      </w:r>
      <w:r w:rsidR="00874ECE" w:rsidRPr="005C0104">
        <w:t>innovative</w:t>
      </w:r>
      <w:r w:rsidRPr="005C0104">
        <w:t xml:space="preserve"> services. These solutions ensure that the smart city infrastructure is built for future growth, resilience, and long-term sustainability, helping urban areas make the leap to a more connected, efficient, and sustainable future.</w:t>
      </w:r>
    </w:p>
    <w:p w14:paraId="6B3D8E4C" w14:textId="77777777" w:rsidR="002224E4" w:rsidRDefault="002224E4" w:rsidP="002224E4">
      <w:pPr>
        <w:pBdr>
          <w:top w:val="nil"/>
          <w:left w:val="nil"/>
          <w:bottom w:val="nil"/>
          <w:right w:val="nil"/>
          <w:between w:val="nil"/>
        </w:pBdr>
        <w:shd w:val="clear" w:color="auto" w:fill="FFFFFF"/>
        <w:spacing w:after="0" w:line="276" w:lineRule="auto"/>
        <w:jc w:val="both"/>
      </w:pPr>
    </w:p>
    <w:p w14:paraId="26C52AD4" w14:textId="77777777" w:rsidR="002224E4" w:rsidRPr="002224E4" w:rsidRDefault="002224E4" w:rsidP="002224E4">
      <w:pPr>
        <w:pBdr>
          <w:top w:val="nil"/>
          <w:left w:val="nil"/>
          <w:bottom w:val="nil"/>
          <w:right w:val="nil"/>
          <w:between w:val="nil"/>
        </w:pBdr>
        <w:shd w:val="clear" w:color="auto" w:fill="FFFFFF"/>
        <w:spacing w:after="0" w:line="276" w:lineRule="auto"/>
        <w:jc w:val="both"/>
      </w:pPr>
    </w:p>
    <w:p w14:paraId="5B6607D0" w14:textId="77777777" w:rsidR="005B2BB6" w:rsidRDefault="005B2BB6" w:rsidP="00D964C5">
      <w:pPr>
        <w:pBdr>
          <w:top w:val="nil"/>
          <w:left w:val="nil"/>
          <w:bottom w:val="nil"/>
          <w:right w:val="nil"/>
          <w:between w:val="nil"/>
        </w:pBdr>
        <w:shd w:val="clear" w:color="auto" w:fill="FFFFFF"/>
        <w:spacing w:after="0" w:line="276" w:lineRule="auto"/>
        <w:jc w:val="both"/>
      </w:pPr>
    </w:p>
    <w:p w14:paraId="5665D6D2" w14:textId="77777777" w:rsidR="005B2BB6" w:rsidRDefault="005B2BB6" w:rsidP="00D964C5">
      <w:pPr>
        <w:pBdr>
          <w:top w:val="nil"/>
          <w:left w:val="nil"/>
          <w:bottom w:val="nil"/>
          <w:right w:val="nil"/>
          <w:between w:val="nil"/>
        </w:pBdr>
        <w:shd w:val="clear" w:color="auto" w:fill="FFFFFF"/>
        <w:spacing w:after="0" w:line="276" w:lineRule="auto"/>
        <w:jc w:val="both"/>
      </w:pPr>
    </w:p>
    <w:p w14:paraId="3C4D9F0B" w14:textId="77777777" w:rsidR="005B2BB6" w:rsidRDefault="005B2BB6" w:rsidP="00D964C5">
      <w:pPr>
        <w:pBdr>
          <w:top w:val="nil"/>
          <w:left w:val="nil"/>
          <w:bottom w:val="nil"/>
          <w:right w:val="nil"/>
          <w:between w:val="nil"/>
        </w:pBdr>
        <w:shd w:val="clear" w:color="auto" w:fill="FFFFFF"/>
        <w:spacing w:after="0" w:line="276" w:lineRule="auto"/>
        <w:jc w:val="both"/>
      </w:pPr>
    </w:p>
    <w:p w14:paraId="5B69C266" w14:textId="77777777" w:rsidR="005B2BB6" w:rsidRDefault="005B2BB6" w:rsidP="00D964C5">
      <w:pPr>
        <w:pBdr>
          <w:top w:val="nil"/>
          <w:left w:val="nil"/>
          <w:bottom w:val="nil"/>
          <w:right w:val="nil"/>
          <w:between w:val="nil"/>
        </w:pBdr>
        <w:shd w:val="clear" w:color="auto" w:fill="FFFFFF"/>
        <w:spacing w:after="0" w:line="276" w:lineRule="auto"/>
        <w:jc w:val="both"/>
      </w:pPr>
    </w:p>
    <w:p w14:paraId="40E1CF0A" w14:textId="77777777" w:rsidR="00923280" w:rsidRPr="00626E97" w:rsidRDefault="00923280" w:rsidP="00D964C5">
      <w:pPr>
        <w:pBdr>
          <w:top w:val="nil"/>
          <w:left w:val="nil"/>
          <w:bottom w:val="nil"/>
          <w:right w:val="nil"/>
          <w:between w:val="nil"/>
        </w:pBdr>
        <w:shd w:val="clear" w:color="auto" w:fill="FFFFFF"/>
        <w:spacing w:after="0" w:line="276" w:lineRule="auto"/>
        <w:jc w:val="both"/>
      </w:pPr>
    </w:p>
    <w:sectPr w:rsidR="00923280" w:rsidRPr="00626E97">
      <w:headerReference w:type="default" r:id="rId1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Arya" w:date="2025-02-28T15:26:00Z" w:initials="D">
    <w:p w14:paraId="04503E16" w14:textId="77777777" w:rsidR="00AF4D2D" w:rsidRDefault="00AF4D2D" w:rsidP="00AF4D2D">
      <w:pPr>
        <w:pStyle w:val="CommentText"/>
      </w:pPr>
      <w:r>
        <w:rPr>
          <w:rStyle w:val="CommentReference"/>
        </w:rPr>
        <w:annotationRef/>
      </w:r>
      <w:r>
        <w:t>Please add the following sections:</w:t>
      </w:r>
      <w:r>
        <w:br/>
        <w:t>1.Structure - a bulleted list of all the H1 headings.</w:t>
      </w:r>
      <w:r>
        <w:br/>
        <w:t>2.Objectives - paragraph format</w:t>
      </w:r>
    </w:p>
  </w:comment>
  <w:comment w:id="23" w:author="Arya" w:date="2025-02-28T15:47:00Z" w:initials="D">
    <w:p w14:paraId="39F106B3" w14:textId="77777777" w:rsidR="009508EE" w:rsidRDefault="009508EE" w:rsidP="009508EE">
      <w:pPr>
        <w:pStyle w:val="CommentText"/>
      </w:pPr>
      <w:r>
        <w:rPr>
          <w:rStyle w:val="CommentReference"/>
        </w:rPr>
        <w:annotationRef/>
      </w:r>
      <w:r>
        <w:t>Please add a lead in statement for the bulleted list.</w:t>
      </w:r>
    </w:p>
  </w:comment>
  <w:comment w:id="43" w:author="Arya" w:date="2025-02-28T15:48:00Z" w:initials="D">
    <w:p w14:paraId="1BD62F94" w14:textId="77777777" w:rsidR="00117DFB" w:rsidRDefault="00117DFB" w:rsidP="00117DFB">
      <w:pPr>
        <w:pStyle w:val="CommentText"/>
      </w:pPr>
      <w:r>
        <w:rPr>
          <w:rStyle w:val="CommentReference"/>
        </w:rPr>
        <w:annotationRef/>
      </w:r>
      <w:r>
        <w:t>Please mention the chapter name.</w:t>
      </w:r>
    </w:p>
  </w:comment>
  <w:comment w:id="45" w:author="Arya" w:date="2025-02-28T15:51:00Z" w:initials="D">
    <w:p w14:paraId="3CA3F624" w14:textId="77777777" w:rsidR="00353847" w:rsidRDefault="00353847" w:rsidP="00353847">
      <w:pPr>
        <w:pStyle w:val="CommentText"/>
      </w:pPr>
      <w:r>
        <w:rPr>
          <w:rStyle w:val="CommentReference"/>
        </w:rPr>
        <w:annotationRef/>
      </w:r>
      <w:r>
        <w:t>Can we rephrase this to ‘Best practices’</w:t>
      </w:r>
    </w:p>
  </w:comment>
  <w:comment w:id="53" w:author="Arya" w:date="2025-02-28T15:53:00Z" w:initials="D">
    <w:p w14:paraId="5298F86A" w14:textId="77777777" w:rsidR="00900AA2" w:rsidRDefault="00900AA2" w:rsidP="00900AA2">
      <w:pPr>
        <w:pStyle w:val="CommentText"/>
      </w:pPr>
      <w:r>
        <w:rPr>
          <w:rStyle w:val="CommentReference"/>
        </w:rPr>
        <w:annotationRef/>
      </w:r>
      <w:r>
        <w:t>Please add a lead in statement for the figure.</w:t>
      </w:r>
    </w:p>
  </w:comment>
  <w:comment w:id="55" w:author="Arya" w:date="2025-02-28T15:54:00Z" w:initials="D">
    <w:p w14:paraId="169628CD" w14:textId="77777777" w:rsidR="00900AA2" w:rsidRDefault="00900AA2" w:rsidP="00900AA2">
      <w:pPr>
        <w:pStyle w:val="CommentText"/>
      </w:pPr>
      <w:r>
        <w:rPr>
          <w:rStyle w:val="CommentReference"/>
        </w:rPr>
        <w:annotationRef/>
      </w:r>
      <w:r>
        <w:t>Please rephrase so that the caption does not exceed 6 words.</w:t>
      </w:r>
    </w:p>
  </w:comment>
  <w:comment w:id="70" w:author="Arya" w:date="2025-02-28T15:54:00Z" w:initials="D">
    <w:p w14:paraId="4091D618" w14:textId="77777777" w:rsidR="00900AA2" w:rsidRDefault="00900AA2" w:rsidP="00900AA2">
      <w:pPr>
        <w:pStyle w:val="CommentText"/>
      </w:pPr>
      <w:r>
        <w:rPr>
          <w:rStyle w:val="CommentReference"/>
        </w:rPr>
        <w:annotationRef/>
      </w:r>
      <w:r>
        <w:t>Please add a lead in statement for the figure.</w:t>
      </w:r>
    </w:p>
  </w:comment>
  <w:comment w:id="71" w:author="Arya" w:date="2025-02-28T17:01:00Z" w:initials="D">
    <w:p w14:paraId="68097C69" w14:textId="77777777" w:rsidR="0031734E" w:rsidRDefault="0031734E" w:rsidP="0031734E">
      <w:pPr>
        <w:pStyle w:val="CommentText"/>
      </w:pPr>
      <w:r>
        <w:rPr>
          <w:rStyle w:val="CommentReference"/>
        </w:rPr>
        <w:annotationRef/>
      </w:r>
      <w:r>
        <w:rPr>
          <w:color w:val="222222"/>
          <w:highlight w:val="white"/>
        </w:rPr>
        <w:t>Please check the figure caption for the first figure (14.1) for reference and please edit this accordingly.</w:t>
      </w:r>
      <w:r>
        <w:t xml:space="preserve"> </w:t>
      </w:r>
    </w:p>
  </w:comment>
  <w:comment w:id="152" w:author="Arya" w:date="2025-02-28T16:16:00Z" w:initials="D">
    <w:p w14:paraId="3A0008D2" w14:textId="3E287F12" w:rsidR="00AB55B7" w:rsidRDefault="00AB55B7" w:rsidP="00AB55B7">
      <w:pPr>
        <w:pStyle w:val="CommentText"/>
      </w:pPr>
      <w:r>
        <w:rPr>
          <w:rStyle w:val="CommentReference"/>
        </w:rPr>
        <w:annotationRef/>
      </w:r>
      <w:r>
        <w:rPr>
          <w:color w:val="222222"/>
          <w:highlight w:val="white"/>
        </w:rPr>
        <w:t>According to our style guidelines, we refrain from using colon in headings.</w:t>
      </w:r>
      <w:r>
        <w:t xml:space="preserve"> </w:t>
      </w:r>
    </w:p>
  </w:comment>
  <w:comment w:id="180" w:author="Arya" w:date="2025-02-28T16:18:00Z" w:initials="D">
    <w:p w14:paraId="1B3F0B1E" w14:textId="77777777" w:rsidR="00D52F43" w:rsidRDefault="00D52F43" w:rsidP="00D52F43">
      <w:pPr>
        <w:pStyle w:val="CommentText"/>
      </w:pPr>
      <w:r>
        <w:rPr>
          <w:rStyle w:val="CommentReference"/>
        </w:rPr>
        <w:annotationRef/>
      </w:r>
      <w:r>
        <w:rPr>
          <w:color w:val="222222"/>
          <w:highlight w:val="white"/>
        </w:rPr>
        <w:t>According to our style guidelines, we refrain from using colon in headings.</w:t>
      </w:r>
      <w:r>
        <w:t xml:space="preserve"> </w:t>
      </w:r>
      <w:r>
        <w:br/>
        <w:t>A unified security approach</w:t>
      </w:r>
    </w:p>
  </w:comment>
  <w:comment w:id="225" w:author="Arya" w:date="2025-02-28T16:23:00Z" w:initials="D">
    <w:p w14:paraId="1733990C" w14:textId="77777777" w:rsidR="00204DBB" w:rsidRDefault="00204DBB" w:rsidP="00204DBB">
      <w:pPr>
        <w:pStyle w:val="CommentText"/>
      </w:pPr>
      <w:r>
        <w:rPr>
          <w:rStyle w:val="CommentReference"/>
        </w:rPr>
        <w:annotationRef/>
      </w:r>
      <w:r>
        <w:rPr>
          <w:lang w:val="en-IN"/>
        </w:rPr>
        <w:t>Please rephrase so that the heading does not exceed 7 words</w:t>
      </w:r>
    </w:p>
  </w:comment>
  <w:comment w:id="251" w:author="Arya" w:date="2025-02-28T16:25:00Z" w:initials="D">
    <w:p w14:paraId="5454D2D5" w14:textId="77777777" w:rsidR="00D531A2" w:rsidRDefault="00D531A2" w:rsidP="00D531A2">
      <w:pPr>
        <w:pStyle w:val="CommentText"/>
      </w:pPr>
      <w:r>
        <w:rPr>
          <w:rStyle w:val="CommentReference"/>
        </w:rPr>
        <w:annotationRef/>
      </w:r>
      <w:r>
        <w:rPr>
          <w:color w:val="222222"/>
          <w:highlight w:val="white"/>
        </w:rPr>
        <w:t>According to our style guidelines, we refrain from using colon in headings.</w:t>
      </w:r>
      <w:r>
        <w:t xml:space="preserve"> </w:t>
      </w:r>
      <w:r>
        <w:br/>
        <w:t>Suggestion: Can the heading be: Reliability in action</w:t>
      </w:r>
    </w:p>
  </w:comment>
  <w:comment w:id="298" w:author="Arya" w:date="2025-02-28T16:30:00Z" w:initials="D">
    <w:p w14:paraId="211A3A12" w14:textId="77777777" w:rsidR="004735EE" w:rsidRDefault="004735EE" w:rsidP="004735EE">
      <w:pPr>
        <w:pStyle w:val="CommentText"/>
      </w:pPr>
      <w:r>
        <w:rPr>
          <w:rStyle w:val="CommentReference"/>
        </w:rPr>
        <w:annotationRef/>
      </w:r>
      <w:r>
        <w:rPr>
          <w:lang w:val="en-IN"/>
        </w:rPr>
        <w:t>Can the heading be: Media streaming service?</w:t>
      </w:r>
    </w:p>
  </w:comment>
  <w:comment w:id="327" w:author="Arya" w:date="2025-02-28T16:35:00Z" w:initials="D">
    <w:p w14:paraId="2C235C26" w14:textId="77777777" w:rsidR="007D080B" w:rsidRDefault="007D080B" w:rsidP="007D080B">
      <w:pPr>
        <w:pStyle w:val="CommentText"/>
      </w:pPr>
      <w:r>
        <w:rPr>
          <w:rStyle w:val="CommentReference"/>
        </w:rPr>
        <w:annotationRef/>
      </w:r>
      <w:r>
        <w:rPr>
          <w:lang w:val="en-IN"/>
        </w:rPr>
        <w:t>Can the heading be ‘Performance efficiency in action’</w:t>
      </w:r>
    </w:p>
  </w:comment>
  <w:comment w:id="413" w:author="Arya" w:date="2025-02-28T16:43:00Z" w:initials="D">
    <w:p w14:paraId="79F04760" w14:textId="77777777" w:rsidR="005201ED" w:rsidRDefault="005201ED" w:rsidP="005201ED">
      <w:pPr>
        <w:pStyle w:val="CommentText"/>
      </w:pPr>
      <w:r>
        <w:rPr>
          <w:rStyle w:val="CommentReference"/>
        </w:rPr>
        <w:annotationRef/>
      </w:r>
      <w:r>
        <w:rPr>
          <w:lang w:val="en-IN"/>
        </w:rPr>
        <w:t xml:space="preserve">Can the heading be: </w:t>
      </w:r>
      <w:r>
        <w:t>Cost optimization in action?</w:t>
      </w:r>
    </w:p>
  </w:comment>
  <w:comment w:id="526" w:author="Arya" w:date="2025-02-28T16:52:00Z" w:initials="D">
    <w:p w14:paraId="44927429" w14:textId="77777777" w:rsidR="00F451DE" w:rsidRDefault="00F451DE" w:rsidP="00F451DE">
      <w:pPr>
        <w:pStyle w:val="CommentText"/>
      </w:pPr>
      <w:r>
        <w:rPr>
          <w:rStyle w:val="CommentReference"/>
        </w:rPr>
        <w:annotationRef/>
      </w:r>
      <w:r>
        <w:rPr>
          <w:color w:val="222222"/>
          <w:highlight w:val="white"/>
        </w:rPr>
        <w:t>According to our style guidelines, we refrain from using colon in headings.</w:t>
      </w:r>
      <w:r>
        <w:t xml:space="preserve"> </w:t>
      </w:r>
    </w:p>
  </w:comment>
  <w:comment w:id="639" w:author="Arya" w:date="2025-02-28T16:58:00Z" w:initials="D">
    <w:p w14:paraId="0F72B5C2" w14:textId="77777777" w:rsidR="009D2178" w:rsidRDefault="009D2178" w:rsidP="009D2178">
      <w:pPr>
        <w:pStyle w:val="CommentText"/>
      </w:pPr>
      <w:r>
        <w:rPr>
          <w:rStyle w:val="CommentReference"/>
        </w:rPr>
        <w:annotationRef/>
      </w:r>
      <w:r>
        <w:rPr>
          <w:color w:val="222222"/>
          <w:highlight w:val="white"/>
        </w:rPr>
        <w:t>According to our style guidelines, we refrain from using colon in headings.</w:t>
      </w:r>
      <w:r>
        <w:t xml:space="preserve"> </w:t>
      </w:r>
    </w:p>
  </w:comment>
  <w:comment w:id="653" w:author="Arya" w:date="2025-03-05T11:27:00Z" w:initials="D">
    <w:p w14:paraId="07E207EA" w14:textId="77777777" w:rsidR="00B61FB2" w:rsidRDefault="00B61FB2" w:rsidP="00B61FB2">
      <w:pPr>
        <w:pStyle w:val="CommentText"/>
      </w:pPr>
      <w:r>
        <w:rPr>
          <w:rStyle w:val="CommentReference"/>
        </w:rPr>
        <w:annotationRef/>
      </w:r>
      <w:r>
        <w:rPr>
          <w:lang w:val="en-IN"/>
        </w:rPr>
        <w:t>The conclusion should be of two paragraphs. One to briefly summarize the chapter and second to briefly describe the next chapter.</w:t>
      </w:r>
    </w:p>
  </w:comment>
  <w:comment w:id="680" w:author="Arya" w:date="2025-02-28T17:01:00Z" w:initials="D">
    <w:p w14:paraId="5BF5B28C" w14:textId="4C830791" w:rsidR="0031734E" w:rsidRDefault="0031734E" w:rsidP="0031734E">
      <w:pPr>
        <w:pStyle w:val="CommentText"/>
      </w:pPr>
      <w:r>
        <w:rPr>
          <w:rStyle w:val="CommentReference"/>
        </w:rPr>
        <w:annotationRef/>
      </w:r>
      <w:r>
        <w:rPr>
          <w:color w:val="222222"/>
          <w:highlight w:val="white"/>
        </w:rPr>
        <w:t>Please check the figure caption for the first figure (14.1) for reference and please edit this accordingly.</w:t>
      </w:r>
      <w:r>
        <w:t xml:space="preserve"> </w:t>
      </w:r>
    </w:p>
  </w:comment>
  <w:comment w:id="699" w:author="Arya" w:date="2025-03-03T17:21:00Z" w:initials="D">
    <w:p w14:paraId="5332C766" w14:textId="77777777" w:rsidR="00882C5E" w:rsidRDefault="00882C5E" w:rsidP="00882C5E">
      <w:pPr>
        <w:pStyle w:val="CommentText"/>
      </w:pPr>
      <w:r>
        <w:rPr>
          <w:rStyle w:val="CommentReference"/>
        </w:rPr>
        <w:annotationRef/>
      </w:r>
      <w:r>
        <w:rPr>
          <w:lang w:val="en-IN"/>
        </w:rPr>
        <w:t>Please add a lead in statement for the figure.</w:t>
      </w:r>
    </w:p>
  </w:comment>
  <w:comment w:id="700" w:author="Arya" w:date="2025-03-03T17:22:00Z" w:initials="D">
    <w:p w14:paraId="7C533F5E" w14:textId="77777777" w:rsidR="00092732" w:rsidRDefault="00092732" w:rsidP="00092732">
      <w:pPr>
        <w:pStyle w:val="CommentText"/>
      </w:pPr>
      <w:r>
        <w:rPr>
          <w:rStyle w:val="CommentReference"/>
        </w:rPr>
        <w:annotationRef/>
      </w:r>
      <w:r>
        <w:rPr>
          <w:lang w:val="en-IN"/>
        </w:rPr>
        <w:t>Please refer to figure caption 10.1 and kindly rephrase.</w:t>
      </w:r>
    </w:p>
  </w:comment>
  <w:comment w:id="777" w:author="Arya" w:date="2025-03-03T17:26:00Z" w:initials="D">
    <w:p w14:paraId="63004378" w14:textId="77777777" w:rsidR="00820B36" w:rsidRDefault="00820B36" w:rsidP="00820B36">
      <w:pPr>
        <w:pStyle w:val="CommentText"/>
      </w:pPr>
      <w:r>
        <w:rPr>
          <w:rStyle w:val="CommentReference"/>
        </w:rPr>
        <w:annotationRef/>
      </w:r>
      <w:r>
        <w:rPr>
          <w:lang w:val="en-IN"/>
        </w:rPr>
        <w:t>Please add a lead in statement.</w:t>
      </w:r>
    </w:p>
  </w:comment>
  <w:comment w:id="799" w:author="Arya" w:date="2025-03-03T17:27:00Z" w:initials="D">
    <w:p w14:paraId="1D2ADDB1" w14:textId="77777777" w:rsidR="003304CE" w:rsidRDefault="003304CE" w:rsidP="003304CE">
      <w:pPr>
        <w:pStyle w:val="CommentText"/>
      </w:pPr>
      <w:r>
        <w:rPr>
          <w:rStyle w:val="CommentReference"/>
        </w:rPr>
        <w:annotationRef/>
      </w:r>
      <w:r>
        <w:rPr>
          <w:lang w:val="en-IN"/>
        </w:rPr>
        <w:t>Please add a lead in statement.</w:t>
      </w:r>
    </w:p>
  </w:comment>
  <w:comment w:id="810" w:author="Arya" w:date="2025-03-03T17:31:00Z" w:initials="D">
    <w:p w14:paraId="0DD387CE" w14:textId="77777777" w:rsidR="005105A3" w:rsidRDefault="005105A3" w:rsidP="005105A3">
      <w:pPr>
        <w:pStyle w:val="CommentText"/>
      </w:pPr>
      <w:r>
        <w:rPr>
          <w:rStyle w:val="CommentReference"/>
        </w:rPr>
        <w:annotationRef/>
      </w:r>
      <w:r>
        <w:rPr>
          <w:lang w:val="en-IN"/>
        </w:rPr>
        <w:t>According to our style guidelines, we refrain from using brackets in the headings. Kindly rephrase.</w:t>
      </w:r>
    </w:p>
  </w:comment>
  <w:comment w:id="815" w:author="Arya" w:date="2025-03-03T17:32:00Z" w:initials="D">
    <w:p w14:paraId="69FC6E85" w14:textId="77777777" w:rsidR="005105A3" w:rsidRDefault="005105A3" w:rsidP="005105A3">
      <w:pPr>
        <w:pStyle w:val="CommentText"/>
      </w:pPr>
      <w:r>
        <w:rPr>
          <w:rStyle w:val="CommentReference"/>
        </w:rPr>
        <w:annotationRef/>
      </w:r>
      <w:r>
        <w:rPr>
          <w:lang w:val="en-IN"/>
        </w:rPr>
        <w:t>Please add a lead in statement.</w:t>
      </w:r>
    </w:p>
  </w:comment>
  <w:comment w:id="844" w:author="Arya" w:date="2025-03-03T17:33:00Z" w:initials="D">
    <w:p w14:paraId="1AB1F078" w14:textId="77777777" w:rsidR="002A7757" w:rsidRDefault="002A7757" w:rsidP="002A7757">
      <w:pPr>
        <w:pStyle w:val="CommentText"/>
      </w:pPr>
      <w:r>
        <w:rPr>
          <w:rStyle w:val="CommentReference"/>
        </w:rPr>
        <w:annotationRef/>
      </w:r>
      <w:r>
        <w:rPr>
          <w:lang w:val="en-IN"/>
        </w:rPr>
        <w:t>According to our style guidelines, we refrain from using brackets in the headings. Kindly rephrase.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03E16" w15:done="0"/>
  <w15:commentEx w15:paraId="39F106B3" w15:done="0"/>
  <w15:commentEx w15:paraId="1BD62F94" w15:done="0"/>
  <w15:commentEx w15:paraId="3CA3F624" w15:done="0"/>
  <w15:commentEx w15:paraId="5298F86A" w15:done="0"/>
  <w15:commentEx w15:paraId="169628CD" w15:done="0"/>
  <w15:commentEx w15:paraId="4091D618" w15:done="0"/>
  <w15:commentEx w15:paraId="68097C69" w15:done="0"/>
  <w15:commentEx w15:paraId="3A0008D2" w15:done="0"/>
  <w15:commentEx w15:paraId="1B3F0B1E" w15:done="0"/>
  <w15:commentEx w15:paraId="1733990C" w15:done="0"/>
  <w15:commentEx w15:paraId="5454D2D5" w15:done="0"/>
  <w15:commentEx w15:paraId="211A3A12" w15:done="0"/>
  <w15:commentEx w15:paraId="2C235C26" w15:done="0"/>
  <w15:commentEx w15:paraId="79F04760" w15:done="0"/>
  <w15:commentEx w15:paraId="44927429" w15:done="0"/>
  <w15:commentEx w15:paraId="0F72B5C2" w15:done="0"/>
  <w15:commentEx w15:paraId="07E207EA" w15:done="0"/>
  <w15:commentEx w15:paraId="5BF5B28C" w15:done="0"/>
  <w15:commentEx w15:paraId="5332C766" w15:done="0"/>
  <w15:commentEx w15:paraId="7C533F5E" w15:done="0"/>
  <w15:commentEx w15:paraId="63004378" w15:done="0"/>
  <w15:commentEx w15:paraId="1D2ADDB1" w15:done="0"/>
  <w15:commentEx w15:paraId="0DD387CE" w15:done="0"/>
  <w15:commentEx w15:paraId="69FC6E85" w15:done="0"/>
  <w15:commentEx w15:paraId="1AB1F0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E4B33CD" w16cex:dateUtc="2025-02-28T09:56:00Z"/>
  <w16cex:commentExtensible w16cex:durableId="6436B939" w16cex:dateUtc="2025-02-28T10:17:00Z"/>
  <w16cex:commentExtensible w16cex:durableId="3291D795" w16cex:dateUtc="2025-02-28T10:18:00Z"/>
  <w16cex:commentExtensible w16cex:durableId="72178F8F" w16cex:dateUtc="2025-02-28T10:21:00Z"/>
  <w16cex:commentExtensible w16cex:durableId="4F320BFD" w16cex:dateUtc="2025-02-28T10:23:00Z"/>
  <w16cex:commentExtensible w16cex:durableId="40EC0889" w16cex:dateUtc="2025-02-28T10:24:00Z"/>
  <w16cex:commentExtensible w16cex:durableId="40855EC9" w16cex:dateUtc="2025-02-28T10:24:00Z"/>
  <w16cex:commentExtensible w16cex:durableId="5131577C" w16cex:dateUtc="2025-02-28T11:31:00Z"/>
  <w16cex:commentExtensible w16cex:durableId="7ADA0002" w16cex:dateUtc="2025-02-28T10:46:00Z"/>
  <w16cex:commentExtensible w16cex:durableId="7C6EE149" w16cex:dateUtc="2025-02-28T10:48:00Z"/>
  <w16cex:commentExtensible w16cex:durableId="10133E5A" w16cex:dateUtc="2025-02-28T10:53:00Z"/>
  <w16cex:commentExtensible w16cex:durableId="71554137" w16cex:dateUtc="2025-02-28T10:55:00Z"/>
  <w16cex:commentExtensible w16cex:durableId="1671A9C3" w16cex:dateUtc="2025-02-28T11:00:00Z"/>
  <w16cex:commentExtensible w16cex:durableId="73E718F9" w16cex:dateUtc="2025-02-28T11:05:00Z"/>
  <w16cex:commentExtensible w16cex:durableId="21D12C65" w16cex:dateUtc="2025-02-28T11:13:00Z"/>
  <w16cex:commentExtensible w16cex:durableId="3571DE39" w16cex:dateUtc="2025-02-28T11:22:00Z"/>
  <w16cex:commentExtensible w16cex:durableId="6989FC82" w16cex:dateUtc="2025-02-28T11:28:00Z"/>
  <w16cex:commentExtensible w16cex:durableId="36BD3468" w16cex:dateUtc="2025-03-05T05:57:00Z"/>
  <w16cex:commentExtensible w16cex:durableId="4018201D" w16cex:dateUtc="2025-02-28T11:31:00Z"/>
  <w16cex:commentExtensible w16cex:durableId="3DC87D6A" w16cex:dateUtc="2025-03-03T11:51:00Z"/>
  <w16cex:commentExtensible w16cex:durableId="0DE1D085" w16cex:dateUtc="2025-03-03T11:52:00Z"/>
  <w16cex:commentExtensible w16cex:durableId="3A9FBDE0" w16cex:dateUtc="2025-03-03T11:56:00Z"/>
  <w16cex:commentExtensible w16cex:durableId="016387D4" w16cex:dateUtc="2025-03-03T11:57:00Z"/>
  <w16cex:commentExtensible w16cex:durableId="2ABA8B48" w16cex:dateUtc="2025-03-03T12:01:00Z"/>
  <w16cex:commentExtensible w16cex:durableId="0820C61E" w16cex:dateUtc="2025-03-03T12:02:00Z"/>
  <w16cex:commentExtensible w16cex:durableId="38C3C4B9" w16cex:dateUtc="2025-03-03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03E16" w16cid:durableId="7E4B33CD"/>
  <w16cid:commentId w16cid:paraId="39F106B3" w16cid:durableId="6436B939"/>
  <w16cid:commentId w16cid:paraId="1BD62F94" w16cid:durableId="3291D795"/>
  <w16cid:commentId w16cid:paraId="3CA3F624" w16cid:durableId="72178F8F"/>
  <w16cid:commentId w16cid:paraId="5298F86A" w16cid:durableId="4F320BFD"/>
  <w16cid:commentId w16cid:paraId="169628CD" w16cid:durableId="40EC0889"/>
  <w16cid:commentId w16cid:paraId="4091D618" w16cid:durableId="40855EC9"/>
  <w16cid:commentId w16cid:paraId="68097C69" w16cid:durableId="5131577C"/>
  <w16cid:commentId w16cid:paraId="3A0008D2" w16cid:durableId="7ADA0002"/>
  <w16cid:commentId w16cid:paraId="1B3F0B1E" w16cid:durableId="7C6EE149"/>
  <w16cid:commentId w16cid:paraId="1733990C" w16cid:durableId="10133E5A"/>
  <w16cid:commentId w16cid:paraId="5454D2D5" w16cid:durableId="71554137"/>
  <w16cid:commentId w16cid:paraId="211A3A12" w16cid:durableId="1671A9C3"/>
  <w16cid:commentId w16cid:paraId="2C235C26" w16cid:durableId="73E718F9"/>
  <w16cid:commentId w16cid:paraId="79F04760" w16cid:durableId="21D12C65"/>
  <w16cid:commentId w16cid:paraId="44927429" w16cid:durableId="3571DE39"/>
  <w16cid:commentId w16cid:paraId="0F72B5C2" w16cid:durableId="6989FC82"/>
  <w16cid:commentId w16cid:paraId="07E207EA" w16cid:durableId="36BD3468"/>
  <w16cid:commentId w16cid:paraId="5BF5B28C" w16cid:durableId="4018201D"/>
  <w16cid:commentId w16cid:paraId="5332C766" w16cid:durableId="3DC87D6A"/>
  <w16cid:commentId w16cid:paraId="7C533F5E" w16cid:durableId="0DE1D085"/>
  <w16cid:commentId w16cid:paraId="63004378" w16cid:durableId="3A9FBDE0"/>
  <w16cid:commentId w16cid:paraId="1D2ADDB1" w16cid:durableId="016387D4"/>
  <w16cid:commentId w16cid:paraId="0DD387CE" w16cid:durableId="2ABA8B48"/>
  <w16cid:commentId w16cid:paraId="69FC6E85" w16cid:durableId="0820C61E"/>
  <w16cid:commentId w16cid:paraId="1AB1F078" w16cid:durableId="38C3C4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6DB0B" w14:textId="77777777" w:rsidR="00A648D1" w:rsidRDefault="00A648D1" w:rsidP="005935FF">
      <w:pPr>
        <w:spacing w:after="0" w:line="240" w:lineRule="auto"/>
      </w:pPr>
      <w:r>
        <w:separator/>
      </w:r>
    </w:p>
  </w:endnote>
  <w:endnote w:type="continuationSeparator" w:id="0">
    <w:p w14:paraId="2FC494C7" w14:textId="77777777" w:rsidR="00A648D1" w:rsidRDefault="00A648D1" w:rsidP="005935FF">
      <w:pPr>
        <w:spacing w:after="0" w:line="240" w:lineRule="auto"/>
      </w:pPr>
      <w:r>
        <w:continuationSeparator/>
      </w:r>
    </w:p>
  </w:endnote>
  <w:endnote w:type="continuationNotice" w:id="1">
    <w:p w14:paraId="59ABC894" w14:textId="77777777" w:rsidR="00A648D1" w:rsidRDefault="00A648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ADDEB0" w14:textId="77777777" w:rsidR="00A648D1" w:rsidRDefault="00A648D1" w:rsidP="005935FF">
      <w:pPr>
        <w:spacing w:after="0" w:line="240" w:lineRule="auto"/>
      </w:pPr>
      <w:r>
        <w:separator/>
      </w:r>
    </w:p>
  </w:footnote>
  <w:footnote w:type="continuationSeparator" w:id="0">
    <w:p w14:paraId="7FCE0C86" w14:textId="77777777" w:rsidR="00A648D1" w:rsidRDefault="00A648D1" w:rsidP="005935FF">
      <w:pPr>
        <w:spacing w:after="0" w:line="240" w:lineRule="auto"/>
      </w:pPr>
      <w:r>
        <w:continuationSeparator/>
      </w:r>
    </w:p>
  </w:footnote>
  <w:footnote w:type="continuationNotice" w:id="1">
    <w:p w14:paraId="488C99EB" w14:textId="77777777" w:rsidR="00A648D1" w:rsidRDefault="00A648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C7A8878"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155518">
      <w:rPr>
        <w:rFonts w:ascii="Cambria" w:eastAsia="Cambria" w:hAnsi="Cambria" w:cs="Cambria"/>
        <w:color w:val="000000"/>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29A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1DDF"/>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70D8A"/>
    <w:multiLevelType w:val="multilevel"/>
    <w:tmpl w:val="29D2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35C48"/>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B4165"/>
    <w:multiLevelType w:val="hybridMultilevel"/>
    <w:tmpl w:val="18C24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C35AC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42E3F"/>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95026"/>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186CD1"/>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117E5"/>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6E5A66"/>
    <w:multiLevelType w:val="multilevel"/>
    <w:tmpl w:val="8914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32D96"/>
    <w:multiLevelType w:val="multilevel"/>
    <w:tmpl w:val="4168A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084F7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BC554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C73B89"/>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F623C5"/>
    <w:multiLevelType w:val="multilevel"/>
    <w:tmpl w:val="DBE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B34C34"/>
    <w:multiLevelType w:val="hybridMultilevel"/>
    <w:tmpl w:val="565C8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E075498"/>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F73592"/>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FF6E42"/>
    <w:multiLevelType w:val="multilevel"/>
    <w:tmpl w:val="ADC27C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9F4C9A"/>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063C8C"/>
    <w:multiLevelType w:val="multilevel"/>
    <w:tmpl w:val="8D044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C39A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D54C1A"/>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0A0AA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FE279B"/>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856D8F"/>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8A058B"/>
    <w:multiLevelType w:val="hybridMultilevel"/>
    <w:tmpl w:val="68D2D8DC"/>
    <w:lvl w:ilvl="0" w:tplc="034276F0">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B5068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4F004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DC186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3F00AA"/>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9B43D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6C278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1A3EA6"/>
    <w:multiLevelType w:val="multilevel"/>
    <w:tmpl w:val="5C602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C85632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9E0DC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DD77998"/>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9B5A7B"/>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AD56B2"/>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1E91D2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1A74A0"/>
    <w:multiLevelType w:val="multilevel"/>
    <w:tmpl w:val="F230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C51BC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2D26D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F70446"/>
    <w:multiLevelType w:val="multilevel"/>
    <w:tmpl w:val="649E8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5ED33C1"/>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A57BAF"/>
    <w:multiLevelType w:val="multilevel"/>
    <w:tmpl w:val="518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A053005"/>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634C9A"/>
    <w:multiLevelType w:val="multilevel"/>
    <w:tmpl w:val="E4A8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9F3FD5"/>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C05346"/>
    <w:multiLevelType w:val="hybridMultilevel"/>
    <w:tmpl w:val="CECE630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2CC413B2"/>
    <w:multiLevelType w:val="multilevel"/>
    <w:tmpl w:val="9DDE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FEF2C8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1428A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374610"/>
    <w:multiLevelType w:val="hybridMultilevel"/>
    <w:tmpl w:val="3B629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15C5F2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C146E5"/>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F2284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9E5E5B"/>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605AC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6BB633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7C351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C7613F"/>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990145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EF43D8"/>
    <w:multiLevelType w:val="hybridMultilevel"/>
    <w:tmpl w:val="D71C0C5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3A9C23E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193F4A"/>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391B95"/>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80342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E55C87"/>
    <w:multiLevelType w:val="multilevel"/>
    <w:tmpl w:val="EF02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CF95E7B"/>
    <w:multiLevelType w:val="multilevel"/>
    <w:tmpl w:val="D710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D26289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AD4D6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E4C2DF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E811D7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F5270AA"/>
    <w:multiLevelType w:val="multilevel"/>
    <w:tmpl w:val="DC0E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F7E7337"/>
    <w:multiLevelType w:val="multilevel"/>
    <w:tmpl w:val="895E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BE2C7D"/>
    <w:multiLevelType w:val="multilevel"/>
    <w:tmpl w:val="C14C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FE45F0F"/>
    <w:multiLevelType w:val="multilevel"/>
    <w:tmpl w:val="33B2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0930B1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D2772B"/>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0F70DC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10B0D7F"/>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D77717"/>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47433E"/>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3624CE7"/>
    <w:multiLevelType w:val="hybridMultilevel"/>
    <w:tmpl w:val="EAC65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4147962"/>
    <w:multiLevelType w:val="multilevel"/>
    <w:tmpl w:val="E7AC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4D73888"/>
    <w:multiLevelType w:val="hybridMultilevel"/>
    <w:tmpl w:val="D96A6F5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5371B81"/>
    <w:multiLevelType w:val="hybridMultilevel"/>
    <w:tmpl w:val="BDE48B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46DA6DA9"/>
    <w:multiLevelType w:val="multilevel"/>
    <w:tmpl w:val="74A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80700A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495238"/>
    <w:multiLevelType w:val="multilevel"/>
    <w:tmpl w:val="09D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864659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8A79CE"/>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C551E97"/>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C7F6956"/>
    <w:multiLevelType w:val="multilevel"/>
    <w:tmpl w:val="886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C9A6FAE"/>
    <w:multiLevelType w:val="multilevel"/>
    <w:tmpl w:val="550A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CED586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E3B6307"/>
    <w:multiLevelType w:val="multilevel"/>
    <w:tmpl w:val="8892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E96134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F6052DB"/>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F6A4EAC"/>
    <w:multiLevelType w:val="multilevel"/>
    <w:tmpl w:val="BA32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02025E9"/>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5E399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17F2EBD"/>
    <w:multiLevelType w:val="multilevel"/>
    <w:tmpl w:val="A7E0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24B4BA1"/>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3290742"/>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3301F1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3E42112"/>
    <w:multiLevelType w:val="hybridMultilevel"/>
    <w:tmpl w:val="46E06A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540103C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40D3DB8"/>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4574B5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1B228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52D727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52F2DC7"/>
    <w:multiLevelType w:val="multilevel"/>
    <w:tmpl w:val="DCAC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6763D01"/>
    <w:multiLevelType w:val="hybridMultilevel"/>
    <w:tmpl w:val="4132A96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6" w15:restartNumberingAfterBreak="0">
    <w:nsid w:val="56DE3B7E"/>
    <w:multiLevelType w:val="multilevel"/>
    <w:tmpl w:val="1EB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6E37D4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70A7016"/>
    <w:multiLevelType w:val="multilevel"/>
    <w:tmpl w:val="B5F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73725DC"/>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8742780"/>
    <w:multiLevelType w:val="multilevel"/>
    <w:tmpl w:val="342A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8F9158F"/>
    <w:multiLevelType w:val="multilevel"/>
    <w:tmpl w:val="7A0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9391772"/>
    <w:multiLevelType w:val="multilevel"/>
    <w:tmpl w:val="2510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960094D"/>
    <w:multiLevelType w:val="multilevel"/>
    <w:tmpl w:val="DE0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9FB3D5A"/>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A9B38A5"/>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BE11CB2"/>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D901603"/>
    <w:multiLevelType w:val="multilevel"/>
    <w:tmpl w:val="51E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E3E4A3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EC62509"/>
    <w:multiLevelType w:val="multilevel"/>
    <w:tmpl w:val="FD66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F923F79"/>
    <w:multiLevelType w:val="multilevel"/>
    <w:tmpl w:val="71F2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0293F35"/>
    <w:multiLevelType w:val="multilevel"/>
    <w:tmpl w:val="3DF07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0880C8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787E7E"/>
    <w:multiLevelType w:val="multilevel"/>
    <w:tmpl w:val="03C03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1DA3315"/>
    <w:multiLevelType w:val="multilevel"/>
    <w:tmpl w:val="B98A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25B11BF"/>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3A21C25"/>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4FA187A"/>
    <w:multiLevelType w:val="multilevel"/>
    <w:tmpl w:val="53B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53A3121"/>
    <w:multiLevelType w:val="multilevel"/>
    <w:tmpl w:val="01DC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60052E3"/>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61326A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6272A37"/>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6743D20"/>
    <w:multiLevelType w:val="multilevel"/>
    <w:tmpl w:val="76669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6F804CF"/>
    <w:multiLevelType w:val="hybridMultilevel"/>
    <w:tmpl w:val="2FAE7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6778335C"/>
    <w:multiLevelType w:val="hybridMultilevel"/>
    <w:tmpl w:val="414A0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677C5074"/>
    <w:multiLevelType w:val="multilevel"/>
    <w:tmpl w:val="679E9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7962464"/>
    <w:multiLevelType w:val="multilevel"/>
    <w:tmpl w:val="8280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874095F"/>
    <w:multiLevelType w:val="multilevel"/>
    <w:tmpl w:val="58F2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8FF5250"/>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9A47B0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9C16106"/>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13239E"/>
    <w:multiLevelType w:val="multilevel"/>
    <w:tmpl w:val="4AC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6A8249A4"/>
    <w:multiLevelType w:val="multilevel"/>
    <w:tmpl w:val="B40E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B0204EF"/>
    <w:multiLevelType w:val="multilevel"/>
    <w:tmpl w:val="EE280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C083936"/>
    <w:multiLevelType w:val="multilevel"/>
    <w:tmpl w:val="F74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E9B6C9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EF04EB0"/>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F0B39A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23768E9"/>
    <w:multiLevelType w:val="hybridMultilevel"/>
    <w:tmpl w:val="24542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729B06E4"/>
    <w:multiLevelType w:val="multilevel"/>
    <w:tmpl w:val="FD16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57E3724"/>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5D24113"/>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70D0913"/>
    <w:multiLevelType w:val="multilevel"/>
    <w:tmpl w:val="C40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77A5A7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78E5545"/>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A01A4A"/>
    <w:multiLevelType w:val="multilevel"/>
    <w:tmpl w:val="760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86C20BF"/>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CB544B"/>
    <w:multiLevelType w:val="multilevel"/>
    <w:tmpl w:val="ED78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9A5005D"/>
    <w:multiLevelType w:val="multilevel"/>
    <w:tmpl w:val="5D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79AD4452"/>
    <w:multiLevelType w:val="hybridMultilevel"/>
    <w:tmpl w:val="62B654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0" w15:restartNumberingAfterBreak="0">
    <w:nsid w:val="79CD10EA"/>
    <w:multiLevelType w:val="multilevel"/>
    <w:tmpl w:val="03DC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9F327E2"/>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ADD39B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B8A3071"/>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B9A0DEE"/>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FC35A9"/>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DBC6A5D"/>
    <w:multiLevelType w:val="multilevel"/>
    <w:tmpl w:val="378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DE16C45"/>
    <w:multiLevelType w:val="multilevel"/>
    <w:tmpl w:val="9EC8F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FA2411F"/>
    <w:multiLevelType w:val="hybridMultilevel"/>
    <w:tmpl w:val="F1560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1970289">
    <w:abstractNumId w:val="19"/>
  </w:num>
  <w:num w:numId="2" w16cid:durableId="985935545">
    <w:abstractNumId w:val="69"/>
  </w:num>
  <w:num w:numId="3" w16cid:durableId="840631344">
    <w:abstractNumId w:val="162"/>
  </w:num>
  <w:num w:numId="4" w16cid:durableId="681473573">
    <w:abstractNumId w:val="86"/>
  </w:num>
  <w:num w:numId="5" w16cid:durableId="135681699">
    <w:abstractNumId w:val="75"/>
  </w:num>
  <w:num w:numId="6" w16cid:durableId="353070916">
    <w:abstractNumId w:val="165"/>
  </w:num>
  <w:num w:numId="7" w16cid:durableId="1803618116">
    <w:abstractNumId w:val="130"/>
  </w:num>
  <w:num w:numId="8" w16cid:durableId="957101489">
    <w:abstractNumId w:val="121"/>
  </w:num>
  <w:num w:numId="9" w16cid:durableId="1320961040">
    <w:abstractNumId w:val="159"/>
  </w:num>
  <w:num w:numId="10" w16cid:durableId="1451365476">
    <w:abstractNumId w:val="36"/>
  </w:num>
  <w:num w:numId="11" w16cid:durableId="244726854">
    <w:abstractNumId w:val="151"/>
  </w:num>
  <w:num w:numId="12" w16cid:durableId="1297757413">
    <w:abstractNumId w:val="77"/>
  </w:num>
  <w:num w:numId="13" w16cid:durableId="515847559">
    <w:abstractNumId w:val="137"/>
  </w:num>
  <w:num w:numId="14" w16cid:durableId="81412396">
    <w:abstractNumId w:val="127"/>
  </w:num>
  <w:num w:numId="15" w16cid:durableId="1637222055">
    <w:abstractNumId w:val="154"/>
  </w:num>
  <w:num w:numId="16" w16cid:durableId="1868181564">
    <w:abstractNumId w:val="145"/>
  </w:num>
  <w:num w:numId="17" w16cid:durableId="1865511161">
    <w:abstractNumId w:val="168"/>
  </w:num>
  <w:num w:numId="18" w16cid:durableId="2091847651">
    <w:abstractNumId w:val="104"/>
  </w:num>
  <w:num w:numId="19" w16cid:durableId="1359816749">
    <w:abstractNumId w:val="46"/>
  </w:num>
  <w:num w:numId="20" w16cid:durableId="1707021492">
    <w:abstractNumId w:val="118"/>
  </w:num>
  <w:num w:numId="21" w16cid:durableId="1135441853">
    <w:abstractNumId w:val="177"/>
  </w:num>
  <w:num w:numId="22" w16cid:durableId="362243079">
    <w:abstractNumId w:val="114"/>
  </w:num>
  <w:num w:numId="23" w16cid:durableId="513374213">
    <w:abstractNumId w:val="91"/>
  </w:num>
  <w:num w:numId="24" w16cid:durableId="2074765921">
    <w:abstractNumId w:val="44"/>
  </w:num>
  <w:num w:numId="25" w16cid:durableId="975792173">
    <w:abstractNumId w:val="101"/>
  </w:num>
  <w:num w:numId="26" w16cid:durableId="1882786354">
    <w:abstractNumId w:val="123"/>
  </w:num>
  <w:num w:numId="27" w16cid:durableId="1101608819">
    <w:abstractNumId w:val="131"/>
  </w:num>
  <w:num w:numId="28" w16cid:durableId="1177772646">
    <w:abstractNumId w:val="2"/>
  </w:num>
  <w:num w:numId="29" w16cid:durableId="1114599447">
    <w:abstractNumId w:val="95"/>
  </w:num>
  <w:num w:numId="30" w16cid:durableId="1699817606">
    <w:abstractNumId w:val="134"/>
  </w:num>
  <w:num w:numId="31" w16cid:durableId="391581628">
    <w:abstractNumId w:val="89"/>
  </w:num>
  <w:num w:numId="32" w16cid:durableId="605961381">
    <w:abstractNumId w:val="120"/>
  </w:num>
  <w:num w:numId="33" w16cid:durableId="609630426">
    <w:abstractNumId w:val="96"/>
  </w:num>
  <w:num w:numId="34" w16cid:durableId="310867000">
    <w:abstractNumId w:val="138"/>
  </w:num>
  <w:num w:numId="35" w16cid:durableId="124006352">
    <w:abstractNumId w:val="133"/>
    <w:lvlOverride w:ilvl="0">
      <w:startOverride w:val="1"/>
    </w:lvlOverride>
  </w:num>
  <w:num w:numId="36" w16cid:durableId="612249565">
    <w:abstractNumId w:val="51"/>
  </w:num>
  <w:num w:numId="37" w16cid:durableId="1267497514">
    <w:abstractNumId w:val="116"/>
  </w:num>
  <w:num w:numId="38" w16cid:durableId="140657309">
    <w:abstractNumId w:val="152"/>
    <w:lvlOverride w:ilvl="0">
      <w:startOverride w:val="1"/>
    </w:lvlOverride>
  </w:num>
  <w:num w:numId="39" w16cid:durableId="85419802">
    <w:abstractNumId w:val="11"/>
    <w:lvlOverride w:ilvl="0">
      <w:startOverride w:val="1"/>
    </w:lvlOverride>
  </w:num>
  <w:num w:numId="40" w16cid:durableId="1076438827">
    <w:abstractNumId w:val="109"/>
  </w:num>
  <w:num w:numId="41" w16cid:durableId="1426265221">
    <w:abstractNumId w:val="112"/>
  </w:num>
  <w:num w:numId="42" w16cid:durableId="205726443">
    <w:abstractNumId w:val="126"/>
  </w:num>
  <w:num w:numId="43" w16cid:durableId="177165257">
    <w:abstractNumId w:val="72"/>
  </w:num>
  <w:num w:numId="44" w16cid:durableId="794132412">
    <w:abstractNumId w:val="140"/>
  </w:num>
  <w:num w:numId="45" w16cid:durableId="1982341012">
    <w:abstractNumId w:val="34"/>
    <w:lvlOverride w:ilvl="0">
      <w:startOverride w:val="1"/>
    </w:lvlOverride>
  </w:num>
  <w:num w:numId="46" w16cid:durableId="694961462">
    <w:abstractNumId w:val="59"/>
  </w:num>
  <w:num w:numId="47" w16cid:durableId="1836140218">
    <w:abstractNumId w:val="27"/>
  </w:num>
  <w:num w:numId="48" w16cid:durableId="881787288">
    <w:abstractNumId w:val="37"/>
  </w:num>
  <w:num w:numId="49" w16cid:durableId="1406148339">
    <w:abstractNumId w:val="122"/>
  </w:num>
  <w:num w:numId="50" w16cid:durableId="906301617">
    <w:abstractNumId w:val="15"/>
  </w:num>
  <w:num w:numId="51" w16cid:durableId="1763258107">
    <w:abstractNumId w:val="170"/>
  </w:num>
  <w:num w:numId="52" w16cid:durableId="146093577">
    <w:abstractNumId w:val="10"/>
  </w:num>
  <w:num w:numId="53" w16cid:durableId="1199589451">
    <w:abstractNumId w:val="76"/>
  </w:num>
  <w:num w:numId="54" w16cid:durableId="1180774631">
    <w:abstractNumId w:val="68"/>
  </w:num>
  <w:num w:numId="55" w16cid:durableId="1463384898">
    <w:abstractNumId w:val="100"/>
  </w:num>
  <w:num w:numId="56" w16cid:durableId="1600407398">
    <w:abstractNumId w:val="124"/>
  </w:num>
  <w:num w:numId="57" w16cid:durableId="1858693625">
    <w:abstractNumId w:val="150"/>
  </w:num>
  <w:num w:numId="58" w16cid:durableId="2069572711">
    <w:abstractNumId w:val="110"/>
  </w:num>
  <w:num w:numId="59" w16cid:durableId="1981108490">
    <w:abstractNumId w:val="35"/>
  </w:num>
  <w:num w:numId="60" w16cid:durableId="1325864917">
    <w:abstractNumId w:val="132"/>
  </w:num>
  <w:num w:numId="61" w16cid:durableId="715011568">
    <w:abstractNumId w:val="163"/>
  </w:num>
  <w:num w:numId="62" w16cid:durableId="2071537140">
    <w:abstractNumId w:val="147"/>
  </w:num>
  <w:num w:numId="63" w16cid:durableId="2029284093">
    <w:abstractNumId w:val="111"/>
  </w:num>
  <w:num w:numId="64" w16cid:durableId="2128348318">
    <w:abstractNumId w:val="82"/>
  </w:num>
  <w:num w:numId="65" w16cid:durableId="1801875892">
    <w:abstractNumId w:val="78"/>
  </w:num>
  <w:num w:numId="66" w16cid:durableId="116996086">
    <w:abstractNumId w:val="174"/>
  </w:num>
  <w:num w:numId="67" w16cid:durableId="1737783579">
    <w:abstractNumId w:val="8"/>
  </w:num>
  <w:num w:numId="68" w16cid:durableId="1454321670">
    <w:abstractNumId w:val="142"/>
  </w:num>
  <w:num w:numId="69" w16cid:durableId="2104765160">
    <w:abstractNumId w:val="83"/>
  </w:num>
  <w:num w:numId="70" w16cid:durableId="1421637482">
    <w:abstractNumId w:val="73"/>
  </w:num>
  <w:num w:numId="71" w16cid:durableId="1765689327">
    <w:abstractNumId w:val="167"/>
  </w:num>
  <w:num w:numId="72" w16cid:durableId="1830094272">
    <w:abstractNumId w:val="156"/>
  </w:num>
  <w:num w:numId="73" w16cid:durableId="1220554835">
    <w:abstractNumId w:val="67"/>
  </w:num>
  <w:num w:numId="74" w16cid:durableId="1056394708">
    <w:abstractNumId w:val="18"/>
  </w:num>
  <w:num w:numId="75" w16cid:durableId="1486973617">
    <w:abstractNumId w:val="6"/>
  </w:num>
  <w:num w:numId="76" w16cid:durableId="1640960218">
    <w:abstractNumId w:val="103"/>
  </w:num>
  <w:num w:numId="77" w16cid:durableId="913441481">
    <w:abstractNumId w:val="41"/>
  </w:num>
  <w:num w:numId="78" w16cid:durableId="61368958">
    <w:abstractNumId w:val="90"/>
  </w:num>
  <w:num w:numId="79" w16cid:durableId="69276843">
    <w:abstractNumId w:val="52"/>
  </w:num>
  <w:num w:numId="80" w16cid:durableId="1342270178">
    <w:abstractNumId w:val="48"/>
  </w:num>
  <w:num w:numId="81" w16cid:durableId="1033731918">
    <w:abstractNumId w:val="23"/>
  </w:num>
  <w:num w:numId="82" w16cid:durableId="1996839156">
    <w:abstractNumId w:val="28"/>
  </w:num>
  <w:num w:numId="83" w16cid:durableId="2048721370">
    <w:abstractNumId w:val="129"/>
  </w:num>
  <w:num w:numId="84" w16cid:durableId="89590135">
    <w:abstractNumId w:val="58"/>
  </w:num>
  <w:num w:numId="85" w16cid:durableId="1018773589">
    <w:abstractNumId w:val="146"/>
  </w:num>
  <w:num w:numId="86" w16cid:durableId="863834574">
    <w:abstractNumId w:val="98"/>
  </w:num>
  <w:num w:numId="87" w16cid:durableId="720982386">
    <w:abstractNumId w:val="119"/>
  </w:num>
  <w:num w:numId="88" w16cid:durableId="1556433080">
    <w:abstractNumId w:val="60"/>
  </w:num>
  <w:num w:numId="89" w16cid:durableId="800612987">
    <w:abstractNumId w:val="14"/>
  </w:num>
  <w:num w:numId="90" w16cid:durableId="894315249">
    <w:abstractNumId w:val="117"/>
  </w:num>
  <w:num w:numId="91" w16cid:durableId="637805265">
    <w:abstractNumId w:val="45"/>
  </w:num>
  <w:num w:numId="92" w16cid:durableId="1780952187">
    <w:abstractNumId w:val="128"/>
  </w:num>
  <w:num w:numId="93" w16cid:durableId="438795408">
    <w:abstractNumId w:val="40"/>
  </w:num>
  <w:num w:numId="94" w16cid:durableId="1658998839">
    <w:abstractNumId w:val="136"/>
  </w:num>
  <w:num w:numId="95" w16cid:durableId="1604923573">
    <w:abstractNumId w:val="32"/>
  </w:num>
  <w:num w:numId="96" w16cid:durableId="1784881024">
    <w:abstractNumId w:val="113"/>
  </w:num>
  <w:num w:numId="97" w16cid:durableId="1015112860">
    <w:abstractNumId w:val="24"/>
  </w:num>
  <w:num w:numId="98" w16cid:durableId="568467449">
    <w:abstractNumId w:val="160"/>
  </w:num>
  <w:num w:numId="99" w16cid:durableId="898325566">
    <w:abstractNumId w:val="71"/>
  </w:num>
  <w:num w:numId="100" w16cid:durableId="1363092770">
    <w:abstractNumId w:val="171"/>
  </w:num>
  <w:num w:numId="101" w16cid:durableId="2134470936">
    <w:abstractNumId w:val="79"/>
  </w:num>
  <w:num w:numId="102" w16cid:durableId="211577534">
    <w:abstractNumId w:val="173"/>
  </w:num>
  <w:num w:numId="103" w16cid:durableId="1247346802">
    <w:abstractNumId w:val="66"/>
  </w:num>
  <w:num w:numId="104" w16cid:durableId="195048702">
    <w:abstractNumId w:val="102"/>
  </w:num>
  <w:num w:numId="105" w16cid:durableId="1113785768">
    <w:abstractNumId w:val="65"/>
  </w:num>
  <w:num w:numId="106" w16cid:durableId="772481403">
    <w:abstractNumId w:val="53"/>
  </w:num>
  <w:num w:numId="107" w16cid:durableId="547494469">
    <w:abstractNumId w:val="42"/>
  </w:num>
  <w:num w:numId="108" w16cid:durableId="687291984">
    <w:abstractNumId w:val="30"/>
  </w:num>
  <w:num w:numId="109" w16cid:durableId="805394856">
    <w:abstractNumId w:val="70"/>
  </w:num>
  <w:num w:numId="110" w16cid:durableId="2125952544">
    <w:abstractNumId w:val="74"/>
  </w:num>
  <w:num w:numId="111" w16cid:durableId="1213152878">
    <w:abstractNumId w:val="12"/>
  </w:num>
  <w:num w:numId="112" w16cid:durableId="2086953503">
    <w:abstractNumId w:val="99"/>
  </w:num>
  <w:num w:numId="113" w16cid:durableId="132067417">
    <w:abstractNumId w:val="17"/>
  </w:num>
  <w:num w:numId="114" w16cid:durableId="1460295717">
    <w:abstractNumId w:val="175"/>
  </w:num>
  <w:num w:numId="115" w16cid:durableId="1388529498">
    <w:abstractNumId w:val="107"/>
  </w:num>
  <w:num w:numId="116" w16cid:durableId="1408502016">
    <w:abstractNumId w:val="5"/>
  </w:num>
  <w:num w:numId="117" w16cid:durableId="57019779">
    <w:abstractNumId w:val="166"/>
  </w:num>
  <w:num w:numId="118" w16cid:durableId="850341283">
    <w:abstractNumId w:val="13"/>
  </w:num>
  <w:num w:numId="119" w16cid:durableId="441388951">
    <w:abstractNumId w:val="22"/>
  </w:num>
  <w:num w:numId="120" w16cid:durableId="2044206499">
    <w:abstractNumId w:val="92"/>
  </w:num>
  <w:num w:numId="121" w16cid:durableId="2091467805">
    <w:abstractNumId w:val="49"/>
  </w:num>
  <w:num w:numId="122" w16cid:durableId="1767075699">
    <w:abstractNumId w:val="97"/>
  </w:num>
  <w:num w:numId="123" w16cid:durableId="1014067045">
    <w:abstractNumId w:val="149"/>
  </w:num>
  <w:num w:numId="124" w16cid:durableId="736516758">
    <w:abstractNumId w:val="94"/>
  </w:num>
  <w:num w:numId="125" w16cid:durableId="932322753">
    <w:abstractNumId w:val="141"/>
  </w:num>
  <w:num w:numId="126" w16cid:durableId="2020811680">
    <w:abstractNumId w:val="38"/>
  </w:num>
  <w:num w:numId="127" w16cid:durableId="1984651674">
    <w:abstractNumId w:val="172"/>
  </w:num>
  <w:num w:numId="128" w16cid:durableId="771362767">
    <w:abstractNumId w:val="25"/>
  </w:num>
  <w:num w:numId="129" w16cid:durableId="2107341521">
    <w:abstractNumId w:val="164"/>
  </w:num>
  <w:num w:numId="130" w16cid:durableId="439688313">
    <w:abstractNumId w:val="155"/>
  </w:num>
  <w:num w:numId="131" w16cid:durableId="653996535">
    <w:abstractNumId w:val="31"/>
  </w:num>
  <w:num w:numId="132" w16cid:durableId="1327053673">
    <w:abstractNumId w:val="9"/>
  </w:num>
  <w:num w:numId="133" w16cid:durableId="696468618">
    <w:abstractNumId w:val="161"/>
  </w:num>
  <w:num w:numId="134" w16cid:durableId="15859826">
    <w:abstractNumId w:val="33"/>
  </w:num>
  <w:num w:numId="135" w16cid:durableId="1074935565">
    <w:abstractNumId w:val="55"/>
  </w:num>
  <w:num w:numId="136" w16cid:durableId="509030696">
    <w:abstractNumId w:val="43"/>
  </w:num>
  <w:num w:numId="137" w16cid:durableId="512839437">
    <w:abstractNumId w:val="29"/>
  </w:num>
  <w:num w:numId="138" w16cid:durableId="1829712129">
    <w:abstractNumId w:val="61"/>
  </w:num>
  <w:num w:numId="139" w16cid:durableId="1078358269">
    <w:abstractNumId w:val="63"/>
  </w:num>
  <w:num w:numId="140" w16cid:durableId="1734154981">
    <w:abstractNumId w:val="157"/>
  </w:num>
  <w:num w:numId="141" w16cid:durableId="252278102">
    <w:abstractNumId w:val="0"/>
  </w:num>
  <w:num w:numId="142" w16cid:durableId="677000805">
    <w:abstractNumId w:val="81"/>
  </w:num>
  <w:num w:numId="143" w16cid:durableId="1352032830">
    <w:abstractNumId w:val="176"/>
  </w:num>
  <w:num w:numId="144" w16cid:durableId="18941827">
    <w:abstractNumId w:val="144"/>
  </w:num>
  <w:num w:numId="145" w16cid:durableId="1057360489">
    <w:abstractNumId w:val="178"/>
  </w:num>
  <w:num w:numId="146" w16cid:durableId="1627349651">
    <w:abstractNumId w:val="158"/>
  </w:num>
  <w:num w:numId="147" w16cid:durableId="1121727480">
    <w:abstractNumId w:val="143"/>
  </w:num>
  <w:num w:numId="148" w16cid:durableId="308285546">
    <w:abstractNumId w:val="105"/>
  </w:num>
  <w:num w:numId="149" w16cid:durableId="646250846">
    <w:abstractNumId w:val="56"/>
  </w:num>
  <w:num w:numId="150" w16cid:durableId="1823427794">
    <w:abstractNumId w:val="148"/>
  </w:num>
  <w:num w:numId="151" w16cid:durableId="664282877">
    <w:abstractNumId w:val="3"/>
  </w:num>
  <w:num w:numId="152" w16cid:durableId="1737899140">
    <w:abstractNumId w:val="125"/>
  </w:num>
  <w:num w:numId="153" w16cid:durableId="265190763">
    <w:abstractNumId w:val="62"/>
  </w:num>
  <w:num w:numId="154" w16cid:durableId="2133865228">
    <w:abstractNumId w:val="39"/>
  </w:num>
  <w:num w:numId="155" w16cid:durableId="967127494">
    <w:abstractNumId w:val="80"/>
  </w:num>
  <w:num w:numId="156" w16cid:durableId="1060325688">
    <w:abstractNumId w:val="47"/>
  </w:num>
  <w:num w:numId="157" w16cid:durableId="1554198587">
    <w:abstractNumId w:val="7"/>
  </w:num>
  <w:num w:numId="158" w16cid:durableId="2045792557">
    <w:abstractNumId w:val="1"/>
  </w:num>
  <w:num w:numId="159" w16cid:durableId="1074203772">
    <w:abstractNumId w:val="20"/>
  </w:num>
  <w:num w:numId="160" w16cid:durableId="1724601995">
    <w:abstractNumId w:val="153"/>
  </w:num>
  <w:num w:numId="161" w16cid:durableId="1367950809">
    <w:abstractNumId w:val="93"/>
  </w:num>
  <w:num w:numId="162" w16cid:durableId="2020737990">
    <w:abstractNumId w:val="139"/>
  </w:num>
  <w:num w:numId="163" w16cid:durableId="1472988278">
    <w:abstractNumId w:val="106"/>
  </w:num>
  <w:num w:numId="164" w16cid:durableId="782043744">
    <w:abstractNumId w:val="84"/>
  </w:num>
  <w:num w:numId="165" w16cid:durableId="1296989602">
    <w:abstractNumId w:val="26"/>
  </w:num>
  <w:num w:numId="166" w16cid:durableId="1735884729">
    <w:abstractNumId w:val="85"/>
  </w:num>
  <w:num w:numId="167" w16cid:durableId="494565607">
    <w:abstractNumId w:val="4"/>
  </w:num>
  <w:num w:numId="168" w16cid:durableId="730888640">
    <w:abstractNumId w:val="16"/>
  </w:num>
  <w:num w:numId="169" w16cid:durableId="261689310">
    <w:abstractNumId w:val="135"/>
  </w:num>
  <w:num w:numId="170" w16cid:durableId="2030061476">
    <w:abstractNumId w:val="50"/>
  </w:num>
  <w:num w:numId="171" w16cid:durableId="1412002144">
    <w:abstractNumId w:val="88"/>
  </w:num>
  <w:num w:numId="172" w16cid:durableId="945306094">
    <w:abstractNumId w:val="169"/>
  </w:num>
  <w:num w:numId="173" w16cid:durableId="2078085448">
    <w:abstractNumId w:val="54"/>
  </w:num>
  <w:num w:numId="174" w16cid:durableId="2066907116">
    <w:abstractNumId w:val="21"/>
  </w:num>
  <w:num w:numId="175" w16cid:durableId="618417475">
    <w:abstractNumId w:val="115"/>
  </w:num>
  <w:num w:numId="176" w16cid:durableId="1371220318">
    <w:abstractNumId w:val="87"/>
  </w:num>
  <w:num w:numId="177" w16cid:durableId="1436438166">
    <w:abstractNumId w:val="108"/>
  </w:num>
  <w:num w:numId="178" w16cid:durableId="1425803685">
    <w:abstractNumId w:val="57"/>
  </w:num>
  <w:num w:numId="179" w16cid:durableId="681125894">
    <w:abstractNumId w:val="64"/>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A18"/>
    <w:rsid w:val="000072A7"/>
    <w:rsid w:val="000100ED"/>
    <w:rsid w:val="000104DD"/>
    <w:rsid w:val="000110DF"/>
    <w:rsid w:val="00011185"/>
    <w:rsid w:val="00012FDB"/>
    <w:rsid w:val="000154C9"/>
    <w:rsid w:val="00017008"/>
    <w:rsid w:val="00017A0B"/>
    <w:rsid w:val="00017E25"/>
    <w:rsid w:val="000207F7"/>
    <w:rsid w:val="00020A38"/>
    <w:rsid w:val="0002124C"/>
    <w:rsid w:val="00023F8E"/>
    <w:rsid w:val="00030538"/>
    <w:rsid w:val="00030B1E"/>
    <w:rsid w:val="00030BB4"/>
    <w:rsid w:val="000400D5"/>
    <w:rsid w:val="00041F44"/>
    <w:rsid w:val="000431DC"/>
    <w:rsid w:val="000436B4"/>
    <w:rsid w:val="00044F54"/>
    <w:rsid w:val="000451A5"/>
    <w:rsid w:val="00046248"/>
    <w:rsid w:val="0005202F"/>
    <w:rsid w:val="00052C2C"/>
    <w:rsid w:val="000566A9"/>
    <w:rsid w:val="00056C62"/>
    <w:rsid w:val="00057A13"/>
    <w:rsid w:val="00062194"/>
    <w:rsid w:val="00063A78"/>
    <w:rsid w:val="000649C0"/>
    <w:rsid w:val="00065DFB"/>
    <w:rsid w:val="00067DCE"/>
    <w:rsid w:val="000708E4"/>
    <w:rsid w:val="00070CAB"/>
    <w:rsid w:val="0007112A"/>
    <w:rsid w:val="00071C4E"/>
    <w:rsid w:val="00072715"/>
    <w:rsid w:val="000736FD"/>
    <w:rsid w:val="00075361"/>
    <w:rsid w:val="000754B8"/>
    <w:rsid w:val="000760BB"/>
    <w:rsid w:val="000761FF"/>
    <w:rsid w:val="000772CD"/>
    <w:rsid w:val="00081A17"/>
    <w:rsid w:val="00081A29"/>
    <w:rsid w:val="00081FC6"/>
    <w:rsid w:val="0008423D"/>
    <w:rsid w:val="00084FEF"/>
    <w:rsid w:val="00084FF7"/>
    <w:rsid w:val="00086395"/>
    <w:rsid w:val="00087144"/>
    <w:rsid w:val="00087744"/>
    <w:rsid w:val="00090778"/>
    <w:rsid w:val="00091AAE"/>
    <w:rsid w:val="00091D7D"/>
    <w:rsid w:val="000921D1"/>
    <w:rsid w:val="00092373"/>
    <w:rsid w:val="000923FF"/>
    <w:rsid w:val="00092732"/>
    <w:rsid w:val="000958FD"/>
    <w:rsid w:val="000A061E"/>
    <w:rsid w:val="000A067E"/>
    <w:rsid w:val="000A1F5A"/>
    <w:rsid w:val="000A22F8"/>
    <w:rsid w:val="000A3407"/>
    <w:rsid w:val="000A34B4"/>
    <w:rsid w:val="000A4D28"/>
    <w:rsid w:val="000A64D2"/>
    <w:rsid w:val="000A671B"/>
    <w:rsid w:val="000A6FC3"/>
    <w:rsid w:val="000A7598"/>
    <w:rsid w:val="000B09BA"/>
    <w:rsid w:val="000B0C4E"/>
    <w:rsid w:val="000B1019"/>
    <w:rsid w:val="000B2164"/>
    <w:rsid w:val="000B26D8"/>
    <w:rsid w:val="000B3F94"/>
    <w:rsid w:val="000B47DE"/>
    <w:rsid w:val="000B52D4"/>
    <w:rsid w:val="000B5BB2"/>
    <w:rsid w:val="000B5BBD"/>
    <w:rsid w:val="000B79F3"/>
    <w:rsid w:val="000B7DFB"/>
    <w:rsid w:val="000C32DE"/>
    <w:rsid w:val="000C4008"/>
    <w:rsid w:val="000C4E8F"/>
    <w:rsid w:val="000C5218"/>
    <w:rsid w:val="000C5D17"/>
    <w:rsid w:val="000C649B"/>
    <w:rsid w:val="000C6524"/>
    <w:rsid w:val="000D0E68"/>
    <w:rsid w:val="000D4879"/>
    <w:rsid w:val="000D7394"/>
    <w:rsid w:val="000D7936"/>
    <w:rsid w:val="000E008F"/>
    <w:rsid w:val="000E07E1"/>
    <w:rsid w:val="000E0E0C"/>
    <w:rsid w:val="000E1DF5"/>
    <w:rsid w:val="000E3CDB"/>
    <w:rsid w:val="000E42E2"/>
    <w:rsid w:val="000E4B0E"/>
    <w:rsid w:val="000E5792"/>
    <w:rsid w:val="000F0C23"/>
    <w:rsid w:val="000F363F"/>
    <w:rsid w:val="000F394B"/>
    <w:rsid w:val="000F4A3D"/>
    <w:rsid w:val="000F6F85"/>
    <w:rsid w:val="00102D55"/>
    <w:rsid w:val="001036D7"/>
    <w:rsid w:val="0010424F"/>
    <w:rsid w:val="00105AD3"/>
    <w:rsid w:val="00106C44"/>
    <w:rsid w:val="001119DB"/>
    <w:rsid w:val="0011237F"/>
    <w:rsid w:val="00113EC8"/>
    <w:rsid w:val="00113F92"/>
    <w:rsid w:val="001148EB"/>
    <w:rsid w:val="00117DFB"/>
    <w:rsid w:val="00120E53"/>
    <w:rsid w:val="00121B19"/>
    <w:rsid w:val="00121DF7"/>
    <w:rsid w:val="00122810"/>
    <w:rsid w:val="001258FD"/>
    <w:rsid w:val="00126EC4"/>
    <w:rsid w:val="00127E61"/>
    <w:rsid w:val="00130CC3"/>
    <w:rsid w:val="001321B8"/>
    <w:rsid w:val="001343DE"/>
    <w:rsid w:val="00134580"/>
    <w:rsid w:val="001347CC"/>
    <w:rsid w:val="001351C7"/>
    <w:rsid w:val="001365E7"/>
    <w:rsid w:val="001368FB"/>
    <w:rsid w:val="0013709F"/>
    <w:rsid w:val="00142C19"/>
    <w:rsid w:val="00142EDB"/>
    <w:rsid w:val="00143CEC"/>
    <w:rsid w:val="00143E85"/>
    <w:rsid w:val="001451AC"/>
    <w:rsid w:val="001455A9"/>
    <w:rsid w:val="0014564F"/>
    <w:rsid w:val="00145FAD"/>
    <w:rsid w:val="001460BF"/>
    <w:rsid w:val="00146672"/>
    <w:rsid w:val="00150779"/>
    <w:rsid w:val="00150842"/>
    <w:rsid w:val="001531E8"/>
    <w:rsid w:val="0015398A"/>
    <w:rsid w:val="0015445A"/>
    <w:rsid w:val="00155518"/>
    <w:rsid w:val="001609D3"/>
    <w:rsid w:val="00161170"/>
    <w:rsid w:val="00162EA6"/>
    <w:rsid w:val="00166046"/>
    <w:rsid w:val="00167022"/>
    <w:rsid w:val="00167099"/>
    <w:rsid w:val="001676A2"/>
    <w:rsid w:val="00167BAD"/>
    <w:rsid w:val="00170BB9"/>
    <w:rsid w:val="00170D10"/>
    <w:rsid w:val="00171443"/>
    <w:rsid w:val="00172F2B"/>
    <w:rsid w:val="0017352F"/>
    <w:rsid w:val="001805EA"/>
    <w:rsid w:val="00180AC9"/>
    <w:rsid w:val="001819B8"/>
    <w:rsid w:val="00181E3B"/>
    <w:rsid w:val="00181E96"/>
    <w:rsid w:val="00181FFB"/>
    <w:rsid w:val="00183837"/>
    <w:rsid w:val="00184745"/>
    <w:rsid w:val="00184F7C"/>
    <w:rsid w:val="00191BA3"/>
    <w:rsid w:val="001926E1"/>
    <w:rsid w:val="001929F8"/>
    <w:rsid w:val="001950B5"/>
    <w:rsid w:val="0019696B"/>
    <w:rsid w:val="001A043D"/>
    <w:rsid w:val="001A17D7"/>
    <w:rsid w:val="001A2EC7"/>
    <w:rsid w:val="001A4B4D"/>
    <w:rsid w:val="001B0CC2"/>
    <w:rsid w:val="001B2213"/>
    <w:rsid w:val="001B3AC8"/>
    <w:rsid w:val="001B7211"/>
    <w:rsid w:val="001B7FAF"/>
    <w:rsid w:val="001C0B97"/>
    <w:rsid w:val="001C1661"/>
    <w:rsid w:val="001C1B82"/>
    <w:rsid w:val="001C2B86"/>
    <w:rsid w:val="001C2BFF"/>
    <w:rsid w:val="001C54D0"/>
    <w:rsid w:val="001C5CE7"/>
    <w:rsid w:val="001C643F"/>
    <w:rsid w:val="001C72CE"/>
    <w:rsid w:val="001C7572"/>
    <w:rsid w:val="001C7FEA"/>
    <w:rsid w:val="001D1FCE"/>
    <w:rsid w:val="001D35D7"/>
    <w:rsid w:val="001D3C5F"/>
    <w:rsid w:val="001D424E"/>
    <w:rsid w:val="001D4C56"/>
    <w:rsid w:val="001D5266"/>
    <w:rsid w:val="001D5399"/>
    <w:rsid w:val="001D61D9"/>
    <w:rsid w:val="001D6DDC"/>
    <w:rsid w:val="001E0C50"/>
    <w:rsid w:val="001E2046"/>
    <w:rsid w:val="001E255B"/>
    <w:rsid w:val="001E2DBF"/>
    <w:rsid w:val="001E3445"/>
    <w:rsid w:val="001E41E8"/>
    <w:rsid w:val="001E709C"/>
    <w:rsid w:val="001E7AE3"/>
    <w:rsid w:val="001F11C7"/>
    <w:rsid w:val="001F1600"/>
    <w:rsid w:val="001F202E"/>
    <w:rsid w:val="001F33C9"/>
    <w:rsid w:val="001F55AB"/>
    <w:rsid w:val="001F6BF7"/>
    <w:rsid w:val="00201D0D"/>
    <w:rsid w:val="00202607"/>
    <w:rsid w:val="00202993"/>
    <w:rsid w:val="002030E3"/>
    <w:rsid w:val="0020494D"/>
    <w:rsid w:val="00204DBB"/>
    <w:rsid w:val="0021172B"/>
    <w:rsid w:val="00215568"/>
    <w:rsid w:val="002157B9"/>
    <w:rsid w:val="00215A1A"/>
    <w:rsid w:val="00216598"/>
    <w:rsid w:val="0021678F"/>
    <w:rsid w:val="00216B4D"/>
    <w:rsid w:val="00220C28"/>
    <w:rsid w:val="00221BBB"/>
    <w:rsid w:val="002224E4"/>
    <w:rsid w:val="002239A2"/>
    <w:rsid w:val="002240A1"/>
    <w:rsid w:val="002248F8"/>
    <w:rsid w:val="00224D11"/>
    <w:rsid w:val="00225EC4"/>
    <w:rsid w:val="00226554"/>
    <w:rsid w:val="00226EE9"/>
    <w:rsid w:val="00230108"/>
    <w:rsid w:val="00230239"/>
    <w:rsid w:val="002304E9"/>
    <w:rsid w:val="002316FF"/>
    <w:rsid w:val="0023194B"/>
    <w:rsid w:val="002349B9"/>
    <w:rsid w:val="00235E31"/>
    <w:rsid w:val="00235F15"/>
    <w:rsid w:val="00236DC3"/>
    <w:rsid w:val="00237A4D"/>
    <w:rsid w:val="00237FDC"/>
    <w:rsid w:val="00240A19"/>
    <w:rsid w:val="00242E69"/>
    <w:rsid w:val="002452C9"/>
    <w:rsid w:val="002469B4"/>
    <w:rsid w:val="00251BA5"/>
    <w:rsid w:val="002523E3"/>
    <w:rsid w:val="0025319A"/>
    <w:rsid w:val="00256B63"/>
    <w:rsid w:val="00256E0C"/>
    <w:rsid w:val="00257528"/>
    <w:rsid w:val="00257D23"/>
    <w:rsid w:val="002600D4"/>
    <w:rsid w:val="00260932"/>
    <w:rsid w:val="00261ABB"/>
    <w:rsid w:val="00263629"/>
    <w:rsid w:val="00263889"/>
    <w:rsid w:val="00263A36"/>
    <w:rsid w:val="00263AB0"/>
    <w:rsid w:val="00263DCE"/>
    <w:rsid w:val="002649D4"/>
    <w:rsid w:val="00265EA6"/>
    <w:rsid w:val="002676E3"/>
    <w:rsid w:val="0027043E"/>
    <w:rsid w:val="00270C88"/>
    <w:rsid w:val="00271BC1"/>
    <w:rsid w:val="00272056"/>
    <w:rsid w:val="00272889"/>
    <w:rsid w:val="00273F68"/>
    <w:rsid w:val="002774E7"/>
    <w:rsid w:val="0027757D"/>
    <w:rsid w:val="00277876"/>
    <w:rsid w:val="0028052B"/>
    <w:rsid w:val="002809B8"/>
    <w:rsid w:val="00281B5B"/>
    <w:rsid w:val="00282223"/>
    <w:rsid w:val="00284141"/>
    <w:rsid w:val="002853BA"/>
    <w:rsid w:val="0028623A"/>
    <w:rsid w:val="0028641F"/>
    <w:rsid w:val="0028660D"/>
    <w:rsid w:val="00290ADB"/>
    <w:rsid w:val="00290D71"/>
    <w:rsid w:val="00292E86"/>
    <w:rsid w:val="002945E7"/>
    <w:rsid w:val="00294923"/>
    <w:rsid w:val="002965AE"/>
    <w:rsid w:val="00296EA2"/>
    <w:rsid w:val="00297358"/>
    <w:rsid w:val="002A2AD0"/>
    <w:rsid w:val="002A32F7"/>
    <w:rsid w:val="002A3A71"/>
    <w:rsid w:val="002A5B0F"/>
    <w:rsid w:val="002A5FD2"/>
    <w:rsid w:val="002A6A68"/>
    <w:rsid w:val="002A7757"/>
    <w:rsid w:val="002B0031"/>
    <w:rsid w:val="002B2883"/>
    <w:rsid w:val="002B35D0"/>
    <w:rsid w:val="002B4D26"/>
    <w:rsid w:val="002B4FAA"/>
    <w:rsid w:val="002B61FE"/>
    <w:rsid w:val="002C02AB"/>
    <w:rsid w:val="002C0D08"/>
    <w:rsid w:val="002C1EA5"/>
    <w:rsid w:val="002C2C6C"/>
    <w:rsid w:val="002C3E02"/>
    <w:rsid w:val="002C64FB"/>
    <w:rsid w:val="002C761F"/>
    <w:rsid w:val="002D1AAE"/>
    <w:rsid w:val="002D2FD7"/>
    <w:rsid w:val="002D42CA"/>
    <w:rsid w:val="002D5BF2"/>
    <w:rsid w:val="002D5C22"/>
    <w:rsid w:val="002D633A"/>
    <w:rsid w:val="002D6AEC"/>
    <w:rsid w:val="002E073F"/>
    <w:rsid w:val="002E0E0E"/>
    <w:rsid w:val="002E1A1E"/>
    <w:rsid w:val="002E26C1"/>
    <w:rsid w:val="002E2AB7"/>
    <w:rsid w:val="002E6468"/>
    <w:rsid w:val="002E75E5"/>
    <w:rsid w:val="002E7609"/>
    <w:rsid w:val="002E7764"/>
    <w:rsid w:val="002E7E79"/>
    <w:rsid w:val="002E7FE1"/>
    <w:rsid w:val="002F019D"/>
    <w:rsid w:val="002F0A2A"/>
    <w:rsid w:val="002F2DE0"/>
    <w:rsid w:val="002F372B"/>
    <w:rsid w:val="002F3D7D"/>
    <w:rsid w:val="002F4EEA"/>
    <w:rsid w:val="00300ACE"/>
    <w:rsid w:val="00302C6B"/>
    <w:rsid w:val="00305A2D"/>
    <w:rsid w:val="00306B77"/>
    <w:rsid w:val="0030770C"/>
    <w:rsid w:val="00307A2E"/>
    <w:rsid w:val="00307E53"/>
    <w:rsid w:val="00310A36"/>
    <w:rsid w:val="003120E2"/>
    <w:rsid w:val="0031210A"/>
    <w:rsid w:val="0031353B"/>
    <w:rsid w:val="00313CCD"/>
    <w:rsid w:val="00314A47"/>
    <w:rsid w:val="00314D65"/>
    <w:rsid w:val="0031502B"/>
    <w:rsid w:val="00316010"/>
    <w:rsid w:val="0031601E"/>
    <w:rsid w:val="0031734E"/>
    <w:rsid w:val="00322DD4"/>
    <w:rsid w:val="00322FB1"/>
    <w:rsid w:val="003304CE"/>
    <w:rsid w:val="00331BBC"/>
    <w:rsid w:val="00332601"/>
    <w:rsid w:val="003331E5"/>
    <w:rsid w:val="003337EE"/>
    <w:rsid w:val="003366B9"/>
    <w:rsid w:val="00337407"/>
    <w:rsid w:val="003419E3"/>
    <w:rsid w:val="00342D4C"/>
    <w:rsid w:val="00344002"/>
    <w:rsid w:val="00344462"/>
    <w:rsid w:val="00345228"/>
    <w:rsid w:val="0034581C"/>
    <w:rsid w:val="00345C38"/>
    <w:rsid w:val="0034734C"/>
    <w:rsid w:val="00351237"/>
    <w:rsid w:val="003514CA"/>
    <w:rsid w:val="00351B2E"/>
    <w:rsid w:val="00353847"/>
    <w:rsid w:val="00353CCB"/>
    <w:rsid w:val="00354367"/>
    <w:rsid w:val="00354CCF"/>
    <w:rsid w:val="00355E7B"/>
    <w:rsid w:val="00356781"/>
    <w:rsid w:val="00357438"/>
    <w:rsid w:val="00357A4C"/>
    <w:rsid w:val="00360711"/>
    <w:rsid w:val="00360E43"/>
    <w:rsid w:val="0036173D"/>
    <w:rsid w:val="00362D4F"/>
    <w:rsid w:val="0036320B"/>
    <w:rsid w:val="00364180"/>
    <w:rsid w:val="00365ECC"/>
    <w:rsid w:val="00372E20"/>
    <w:rsid w:val="00374163"/>
    <w:rsid w:val="00374314"/>
    <w:rsid w:val="00374A1E"/>
    <w:rsid w:val="00374C8D"/>
    <w:rsid w:val="00375068"/>
    <w:rsid w:val="0037546F"/>
    <w:rsid w:val="0037702A"/>
    <w:rsid w:val="0038074B"/>
    <w:rsid w:val="00383E0A"/>
    <w:rsid w:val="00384297"/>
    <w:rsid w:val="00384BC5"/>
    <w:rsid w:val="00385FF5"/>
    <w:rsid w:val="003860CA"/>
    <w:rsid w:val="00386143"/>
    <w:rsid w:val="003865A8"/>
    <w:rsid w:val="003937E1"/>
    <w:rsid w:val="00395756"/>
    <w:rsid w:val="00396C39"/>
    <w:rsid w:val="00397398"/>
    <w:rsid w:val="0039794A"/>
    <w:rsid w:val="003A1E9D"/>
    <w:rsid w:val="003A20F5"/>
    <w:rsid w:val="003A2FA6"/>
    <w:rsid w:val="003A3472"/>
    <w:rsid w:val="003A61A2"/>
    <w:rsid w:val="003B1161"/>
    <w:rsid w:val="003B24E3"/>
    <w:rsid w:val="003B316D"/>
    <w:rsid w:val="003B37D9"/>
    <w:rsid w:val="003B6136"/>
    <w:rsid w:val="003B639D"/>
    <w:rsid w:val="003B7364"/>
    <w:rsid w:val="003B7564"/>
    <w:rsid w:val="003B7B3A"/>
    <w:rsid w:val="003C29E6"/>
    <w:rsid w:val="003C2BB2"/>
    <w:rsid w:val="003C4078"/>
    <w:rsid w:val="003C41FA"/>
    <w:rsid w:val="003C4DD8"/>
    <w:rsid w:val="003C5C8A"/>
    <w:rsid w:val="003C6A7B"/>
    <w:rsid w:val="003C79A9"/>
    <w:rsid w:val="003C7FEB"/>
    <w:rsid w:val="003D03B7"/>
    <w:rsid w:val="003D211C"/>
    <w:rsid w:val="003D5079"/>
    <w:rsid w:val="003D5521"/>
    <w:rsid w:val="003D5B30"/>
    <w:rsid w:val="003D6FDC"/>
    <w:rsid w:val="003E037D"/>
    <w:rsid w:val="003E19C0"/>
    <w:rsid w:val="003E36B6"/>
    <w:rsid w:val="003E47ED"/>
    <w:rsid w:val="003E5DD8"/>
    <w:rsid w:val="003E5F1C"/>
    <w:rsid w:val="003E6459"/>
    <w:rsid w:val="003E6DE9"/>
    <w:rsid w:val="003E70B0"/>
    <w:rsid w:val="003E762E"/>
    <w:rsid w:val="003F0506"/>
    <w:rsid w:val="003F0A61"/>
    <w:rsid w:val="003F1653"/>
    <w:rsid w:val="003F3348"/>
    <w:rsid w:val="003F419B"/>
    <w:rsid w:val="003F4234"/>
    <w:rsid w:val="003F45D8"/>
    <w:rsid w:val="003F46D5"/>
    <w:rsid w:val="003F58F3"/>
    <w:rsid w:val="003F621F"/>
    <w:rsid w:val="003F69E1"/>
    <w:rsid w:val="003F789B"/>
    <w:rsid w:val="004008EB"/>
    <w:rsid w:val="004033C9"/>
    <w:rsid w:val="00403925"/>
    <w:rsid w:val="00403E8B"/>
    <w:rsid w:val="00404AC7"/>
    <w:rsid w:val="00405A33"/>
    <w:rsid w:val="0040635E"/>
    <w:rsid w:val="00406584"/>
    <w:rsid w:val="004073DF"/>
    <w:rsid w:val="004146A6"/>
    <w:rsid w:val="00415758"/>
    <w:rsid w:val="00415C2B"/>
    <w:rsid w:val="00416CCC"/>
    <w:rsid w:val="004174B3"/>
    <w:rsid w:val="00421F7A"/>
    <w:rsid w:val="00423768"/>
    <w:rsid w:val="00423EAE"/>
    <w:rsid w:val="004247DF"/>
    <w:rsid w:val="00425224"/>
    <w:rsid w:val="0042556D"/>
    <w:rsid w:val="0042583D"/>
    <w:rsid w:val="0042616B"/>
    <w:rsid w:val="00426184"/>
    <w:rsid w:val="004273A6"/>
    <w:rsid w:val="00430CC1"/>
    <w:rsid w:val="00430FDA"/>
    <w:rsid w:val="00431630"/>
    <w:rsid w:val="00436904"/>
    <w:rsid w:val="00437BA1"/>
    <w:rsid w:val="00441FD9"/>
    <w:rsid w:val="004433F7"/>
    <w:rsid w:val="00447A10"/>
    <w:rsid w:val="00447A46"/>
    <w:rsid w:val="00450588"/>
    <w:rsid w:val="004512EC"/>
    <w:rsid w:val="00451D8F"/>
    <w:rsid w:val="0045397C"/>
    <w:rsid w:val="00454668"/>
    <w:rsid w:val="00455CEB"/>
    <w:rsid w:val="00457E03"/>
    <w:rsid w:val="00460927"/>
    <w:rsid w:val="00460946"/>
    <w:rsid w:val="00461513"/>
    <w:rsid w:val="004618E2"/>
    <w:rsid w:val="004623B8"/>
    <w:rsid w:val="004643B8"/>
    <w:rsid w:val="004655E4"/>
    <w:rsid w:val="00465660"/>
    <w:rsid w:val="00465AF8"/>
    <w:rsid w:val="004673FE"/>
    <w:rsid w:val="004704F1"/>
    <w:rsid w:val="004704F6"/>
    <w:rsid w:val="00470BA1"/>
    <w:rsid w:val="00470D03"/>
    <w:rsid w:val="004711C0"/>
    <w:rsid w:val="00471746"/>
    <w:rsid w:val="00471A42"/>
    <w:rsid w:val="0047219A"/>
    <w:rsid w:val="004735EE"/>
    <w:rsid w:val="00475827"/>
    <w:rsid w:val="00475D96"/>
    <w:rsid w:val="004769F5"/>
    <w:rsid w:val="004770C2"/>
    <w:rsid w:val="00481029"/>
    <w:rsid w:val="00485C39"/>
    <w:rsid w:val="00485EDE"/>
    <w:rsid w:val="0048676D"/>
    <w:rsid w:val="00486D7A"/>
    <w:rsid w:val="0049007A"/>
    <w:rsid w:val="004919B6"/>
    <w:rsid w:val="0049359E"/>
    <w:rsid w:val="00493756"/>
    <w:rsid w:val="00493C4F"/>
    <w:rsid w:val="004945D8"/>
    <w:rsid w:val="00494C00"/>
    <w:rsid w:val="00494F66"/>
    <w:rsid w:val="00495541"/>
    <w:rsid w:val="004957C9"/>
    <w:rsid w:val="00496159"/>
    <w:rsid w:val="00496204"/>
    <w:rsid w:val="00497417"/>
    <w:rsid w:val="004A0ACA"/>
    <w:rsid w:val="004A19B0"/>
    <w:rsid w:val="004A2285"/>
    <w:rsid w:val="004A2702"/>
    <w:rsid w:val="004A30F4"/>
    <w:rsid w:val="004A3B50"/>
    <w:rsid w:val="004A4384"/>
    <w:rsid w:val="004A5B10"/>
    <w:rsid w:val="004A5E99"/>
    <w:rsid w:val="004A5F4B"/>
    <w:rsid w:val="004B442A"/>
    <w:rsid w:val="004B4798"/>
    <w:rsid w:val="004B69CD"/>
    <w:rsid w:val="004C025F"/>
    <w:rsid w:val="004C1670"/>
    <w:rsid w:val="004C2B8E"/>
    <w:rsid w:val="004C3521"/>
    <w:rsid w:val="004C492B"/>
    <w:rsid w:val="004C6348"/>
    <w:rsid w:val="004C6766"/>
    <w:rsid w:val="004C6B09"/>
    <w:rsid w:val="004C75B0"/>
    <w:rsid w:val="004D00FA"/>
    <w:rsid w:val="004D03E1"/>
    <w:rsid w:val="004D0C95"/>
    <w:rsid w:val="004D2213"/>
    <w:rsid w:val="004D22A9"/>
    <w:rsid w:val="004D2B5D"/>
    <w:rsid w:val="004D30F5"/>
    <w:rsid w:val="004D3CF2"/>
    <w:rsid w:val="004D52CB"/>
    <w:rsid w:val="004D7121"/>
    <w:rsid w:val="004D7726"/>
    <w:rsid w:val="004E011C"/>
    <w:rsid w:val="004E09A7"/>
    <w:rsid w:val="004E2D8F"/>
    <w:rsid w:val="004E3C9A"/>
    <w:rsid w:val="004E498D"/>
    <w:rsid w:val="004E6460"/>
    <w:rsid w:val="004E6E24"/>
    <w:rsid w:val="004E7B43"/>
    <w:rsid w:val="004F14EA"/>
    <w:rsid w:val="004F2B2B"/>
    <w:rsid w:val="004F2FD2"/>
    <w:rsid w:val="004F3E0F"/>
    <w:rsid w:val="004F3E49"/>
    <w:rsid w:val="004F6D71"/>
    <w:rsid w:val="005000D7"/>
    <w:rsid w:val="00500653"/>
    <w:rsid w:val="005026A3"/>
    <w:rsid w:val="00502CBB"/>
    <w:rsid w:val="005052ED"/>
    <w:rsid w:val="005062CB"/>
    <w:rsid w:val="00506522"/>
    <w:rsid w:val="00507460"/>
    <w:rsid w:val="00507F81"/>
    <w:rsid w:val="0051055A"/>
    <w:rsid w:val="005105A3"/>
    <w:rsid w:val="00512843"/>
    <w:rsid w:val="005131A2"/>
    <w:rsid w:val="00517515"/>
    <w:rsid w:val="00517B4A"/>
    <w:rsid w:val="005201ED"/>
    <w:rsid w:val="00521978"/>
    <w:rsid w:val="00523518"/>
    <w:rsid w:val="0052573C"/>
    <w:rsid w:val="00525D5B"/>
    <w:rsid w:val="00527695"/>
    <w:rsid w:val="00530337"/>
    <w:rsid w:val="00530342"/>
    <w:rsid w:val="00531AB4"/>
    <w:rsid w:val="00532E64"/>
    <w:rsid w:val="00534D6C"/>
    <w:rsid w:val="00535809"/>
    <w:rsid w:val="00535F92"/>
    <w:rsid w:val="005402B2"/>
    <w:rsid w:val="00540875"/>
    <w:rsid w:val="005428FF"/>
    <w:rsid w:val="0054338B"/>
    <w:rsid w:val="00543DC8"/>
    <w:rsid w:val="00543E2B"/>
    <w:rsid w:val="00545BF4"/>
    <w:rsid w:val="00546389"/>
    <w:rsid w:val="00546C7A"/>
    <w:rsid w:val="00551581"/>
    <w:rsid w:val="00552147"/>
    <w:rsid w:val="005553A4"/>
    <w:rsid w:val="005562CF"/>
    <w:rsid w:val="005573DD"/>
    <w:rsid w:val="0056102A"/>
    <w:rsid w:val="00561E76"/>
    <w:rsid w:val="00565722"/>
    <w:rsid w:val="00567066"/>
    <w:rsid w:val="005672CA"/>
    <w:rsid w:val="005711DE"/>
    <w:rsid w:val="00572875"/>
    <w:rsid w:val="00572CA7"/>
    <w:rsid w:val="005755A5"/>
    <w:rsid w:val="00575841"/>
    <w:rsid w:val="00577A39"/>
    <w:rsid w:val="00577C48"/>
    <w:rsid w:val="00577D97"/>
    <w:rsid w:val="00580775"/>
    <w:rsid w:val="005836E4"/>
    <w:rsid w:val="0058387D"/>
    <w:rsid w:val="00584232"/>
    <w:rsid w:val="00584DDB"/>
    <w:rsid w:val="005850F8"/>
    <w:rsid w:val="0058576D"/>
    <w:rsid w:val="005861F0"/>
    <w:rsid w:val="00586672"/>
    <w:rsid w:val="0059092B"/>
    <w:rsid w:val="0059260F"/>
    <w:rsid w:val="005935FF"/>
    <w:rsid w:val="005936AF"/>
    <w:rsid w:val="00593ED1"/>
    <w:rsid w:val="005947BA"/>
    <w:rsid w:val="005952D9"/>
    <w:rsid w:val="005958BE"/>
    <w:rsid w:val="00595E5D"/>
    <w:rsid w:val="00596338"/>
    <w:rsid w:val="005A0C9D"/>
    <w:rsid w:val="005A193F"/>
    <w:rsid w:val="005A1FB0"/>
    <w:rsid w:val="005A44C3"/>
    <w:rsid w:val="005A4939"/>
    <w:rsid w:val="005A4DD2"/>
    <w:rsid w:val="005A6767"/>
    <w:rsid w:val="005B2BB6"/>
    <w:rsid w:val="005B2C2F"/>
    <w:rsid w:val="005B3E34"/>
    <w:rsid w:val="005B4531"/>
    <w:rsid w:val="005B49A1"/>
    <w:rsid w:val="005B4CF2"/>
    <w:rsid w:val="005B4D58"/>
    <w:rsid w:val="005B64F3"/>
    <w:rsid w:val="005B7775"/>
    <w:rsid w:val="005B7A3F"/>
    <w:rsid w:val="005C0104"/>
    <w:rsid w:val="005C12AC"/>
    <w:rsid w:val="005C483B"/>
    <w:rsid w:val="005C5E1C"/>
    <w:rsid w:val="005C6500"/>
    <w:rsid w:val="005C7608"/>
    <w:rsid w:val="005C7792"/>
    <w:rsid w:val="005D0ECE"/>
    <w:rsid w:val="005D2391"/>
    <w:rsid w:val="005D2436"/>
    <w:rsid w:val="005D5176"/>
    <w:rsid w:val="005D5849"/>
    <w:rsid w:val="005D6E9F"/>
    <w:rsid w:val="005D7B7D"/>
    <w:rsid w:val="005D7D0D"/>
    <w:rsid w:val="005E00AE"/>
    <w:rsid w:val="005E167D"/>
    <w:rsid w:val="005E44FC"/>
    <w:rsid w:val="005E60F4"/>
    <w:rsid w:val="005E7DC9"/>
    <w:rsid w:val="005F0106"/>
    <w:rsid w:val="005F4EC8"/>
    <w:rsid w:val="005F4F4B"/>
    <w:rsid w:val="005F5335"/>
    <w:rsid w:val="005F6ED2"/>
    <w:rsid w:val="00602768"/>
    <w:rsid w:val="006032A2"/>
    <w:rsid w:val="00603B0C"/>
    <w:rsid w:val="00604B5B"/>
    <w:rsid w:val="00604B7D"/>
    <w:rsid w:val="006076B8"/>
    <w:rsid w:val="0061120F"/>
    <w:rsid w:val="006120DA"/>
    <w:rsid w:val="00612490"/>
    <w:rsid w:val="0061324A"/>
    <w:rsid w:val="0061419B"/>
    <w:rsid w:val="00616800"/>
    <w:rsid w:val="00617906"/>
    <w:rsid w:val="0062205C"/>
    <w:rsid w:val="00622468"/>
    <w:rsid w:val="006242F7"/>
    <w:rsid w:val="00624418"/>
    <w:rsid w:val="00624570"/>
    <w:rsid w:val="00625895"/>
    <w:rsid w:val="00626E97"/>
    <w:rsid w:val="00631166"/>
    <w:rsid w:val="00633EA7"/>
    <w:rsid w:val="00634F6B"/>
    <w:rsid w:val="00635AA8"/>
    <w:rsid w:val="00635C50"/>
    <w:rsid w:val="00635F96"/>
    <w:rsid w:val="0063633B"/>
    <w:rsid w:val="00636B60"/>
    <w:rsid w:val="00637D2F"/>
    <w:rsid w:val="0064080A"/>
    <w:rsid w:val="006419EB"/>
    <w:rsid w:val="00641B8A"/>
    <w:rsid w:val="00643A96"/>
    <w:rsid w:val="00644AF5"/>
    <w:rsid w:val="006459AC"/>
    <w:rsid w:val="00645B5D"/>
    <w:rsid w:val="006478B7"/>
    <w:rsid w:val="00650215"/>
    <w:rsid w:val="00650C11"/>
    <w:rsid w:val="00653D3A"/>
    <w:rsid w:val="00653FDB"/>
    <w:rsid w:val="00654F94"/>
    <w:rsid w:val="006558BA"/>
    <w:rsid w:val="006607B2"/>
    <w:rsid w:val="00660990"/>
    <w:rsid w:val="00661D44"/>
    <w:rsid w:val="006628DE"/>
    <w:rsid w:val="0066417E"/>
    <w:rsid w:val="0066418A"/>
    <w:rsid w:val="006649C4"/>
    <w:rsid w:val="006707E1"/>
    <w:rsid w:val="00671787"/>
    <w:rsid w:val="0067225A"/>
    <w:rsid w:val="00675735"/>
    <w:rsid w:val="00681522"/>
    <w:rsid w:val="0068378C"/>
    <w:rsid w:val="0068504A"/>
    <w:rsid w:val="00685390"/>
    <w:rsid w:val="0068706B"/>
    <w:rsid w:val="006872FE"/>
    <w:rsid w:val="00690799"/>
    <w:rsid w:val="006912BA"/>
    <w:rsid w:val="00692336"/>
    <w:rsid w:val="00693151"/>
    <w:rsid w:val="00693831"/>
    <w:rsid w:val="00694279"/>
    <w:rsid w:val="00694B22"/>
    <w:rsid w:val="00695188"/>
    <w:rsid w:val="006955E7"/>
    <w:rsid w:val="00695D05"/>
    <w:rsid w:val="006A1418"/>
    <w:rsid w:val="006A2E7F"/>
    <w:rsid w:val="006A31A5"/>
    <w:rsid w:val="006A331A"/>
    <w:rsid w:val="006A3D69"/>
    <w:rsid w:val="006A6D44"/>
    <w:rsid w:val="006B052F"/>
    <w:rsid w:val="006B1B17"/>
    <w:rsid w:val="006B3276"/>
    <w:rsid w:val="006B3E88"/>
    <w:rsid w:val="006B4139"/>
    <w:rsid w:val="006B54C1"/>
    <w:rsid w:val="006B6C72"/>
    <w:rsid w:val="006B6CCC"/>
    <w:rsid w:val="006B79C1"/>
    <w:rsid w:val="006B7EF2"/>
    <w:rsid w:val="006C0516"/>
    <w:rsid w:val="006C05C4"/>
    <w:rsid w:val="006C0FDD"/>
    <w:rsid w:val="006C11E1"/>
    <w:rsid w:val="006C25CB"/>
    <w:rsid w:val="006C5412"/>
    <w:rsid w:val="006C62E7"/>
    <w:rsid w:val="006C6BB9"/>
    <w:rsid w:val="006D16E5"/>
    <w:rsid w:val="006D5831"/>
    <w:rsid w:val="006D5EB6"/>
    <w:rsid w:val="006D5EEA"/>
    <w:rsid w:val="006E0D36"/>
    <w:rsid w:val="006E4083"/>
    <w:rsid w:val="006E452A"/>
    <w:rsid w:val="006E51E8"/>
    <w:rsid w:val="006E529B"/>
    <w:rsid w:val="006E713F"/>
    <w:rsid w:val="006F0623"/>
    <w:rsid w:val="006F164A"/>
    <w:rsid w:val="006F304C"/>
    <w:rsid w:val="006F3A0E"/>
    <w:rsid w:val="006F3C4C"/>
    <w:rsid w:val="006F45B6"/>
    <w:rsid w:val="006F50B7"/>
    <w:rsid w:val="006F5920"/>
    <w:rsid w:val="007027C4"/>
    <w:rsid w:val="007030DC"/>
    <w:rsid w:val="00703298"/>
    <w:rsid w:val="00704FDF"/>
    <w:rsid w:val="007075E2"/>
    <w:rsid w:val="007114C0"/>
    <w:rsid w:val="00712299"/>
    <w:rsid w:val="00712347"/>
    <w:rsid w:val="00713E4B"/>
    <w:rsid w:val="00714A35"/>
    <w:rsid w:val="00714F60"/>
    <w:rsid w:val="00717F4C"/>
    <w:rsid w:val="00720C3B"/>
    <w:rsid w:val="007214DE"/>
    <w:rsid w:val="00723C33"/>
    <w:rsid w:val="00724932"/>
    <w:rsid w:val="00725580"/>
    <w:rsid w:val="00725D93"/>
    <w:rsid w:val="00726BCB"/>
    <w:rsid w:val="00726C35"/>
    <w:rsid w:val="007300A7"/>
    <w:rsid w:val="00730E7C"/>
    <w:rsid w:val="00732E82"/>
    <w:rsid w:val="00734AE5"/>
    <w:rsid w:val="00734DC3"/>
    <w:rsid w:val="00737068"/>
    <w:rsid w:val="007407CB"/>
    <w:rsid w:val="00740AAD"/>
    <w:rsid w:val="0074309D"/>
    <w:rsid w:val="007459E8"/>
    <w:rsid w:val="007474D6"/>
    <w:rsid w:val="007475BA"/>
    <w:rsid w:val="007476C8"/>
    <w:rsid w:val="00754372"/>
    <w:rsid w:val="00754472"/>
    <w:rsid w:val="00754517"/>
    <w:rsid w:val="00754EEC"/>
    <w:rsid w:val="00756019"/>
    <w:rsid w:val="007579DB"/>
    <w:rsid w:val="007600C1"/>
    <w:rsid w:val="00762A78"/>
    <w:rsid w:val="0076356A"/>
    <w:rsid w:val="00763F00"/>
    <w:rsid w:val="00764904"/>
    <w:rsid w:val="007658B3"/>
    <w:rsid w:val="00766825"/>
    <w:rsid w:val="007673E0"/>
    <w:rsid w:val="00767DDD"/>
    <w:rsid w:val="00772035"/>
    <w:rsid w:val="00774BFB"/>
    <w:rsid w:val="00775874"/>
    <w:rsid w:val="00777476"/>
    <w:rsid w:val="00777FAB"/>
    <w:rsid w:val="00780849"/>
    <w:rsid w:val="00782303"/>
    <w:rsid w:val="00783B8B"/>
    <w:rsid w:val="00785096"/>
    <w:rsid w:val="00786E08"/>
    <w:rsid w:val="00787DA1"/>
    <w:rsid w:val="00787F84"/>
    <w:rsid w:val="00791D7C"/>
    <w:rsid w:val="00792D7B"/>
    <w:rsid w:val="007935F1"/>
    <w:rsid w:val="00793A56"/>
    <w:rsid w:val="007942F0"/>
    <w:rsid w:val="00795C3B"/>
    <w:rsid w:val="0079768A"/>
    <w:rsid w:val="007A1A1B"/>
    <w:rsid w:val="007A3F42"/>
    <w:rsid w:val="007A4B7F"/>
    <w:rsid w:val="007A4EF4"/>
    <w:rsid w:val="007A5C3E"/>
    <w:rsid w:val="007A5CF3"/>
    <w:rsid w:val="007B0F0B"/>
    <w:rsid w:val="007B1F04"/>
    <w:rsid w:val="007B21AE"/>
    <w:rsid w:val="007B4032"/>
    <w:rsid w:val="007B5476"/>
    <w:rsid w:val="007B7F41"/>
    <w:rsid w:val="007C1E34"/>
    <w:rsid w:val="007C1E64"/>
    <w:rsid w:val="007C3D1C"/>
    <w:rsid w:val="007C4165"/>
    <w:rsid w:val="007C4394"/>
    <w:rsid w:val="007C7A98"/>
    <w:rsid w:val="007D008D"/>
    <w:rsid w:val="007D080B"/>
    <w:rsid w:val="007D09DA"/>
    <w:rsid w:val="007D185F"/>
    <w:rsid w:val="007D1E45"/>
    <w:rsid w:val="007D5029"/>
    <w:rsid w:val="007D7B7A"/>
    <w:rsid w:val="007D7E94"/>
    <w:rsid w:val="007E15B2"/>
    <w:rsid w:val="007E1935"/>
    <w:rsid w:val="007E2FB6"/>
    <w:rsid w:val="007E4631"/>
    <w:rsid w:val="007E6C21"/>
    <w:rsid w:val="007F4507"/>
    <w:rsid w:val="007F6B54"/>
    <w:rsid w:val="007F73E3"/>
    <w:rsid w:val="007F7B70"/>
    <w:rsid w:val="00801D74"/>
    <w:rsid w:val="008046E1"/>
    <w:rsid w:val="00805D0D"/>
    <w:rsid w:val="00810E7E"/>
    <w:rsid w:val="00814128"/>
    <w:rsid w:val="00815B2E"/>
    <w:rsid w:val="008162C5"/>
    <w:rsid w:val="00817872"/>
    <w:rsid w:val="00817E21"/>
    <w:rsid w:val="00820B36"/>
    <w:rsid w:val="00821768"/>
    <w:rsid w:val="00822725"/>
    <w:rsid w:val="00822C2C"/>
    <w:rsid w:val="00822E57"/>
    <w:rsid w:val="008232A9"/>
    <w:rsid w:val="0082481A"/>
    <w:rsid w:val="008259DB"/>
    <w:rsid w:val="00826151"/>
    <w:rsid w:val="008266DA"/>
    <w:rsid w:val="008268ED"/>
    <w:rsid w:val="008274AE"/>
    <w:rsid w:val="008305A3"/>
    <w:rsid w:val="008310DB"/>
    <w:rsid w:val="008338D2"/>
    <w:rsid w:val="00834CE5"/>
    <w:rsid w:val="008353AC"/>
    <w:rsid w:val="0083691A"/>
    <w:rsid w:val="008369FB"/>
    <w:rsid w:val="00840226"/>
    <w:rsid w:val="00840666"/>
    <w:rsid w:val="00840D49"/>
    <w:rsid w:val="00840FA7"/>
    <w:rsid w:val="00841F3E"/>
    <w:rsid w:val="0084214F"/>
    <w:rsid w:val="00842328"/>
    <w:rsid w:val="008430A5"/>
    <w:rsid w:val="00843A21"/>
    <w:rsid w:val="008458F4"/>
    <w:rsid w:val="008468AF"/>
    <w:rsid w:val="008478E4"/>
    <w:rsid w:val="0085041F"/>
    <w:rsid w:val="008505D1"/>
    <w:rsid w:val="00851219"/>
    <w:rsid w:val="008516E8"/>
    <w:rsid w:val="00851CBF"/>
    <w:rsid w:val="00852242"/>
    <w:rsid w:val="00853D8A"/>
    <w:rsid w:val="008546BD"/>
    <w:rsid w:val="008550B3"/>
    <w:rsid w:val="0085544F"/>
    <w:rsid w:val="00855ECE"/>
    <w:rsid w:val="008565DE"/>
    <w:rsid w:val="0085737D"/>
    <w:rsid w:val="0086010D"/>
    <w:rsid w:val="00862581"/>
    <w:rsid w:val="00862C76"/>
    <w:rsid w:val="00863BA1"/>
    <w:rsid w:val="0086720E"/>
    <w:rsid w:val="00867BDF"/>
    <w:rsid w:val="008703EC"/>
    <w:rsid w:val="00872CCD"/>
    <w:rsid w:val="00873DCF"/>
    <w:rsid w:val="00874ECE"/>
    <w:rsid w:val="00875419"/>
    <w:rsid w:val="00877A5A"/>
    <w:rsid w:val="00880A70"/>
    <w:rsid w:val="00882C5E"/>
    <w:rsid w:val="008830F7"/>
    <w:rsid w:val="00883850"/>
    <w:rsid w:val="00883B34"/>
    <w:rsid w:val="00884260"/>
    <w:rsid w:val="008870E3"/>
    <w:rsid w:val="00887AAB"/>
    <w:rsid w:val="008950CD"/>
    <w:rsid w:val="0089522B"/>
    <w:rsid w:val="0089583E"/>
    <w:rsid w:val="008A4EDE"/>
    <w:rsid w:val="008A5C27"/>
    <w:rsid w:val="008B1D80"/>
    <w:rsid w:val="008B1FBA"/>
    <w:rsid w:val="008B2A84"/>
    <w:rsid w:val="008B3919"/>
    <w:rsid w:val="008B5829"/>
    <w:rsid w:val="008C6089"/>
    <w:rsid w:val="008C68C0"/>
    <w:rsid w:val="008C7142"/>
    <w:rsid w:val="008C71AF"/>
    <w:rsid w:val="008C73B1"/>
    <w:rsid w:val="008D038C"/>
    <w:rsid w:val="008D064C"/>
    <w:rsid w:val="008D162A"/>
    <w:rsid w:val="008D2317"/>
    <w:rsid w:val="008D3E3B"/>
    <w:rsid w:val="008D46E1"/>
    <w:rsid w:val="008E0EB4"/>
    <w:rsid w:val="008E0EC0"/>
    <w:rsid w:val="008E169A"/>
    <w:rsid w:val="008E1DC8"/>
    <w:rsid w:val="008E2492"/>
    <w:rsid w:val="008E265C"/>
    <w:rsid w:val="008E5C36"/>
    <w:rsid w:val="008E6A20"/>
    <w:rsid w:val="008F0373"/>
    <w:rsid w:val="008F170E"/>
    <w:rsid w:val="008F1AE7"/>
    <w:rsid w:val="008F24BD"/>
    <w:rsid w:val="008F2D69"/>
    <w:rsid w:val="008F6634"/>
    <w:rsid w:val="00900001"/>
    <w:rsid w:val="0090086F"/>
    <w:rsid w:val="00900AA2"/>
    <w:rsid w:val="00900F03"/>
    <w:rsid w:val="00903499"/>
    <w:rsid w:val="00903532"/>
    <w:rsid w:val="00903708"/>
    <w:rsid w:val="009044F7"/>
    <w:rsid w:val="00906929"/>
    <w:rsid w:val="00906BE7"/>
    <w:rsid w:val="00913F35"/>
    <w:rsid w:val="009141A9"/>
    <w:rsid w:val="00915047"/>
    <w:rsid w:val="00916597"/>
    <w:rsid w:val="00920751"/>
    <w:rsid w:val="00922137"/>
    <w:rsid w:val="00923156"/>
    <w:rsid w:val="00923280"/>
    <w:rsid w:val="00923D9F"/>
    <w:rsid w:val="0092595D"/>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08EE"/>
    <w:rsid w:val="009530CA"/>
    <w:rsid w:val="00954304"/>
    <w:rsid w:val="00955381"/>
    <w:rsid w:val="00955A57"/>
    <w:rsid w:val="00955FB6"/>
    <w:rsid w:val="00956150"/>
    <w:rsid w:val="00956648"/>
    <w:rsid w:val="00956A0A"/>
    <w:rsid w:val="00960A16"/>
    <w:rsid w:val="00960D6F"/>
    <w:rsid w:val="009613B1"/>
    <w:rsid w:val="00961512"/>
    <w:rsid w:val="0096252F"/>
    <w:rsid w:val="00962E4E"/>
    <w:rsid w:val="00964720"/>
    <w:rsid w:val="009658CC"/>
    <w:rsid w:val="00965AB3"/>
    <w:rsid w:val="009709D3"/>
    <w:rsid w:val="00971EE3"/>
    <w:rsid w:val="00971EFF"/>
    <w:rsid w:val="00972DC4"/>
    <w:rsid w:val="009743C8"/>
    <w:rsid w:val="009747DE"/>
    <w:rsid w:val="00977893"/>
    <w:rsid w:val="00980A35"/>
    <w:rsid w:val="00984443"/>
    <w:rsid w:val="00984627"/>
    <w:rsid w:val="00984FE0"/>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A5C5F"/>
    <w:rsid w:val="009B1261"/>
    <w:rsid w:val="009B1338"/>
    <w:rsid w:val="009B2B3F"/>
    <w:rsid w:val="009B4B0B"/>
    <w:rsid w:val="009B570A"/>
    <w:rsid w:val="009B644B"/>
    <w:rsid w:val="009B64A7"/>
    <w:rsid w:val="009B728D"/>
    <w:rsid w:val="009B7431"/>
    <w:rsid w:val="009B7729"/>
    <w:rsid w:val="009B7979"/>
    <w:rsid w:val="009C077A"/>
    <w:rsid w:val="009C1454"/>
    <w:rsid w:val="009C2FBA"/>
    <w:rsid w:val="009C35FC"/>
    <w:rsid w:val="009C3984"/>
    <w:rsid w:val="009C4C74"/>
    <w:rsid w:val="009C5555"/>
    <w:rsid w:val="009C6054"/>
    <w:rsid w:val="009C6E42"/>
    <w:rsid w:val="009C706E"/>
    <w:rsid w:val="009C76BA"/>
    <w:rsid w:val="009C780B"/>
    <w:rsid w:val="009C7A0F"/>
    <w:rsid w:val="009D0FD1"/>
    <w:rsid w:val="009D1BE8"/>
    <w:rsid w:val="009D2178"/>
    <w:rsid w:val="009D636F"/>
    <w:rsid w:val="009E18A6"/>
    <w:rsid w:val="009E18B5"/>
    <w:rsid w:val="009E19DF"/>
    <w:rsid w:val="009E1E85"/>
    <w:rsid w:val="009E33FA"/>
    <w:rsid w:val="009E40EF"/>
    <w:rsid w:val="009E693A"/>
    <w:rsid w:val="009F0157"/>
    <w:rsid w:val="009F0465"/>
    <w:rsid w:val="009F0EB1"/>
    <w:rsid w:val="009F1271"/>
    <w:rsid w:val="009F200A"/>
    <w:rsid w:val="009F299D"/>
    <w:rsid w:val="009F4145"/>
    <w:rsid w:val="009F5D45"/>
    <w:rsid w:val="009F6C20"/>
    <w:rsid w:val="009F7795"/>
    <w:rsid w:val="00A00212"/>
    <w:rsid w:val="00A00DE8"/>
    <w:rsid w:val="00A00E47"/>
    <w:rsid w:val="00A01B68"/>
    <w:rsid w:val="00A04361"/>
    <w:rsid w:val="00A0582A"/>
    <w:rsid w:val="00A06411"/>
    <w:rsid w:val="00A07041"/>
    <w:rsid w:val="00A07A74"/>
    <w:rsid w:val="00A07C8D"/>
    <w:rsid w:val="00A1086B"/>
    <w:rsid w:val="00A10B9A"/>
    <w:rsid w:val="00A15294"/>
    <w:rsid w:val="00A15655"/>
    <w:rsid w:val="00A15A28"/>
    <w:rsid w:val="00A169D1"/>
    <w:rsid w:val="00A16CE5"/>
    <w:rsid w:val="00A208D3"/>
    <w:rsid w:val="00A214CB"/>
    <w:rsid w:val="00A21BA9"/>
    <w:rsid w:val="00A21DDB"/>
    <w:rsid w:val="00A2362A"/>
    <w:rsid w:val="00A23BC2"/>
    <w:rsid w:val="00A27881"/>
    <w:rsid w:val="00A27930"/>
    <w:rsid w:val="00A30894"/>
    <w:rsid w:val="00A32421"/>
    <w:rsid w:val="00A33D01"/>
    <w:rsid w:val="00A3465D"/>
    <w:rsid w:val="00A35DE6"/>
    <w:rsid w:val="00A37A49"/>
    <w:rsid w:val="00A41020"/>
    <w:rsid w:val="00A412BE"/>
    <w:rsid w:val="00A422A6"/>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3E34"/>
    <w:rsid w:val="00A642AD"/>
    <w:rsid w:val="00A64645"/>
    <w:rsid w:val="00A648D1"/>
    <w:rsid w:val="00A65774"/>
    <w:rsid w:val="00A65925"/>
    <w:rsid w:val="00A66E30"/>
    <w:rsid w:val="00A6727F"/>
    <w:rsid w:val="00A6729A"/>
    <w:rsid w:val="00A704B1"/>
    <w:rsid w:val="00A70EFC"/>
    <w:rsid w:val="00A7162B"/>
    <w:rsid w:val="00A71D26"/>
    <w:rsid w:val="00A75984"/>
    <w:rsid w:val="00A77F09"/>
    <w:rsid w:val="00A801FB"/>
    <w:rsid w:val="00A804E0"/>
    <w:rsid w:val="00A815DD"/>
    <w:rsid w:val="00A82778"/>
    <w:rsid w:val="00A830FE"/>
    <w:rsid w:val="00A85771"/>
    <w:rsid w:val="00A86041"/>
    <w:rsid w:val="00A86689"/>
    <w:rsid w:val="00A90037"/>
    <w:rsid w:val="00A9110C"/>
    <w:rsid w:val="00A92170"/>
    <w:rsid w:val="00A92E18"/>
    <w:rsid w:val="00A94054"/>
    <w:rsid w:val="00A94D8A"/>
    <w:rsid w:val="00A96516"/>
    <w:rsid w:val="00A97C2A"/>
    <w:rsid w:val="00AA00C1"/>
    <w:rsid w:val="00AA2E53"/>
    <w:rsid w:val="00AA3C78"/>
    <w:rsid w:val="00AA423C"/>
    <w:rsid w:val="00AA52E0"/>
    <w:rsid w:val="00AA66A6"/>
    <w:rsid w:val="00AA6D24"/>
    <w:rsid w:val="00AA7468"/>
    <w:rsid w:val="00AB0117"/>
    <w:rsid w:val="00AB0DD6"/>
    <w:rsid w:val="00AB156D"/>
    <w:rsid w:val="00AB4B21"/>
    <w:rsid w:val="00AB540F"/>
    <w:rsid w:val="00AB55B7"/>
    <w:rsid w:val="00AB5F29"/>
    <w:rsid w:val="00AB6A59"/>
    <w:rsid w:val="00AB6E48"/>
    <w:rsid w:val="00AC0946"/>
    <w:rsid w:val="00AC0F8C"/>
    <w:rsid w:val="00AC35AF"/>
    <w:rsid w:val="00AC3CE2"/>
    <w:rsid w:val="00AC48F9"/>
    <w:rsid w:val="00AC5029"/>
    <w:rsid w:val="00AC68D9"/>
    <w:rsid w:val="00AC78E5"/>
    <w:rsid w:val="00AD0DE1"/>
    <w:rsid w:val="00AD2CCD"/>
    <w:rsid w:val="00AD449C"/>
    <w:rsid w:val="00AD4DF2"/>
    <w:rsid w:val="00AD50B1"/>
    <w:rsid w:val="00AD51B2"/>
    <w:rsid w:val="00AD5906"/>
    <w:rsid w:val="00AD59E4"/>
    <w:rsid w:val="00AD6B6C"/>
    <w:rsid w:val="00AD7CB6"/>
    <w:rsid w:val="00AE14CF"/>
    <w:rsid w:val="00AE20CF"/>
    <w:rsid w:val="00AE388B"/>
    <w:rsid w:val="00AE38B4"/>
    <w:rsid w:val="00AE47AD"/>
    <w:rsid w:val="00AE4A6A"/>
    <w:rsid w:val="00AE4FE6"/>
    <w:rsid w:val="00AE638D"/>
    <w:rsid w:val="00AE6434"/>
    <w:rsid w:val="00AE65D8"/>
    <w:rsid w:val="00AE75E8"/>
    <w:rsid w:val="00AF0010"/>
    <w:rsid w:val="00AF0FE0"/>
    <w:rsid w:val="00AF1C00"/>
    <w:rsid w:val="00AF2033"/>
    <w:rsid w:val="00AF2CD2"/>
    <w:rsid w:val="00AF3296"/>
    <w:rsid w:val="00AF4D2D"/>
    <w:rsid w:val="00AF5C3F"/>
    <w:rsid w:val="00AF6440"/>
    <w:rsid w:val="00B00622"/>
    <w:rsid w:val="00B02C3A"/>
    <w:rsid w:val="00B03CFF"/>
    <w:rsid w:val="00B040B5"/>
    <w:rsid w:val="00B04EC0"/>
    <w:rsid w:val="00B079A0"/>
    <w:rsid w:val="00B1026E"/>
    <w:rsid w:val="00B10EED"/>
    <w:rsid w:val="00B11336"/>
    <w:rsid w:val="00B11F18"/>
    <w:rsid w:val="00B125E6"/>
    <w:rsid w:val="00B14609"/>
    <w:rsid w:val="00B14BFC"/>
    <w:rsid w:val="00B14D2A"/>
    <w:rsid w:val="00B1642C"/>
    <w:rsid w:val="00B201FC"/>
    <w:rsid w:val="00B22E2B"/>
    <w:rsid w:val="00B26E1C"/>
    <w:rsid w:val="00B276F1"/>
    <w:rsid w:val="00B302B8"/>
    <w:rsid w:val="00B31FFF"/>
    <w:rsid w:val="00B34DD5"/>
    <w:rsid w:val="00B35686"/>
    <w:rsid w:val="00B35726"/>
    <w:rsid w:val="00B36074"/>
    <w:rsid w:val="00B36FDB"/>
    <w:rsid w:val="00B37C2C"/>
    <w:rsid w:val="00B40D40"/>
    <w:rsid w:val="00B40F72"/>
    <w:rsid w:val="00B42231"/>
    <w:rsid w:val="00B4274D"/>
    <w:rsid w:val="00B436C9"/>
    <w:rsid w:val="00B45407"/>
    <w:rsid w:val="00B463AE"/>
    <w:rsid w:val="00B50925"/>
    <w:rsid w:val="00B52284"/>
    <w:rsid w:val="00B53667"/>
    <w:rsid w:val="00B53E1A"/>
    <w:rsid w:val="00B548F5"/>
    <w:rsid w:val="00B552DE"/>
    <w:rsid w:val="00B5555E"/>
    <w:rsid w:val="00B56C45"/>
    <w:rsid w:val="00B60C68"/>
    <w:rsid w:val="00B61443"/>
    <w:rsid w:val="00B61FB2"/>
    <w:rsid w:val="00B62093"/>
    <w:rsid w:val="00B62AA5"/>
    <w:rsid w:val="00B64177"/>
    <w:rsid w:val="00B64607"/>
    <w:rsid w:val="00B66EE8"/>
    <w:rsid w:val="00B673C4"/>
    <w:rsid w:val="00B707DB"/>
    <w:rsid w:val="00B70C59"/>
    <w:rsid w:val="00B72611"/>
    <w:rsid w:val="00B72680"/>
    <w:rsid w:val="00B739EF"/>
    <w:rsid w:val="00B74193"/>
    <w:rsid w:val="00B75039"/>
    <w:rsid w:val="00B771DA"/>
    <w:rsid w:val="00B7741B"/>
    <w:rsid w:val="00B8139C"/>
    <w:rsid w:val="00B83445"/>
    <w:rsid w:val="00B8483D"/>
    <w:rsid w:val="00B84AC3"/>
    <w:rsid w:val="00B852E9"/>
    <w:rsid w:val="00B85DD4"/>
    <w:rsid w:val="00B8742D"/>
    <w:rsid w:val="00B903FC"/>
    <w:rsid w:val="00B904B7"/>
    <w:rsid w:val="00B93F52"/>
    <w:rsid w:val="00B95C80"/>
    <w:rsid w:val="00B95EE4"/>
    <w:rsid w:val="00B96967"/>
    <w:rsid w:val="00B977E1"/>
    <w:rsid w:val="00B97C4A"/>
    <w:rsid w:val="00BA0EB9"/>
    <w:rsid w:val="00BA0ED1"/>
    <w:rsid w:val="00BA2347"/>
    <w:rsid w:val="00BA322C"/>
    <w:rsid w:val="00BA3857"/>
    <w:rsid w:val="00BA45CA"/>
    <w:rsid w:val="00BA539B"/>
    <w:rsid w:val="00BA53A6"/>
    <w:rsid w:val="00BA673B"/>
    <w:rsid w:val="00BB2264"/>
    <w:rsid w:val="00BB52E3"/>
    <w:rsid w:val="00BB6282"/>
    <w:rsid w:val="00BB65C0"/>
    <w:rsid w:val="00BB6C8D"/>
    <w:rsid w:val="00BB733C"/>
    <w:rsid w:val="00BB7930"/>
    <w:rsid w:val="00BC14A2"/>
    <w:rsid w:val="00BC15A2"/>
    <w:rsid w:val="00BC1A54"/>
    <w:rsid w:val="00BC31FE"/>
    <w:rsid w:val="00BC4BBA"/>
    <w:rsid w:val="00BC6024"/>
    <w:rsid w:val="00BC6721"/>
    <w:rsid w:val="00BD162C"/>
    <w:rsid w:val="00BD505F"/>
    <w:rsid w:val="00BD508A"/>
    <w:rsid w:val="00BD6648"/>
    <w:rsid w:val="00BD7506"/>
    <w:rsid w:val="00BD7598"/>
    <w:rsid w:val="00BE0373"/>
    <w:rsid w:val="00BE2D7D"/>
    <w:rsid w:val="00BE38CA"/>
    <w:rsid w:val="00BE4C49"/>
    <w:rsid w:val="00BE5849"/>
    <w:rsid w:val="00BE61D8"/>
    <w:rsid w:val="00BE684E"/>
    <w:rsid w:val="00BE6D12"/>
    <w:rsid w:val="00BE6EEA"/>
    <w:rsid w:val="00BE71A4"/>
    <w:rsid w:val="00BE71C1"/>
    <w:rsid w:val="00BF0F76"/>
    <w:rsid w:val="00BF39FC"/>
    <w:rsid w:val="00BF3E5C"/>
    <w:rsid w:val="00BF3F1E"/>
    <w:rsid w:val="00BF61D4"/>
    <w:rsid w:val="00BF6D31"/>
    <w:rsid w:val="00BF7DE8"/>
    <w:rsid w:val="00C00B2B"/>
    <w:rsid w:val="00C02B59"/>
    <w:rsid w:val="00C054F8"/>
    <w:rsid w:val="00C10927"/>
    <w:rsid w:val="00C1413F"/>
    <w:rsid w:val="00C14288"/>
    <w:rsid w:val="00C17FB6"/>
    <w:rsid w:val="00C20CD4"/>
    <w:rsid w:val="00C20E30"/>
    <w:rsid w:val="00C20F75"/>
    <w:rsid w:val="00C2179A"/>
    <w:rsid w:val="00C25F7D"/>
    <w:rsid w:val="00C2623B"/>
    <w:rsid w:val="00C30CBC"/>
    <w:rsid w:val="00C31CD4"/>
    <w:rsid w:val="00C320C4"/>
    <w:rsid w:val="00C3274A"/>
    <w:rsid w:val="00C32841"/>
    <w:rsid w:val="00C32BED"/>
    <w:rsid w:val="00C3333D"/>
    <w:rsid w:val="00C33896"/>
    <w:rsid w:val="00C353EE"/>
    <w:rsid w:val="00C3567D"/>
    <w:rsid w:val="00C3610A"/>
    <w:rsid w:val="00C36AB0"/>
    <w:rsid w:val="00C41444"/>
    <w:rsid w:val="00C41928"/>
    <w:rsid w:val="00C421AD"/>
    <w:rsid w:val="00C424C0"/>
    <w:rsid w:val="00C42F5A"/>
    <w:rsid w:val="00C45145"/>
    <w:rsid w:val="00C45379"/>
    <w:rsid w:val="00C46B03"/>
    <w:rsid w:val="00C4759D"/>
    <w:rsid w:val="00C47BC8"/>
    <w:rsid w:val="00C502F1"/>
    <w:rsid w:val="00C50689"/>
    <w:rsid w:val="00C54292"/>
    <w:rsid w:val="00C54355"/>
    <w:rsid w:val="00C54F63"/>
    <w:rsid w:val="00C573EB"/>
    <w:rsid w:val="00C5797E"/>
    <w:rsid w:val="00C60255"/>
    <w:rsid w:val="00C61991"/>
    <w:rsid w:val="00C63EA1"/>
    <w:rsid w:val="00C64CC6"/>
    <w:rsid w:val="00C6515E"/>
    <w:rsid w:val="00C65DB0"/>
    <w:rsid w:val="00C65EA1"/>
    <w:rsid w:val="00C664F4"/>
    <w:rsid w:val="00C67E97"/>
    <w:rsid w:val="00C72781"/>
    <w:rsid w:val="00C72F0A"/>
    <w:rsid w:val="00C75632"/>
    <w:rsid w:val="00C77302"/>
    <w:rsid w:val="00C775D0"/>
    <w:rsid w:val="00C777EB"/>
    <w:rsid w:val="00C803A1"/>
    <w:rsid w:val="00C81D14"/>
    <w:rsid w:val="00C82251"/>
    <w:rsid w:val="00C8280F"/>
    <w:rsid w:val="00C83FFE"/>
    <w:rsid w:val="00C84304"/>
    <w:rsid w:val="00C84D53"/>
    <w:rsid w:val="00C86C19"/>
    <w:rsid w:val="00C86C59"/>
    <w:rsid w:val="00C87D35"/>
    <w:rsid w:val="00C909AB"/>
    <w:rsid w:val="00C91972"/>
    <w:rsid w:val="00C91CD7"/>
    <w:rsid w:val="00C937E5"/>
    <w:rsid w:val="00C966C5"/>
    <w:rsid w:val="00C96C73"/>
    <w:rsid w:val="00C97AA1"/>
    <w:rsid w:val="00CA06DF"/>
    <w:rsid w:val="00CA174A"/>
    <w:rsid w:val="00CA3342"/>
    <w:rsid w:val="00CA6146"/>
    <w:rsid w:val="00CA6371"/>
    <w:rsid w:val="00CB147B"/>
    <w:rsid w:val="00CB1615"/>
    <w:rsid w:val="00CB3D50"/>
    <w:rsid w:val="00CB4782"/>
    <w:rsid w:val="00CC05BD"/>
    <w:rsid w:val="00CC156A"/>
    <w:rsid w:val="00CC1874"/>
    <w:rsid w:val="00CC188C"/>
    <w:rsid w:val="00CC19DF"/>
    <w:rsid w:val="00CC1BB3"/>
    <w:rsid w:val="00CC4A05"/>
    <w:rsid w:val="00CC5976"/>
    <w:rsid w:val="00CC6A79"/>
    <w:rsid w:val="00CD00BF"/>
    <w:rsid w:val="00CD1B6D"/>
    <w:rsid w:val="00CD2620"/>
    <w:rsid w:val="00CD2E16"/>
    <w:rsid w:val="00CD30F8"/>
    <w:rsid w:val="00CD4691"/>
    <w:rsid w:val="00CD61BB"/>
    <w:rsid w:val="00CD7D2B"/>
    <w:rsid w:val="00CE0F3B"/>
    <w:rsid w:val="00CE17BF"/>
    <w:rsid w:val="00CE26F3"/>
    <w:rsid w:val="00CE2ACB"/>
    <w:rsid w:val="00CE4610"/>
    <w:rsid w:val="00CE58BD"/>
    <w:rsid w:val="00CE7EBF"/>
    <w:rsid w:val="00CF1188"/>
    <w:rsid w:val="00CF15FF"/>
    <w:rsid w:val="00CF521E"/>
    <w:rsid w:val="00CF645D"/>
    <w:rsid w:val="00CF6B1D"/>
    <w:rsid w:val="00D00689"/>
    <w:rsid w:val="00D04EEE"/>
    <w:rsid w:val="00D05950"/>
    <w:rsid w:val="00D05CCE"/>
    <w:rsid w:val="00D06F39"/>
    <w:rsid w:val="00D074B7"/>
    <w:rsid w:val="00D11249"/>
    <w:rsid w:val="00D11783"/>
    <w:rsid w:val="00D11866"/>
    <w:rsid w:val="00D12E19"/>
    <w:rsid w:val="00D14CB5"/>
    <w:rsid w:val="00D1581D"/>
    <w:rsid w:val="00D169BC"/>
    <w:rsid w:val="00D21262"/>
    <w:rsid w:val="00D21782"/>
    <w:rsid w:val="00D21EA4"/>
    <w:rsid w:val="00D2347C"/>
    <w:rsid w:val="00D23509"/>
    <w:rsid w:val="00D244EF"/>
    <w:rsid w:val="00D24993"/>
    <w:rsid w:val="00D25830"/>
    <w:rsid w:val="00D26314"/>
    <w:rsid w:val="00D30B6C"/>
    <w:rsid w:val="00D32A8F"/>
    <w:rsid w:val="00D343D9"/>
    <w:rsid w:val="00D364C9"/>
    <w:rsid w:val="00D403FE"/>
    <w:rsid w:val="00D428D6"/>
    <w:rsid w:val="00D435E4"/>
    <w:rsid w:val="00D436C9"/>
    <w:rsid w:val="00D43B2D"/>
    <w:rsid w:val="00D43DF0"/>
    <w:rsid w:val="00D43E33"/>
    <w:rsid w:val="00D44C7E"/>
    <w:rsid w:val="00D457FA"/>
    <w:rsid w:val="00D466CB"/>
    <w:rsid w:val="00D47BD8"/>
    <w:rsid w:val="00D515EC"/>
    <w:rsid w:val="00D52F43"/>
    <w:rsid w:val="00D531A2"/>
    <w:rsid w:val="00D538BD"/>
    <w:rsid w:val="00D5393F"/>
    <w:rsid w:val="00D541F5"/>
    <w:rsid w:val="00D5457F"/>
    <w:rsid w:val="00D565FC"/>
    <w:rsid w:val="00D607EA"/>
    <w:rsid w:val="00D61949"/>
    <w:rsid w:val="00D66E3D"/>
    <w:rsid w:val="00D673C8"/>
    <w:rsid w:val="00D70842"/>
    <w:rsid w:val="00D70BE5"/>
    <w:rsid w:val="00D71AC5"/>
    <w:rsid w:val="00D71DA7"/>
    <w:rsid w:val="00D72872"/>
    <w:rsid w:val="00D72AF8"/>
    <w:rsid w:val="00D73BD3"/>
    <w:rsid w:val="00D76247"/>
    <w:rsid w:val="00D77548"/>
    <w:rsid w:val="00D7769A"/>
    <w:rsid w:val="00D80460"/>
    <w:rsid w:val="00D8052B"/>
    <w:rsid w:val="00D80977"/>
    <w:rsid w:val="00D80B61"/>
    <w:rsid w:val="00D81278"/>
    <w:rsid w:val="00D8337F"/>
    <w:rsid w:val="00D83EDF"/>
    <w:rsid w:val="00D84318"/>
    <w:rsid w:val="00D84D4A"/>
    <w:rsid w:val="00D854B5"/>
    <w:rsid w:val="00D85813"/>
    <w:rsid w:val="00D85FE5"/>
    <w:rsid w:val="00D86EB9"/>
    <w:rsid w:val="00D90A21"/>
    <w:rsid w:val="00D933DA"/>
    <w:rsid w:val="00D9373F"/>
    <w:rsid w:val="00D937D0"/>
    <w:rsid w:val="00D94122"/>
    <w:rsid w:val="00D94CFE"/>
    <w:rsid w:val="00D95512"/>
    <w:rsid w:val="00D95B0A"/>
    <w:rsid w:val="00D964C5"/>
    <w:rsid w:val="00D96A04"/>
    <w:rsid w:val="00D96C6B"/>
    <w:rsid w:val="00D97288"/>
    <w:rsid w:val="00DA0C12"/>
    <w:rsid w:val="00DA0CA2"/>
    <w:rsid w:val="00DA1CF3"/>
    <w:rsid w:val="00DA1DC9"/>
    <w:rsid w:val="00DA2658"/>
    <w:rsid w:val="00DA3801"/>
    <w:rsid w:val="00DA6C08"/>
    <w:rsid w:val="00DB0DB7"/>
    <w:rsid w:val="00DB2923"/>
    <w:rsid w:val="00DB320C"/>
    <w:rsid w:val="00DB5350"/>
    <w:rsid w:val="00DB6DF2"/>
    <w:rsid w:val="00DB6FEF"/>
    <w:rsid w:val="00DC2667"/>
    <w:rsid w:val="00DC27EB"/>
    <w:rsid w:val="00DC2A08"/>
    <w:rsid w:val="00DC3274"/>
    <w:rsid w:val="00DC6C2A"/>
    <w:rsid w:val="00DC7834"/>
    <w:rsid w:val="00DC7BF4"/>
    <w:rsid w:val="00DD0D0F"/>
    <w:rsid w:val="00DD1E4B"/>
    <w:rsid w:val="00DD25EF"/>
    <w:rsid w:val="00DD4BBC"/>
    <w:rsid w:val="00DD586F"/>
    <w:rsid w:val="00DD6061"/>
    <w:rsid w:val="00DD6875"/>
    <w:rsid w:val="00DE169A"/>
    <w:rsid w:val="00DE2E44"/>
    <w:rsid w:val="00DE37AC"/>
    <w:rsid w:val="00DE4358"/>
    <w:rsid w:val="00DE4831"/>
    <w:rsid w:val="00DE4BF2"/>
    <w:rsid w:val="00DE598B"/>
    <w:rsid w:val="00DE5FD4"/>
    <w:rsid w:val="00DE738F"/>
    <w:rsid w:val="00DE7734"/>
    <w:rsid w:val="00DF082F"/>
    <w:rsid w:val="00DF12E4"/>
    <w:rsid w:val="00DF3D9C"/>
    <w:rsid w:val="00DF3E70"/>
    <w:rsid w:val="00DF4044"/>
    <w:rsid w:val="00DF4A15"/>
    <w:rsid w:val="00DF5382"/>
    <w:rsid w:val="00DF5456"/>
    <w:rsid w:val="00DF5851"/>
    <w:rsid w:val="00DF5AC3"/>
    <w:rsid w:val="00DF5D5F"/>
    <w:rsid w:val="00DF64A0"/>
    <w:rsid w:val="00DF714F"/>
    <w:rsid w:val="00DF7E9D"/>
    <w:rsid w:val="00E015AF"/>
    <w:rsid w:val="00E01D36"/>
    <w:rsid w:val="00E0248C"/>
    <w:rsid w:val="00E02AFC"/>
    <w:rsid w:val="00E02B87"/>
    <w:rsid w:val="00E0363F"/>
    <w:rsid w:val="00E054D9"/>
    <w:rsid w:val="00E05F83"/>
    <w:rsid w:val="00E10087"/>
    <w:rsid w:val="00E1398D"/>
    <w:rsid w:val="00E13AE5"/>
    <w:rsid w:val="00E148D5"/>
    <w:rsid w:val="00E1602C"/>
    <w:rsid w:val="00E17736"/>
    <w:rsid w:val="00E17D48"/>
    <w:rsid w:val="00E20690"/>
    <w:rsid w:val="00E232F8"/>
    <w:rsid w:val="00E23A27"/>
    <w:rsid w:val="00E23C1B"/>
    <w:rsid w:val="00E277F0"/>
    <w:rsid w:val="00E308D1"/>
    <w:rsid w:val="00E31679"/>
    <w:rsid w:val="00E33751"/>
    <w:rsid w:val="00E34177"/>
    <w:rsid w:val="00E34195"/>
    <w:rsid w:val="00E34EBC"/>
    <w:rsid w:val="00E35213"/>
    <w:rsid w:val="00E3556A"/>
    <w:rsid w:val="00E36A11"/>
    <w:rsid w:val="00E3773D"/>
    <w:rsid w:val="00E40EE4"/>
    <w:rsid w:val="00E41DEC"/>
    <w:rsid w:val="00E42231"/>
    <w:rsid w:val="00E43A4F"/>
    <w:rsid w:val="00E44DE2"/>
    <w:rsid w:val="00E45C91"/>
    <w:rsid w:val="00E528E6"/>
    <w:rsid w:val="00E52E1A"/>
    <w:rsid w:val="00E53665"/>
    <w:rsid w:val="00E53B58"/>
    <w:rsid w:val="00E54A71"/>
    <w:rsid w:val="00E552C3"/>
    <w:rsid w:val="00E57023"/>
    <w:rsid w:val="00E6031A"/>
    <w:rsid w:val="00E61433"/>
    <w:rsid w:val="00E622EC"/>
    <w:rsid w:val="00E628CC"/>
    <w:rsid w:val="00E661F4"/>
    <w:rsid w:val="00E6681F"/>
    <w:rsid w:val="00E700A8"/>
    <w:rsid w:val="00E7443D"/>
    <w:rsid w:val="00E7468F"/>
    <w:rsid w:val="00E757F6"/>
    <w:rsid w:val="00E75A52"/>
    <w:rsid w:val="00E75C3F"/>
    <w:rsid w:val="00E7600B"/>
    <w:rsid w:val="00E76690"/>
    <w:rsid w:val="00E803B4"/>
    <w:rsid w:val="00E80D8E"/>
    <w:rsid w:val="00E84622"/>
    <w:rsid w:val="00E85D78"/>
    <w:rsid w:val="00E86AB2"/>
    <w:rsid w:val="00E87109"/>
    <w:rsid w:val="00E87116"/>
    <w:rsid w:val="00E91053"/>
    <w:rsid w:val="00E91276"/>
    <w:rsid w:val="00E91826"/>
    <w:rsid w:val="00E92492"/>
    <w:rsid w:val="00E92BE8"/>
    <w:rsid w:val="00E94523"/>
    <w:rsid w:val="00E968C8"/>
    <w:rsid w:val="00E97DA5"/>
    <w:rsid w:val="00EA165F"/>
    <w:rsid w:val="00EA3700"/>
    <w:rsid w:val="00EA3A52"/>
    <w:rsid w:val="00EA3C32"/>
    <w:rsid w:val="00EA4630"/>
    <w:rsid w:val="00EA6843"/>
    <w:rsid w:val="00EA6F53"/>
    <w:rsid w:val="00EB0972"/>
    <w:rsid w:val="00EB0D2A"/>
    <w:rsid w:val="00EB3369"/>
    <w:rsid w:val="00EB3CFF"/>
    <w:rsid w:val="00EB409C"/>
    <w:rsid w:val="00EB5628"/>
    <w:rsid w:val="00EB72FB"/>
    <w:rsid w:val="00EC0DDC"/>
    <w:rsid w:val="00EC1008"/>
    <w:rsid w:val="00EC13E5"/>
    <w:rsid w:val="00EC295E"/>
    <w:rsid w:val="00EC3BC8"/>
    <w:rsid w:val="00EC5BFA"/>
    <w:rsid w:val="00EC7A76"/>
    <w:rsid w:val="00ED05F2"/>
    <w:rsid w:val="00ED306C"/>
    <w:rsid w:val="00ED36CF"/>
    <w:rsid w:val="00ED6CAE"/>
    <w:rsid w:val="00ED72EC"/>
    <w:rsid w:val="00ED7A36"/>
    <w:rsid w:val="00EE16DA"/>
    <w:rsid w:val="00EE2259"/>
    <w:rsid w:val="00EE33D3"/>
    <w:rsid w:val="00EE47E4"/>
    <w:rsid w:val="00EE63EA"/>
    <w:rsid w:val="00EE76E5"/>
    <w:rsid w:val="00EF0306"/>
    <w:rsid w:val="00EF257A"/>
    <w:rsid w:val="00EF3BCC"/>
    <w:rsid w:val="00EF4BF6"/>
    <w:rsid w:val="00EF7667"/>
    <w:rsid w:val="00EF767D"/>
    <w:rsid w:val="00F0045E"/>
    <w:rsid w:val="00F0052F"/>
    <w:rsid w:val="00F01F7E"/>
    <w:rsid w:val="00F055F3"/>
    <w:rsid w:val="00F100F9"/>
    <w:rsid w:val="00F10646"/>
    <w:rsid w:val="00F1549A"/>
    <w:rsid w:val="00F16EEF"/>
    <w:rsid w:val="00F21779"/>
    <w:rsid w:val="00F21F29"/>
    <w:rsid w:val="00F22FAD"/>
    <w:rsid w:val="00F24034"/>
    <w:rsid w:val="00F246FF"/>
    <w:rsid w:val="00F251A3"/>
    <w:rsid w:val="00F25690"/>
    <w:rsid w:val="00F25D0D"/>
    <w:rsid w:val="00F26A18"/>
    <w:rsid w:val="00F26B12"/>
    <w:rsid w:val="00F275A6"/>
    <w:rsid w:val="00F27AC2"/>
    <w:rsid w:val="00F27D4F"/>
    <w:rsid w:val="00F27FF5"/>
    <w:rsid w:val="00F35064"/>
    <w:rsid w:val="00F354F8"/>
    <w:rsid w:val="00F357B9"/>
    <w:rsid w:val="00F35A78"/>
    <w:rsid w:val="00F35DA9"/>
    <w:rsid w:val="00F36C4A"/>
    <w:rsid w:val="00F37CD6"/>
    <w:rsid w:val="00F40868"/>
    <w:rsid w:val="00F42099"/>
    <w:rsid w:val="00F43E20"/>
    <w:rsid w:val="00F451DE"/>
    <w:rsid w:val="00F475AD"/>
    <w:rsid w:val="00F50A42"/>
    <w:rsid w:val="00F50C5C"/>
    <w:rsid w:val="00F51CCF"/>
    <w:rsid w:val="00F524F3"/>
    <w:rsid w:val="00F54E6F"/>
    <w:rsid w:val="00F5556E"/>
    <w:rsid w:val="00F561B8"/>
    <w:rsid w:val="00F567CB"/>
    <w:rsid w:val="00F56F5A"/>
    <w:rsid w:val="00F577E1"/>
    <w:rsid w:val="00F61320"/>
    <w:rsid w:val="00F623C6"/>
    <w:rsid w:val="00F62B85"/>
    <w:rsid w:val="00F66CB1"/>
    <w:rsid w:val="00F67125"/>
    <w:rsid w:val="00F707CE"/>
    <w:rsid w:val="00F70BA5"/>
    <w:rsid w:val="00F70D58"/>
    <w:rsid w:val="00F70E84"/>
    <w:rsid w:val="00F729B4"/>
    <w:rsid w:val="00F73CD3"/>
    <w:rsid w:val="00F74B58"/>
    <w:rsid w:val="00F74B99"/>
    <w:rsid w:val="00F76768"/>
    <w:rsid w:val="00F77D2C"/>
    <w:rsid w:val="00F8277D"/>
    <w:rsid w:val="00F8331C"/>
    <w:rsid w:val="00F83412"/>
    <w:rsid w:val="00F84362"/>
    <w:rsid w:val="00F874A3"/>
    <w:rsid w:val="00F876AB"/>
    <w:rsid w:val="00F91876"/>
    <w:rsid w:val="00F9249B"/>
    <w:rsid w:val="00F935AA"/>
    <w:rsid w:val="00F93C0B"/>
    <w:rsid w:val="00F95226"/>
    <w:rsid w:val="00F95F26"/>
    <w:rsid w:val="00FA12ED"/>
    <w:rsid w:val="00FA24CC"/>
    <w:rsid w:val="00FA4C4B"/>
    <w:rsid w:val="00FA5905"/>
    <w:rsid w:val="00FA77C7"/>
    <w:rsid w:val="00FB391E"/>
    <w:rsid w:val="00FB4589"/>
    <w:rsid w:val="00FB4A9D"/>
    <w:rsid w:val="00FB5021"/>
    <w:rsid w:val="00FB5950"/>
    <w:rsid w:val="00FB7CEE"/>
    <w:rsid w:val="00FC095C"/>
    <w:rsid w:val="00FC4DEC"/>
    <w:rsid w:val="00FC5238"/>
    <w:rsid w:val="00FC52D9"/>
    <w:rsid w:val="00FC66ED"/>
    <w:rsid w:val="00FC6BF0"/>
    <w:rsid w:val="00FC6DEA"/>
    <w:rsid w:val="00FD0065"/>
    <w:rsid w:val="00FD0D7D"/>
    <w:rsid w:val="00FD3F5A"/>
    <w:rsid w:val="00FD525A"/>
    <w:rsid w:val="00FD6A09"/>
    <w:rsid w:val="00FD6EF0"/>
    <w:rsid w:val="00FE140C"/>
    <w:rsid w:val="00FE2CF5"/>
    <w:rsid w:val="00FE3B9D"/>
    <w:rsid w:val="00FE5C38"/>
    <w:rsid w:val="00FE71FE"/>
    <w:rsid w:val="00FE78F1"/>
    <w:rsid w:val="00FF0D95"/>
    <w:rsid w:val="00FF6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CBB"/>
    <w:rPr>
      <w:lang w:val="en-US"/>
    </w:rPr>
  </w:style>
  <w:style w:type="paragraph" w:styleId="Heading1">
    <w:name w:val="heading 1"/>
    <w:basedOn w:val="Normal"/>
    <w:next w:val="Normal"/>
    <w:link w:val="Heading1Char"/>
    <w:uiPriority w:val="9"/>
    <w:qFormat/>
    <w:rsid w:val="00502C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C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2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C010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C010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02CB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02CB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02CB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02CB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02CB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02CB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502CB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02CB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502CB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02CB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502CB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02CB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02CB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02CB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02CB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502CB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02CB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502CB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02CBB"/>
    <w:rPr>
      <w:rFonts w:ascii="Calibri" w:hAnsi="Calibri"/>
      <w:b/>
      <w:color w:val="auto"/>
      <w:sz w:val="24"/>
      <w:u w:val="none"/>
    </w:rPr>
  </w:style>
  <w:style w:type="paragraph" w:customStyle="1" w:styleId="TableCaptionBPBHEB">
    <w:name w:val="Table Caption [BPB HEB]"/>
    <w:basedOn w:val="Normal"/>
    <w:link w:val="TableCaptionBPBHEBChar"/>
    <w:qFormat/>
    <w:rsid w:val="00502CB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502CB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02CB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502CB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502CB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02CB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F2FD2"/>
    <w:pPr>
      <w:ind w:left="720"/>
      <w:contextualSpacing/>
    </w:pPr>
  </w:style>
  <w:style w:type="paragraph" w:styleId="Bibliography">
    <w:name w:val="Bibliography"/>
    <w:basedOn w:val="Normal"/>
    <w:next w:val="Normal"/>
    <w:uiPriority w:val="37"/>
    <w:unhideWhenUsed/>
    <w:rsid w:val="005B7A3F"/>
  </w:style>
  <w:style w:type="character" w:customStyle="1" w:styleId="Heading5Char">
    <w:name w:val="Heading 5 Char"/>
    <w:basedOn w:val="DefaultParagraphFont"/>
    <w:link w:val="Heading5"/>
    <w:uiPriority w:val="9"/>
    <w:semiHidden/>
    <w:rsid w:val="005C0104"/>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5C0104"/>
    <w:rPr>
      <w:rFonts w:asciiTheme="majorHAnsi" w:eastAsiaTheme="majorEastAsia" w:hAnsiTheme="majorHAnsi" w:cstheme="majorBidi"/>
      <w:color w:val="1F3763" w:themeColor="accent1" w:themeShade="7F"/>
      <w:lang w:val="en-US"/>
    </w:rPr>
  </w:style>
  <w:style w:type="paragraph" w:styleId="Revision">
    <w:name w:val="Revision"/>
    <w:hidden/>
    <w:uiPriority w:val="99"/>
    <w:semiHidden/>
    <w:rsid w:val="00502CB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02CBB"/>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unhideWhenUsed/>
    <w:rsid w:val="00AF4D2D"/>
    <w:pPr>
      <w:spacing w:line="240" w:lineRule="auto"/>
    </w:pPr>
    <w:rPr>
      <w:sz w:val="20"/>
      <w:szCs w:val="20"/>
    </w:rPr>
  </w:style>
  <w:style w:type="character" w:customStyle="1" w:styleId="CommentTextChar">
    <w:name w:val="Comment Text Char"/>
    <w:basedOn w:val="DefaultParagraphFont"/>
    <w:link w:val="CommentText"/>
    <w:uiPriority w:val="99"/>
    <w:rsid w:val="00AF4D2D"/>
    <w:rPr>
      <w:sz w:val="20"/>
      <w:szCs w:val="20"/>
      <w:lang w:val="en-US"/>
    </w:rPr>
  </w:style>
  <w:style w:type="paragraph" w:styleId="CommentSubject">
    <w:name w:val="annotation subject"/>
    <w:basedOn w:val="CommentText"/>
    <w:next w:val="CommentText"/>
    <w:link w:val="CommentSubjectChar"/>
    <w:uiPriority w:val="99"/>
    <w:semiHidden/>
    <w:unhideWhenUsed/>
    <w:rsid w:val="00AF4D2D"/>
    <w:rPr>
      <w:b/>
      <w:bCs/>
    </w:rPr>
  </w:style>
  <w:style w:type="character" w:customStyle="1" w:styleId="CommentSubjectChar">
    <w:name w:val="Comment Subject Char"/>
    <w:basedOn w:val="CommentTextChar"/>
    <w:link w:val="CommentSubject"/>
    <w:uiPriority w:val="99"/>
    <w:semiHidden/>
    <w:rsid w:val="00AF4D2D"/>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141077">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14719828">
      <w:bodyDiv w:val="1"/>
      <w:marLeft w:val="0"/>
      <w:marRight w:val="0"/>
      <w:marTop w:val="0"/>
      <w:marBottom w:val="0"/>
      <w:divBdr>
        <w:top w:val="none" w:sz="0" w:space="0" w:color="auto"/>
        <w:left w:val="none" w:sz="0" w:space="0" w:color="auto"/>
        <w:bottom w:val="none" w:sz="0" w:space="0" w:color="auto"/>
        <w:right w:val="none" w:sz="0" w:space="0" w:color="auto"/>
      </w:divBdr>
    </w:div>
    <w:div w:id="145706953">
      <w:bodyDiv w:val="1"/>
      <w:marLeft w:val="0"/>
      <w:marRight w:val="0"/>
      <w:marTop w:val="0"/>
      <w:marBottom w:val="0"/>
      <w:divBdr>
        <w:top w:val="none" w:sz="0" w:space="0" w:color="auto"/>
        <w:left w:val="none" w:sz="0" w:space="0" w:color="auto"/>
        <w:bottom w:val="none" w:sz="0" w:space="0" w:color="auto"/>
        <w:right w:val="none" w:sz="0" w:space="0" w:color="auto"/>
      </w:divBdr>
    </w:div>
    <w:div w:id="148910909">
      <w:bodyDiv w:val="1"/>
      <w:marLeft w:val="0"/>
      <w:marRight w:val="0"/>
      <w:marTop w:val="0"/>
      <w:marBottom w:val="0"/>
      <w:divBdr>
        <w:top w:val="none" w:sz="0" w:space="0" w:color="auto"/>
        <w:left w:val="none" w:sz="0" w:space="0" w:color="auto"/>
        <w:bottom w:val="none" w:sz="0" w:space="0" w:color="auto"/>
        <w:right w:val="none" w:sz="0" w:space="0" w:color="auto"/>
      </w:divBdr>
    </w:div>
    <w:div w:id="150633797">
      <w:bodyDiv w:val="1"/>
      <w:marLeft w:val="0"/>
      <w:marRight w:val="0"/>
      <w:marTop w:val="0"/>
      <w:marBottom w:val="0"/>
      <w:divBdr>
        <w:top w:val="none" w:sz="0" w:space="0" w:color="auto"/>
        <w:left w:val="none" w:sz="0" w:space="0" w:color="auto"/>
        <w:bottom w:val="none" w:sz="0" w:space="0" w:color="auto"/>
        <w:right w:val="none" w:sz="0" w:space="0" w:color="auto"/>
      </w:divBdr>
    </w:div>
    <w:div w:id="165095506">
      <w:bodyDiv w:val="1"/>
      <w:marLeft w:val="0"/>
      <w:marRight w:val="0"/>
      <w:marTop w:val="0"/>
      <w:marBottom w:val="0"/>
      <w:divBdr>
        <w:top w:val="none" w:sz="0" w:space="0" w:color="auto"/>
        <w:left w:val="none" w:sz="0" w:space="0" w:color="auto"/>
        <w:bottom w:val="none" w:sz="0" w:space="0" w:color="auto"/>
        <w:right w:val="none" w:sz="0" w:space="0" w:color="auto"/>
      </w:divBdr>
    </w:div>
    <w:div w:id="168104906">
      <w:bodyDiv w:val="1"/>
      <w:marLeft w:val="0"/>
      <w:marRight w:val="0"/>
      <w:marTop w:val="0"/>
      <w:marBottom w:val="0"/>
      <w:divBdr>
        <w:top w:val="none" w:sz="0" w:space="0" w:color="auto"/>
        <w:left w:val="none" w:sz="0" w:space="0" w:color="auto"/>
        <w:bottom w:val="none" w:sz="0" w:space="0" w:color="auto"/>
        <w:right w:val="none" w:sz="0" w:space="0" w:color="auto"/>
      </w:divBdr>
    </w:div>
    <w:div w:id="171842972">
      <w:bodyDiv w:val="1"/>
      <w:marLeft w:val="0"/>
      <w:marRight w:val="0"/>
      <w:marTop w:val="0"/>
      <w:marBottom w:val="0"/>
      <w:divBdr>
        <w:top w:val="none" w:sz="0" w:space="0" w:color="auto"/>
        <w:left w:val="none" w:sz="0" w:space="0" w:color="auto"/>
        <w:bottom w:val="none" w:sz="0" w:space="0" w:color="auto"/>
        <w:right w:val="none" w:sz="0" w:space="0" w:color="auto"/>
      </w:divBdr>
    </w:div>
    <w:div w:id="178008986">
      <w:bodyDiv w:val="1"/>
      <w:marLeft w:val="0"/>
      <w:marRight w:val="0"/>
      <w:marTop w:val="0"/>
      <w:marBottom w:val="0"/>
      <w:divBdr>
        <w:top w:val="none" w:sz="0" w:space="0" w:color="auto"/>
        <w:left w:val="none" w:sz="0" w:space="0" w:color="auto"/>
        <w:bottom w:val="none" w:sz="0" w:space="0" w:color="auto"/>
        <w:right w:val="none" w:sz="0" w:space="0" w:color="auto"/>
      </w:divBdr>
      <w:divsChild>
        <w:div w:id="1013070689">
          <w:marLeft w:val="0"/>
          <w:marRight w:val="0"/>
          <w:marTop w:val="0"/>
          <w:marBottom w:val="0"/>
          <w:divBdr>
            <w:top w:val="none" w:sz="0" w:space="0" w:color="auto"/>
            <w:left w:val="none" w:sz="0" w:space="0" w:color="auto"/>
            <w:bottom w:val="none" w:sz="0" w:space="0" w:color="auto"/>
            <w:right w:val="none" w:sz="0" w:space="0" w:color="auto"/>
          </w:divBdr>
          <w:divsChild>
            <w:div w:id="387530918">
              <w:marLeft w:val="0"/>
              <w:marRight w:val="0"/>
              <w:marTop w:val="0"/>
              <w:marBottom w:val="0"/>
              <w:divBdr>
                <w:top w:val="none" w:sz="0" w:space="0" w:color="auto"/>
                <w:left w:val="none" w:sz="0" w:space="0" w:color="auto"/>
                <w:bottom w:val="none" w:sz="0" w:space="0" w:color="auto"/>
                <w:right w:val="none" w:sz="0" w:space="0" w:color="auto"/>
              </w:divBdr>
              <w:divsChild>
                <w:div w:id="1320423666">
                  <w:marLeft w:val="0"/>
                  <w:marRight w:val="0"/>
                  <w:marTop w:val="0"/>
                  <w:marBottom w:val="0"/>
                  <w:divBdr>
                    <w:top w:val="none" w:sz="0" w:space="0" w:color="auto"/>
                    <w:left w:val="none" w:sz="0" w:space="0" w:color="auto"/>
                    <w:bottom w:val="none" w:sz="0" w:space="0" w:color="auto"/>
                    <w:right w:val="none" w:sz="0" w:space="0" w:color="auto"/>
                  </w:divBdr>
                </w:div>
                <w:div w:id="1900088965">
                  <w:marLeft w:val="0"/>
                  <w:marRight w:val="0"/>
                  <w:marTop w:val="0"/>
                  <w:marBottom w:val="0"/>
                  <w:divBdr>
                    <w:top w:val="none" w:sz="0" w:space="0" w:color="auto"/>
                    <w:left w:val="none" w:sz="0" w:space="0" w:color="auto"/>
                    <w:bottom w:val="none" w:sz="0" w:space="0" w:color="auto"/>
                    <w:right w:val="none" w:sz="0" w:space="0" w:color="auto"/>
                  </w:divBdr>
                  <w:divsChild>
                    <w:div w:id="827478104">
                      <w:marLeft w:val="0"/>
                      <w:marRight w:val="0"/>
                      <w:marTop w:val="0"/>
                      <w:marBottom w:val="0"/>
                      <w:divBdr>
                        <w:top w:val="none" w:sz="0" w:space="0" w:color="auto"/>
                        <w:left w:val="none" w:sz="0" w:space="0" w:color="auto"/>
                        <w:bottom w:val="none" w:sz="0" w:space="0" w:color="auto"/>
                        <w:right w:val="none" w:sz="0" w:space="0" w:color="auto"/>
                      </w:divBdr>
                      <w:divsChild>
                        <w:div w:id="1518035412">
                          <w:marLeft w:val="0"/>
                          <w:marRight w:val="0"/>
                          <w:marTop w:val="0"/>
                          <w:marBottom w:val="0"/>
                          <w:divBdr>
                            <w:top w:val="none" w:sz="0" w:space="0" w:color="auto"/>
                            <w:left w:val="none" w:sz="0" w:space="0" w:color="auto"/>
                            <w:bottom w:val="none" w:sz="0" w:space="0" w:color="auto"/>
                            <w:right w:val="none" w:sz="0" w:space="0" w:color="auto"/>
                          </w:divBdr>
                          <w:divsChild>
                            <w:div w:id="241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05911">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364363">
      <w:bodyDiv w:val="1"/>
      <w:marLeft w:val="0"/>
      <w:marRight w:val="0"/>
      <w:marTop w:val="0"/>
      <w:marBottom w:val="0"/>
      <w:divBdr>
        <w:top w:val="none" w:sz="0" w:space="0" w:color="auto"/>
        <w:left w:val="none" w:sz="0" w:space="0" w:color="auto"/>
        <w:bottom w:val="none" w:sz="0" w:space="0" w:color="auto"/>
        <w:right w:val="none" w:sz="0" w:space="0" w:color="auto"/>
      </w:divBdr>
    </w:div>
    <w:div w:id="19971183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49195751">
      <w:bodyDiv w:val="1"/>
      <w:marLeft w:val="0"/>
      <w:marRight w:val="0"/>
      <w:marTop w:val="0"/>
      <w:marBottom w:val="0"/>
      <w:divBdr>
        <w:top w:val="none" w:sz="0" w:space="0" w:color="auto"/>
        <w:left w:val="none" w:sz="0" w:space="0" w:color="auto"/>
        <w:bottom w:val="none" w:sz="0" w:space="0" w:color="auto"/>
        <w:right w:val="none" w:sz="0" w:space="0" w:color="auto"/>
      </w:divBdr>
    </w:div>
    <w:div w:id="249235254">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83117">
      <w:bodyDiv w:val="1"/>
      <w:marLeft w:val="0"/>
      <w:marRight w:val="0"/>
      <w:marTop w:val="0"/>
      <w:marBottom w:val="0"/>
      <w:divBdr>
        <w:top w:val="none" w:sz="0" w:space="0" w:color="auto"/>
        <w:left w:val="none" w:sz="0" w:space="0" w:color="auto"/>
        <w:bottom w:val="none" w:sz="0" w:space="0" w:color="auto"/>
        <w:right w:val="none" w:sz="0" w:space="0" w:color="auto"/>
      </w:divBdr>
    </w:div>
    <w:div w:id="281108272">
      <w:bodyDiv w:val="1"/>
      <w:marLeft w:val="0"/>
      <w:marRight w:val="0"/>
      <w:marTop w:val="0"/>
      <w:marBottom w:val="0"/>
      <w:divBdr>
        <w:top w:val="none" w:sz="0" w:space="0" w:color="auto"/>
        <w:left w:val="none" w:sz="0" w:space="0" w:color="auto"/>
        <w:bottom w:val="none" w:sz="0" w:space="0" w:color="auto"/>
        <w:right w:val="none" w:sz="0" w:space="0" w:color="auto"/>
      </w:divBdr>
    </w:div>
    <w:div w:id="296648468">
      <w:bodyDiv w:val="1"/>
      <w:marLeft w:val="0"/>
      <w:marRight w:val="0"/>
      <w:marTop w:val="0"/>
      <w:marBottom w:val="0"/>
      <w:divBdr>
        <w:top w:val="none" w:sz="0" w:space="0" w:color="auto"/>
        <w:left w:val="none" w:sz="0" w:space="0" w:color="auto"/>
        <w:bottom w:val="none" w:sz="0" w:space="0" w:color="auto"/>
        <w:right w:val="none" w:sz="0" w:space="0" w:color="auto"/>
      </w:divBdr>
    </w:div>
    <w:div w:id="313341040">
      <w:bodyDiv w:val="1"/>
      <w:marLeft w:val="0"/>
      <w:marRight w:val="0"/>
      <w:marTop w:val="0"/>
      <w:marBottom w:val="0"/>
      <w:divBdr>
        <w:top w:val="none" w:sz="0" w:space="0" w:color="auto"/>
        <w:left w:val="none" w:sz="0" w:space="0" w:color="auto"/>
        <w:bottom w:val="none" w:sz="0" w:space="0" w:color="auto"/>
        <w:right w:val="none" w:sz="0" w:space="0" w:color="auto"/>
      </w:divBdr>
    </w:div>
    <w:div w:id="329214049">
      <w:bodyDiv w:val="1"/>
      <w:marLeft w:val="0"/>
      <w:marRight w:val="0"/>
      <w:marTop w:val="0"/>
      <w:marBottom w:val="0"/>
      <w:divBdr>
        <w:top w:val="none" w:sz="0" w:space="0" w:color="auto"/>
        <w:left w:val="none" w:sz="0" w:space="0" w:color="auto"/>
        <w:bottom w:val="none" w:sz="0" w:space="0" w:color="auto"/>
        <w:right w:val="none" w:sz="0" w:space="0" w:color="auto"/>
      </w:divBdr>
    </w:div>
    <w:div w:id="334764735">
      <w:bodyDiv w:val="1"/>
      <w:marLeft w:val="0"/>
      <w:marRight w:val="0"/>
      <w:marTop w:val="0"/>
      <w:marBottom w:val="0"/>
      <w:divBdr>
        <w:top w:val="none" w:sz="0" w:space="0" w:color="auto"/>
        <w:left w:val="none" w:sz="0" w:space="0" w:color="auto"/>
        <w:bottom w:val="none" w:sz="0" w:space="0" w:color="auto"/>
        <w:right w:val="none" w:sz="0" w:space="0" w:color="auto"/>
      </w:divBdr>
    </w:div>
    <w:div w:id="353001515">
      <w:bodyDiv w:val="1"/>
      <w:marLeft w:val="0"/>
      <w:marRight w:val="0"/>
      <w:marTop w:val="0"/>
      <w:marBottom w:val="0"/>
      <w:divBdr>
        <w:top w:val="none" w:sz="0" w:space="0" w:color="auto"/>
        <w:left w:val="none" w:sz="0" w:space="0" w:color="auto"/>
        <w:bottom w:val="none" w:sz="0" w:space="0" w:color="auto"/>
        <w:right w:val="none" w:sz="0" w:space="0" w:color="auto"/>
      </w:divBdr>
    </w:div>
    <w:div w:id="356272500">
      <w:bodyDiv w:val="1"/>
      <w:marLeft w:val="0"/>
      <w:marRight w:val="0"/>
      <w:marTop w:val="0"/>
      <w:marBottom w:val="0"/>
      <w:divBdr>
        <w:top w:val="none" w:sz="0" w:space="0" w:color="auto"/>
        <w:left w:val="none" w:sz="0" w:space="0" w:color="auto"/>
        <w:bottom w:val="none" w:sz="0" w:space="0" w:color="auto"/>
        <w:right w:val="none" w:sz="0" w:space="0" w:color="auto"/>
      </w:divBdr>
    </w:div>
    <w:div w:id="36117320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74891630">
      <w:bodyDiv w:val="1"/>
      <w:marLeft w:val="0"/>
      <w:marRight w:val="0"/>
      <w:marTop w:val="0"/>
      <w:marBottom w:val="0"/>
      <w:divBdr>
        <w:top w:val="none" w:sz="0" w:space="0" w:color="auto"/>
        <w:left w:val="none" w:sz="0" w:space="0" w:color="auto"/>
        <w:bottom w:val="none" w:sz="0" w:space="0" w:color="auto"/>
        <w:right w:val="none" w:sz="0" w:space="0" w:color="auto"/>
      </w:divBdr>
    </w:div>
    <w:div w:id="377971150">
      <w:bodyDiv w:val="1"/>
      <w:marLeft w:val="0"/>
      <w:marRight w:val="0"/>
      <w:marTop w:val="0"/>
      <w:marBottom w:val="0"/>
      <w:divBdr>
        <w:top w:val="none" w:sz="0" w:space="0" w:color="auto"/>
        <w:left w:val="none" w:sz="0" w:space="0" w:color="auto"/>
        <w:bottom w:val="none" w:sz="0" w:space="0" w:color="auto"/>
        <w:right w:val="none" w:sz="0" w:space="0" w:color="auto"/>
      </w:divBdr>
    </w:div>
    <w:div w:id="37821315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4526033">
      <w:bodyDiv w:val="1"/>
      <w:marLeft w:val="0"/>
      <w:marRight w:val="0"/>
      <w:marTop w:val="0"/>
      <w:marBottom w:val="0"/>
      <w:divBdr>
        <w:top w:val="none" w:sz="0" w:space="0" w:color="auto"/>
        <w:left w:val="none" w:sz="0" w:space="0" w:color="auto"/>
        <w:bottom w:val="none" w:sz="0" w:space="0" w:color="auto"/>
        <w:right w:val="none" w:sz="0" w:space="0" w:color="auto"/>
      </w:divBdr>
    </w:div>
    <w:div w:id="388504236">
      <w:bodyDiv w:val="1"/>
      <w:marLeft w:val="0"/>
      <w:marRight w:val="0"/>
      <w:marTop w:val="0"/>
      <w:marBottom w:val="0"/>
      <w:divBdr>
        <w:top w:val="none" w:sz="0" w:space="0" w:color="auto"/>
        <w:left w:val="none" w:sz="0" w:space="0" w:color="auto"/>
        <w:bottom w:val="none" w:sz="0" w:space="0" w:color="auto"/>
        <w:right w:val="none" w:sz="0" w:space="0" w:color="auto"/>
      </w:divBdr>
    </w:div>
    <w:div w:id="411238989">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8398794">
      <w:bodyDiv w:val="1"/>
      <w:marLeft w:val="0"/>
      <w:marRight w:val="0"/>
      <w:marTop w:val="0"/>
      <w:marBottom w:val="0"/>
      <w:divBdr>
        <w:top w:val="none" w:sz="0" w:space="0" w:color="auto"/>
        <w:left w:val="none" w:sz="0" w:space="0" w:color="auto"/>
        <w:bottom w:val="none" w:sz="0" w:space="0" w:color="auto"/>
        <w:right w:val="none" w:sz="0" w:space="0" w:color="auto"/>
      </w:divBdr>
    </w:div>
    <w:div w:id="50482809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6584900">
      <w:bodyDiv w:val="1"/>
      <w:marLeft w:val="0"/>
      <w:marRight w:val="0"/>
      <w:marTop w:val="0"/>
      <w:marBottom w:val="0"/>
      <w:divBdr>
        <w:top w:val="none" w:sz="0" w:space="0" w:color="auto"/>
        <w:left w:val="none" w:sz="0" w:space="0" w:color="auto"/>
        <w:bottom w:val="none" w:sz="0" w:space="0" w:color="auto"/>
        <w:right w:val="none" w:sz="0" w:space="0" w:color="auto"/>
      </w:divBdr>
    </w:div>
    <w:div w:id="543172922">
      <w:bodyDiv w:val="1"/>
      <w:marLeft w:val="0"/>
      <w:marRight w:val="0"/>
      <w:marTop w:val="0"/>
      <w:marBottom w:val="0"/>
      <w:divBdr>
        <w:top w:val="none" w:sz="0" w:space="0" w:color="auto"/>
        <w:left w:val="none" w:sz="0" w:space="0" w:color="auto"/>
        <w:bottom w:val="none" w:sz="0" w:space="0" w:color="auto"/>
        <w:right w:val="none" w:sz="0" w:space="0" w:color="auto"/>
      </w:divBdr>
    </w:div>
    <w:div w:id="544754263">
      <w:bodyDiv w:val="1"/>
      <w:marLeft w:val="0"/>
      <w:marRight w:val="0"/>
      <w:marTop w:val="0"/>
      <w:marBottom w:val="0"/>
      <w:divBdr>
        <w:top w:val="none" w:sz="0" w:space="0" w:color="auto"/>
        <w:left w:val="none" w:sz="0" w:space="0" w:color="auto"/>
        <w:bottom w:val="none" w:sz="0" w:space="0" w:color="auto"/>
        <w:right w:val="none" w:sz="0" w:space="0" w:color="auto"/>
      </w:divBdr>
    </w:div>
    <w:div w:id="576936759">
      <w:bodyDiv w:val="1"/>
      <w:marLeft w:val="0"/>
      <w:marRight w:val="0"/>
      <w:marTop w:val="0"/>
      <w:marBottom w:val="0"/>
      <w:divBdr>
        <w:top w:val="none" w:sz="0" w:space="0" w:color="auto"/>
        <w:left w:val="none" w:sz="0" w:space="0" w:color="auto"/>
        <w:bottom w:val="none" w:sz="0" w:space="0" w:color="auto"/>
        <w:right w:val="none" w:sz="0" w:space="0" w:color="auto"/>
      </w:divBdr>
    </w:div>
    <w:div w:id="579632529">
      <w:bodyDiv w:val="1"/>
      <w:marLeft w:val="0"/>
      <w:marRight w:val="0"/>
      <w:marTop w:val="0"/>
      <w:marBottom w:val="0"/>
      <w:divBdr>
        <w:top w:val="none" w:sz="0" w:space="0" w:color="auto"/>
        <w:left w:val="none" w:sz="0" w:space="0" w:color="auto"/>
        <w:bottom w:val="none" w:sz="0" w:space="0" w:color="auto"/>
        <w:right w:val="none" w:sz="0" w:space="0" w:color="auto"/>
      </w:divBdr>
    </w:div>
    <w:div w:id="588545348">
      <w:bodyDiv w:val="1"/>
      <w:marLeft w:val="0"/>
      <w:marRight w:val="0"/>
      <w:marTop w:val="0"/>
      <w:marBottom w:val="0"/>
      <w:divBdr>
        <w:top w:val="none" w:sz="0" w:space="0" w:color="auto"/>
        <w:left w:val="none" w:sz="0" w:space="0" w:color="auto"/>
        <w:bottom w:val="none" w:sz="0" w:space="0" w:color="auto"/>
        <w:right w:val="none" w:sz="0" w:space="0" w:color="auto"/>
      </w:divBdr>
    </w:div>
    <w:div w:id="605430847">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21885557">
      <w:bodyDiv w:val="1"/>
      <w:marLeft w:val="0"/>
      <w:marRight w:val="0"/>
      <w:marTop w:val="0"/>
      <w:marBottom w:val="0"/>
      <w:divBdr>
        <w:top w:val="none" w:sz="0" w:space="0" w:color="auto"/>
        <w:left w:val="none" w:sz="0" w:space="0" w:color="auto"/>
        <w:bottom w:val="none" w:sz="0" w:space="0" w:color="auto"/>
        <w:right w:val="none" w:sz="0" w:space="0" w:color="auto"/>
      </w:divBdr>
    </w:div>
    <w:div w:id="629240858">
      <w:bodyDiv w:val="1"/>
      <w:marLeft w:val="0"/>
      <w:marRight w:val="0"/>
      <w:marTop w:val="0"/>
      <w:marBottom w:val="0"/>
      <w:divBdr>
        <w:top w:val="none" w:sz="0" w:space="0" w:color="auto"/>
        <w:left w:val="none" w:sz="0" w:space="0" w:color="auto"/>
        <w:bottom w:val="none" w:sz="0" w:space="0" w:color="auto"/>
        <w:right w:val="none" w:sz="0" w:space="0" w:color="auto"/>
      </w:divBdr>
      <w:divsChild>
        <w:div w:id="891505795">
          <w:marLeft w:val="0"/>
          <w:marRight w:val="0"/>
          <w:marTop w:val="0"/>
          <w:marBottom w:val="0"/>
          <w:divBdr>
            <w:top w:val="none" w:sz="0" w:space="0" w:color="auto"/>
            <w:left w:val="none" w:sz="0" w:space="0" w:color="auto"/>
            <w:bottom w:val="none" w:sz="0" w:space="0" w:color="auto"/>
            <w:right w:val="none" w:sz="0" w:space="0" w:color="auto"/>
          </w:divBdr>
          <w:divsChild>
            <w:div w:id="63457640">
              <w:marLeft w:val="0"/>
              <w:marRight w:val="0"/>
              <w:marTop w:val="0"/>
              <w:marBottom w:val="0"/>
              <w:divBdr>
                <w:top w:val="none" w:sz="0" w:space="0" w:color="auto"/>
                <w:left w:val="none" w:sz="0" w:space="0" w:color="auto"/>
                <w:bottom w:val="none" w:sz="0" w:space="0" w:color="auto"/>
                <w:right w:val="none" w:sz="0" w:space="0" w:color="auto"/>
              </w:divBdr>
              <w:divsChild>
                <w:div w:id="1645423549">
                  <w:marLeft w:val="0"/>
                  <w:marRight w:val="0"/>
                  <w:marTop w:val="0"/>
                  <w:marBottom w:val="0"/>
                  <w:divBdr>
                    <w:top w:val="none" w:sz="0" w:space="0" w:color="auto"/>
                    <w:left w:val="none" w:sz="0" w:space="0" w:color="auto"/>
                    <w:bottom w:val="none" w:sz="0" w:space="0" w:color="auto"/>
                    <w:right w:val="none" w:sz="0" w:space="0" w:color="auto"/>
                  </w:divBdr>
                  <w:divsChild>
                    <w:div w:id="1680111203">
                      <w:marLeft w:val="0"/>
                      <w:marRight w:val="0"/>
                      <w:marTop w:val="0"/>
                      <w:marBottom w:val="0"/>
                      <w:divBdr>
                        <w:top w:val="none" w:sz="0" w:space="0" w:color="auto"/>
                        <w:left w:val="none" w:sz="0" w:space="0" w:color="auto"/>
                        <w:bottom w:val="none" w:sz="0" w:space="0" w:color="auto"/>
                        <w:right w:val="none" w:sz="0" w:space="0" w:color="auto"/>
                      </w:divBdr>
                      <w:divsChild>
                        <w:div w:id="215436230">
                          <w:marLeft w:val="0"/>
                          <w:marRight w:val="0"/>
                          <w:marTop w:val="0"/>
                          <w:marBottom w:val="0"/>
                          <w:divBdr>
                            <w:top w:val="none" w:sz="0" w:space="0" w:color="auto"/>
                            <w:left w:val="none" w:sz="0" w:space="0" w:color="auto"/>
                            <w:bottom w:val="none" w:sz="0" w:space="0" w:color="auto"/>
                            <w:right w:val="none" w:sz="0" w:space="0" w:color="auto"/>
                          </w:divBdr>
                          <w:divsChild>
                            <w:div w:id="1436554745">
                              <w:marLeft w:val="0"/>
                              <w:marRight w:val="0"/>
                              <w:marTop w:val="0"/>
                              <w:marBottom w:val="0"/>
                              <w:divBdr>
                                <w:top w:val="none" w:sz="0" w:space="0" w:color="auto"/>
                                <w:left w:val="none" w:sz="0" w:space="0" w:color="auto"/>
                                <w:bottom w:val="none" w:sz="0" w:space="0" w:color="auto"/>
                                <w:right w:val="none" w:sz="0" w:space="0" w:color="auto"/>
                              </w:divBdr>
                              <w:divsChild>
                                <w:div w:id="1476871248">
                                  <w:marLeft w:val="0"/>
                                  <w:marRight w:val="0"/>
                                  <w:marTop w:val="0"/>
                                  <w:marBottom w:val="0"/>
                                  <w:divBdr>
                                    <w:top w:val="none" w:sz="0" w:space="0" w:color="auto"/>
                                    <w:left w:val="none" w:sz="0" w:space="0" w:color="auto"/>
                                    <w:bottom w:val="none" w:sz="0" w:space="0" w:color="auto"/>
                                    <w:right w:val="none" w:sz="0" w:space="0" w:color="auto"/>
                                  </w:divBdr>
                                  <w:divsChild>
                                    <w:div w:id="1423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7660">
                          <w:marLeft w:val="0"/>
                          <w:marRight w:val="0"/>
                          <w:marTop w:val="0"/>
                          <w:marBottom w:val="0"/>
                          <w:divBdr>
                            <w:top w:val="none" w:sz="0" w:space="0" w:color="auto"/>
                            <w:left w:val="none" w:sz="0" w:space="0" w:color="auto"/>
                            <w:bottom w:val="none" w:sz="0" w:space="0" w:color="auto"/>
                            <w:right w:val="none" w:sz="0" w:space="0" w:color="auto"/>
                          </w:divBdr>
                          <w:divsChild>
                            <w:div w:id="15547932">
                              <w:marLeft w:val="0"/>
                              <w:marRight w:val="0"/>
                              <w:marTop w:val="0"/>
                              <w:marBottom w:val="0"/>
                              <w:divBdr>
                                <w:top w:val="none" w:sz="0" w:space="0" w:color="auto"/>
                                <w:left w:val="none" w:sz="0" w:space="0" w:color="auto"/>
                                <w:bottom w:val="none" w:sz="0" w:space="0" w:color="auto"/>
                                <w:right w:val="none" w:sz="0" w:space="0" w:color="auto"/>
                              </w:divBdr>
                              <w:divsChild>
                                <w:div w:id="1340541272">
                                  <w:marLeft w:val="0"/>
                                  <w:marRight w:val="0"/>
                                  <w:marTop w:val="0"/>
                                  <w:marBottom w:val="0"/>
                                  <w:divBdr>
                                    <w:top w:val="none" w:sz="0" w:space="0" w:color="auto"/>
                                    <w:left w:val="none" w:sz="0" w:space="0" w:color="auto"/>
                                    <w:bottom w:val="none" w:sz="0" w:space="0" w:color="auto"/>
                                    <w:right w:val="none" w:sz="0" w:space="0" w:color="auto"/>
                                  </w:divBdr>
                                  <w:divsChild>
                                    <w:div w:id="94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347949">
          <w:marLeft w:val="0"/>
          <w:marRight w:val="0"/>
          <w:marTop w:val="0"/>
          <w:marBottom w:val="0"/>
          <w:divBdr>
            <w:top w:val="none" w:sz="0" w:space="0" w:color="auto"/>
            <w:left w:val="none" w:sz="0" w:space="0" w:color="auto"/>
            <w:bottom w:val="none" w:sz="0" w:space="0" w:color="auto"/>
            <w:right w:val="none" w:sz="0" w:space="0" w:color="auto"/>
          </w:divBdr>
          <w:divsChild>
            <w:div w:id="261301821">
              <w:marLeft w:val="0"/>
              <w:marRight w:val="0"/>
              <w:marTop w:val="0"/>
              <w:marBottom w:val="0"/>
              <w:divBdr>
                <w:top w:val="none" w:sz="0" w:space="0" w:color="auto"/>
                <w:left w:val="none" w:sz="0" w:space="0" w:color="auto"/>
                <w:bottom w:val="none" w:sz="0" w:space="0" w:color="auto"/>
                <w:right w:val="none" w:sz="0" w:space="0" w:color="auto"/>
              </w:divBdr>
              <w:divsChild>
                <w:div w:id="1603489648">
                  <w:marLeft w:val="0"/>
                  <w:marRight w:val="0"/>
                  <w:marTop w:val="0"/>
                  <w:marBottom w:val="0"/>
                  <w:divBdr>
                    <w:top w:val="none" w:sz="0" w:space="0" w:color="auto"/>
                    <w:left w:val="none" w:sz="0" w:space="0" w:color="auto"/>
                    <w:bottom w:val="none" w:sz="0" w:space="0" w:color="auto"/>
                    <w:right w:val="none" w:sz="0" w:space="0" w:color="auto"/>
                  </w:divBdr>
                  <w:divsChild>
                    <w:div w:id="1020813021">
                      <w:marLeft w:val="0"/>
                      <w:marRight w:val="0"/>
                      <w:marTop w:val="0"/>
                      <w:marBottom w:val="0"/>
                      <w:divBdr>
                        <w:top w:val="none" w:sz="0" w:space="0" w:color="auto"/>
                        <w:left w:val="none" w:sz="0" w:space="0" w:color="auto"/>
                        <w:bottom w:val="none" w:sz="0" w:space="0" w:color="auto"/>
                        <w:right w:val="none" w:sz="0" w:space="0" w:color="auto"/>
                      </w:divBdr>
                      <w:divsChild>
                        <w:div w:id="534734767">
                          <w:marLeft w:val="0"/>
                          <w:marRight w:val="0"/>
                          <w:marTop w:val="0"/>
                          <w:marBottom w:val="0"/>
                          <w:divBdr>
                            <w:top w:val="none" w:sz="0" w:space="0" w:color="auto"/>
                            <w:left w:val="none" w:sz="0" w:space="0" w:color="auto"/>
                            <w:bottom w:val="none" w:sz="0" w:space="0" w:color="auto"/>
                            <w:right w:val="none" w:sz="0" w:space="0" w:color="auto"/>
                          </w:divBdr>
                          <w:divsChild>
                            <w:div w:id="937057604">
                              <w:marLeft w:val="0"/>
                              <w:marRight w:val="0"/>
                              <w:marTop w:val="0"/>
                              <w:marBottom w:val="0"/>
                              <w:divBdr>
                                <w:top w:val="none" w:sz="0" w:space="0" w:color="auto"/>
                                <w:left w:val="none" w:sz="0" w:space="0" w:color="auto"/>
                                <w:bottom w:val="none" w:sz="0" w:space="0" w:color="auto"/>
                                <w:right w:val="none" w:sz="0" w:space="0" w:color="auto"/>
                              </w:divBdr>
                              <w:divsChild>
                                <w:div w:id="1505972845">
                                  <w:marLeft w:val="0"/>
                                  <w:marRight w:val="0"/>
                                  <w:marTop w:val="0"/>
                                  <w:marBottom w:val="0"/>
                                  <w:divBdr>
                                    <w:top w:val="none" w:sz="0" w:space="0" w:color="auto"/>
                                    <w:left w:val="none" w:sz="0" w:space="0" w:color="auto"/>
                                    <w:bottom w:val="none" w:sz="0" w:space="0" w:color="auto"/>
                                    <w:right w:val="none" w:sz="0" w:space="0" w:color="auto"/>
                                  </w:divBdr>
                                  <w:divsChild>
                                    <w:div w:id="996881210">
                                      <w:marLeft w:val="0"/>
                                      <w:marRight w:val="0"/>
                                      <w:marTop w:val="0"/>
                                      <w:marBottom w:val="0"/>
                                      <w:divBdr>
                                        <w:top w:val="none" w:sz="0" w:space="0" w:color="auto"/>
                                        <w:left w:val="none" w:sz="0" w:space="0" w:color="auto"/>
                                        <w:bottom w:val="none" w:sz="0" w:space="0" w:color="auto"/>
                                        <w:right w:val="none" w:sz="0" w:space="0" w:color="auto"/>
                                      </w:divBdr>
                                      <w:divsChild>
                                        <w:div w:id="17940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753684">
          <w:marLeft w:val="0"/>
          <w:marRight w:val="0"/>
          <w:marTop w:val="0"/>
          <w:marBottom w:val="0"/>
          <w:divBdr>
            <w:top w:val="none" w:sz="0" w:space="0" w:color="auto"/>
            <w:left w:val="none" w:sz="0" w:space="0" w:color="auto"/>
            <w:bottom w:val="none" w:sz="0" w:space="0" w:color="auto"/>
            <w:right w:val="none" w:sz="0" w:space="0" w:color="auto"/>
          </w:divBdr>
          <w:divsChild>
            <w:div w:id="189147214">
              <w:marLeft w:val="0"/>
              <w:marRight w:val="0"/>
              <w:marTop w:val="0"/>
              <w:marBottom w:val="0"/>
              <w:divBdr>
                <w:top w:val="none" w:sz="0" w:space="0" w:color="auto"/>
                <w:left w:val="none" w:sz="0" w:space="0" w:color="auto"/>
                <w:bottom w:val="none" w:sz="0" w:space="0" w:color="auto"/>
                <w:right w:val="none" w:sz="0" w:space="0" w:color="auto"/>
              </w:divBdr>
              <w:divsChild>
                <w:div w:id="1888224370">
                  <w:marLeft w:val="0"/>
                  <w:marRight w:val="0"/>
                  <w:marTop w:val="0"/>
                  <w:marBottom w:val="0"/>
                  <w:divBdr>
                    <w:top w:val="none" w:sz="0" w:space="0" w:color="auto"/>
                    <w:left w:val="none" w:sz="0" w:space="0" w:color="auto"/>
                    <w:bottom w:val="none" w:sz="0" w:space="0" w:color="auto"/>
                    <w:right w:val="none" w:sz="0" w:space="0" w:color="auto"/>
                  </w:divBdr>
                  <w:divsChild>
                    <w:div w:id="299262225">
                      <w:marLeft w:val="0"/>
                      <w:marRight w:val="0"/>
                      <w:marTop w:val="0"/>
                      <w:marBottom w:val="0"/>
                      <w:divBdr>
                        <w:top w:val="none" w:sz="0" w:space="0" w:color="auto"/>
                        <w:left w:val="none" w:sz="0" w:space="0" w:color="auto"/>
                        <w:bottom w:val="none" w:sz="0" w:space="0" w:color="auto"/>
                        <w:right w:val="none" w:sz="0" w:space="0" w:color="auto"/>
                      </w:divBdr>
                      <w:divsChild>
                        <w:div w:id="902445090">
                          <w:marLeft w:val="0"/>
                          <w:marRight w:val="0"/>
                          <w:marTop w:val="0"/>
                          <w:marBottom w:val="0"/>
                          <w:divBdr>
                            <w:top w:val="none" w:sz="0" w:space="0" w:color="auto"/>
                            <w:left w:val="none" w:sz="0" w:space="0" w:color="auto"/>
                            <w:bottom w:val="none" w:sz="0" w:space="0" w:color="auto"/>
                            <w:right w:val="none" w:sz="0" w:space="0" w:color="auto"/>
                          </w:divBdr>
                          <w:divsChild>
                            <w:div w:id="1888833413">
                              <w:marLeft w:val="0"/>
                              <w:marRight w:val="0"/>
                              <w:marTop w:val="0"/>
                              <w:marBottom w:val="0"/>
                              <w:divBdr>
                                <w:top w:val="none" w:sz="0" w:space="0" w:color="auto"/>
                                <w:left w:val="none" w:sz="0" w:space="0" w:color="auto"/>
                                <w:bottom w:val="none" w:sz="0" w:space="0" w:color="auto"/>
                                <w:right w:val="none" w:sz="0" w:space="0" w:color="auto"/>
                              </w:divBdr>
                              <w:divsChild>
                                <w:div w:id="1605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471032">
                  <w:marLeft w:val="0"/>
                  <w:marRight w:val="0"/>
                  <w:marTop w:val="0"/>
                  <w:marBottom w:val="0"/>
                  <w:divBdr>
                    <w:top w:val="none" w:sz="0" w:space="0" w:color="auto"/>
                    <w:left w:val="none" w:sz="0" w:space="0" w:color="auto"/>
                    <w:bottom w:val="none" w:sz="0" w:space="0" w:color="auto"/>
                    <w:right w:val="none" w:sz="0" w:space="0" w:color="auto"/>
                  </w:divBdr>
                  <w:divsChild>
                    <w:div w:id="61947087">
                      <w:marLeft w:val="0"/>
                      <w:marRight w:val="0"/>
                      <w:marTop w:val="0"/>
                      <w:marBottom w:val="0"/>
                      <w:divBdr>
                        <w:top w:val="none" w:sz="0" w:space="0" w:color="auto"/>
                        <w:left w:val="none" w:sz="0" w:space="0" w:color="auto"/>
                        <w:bottom w:val="none" w:sz="0" w:space="0" w:color="auto"/>
                        <w:right w:val="none" w:sz="0" w:space="0" w:color="auto"/>
                      </w:divBdr>
                      <w:divsChild>
                        <w:div w:id="1657344423">
                          <w:marLeft w:val="0"/>
                          <w:marRight w:val="0"/>
                          <w:marTop w:val="0"/>
                          <w:marBottom w:val="0"/>
                          <w:divBdr>
                            <w:top w:val="none" w:sz="0" w:space="0" w:color="auto"/>
                            <w:left w:val="none" w:sz="0" w:space="0" w:color="auto"/>
                            <w:bottom w:val="none" w:sz="0" w:space="0" w:color="auto"/>
                            <w:right w:val="none" w:sz="0" w:space="0" w:color="auto"/>
                          </w:divBdr>
                          <w:divsChild>
                            <w:div w:id="204952538">
                              <w:marLeft w:val="0"/>
                              <w:marRight w:val="0"/>
                              <w:marTop w:val="0"/>
                              <w:marBottom w:val="0"/>
                              <w:divBdr>
                                <w:top w:val="none" w:sz="0" w:space="0" w:color="auto"/>
                                <w:left w:val="none" w:sz="0" w:space="0" w:color="auto"/>
                                <w:bottom w:val="none" w:sz="0" w:space="0" w:color="auto"/>
                                <w:right w:val="none" w:sz="0" w:space="0" w:color="auto"/>
                              </w:divBdr>
                              <w:divsChild>
                                <w:div w:id="1009215939">
                                  <w:marLeft w:val="0"/>
                                  <w:marRight w:val="0"/>
                                  <w:marTop w:val="0"/>
                                  <w:marBottom w:val="0"/>
                                  <w:divBdr>
                                    <w:top w:val="none" w:sz="0" w:space="0" w:color="auto"/>
                                    <w:left w:val="none" w:sz="0" w:space="0" w:color="auto"/>
                                    <w:bottom w:val="none" w:sz="0" w:space="0" w:color="auto"/>
                                    <w:right w:val="none" w:sz="0" w:space="0" w:color="auto"/>
                                  </w:divBdr>
                                  <w:divsChild>
                                    <w:div w:id="6625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07905">
                          <w:marLeft w:val="0"/>
                          <w:marRight w:val="0"/>
                          <w:marTop w:val="0"/>
                          <w:marBottom w:val="0"/>
                          <w:divBdr>
                            <w:top w:val="none" w:sz="0" w:space="0" w:color="auto"/>
                            <w:left w:val="none" w:sz="0" w:space="0" w:color="auto"/>
                            <w:bottom w:val="none" w:sz="0" w:space="0" w:color="auto"/>
                            <w:right w:val="none" w:sz="0" w:space="0" w:color="auto"/>
                          </w:divBdr>
                          <w:divsChild>
                            <w:div w:id="1752122863">
                              <w:marLeft w:val="0"/>
                              <w:marRight w:val="0"/>
                              <w:marTop w:val="0"/>
                              <w:marBottom w:val="0"/>
                              <w:divBdr>
                                <w:top w:val="none" w:sz="0" w:space="0" w:color="auto"/>
                                <w:left w:val="none" w:sz="0" w:space="0" w:color="auto"/>
                                <w:bottom w:val="none" w:sz="0" w:space="0" w:color="auto"/>
                                <w:right w:val="none" w:sz="0" w:space="0" w:color="auto"/>
                              </w:divBdr>
                              <w:divsChild>
                                <w:div w:id="257834741">
                                  <w:marLeft w:val="0"/>
                                  <w:marRight w:val="0"/>
                                  <w:marTop w:val="0"/>
                                  <w:marBottom w:val="0"/>
                                  <w:divBdr>
                                    <w:top w:val="none" w:sz="0" w:space="0" w:color="auto"/>
                                    <w:left w:val="none" w:sz="0" w:space="0" w:color="auto"/>
                                    <w:bottom w:val="none" w:sz="0" w:space="0" w:color="auto"/>
                                    <w:right w:val="none" w:sz="0" w:space="0" w:color="auto"/>
                                  </w:divBdr>
                                  <w:divsChild>
                                    <w:div w:id="11968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9255">
          <w:marLeft w:val="0"/>
          <w:marRight w:val="0"/>
          <w:marTop w:val="0"/>
          <w:marBottom w:val="0"/>
          <w:divBdr>
            <w:top w:val="none" w:sz="0" w:space="0" w:color="auto"/>
            <w:left w:val="none" w:sz="0" w:space="0" w:color="auto"/>
            <w:bottom w:val="none" w:sz="0" w:space="0" w:color="auto"/>
            <w:right w:val="none" w:sz="0" w:space="0" w:color="auto"/>
          </w:divBdr>
          <w:divsChild>
            <w:div w:id="211625214">
              <w:marLeft w:val="0"/>
              <w:marRight w:val="0"/>
              <w:marTop w:val="0"/>
              <w:marBottom w:val="0"/>
              <w:divBdr>
                <w:top w:val="none" w:sz="0" w:space="0" w:color="auto"/>
                <w:left w:val="none" w:sz="0" w:space="0" w:color="auto"/>
                <w:bottom w:val="none" w:sz="0" w:space="0" w:color="auto"/>
                <w:right w:val="none" w:sz="0" w:space="0" w:color="auto"/>
              </w:divBdr>
              <w:divsChild>
                <w:div w:id="1244071456">
                  <w:marLeft w:val="0"/>
                  <w:marRight w:val="0"/>
                  <w:marTop w:val="0"/>
                  <w:marBottom w:val="0"/>
                  <w:divBdr>
                    <w:top w:val="none" w:sz="0" w:space="0" w:color="auto"/>
                    <w:left w:val="none" w:sz="0" w:space="0" w:color="auto"/>
                    <w:bottom w:val="none" w:sz="0" w:space="0" w:color="auto"/>
                    <w:right w:val="none" w:sz="0" w:space="0" w:color="auto"/>
                  </w:divBdr>
                  <w:divsChild>
                    <w:div w:id="1489437535">
                      <w:marLeft w:val="0"/>
                      <w:marRight w:val="0"/>
                      <w:marTop w:val="0"/>
                      <w:marBottom w:val="0"/>
                      <w:divBdr>
                        <w:top w:val="none" w:sz="0" w:space="0" w:color="auto"/>
                        <w:left w:val="none" w:sz="0" w:space="0" w:color="auto"/>
                        <w:bottom w:val="none" w:sz="0" w:space="0" w:color="auto"/>
                        <w:right w:val="none" w:sz="0" w:space="0" w:color="auto"/>
                      </w:divBdr>
                      <w:divsChild>
                        <w:div w:id="1072049301">
                          <w:marLeft w:val="0"/>
                          <w:marRight w:val="0"/>
                          <w:marTop w:val="0"/>
                          <w:marBottom w:val="0"/>
                          <w:divBdr>
                            <w:top w:val="none" w:sz="0" w:space="0" w:color="auto"/>
                            <w:left w:val="none" w:sz="0" w:space="0" w:color="auto"/>
                            <w:bottom w:val="none" w:sz="0" w:space="0" w:color="auto"/>
                            <w:right w:val="none" w:sz="0" w:space="0" w:color="auto"/>
                          </w:divBdr>
                          <w:divsChild>
                            <w:div w:id="231477147">
                              <w:marLeft w:val="0"/>
                              <w:marRight w:val="0"/>
                              <w:marTop w:val="0"/>
                              <w:marBottom w:val="0"/>
                              <w:divBdr>
                                <w:top w:val="none" w:sz="0" w:space="0" w:color="auto"/>
                                <w:left w:val="none" w:sz="0" w:space="0" w:color="auto"/>
                                <w:bottom w:val="none" w:sz="0" w:space="0" w:color="auto"/>
                                <w:right w:val="none" w:sz="0" w:space="0" w:color="auto"/>
                              </w:divBdr>
                              <w:divsChild>
                                <w:div w:id="753671674">
                                  <w:marLeft w:val="0"/>
                                  <w:marRight w:val="0"/>
                                  <w:marTop w:val="0"/>
                                  <w:marBottom w:val="0"/>
                                  <w:divBdr>
                                    <w:top w:val="none" w:sz="0" w:space="0" w:color="auto"/>
                                    <w:left w:val="none" w:sz="0" w:space="0" w:color="auto"/>
                                    <w:bottom w:val="none" w:sz="0" w:space="0" w:color="auto"/>
                                    <w:right w:val="none" w:sz="0" w:space="0" w:color="auto"/>
                                  </w:divBdr>
                                  <w:divsChild>
                                    <w:div w:id="1633317714">
                                      <w:marLeft w:val="0"/>
                                      <w:marRight w:val="0"/>
                                      <w:marTop w:val="0"/>
                                      <w:marBottom w:val="0"/>
                                      <w:divBdr>
                                        <w:top w:val="none" w:sz="0" w:space="0" w:color="auto"/>
                                        <w:left w:val="none" w:sz="0" w:space="0" w:color="auto"/>
                                        <w:bottom w:val="none" w:sz="0" w:space="0" w:color="auto"/>
                                        <w:right w:val="none" w:sz="0" w:space="0" w:color="auto"/>
                                      </w:divBdr>
                                      <w:divsChild>
                                        <w:div w:id="16975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131889">
          <w:marLeft w:val="0"/>
          <w:marRight w:val="0"/>
          <w:marTop w:val="0"/>
          <w:marBottom w:val="0"/>
          <w:divBdr>
            <w:top w:val="none" w:sz="0" w:space="0" w:color="auto"/>
            <w:left w:val="none" w:sz="0" w:space="0" w:color="auto"/>
            <w:bottom w:val="none" w:sz="0" w:space="0" w:color="auto"/>
            <w:right w:val="none" w:sz="0" w:space="0" w:color="auto"/>
          </w:divBdr>
          <w:divsChild>
            <w:div w:id="478423892">
              <w:marLeft w:val="0"/>
              <w:marRight w:val="0"/>
              <w:marTop w:val="0"/>
              <w:marBottom w:val="0"/>
              <w:divBdr>
                <w:top w:val="none" w:sz="0" w:space="0" w:color="auto"/>
                <w:left w:val="none" w:sz="0" w:space="0" w:color="auto"/>
                <w:bottom w:val="none" w:sz="0" w:space="0" w:color="auto"/>
                <w:right w:val="none" w:sz="0" w:space="0" w:color="auto"/>
              </w:divBdr>
              <w:divsChild>
                <w:div w:id="1147086327">
                  <w:marLeft w:val="0"/>
                  <w:marRight w:val="0"/>
                  <w:marTop w:val="0"/>
                  <w:marBottom w:val="0"/>
                  <w:divBdr>
                    <w:top w:val="none" w:sz="0" w:space="0" w:color="auto"/>
                    <w:left w:val="none" w:sz="0" w:space="0" w:color="auto"/>
                    <w:bottom w:val="none" w:sz="0" w:space="0" w:color="auto"/>
                    <w:right w:val="none" w:sz="0" w:space="0" w:color="auto"/>
                  </w:divBdr>
                  <w:divsChild>
                    <w:div w:id="275261014">
                      <w:marLeft w:val="0"/>
                      <w:marRight w:val="0"/>
                      <w:marTop w:val="0"/>
                      <w:marBottom w:val="0"/>
                      <w:divBdr>
                        <w:top w:val="none" w:sz="0" w:space="0" w:color="auto"/>
                        <w:left w:val="none" w:sz="0" w:space="0" w:color="auto"/>
                        <w:bottom w:val="none" w:sz="0" w:space="0" w:color="auto"/>
                        <w:right w:val="none" w:sz="0" w:space="0" w:color="auto"/>
                      </w:divBdr>
                      <w:divsChild>
                        <w:div w:id="120998607">
                          <w:marLeft w:val="0"/>
                          <w:marRight w:val="0"/>
                          <w:marTop w:val="0"/>
                          <w:marBottom w:val="0"/>
                          <w:divBdr>
                            <w:top w:val="none" w:sz="0" w:space="0" w:color="auto"/>
                            <w:left w:val="none" w:sz="0" w:space="0" w:color="auto"/>
                            <w:bottom w:val="none" w:sz="0" w:space="0" w:color="auto"/>
                            <w:right w:val="none" w:sz="0" w:space="0" w:color="auto"/>
                          </w:divBdr>
                          <w:divsChild>
                            <w:div w:id="643316750">
                              <w:marLeft w:val="0"/>
                              <w:marRight w:val="0"/>
                              <w:marTop w:val="0"/>
                              <w:marBottom w:val="0"/>
                              <w:divBdr>
                                <w:top w:val="none" w:sz="0" w:space="0" w:color="auto"/>
                                <w:left w:val="none" w:sz="0" w:space="0" w:color="auto"/>
                                <w:bottom w:val="none" w:sz="0" w:space="0" w:color="auto"/>
                                <w:right w:val="none" w:sz="0" w:space="0" w:color="auto"/>
                              </w:divBdr>
                              <w:divsChild>
                                <w:div w:id="9658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7225">
                  <w:marLeft w:val="0"/>
                  <w:marRight w:val="0"/>
                  <w:marTop w:val="0"/>
                  <w:marBottom w:val="0"/>
                  <w:divBdr>
                    <w:top w:val="none" w:sz="0" w:space="0" w:color="auto"/>
                    <w:left w:val="none" w:sz="0" w:space="0" w:color="auto"/>
                    <w:bottom w:val="none" w:sz="0" w:space="0" w:color="auto"/>
                    <w:right w:val="none" w:sz="0" w:space="0" w:color="auto"/>
                  </w:divBdr>
                  <w:divsChild>
                    <w:div w:id="1702592385">
                      <w:marLeft w:val="0"/>
                      <w:marRight w:val="0"/>
                      <w:marTop w:val="0"/>
                      <w:marBottom w:val="0"/>
                      <w:divBdr>
                        <w:top w:val="none" w:sz="0" w:space="0" w:color="auto"/>
                        <w:left w:val="none" w:sz="0" w:space="0" w:color="auto"/>
                        <w:bottom w:val="none" w:sz="0" w:space="0" w:color="auto"/>
                        <w:right w:val="none" w:sz="0" w:space="0" w:color="auto"/>
                      </w:divBdr>
                      <w:divsChild>
                        <w:div w:id="29381494">
                          <w:marLeft w:val="0"/>
                          <w:marRight w:val="0"/>
                          <w:marTop w:val="0"/>
                          <w:marBottom w:val="0"/>
                          <w:divBdr>
                            <w:top w:val="none" w:sz="0" w:space="0" w:color="auto"/>
                            <w:left w:val="none" w:sz="0" w:space="0" w:color="auto"/>
                            <w:bottom w:val="none" w:sz="0" w:space="0" w:color="auto"/>
                            <w:right w:val="none" w:sz="0" w:space="0" w:color="auto"/>
                          </w:divBdr>
                          <w:divsChild>
                            <w:div w:id="1488742064">
                              <w:marLeft w:val="0"/>
                              <w:marRight w:val="0"/>
                              <w:marTop w:val="0"/>
                              <w:marBottom w:val="0"/>
                              <w:divBdr>
                                <w:top w:val="none" w:sz="0" w:space="0" w:color="auto"/>
                                <w:left w:val="none" w:sz="0" w:space="0" w:color="auto"/>
                                <w:bottom w:val="none" w:sz="0" w:space="0" w:color="auto"/>
                                <w:right w:val="none" w:sz="0" w:space="0" w:color="auto"/>
                              </w:divBdr>
                              <w:divsChild>
                                <w:div w:id="848253163">
                                  <w:marLeft w:val="0"/>
                                  <w:marRight w:val="0"/>
                                  <w:marTop w:val="0"/>
                                  <w:marBottom w:val="0"/>
                                  <w:divBdr>
                                    <w:top w:val="none" w:sz="0" w:space="0" w:color="auto"/>
                                    <w:left w:val="none" w:sz="0" w:space="0" w:color="auto"/>
                                    <w:bottom w:val="none" w:sz="0" w:space="0" w:color="auto"/>
                                    <w:right w:val="none" w:sz="0" w:space="0" w:color="auto"/>
                                  </w:divBdr>
                                  <w:divsChild>
                                    <w:div w:id="166115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7467">
                          <w:marLeft w:val="0"/>
                          <w:marRight w:val="0"/>
                          <w:marTop w:val="0"/>
                          <w:marBottom w:val="0"/>
                          <w:divBdr>
                            <w:top w:val="none" w:sz="0" w:space="0" w:color="auto"/>
                            <w:left w:val="none" w:sz="0" w:space="0" w:color="auto"/>
                            <w:bottom w:val="none" w:sz="0" w:space="0" w:color="auto"/>
                            <w:right w:val="none" w:sz="0" w:space="0" w:color="auto"/>
                          </w:divBdr>
                          <w:divsChild>
                            <w:div w:id="129370709">
                              <w:marLeft w:val="0"/>
                              <w:marRight w:val="0"/>
                              <w:marTop w:val="0"/>
                              <w:marBottom w:val="0"/>
                              <w:divBdr>
                                <w:top w:val="none" w:sz="0" w:space="0" w:color="auto"/>
                                <w:left w:val="none" w:sz="0" w:space="0" w:color="auto"/>
                                <w:bottom w:val="none" w:sz="0" w:space="0" w:color="auto"/>
                                <w:right w:val="none" w:sz="0" w:space="0" w:color="auto"/>
                              </w:divBdr>
                              <w:divsChild>
                                <w:div w:id="213780394">
                                  <w:marLeft w:val="0"/>
                                  <w:marRight w:val="0"/>
                                  <w:marTop w:val="0"/>
                                  <w:marBottom w:val="0"/>
                                  <w:divBdr>
                                    <w:top w:val="none" w:sz="0" w:space="0" w:color="auto"/>
                                    <w:left w:val="none" w:sz="0" w:space="0" w:color="auto"/>
                                    <w:bottom w:val="none" w:sz="0" w:space="0" w:color="auto"/>
                                    <w:right w:val="none" w:sz="0" w:space="0" w:color="auto"/>
                                  </w:divBdr>
                                  <w:divsChild>
                                    <w:div w:id="199583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562559">
          <w:marLeft w:val="0"/>
          <w:marRight w:val="0"/>
          <w:marTop w:val="0"/>
          <w:marBottom w:val="0"/>
          <w:divBdr>
            <w:top w:val="none" w:sz="0" w:space="0" w:color="auto"/>
            <w:left w:val="none" w:sz="0" w:space="0" w:color="auto"/>
            <w:bottom w:val="none" w:sz="0" w:space="0" w:color="auto"/>
            <w:right w:val="none" w:sz="0" w:space="0" w:color="auto"/>
          </w:divBdr>
          <w:divsChild>
            <w:div w:id="2064088411">
              <w:marLeft w:val="0"/>
              <w:marRight w:val="0"/>
              <w:marTop w:val="0"/>
              <w:marBottom w:val="0"/>
              <w:divBdr>
                <w:top w:val="none" w:sz="0" w:space="0" w:color="auto"/>
                <w:left w:val="none" w:sz="0" w:space="0" w:color="auto"/>
                <w:bottom w:val="none" w:sz="0" w:space="0" w:color="auto"/>
                <w:right w:val="none" w:sz="0" w:space="0" w:color="auto"/>
              </w:divBdr>
              <w:divsChild>
                <w:div w:id="1758288372">
                  <w:marLeft w:val="0"/>
                  <w:marRight w:val="0"/>
                  <w:marTop w:val="0"/>
                  <w:marBottom w:val="0"/>
                  <w:divBdr>
                    <w:top w:val="none" w:sz="0" w:space="0" w:color="auto"/>
                    <w:left w:val="none" w:sz="0" w:space="0" w:color="auto"/>
                    <w:bottom w:val="none" w:sz="0" w:space="0" w:color="auto"/>
                    <w:right w:val="none" w:sz="0" w:space="0" w:color="auto"/>
                  </w:divBdr>
                  <w:divsChild>
                    <w:div w:id="1375737233">
                      <w:marLeft w:val="0"/>
                      <w:marRight w:val="0"/>
                      <w:marTop w:val="0"/>
                      <w:marBottom w:val="0"/>
                      <w:divBdr>
                        <w:top w:val="none" w:sz="0" w:space="0" w:color="auto"/>
                        <w:left w:val="none" w:sz="0" w:space="0" w:color="auto"/>
                        <w:bottom w:val="none" w:sz="0" w:space="0" w:color="auto"/>
                        <w:right w:val="none" w:sz="0" w:space="0" w:color="auto"/>
                      </w:divBdr>
                      <w:divsChild>
                        <w:div w:id="1065954426">
                          <w:marLeft w:val="0"/>
                          <w:marRight w:val="0"/>
                          <w:marTop w:val="0"/>
                          <w:marBottom w:val="0"/>
                          <w:divBdr>
                            <w:top w:val="none" w:sz="0" w:space="0" w:color="auto"/>
                            <w:left w:val="none" w:sz="0" w:space="0" w:color="auto"/>
                            <w:bottom w:val="none" w:sz="0" w:space="0" w:color="auto"/>
                            <w:right w:val="none" w:sz="0" w:space="0" w:color="auto"/>
                          </w:divBdr>
                          <w:divsChild>
                            <w:div w:id="950824702">
                              <w:marLeft w:val="0"/>
                              <w:marRight w:val="0"/>
                              <w:marTop w:val="0"/>
                              <w:marBottom w:val="0"/>
                              <w:divBdr>
                                <w:top w:val="none" w:sz="0" w:space="0" w:color="auto"/>
                                <w:left w:val="none" w:sz="0" w:space="0" w:color="auto"/>
                                <w:bottom w:val="none" w:sz="0" w:space="0" w:color="auto"/>
                                <w:right w:val="none" w:sz="0" w:space="0" w:color="auto"/>
                              </w:divBdr>
                              <w:divsChild>
                                <w:div w:id="381755766">
                                  <w:marLeft w:val="0"/>
                                  <w:marRight w:val="0"/>
                                  <w:marTop w:val="0"/>
                                  <w:marBottom w:val="0"/>
                                  <w:divBdr>
                                    <w:top w:val="none" w:sz="0" w:space="0" w:color="auto"/>
                                    <w:left w:val="none" w:sz="0" w:space="0" w:color="auto"/>
                                    <w:bottom w:val="none" w:sz="0" w:space="0" w:color="auto"/>
                                    <w:right w:val="none" w:sz="0" w:space="0" w:color="auto"/>
                                  </w:divBdr>
                                  <w:divsChild>
                                    <w:div w:id="938417345">
                                      <w:marLeft w:val="0"/>
                                      <w:marRight w:val="0"/>
                                      <w:marTop w:val="0"/>
                                      <w:marBottom w:val="0"/>
                                      <w:divBdr>
                                        <w:top w:val="none" w:sz="0" w:space="0" w:color="auto"/>
                                        <w:left w:val="none" w:sz="0" w:space="0" w:color="auto"/>
                                        <w:bottom w:val="none" w:sz="0" w:space="0" w:color="auto"/>
                                        <w:right w:val="none" w:sz="0" w:space="0" w:color="auto"/>
                                      </w:divBdr>
                                      <w:divsChild>
                                        <w:div w:id="47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463944">
          <w:marLeft w:val="0"/>
          <w:marRight w:val="0"/>
          <w:marTop w:val="0"/>
          <w:marBottom w:val="0"/>
          <w:divBdr>
            <w:top w:val="none" w:sz="0" w:space="0" w:color="auto"/>
            <w:left w:val="none" w:sz="0" w:space="0" w:color="auto"/>
            <w:bottom w:val="none" w:sz="0" w:space="0" w:color="auto"/>
            <w:right w:val="none" w:sz="0" w:space="0" w:color="auto"/>
          </w:divBdr>
          <w:divsChild>
            <w:div w:id="1375428463">
              <w:marLeft w:val="0"/>
              <w:marRight w:val="0"/>
              <w:marTop w:val="0"/>
              <w:marBottom w:val="0"/>
              <w:divBdr>
                <w:top w:val="none" w:sz="0" w:space="0" w:color="auto"/>
                <w:left w:val="none" w:sz="0" w:space="0" w:color="auto"/>
                <w:bottom w:val="none" w:sz="0" w:space="0" w:color="auto"/>
                <w:right w:val="none" w:sz="0" w:space="0" w:color="auto"/>
              </w:divBdr>
              <w:divsChild>
                <w:div w:id="256136186">
                  <w:marLeft w:val="0"/>
                  <w:marRight w:val="0"/>
                  <w:marTop w:val="0"/>
                  <w:marBottom w:val="0"/>
                  <w:divBdr>
                    <w:top w:val="none" w:sz="0" w:space="0" w:color="auto"/>
                    <w:left w:val="none" w:sz="0" w:space="0" w:color="auto"/>
                    <w:bottom w:val="none" w:sz="0" w:space="0" w:color="auto"/>
                    <w:right w:val="none" w:sz="0" w:space="0" w:color="auto"/>
                  </w:divBdr>
                  <w:divsChild>
                    <w:div w:id="1172834335">
                      <w:marLeft w:val="0"/>
                      <w:marRight w:val="0"/>
                      <w:marTop w:val="0"/>
                      <w:marBottom w:val="0"/>
                      <w:divBdr>
                        <w:top w:val="none" w:sz="0" w:space="0" w:color="auto"/>
                        <w:left w:val="none" w:sz="0" w:space="0" w:color="auto"/>
                        <w:bottom w:val="none" w:sz="0" w:space="0" w:color="auto"/>
                        <w:right w:val="none" w:sz="0" w:space="0" w:color="auto"/>
                      </w:divBdr>
                      <w:divsChild>
                        <w:div w:id="379598163">
                          <w:marLeft w:val="0"/>
                          <w:marRight w:val="0"/>
                          <w:marTop w:val="0"/>
                          <w:marBottom w:val="0"/>
                          <w:divBdr>
                            <w:top w:val="none" w:sz="0" w:space="0" w:color="auto"/>
                            <w:left w:val="none" w:sz="0" w:space="0" w:color="auto"/>
                            <w:bottom w:val="none" w:sz="0" w:space="0" w:color="auto"/>
                            <w:right w:val="none" w:sz="0" w:space="0" w:color="auto"/>
                          </w:divBdr>
                          <w:divsChild>
                            <w:div w:id="1887527783">
                              <w:marLeft w:val="0"/>
                              <w:marRight w:val="0"/>
                              <w:marTop w:val="0"/>
                              <w:marBottom w:val="0"/>
                              <w:divBdr>
                                <w:top w:val="none" w:sz="0" w:space="0" w:color="auto"/>
                                <w:left w:val="none" w:sz="0" w:space="0" w:color="auto"/>
                                <w:bottom w:val="none" w:sz="0" w:space="0" w:color="auto"/>
                                <w:right w:val="none" w:sz="0" w:space="0" w:color="auto"/>
                              </w:divBdr>
                              <w:divsChild>
                                <w:div w:id="5619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173177">
                  <w:marLeft w:val="0"/>
                  <w:marRight w:val="0"/>
                  <w:marTop w:val="0"/>
                  <w:marBottom w:val="0"/>
                  <w:divBdr>
                    <w:top w:val="none" w:sz="0" w:space="0" w:color="auto"/>
                    <w:left w:val="none" w:sz="0" w:space="0" w:color="auto"/>
                    <w:bottom w:val="none" w:sz="0" w:space="0" w:color="auto"/>
                    <w:right w:val="none" w:sz="0" w:space="0" w:color="auto"/>
                  </w:divBdr>
                  <w:divsChild>
                    <w:div w:id="1008756329">
                      <w:marLeft w:val="0"/>
                      <w:marRight w:val="0"/>
                      <w:marTop w:val="0"/>
                      <w:marBottom w:val="0"/>
                      <w:divBdr>
                        <w:top w:val="none" w:sz="0" w:space="0" w:color="auto"/>
                        <w:left w:val="none" w:sz="0" w:space="0" w:color="auto"/>
                        <w:bottom w:val="none" w:sz="0" w:space="0" w:color="auto"/>
                        <w:right w:val="none" w:sz="0" w:space="0" w:color="auto"/>
                      </w:divBdr>
                      <w:divsChild>
                        <w:div w:id="879703409">
                          <w:marLeft w:val="0"/>
                          <w:marRight w:val="0"/>
                          <w:marTop w:val="0"/>
                          <w:marBottom w:val="0"/>
                          <w:divBdr>
                            <w:top w:val="none" w:sz="0" w:space="0" w:color="auto"/>
                            <w:left w:val="none" w:sz="0" w:space="0" w:color="auto"/>
                            <w:bottom w:val="none" w:sz="0" w:space="0" w:color="auto"/>
                            <w:right w:val="none" w:sz="0" w:space="0" w:color="auto"/>
                          </w:divBdr>
                          <w:divsChild>
                            <w:div w:id="1292402495">
                              <w:marLeft w:val="0"/>
                              <w:marRight w:val="0"/>
                              <w:marTop w:val="0"/>
                              <w:marBottom w:val="0"/>
                              <w:divBdr>
                                <w:top w:val="none" w:sz="0" w:space="0" w:color="auto"/>
                                <w:left w:val="none" w:sz="0" w:space="0" w:color="auto"/>
                                <w:bottom w:val="none" w:sz="0" w:space="0" w:color="auto"/>
                                <w:right w:val="none" w:sz="0" w:space="0" w:color="auto"/>
                              </w:divBdr>
                              <w:divsChild>
                                <w:div w:id="76902103">
                                  <w:marLeft w:val="0"/>
                                  <w:marRight w:val="0"/>
                                  <w:marTop w:val="0"/>
                                  <w:marBottom w:val="0"/>
                                  <w:divBdr>
                                    <w:top w:val="none" w:sz="0" w:space="0" w:color="auto"/>
                                    <w:left w:val="none" w:sz="0" w:space="0" w:color="auto"/>
                                    <w:bottom w:val="none" w:sz="0" w:space="0" w:color="auto"/>
                                    <w:right w:val="none" w:sz="0" w:space="0" w:color="auto"/>
                                  </w:divBdr>
                                  <w:divsChild>
                                    <w:div w:id="7774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45548240">
      <w:bodyDiv w:val="1"/>
      <w:marLeft w:val="0"/>
      <w:marRight w:val="0"/>
      <w:marTop w:val="0"/>
      <w:marBottom w:val="0"/>
      <w:divBdr>
        <w:top w:val="none" w:sz="0" w:space="0" w:color="auto"/>
        <w:left w:val="none" w:sz="0" w:space="0" w:color="auto"/>
        <w:bottom w:val="none" w:sz="0" w:space="0" w:color="auto"/>
        <w:right w:val="none" w:sz="0" w:space="0" w:color="auto"/>
      </w:divBdr>
    </w:div>
    <w:div w:id="646781303">
      <w:bodyDiv w:val="1"/>
      <w:marLeft w:val="0"/>
      <w:marRight w:val="0"/>
      <w:marTop w:val="0"/>
      <w:marBottom w:val="0"/>
      <w:divBdr>
        <w:top w:val="none" w:sz="0" w:space="0" w:color="auto"/>
        <w:left w:val="none" w:sz="0" w:space="0" w:color="auto"/>
        <w:bottom w:val="none" w:sz="0" w:space="0" w:color="auto"/>
        <w:right w:val="none" w:sz="0" w:space="0" w:color="auto"/>
      </w:divBdr>
    </w:div>
    <w:div w:id="657920948">
      <w:bodyDiv w:val="1"/>
      <w:marLeft w:val="0"/>
      <w:marRight w:val="0"/>
      <w:marTop w:val="0"/>
      <w:marBottom w:val="0"/>
      <w:divBdr>
        <w:top w:val="none" w:sz="0" w:space="0" w:color="auto"/>
        <w:left w:val="none" w:sz="0" w:space="0" w:color="auto"/>
        <w:bottom w:val="none" w:sz="0" w:space="0" w:color="auto"/>
        <w:right w:val="none" w:sz="0" w:space="0" w:color="auto"/>
      </w:divBdr>
    </w:div>
    <w:div w:id="659970469">
      <w:bodyDiv w:val="1"/>
      <w:marLeft w:val="0"/>
      <w:marRight w:val="0"/>
      <w:marTop w:val="0"/>
      <w:marBottom w:val="0"/>
      <w:divBdr>
        <w:top w:val="none" w:sz="0" w:space="0" w:color="auto"/>
        <w:left w:val="none" w:sz="0" w:space="0" w:color="auto"/>
        <w:bottom w:val="none" w:sz="0" w:space="0" w:color="auto"/>
        <w:right w:val="none" w:sz="0" w:space="0" w:color="auto"/>
      </w:divBdr>
    </w:div>
    <w:div w:id="667292638">
      <w:bodyDiv w:val="1"/>
      <w:marLeft w:val="0"/>
      <w:marRight w:val="0"/>
      <w:marTop w:val="0"/>
      <w:marBottom w:val="0"/>
      <w:divBdr>
        <w:top w:val="none" w:sz="0" w:space="0" w:color="auto"/>
        <w:left w:val="none" w:sz="0" w:space="0" w:color="auto"/>
        <w:bottom w:val="none" w:sz="0" w:space="0" w:color="auto"/>
        <w:right w:val="none" w:sz="0" w:space="0" w:color="auto"/>
      </w:divBdr>
    </w:div>
    <w:div w:id="672343605">
      <w:bodyDiv w:val="1"/>
      <w:marLeft w:val="0"/>
      <w:marRight w:val="0"/>
      <w:marTop w:val="0"/>
      <w:marBottom w:val="0"/>
      <w:divBdr>
        <w:top w:val="none" w:sz="0" w:space="0" w:color="auto"/>
        <w:left w:val="none" w:sz="0" w:space="0" w:color="auto"/>
        <w:bottom w:val="none" w:sz="0" w:space="0" w:color="auto"/>
        <w:right w:val="none" w:sz="0" w:space="0" w:color="auto"/>
      </w:divBdr>
    </w:div>
    <w:div w:id="699864073">
      <w:bodyDiv w:val="1"/>
      <w:marLeft w:val="0"/>
      <w:marRight w:val="0"/>
      <w:marTop w:val="0"/>
      <w:marBottom w:val="0"/>
      <w:divBdr>
        <w:top w:val="none" w:sz="0" w:space="0" w:color="auto"/>
        <w:left w:val="none" w:sz="0" w:space="0" w:color="auto"/>
        <w:bottom w:val="none" w:sz="0" w:space="0" w:color="auto"/>
        <w:right w:val="none" w:sz="0" w:space="0" w:color="auto"/>
      </w:divBdr>
    </w:div>
    <w:div w:id="721833731">
      <w:bodyDiv w:val="1"/>
      <w:marLeft w:val="0"/>
      <w:marRight w:val="0"/>
      <w:marTop w:val="0"/>
      <w:marBottom w:val="0"/>
      <w:divBdr>
        <w:top w:val="none" w:sz="0" w:space="0" w:color="auto"/>
        <w:left w:val="none" w:sz="0" w:space="0" w:color="auto"/>
        <w:bottom w:val="none" w:sz="0" w:space="0" w:color="auto"/>
        <w:right w:val="none" w:sz="0" w:space="0" w:color="auto"/>
      </w:divBdr>
    </w:div>
    <w:div w:id="740054690">
      <w:bodyDiv w:val="1"/>
      <w:marLeft w:val="0"/>
      <w:marRight w:val="0"/>
      <w:marTop w:val="0"/>
      <w:marBottom w:val="0"/>
      <w:divBdr>
        <w:top w:val="none" w:sz="0" w:space="0" w:color="auto"/>
        <w:left w:val="none" w:sz="0" w:space="0" w:color="auto"/>
        <w:bottom w:val="none" w:sz="0" w:space="0" w:color="auto"/>
        <w:right w:val="none" w:sz="0" w:space="0" w:color="auto"/>
      </w:divBdr>
      <w:divsChild>
        <w:div w:id="116145554">
          <w:marLeft w:val="0"/>
          <w:marRight w:val="0"/>
          <w:marTop w:val="0"/>
          <w:marBottom w:val="0"/>
          <w:divBdr>
            <w:top w:val="single" w:sz="2" w:space="0" w:color="D9D9E3"/>
            <w:left w:val="single" w:sz="2" w:space="0" w:color="D9D9E3"/>
            <w:bottom w:val="single" w:sz="2" w:space="0" w:color="D9D9E3"/>
            <w:right w:val="single" w:sz="2" w:space="0" w:color="D9D9E3"/>
          </w:divBdr>
          <w:divsChild>
            <w:div w:id="173935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84932">
                  <w:marLeft w:val="0"/>
                  <w:marRight w:val="0"/>
                  <w:marTop w:val="0"/>
                  <w:marBottom w:val="0"/>
                  <w:divBdr>
                    <w:top w:val="single" w:sz="2" w:space="0" w:color="D9D9E3"/>
                    <w:left w:val="single" w:sz="2" w:space="0" w:color="D9D9E3"/>
                    <w:bottom w:val="single" w:sz="2" w:space="0" w:color="D9D9E3"/>
                    <w:right w:val="single" w:sz="2" w:space="0" w:color="D9D9E3"/>
                  </w:divBdr>
                  <w:divsChild>
                    <w:div w:id="1737430815">
                      <w:marLeft w:val="0"/>
                      <w:marRight w:val="0"/>
                      <w:marTop w:val="0"/>
                      <w:marBottom w:val="0"/>
                      <w:divBdr>
                        <w:top w:val="single" w:sz="2" w:space="0" w:color="D9D9E3"/>
                        <w:left w:val="single" w:sz="2" w:space="0" w:color="D9D9E3"/>
                        <w:bottom w:val="single" w:sz="2" w:space="0" w:color="D9D9E3"/>
                        <w:right w:val="single" w:sz="2" w:space="0" w:color="D9D9E3"/>
                      </w:divBdr>
                      <w:divsChild>
                        <w:div w:id="1577976541">
                          <w:marLeft w:val="0"/>
                          <w:marRight w:val="0"/>
                          <w:marTop w:val="0"/>
                          <w:marBottom w:val="0"/>
                          <w:divBdr>
                            <w:top w:val="single" w:sz="2" w:space="0" w:color="D9D9E3"/>
                            <w:left w:val="single" w:sz="2" w:space="0" w:color="D9D9E3"/>
                            <w:bottom w:val="single" w:sz="2" w:space="0" w:color="D9D9E3"/>
                            <w:right w:val="single" w:sz="2" w:space="0" w:color="D9D9E3"/>
                          </w:divBdr>
                          <w:divsChild>
                            <w:div w:id="1667006325">
                              <w:marLeft w:val="0"/>
                              <w:marRight w:val="0"/>
                              <w:marTop w:val="0"/>
                              <w:marBottom w:val="0"/>
                              <w:divBdr>
                                <w:top w:val="single" w:sz="2" w:space="0" w:color="D9D9E3"/>
                                <w:left w:val="single" w:sz="2" w:space="0" w:color="D9D9E3"/>
                                <w:bottom w:val="single" w:sz="2" w:space="0" w:color="D9D9E3"/>
                                <w:right w:val="single" w:sz="2" w:space="0" w:color="D9D9E3"/>
                              </w:divBdr>
                              <w:divsChild>
                                <w:div w:id="1015616733">
                                  <w:marLeft w:val="0"/>
                                  <w:marRight w:val="0"/>
                                  <w:marTop w:val="0"/>
                                  <w:marBottom w:val="0"/>
                                  <w:divBdr>
                                    <w:top w:val="single" w:sz="2" w:space="0" w:color="D9D9E3"/>
                                    <w:left w:val="single" w:sz="2" w:space="0" w:color="D9D9E3"/>
                                    <w:bottom w:val="single" w:sz="2" w:space="0" w:color="D9D9E3"/>
                                    <w:right w:val="single" w:sz="2" w:space="0" w:color="D9D9E3"/>
                                  </w:divBdr>
                                  <w:divsChild>
                                    <w:div w:id="49715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8343704">
          <w:marLeft w:val="0"/>
          <w:marRight w:val="0"/>
          <w:marTop w:val="0"/>
          <w:marBottom w:val="0"/>
          <w:divBdr>
            <w:top w:val="single" w:sz="2" w:space="0" w:color="D9D9E3"/>
            <w:left w:val="single" w:sz="2" w:space="0" w:color="D9D9E3"/>
            <w:bottom w:val="single" w:sz="2" w:space="0" w:color="D9D9E3"/>
            <w:right w:val="single" w:sz="2" w:space="0" w:color="D9D9E3"/>
          </w:divBdr>
          <w:divsChild>
            <w:div w:id="2096779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238314">
                  <w:marLeft w:val="0"/>
                  <w:marRight w:val="0"/>
                  <w:marTop w:val="0"/>
                  <w:marBottom w:val="0"/>
                  <w:divBdr>
                    <w:top w:val="single" w:sz="2" w:space="0" w:color="D9D9E3"/>
                    <w:left w:val="single" w:sz="2" w:space="0" w:color="D9D9E3"/>
                    <w:bottom w:val="single" w:sz="2" w:space="0" w:color="D9D9E3"/>
                    <w:right w:val="single" w:sz="2" w:space="0" w:color="D9D9E3"/>
                  </w:divBdr>
                  <w:divsChild>
                    <w:div w:id="394667115">
                      <w:marLeft w:val="0"/>
                      <w:marRight w:val="0"/>
                      <w:marTop w:val="0"/>
                      <w:marBottom w:val="0"/>
                      <w:divBdr>
                        <w:top w:val="single" w:sz="2" w:space="0" w:color="D9D9E3"/>
                        <w:left w:val="single" w:sz="2" w:space="0" w:color="D9D9E3"/>
                        <w:bottom w:val="single" w:sz="2" w:space="0" w:color="D9D9E3"/>
                        <w:right w:val="single" w:sz="2" w:space="0" w:color="D9D9E3"/>
                      </w:divBdr>
                      <w:divsChild>
                        <w:div w:id="2053993564">
                          <w:marLeft w:val="0"/>
                          <w:marRight w:val="0"/>
                          <w:marTop w:val="0"/>
                          <w:marBottom w:val="0"/>
                          <w:divBdr>
                            <w:top w:val="single" w:sz="2" w:space="0" w:color="D9D9E3"/>
                            <w:left w:val="single" w:sz="2" w:space="0" w:color="D9D9E3"/>
                            <w:bottom w:val="single" w:sz="2" w:space="0" w:color="D9D9E3"/>
                            <w:right w:val="single" w:sz="2" w:space="0" w:color="D9D9E3"/>
                          </w:divBdr>
                          <w:divsChild>
                            <w:div w:id="97068081">
                              <w:marLeft w:val="0"/>
                              <w:marRight w:val="0"/>
                              <w:marTop w:val="0"/>
                              <w:marBottom w:val="0"/>
                              <w:divBdr>
                                <w:top w:val="single" w:sz="2" w:space="0" w:color="D9D9E3"/>
                                <w:left w:val="single" w:sz="2" w:space="0" w:color="D9D9E3"/>
                                <w:bottom w:val="single" w:sz="2" w:space="0" w:color="D9D9E3"/>
                                <w:right w:val="single" w:sz="2" w:space="0" w:color="D9D9E3"/>
                              </w:divBdr>
                              <w:divsChild>
                                <w:div w:id="1510833267">
                                  <w:marLeft w:val="0"/>
                                  <w:marRight w:val="0"/>
                                  <w:marTop w:val="0"/>
                                  <w:marBottom w:val="0"/>
                                  <w:divBdr>
                                    <w:top w:val="single" w:sz="2" w:space="0" w:color="D9D9E3"/>
                                    <w:left w:val="single" w:sz="2" w:space="0" w:color="D9D9E3"/>
                                    <w:bottom w:val="single" w:sz="2" w:space="0" w:color="D9D9E3"/>
                                    <w:right w:val="single" w:sz="2" w:space="0" w:color="D9D9E3"/>
                                  </w:divBdr>
                                  <w:divsChild>
                                    <w:div w:id="695499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7080464">
                      <w:marLeft w:val="0"/>
                      <w:marRight w:val="0"/>
                      <w:marTop w:val="0"/>
                      <w:marBottom w:val="0"/>
                      <w:divBdr>
                        <w:top w:val="single" w:sz="2" w:space="0" w:color="D9D9E3"/>
                        <w:left w:val="single" w:sz="2" w:space="0" w:color="D9D9E3"/>
                        <w:bottom w:val="single" w:sz="2" w:space="0" w:color="D9D9E3"/>
                        <w:right w:val="single" w:sz="2" w:space="0" w:color="D9D9E3"/>
                      </w:divBdr>
                      <w:divsChild>
                        <w:div w:id="582615437">
                          <w:marLeft w:val="0"/>
                          <w:marRight w:val="0"/>
                          <w:marTop w:val="0"/>
                          <w:marBottom w:val="0"/>
                          <w:divBdr>
                            <w:top w:val="single" w:sz="2" w:space="0" w:color="D9D9E3"/>
                            <w:left w:val="single" w:sz="2" w:space="0" w:color="D9D9E3"/>
                            <w:bottom w:val="single" w:sz="2" w:space="0" w:color="D9D9E3"/>
                            <w:right w:val="single" w:sz="2" w:space="0" w:color="D9D9E3"/>
                          </w:divBdr>
                        </w:div>
                        <w:div w:id="1512987143">
                          <w:marLeft w:val="0"/>
                          <w:marRight w:val="0"/>
                          <w:marTop w:val="0"/>
                          <w:marBottom w:val="0"/>
                          <w:divBdr>
                            <w:top w:val="single" w:sz="2" w:space="0" w:color="D9D9E3"/>
                            <w:left w:val="single" w:sz="2" w:space="0" w:color="D9D9E3"/>
                            <w:bottom w:val="single" w:sz="2" w:space="0" w:color="D9D9E3"/>
                            <w:right w:val="single" w:sz="2" w:space="0" w:color="D9D9E3"/>
                          </w:divBdr>
                          <w:divsChild>
                            <w:div w:id="451705640">
                              <w:marLeft w:val="0"/>
                              <w:marRight w:val="0"/>
                              <w:marTop w:val="0"/>
                              <w:marBottom w:val="0"/>
                              <w:divBdr>
                                <w:top w:val="single" w:sz="2" w:space="0" w:color="D9D9E3"/>
                                <w:left w:val="single" w:sz="2" w:space="0" w:color="D9D9E3"/>
                                <w:bottom w:val="single" w:sz="2" w:space="0" w:color="D9D9E3"/>
                                <w:right w:val="single" w:sz="2" w:space="0" w:color="D9D9E3"/>
                              </w:divBdr>
                              <w:divsChild>
                                <w:div w:id="1584024612">
                                  <w:marLeft w:val="0"/>
                                  <w:marRight w:val="0"/>
                                  <w:marTop w:val="0"/>
                                  <w:marBottom w:val="0"/>
                                  <w:divBdr>
                                    <w:top w:val="single" w:sz="2" w:space="0" w:color="D9D9E3"/>
                                    <w:left w:val="single" w:sz="2" w:space="0" w:color="D9D9E3"/>
                                    <w:bottom w:val="single" w:sz="2" w:space="0" w:color="D9D9E3"/>
                                    <w:right w:val="single" w:sz="2" w:space="0" w:color="D9D9E3"/>
                                  </w:divBdr>
                                  <w:divsChild>
                                    <w:div w:id="206760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771457">
          <w:marLeft w:val="0"/>
          <w:marRight w:val="0"/>
          <w:marTop w:val="0"/>
          <w:marBottom w:val="0"/>
          <w:divBdr>
            <w:top w:val="single" w:sz="2" w:space="0" w:color="D9D9E3"/>
            <w:left w:val="single" w:sz="2" w:space="0" w:color="D9D9E3"/>
            <w:bottom w:val="single" w:sz="2" w:space="0" w:color="D9D9E3"/>
            <w:right w:val="single" w:sz="2" w:space="0" w:color="D9D9E3"/>
          </w:divBdr>
          <w:divsChild>
            <w:div w:id="143713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70280958">
                  <w:marLeft w:val="0"/>
                  <w:marRight w:val="0"/>
                  <w:marTop w:val="0"/>
                  <w:marBottom w:val="0"/>
                  <w:divBdr>
                    <w:top w:val="single" w:sz="2" w:space="0" w:color="D9D9E3"/>
                    <w:left w:val="single" w:sz="2" w:space="0" w:color="D9D9E3"/>
                    <w:bottom w:val="single" w:sz="2" w:space="0" w:color="D9D9E3"/>
                    <w:right w:val="single" w:sz="2" w:space="0" w:color="D9D9E3"/>
                  </w:divBdr>
                  <w:divsChild>
                    <w:div w:id="1021395931">
                      <w:marLeft w:val="0"/>
                      <w:marRight w:val="0"/>
                      <w:marTop w:val="0"/>
                      <w:marBottom w:val="0"/>
                      <w:divBdr>
                        <w:top w:val="single" w:sz="2" w:space="0" w:color="D9D9E3"/>
                        <w:left w:val="single" w:sz="2" w:space="0" w:color="D9D9E3"/>
                        <w:bottom w:val="single" w:sz="2" w:space="0" w:color="D9D9E3"/>
                        <w:right w:val="single" w:sz="2" w:space="0" w:color="D9D9E3"/>
                      </w:divBdr>
                      <w:divsChild>
                        <w:div w:id="622810053">
                          <w:marLeft w:val="0"/>
                          <w:marRight w:val="0"/>
                          <w:marTop w:val="0"/>
                          <w:marBottom w:val="0"/>
                          <w:divBdr>
                            <w:top w:val="single" w:sz="2" w:space="0" w:color="D9D9E3"/>
                            <w:left w:val="single" w:sz="2" w:space="0" w:color="D9D9E3"/>
                            <w:bottom w:val="single" w:sz="2" w:space="0" w:color="D9D9E3"/>
                            <w:right w:val="single" w:sz="2" w:space="0" w:color="D9D9E3"/>
                          </w:divBdr>
                          <w:divsChild>
                            <w:div w:id="173688181">
                              <w:marLeft w:val="0"/>
                              <w:marRight w:val="0"/>
                              <w:marTop w:val="0"/>
                              <w:marBottom w:val="0"/>
                              <w:divBdr>
                                <w:top w:val="single" w:sz="2" w:space="0" w:color="D9D9E3"/>
                                <w:left w:val="single" w:sz="2" w:space="0" w:color="D9D9E3"/>
                                <w:bottom w:val="single" w:sz="2" w:space="0" w:color="D9D9E3"/>
                                <w:right w:val="single" w:sz="2" w:space="0" w:color="D9D9E3"/>
                              </w:divBdr>
                              <w:divsChild>
                                <w:div w:id="536090642">
                                  <w:marLeft w:val="0"/>
                                  <w:marRight w:val="0"/>
                                  <w:marTop w:val="0"/>
                                  <w:marBottom w:val="0"/>
                                  <w:divBdr>
                                    <w:top w:val="single" w:sz="2" w:space="0" w:color="D9D9E3"/>
                                    <w:left w:val="single" w:sz="2" w:space="0" w:color="D9D9E3"/>
                                    <w:bottom w:val="single" w:sz="2" w:space="0" w:color="D9D9E3"/>
                                    <w:right w:val="single" w:sz="2" w:space="0" w:color="D9D9E3"/>
                                  </w:divBdr>
                                  <w:divsChild>
                                    <w:div w:id="148924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8309099">
                      <w:marLeft w:val="0"/>
                      <w:marRight w:val="0"/>
                      <w:marTop w:val="0"/>
                      <w:marBottom w:val="0"/>
                      <w:divBdr>
                        <w:top w:val="single" w:sz="2" w:space="0" w:color="D9D9E3"/>
                        <w:left w:val="single" w:sz="2" w:space="0" w:color="D9D9E3"/>
                        <w:bottom w:val="single" w:sz="2" w:space="0" w:color="D9D9E3"/>
                        <w:right w:val="single" w:sz="2" w:space="0" w:color="D9D9E3"/>
                      </w:divBdr>
                      <w:divsChild>
                        <w:div w:id="945307841">
                          <w:marLeft w:val="0"/>
                          <w:marRight w:val="0"/>
                          <w:marTop w:val="0"/>
                          <w:marBottom w:val="0"/>
                          <w:divBdr>
                            <w:top w:val="single" w:sz="2" w:space="0" w:color="D9D9E3"/>
                            <w:left w:val="single" w:sz="2" w:space="0" w:color="D9D9E3"/>
                            <w:bottom w:val="single" w:sz="2" w:space="0" w:color="D9D9E3"/>
                            <w:right w:val="single" w:sz="2" w:space="0" w:color="D9D9E3"/>
                          </w:divBdr>
                        </w:div>
                        <w:div w:id="804470744">
                          <w:marLeft w:val="0"/>
                          <w:marRight w:val="0"/>
                          <w:marTop w:val="0"/>
                          <w:marBottom w:val="0"/>
                          <w:divBdr>
                            <w:top w:val="single" w:sz="2" w:space="0" w:color="D9D9E3"/>
                            <w:left w:val="single" w:sz="2" w:space="0" w:color="D9D9E3"/>
                            <w:bottom w:val="single" w:sz="2" w:space="0" w:color="D9D9E3"/>
                            <w:right w:val="single" w:sz="2" w:space="0" w:color="D9D9E3"/>
                          </w:divBdr>
                          <w:divsChild>
                            <w:div w:id="503277780">
                              <w:marLeft w:val="0"/>
                              <w:marRight w:val="0"/>
                              <w:marTop w:val="0"/>
                              <w:marBottom w:val="0"/>
                              <w:divBdr>
                                <w:top w:val="single" w:sz="2" w:space="0" w:color="D9D9E3"/>
                                <w:left w:val="single" w:sz="2" w:space="0" w:color="D9D9E3"/>
                                <w:bottom w:val="single" w:sz="2" w:space="0" w:color="D9D9E3"/>
                                <w:right w:val="single" w:sz="2" w:space="0" w:color="D9D9E3"/>
                              </w:divBdr>
                              <w:divsChild>
                                <w:div w:id="159126790">
                                  <w:marLeft w:val="0"/>
                                  <w:marRight w:val="0"/>
                                  <w:marTop w:val="0"/>
                                  <w:marBottom w:val="0"/>
                                  <w:divBdr>
                                    <w:top w:val="single" w:sz="2" w:space="0" w:color="D9D9E3"/>
                                    <w:left w:val="single" w:sz="2" w:space="0" w:color="D9D9E3"/>
                                    <w:bottom w:val="single" w:sz="2" w:space="0" w:color="D9D9E3"/>
                                    <w:right w:val="single" w:sz="2" w:space="0" w:color="D9D9E3"/>
                                  </w:divBdr>
                                  <w:divsChild>
                                    <w:div w:id="1239438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9397509">
          <w:marLeft w:val="0"/>
          <w:marRight w:val="0"/>
          <w:marTop w:val="0"/>
          <w:marBottom w:val="0"/>
          <w:divBdr>
            <w:top w:val="single" w:sz="2" w:space="0" w:color="D9D9E3"/>
            <w:left w:val="single" w:sz="2" w:space="0" w:color="D9D9E3"/>
            <w:bottom w:val="single" w:sz="2" w:space="0" w:color="D9D9E3"/>
            <w:right w:val="single" w:sz="2" w:space="0" w:color="D9D9E3"/>
          </w:divBdr>
          <w:divsChild>
            <w:div w:id="21058375">
              <w:marLeft w:val="0"/>
              <w:marRight w:val="0"/>
              <w:marTop w:val="100"/>
              <w:marBottom w:val="100"/>
              <w:divBdr>
                <w:top w:val="single" w:sz="2" w:space="0" w:color="D9D9E3"/>
                <w:left w:val="single" w:sz="2" w:space="0" w:color="D9D9E3"/>
                <w:bottom w:val="single" w:sz="2" w:space="0" w:color="D9D9E3"/>
                <w:right w:val="single" w:sz="2" w:space="0" w:color="D9D9E3"/>
              </w:divBdr>
              <w:divsChild>
                <w:div w:id="674573428">
                  <w:marLeft w:val="0"/>
                  <w:marRight w:val="0"/>
                  <w:marTop w:val="0"/>
                  <w:marBottom w:val="0"/>
                  <w:divBdr>
                    <w:top w:val="single" w:sz="2" w:space="0" w:color="D9D9E3"/>
                    <w:left w:val="single" w:sz="2" w:space="0" w:color="D9D9E3"/>
                    <w:bottom w:val="single" w:sz="2" w:space="0" w:color="D9D9E3"/>
                    <w:right w:val="single" w:sz="2" w:space="0" w:color="D9D9E3"/>
                  </w:divBdr>
                  <w:divsChild>
                    <w:div w:id="275718576">
                      <w:marLeft w:val="0"/>
                      <w:marRight w:val="0"/>
                      <w:marTop w:val="0"/>
                      <w:marBottom w:val="0"/>
                      <w:divBdr>
                        <w:top w:val="single" w:sz="2" w:space="0" w:color="D9D9E3"/>
                        <w:left w:val="single" w:sz="2" w:space="0" w:color="D9D9E3"/>
                        <w:bottom w:val="single" w:sz="2" w:space="0" w:color="D9D9E3"/>
                        <w:right w:val="single" w:sz="2" w:space="0" w:color="D9D9E3"/>
                      </w:divBdr>
                      <w:divsChild>
                        <w:div w:id="562839844">
                          <w:marLeft w:val="0"/>
                          <w:marRight w:val="0"/>
                          <w:marTop w:val="0"/>
                          <w:marBottom w:val="0"/>
                          <w:divBdr>
                            <w:top w:val="single" w:sz="2" w:space="0" w:color="D9D9E3"/>
                            <w:left w:val="single" w:sz="2" w:space="0" w:color="D9D9E3"/>
                            <w:bottom w:val="single" w:sz="2" w:space="0" w:color="D9D9E3"/>
                            <w:right w:val="single" w:sz="2" w:space="0" w:color="D9D9E3"/>
                          </w:divBdr>
                          <w:divsChild>
                            <w:div w:id="1292007670">
                              <w:marLeft w:val="0"/>
                              <w:marRight w:val="0"/>
                              <w:marTop w:val="0"/>
                              <w:marBottom w:val="0"/>
                              <w:divBdr>
                                <w:top w:val="single" w:sz="2" w:space="0" w:color="D9D9E3"/>
                                <w:left w:val="single" w:sz="2" w:space="0" w:color="D9D9E3"/>
                                <w:bottom w:val="single" w:sz="2" w:space="0" w:color="D9D9E3"/>
                                <w:right w:val="single" w:sz="2" w:space="0" w:color="D9D9E3"/>
                              </w:divBdr>
                              <w:divsChild>
                                <w:div w:id="1730491501">
                                  <w:marLeft w:val="0"/>
                                  <w:marRight w:val="0"/>
                                  <w:marTop w:val="0"/>
                                  <w:marBottom w:val="0"/>
                                  <w:divBdr>
                                    <w:top w:val="single" w:sz="2" w:space="0" w:color="D9D9E3"/>
                                    <w:left w:val="single" w:sz="2" w:space="0" w:color="D9D9E3"/>
                                    <w:bottom w:val="single" w:sz="2" w:space="0" w:color="D9D9E3"/>
                                    <w:right w:val="single" w:sz="2" w:space="0" w:color="D9D9E3"/>
                                  </w:divBdr>
                                  <w:divsChild>
                                    <w:div w:id="407574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0878251">
                      <w:marLeft w:val="0"/>
                      <w:marRight w:val="0"/>
                      <w:marTop w:val="0"/>
                      <w:marBottom w:val="0"/>
                      <w:divBdr>
                        <w:top w:val="single" w:sz="2" w:space="0" w:color="D9D9E3"/>
                        <w:left w:val="single" w:sz="2" w:space="0" w:color="D9D9E3"/>
                        <w:bottom w:val="single" w:sz="2" w:space="0" w:color="D9D9E3"/>
                        <w:right w:val="single" w:sz="2" w:space="0" w:color="D9D9E3"/>
                      </w:divBdr>
                      <w:divsChild>
                        <w:div w:id="1568221125">
                          <w:marLeft w:val="0"/>
                          <w:marRight w:val="0"/>
                          <w:marTop w:val="0"/>
                          <w:marBottom w:val="0"/>
                          <w:divBdr>
                            <w:top w:val="single" w:sz="2" w:space="0" w:color="D9D9E3"/>
                            <w:left w:val="single" w:sz="2" w:space="0" w:color="D9D9E3"/>
                            <w:bottom w:val="single" w:sz="2" w:space="0" w:color="D9D9E3"/>
                            <w:right w:val="single" w:sz="2" w:space="0" w:color="D9D9E3"/>
                          </w:divBdr>
                        </w:div>
                        <w:div w:id="857625036">
                          <w:marLeft w:val="0"/>
                          <w:marRight w:val="0"/>
                          <w:marTop w:val="0"/>
                          <w:marBottom w:val="0"/>
                          <w:divBdr>
                            <w:top w:val="single" w:sz="2" w:space="0" w:color="D9D9E3"/>
                            <w:left w:val="single" w:sz="2" w:space="0" w:color="D9D9E3"/>
                            <w:bottom w:val="single" w:sz="2" w:space="0" w:color="D9D9E3"/>
                            <w:right w:val="single" w:sz="2" w:space="0" w:color="D9D9E3"/>
                          </w:divBdr>
                          <w:divsChild>
                            <w:div w:id="62409654">
                              <w:marLeft w:val="0"/>
                              <w:marRight w:val="0"/>
                              <w:marTop w:val="0"/>
                              <w:marBottom w:val="0"/>
                              <w:divBdr>
                                <w:top w:val="single" w:sz="2" w:space="0" w:color="D9D9E3"/>
                                <w:left w:val="single" w:sz="2" w:space="0" w:color="D9D9E3"/>
                                <w:bottom w:val="single" w:sz="2" w:space="0" w:color="D9D9E3"/>
                                <w:right w:val="single" w:sz="2" w:space="0" w:color="D9D9E3"/>
                              </w:divBdr>
                              <w:divsChild>
                                <w:div w:id="1630162256">
                                  <w:marLeft w:val="0"/>
                                  <w:marRight w:val="0"/>
                                  <w:marTop w:val="0"/>
                                  <w:marBottom w:val="0"/>
                                  <w:divBdr>
                                    <w:top w:val="single" w:sz="2" w:space="0" w:color="D9D9E3"/>
                                    <w:left w:val="single" w:sz="2" w:space="0" w:color="D9D9E3"/>
                                    <w:bottom w:val="single" w:sz="2" w:space="0" w:color="D9D9E3"/>
                                    <w:right w:val="single" w:sz="2" w:space="0" w:color="D9D9E3"/>
                                  </w:divBdr>
                                  <w:divsChild>
                                    <w:div w:id="1284768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91853">
          <w:marLeft w:val="0"/>
          <w:marRight w:val="0"/>
          <w:marTop w:val="0"/>
          <w:marBottom w:val="0"/>
          <w:divBdr>
            <w:top w:val="single" w:sz="2" w:space="0" w:color="D9D9E3"/>
            <w:left w:val="single" w:sz="2" w:space="0" w:color="D9D9E3"/>
            <w:bottom w:val="single" w:sz="2" w:space="0" w:color="D9D9E3"/>
            <w:right w:val="single" w:sz="2" w:space="0" w:color="D9D9E3"/>
          </w:divBdr>
          <w:divsChild>
            <w:div w:id="380178751">
              <w:marLeft w:val="0"/>
              <w:marRight w:val="0"/>
              <w:marTop w:val="100"/>
              <w:marBottom w:val="100"/>
              <w:divBdr>
                <w:top w:val="single" w:sz="2" w:space="0" w:color="D9D9E3"/>
                <w:left w:val="single" w:sz="2" w:space="0" w:color="D9D9E3"/>
                <w:bottom w:val="single" w:sz="2" w:space="0" w:color="D9D9E3"/>
                <w:right w:val="single" w:sz="2" w:space="0" w:color="D9D9E3"/>
              </w:divBdr>
              <w:divsChild>
                <w:div w:id="624119397">
                  <w:marLeft w:val="0"/>
                  <w:marRight w:val="0"/>
                  <w:marTop w:val="0"/>
                  <w:marBottom w:val="0"/>
                  <w:divBdr>
                    <w:top w:val="single" w:sz="2" w:space="0" w:color="D9D9E3"/>
                    <w:left w:val="single" w:sz="2" w:space="0" w:color="D9D9E3"/>
                    <w:bottom w:val="single" w:sz="2" w:space="0" w:color="D9D9E3"/>
                    <w:right w:val="single" w:sz="2" w:space="0" w:color="D9D9E3"/>
                  </w:divBdr>
                  <w:divsChild>
                    <w:div w:id="1223635588">
                      <w:marLeft w:val="0"/>
                      <w:marRight w:val="0"/>
                      <w:marTop w:val="0"/>
                      <w:marBottom w:val="0"/>
                      <w:divBdr>
                        <w:top w:val="single" w:sz="2" w:space="0" w:color="D9D9E3"/>
                        <w:left w:val="single" w:sz="2" w:space="0" w:color="D9D9E3"/>
                        <w:bottom w:val="single" w:sz="2" w:space="0" w:color="D9D9E3"/>
                        <w:right w:val="single" w:sz="2" w:space="0" w:color="D9D9E3"/>
                      </w:divBdr>
                      <w:divsChild>
                        <w:div w:id="510410638">
                          <w:marLeft w:val="0"/>
                          <w:marRight w:val="0"/>
                          <w:marTop w:val="0"/>
                          <w:marBottom w:val="0"/>
                          <w:divBdr>
                            <w:top w:val="single" w:sz="2" w:space="0" w:color="D9D9E3"/>
                            <w:left w:val="single" w:sz="2" w:space="0" w:color="D9D9E3"/>
                            <w:bottom w:val="single" w:sz="2" w:space="0" w:color="D9D9E3"/>
                            <w:right w:val="single" w:sz="2" w:space="0" w:color="D9D9E3"/>
                          </w:divBdr>
                          <w:divsChild>
                            <w:div w:id="574127911">
                              <w:marLeft w:val="0"/>
                              <w:marRight w:val="0"/>
                              <w:marTop w:val="0"/>
                              <w:marBottom w:val="0"/>
                              <w:divBdr>
                                <w:top w:val="single" w:sz="2" w:space="0" w:color="D9D9E3"/>
                                <w:left w:val="single" w:sz="2" w:space="0" w:color="D9D9E3"/>
                                <w:bottom w:val="single" w:sz="2" w:space="0" w:color="D9D9E3"/>
                                <w:right w:val="single" w:sz="2" w:space="0" w:color="D9D9E3"/>
                              </w:divBdr>
                              <w:divsChild>
                                <w:div w:id="1114448619">
                                  <w:marLeft w:val="0"/>
                                  <w:marRight w:val="0"/>
                                  <w:marTop w:val="0"/>
                                  <w:marBottom w:val="0"/>
                                  <w:divBdr>
                                    <w:top w:val="single" w:sz="2" w:space="0" w:color="D9D9E3"/>
                                    <w:left w:val="single" w:sz="2" w:space="0" w:color="D9D9E3"/>
                                    <w:bottom w:val="single" w:sz="2" w:space="0" w:color="D9D9E3"/>
                                    <w:right w:val="single" w:sz="2" w:space="0" w:color="D9D9E3"/>
                                  </w:divBdr>
                                  <w:divsChild>
                                    <w:div w:id="18232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6909368">
                      <w:marLeft w:val="0"/>
                      <w:marRight w:val="0"/>
                      <w:marTop w:val="0"/>
                      <w:marBottom w:val="0"/>
                      <w:divBdr>
                        <w:top w:val="single" w:sz="2" w:space="0" w:color="D9D9E3"/>
                        <w:left w:val="single" w:sz="2" w:space="0" w:color="D9D9E3"/>
                        <w:bottom w:val="single" w:sz="2" w:space="0" w:color="D9D9E3"/>
                        <w:right w:val="single" w:sz="2" w:space="0" w:color="D9D9E3"/>
                      </w:divBdr>
                      <w:divsChild>
                        <w:div w:id="455828983">
                          <w:marLeft w:val="0"/>
                          <w:marRight w:val="0"/>
                          <w:marTop w:val="0"/>
                          <w:marBottom w:val="0"/>
                          <w:divBdr>
                            <w:top w:val="single" w:sz="2" w:space="0" w:color="D9D9E3"/>
                            <w:left w:val="single" w:sz="2" w:space="0" w:color="D9D9E3"/>
                            <w:bottom w:val="single" w:sz="2" w:space="0" w:color="D9D9E3"/>
                            <w:right w:val="single" w:sz="2" w:space="0" w:color="D9D9E3"/>
                          </w:divBdr>
                        </w:div>
                        <w:div w:id="459493737">
                          <w:marLeft w:val="0"/>
                          <w:marRight w:val="0"/>
                          <w:marTop w:val="0"/>
                          <w:marBottom w:val="0"/>
                          <w:divBdr>
                            <w:top w:val="single" w:sz="2" w:space="0" w:color="D9D9E3"/>
                            <w:left w:val="single" w:sz="2" w:space="0" w:color="D9D9E3"/>
                            <w:bottom w:val="single" w:sz="2" w:space="0" w:color="D9D9E3"/>
                            <w:right w:val="single" w:sz="2" w:space="0" w:color="D9D9E3"/>
                          </w:divBdr>
                          <w:divsChild>
                            <w:div w:id="742027212">
                              <w:marLeft w:val="0"/>
                              <w:marRight w:val="0"/>
                              <w:marTop w:val="0"/>
                              <w:marBottom w:val="0"/>
                              <w:divBdr>
                                <w:top w:val="single" w:sz="2" w:space="0" w:color="D9D9E3"/>
                                <w:left w:val="single" w:sz="2" w:space="0" w:color="D9D9E3"/>
                                <w:bottom w:val="single" w:sz="2" w:space="0" w:color="D9D9E3"/>
                                <w:right w:val="single" w:sz="2" w:space="0" w:color="D9D9E3"/>
                              </w:divBdr>
                              <w:divsChild>
                                <w:div w:id="1771856617">
                                  <w:marLeft w:val="0"/>
                                  <w:marRight w:val="0"/>
                                  <w:marTop w:val="0"/>
                                  <w:marBottom w:val="0"/>
                                  <w:divBdr>
                                    <w:top w:val="single" w:sz="2" w:space="0" w:color="D9D9E3"/>
                                    <w:left w:val="single" w:sz="2" w:space="0" w:color="D9D9E3"/>
                                    <w:bottom w:val="single" w:sz="2" w:space="0" w:color="D9D9E3"/>
                                    <w:right w:val="single" w:sz="2" w:space="0" w:color="D9D9E3"/>
                                  </w:divBdr>
                                  <w:divsChild>
                                    <w:div w:id="1000503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3931630">
          <w:marLeft w:val="0"/>
          <w:marRight w:val="0"/>
          <w:marTop w:val="0"/>
          <w:marBottom w:val="0"/>
          <w:divBdr>
            <w:top w:val="single" w:sz="2" w:space="0" w:color="D9D9E3"/>
            <w:left w:val="single" w:sz="2" w:space="0" w:color="D9D9E3"/>
            <w:bottom w:val="single" w:sz="2" w:space="0" w:color="D9D9E3"/>
            <w:right w:val="single" w:sz="2" w:space="0" w:color="D9D9E3"/>
          </w:divBdr>
          <w:divsChild>
            <w:div w:id="1403916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203176">
                  <w:marLeft w:val="0"/>
                  <w:marRight w:val="0"/>
                  <w:marTop w:val="0"/>
                  <w:marBottom w:val="0"/>
                  <w:divBdr>
                    <w:top w:val="single" w:sz="2" w:space="0" w:color="D9D9E3"/>
                    <w:left w:val="single" w:sz="2" w:space="0" w:color="D9D9E3"/>
                    <w:bottom w:val="single" w:sz="2" w:space="0" w:color="D9D9E3"/>
                    <w:right w:val="single" w:sz="2" w:space="0" w:color="D9D9E3"/>
                  </w:divBdr>
                  <w:divsChild>
                    <w:div w:id="39399006">
                      <w:marLeft w:val="0"/>
                      <w:marRight w:val="0"/>
                      <w:marTop w:val="0"/>
                      <w:marBottom w:val="0"/>
                      <w:divBdr>
                        <w:top w:val="single" w:sz="2" w:space="0" w:color="D9D9E3"/>
                        <w:left w:val="single" w:sz="2" w:space="0" w:color="D9D9E3"/>
                        <w:bottom w:val="single" w:sz="2" w:space="0" w:color="D9D9E3"/>
                        <w:right w:val="single" w:sz="2" w:space="0" w:color="D9D9E3"/>
                      </w:divBdr>
                      <w:divsChild>
                        <w:div w:id="161507926">
                          <w:marLeft w:val="0"/>
                          <w:marRight w:val="0"/>
                          <w:marTop w:val="0"/>
                          <w:marBottom w:val="0"/>
                          <w:divBdr>
                            <w:top w:val="single" w:sz="2" w:space="0" w:color="D9D9E3"/>
                            <w:left w:val="single" w:sz="2" w:space="0" w:color="D9D9E3"/>
                            <w:bottom w:val="single" w:sz="2" w:space="0" w:color="D9D9E3"/>
                            <w:right w:val="single" w:sz="2" w:space="0" w:color="D9D9E3"/>
                          </w:divBdr>
                          <w:divsChild>
                            <w:div w:id="1003584437">
                              <w:marLeft w:val="0"/>
                              <w:marRight w:val="0"/>
                              <w:marTop w:val="0"/>
                              <w:marBottom w:val="0"/>
                              <w:divBdr>
                                <w:top w:val="single" w:sz="2" w:space="0" w:color="D9D9E3"/>
                                <w:left w:val="single" w:sz="2" w:space="0" w:color="D9D9E3"/>
                                <w:bottom w:val="single" w:sz="2" w:space="0" w:color="D9D9E3"/>
                                <w:right w:val="single" w:sz="2" w:space="0" w:color="D9D9E3"/>
                              </w:divBdr>
                              <w:divsChild>
                                <w:div w:id="148206558">
                                  <w:marLeft w:val="0"/>
                                  <w:marRight w:val="0"/>
                                  <w:marTop w:val="0"/>
                                  <w:marBottom w:val="0"/>
                                  <w:divBdr>
                                    <w:top w:val="single" w:sz="2" w:space="0" w:color="D9D9E3"/>
                                    <w:left w:val="single" w:sz="2" w:space="0" w:color="D9D9E3"/>
                                    <w:bottom w:val="single" w:sz="2" w:space="0" w:color="D9D9E3"/>
                                    <w:right w:val="single" w:sz="2" w:space="0" w:color="D9D9E3"/>
                                  </w:divBdr>
                                  <w:divsChild>
                                    <w:div w:id="1692492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584871">
                      <w:marLeft w:val="0"/>
                      <w:marRight w:val="0"/>
                      <w:marTop w:val="0"/>
                      <w:marBottom w:val="0"/>
                      <w:divBdr>
                        <w:top w:val="single" w:sz="2" w:space="0" w:color="D9D9E3"/>
                        <w:left w:val="single" w:sz="2" w:space="0" w:color="D9D9E3"/>
                        <w:bottom w:val="single" w:sz="2" w:space="0" w:color="D9D9E3"/>
                        <w:right w:val="single" w:sz="2" w:space="0" w:color="D9D9E3"/>
                      </w:divBdr>
                      <w:divsChild>
                        <w:div w:id="1879391475">
                          <w:marLeft w:val="0"/>
                          <w:marRight w:val="0"/>
                          <w:marTop w:val="0"/>
                          <w:marBottom w:val="0"/>
                          <w:divBdr>
                            <w:top w:val="single" w:sz="2" w:space="0" w:color="D9D9E3"/>
                            <w:left w:val="single" w:sz="2" w:space="0" w:color="D9D9E3"/>
                            <w:bottom w:val="single" w:sz="2" w:space="0" w:color="D9D9E3"/>
                            <w:right w:val="single" w:sz="2" w:space="0" w:color="D9D9E3"/>
                          </w:divBdr>
                        </w:div>
                        <w:div w:id="441263076">
                          <w:marLeft w:val="0"/>
                          <w:marRight w:val="0"/>
                          <w:marTop w:val="0"/>
                          <w:marBottom w:val="0"/>
                          <w:divBdr>
                            <w:top w:val="single" w:sz="2" w:space="0" w:color="D9D9E3"/>
                            <w:left w:val="single" w:sz="2" w:space="0" w:color="D9D9E3"/>
                            <w:bottom w:val="single" w:sz="2" w:space="0" w:color="D9D9E3"/>
                            <w:right w:val="single" w:sz="2" w:space="0" w:color="D9D9E3"/>
                          </w:divBdr>
                          <w:divsChild>
                            <w:div w:id="1017123582">
                              <w:marLeft w:val="0"/>
                              <w:marRight w:val="0"/>
                              <w:marTop w:val="0"/>
                              <w:marBottom w:val="0"/>
                              <w:divBdr>
                                <w:top w:val="single" w:sz="2" w:space="0" w:color="D9D9E3"/>
                                <w:left w:val="single" w:sz="2" w:space="0" w:color="D9D9E3"/>
                                <w:bottom w:val="single" w:sz="2" w:space="0" w:color="D9D9E3"/>
                                <w:right w:val="single" w:sz="2" w:space="0" w:color="D9D9E3"/>
                              </w:divBdr>
                              <w:divsChild>
                                <w:div w:id="1005283417">
                                  <w:marLeft w:val="0"/>
                                  <w:marRight w:val="0"/>
                                  <w:marTop w:val="0"/>
                                  <w:marBottom w:val="0"/>
                                  <w:divBdr>
                                    <w:top w:val="single" w:sz="2" w:space="0" w:color="D9D9E3"/>
                                    <w:left w:val="single" w:sz="2" w:space="0" w:color="D9D9E3"/>
                                    <w:bottom w:val="single" w:sz="2" w:space="0" w:color="D9D9E3"/>
                                    <w:right w:val="single" w:sz="2" w:space="0" w:color="D9D9E3"/>
                                  </w:divBdr>
                                  <w:divsChild>
                                    <w:div w:id="1060128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162603">
          <w:marLeft w:val="0"/>
          <w:marRight w:val="0"/>
          <w:marTop w:val="0"/>
          <w:marBottom w:val="0"/>
          <w:divBdr>
            <w:top w:val="single" w:sz="2" w:space="0" w:color="D9D9E3"/>
            <w:left w:val="single" w:sz="2" w:space="0" w:color="D9D9E3"/>
            <w:bottom w:val="single" w:sz="2" w:space="0" w:color="D9D9E3"/>
            <w:right w:val="single" w:sz="2" w:space="0" w:color="D9D9E3"/>
          </w:divBdr>
          <w:divsChild>
            <w:div w:id="108391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35659">
                  <w:marLeft w:val="0"/>
                  <w:marRight w:val="0"/>
                  <w:marTop w:val="0"/>
                  <w:marBottom w:val="0"/>
                  <w:divBdr>
                    <w:top w:val="single" w:sz="2" w:space="0" w:color="D9D9E3"/>
                    <w:left w:val="single" w:sz="2" w:space="0" w:color="D9D9E3"/>
                    <w:bottom w:val="single" w:sz="2" w:space="0" w:color="D9D9E3"/>
                    <w:right w:val="single" w:sz="2" w:space="0" w:color="D9D9E3"/>
                  </w:divBdr>
                  <w:divsChild>
                    <w:div w:id="2085175404">
                      <w:marLeft w:val="0"/>
                      <w:marRight w:val="0"/>
                      <w:marTop w:val="0"/>
                      <w:marBottom w:val="0"/>
                      <w:divBdr>
                        <w:top w:val="single" w:sz="2" w:space="0" w:color="D9D9E3"/>
                        <w:left w:val="single" w:sz="2" w:space="0" w:color="D9D9E3"/>
                        <w:bottom w:val="single" w:sz="2" w:space="0" w:color="D9D9E3"/>
                        <w:right w:val="single" w:sz="2" w:space="0" w:color="D9D9E3"/>
                      </w:divBdr>
                      <w:divsChild>
                        <w:div w:id="1740403189">
                          <w:marLeft w:val="0"/>
                          <w:marRight w:val="0"/>
                          <w:marTop w:val="0"/>
                          <w:marBottom w:val="0"/>
                          <w:divBdr>
                            <w:top w:val="single" w:sz="2" w:space="0" w:color="D9D9E3"/>
                            <w:left w:val="single" w:sz="2" w:space="0" w:color="D9D9E3"/>
                            <w:bottom w:val="single" w:sz="2" w:space="0" w:color="D9D9E3"/>
                            <w:right w:val="single" w:sz="2" w:space="0" w:color="D9D9E3"/>
                          </w:divBdr>
                          <w:divsChild>
                            <w:div w:id="1930579993">
                              <w:marLeft w:val="0"/>
                              <w:marRight w:val="0"/>
                              <w:marTop w:val="0"/>
                              <w:marBottom w:val="0"/>
                              <w:divBdr>
                                <w:top w:val="single" w:sz="2" w:space="0" w:color="D9D9E3"/>
                                <w:left w:val="single" w:sz="2" w:space="0" w:color="D9D9E3"/>
                                <w:bottom w:val="single" w:sz="2" w:space="0" w:color="D9D9E3"/>
                                <w:right w:val="single" w:sz="2" w:space="0" w:color="D9D9E3"/>
                              </w:divBdr>
                              <w:divsChild>
                                <w:div w:id="1281305316">
                                  <w:marLeft w:val="0"/>
                                  <w:marRight w:val="0"/>
                                  <w:marTop w:val="0"/>
                                  <w:marBottom w:val="0"/>
                                  <w:divBdr>
                                    <w:top w:val="single" w:sz="2" w:space="0" w:color="D9D9E3"/>
                                    <w:left w:val="single" w:sz="2" w:space="0" w:color="D9D9E3"/>
                                    <w:bottom w:val="single" w:sz="2" w:space="0" w:color="D9D9E3"/>
                                    <w:right w:val="single" w:sz="2" w:space="0" w:color="D9D9E3"/>
                                  </w:divBdr>
                                  <w:divsChild>
                                    <w:div w:id="116097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3379659">
                      <w:marLeft w:val="0"/>
                      <w:marRight w:val="0"/>
                      <w:marTop w:val="0"/>
                      <w:marBottom w:val="0"/>
                      <w:divBdr>
                        <w:top w:val="single" w:sz="2" w:space="0" w:color="D9D9E3"/>
                        <w:left w:val="single" w:sz="2" w:space="0" w:color="D9D9E3"/>
                        <w:bottom w:val="single" w:sz="2" w:space="0" w:color="D9D9E3"/>
                        <w:right w:val="single" w:sz="2" w:space="0" w:color="D9D9E3"/>
                      </w:divBdr>
                      <w:divsChild>
                        <w:div w:id="270550449">
                          <w:marLeft w:val="0"/>
                          <w:marRight w:val="0"/>
                          <w:marTop w:val="0"/>
                          <w:marBottom w:val="0"/>
                          <w:divBdr>
                            <w:top w:val="single" w:sz="2" w:space="0" w:color="D9D9E3"/>
                            <w:left w:val="single" w:sz="2" w:space="0" w:color="D9D9E3"/>
                            <w:bottom w:val="single" w:sz="2" w:space="0" w:color="D9D9E3"/>
                            <w:right w:val="single" w:sz="2" w:space="0" w:color="D9D9E3"/>
                          </w:divBdr>
                        </w:div>
                        <w:div w:id="1065369763">
                          <w:marLeft w:val="0"/>
                          <w:marRight w:val="0"/>
                          <w:marTop w:val="0"/>
                          <w:marBottom w:val="0"/>
                          <w:divBdr>
                            <w:top w:val="single" w:sz="2" w:space="0" w:color="D9D9E3"/>
                            <w:left w:val="single" w:sz="2" w:space="0" w:color="D9D9E3"/>
                            <w:bottom w:val="single" w:sz="2" w:space="0" w:color="D9D9E3"/>
                            <w:right w:val="single" w:sz="2" w:space="0" w:color="D9D9E3"/>
                          </w:divBdr>
                          <w:divsChild>
                            <w:div w:id="2130005436">
                              <w:marLeft w:val="0"/>
                              <w:marRight w:val="0"/>
                              <w:marTop w:val="0"/>
                              <w:marBottom w:val="0"/>
                              <w:divBdr>
                                <w:top w:val="single" w:sz="2" w:space="0" w:color="D9D9E3"/>
                                <w:left w:val="single" w:sz="2" w:space="0" w:color="D9D9E3"/>
                                <w:bottom w:val="single" w:sz="2" w:space="0" w:color="D9D9E3"/>
                                <w:right w:val="single" w:sz="2" w:space="0" w:color="D9D9E3"/>
                              </w:divBdr>
                              <w:divsChild>
                                <w:div w:id="1542130408">
                                  <w:marLeft w:val="0"/>
                                  <w:marRight w:val="0"/>
                                  <w:marTop w:val="0"/>
                                  <w:marBottom w:val="0"/>
                                  <w:divBdr>
                                    <w:top w:val="single" w:sz="2" w:space="0" w:color="D9D9E3"/>
                                    <w:left w:val="single" w:sz="2" w:space="0" w:color="D9D9E3"/>
                                    <w:bottom w:val="single" w:sz="2" w:space="0" w:color="D9D9E3"/>
                                    <w:right w:val="single" w:sz="2" w:space="0" w:color="D9D9E3"/>
                                  </w:divBdr>
                                  <w:divsChild>
                                    <w:div w:id="1186600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449348">
          <w:marLeft w:val="0"/>
          <w:marRight w:val="0"/>
          <w:marTop w:val="0"/>
          <w:marBottom w:val="0"/>
          <w:divBdr>
            <w:top w:val="single" w:sz="2" w:space="0" w:color="D9D9E3"/>
            <w:left w:val="single" w:sz="2" w:space="0" w:color="D9D9E3"/>
            <w:bottom w:val="single" w:sz="2" w:space="0" w:color="D9D9E3"/>
            <w:right w:val="single" w:sz="2" w:space="0" w:color="D9D9E3"/>
          </w:divBdr>
          <w:divsChild>
            <w:div w:id="1380587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855485">
                  <w:marLeft w:val="0"/>
                  <w:marRight w:val="0"/>
                  <w:marTop w:val="0"/>
                  <w:marBottom w:val="0"/>
                  <w:divBdr>
                    <w:top w:val="single" w:sz="2" w:space="0" w:color="D9D9E3"/>
                    <w:left w:val="single" w:sz="2" w:space="0" w:color="D9D9E3"/>
                    <w:bottom w:val="single" w:sz="2" w:space="0" w:color="D9D9E3"/>
                    <w:right w:val="single" w:sz="2" w:space="0" w:color="D9D9E3"/>
                  </w:divBdr>
                  <w:divsChild>
                    <w:div w:id="1927306254">
                      <w:marLeft w:val="0"/>
                      <w:marRight w:val="0"/>
                      <w:marTop w:val="0"/>
                      <w:marBottom w:val="0"/>
                      <w:divBdr>
                        <w:top w:val="single" w:sz="2" w:space="0" w:color="D9D9E3"/>
                        <w:left w:val="single" w:sz="2" w:space="0" w:color="D9D9E3"/>
                        <w:bottom w:val="single" w:sz="2" w:space="0" w:color="D9D9E3"/>
                        <w:right w:val="single" w:sz="2" w:space="0" w:color="D9D9E3"/>
                      </w:divBdr>
                      <w:divsChild>
                        <w:div w:id="155924490">
                          <w:marLeft w:val="0"/>
                          <w:marRight w:val="0"/>
                          <w:marTop w:val="0"/>
                          <w:marBottom w:val="0"/>
                          <w:divBdr>
                            <w:top w:val="single" w:sz="2" w:space="0" w:color="D9D9E3"/>
                            <w:left w:val="single" w:sz="2" w:space="0" w:color="D9D9E3"/>
                            <w:bottom w:val="single" w:sz="2" w:space="0" w:color="D9D9E3"/>
                            <w:right w:val="single" w:sz="2" w:space="0" w:color="D9D9E3"/>
                          </w:divBdr>
                          <w:divsChild>
                            <w:div w:id="288630730">
                              <w:marLeft w:val="0"/>
                              <w:marRight w:val="0"/>
                              <w:marTop w:val="0"/>
                              <w:marBottom w:val="0"/>
                              <w:divBdr>
                                <w:top w:val="single" w:sz="2" w:space="0" w:color="D9D9E3"/>
                                <w:left w:val="single" w:sz="2" w:space="0" w:color="D9D9E3"/>
                                <w:bottom w:val="single" w:sz="2" w:space="0" w:color="D9D9E3"/>
                                <w:right w:val="single" w:sz="2" w:space="0" w:color="D9D9E3"/>
                              </w:divBdr>
                              <w:divsChild>
                                <w:div w:id="1715621667">
                                  <w:marLeft w:val="0"/>
                                  <w:marRight w:val="0"/>
                                  <w:marTop w:val="0"/>
                                  <w:marBottom w:val="0"/>
                                  <w:divBdr>
                                    <w:top w:val="single" w:sz="2" w:space="0" w:color="D9D9E3"/>
                                    <w:left w:val="single" w:sz="2" w:space="0" w:color="D9D9E3"/>
                                    <w:bottom w:val="single" w:sz="2" w:space="0" w:color="D9D9E3"/>
                                    <w:right w:val="single" w:sz="2" w:space="0" w:color="D9D9E3"/>
                                  </w:divBdr>
                                  <w:divsChild>
                                    <w:div w:id="693578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0040605">
                      <w:marLeft w:val="0"/>
                      <w:marRight w:val="0"/>
                      <w:marTop w:val="0"/>
                      <w:marBottom w:val="0"/>
                      <w:divBdr>
                        <w:top w:val="single" w:sz="2" w:space="0" w:color="D9D9E3"/>
                        <w:left w:val="single" w:sz="2" w:space="0" w:color="D9D9E3"/>
                        <w:bottom w:val="single" w:sz="2" w:space="0" w:color="D9D9E3"/>
                        <w:right w:val="single" w:sz="2" w:space="0" w:color="D9D9E3"/>
                      </w:divBdr>
                      <w:divsChild>
                        <w:div w:id="800658474">
                          <w:marLeft w:val="0"/>
                          <w:marRight w:val="0"/>
                          <w:marTop w:val="0"/>
                          <w:marBottom w:val="0"/>
                          <w:divBdr>
                            <w:top w:val="single" w:sz="2" w:space="0" w:color="D9D9E3"/>
                            <w:left w:val="single" w:sz="2" w:space="0" w:color="D9D9E3"/>
                            <w:bottom w:val="single" w:sz="2" w:space="0" w:color="D9D9E3"/>
                            <w:right w:val="single" w:sz="2" w:space="0" w:color="D9D9E3"/>
                          </w:divBdr>
                        </w:div>
                        <w:div w:id="969017497">
                          <w:marLeft w:val="0"/>
                          <w:marRight w:val="0"/>
                          <w:marTop w:val="0"/>
                          <w:marBottom w:val="0"/>
                          <w:divBdr>
                            <w:top w:val="single" w:sz="2" w:space="0" w:color="D9D9E3"/>
                            <w:left w:val="single" w:sz="2" w:space="0" w:color="D9D9E3"/>
                            <w:bottom w:val="single" w:sz="2" w:space="0" w:color="D9D9E3"/>
                            <w:right w:val="single" w:sz="2" w:space="0" w:color="D9D9E3"/>
                          </w:divBdr>
                          <w:divsChild>
                            <w:div w:id="1125462621">
                              <w:marLeft w:val="0"/>
                              <w:marRight w:val="0"/>
                              <w:marTop w:val="0"/>
                              <w:marBottom w:val="0"/>
                              <w:divBdr>
                                <w:top w:val="single" w:sz="2" w:space="0" w:color="D9D9E3"/>
                                <w:left w:val="single" w:sz="2" w:space="0" w:color="D9D9E3"/>
                                <w:bottom w:val="single" w:sz="2" w:space="0" w:color="D9D9E3"/>
                                <w:right w:val="single" w:sz="2" w:space="0" w:color="D9D9E3"/>
                              </w:divBdr>
                              <w:divsChild>
                                <w:div w:id="1137913043">
                                  <w:marLeft w:val="0"/>
                                  <w:marRight w:val="0"/>
                                  <w:marTop w:val="0"/>
                                  <w:marBottom w:val="0"/>
                                  <w:divBdr>
                                    <w:top w:val="single" w:sz="2" w:space="0" w:color="D9D9E3"/>
                                    <w:left w:val="single" w:sz="2" w:space="0" w:color="D9D9E3"/>
                                    <w:bottom w:val="single" w:sz="2" w:space="0" w:color="D9D9E3"/>
                                    <w:right w:val="single" w:sz="2" w:space="0" w:color="D9D9E3"/>
                                  </w:divBdr>
                                  <w:divsChild>
                                    <w:div w:id="62693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523133">
          <w:marLeft w:val="0"/>
          <w:marRight w:val="0"/>
          <w:marTop w:val="0"/>
          <w:marBottom w:val="0"/>
          <w:divBdr>
            <w:top w:val="single" w:sz="2" w:space="0" w:color="D9D9E3"/>
            <w:left w:val="single" w:sz="2" w:space="0" w:color="D9D9E3"/>
            <w:bottom w:val="single" w:sz="2" w:space="0" w:color="D9D9E3"/>
            <w:right w:val="single" w:sz="2" w:space="0" w:color="D9D9E3"/>
          </w:divBdr>
          <w:divsChild>
            <w:div w:id="1846630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688100">
                  <w:marLeft w:val="0"/>
                  <w:marRight w:val="0"/>
                  <w:marTop w:val="0"/>
                  <w:marBottom w:val="0"/>
                  <w:divBdr>
                    <w:top w:val="single" w:sz="2" w:space="0" w:color="D9D9E3"/>
                    <w:left w:val="single" w:sz="2" w:space="0" w:color="D9D9E3"/>
                    <w:bottom w:val="single" w:sz="2" w:space="0" w:color="D9D9E3"/>
                    <w:right w:val="single" w:sz="2" w:space="0" w:color="D9D9E3"/>
                  </w:divBdr>
                  <w:divsChild>
                    <w:div w:id="1575779550">
                      <w:marLeft w:val="0"/>
                      <w:marRight w:val="0"/>
                      <w:marTop w:val="0"/>
                      <w:marBottom w:val="0"/>
                      <w:divBdr>
                        <w:top w:val="single" w:sz="2" w:space="0" w:color="D9D9E3"/>
                        <w:left w:val="single" w:sz="2" w:space="0" w:color="D9D9E3"/>
                        <w:bottom w:val="single" w:sz="2" w:space="0" w:color="D9D9E3"/>
                        <w:right w:val="single" w:sz="2" w:space="0" w:color="D9D9E3"/>
                      </w:divBdr>
                      <w:divsChild>
                        <w:div w:id="1076516702">
                          <w:marLeft w:val="0"/>
                          <w:marRight w:val="0"/>
                          <w:marTop w:val="0"/>
                          <w:marBottom w:val="0"/>
                          <w:divBdr>
                            <w:top w:val="single" w:sz="2" w:space="0" w:color="D9D9E3"/>
                            <w:left w:val="single" w:sz="2" w:space="0" w:color="D9D9E3"/>
                            <w:bottom w:val="single" w:sz="2" w:space="0" w:color="D9D9E3"/>
                            <w:right w:val="single" w:sz="2" w:space="0" w:color="D9D9E3"/>
                          </w:divBdr>
                          <w:divsChild>
                            <w:div w:id="170799556">
                              <w:marLeft w:val="0"/>
                              <w:marRight w:val="0"/>
                              <w:marTop w:val="0"/>
                              <w:marBottom w:val="0"/>
                              <w:divBdr>
                                <w:top w:val="single" w:sz="2" w:space="0" w:color="D9D9E3"/>
                                <w:left w:val="single" w:sz="2" w:space="0" w:color="D9D9E3"/>
                                <w:bottom w:val="single" w:sz="2" w:space="0" w:color="D9D9E3"/>
                                <w:right w:val="single" w:sz="2" w:space="0" w:color="D9D9E3"/>
                              </w:divBdr>
                              <w:divsChild>
                                <w:div w:id="832836239">
                                  <w:marLeft w:val="0"/>
                                  <w:marRight w:val="0"/>
                                  <w:marTop w:val="0"/>
                                  <w:marBottom w:val="0"/>
                                  <w:divBdr>
                                    <w:top w:val="single" w:sz="2" w:space="0" w:color="D9D9E3"/>
                                    <w:left w:val="single" w:sz="2" w:space="0" w:color="D9D9E3"/>
                                    <w:bottom w:val="single" w:sz="2" w:space="0" w:color="D9D9E3"/>
                                    <w:right w:val="single" w:sz="2" w:space="0" w:color="D9D9E3"/>
                                  </w:divBdr>
                                  <w:divsChild>
                                    <w:div w:id="9333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192618">
                      <w:marLeft w:val="0"/>
                      <w:marRight w:val="0"/>
                      <w:marTop w:val="0"/>
                      <w:marBottom w:val="0"/>
                      <w:divBdr>
                        <w:top w:val="single" w:sz="2" w:space="0" w:color="D9D9E3"/>
                        <w:left w:val="single" w:sz="2" w:space="0" w:color="D9D9E3"/>
                        <w:bottom w:val="single" w:sz="2" w:space="0" w:color="D9D9E3"/>
                        <w:right w:val="single" w:sz="2" w:space="0" w:color="D9D9E3"/>
                      </w:divBdr>
                      <w:divsChild>
                        <w:div w:id="1960606445">
                          <w:marLeft w:val="0"/>
                          <w:marRight w:val="0"/>
                          <w:marTop w:val="0"/>
                          <w:marBottom w:val="0"/>
                          <w:divBdr>
                            <w:top w:val="single" w:sz="2" w:space="0" w:color="D9D9E3"/>
                            <w:left w:val="single" w:sz="2" w:space="0" w:color="D9D9E3"/>
                            <w:bottom w:val="single" w:sz="2" w:space="0" w:color="D9D9E3"/>
                            <w:right w:val="single" w:sz="2" w:space="0" w:color="D9D9E3"/>
                          </w:divBdr>
                        </w:div>
                        <w:div w:id="1377241733">
                          <w:marLeft w:val="0"/>
                          <w:marRight w:val="0"/>
                          <w:marTop w:val="0"/>
                          <w:marBottom w:val="0"/>
                          <w:divBdr>
                            <w:top w:val="single" w:sz="2" w:space="0" w:color="D9D9E3"/>
                            <w:left w:val="single" w:sz="2" w:space="0" w:color="D9D9E3"/>
                            <w:bottom w:val="single" w:sz="2" w:space="0" w:color="D9D9E3"/>
                            <w:right w:val="single" w:sz="2" w:space="0" w:color="D9D9E3"/>
                          </w:divBdr>
                          <w:divsChild>
                            <w:div w:id="1398897828">
                              <w:marLeft w:val="0"/>
                              <w:marRight w:val="0"/>
                              <w:marTop w:val="0"/>
                              <w:marBottom w:val="0"/>
                              <w:divBdr>
                                <w:top w:val="single" w:sz="2" w:space="0" w:color="D9D9E3"/>
                                <w:left w:val="single" w:sz="2" w:space="0" w:color="D9D9E3"/>
                                <w:bottom w:val="single" w:sz="2" w:space="0" w:color="D9D9E3"/>
                                <w:right w:val="single" w:sz="2" w:space="0" w:color="D9D9E3"/>
                              </w:divBdr>
                              <w:divsChild>
                                <w:div w:id="150566676">
                                  <w:marLeft w:val="0"/>
                                  <w:marRight w:val="0"/>
                                  <w:marTop w:val="0"/>
                                  <w:marBottom w:val="0"/>
                                  <w:divBdr>
                                    <w:top w:val="single" w:sz="2" w:space="0" w:color="D9D9E3"/>
                                    <w:left w:val="single" w:sz="2" w:space="0" w:color="D9D9E3"/>
                                    <w:bottom w:val="single" w:sz="2" w:space="0" w:color="D9D9E3"/>
                                    <w:right w:val="single" w:sz="2" w:space="0" w:color="D9D9E3"/>
                                  </w:divBdr>
                                  <w:divsChild>
                                    <w:div w:id="139481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0518901">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3327217">
      <w:bodyDiv w:val="1"/>
      <w:marLeft w:val="0"/>
      <w:marRight w:val="0"/>
      <w:marTop w:val="0"/>
      <w:marBottom w:val="0"/>
      <w:divBdr>
        <w:top w:val="none" w:sz="0" w:space="0" w:color="auto"/>
        <w:left w:val="none" w:sz="0" w:space="0" w:color="auto"/>
        <w:bottom w:val="none" w:sz="0" w:space="0" w:color="auto"/>
        <w:right w:val="none" w:sz="0" w:space="0" w:color="auto"/>
      </w:divBdr>
    </w:div>
    <w:div w:id="774598600">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7285948">
      <w:bodyDiv w:val="1"/>
      <w:marLeft w:val="0"/>
      <w:marRight w:val="0"/>
      <w:marTop w:val="0"/>
      <w:marBottom w:val="0"/>
      <w:divBdr>
        <w:top w:val="none" w:sz="0" w:space="0" w:color="auto"/>
        <w:left w:val="none" w:sz="0" w:space="0" w:color="auto"/>
        <w:bottom w:val="none" w:sz="0" w:space="0" w:color="auto"/>
        <w:right w:val="none" w:sz="0" w:space="0" w:color="auto"/>
      </w:divBdr>
    </w:div>
    <w:div w:id="860899905">
      <w:bodyDiv w:val="1"/>
      <w:marLeft w:val="0"/>
      <w:marRight w:val="0"/>
      <w:marTop w:val="0"/>
      <w:marBottom w:val="0"/>
      <w:divBdr>
        <w:top w:val="none" w:sz="0" w:space="0" w:color="auto"/>
        <w:left w:val="none" w:sz="0" w:space="0" w:color="auto"/>
        <w:bottom w:val="none" w:sz="0" w:space="0" w:color="auto"/>
        <w:right w:val="none" w:sz="0" w:space="0" w:color="auto"/>
      </w:divBdr>
    </w:div>
    <w:div w:id="863589522">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618883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1426866">
      <w:bodyDiv w:val="1"/>
      <w:marLeft w:val="0"/>
      <w:marRight w:val="0"/>
      <w:marTop w:val="0"/>
      <w:marBottom w:val="0"/>
      <w:divBdr>
        <w:top w:val="none" w:sz="0" w:space="0" w:color="auto"/>
        <w:left w:val="none" w:sz="0" w:space="0" w:color="auto"/>
        <w:bottom w:val="none" w:sz="0" w:space="0" w:color="auto"/>
        <w:right w:val="none" w:sz="0" w:space="0" w:color="auto"/>
      </w:divBdr>
    </w:div>
    <w:div w:id="932862944">
      <w:bodyDiv w:val="1"/>
      <w:marLeft w:val="0"/>
      <w:marRight w:val="0"/>
      <w:marTop w:val="0"/>
      <w:marBottom w:val="0"/>
      <w:divBdr>
        <w:top w:val="none" w:sz="0" w:space="0" w:color="auto"/>
        <w:left w:val="none" w:sz="0" w:space="0" w:color="auto"/>
        <w:bottom w:val="none" w:sz="0" w:space="0" w:color="auto"/>
        <w:right w:val="none" w:sz="0" w:space="0" w:color="auto"/>
      </w:divBdr>
    </w:div>
    <w:div w:id="937101619">
      <w:bodyDiv w:val="1"/>
      <w:marLeft w:val="0"/>
      <w:marRight w:val="0"/>
      <w:marTop w:val="0"/>
      <w:marBottom w:val="0"/>
      <w:divBdr>
        <w:top w:val="none" w:sz="0" w:space="0" w:color="auto"/>
        <w:left w:val="none" w:sz="0" w:space="0" w:color="auto"/>
        <w:bottom w:val="none" w:sz="0" w:space="0" w:color="auto"/>
        <w:right w:val="none" w:sz="0" w:space="0" w:color="auto"/>
      </w:divBdr>
    </w:div>
    <w:div w:id="937324289">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23419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9866128">
      <w:bodyDiv w:val="1"/>
      <w:marLeft w:val="0"/>
      <w:marRight w:val="0"/>
      <w:marTop w:val="0"/>
      <w:marBottom w:val="0"/>
      <w:divBdr>
        <w:top w:val="none" w:sz="0" w:space="0" w:color="auto"/>
        <w:left w:val="none" w:sz="0" w:space="0" w:color="auto"/>
        <w:bottom w:val="none" w:sz="0" w:space="0" w:color="auto"/>
        <w:right w:val="none" w:sz="0" w:space="0" w:color="auto"/>
      </w:divBdr>
    </w:div>
    <w:div w:id="1040787881">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9794929">
      <w:bodyDiv w:val="1"/>
      <w:marLeft w:val="0"/>
      <w:marRight w:val="0"/>
      <w:marTop w:val="0"/>
      <w:marBottom w:val="0"/>
      <w:divBdr>
        <w:top w:val="none" w:sz="0" w:space="0" w:color="auto"/>
        <w:left w:val="none" w:sz="0" w:space="0" w:color="auto"/>
        <w:bottom w:val="none" w:sz="0" w:space="0" w:color="auto"/>
        <w:right w:val="none" w:sz="0" w:space="0" w:color="auto"/>
      </w:divBdr>
    </w:div>
    <w:div w:id="1081415326">
      <w:bodyDiv w:val="1"/>
      <w:marLeft w:val="0"/>
      <w:marRight w:val="0"/>
      <w:marTop w:val="0"/>
      <w:marBottom w:val="0"/>
      <w:divBdr>
        <w:top w:val="none" w:sz="0" w:space="0" w:color="auto"/>
        <w:left w:val="none" w:sz="0" w:space="0" w:color="auto"/>
        <w:bottom w:val="none" w:sz="0" w:space="0" w:color="auto"/>
        <w:right w:val="none" w:sz="0" w:space="0" w:color="auto"/>
      </w:divBdr>
    </w:div>
    <w:div w:id="1087461552">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05466134">
      <w:bodyDiv w:val="1"/>
      <w:marLeft w:val="0"/>
      <w:marRight w:val="0"/>
      <w:marTop w:val="0"/>
      <w:marBottom w:val="0"/>
      <w:divBdr>
        <w:top w:val="none" w:sz="0" w:space="0" w:color="auto"/>
        <w:left w:val="none" w:sz="0" w:space="0" w:color="auto"/>
        <w:bottom w:val="none" w:sz="0" w:space="0" w:color="auto"/>
        <w:right w:val="none" w:sz="0" w:space="0" w:color="auto"/>
      </w:divBdr>
    </w:div>
    <w:div w:id="1106073613">
      <w:bodyDiv w:val="1"/>
      <w:marLeft w:val="0"/>
      <w:marRight w:val="0"/>
      <w:marTop w:val="0"/>
      <w:marBottom w:val="0"/>
      <w:divBdr>
        <w:top w:val="none" w:sz="0" w:space="0" w:color="auto"/>
        <w:left w:val="none" w:sz="0" w:space="0" w:color="auto"/>
        <w:bottom w:val="none" w:sz="0" w:space="0" w:color="auto"/>
        <w:right w:val="none" w:sz="0" w:space="0" w:color="auto"/>
      </w:divBdr>
    </w:div>
    <w:div w:id="1115520500">
      <w:bodyDiv w:val="1"/>
      <w:marLeft w:val="0"/>
      <w:marRight w:val="0"/>
      <w:marTop w:val="0"/>
      <w:marBottom w:val="0"/>
      <w:divBdr>
        <w:top w:val="none" w:sz="0" w:space="0" w:color="auto"/>
        <w:left w:val="none" w:sz="0" w:space="0" w:color="auto"/>
        <w:bottom w:val="none" w:sz="0" w:space="0" w:color="auto"/>
        <w:right w:val="none" w:sz="0" w:space="0" w:color="auto"/>
      </w:divBdr>
    </w:div>
    <w:div w:id="1128937768">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949825">
      <w:bodyDiv w:val="1"/>
      <w:marLeft w:val="0"/>
      <w:marRight w:val="0"/>
      <w:marTop w:val="0"/>
      <w:marBottom w:val="0"/>
      <w:divBdr>
        <w:top w:val="none" w:sz="0" w:space="0" w:color="auto"/>
        <w:left w:val="none" w:sz="0" w:space="0" w:color="auto"/>
        <w:bottom w:val="none" w:sz="0" w:space="0" w:color="auto"/>
        <w:right w:val="none" w:sz="0" w:space="0" w:color="auto"/>
      </w:divBdr>
    </w:div>
    <w:div w:id="1191839204">
      <w:bodyDiv w:val="1"/>
      <w:marLeft w:val="0"/>
      <w:marRight w:val="0"/>
      <w:marTop w:val="0"/>
      <w:marBottom w:val="0"/>
      <w:divBdr>
        <w:top w:val="none" w:sz="0" w:space="0" w:color="auto"/>
        <w:left w:val="none" w:sz="0" w:space="0" w:color="auto"/>
        <w:bottom w:val="none" w:sz="0" w:space="0" w:color="auto"/>
        <w:right w:val="none" w:sz="0" w:space="0" w:color="auto"/>
      </w:divBdr>
    </w:div>
    <w:div w:id="1197546480">
      <w:bodyDiv w:val="1"/>
      <w:marLeft w:val="0"/>
      <w:marRight w:val="0"/>
      <w:marTop w:val="0"/>
      <w:marBottom w:val="0"/>
      <w:divBdr>
        <w:top w:val="none" w:sz="0" w:space="0" w:color="auto"/>
        <w:left w:val="none" w:sz="0" w:space="0" w:color="auto"/>
        <w:bottom w:val="none" w:sz="0" w:space="0" w:color="auto"/>
        <w:right w:val="none" w:sz="0" w:space="0" w:color="auto"/>
      </w:divBdr>
    </w:div>
    <w:div w:id="1205097303">
      <w:bodyDiv w:val="1"/>
      <w:marLeft w:val="0"/>
      <w:marRight w:val="0"/>
      <w:marTop w:val="0"/>
      <w:marBottom w:val="0"/>
      <w:divBdr>
        <w:top w:val="none" w:sz="0" w:space="0" w:color="auto"/>
        <w:left w:val="none" w:sz="0" w:space="0" w:color="auto"/>
        <w:bottom w:val="none" w:sz="0" w:space="0" w:color="auto"/>
        <w:right w:val="none" w:sz="0" w:space="0" w:color="auto"/>
      </w:divBdr>
    </w:div>
    <w:div w:id="1205868235">
      <w:bodyDiv w:val="1"/>
      <w:marLeft w:val="0"/>
      <w:marRight w:val="0"/>
      <w:marTop w:val="0"/>
      <w:marBottom w:val="0"/>
      <w:divBdr>
        <w:top w:val="none" w:sz="0" w:space="0" w:color="auto"/>
        <w:left w:val="none" w:sz="0" w:space="0" w:color="auto"/>
        <w:bottom w:val="none" w:sz="0" w:space="0" w:color="auto"/>
        <w:right w:val="none" w:sz="0" w:space="0" w:color="auto"/>
      </w:divBdr>
    </w:div>
    <w:div w:id="1220557758">
      <w:bodyDiv w:val="1"/>
      <w:marLeft w:val="0"/>
      <w:marRight w:val="0"/>
      <w:marTop w:val="0"/>
      <w:marBottom w:val="0"/>
      <w:divBdr>
        <w:top w:val="none" w:sz="0" w:space="0" w:color="auto"/>
        <w:left w:val="none" w:sz="0" w:space="0" w:color="auto"/>
        <w:bottom w:val="none" w:sz="0" w:space="0" w:color="auto"/>
        <w:right w:val="none" w:sz="0" w:space="0" w:color="auto"/>
      </w:divBdr>
    </w:div>
    <w:div w:id="1221289674">
      <w:bodyDiv w:val="1"/>
      <w:marLeft w:val="0"/>
      <w:marRight w:val="0"/>
      <w:marTop w:val="0"/>
      <w:marBottom w:val="0"/>
      <w:divBdr>
        <w:top w:val="none" w:sz="0" w:space="0" w:color="auto"/>
        <w:left w:val="none" w:sz="0" w:space="0" w:color="auto"/>
        <w:bottom w:val="none" w:sz="0" w:space="0" w:color="auto"/>
        <w:right w:val="none" w:sz="0" w:space="0" w:color="auto"/>
      </w:divBdr>
    </w:div>
    <w:div w:id="1224022272">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8202971">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51231486">
      <w:bodyDiv w:val="1"/>
      <w:marLeft w:val="0"/>
      <w:marRight w:val="0"/>
      <w:marTop w:val="0"/>
      <w:marBottom w:val="0"/>
      <w:divBdr>
        <w:top w:val="none" w:sz="0" w:space="0" w:color="auto"/>
        <w:left w:val="none" w:sz="0" w:space="0" w:color="auto"/>
        <w:bottom w:val="none" w:sz="0" w:space="0" w:color="auto"/>
        <w:right w:val="none" w:sz="0" w:space="0" w:color="auto"/>
      </w:divBdr>
    </w:div>
    <w:div w:id="1283459311">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6977092">
      <w:bodyDiv w:val="1"/>
      <w:marLeft w:val="0"/>
      <w:marRight w:val="0"/>
      <w:marTop w:val="0"/>
      <w:marBottom w:val="0"/>
      <w:divBdr>
        <w:top w:val="none" w:sz="0" w:space="0" w:color="auto"/>
        <w:left w:val="none" w:sz="0" w:space="0" w:color="auto"/>
        <w:bottom w:val="none" w:sz="0" w:space="0" w:color="auto"/>
        <w:right w:val="none" w:sz="0" w:space="0" w:color="auto"/>
      </w:divBdr>
    </w:div>
    <w:div w:id="1333028879">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62054684">
      <w:bodyDiv w:val="1"/>
      <w:marLeft w:val="0"/>
      <w:marRight w:val="0"/>
      <w:marTop w:val="0"/>
      <w:marBottom w:val="0"/>
      <w:divBdr>
        <w:top w:val="none" w:sz="0" w:space="0" w:color="auto"/>
        <w:left w:val="none" w:sz="0" w:space="0" w:color="auto"/>
        <w:bottom w:val="none" w:sz="0" w:space="0" w:color="auto"/>
        <w:right w:val="none" w:sz="0" w:space="0" w:color="auto"/>
      </w:divBdr>
    </w:div>
    <w:div w:id="1364862514">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1446559">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22677523">
      <w:bodyDiv w:val="1"/>
      <w:marLeft w:val="0"/>
      <w:marRight w:val="0"/>
      <w:marTop w:val="0"/>
      <w:marBottom w:val="0"/>
      <w:divBdr>
        <w:top w:val="none" w:sz="0" w:space="0" w:color="auto"/>
        <w:left w:val="none" w:sz="0" w:space="0" w:color="auto"/>
        <w:bottom w:val="none" w:sz="0" w:space="0" w:color="auto"/>
        <w:right w:val="none" w:sz="0" w:space="0" w:color="auto"/>
      </w:divBdr>
    </w:div>
    <w:div w:id="1427340337">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132108">
      <w:bodyDiv w:val="1"/>
      <w:marLeft w:val="0"/>
      <w:marRight w:val="0"/>
      <w:marTop w:val="0"/>
      <w:marBottom w:val="0"/>
      <w:divBdr>
        <w:top w:val="none" w:sz="0" w:space="0" w:color="auto"/>
        <w:left w:val="none" w:sz="0" w:space="0" w:color="auto"/>
        <w:bottom w:val="none" w:sz="0" w:space="0" w:color="auto"/>
        <w:right w:val="none" w:sz="0" w:space="0" w:color="auto"/>
      </w:divBdr>
    </w:div>
    <w:div w:id="1452629591">
      <w:bodyDiv w:val="1"/>
      <w:marLeft w:val="0"/>
      <w:marRight w:val="0"/>
      <w:marTop w:val="0"/>
      <w:marBottom w:val="0"/>
      <w:divBdr>
        <w:top w:val="none" w:sz="0" w:space="0" w:color="auto"/>
        <w:left w:val="none" w:sz="0" w:space="0" w:color="auto"/>
        <w:bottom w:val="none" w:sz="0" w:space="0" w:color="auto"/>
        <w:right w:val="none" w:sz="0" w:space="0" w:color="auto"/>
      </w:divBdr>
    </w:div>
    <w:div w:id="1481920025">
      <w:bodyDiv w:val="1"/>
      <w:marLeft w:val="0"/>
      <w:marRight w:val="0"/>
      <w:marTop w:val="0"/>
      <w:marBottom w:val="0"/>
      <w:divBdr>
        <w:top w:val="none" w:sz="0" w:space="0" w:color="auto"/>
        <w:left w:val="none" w:sz="0" w:space="0" w:color="auto"/>
        <w:bottom w:val="none" w:sz="0" w:space="0" w:color="auto"/>
        <w:right w:val="none" w:sz="0" w:space="0" w:color="auto"/>
      </w:divBdr>
    </w:div>
    <w:div w:id="1489245714">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03011712">
      <w:bodyDiv w:val="1"/>
      <w:marLeft w:val="0"/>
      <w:marRight w:val="0"/>
      <w:marTop w:val="0"/>
      <w:marBottom w:val="0"/>
      <w:divBdr>
        <w:top w:val="none" w:sz="0" w:space="0" w:color="auto"/>
        <w:left w:val="none" w:sz="0" w:space="0" w:color="auto"/>
        <w:bottom w:val="none" w:sz="0" w:space="0" w:color="auto"/>
        <w:right w:val="none" w:sz="0" w:space="0" w:color="auto"/>
      </w:divBdr>
    </w:div>
    <w:div w:id="1520047003">
      <w:bodyDiv w:val="1"/>
      <w:marLeft w:val="0"/>
      <w:marRight w:val="0"/>
      <w:marTop w:val="0"/>
      <w:marBottom w:val="0"/>
      <w:divBdr>
        <w:top w:val="none" w:sz="0" w:space="0" w:color="auto"/>
        <w:left w:val="none" w:sz="0" w:space="0" w:color="auto"/>
        <w:bottom w:val="none" w:sz="0" w:space="0" w:color="auto"/>
        <w:right w:val="none" w:sz="0" w:space="0" w:color="auto"/>
      </w:divBdr>
    </w:div>
    <w:div w:id="1520467778">
      <w:bodyDiv w:val="1"/>
      <w:marLeft w:val="0"/>
      <w:marRight w:val="0"/>
      <w:marTop w:val="0"/>
      <w:marBottom w:val="0"/>
      <w:divBdr>
        <w:top w:val="none" w:sz="0" w:space="0" w:color="auto"/>
        <w:left w:val="none" w:sz="0" w:space="0" w:color="auto"/>
        <w:bottom w:val="none" w:sz="0" w:space="0" w:color="auto"/>
        <w:right w:val="none" w:sz="0" w:space="0" w:color="auto"/>
      </w:divBdr>
    </w:div>
    <w:div w:id="152466198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6420">
      <w:bodyDiv w:val="1"/>
      <w:marLeft w:val="0"/>
      <w:marRight w:val="0"/>
      <w:marTop w:val="0"/>
      <w:marBottom w:val="0"/>
      <w:divBdr>
        <w:top w:val="none" w:sz="0" w:space="0" w:color="auto"/>
        <w:left w:val="none" w:sz="0" w:space="0" w:color="auto"/>
        <w:bottom w:val="none" w:sz="0" w:space="0" w:color="auto"/>
        <w:right w:val="none" w:sz="0" w:space="0" w:color="auto"/>
      </w:divBdr>
    </w:div>
    <w:div w:id="1548444734">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72495665">
      <w:bodyDiv w:val="1"/>
      <w:marLeft w:val="0"/>
      <w:marRight w:val="0"/>
      <w:marTop w:val="0"/>
      <w:marBottom w:val="0"/>
      <w:divBdr>
        <w:top w:val="none" w:sz="0" w:space="0" w:color="auto"/>
        <w:left w:val="none" w:sz="0" w:space="0" w:color="auto"/>
        <w:bottom w:val="none" w:sz="0" w:space="0" w:color="auto"/>
        <w:right w:val="none" w:sz="0" w:space="0" w:color="auto"/>
      </w:divBdr>
    </w:div>
    <w:div w:id="1594165378">
      <w:bodyDiv w:val="1"/>
      <w:marLeft w:val="0"/>
      <w:marRight w:val="0"/>
      <w:marTop w:val="0"/>
      <w:marBottom w:val="0"/>
      <w:divBdr>
        <w:top w:val="none" w:sz="0" w:space="0" w:color="auto"/>
        <w:left w:val="none" w:sz="0" w:space="0" w:color="auto"/>
        <w:bottom w:val="none" w:sz="0" w:space="0" w:color="auto"/>
        <w:right w:val="none" w:sz="0" w:space="0" w:color="auto"/>
      </w:divBdr>
    </w:div>
    <w:div w:id="1602487315">
      <w:bodyDiv w:val="1"/>
      <w:marLeft w:val="0"/>
      <w:marRight w:val="0"/>
      <w:marTop w:val="0"/>
      <w:marBottom w:val="0"/>
      <w:divBdr>
        <w:top w:val="none" w:sz="0" w:space="0" w:color="auto"/>
        <w:left w:val="none" w:sz="0" w:space="0" w:color="auto"/>
        <w:bottom w:val="none" w:sz="0" w:space="0" w:color="auto"/>
        <w:right w:val="none" w:sz="0" w:space="0" w:color="auto"/>
      </w:divBdr>
    </w:div>
    <w:div w:id="1628046394">
      <w:bodyDiv w:val="1"/>
      <w:marLeft w:val="0"/>
      <w:marRight w:val="0"/>
      <w:marTop w:val="0"/>
      <w:marBottom w:val="0"/>
      <w:divBdr>
        <w:top w:val="none" w:sz="0" w:space="0" w:color="auto"/>
        <w:left w:val="none" w:sz="0" w:space="0" w:color="auto"/>
        <w:bottom w:val="none" w:sz="0" w:space="0" w:color="auto"/>
        <w:right w:val="none" w:sz="0" w:space="0" w:color="auto"/>
      </w:divBdr>
    </w:div>
    <w:div w:id="1650330576">
      <w:bodyDiv w:val="1"/>
      <w:marLeft w:val="0"/>
      <w:marRight w:val="0"/>
      <w:marTop w:val="0"/>
      <w:marBottom w:val="0"/>
      <w:divBdr>
        <w:top w:val="none" w:sz="0" w:space="0" w:color="auto"/>
        <w:left w:val="none" w:sz="0" w:space="0" w:color="auto"/>
        <w:bottom w:val="none" w:sz="0" w:space="0" w:color="auto"/>
        <w:right w:val="none" w:sz="0" w:space="0" w:color="auto"/>
      </w:divBdr>
    </w:div>
    <w:div w:id="1651129585">
      <w:bodyDiv w:val="1"/>
      <w:marLeft w:val="0"/>
      <w:marRight w:val="0"/>
      <w:marTop w:val="0"/>
      <w:marBottom w:val="0"/>
      <w:divBdr>
        <w:top w:val="none" w:sz="0" w:space="0" w:color="auto"/>
        <w:left w:val="none" w:sz="0" w:space="0" w:color="auto"/>
        <w:bottom w:val="none" w:sz="0" w:space="0" w:color="auto"/>
        <w:right w:val="none" w:sz="0" w:space="0" w:color="auto"/>
      </w:divBdr>
    </w:div>
    <w:div w:id="1692801197">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10376025">
      <w:bodyDiv w:val="1"/>
      <w:marLeft w:val="0"/>
      <w:marRight w:val="0"/>
      <w:marTop w:val="0"/>
      <w:marBottom w:val="0"/>
      <w:divBdr>
        <w:top w:val="none" w:sz="0" w:space="0" w:color="auto"/>
        <w:left w:val="none" w:sz="0" w:space="0" w:color="auto"/>
        <w:bottom w:val="none" w:sz="0" w:space="0" w:color="auto"/>
        <w:right w:val="none" w:sz="0" w:space="0" w:color="auto"/>
      </w:divBdr>
    </w:div>
    <w:div w:id="1719432597">
      <w:bodyDiv w:val="1"/>
      <w:marLeft w:val="0"/>
      <w:marRight w:val="0"/>
      <w:marTop w:val="0"/>
      <w:marBottom w:val="0"/>
      <w:divBdr>
        <w:top w:val="none" w:sz="0" w:space="0" w:color="auto"/>
        <w:left w:val="none" w:sz="0" w:space="0" w:color="auto"/>
        <w:bottom w:val="none" w:sz="0" w:space="0" w:color="auto"/>
        <w:right w:val="none" w:sz="0" w:space="0" w:color="auto"/>
      </w:divBdr>
    </w:div>
    <w:div w:id="1729768313">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8357732">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4130663">
      <w:bodyDiv w:val="1"/>
      <w:marLeft w:val="0"/>
      <w:marRight w:val="0"/>
      <w:marTop w:val="0"/>
      <w:marBottom w:val="0"/>
      <w:divBdr>
        <w:top w:val="none" w:sz="0" w:space="0" w:color="auto"/>
        <w:left w:val="none" w:sz="0" w:space="0" w:color="auto"/>
        <w:bottom w:val="none" w:sz="0" w:space="0" w:color="auto"/>
        <w:right w:val="none" w:sz="0" w:space="0" w:color="auto"/>
      </w:divBdr>
    </w:div>
    <w:div w:id="1796367355">
      <w:bodyDiv w:val="1"/>
      <w:marLeft w:val="0"/>
      <w:marRight w:val="0"/>
      <w:marTop w:val="0"/>
      <w:marBottom w:val="0"/>
      <w:divBdr>
        <w:top w:val="none" w:sz="0" w:space="0" w:color="auto"/>
        <w:left w:val="none" w:sz="0" w:space="0" w:color="auto"/>
        <w:bottom w:val="none" w:sz="0" w:space="0" w:color="auto"/>
        <w:right w:val="none" w:sz="0" w:space="0" w:color="auto"/>
      </w:divBdr>
    </w:div>
    <w:div w:id="1809547253">
      <w:bodyDiv w:val="1"/>
      <w:marLeft w:val="0"/>
      <w:marRight w:val="0"/>
      <w:marTop w:val="0"/>
      <w:marBottom w:val="0"/>
      <w:divBdr>
        <w:top w:val="none" w:sz="0" w:space="0" w:color="auto"/>
        <w:left w:val="none" w:sz="0" w:space="0" w:color="auto"/>
        <w:bottom w:val="none" w:sz="0" w:space="0" w:color="auto"/>
        <w:right w:val="none" w:sz="0" w:space="0" w:color="auto"/>
      </w:divBdr>
    </w:div>
    <w:div w:id="182087942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732172">
      <w:bodyDiv w:val="1"/>
      <w:marLeft w:val="0"/>
      <w:marRight w:val="0"/>
      <w:marTop w:val="0"/>
      <w:marBottom w:val="0"/>
      <w:divBdr>
        <w:top w:val="none" w:sz="0" w:space="0" w:color="auto"/>
        <w:left w:val="none" w:sz="0" w:space="0" w:color="auto"/>
        <w:bottom w:val="none" w:sz="0" w:space="0" w:color="auto"/>
        <w:right w:val="none" w:sz="0" w:space="0" w:color="auto"/>
      </w:divBdr>
    </w:div>
    <w:div w:id="186162453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5166474">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35936786">
      <w:bodyDiv w:val="1"/>
      <w:marLeft w:val="0"/>
      <w:marRight w:val="0"/>
      <w:marTop w:val="0"/>
      <w:marBottom w:val="0"/>
      <w:divBdr>
        <w:top w:val="none" w:sz="0" w:space="0" w:color="auto"/>
        <w:left w:val="none" w:sz="0" w:space="0" w:color="auto"/>
        <w:bottom w:val="none" w:sz="0" w:space="0" w:color="auto"/>
        <w:right w:val="none" w:sz="0" w:space="0" w:color="auto"/>
      </w:divBdr>
    </w:div>
    <w:div w:id="1945963720">
      <w:bodyDiv w:val="1"/>
      <w:marLeft w:val="0"/>
      <w:marRight w:val="0"/>
      <w:marTop w:val="0"/>
      <w:marBottom w:val="0"/>
      <w:divBdr>
        <w:top w:val="none" w:sz="0" w:space="0" w:color="auto"/>
        <w:left w:val="none" w:sz="0" w:space="0" w:color="auto"/>
        <w:bottom w:val="none" w:sz="0" w:space="0" w:color="auto"/>
        <w:right w:val="none" w:sz="0" w:space="0" w:color="auto"/>
      </w:divBdr>
    </w:div>
    <w:div w:id="1951620912">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8680893">
      <w:bodyDiv w:val="1"/>
      <w:marLeft w:val="0"/>
      <w:marRight w:val="0"/>
      <w:marTop w:val="0"/>
      <w:marBottom w:val="0"/>
      <w:divBdr>
        <w:top w:val="none" w:sz="0" w:space="0" w:color="auto"/>
        <w:left w:val="none" w:sz="0" w:space="0" w:color="auto"/>
        <w:bottom w:val="none" w:sz="0" w:space="0" w:color="auto"/>
        <w:right w:val="none" w:sz="0" w:space="0" w:color="auto"/>
      </w:divBdr>
    </w:div>
    <w:div w:id="2012827453">
      <w:bodyDiv w:val="1"/>
      <w:marLeft w:val="0"/>
      <w:marRight w:val="0"/>
      <w:marTop w:val="0"/>
      <w:marBottom w:val="0"/>
      <w:divBdr>
        <w:top w:val="none" w:sz="0" w:space="0" w:color="auto"/>
        <w:left w:val="none" w:sz="0" w:space="0" w:color="auto"/>
        <w:bottom w:val="none" w:sz="0" w:space="0" w:color="auto"/>
        <w:right w:val="none" w:sz="0" w:space="0" w:color="auto"/>
      </w:divBdr>
    </w:div>
    <w:div w:id="2024431863">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4769268">
      <w:bodyDiv w:val="1"/>
      <w:marLeft w:val="0"/>
      <w:marRight w:val="0"/>
      <w:marTop w:val="0"/>
      <w:marBottom w:val="0"/>
      <w:divBdr>
        <w:top w:val="none" w:sz="0" w:space="0" w:color="auto"/>
        <w:left w:val="none" w:sz="0" w:space="0" w:color="auto"/>
        <w:bottom w:val="none" w:sz="0" w:space="0" w:color="auto"/>
        <w:right w:val="none" w:sz="0" w:space="0" w:color="auto"/>
      </w:divBdr>
    </w:div>
    <w:div w:id="2049796103">
      <w:bodyDiv w:val="1"/>
      <w:marLeft w:val="0"/>
      <w:marRight w:val="0"/>
      <w:marTop w:val="0"/>
      <w:marBottom w:val="0"/>
      <w:divBdr>
        <w:top w:val="none" w:sz="0" w:space="0" w:color="auto"/>
        <w:left w:val="none" w:sz="0" w:space="0" w:color="auto"/>
        <w:bottom w:val="none" w:sz="0" w:space="0" w:color="auto"/>
        <w:right w:val="none" w:sz="0" w:space="0" w:color="auto"/>
      </w:divBdr>
    </w:div>
    <w:div w:id="2060476215">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3749283">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2656578">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Att22</b:Tag>
    <b:SourceType>DocumentFromInternetSite</b:SourceType>
    <b:Guid>{35129185-3313-41E8-925C-2385E28486C3}</b:Guid>
    <b:Author>
      <b:Author>
        <b:NameList>
          <b:Person>
            <b:Last>Attree</b:Last>
            <b:First>T.</b:First>
          </b:Person>
          <b:Person>
            <b:Last>Page</b:Last>
            <b:First>P.</b:First>
            <b:Middle>L.</b:Middle>
          </b:Person>
        </b:NameList>
      </b:Author>
    </b:Author>
    <b:Title>Use templated answers to perform Well-Architected reviews at scale</b:Title>
    <b:InternetSiteTitle> AWS Well-Architected Framework</b:InternetSiteTitle>
    <b:Year>2022</b:Year>
    <b:Month>June</b:Month>
    <b:Day>06</b:Day>
    <b:URL>https://aws.amazon.com/blogs/architecture/use-templated-answers-to-perform-well-architected-reviews-at-scale/</b:URL>
    <b:RefOrder>8</b:RefOrder>
  </b:Source>
  <b:Source>
    <b:Tag>Ama20</b:Tag>
    <b:SourceType>DocumentFromInternetSite</b:SourceType>
    <b:Guid>{971EFC30-5977-4C37-B78C-D4DF4A42B807}</b:Guid>
    <b:Title>AWS Well-Architected Framework Whitepaper</b:Title>
    <b:Year>2020</b:Year>
    <b:URL>https://d1.awsstatic.com/whitepapers/architecture/AWS_Well-Architected_Framework.pdf</b:URL>
    <b:Author>
      <b:Author>
        <b:Corporate>Amazon Web Services</b:Corporate>
      </b:Author>
    </b:Author>
    <b:InternetSiteTitle>AWS Blogs</b:InternetSiteTitle>
    <b:ProductionCompany> Amazon Web Services, Inc.</b:ProductionCompany>
    <b:RefOrder>1</b:RefOrder>
  </b:Source>
  <b:Source>
    <b:Tag>Dee23</b:Tag>
    <b:SourceType>DocumentFromInternetSite</b:SourceType>
    <b:Guid>{2F1188C8-FEAB-45CC-8F97-2635CC5704E2}</b:Guid>
    <b:Author>
      <b:Author>
        <b:NameList>
          <b:Person>
            <b:Last>Deenadayalan</b:Last>
            <b:First>A.</b:First>
          </b:Person>
        </b:NameList>
      </b:Author>
    </b:Author>
    <b:Title>Cloud design patterns, architectures, and implementations</b:Title>
    <b:Year>2023</b:Year>
    <b:Month>November</b:Month>
    <b:URL>chrome-extension://efaidnbmnnnibpcajpcglclefindmkaj/https://docs.aws.amazon.com/pdfs/prescriptive-guidance/latest/cloud-design-patterns/cloud-design-patterns.pdf</b:URL>
    <b:InternetSiteTitle>AWS Documentation</b:InternetSiteTitle>
    <b:ProductionCompany>Amazon Web Services, Inc.</b:ProductionCompany>
    <b:RefOrder>9</b:RefOrder>
  </b:Source>
  <b:Source>
    <b:Tag>Ama201</b:Tag>
    <b:SourceType>DocumentFromInternetSite</b:SourceType>
    <b:Guid>{4EBB1938-5F4B-4EF4-9AA2-8323C6E3A0D7}</b:Guid>
    <b:Title>AWS Well-Architected Framework</b:Title>
    <b:Year>2020</b:Year>
    <b:Month>July</b:Month>
    <b:URL>https://d1.awsstatic.com/whitepapers/architecture/AWS-Operational-Excellence-Pillar.pdf</b:URL>
    <b:Author>
      <b:Author>
        <b:Corporate> Amazon Web Services</b:Corporate>
      </b:Author>
    </b:Author>
    <b:ProductionCompany> Amazon Web Services, Inc.</b:ProductionCompany>
    <b:RefOrder>2</b:RefOrder>
  </b:Source>
  <b:Source>
    <b:Tag>Ama</b:Tag>
    <b:SourceType>DocumentFromInternetSite</b:SourceType>
    <b:Guid>{DD19C4D8-CB50-40C8-9766-A9795FDF2B00}</b:Guid>
    <b:Title>AWS Well-Architected Framework Security Pillar </b:Title>
    <b:URL>https://d1.awsstatic.com/whitepapers/architecture/AWS-Security-Pillar.pdf</b:URL>
    <b:Author>
      <b:Author>
        <b:Corporate> Amazon Web Services</b:Corporate>
      </b:Author>
    </b:Author>
    <b:InternetSiteTitle>AWS Architecture Blog</b:InternetSiteTitle>
    <b:ProductionCompany> Amazon Web Services, Inc.</b:ProductionCompany>
    <b:RefOrder>3</b:RefOrder>
  </b:Source>
  <b:Source>
    <b:Tag>Ama1</b:Tag>
    <b:SourceType>DocumentFromInternetSite</b:SourceType>
    <b:Guid>{9F677EE0-107B-457E-9437-EE9C3205718A}</b:Guid>
    <b:Author>
      <b:Author>
        <b:Corporate>Amazon Web Services</b:Corporate>
      </b:Author>
    </b:Author>
    <b:Title>AWS Well-Architected Framework Reliability Pillar</b:Title>
    <b:URL>https://d1.awsstatic.com/whitepapers/architecture/AWS-Reliability-Pillar.pdf</b:URL>
    <b:InternetSiteTitle>AWS Architecture Blog</b:InternetSiteTitle>
    <b:ProductionCompany> Amazon Web Services, Inc. </b:ProductionCompany>
    <b:RefOrder>4</b:RefOrder>
  </b:Source>
  <b:Source>
    <b:Tag>Ama202</b:Tag>
    <b:SourceType>DocumentFromInternetSite</b:SourceType>
    <b:Guid>{69A742A7-2C85-4E0D-AA2E-30E00D7ADEFF}</b:Guid>
    <b:Author>
      <b:Author>
        <b:Corporate>Amazon Web Services</b:Corporate>
      </b:Author>
    </b:Author>
    <b:Title>AWS Well-Architected Framework Performance Efficiency Pillar</b:Title>
    <b:Year>2020</b:Year>
    <b:Month>July</b:Month>
    <b:InternetSiteTitle>AWS Architecture Blog</b:InternetSiteTitle>
    <b:ProductionCompany>Amazon Web Services, Inc.</b:ProductionCompany>
    <b:URL>https://d1.awsstatic.com/whitepapers/architecture/AWS-Performance-Efficiency-Pillar.pdf</b:URL>
    <b:RefOrder>5</b:RefOrder>
  </b:Source>
  <b:Source>
    <b:Tag>Ama203</b:Tag>
    <b:SourceType>DocumentFromInternetSite</b:SourceType>
    <b:Guid>{CB3F9B8B-1DBC-48D0-A63D-BDE47CA18C40}</b:Guid>
    <b:Author>
      <b:Author>
        <b:Corporate>Amazon Web Services</b:Corporate>
      </b:Author>
    </b:Author>
    <b:Title>AWS Well-Architected Framework Cost Optimization Pillar </b:Title>
    <b:Year>2020</b:Year>
    <b:Month>July</b:Month>
    <b:URL>https://d1.awsstatic.com/whitepapers/architecture/AWS-Cost-Optimization-Pillar.pdf</b:URL>
    <b:InternetSiteTitle>AWS Architecture Blog</b:InternetSiteTitle>
    <b:ProductionCompany>Amazon Web Services, Inc.</b:ProductionCompany>
    <b:RefOrder>6</b:RefOrder>
  </b:Source>
  <b:Source>
    <b:Tag>Ama204</b:Tag>
    <b:SourceType>DocumentFromInternetSite</b:SourceType>
    <b:Guid>{86DA7CDD-634A-4B66-9F5C-FF9895D0710E}</b:Guid>
    <b:Title>AWS Well-Architected Framework Operational Excellence Pillar</b:Title>
    <b:Year>2020</b:Year>
    <b:Month>July</b:Month>
    <b:URL>https://d1.awsstatic.com/whitepapers/architecture/AWS-Operational-Excellence-Pillar.pdf</b:URL>
    <b:Author>
      <b:Author>
        <b:Corporate> Amazon Web Services</b:Corporate>
      </b:Author>
    </b:Author>
    <b:InternetSiteTitle>AWS Blogs</b:InternetSiteTitle>
    <b:ProductionCompany> Amazon Web Services, Inc.</b:ProductionCompany>
    <b:RefOrder>7</b:RefOrder>
  </b:Source>
  <b:Source>
    <b:Tag>She20</b:Tag>
    <b:SourceType>DocumentFromInternetSite</b:SourceType>
    <b:Guid>{B1B894B2-7DD3-4569-90F8-4F205936F570}</b:Guid>
    <b:Title>Updated Certification Exam Validates AWS Architect Skills</b:Title>
    <b:Year>2020</b:Year>
    <b:Month>February</b:Month>
    <b:Day>25</b:Day>
    <b:URL>https://aws.amazon.com/blogs/architecture/updated-certification-exam-validates-aws-architect-skills/</b:URL>
    <b:Author>
      <b:Author>
        <b:NameList>
          <b:Person>
            <b:Last>Shepherd</b:Last>
            <b:First>B.</b:First>
          </b:Person>
        </b:NameList>
      </b:Author>
    </b:Author>
    <b:InternetSiteTitle>AWS Architecture Blog</b:InternetSiteTitle>
    <b:ProductionCompany>Amazon Web Services, Inc.</b:ProductionCompany>
    <b:RefOrder>10</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2670C755-507E-47AC-9203-1CCC4A107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352AB2-3C42-4B55-9CE3-1BE5C593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28716</TotalTime>
  <Pages>40</Pages>
  <Words>13846</Words>
  <Characters>78928</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Arya</cp:lastModifiedBy>
  <cp:revision>1242</cp:revision>
  <dcterms:created xsi:type="dcterms:W3CDTF">2023-11-06T20:52:00Z</dcterms:created>
  <dcterms:modified xsi:type="dcterms:W3CDTF">2025-03-05T05:57:00Z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1905600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