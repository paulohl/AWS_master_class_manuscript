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2C3CDCE" w:rsidR="00B72611" w:rsidRPr="00A7338D" w:rsidRDefault="00000000" w:rsidP="00A7338D">
      <w:pPr>
        <w:pStyle w:val="ChapterTitleNumberBPBHEB"/>
      </w:pPr>
      <w:r w:rsidRPr="00A7338D">
        <w:t xml:space="preserve">CHAPTER </w:t>
      </w:r>
      <w:r w:rsidR="00800045" w:rsidRPr="00A7338D">
        <w:t>1</w:t>
      </w:r>
      <w:r w:rsidR="00CE1013" w:rsidRPr="00A7338D">
        <w:t>2</w:t>
      </w:r>
      <w:r w:rsidRPr="00A7338D">
        <w:t xml:space="preserve"> </w:t>
      </w:r>
    </w:p>
    <w:p w14:paraId="27B72D20" w14:textId="3E38B0F0" w:rsidR="00B72611" w:rsidRPr="008310DB" w:rsidRDefault="00000000" w:rsidP="00F34F98">
      <w:pPr>
        <w:pStyle w:val="ChapterTitleBPBHEB"/>
      </w:pPr>
      <w:r w:rsidRPr="00EA4A1F">
        <w:t>Management &amp; Governance</w:t>
      </w:r>
      <w:r w:rsidR="00800045" w:rsidRPr="00800045">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F34F98" w:rsidRDefault="00000000">
      <w:pPr>
        <w:pStyle w:val="Heading1BPBHEB"/>
        <w:pPrChange w:id="0" w:author="Arya" w:date="2025-02-27T14:16:00Z" w16du:dateUtc="2025-02-27T08:46:00Z">
          <w:pPr>
            <w:pStyle w:val="Heading1"/>
          </w:pPr>
        </w:pPrChange>
      </w:pPr>
      <w:r w:rsidRPr="00F34F98">
        <w:t>Introduction</w:t>
      </w:r>
    </w:p>
    <w:p w14:paraId="340E8048" w14:textId="3EDBC6AF" w:rsidR="00B426B4" w:rsidRDefault="00000000" w:rsidP="00EF0086">
      <w:pPr>
        <w:pStyle w:val="NormalBPBHEB"/>
        <w:rPr>
          <w:ins w:id="1" w:author="Arya" w:date="2025-02-27T14:26:00Z" w16du:dateUtc="2025-02-27T08:56:00Z"/>
        </w:rPr>
      </w:pPr>
      <w:r w:rsidRPr="00B426B4">
        <w:t xml:space="preserve">Managing cloud environments requires robust governance and precise oversight to maintain performance, security, and scalability. </w:t>
      </w:r>
      <w:del w:id="2" w:author="Arya" w:date="2025-03-03T11:04:00Z" w16du:dateUtc="2025-03-03T05:34:00Z">
        <w:r w:rsidRPr="00B426B4" w:rsidDel="00A55934">
          <w:delText xml:space="preserve">Chapter 12 explores </w:delText>
        </w:r>
      </w:del>
      <w:r w:rsidRPr="00B426B4">
        <w:t xml:space="preserve">AWS services </w:t>
      </w:r>
      <w:ins w:id="3" w:author="Arya" w:date="2025-03-03T11:04:00Z" w16du:dateUtc="2025-03-03T05:34:00Z">
        <w:r w:rsidR="00A55934">
          <w:t xml:space="preserve">are </w:t>
        </w:r>
      </w:ins>
      <w:r w:rsidRPr="00B426B4">
        <w:t>designed for management and governance. From real-time monitoring with Amazon CloudWatch to infrastructure orchestration through AWS CloudFormation, this chapter covers foundational tools that equip organizations with control and operational efficiency within AWS.</w:t>
      </w:r>
    </w:p>
    <w:p w14:paraId="4870374D" w14:textId="3728BE15" w:rsidR="008E7CA2" w:rsidRDefault="00EF0086">
      <w:pPr>
        <w:pStyle w:val="Heading1BPBHEB"/>
        <w:pPrChange w:id="4" w:author="Arya" w:date="2025-02-27T14:26:00Z" w16du:dateUtc="2025-02-27T08:56:00Z">
          <w:pPr>
            <w:pStyle w:val="NormalBPBHEB"/>
          </w:pPr>
        </w:pPrChange>
      </w:pPr>
      <w:commentRangeStart w:id="5"/>
      <w:ins w:id="6" w:author="Arya" w:date="2025-02-27T14:26:00Z" w16du:dateUtc="2025-02-27T08:56:00Z">
        <w:r>
          <w:t>Structure</w:t>
        </w:r>
      </w:ins>
      <w:commentRangeEnd w:id="5"/>
      <w:ins w:id="7" w:author="Arya" w:date="2025-02-27T14:32:00Z" w16du:dateUtc="2025-02-27T09:02:00Z">
        <w:r>
          <w:rPr>
            <w:rStyle w:val="CommentReference"/>
            <w:rFonts w:asciiTheme="minorHAnsi" w:eastAsiaTheme="minorHAnsi" w:hAnsiTheme="minorHAnsi" w:cstheme="minorBidi"/>
            <w:b w:val="0"/>
          </w:rPr>
          <w:commentReference w:id="5"/>
        </w:r>
      </w:ins>
    </w:p>
    <w:p w14:paraId="5541303B" w14:textId="5AE924A8" w:rsidR="007C5341" w:rsidRPr="007C5341" w:rsidRDefault="008E7CA2" w:rsidP="00C638FA">
      <w:pPr>
        <w:pStyle w:val="NormalBPBHEB"/>
      </w:pPr>
      <w:ins w:id="8" w:author="Arya" w:date="2025-02-27T14:26:00Z" w16du:dateUtc="2025-02-27T08:56:00Z">
        <w:r>
          <w:rPr>
            <w:lang w:val="en-GB"/>
          </w:rPr>
          <w:t>T</w:t>
        </w:r>
      </w:ins>
      <w:del w:id="9" w:author="Arya" w:date="2025-02-27T14:26:00Z" w16du:dateUtc="2025-02-27T08:56:00Z">
        <w:r w:rsidDel="008E7CA2">
          <w:rPr>
            <w:lang w:val="en-GB"/>
          </w:rPr>
          <w:delText>In t</w:delText>
        </w:r>
      </w:del>
      <w:r>
        <w:rPr>
          <w:lang w:val="en-GB"/>
        </w:rPr>
        <w:t>his chapte</w:t>
      </w:r>
      <w:ins w:id="10" w:author="Arya" w:date="2025-02-27T14:26:00Z" w16du:dateUtc="2025-02-27T08:56:00Z">
        <w:r>
          <w:rPr>
            <w:lang w:val="en-GB"/>
          </w:rPr>
          <w:t xml:space="preserve">r </w:t>
        </w:r>
      </w:ins>
      <w:del w:id="11" w:author="Arya" w:date="2025-02-27T14:26:00Z" w16du:dateUtc="2025-02-27T08:56:00Z">
        <w:r w:rsidDel="008E7CA2">
          <w:rPr>
            <w:lang w:val="en-GB"/>
          </w:rPr>
          <w:delText>r</w:delText>
        </w:r>
        <w:r w:rsidR="00C90EC1" w:rsidDel="008E7CA2">
          <w:rPr>
            <w:lang w:val="en-GB"/>
          </w:rPr>
          <w:delText xml:space="preserve">, we </w:delText>
        </w:r>
      </w:del>
      <w:r w:rsidR="00C90EC1">
        <w:rPr>
          <w:lang w:val="en-GB"/>
        </w:rPr>
        <w:t xml:space="preserve">will </w:t>
      </w:r>
      <w:r w:rsidRPr="007C5341">
        <w:rPr>
          <w:lang w:val="en-GB"/>
        </w:rPr>
        <w:t>cover</w:t>
      </w:r>
      <w:r w:rsidR="00C90EC1">
        <w:rPr>
          <w:lang w:val="en-GB"/>
        </w:rPr>
        <w:t xml:space="preserve"> the following topics</w:t>
      </w:r>
      <w:r w:rsidRPr="007C5341">
        <w:rPr>
          <w:lang w:val="en-GB"/>
        </w:rPr>
        <w:t>:</w:t>
      </w:r>
      <w:r w:rsidRPr="007C5341">
        <w:t> </w:t>
      </w:r>
    </w:p>
    <w:p w14:paraId="40E41908" w14:textId="77777777" w:rsidR="007C5341" w:rsidRPr="007C5341" w:rsidRDefault="00000000" w:rsidP="004950E7">
      <w:pPr>
        <w:pStyle w:val="NormalBPBHEB"/>
        <w:numPr>
          <w:ilvl w:val="0"/>
          <w:numId w:val="216"/>
        </w:numPr>
        <w:rPr>
          <w:lang w:val="en-GB"/>
        </w:rPr>
      </w:pPr>
      <w:r w:rsidRPr="007C5341">
        <w:rPr>
          <w:lang w:val="en-GB"/>
        </w:rPr>
        <w:t>Amazon CloudWatch</w:t>
      </w:r>
    </w:p>
    <w:p w14:paraId="09A11A55" w14:textId="77777777" w:rsidR="007C5341" w:rsidRPr="007C5341" w:rsidRDefault="00000000" w:rsidP="004950E7">
      <w:pPr>
        <w:pStyle w:val="NormalBPBHEB"/>
        <w:numPr>
          <w:ilvl w:val="0"/>
          <w:numId w:val="216"/>
        </w:numPr>
        <w:rPr>
          <w:lang w:val="en-GB"/>
        </w:rPr>
      </w:pPr>
      <w:r w:rsidRPr="007C5341">
        <w:rPr>
          <w:lang w:val="en-GB"/>
        </w:rPr>
        <w:t>Amazon Managed Grafana</w:t>
      </w:r>
    </w:p>
    <w:p w14:paraId="047BDADE" w14:textId="77777777" w:rsidR="007C5341" w:rsidRPr="007C5341" w:rsidRDefault="00000000" w:rsidP="004950E7">
      <w:pPr>
        <w:pStyle w:val="NormalBPBHEB"/>
        <w:numPr>
          <w:ilvl w:val="0"/>
          <w:numId w:val="216"/>
        </w:numPr>
        <w:rPr>
          <w:lang w:val="en-GB"/>
        </w:rPr>
      </w:pPr>
      <w:r w:rsidRPr="007C5341">
        <w:rPr>
          <w:lang w:val="en-GB"/>
        </w:rPr>
        <w:t>Amazon Managed Service for Prometheus</w:t>
      </w:r>
    </w:p>
    <w:p w14:paraId="1E881BAA" w14:textId="77777777" w:rsidR="007C5341" w:rsidRPr="007C5341" w:rsidRDefault="00000000" w:rsidP="004950E7">
      <w:pPr>
        <w:pStyle w:val="NormalBPBHEB"/>
        <w:numPr>
          <w:ilvl w:val="0"/>
          <w:numId w:val="216"/>
        </w:numPr>
        <w:rPr>
          <w:lang w:val="en-GB"/>
        </w:rPr>
      </w:pPr>
      <w:r w:rsidRPr="007C5341">
        <w:rPr>
          <w:lang w:val="en-GB"/>
        </w:rPr>
        <w:t>AWS Chatbot</w:t>
      </w:r>
    </w:p>
    <w:p w14:paraId="669A1841" w14:textId="77777777" w:rsidR="007C5341" w:rsidRPr="007C5341" w:rsidRDefault="00000000" w:rsidP="004950E7">
      <w:pPr>
        <w:pStyle w:val="NormalBPBHEB"/>
        <w:numPr>
          <w:ilvl w:val="0"/>
          <w:numId w:val="216"/>
        </w:numPr>
        <w:rPr>
          <w:lang w:val="en-GB"/>
        </w:rPr>
      </w:pPr>
      <w:r w:rsidRPr="007C5341">
        <w:rPr>
          <w:lang w:val="en-GB"/>
        </w:rPr>
        <w:t>ChatOps for AWS</w:t>
      </w:r>
    </w:p>
    <w:p w14:paraId="40A16B1A" w14:textId="77777777" w:rsidR="007C5341" w:rsidRPr="007C5341" w:rsidRDefault="00000000" w:rsidP="004950E7">
      <w:pPr>
        <w:pStyle w:val="NormalBPBHEB"/>
        <w:numPr>
          <w:ilvl w:val="0"/>
          <w:numId w:val="216"/>
        </w:numPr>
        <w:rPr>
          <w:lang w:val="en-GB"/>
        </w:rPr>
      </w:pPr>
      <w:r w:rsidRPr="007C5341">
        <w:rPr>
          <w:lang w:val="en-GB"/>
        </w:rPr>
        <w:t>AWS CloudFormation</w:t>
      </w:r>
    </w:p>
    <w:p w14:paraId="0B969718" w14:textId="77777777" w:rsidR="007C5341" w:rsidRPr="007C5341" w:rsidRDefault="00000000" w:rsidP="004950E7">
      <w:pPr>
        <w:pStyle w:val="NormalBPBHEB"/>
        <w:numPr>
          <w:ilvl w:val="0"/>
          <w:numId w:val="216"/>
        </w:numPr>
        <w:rPr>
          <w:lang w:val="en-GB"/>
        </w:rPr>
      </w:pPr>
      <w:r w:rsidRPr="007C5341">
        <w:rPr>
          <w:lang w:val="en-GB"/>
        </w:rPr>
        <w:t>AWS CloudTrail</w:t>
      </w:r>
    </w:p>
    <w:p w14:paraId="2B2F349C" w14:textId="4FE33EB8" w:rsidR="007C5341" w:rsidRPr="007C5341" w:rsidRDefault="00000000" w:rsidP="004950E7">
      <w:pPr>
        <w:pStyle w:val="NormalBPBHEB"/>
        <w:numPr>
          <w:ilvl w:val="0"/>
          <w:numId w:val="216"/>
        </w:numPr>
        <w:rPr>
          <w:lang w:val="en-GB"/>
        </w:rPr>
      </w:pPr>
      <w:r w:rsidRPr="007C5341">
        <w:rPr>
          <w:lang w:val="en-GB"/>
        </w:rPr>
        <w:t xml:space="preserve">AWS </w:t>
      </w:r>
      <w:r w:rsidR="00A7338D" w:rsidRPr="007C5341">
        <w:rPr>
          <w:lang w:val="en-GB"/>
        </w:rPr>
        <w:t xml:space="preserve">command line interface </w:t>
      </w:r>
      <w:del w:id="12" w:author="Arya" w:date="2025-02-27T14:16:00Z" w16du:dateUtc="2025-02-27T08:46:00Z">
        <w:r w:rsidRPr="007C5341" w:rsidDel="00A7338D">
          <w:rPr>
            <w:lang w:val="en-GB"/>
          </w:rPr>
          <w:delText>(CLI)</w:delText>
        </w:r>
      </w:del>
    </w:p>
    <w:p w14:paraId="4D0203B0" w14:textId="0C8CCE5D" w:rsidR="007C5341" w:rsidRPr="007C5341" w:rsidRDefault="00000000" w:rsidP="004950E7">
      <w:pPr>
        <w:pStyle w:val="NormalBPBHEB"/>
        <w:numPr>
          <w:ilvl w:val="0"/>
          <w:numId w:val="216"/>
        </w:numPr>
        <w:rPr>
          <w:lang w:val="en-GB"/>
        </w:rPr>
      </w:pPr>
      <w:r w:rsidRPr="007C5341">
        <w:rPr>
          <w:lang w:val="en-GB"/>
        </w:rPr>
        <w:t xml:space="preserve">AWS </w:t>
      </w:r>
      <w:ins w:id="13" w:author="Arya" w:date="2025-03-03T11:05:00Z" w16du:dateUtc="2025-03-03T05:35:00Z">
        <w:r w:rsidR="00F47F6F">
          <w:rPr>
            <w:lang w:val="en-GB"/>
          </w:rPr>
          <w:t>c</w:t>
        </w:r>
      </w:ins>
      <w:del w:id="14" w:author="Arya" w:date="2025-03-03T11:05:00Z" w16du:dateUtc="2025-03-03T05:35:00Z">
        <w:r w:rsidRPr="007C5341" w:rsidDel="00F47F6F">
          <w:rPr>
            <w:lang w:val="en-GB"/>
          </w:rPr>
          <w:delText>C</w:delText>
        </w:r>
      </w:del>
      <w:r w:rsidRPr="007C5341">
        <w:rPr>
          <w:lang w:val="en-GB"/>
        </w:rPr>
        <w:t xml:space="preserve">ompute </w:t>
      </w:r>
      <w:ins w:id="15" w:author="Arya" w:date="2025-03-03T11:05:00Z" w16du:dateUtc="2025-03-03T05:35:00Z">
        <w:r w:rsidR="00F47F6F">
          <w:rPr>
            <w:lang w:val="en-GB"/>
          </w:rPr>
          <w:t>o</w:t>
        </w:r>
      </w:ins>
      <w:del w:id="16" w:author="Arya" w:date="2025-03-03T11:05:00Z" w16du:dateUtc="2025-03-03T05:35:00Z">
        <w:r w:rsidRPr="007C5341" w:rsidDel="00F47F6F">
          <w:rPr>
            <w:lang w:val="en-GB"/>
          </w:rPr>
          <w:delText>O</w:delText>
        </w:r>
      </w:del>
      <w:r w:rsidRPr="007C5341">
        <w:rPr>
          <w:lang w:val="en-GB"/>
        </w:rPr>
        <w:t>ptimizer</w:t>
      </w:r>
    </w:p>
    <w:p w14:paraId="6154478F" w14:textId="733DB409" w:rsidR="007C5341" w:rsidRPr="007C5341" w:rsidRDefault="00000000" w:rsidP="004950E7">
      <w:pPr>
        <w:pStyle w:val="NormalBPBHEB"/>
        <w:numPr>
          <w:ilvl w:val="0"/>
          <w:numId w:val="216"/>
        </w:numPr>
        <w:rPr>
          <w:lang w:val="en-GB"/>
        </w:rPr>
      </w:pPr>
      <w:r w:rsidRPr="007C5341">
        <w:rPr>
          <w:lang w:val="en-GB"/>
        </w:rPr>
        <w:t xml:space="preserve">AWS </w:t>
      </w:r>
      <w:ins w:id="17" w:author="Arya" w:date="2025-03-03T11:05:00Z" w16du:dateUtc="2025-03-03T05:35:00Z">
        <w:r w:rsidR="002D258E">
          <w:rPr>
            <w:lang w:val="en-GB"/>
          </w:rPr>
          <w:t>c</w:t>
        </w:r>
      </w:ins>
      <w:del w:id="18" w:author="Arya" w:date="2025-03-03T11:05:00Z" w16du:dateUtc="2025-03-03T05:35:00Z">
        <w:r w:rsidRPr="007C5341" w:rsidDel="002D258E">
          <w:rPr>
            <w:lang w:val="en-GB"/>
          </w:rPr>
          <w:delText>C</w:delText>
        </w:r>
      </w:del>
      <w:r w:rsidRPr="007C5341">
        <w:rPr>
          <w:lang w:val="en-GB"/>
        </w:rPr>
        <w:t>onfig</w:t>
      </w:r>
    </w:p>
    <w:p w14:paraId="794A23DE" w14:textId="603FCF60" w:rsidR="007C5341" w:rsidRPr="007C5341" w:rsidRDefault="00000000" w:rsidP="004950E7">
      <w:pPr>
        <w:pStyle w:val="NormalBPBHEB"/>
        <w:numPr>
          <w:ilvl w:val="0"/>
          <w:numId w:val="216"/>
        </w:numPr>
        <w:rPr>
          <w:lang w:val="en-GB"/>
        </w:rPr>
      </w:pPr>
      <w:r w:rsidRPr="007C5341">
        <w:rPr>
          <w:lang w:val="en-GB"/>
        </w:rPr>
        <w:t xml:space="preserve">AWS </w:t>
      </w:r>
      <w:r w:rsidR="002D258E" w:rsidRPr="007C5341">
        <w:rPr>
          <w:lang w:val="en-GB"/>
        </w:rPr>
        <w:t>control tower</w:t>
      </w:r>
    </w:p>
    <w:p w14:paraId="2C4F0392" w14:textId="6CB0E48E" w:rsidR="007C5341" w:rsidRPr="007C5341" w:rsidRDefault="00000000" w:rsidP="004950E7">
      <w:pPr>
        <w:pStyle w:val="NormalBPBHEB"/>
        <w:numPr>
          <w:ilvl w:val="0"/>
          <w:numId w:val="216"/>
        </w:numPr>
        <w:rPr>
          <w:lang w:val="en-GB"/>
        </w:rPr>
      </w:pPr>
      <w:r w:rsidRPr="007C5341">
        <w:rPr>
          <w:lang w:val="en-GB"/>
        </w:rPr>
        <w:t xml:space="preserve">AWS </w:t>
      </w:r>
      <w:ins w:id="19" w:author="Arya" w:date="2025-03-03T11:05:00Z" w16du:dateUtc="2025-03-03T05:35:00Z">
        <w:r w:rsidR="002D258E">
          <w:rPr>
            <w:lang w:val="en-GB"/>
          </w:rPr>
          <w:t>d</w:t>
        </w:r>
      </w:ins>
      <w:del w:id="20" w:author="Arya" w:date="2025-03-03T11:05:00Z" w16du:dateUtc="2025-03-03T05:35:00Z">
        <w:r w:rsidRPr="007C5341" w:rsidDel="002D258E">
          <w:rPr>
            <w:lang w:val="en-GB"/>
          </w:rPr>
          <w:delText>D</w:delText>
        </w:r>
      </w:del>
      <w:r w:rsidRPr="007C5341">
        <w:rPr>
          <w:lang w:val="en-GB"/>
        </w:rPr>
        <w:t>istro for OpenTelemetry</w:t>
      </w:r>
    </w:p>
    <w:p w14:paraId="6E48BEB2" w14:textId="1D6042EC" w:rsidR="007C5341" w:rsidRPr="007C5341" w:rsidRDefault="00000000" w:rsidP="004950E7">
      <w:pPr>
        <w:pStyle w:val="NormalBPBHEB"/>
        <w:numPr>
          <w:ilvl w:val="0"/>
          <w:numId w:val="216"/>
        </w:numPr>
        <w:rPr>
          <w:lang w:val="en-GB"/>
        </w:rPr>
      </w:pPr>
      <w:r w:rsidRPr="007C5341">
        <w:rPr>
          <w:lang w:val="en-GB"/>
        </w:rPr>
        <w:t xml:space="preserve">AWS </w:t>
      </w:r>
      <w:r w:rsidR="002D258E" w:rsidRPr="007C5341">
        <w:rPr>
          <w:lang w:val="en-GB"/>
        </w:rPr>
        <w:t>launch wizard</w:t>
      </w:r>
    </w:p>
    <w:p w14:paraId="77C89784" w14:textId="77777777" w:rsidR="007C5341" w:rsidRPr="007C5341" w:rsidRDefault="00000000" w:rsidP="004950E7">
      <w:pPr>
        <w:pStyle w:val="NormalBPBHEB"/>
        <w:numPr>
          <w:ilvl w:val="0"/>
          <w:numId w:val="216"/>
        </w:numPr>
        <w:rPr>
          <w:lang w:val="en-GB"/>
        </w:rPr>
      </w:pPr>
      <w:r w:rsidRPr="007C5341">
        <w:rPr>
          <w:lang w:val="en-GB"/>
        </w:rPr>
        <w:lastRenderedPageBreak/>
        <w:t xml:space="preserve">Easily size, configure, and deploy third party applications on </w:t>
      </w:r>
    </w:p>
    <w:p w14:paraId="65698FAC" w14:textId="38F529B7" w:rsidR="007C5341" w:rsidRPr="007C5341" w:rsidRDefault="00000000" w:rsidP="004950E7">
      <w:pPr>
        <w:pStyle w:val="NormalBPBHEB"/>
        <w:numPr>
          <w:ilvl w:val="0"/>
          <w:numId w:val="216"/>
        </w:numPr>
        <w:rPr>
          <w:lang w:val="en-GB"/>
        </w:rPr>
      </w:pPr>
      <w:r w:rsidRPr="007C5341">
        <w:rPr>
          <w:lang w:val="en-GB"/>
        </w:rPr>
        <w:t xml:space="preserve">AWS </w:t>
      </w:r>
      <w:r w:rsidR="002D258E" w:rsidRPr="007C5341">
        <w:rPr>
          <w:lang w:val="en-GB"/>
        </w:rPr>
        <w:t>license manager</w:t>
      </w:r>
    </w:p>
    <w:p w14:paraId="1DB9A8E8" w14:textId="6DC90BAD" w:rsidR="007C5341" w:rsidRPr="007C5341" w:rsidRDefault="00000000" w:rsidP="004950E7">
      <w:pPr>
        <w:pStyle w:val="NormalBPBHEB"/>
        <w:numPr>
          <w:ilvl w:val="0"/>
          <w:numId w:val="216"/>
        </w:numPr>
        <w:rPr>
          <w:lang w:val="en-GB"/>
        </w:rPr>
      </w:pPr>
      <w:r w:rsidRPr="007C5341">
        <w:rPr>
          <w:lang w:val="en-GB"/>
        </w:rPr>
        <w:t xml:space="preserve">AWS </w:t>
      </w:r>
      <w:r w:rsidR="00D82C75" w:rsidRPr="007C5341">
        <w:rPr>
          <w:lang w:val="en-GB"/>
        </w:rPr>
        <w:t>managed services</w:t>
      </w:r>
    </w:p>
    <w:p w14:paraId="76918393" w14:textId="2A20D66D" w:rsidR="007C5341" w:rsidRPr="007C5341" w:rsidRDefault="00000000" w:rsidP="004950E7">
      <w:pPr>
        <w:pStyle w:val="NormalBPBHEB"/>
        <w:numPr>
          <w:ilvl w:val="0"/>
          <w:numId w:val="216"/>
        </w:numPr>
        <w:rPr>
          <w:lang w:val="en-GB"/>
        </w:rPr>
      </w:pPr>
      <w:r w:rsidRPr="007C5341">
        <w:rPr>
          <w:lang w:val="en-GB"/>
        </w:rPr>
        <w:t xml:space="preserve">AWS </w:t>
      </w:r>
      <w:r w:rsidR="00D82C75" w:rsidRPr="007C5341">
        <w:rPr>
          <w:lang w:val="en-GB"/>
        </w:rPr>
        <w:t>management console mobile application</w:t>
      </w:r>
    </w:p>
    <w:p w14:paraId="4771A08D" w14:textId="77777777" w:rsidR="007C5341" w:rsidRPr="007C5341" w:rsidRDefault="00000000" w:rsidP="004950E7">
      <w:pPr>
        <w:pStyle w:val="NormalBPBHEB"/>
        <w:numPr>
          <w:ilvl w:val="0"/>
          <w:numId w:val="216"/>
        </w:numPr>
        <w:rPr>
          <w:lang w:val="en-GB"/>
        </w:rPr>
      </w:pPr>
      <w:r w:rsidRPr="007C5341">
        <w:rPr>
          <w:lang w:val="en-GB"/>
        </w:rPr>
        <w:t>AWS OpsWorks</w:t>
      </w:r>
    </w:p>
    <w:p w14:paraId="6D292EB1" w14:textId="532CF105" w:rsidR="007C5341" w:rsidRPr="007C5341" w:rsidRDefault="00000000" w:rsidP="004950E7">
      <w:pPr>
        <w:pStyle w:val="NormalBPBHEB"/>
        <w:numPr>
          <w:ilvl w:val="0"/>
          <w:numId w:val="216"/>
        </w:numPr>
        <w:rPr>
          <w:lang w:val="en-GB"/>
        </w:rPr>
      </w:pPr>
      <w:r w:rsidRPr="007C5341">
        <w:rPr>
          <w:lang w:val="en-GB"/>
        </w:rPr>
        <w:t xml:space="preserve">AWS </w:t>
      </w:r>
      <w:ins w:id="21" w:author="Arya" w:date="2025-03-03T11:04:00Z" w16du:dateUtc="2025-03-03T05:34:00Z">
        <w:r w:rsidR="00D82C75">
          <w:rPr>
            <w:lang w:val="en-GB"/>
          </w:rPr>
          <w:t>o</w:t>
        </w:r>
      </w:ins>
      <w:del w:id="22" w:author="Arya" w:date="2025-03-03T11:04:00Z" w16du:dateUtc="2025-03-03T05:34:00Z">
        <w:r w:rsidRPr="007C5341" w:rsidDel="00D82C75">
          <w:rPr>
            <w:lang w:val="en-GB"/>
          </w:rPr>
          <w:delText>O</w:delText>
        </w:r>
      </w:del>
      <w:r w:rsidRPr="007C5341">
        <w:rPr>
          <w:lang w:val="en-GB"/>
        </w:rPr>
        <w:t>rganizations</w:t>
      </w:r>
    </w:p>
    <w:p w14:paraId="5FF12499" w14:textId="6796D132" w:rsidR="007C5341" w:rsidRPr="007C5341" w:rsidRDefault="00000000" w:rsidP="004950E7">
      <w:pPr>
        <w:pStyle w:val="NormalBPBHEB"/>
        <w:numPr>
          <w:ilvl w:val="0"/>
          <w:numId w:val="216"/>
        </w:numPr>
        <w:rPr>
          <w:lang w:val="en-GB"/>
        </w:rPr>
      </w:pPr>
      <w:r w:rsidRPr="007C5341">
        <w:rPr>
          <w:lang w:val="en-GB"/>
        </w:rPr>
        <w:t xml:space="preserve">AWS </w:t>
      </w:r>
      <w:r w:rsidR="00D82C75" w:rsidRPr="007C5341">
        <w:rPr>
          <w:lang w:val="en-GB"/>
        </w:rPr>
        <w:t>personal health dashboard</w:t>
      </w:r>
    </w:p>
    <w:p w14:paraId="4115FBCA" w14:textId="67620D1A" w:rsidR="007C5341" w:rsidRPr="007C5341" w:rsidRDefault="00000000" w:rsidP="004950E7">
      <w:pPr>
        <w:pStyle w:val="NormalBPBHEB"/>
        <w:numPr>
          <w:ilvl w:val="0"/>
          <w:numId w:val="216"/>
        </w:numPr>
        <w:rPr>
          <w:lang w:val="en-GB"/>
        </w:rPr>
      </w:pPr>
      <w:r w:rsidRPr="007C5341">
        <w:rPr>
          <w:lang w:val="en-GB"/>
        </w:rPr>
        <w:t xml:space="preserve">AWS </w:t>
      </w:r>
      <w:ins w:id="23" w:author="Arya" w:date="2025-03-03T11:05:00Z" w16du:dateUtc="2025-03-03T05:35:00Z">
        <w:r w:rsidR="00D82C75">
          <w:rPr>
            <w:lang w:val="en-GB"/>
          </w:rPr>
          <w:t>p</w:t>
        </w:r>
      </w:ins>
      <w:del w:id="24" w:author="Arya" w:date="2025-03-03T11:05:00Z" w16du:dateUtc="2025-03-03T05:35:00Z">
        <w:r w:rsidRPr="007C5341" w:rsidDel="00D82C75">
          <w:rPr>
            <w:lang w:val="en-GB"/>
          </w:rPr>
          <w:delText>P</w:delText>
        </w:r>
      </w:del>
      <w:r w:rsidRPr="007C5341">
        <w:rPr>
          <w:lang w:val="en-GB"/>
        </w:rPr>
        <w:t>roton</w:t>
      </w:r>
    </w:p>
    <w:p w14:paraId="0369580B" w14:textId="55F4354F" w:rsidR="007C5341" w:rsidRPr="007C5341" w:rsidRDefault="00000000" w:rsidP="004950E7">
      <w:pPr>
        <w:pStyle w:val="NormalBPBHEB"/>
        <w:numPr>
          <w:ilvl w:val="0"/>
          <w:numId w:val="216"/>
        </w:numPr>
        <w:rPr>
          <w:lang w:val="en-GB"/>
        </w:rPr>
      </w:pPr>
      <w:r w:rsidRPr="007C5341">
        <w:rPr>
          <w:lang w:val="en-GB"/>
        </w:rPr>
        <w:t xml:space="preserve">AWS </w:t>
      </w:r>
      <w:r w:rsidR="00D82C75" w:rsidRPr="007C5341">
        <w:rPr>
          <w:lang w:val="en-GB"/>
        </w:rPr>
        <w:t>resilience hub</w:t>
      </w:r>
    </w:p>
    <w:p w14:paraId="7B63416F" w14:textId="5C5C3542" w:rsidR="007C5341" w:rsidRPr="007C5341" w:rsidRDefault="00000000" w:rsidP="004950E7">
      <w:pPr>
        <w:pStyle w:val="NormalBPBHEB"/>
        <w:numPr>
          <w:ilvl w:val="0"/>
          <w:numId w:val="216"/>
        </w:numPr>
        <w:rPr>
          <w:lang w:val="en-GB"/>
        </w:rPr>
      </w:pPr>
      <w:r w:rsidRPr="007C5341">
        <w:rPr>
          <w:lang w:val="en-GB"/>
        </w:rPr>
        <w:t xml:space="preserve">AWS </w:t>
      </w:r>
      <w:ins w:id="25" w:author="Arya" w:date="2025-03-03T11:05:00Z" w16du:dateUtc="2025-03-03T05:35:00Z">
        <w:r w:rsidR="00D82C75">
          <w:rPr>
            <w:lang w:val="en-GB"/>
          </w:rPr>
          <w:t>s</w:t>
        </w:r>
      </w:ins>
      <w:del w:id="26" w:author="Arya" w:date="2025-03-03T11:05:00Z" w16du:dateUtc="2025-03-03T05:35:00Z">
        <w:r w:rsidRPr="007C5341" w:rsidDel="00D82C75">
          <w:rPr>
            <w:lang w:val="en-GB"/>
          </w:rPr>
          <w:delText>S</w:delText>
        </w:r>
      </w:del>
      <w:r w:rsidRPr="007C5341">
        <w:rPr>
          <w:lang w:val="en-GB"/>
        </w:rPr>
        <w:t xml:space="preserve">ervice </w:t>
      </w:r>
      <w:ins w:id="27" w:author="Arya" w:date="2025-03-03T11:05:00Z" w16du:dateUtc="2025-03-03T05:35:00Z">
        <w:r w:rsidR="00D82C75">
          <w:rPr>
            <w:lang w:val="en-GB"/>
          </w:rPr>
          <w:t>c</w:t>
        </w:r>
      </w:ins>
      <w:del w:id="28" w:author="Arya" w:date="2025-03-03T11:05:00Z" w16du:dateUtc="2025-03-03T05:35:00Z">
        <w:r w:rsidRPr="007C5341" w:rsidDel="00D82C75">
          <w:rPr>
            <w:lang w:val="en-GB"/>
          </w:rPr>
          <w:delText>C</w:delText>
        </w:r>
      </w:del>
      <w:r w:rsidRPr="007C5341">
        <w:rPr>
          <w:lang w:val="en-GB"/>
        </w:rPr>
        <w:t>atalog</w:t>
      </w:r>
    </w:p>
    <w:p w14:paraId="29D23C4E" w14:textId="177B6C34" w:rsidR="007C5341" w:rsidRPr="007C5341" w:rsidRDefault="00000000" w:rsidP="004950E7">
      <w:pPr>
        <w:pStyle w:val="NormalBPBHEB"/>
        <w:numPr>
          <w:ilvl w:val="0"/>
          <w:numId w:val="216"/>
        </w:numPr>
        <w:rPr>
          <w:lang w:val="en-GB"/>
        </w:rPr>
      </w:pPr>
      <w:r w:rsidRPr="007C5341">
        <w:rPr>
          <w:lang w:val="en-GB"/>
        </w:rPr>
        <w:t xml:space="preserve">AWS </w:t>
      </w:r>
      <w:r w:rsidR="00D82C75" w:rsidRPr="007C5341">
        <w:rPr>
          <w:lang w:val="en-GB"/>
        </w:rPr>
        <w:t>service management connector</w:t>
      </w:r>
    </w:p>
    <w:p w14:paraId="01605548" w14:textId="16317C68" w:rsidR="007C5341" w:rsidRPr="007C5341" w:rsidRDefault="00000000" w:rsidP="004950E7">
      <w:pPr>
        <w:pStyle w:val="NormalBPBHEB"/>
        <w:numPr>
          <w:ilvl w:val="0"/>
          <w:numId w:val="216"/>
        </w:numPr>
        <w:rPr>
          <w:lang w:val="en-GB"/>
        </w:rPr>
      </w:pPr>
      <w:r w:rsidRPr="007C5341">
        <w:rPr>
          <w:lang w:val="en-GB"/>
        </w:rPr>
        <w:t xml:space="preserve">AWS </w:t>
      </w:r>
      <w:r w:rsidR="00D82C75" w:rsidRPr="007C5341">
        <w:rPr>
          <w:lang w:val="en-GB"/>
        </w:rPr>
        <w:t>systems manager</w:t>
      </w:r>
    </w:p>
    <w:p w14:paraId="67B44F92" w14:textId="00B4E9EC" w:rsidR="007C5341" w:rsidRPr="007C5341" w:rsidRDefault="00000000" w:rsidP="004950E7">
      <w:pPr>
        <w:pStyle w:val="NormalBPBHEB"/>
        <w:numPr>
          <w:ilvl w:val="0"/>
          <w:numId w:val="216"/>
        </w:numPr>
        <w:rPr>
          <w:lang w:val="en-GB"/>
        </w:rPr>
      </w:pPr>
      <w:r w:rsidRPr="007C5341">
        <w:rPr>
          <w:lang w:val="en-GB"/>
        </w:rPr>
        <w:t xml:space="preserve">AWS </w:t>
      </w:r>
      <w:r w:rsidR="00D82C75" w:rsidRPr="007C5341">
        <w:rPr>
          <w:lang w:val="en-GB"/>
        </w:rPr>
        <w:t>trusted advisor</w:t>
      </w:r>
    </w:p>
    <w:p w14:paraId="0B5D7886" w14:textId="40066366" w:rsidR="007C5341" w:rsidRDefault="00000000" w:rsidP="004950E7">
      <w:pPr>
        <w:pStyle w:val="NormalBPBHEB"/>
        <w:numPr>
          <w:ilvl w:val="0"/>
          <w:numId w:val="216"/>
        </w:numPr>
        <w:rPr>
          <w:lang w:val="en-GB"/>
        </w:rPr>
      </w:pPr>
      <w:r w:rsidRPr="007C5341">
        <w:rPr>
          <w:lang w:val="en-GB"/>
        </w:rPr>
        <w:t xml:space="preserve">AWS </w:t>
      </w:r>
      <w:r w:rsidR="00D82C75" w:rsidRPr="007C5341">
        <w:rPr>
          <w:lang w:val="en-GB"/>
        </w:rPr>
        <w:t>well-architected tool</w:t>
      </w:r>
    </w:p>
    <w:p w14:paraId="5BDF01E3" w14:textId="77777777" w:rsidR="00262FB6" w:rsidRDefault="00262FB6" w:rsidP="00262FB6">
      <w:pPr>
        <w:pStyle w:val="NormalBPBHEB"/>
        <w:rPr>
          <w:lang w:val="en-GB"/>
        </w:rPr>
      </w:pPr>
    </w:p>
    <w:p w14:paraId="50AAF800" w14:textId="391B94F4" w:rsidR="00262FB6" w:rsidRPr="00262FB6" w:rsidRDefault="00262FB6">
      <w:pPr>
        <w:pStyle w:val="Heading1BPBHEB"/>
        <w:pPrChange w:id="29" w:author="Arya" w:date="2025-02-27T14:36:00Z" w16du:dateUtc="2025-02-27T09:06:00Z">
          <w:pPr>
            <w:pStyle w:val="Heading1"/>
          </w:pPr>
        </w:pPrChange>
      </w:pPr>
      <w:r w:rsidRPr="00262FB6">
        <w:t xml:space="preserve">Amazon CloudWatch </w:t>
      </w:r>
      <w:ins w:id="30" w:author="Arya" w:date="2025-02-27T14:36:00Z" w16du:dateUtc="2025-02-27T09:06:00Z">
        <w:r w:rsidR="004669D8">
          <w:t>o</w:t>
        </w:r>
      </w:ins>
      <w:del w:id="31" w:author="Arya" w:date="2025-02-27T14:36:00Z" w16du:dateUtc="2025-02-27T09:06:00Z">
        <w:r w:rsidRPr="00262FB6" w:rsidDel="004669D8">
          <w:delText>O</w:delText>
        </w:r>
      </w:del>
      <w:r w:rsidRPr="00262FB6">
        <w:t>verview</w:t>
      </w:r>
    </w:p>
    <w:p w14:paraId="6D4EA331" w14:textId="77777777" w:rsidR="00262FB6" w:rsidRPr="00262FB6" w:rsidRDefault="00262FB6" w:rsidP="004669D8">
      <w:pPr>
        <w:pStyle w:val="NormalBPBHEB"/>
      </w:pPr>
      <w:r w:rsidRPr="00262FB6">
        <w:t>Amazon CloudWatch is a central monitoring service within AWS that enables real-time collection, analysis, and response to operational data. It helps businesses gain insights into their AWS infrastructure, improve performance, and address issues proactively.</w:t>
      </w:r>
    </w:p>
    <w:p w14:paraId="7FF15CBE" w14:textId="7C7AC457" w:rsidR="00262FB6" w:rsidRPr="00262FB6" w:rsidRDefault="00262FB6">
      <w:pPr>
        <w:pStyle w:val="Heading2BPBHEB"/>
        <w:pPrChange w:id="32" w:author="Arya" w:date="2025-02-27T14:36:00Z" w16du:dateUtc="2025-02-27T09:06:00Z">
          <w:pPr>
            <w:pStyle w:val="Heading2"/>
          </w:pPr>
        </w:pPrChange>
      </w:pPr>
      <w:r w:rsidRPr="00262FB6">
        <w:t xml:space="preserve">Core </w:t>
      </w:r>
      <w:ins w:id="33" w:author="Arya" w:date="2025-02-27T14:36:00Z" w16du:dateUtc="2025-02-27T09:06:00Z">
        <w:r w:rsidR="004669D8">
          <w:t>f</w:t>
        </w:r>
      </w:ins>
      <w:del w:id="34" w:author="Arya" w:date="2025-02-27T14:36:00Z" w16du:dateUtc="2025-02-27T09:06:00Z">
        <w:r w:rsidRPr="00262FB6" w:rsidDel="004669D8">
          <w:delText>F</w:delText>
        </w:r>
      </w:del>
      <w:r w:rsidRPr="00262FB6">
        <w:t>unctionality</w:t>
      </w:r>
    </w:p>
    <w:p w14:paraId="6C21E173" w14:textId="5BE49342" w:rsidR="00262FB6" w:rsidRPr="00262FB6" w:rsidRDefault="00262FB6" w:rsidP="004669D8">
      <w:pPr>
        <w:pStyle w:val="NormalBPBHEB"/>
      </w:pPr>
      <w:r w:rsidRPr="00262FB6">
        <w:t>CloudWatch provides a platform to track AWS resources, applications, and services. Users can collect metrics, access logs, and set up alarms, gaining real-time visibility into resource utilization and operational health.</w:t>
      </w:r>
    </w:p>
    <w:p w14:paraId="3A2AEC6B" w14:textId="52C87850" w:rsidR="00262FB6" w:rsidRPr="00262FB6" w:rsidRDefault="00262FB6">
      <w:pPr>
        <w:pStyle w:val="Heading3BPBHEB"/>
        <w:pPrChange w:id="35" w:author="Arya" w:date="2025-02-27T14:37:00Z" w16du:dateUtc="2025-02-27T09:07:00Z">
          <w:pPr>
            <w:pStyle w:val="Heading2"/>
          </w:pPr>
        </w:pPrChange>
      </w:pPr>
      <w:r w:rsidRPr="00262FB6">
        <w:t xml:space="preserve">Key </w:t>
      </w:r>
      <w:r w:rsidR="004669D8" w:rsidRPr="00262FB6">
        <w:t xml:space="preserve">features </w:t>
      </w:r>
      <w:r w:rsidRPr="00262FB6">
        <w:t>and Use Cases</w:t>
      </w:r>
    </w:p>
    <w:p w14:paraId="1BBC8FBA" w14:textId="77777777" w:rsidR="00262FB6" w:rsidRPr="00262FB6" w:rsidDel="004669D8" w:rsidRDefault="00262FB6" w:rsidP="004669D8">
      <w:pPr>
        <w:pStyle w:val="NormalBPBHEB"/>
        <w:rPr>
          <w:del w:id="36" w:author="Arya" w:date="2025-02-27T14:37:00Z" w16du:dateUtc="2025-02-27T09:07:00Z"/>
        </w:rPr>
      </w:pPr>
      <w:r w:rsidRPr="00262FB6">
        <w:t>CloudWatch monitors key AWS components, including EC2 instances, Auto Scaling groups, and Elastic Load Balancers (ELBs). It helps businesses optimize performance, manage costs, and enhance operational efficiency.</w:t>
      </w:r>
    </w:p>
    <w:p w14:paraId="2BE297A8" w14:textId="77777777" w:rsidR="00262FB6" w:rsidRPr="00262FB6" w:rsidRDefault="00262FB6" w:rsidP="00262FB6">
      <w:pPr>
        <w:pStyle w:val="NormalBPBHEB"/>
      </w:pPr>
    </w:p>
    <w:p w14:paraId="013DDC9B" w14:textId="349E13D3" w:rsidR="00262FB6" w:rsidRPr="00262FB6" w:rsidRDefault="00262FB6">
      <w:pPr>
        <w:pStyle w:val="Heading3BPBHEB"/>
        <w:pPrChange w:id="37" w:author="Arya" w:date="2025-02-27T14:37:00Z" w16du:dateUtc="2025-02-27T09:07:00Z">
          <w:pPr>
            <w:pStyle w:val="Heading2"/>
          </w:pPr>
        </w:pPrChange>
      </w:pPr>
      <w:r w:rsidRPr="00262FB6">
        <w:t xml:space="preserve">Deployment </w:t>
      </w:r>
      <w:ins w:id="38" w:author="Arya" w:date="2025-02-27T14:37:00Z" w16du:dateUtc="2025-02-27T09:07:00Z">
        <w:r w:rsidR="004669D8">
          <w:t>s</w:t>
        </w:r>
      </w:ins>
      <w:del w:id="39" w:author="Arya" w:date="2025-02-27T14:37:00Z" w16du:dateUtc="2025-02-27T09:07:00Z">
        <w:r w:rsidRPr="00262FB6" w:rsidDel="004669D8">
          <w:delText>S</w:delText>
        </w:r>
      </w:del>
      <w:r w:rsidRPr="00262FB6">
        <w:t>trategies</w:t>
      </w:r>
    </w:p>
    <w:p w14:paraId="3D44D97C" w14:textId="77777777" w:rsidR="00262FB6" w:rsidRPr="00262FB6" w:rsidRDefault="00262FB6" w:rsidP="005B0959">
      <w:pPr>
        <w:pStyle w:val="NormalBPBHEB"/>
      </w:pPr>
      <w:r w:rsidRPr="00262FB6">
        <w:t>To maximize CloudWatch's potential, businesses should use structured deployment strategies. This includes setting up custom dashboards, configuring alarms, utilizing CloudWatch Logs for troubleshooting, and optimizing overall monitoring and operations.</w:t>
      </w:r>
    </w:p>
    <w:p w14:paraId="15584636" w14:textId="77777777" w:rsidR="00262FB6" w:rsidRPr="00262FB6" w:rsidRDefault="00262FB6" w:rsidP="00262FB6">
      <w:pPr>
        <w:pStyle w:val="NormalBPBHEB"/>
      </w:pPr>
    </w:p>
    <w:p w14:paraId="768A5497" w14:textId="77777777" w:rsidR="00262FB6" w:rsidRPr="00262FB6" w:rsidDel="005B0959" w:rsidRDefault="00262FB6">
      <w:pPr>
        <w:pStyle w:val="NormalBPBHEB"/>
        <w:rPr>
          <w:del w:id="40" w:author="Arya" w:date="2025-02-27T14:37:00Z" w16du:dateUtc="2025-02-27T09:07:00Z"/>
        </w:rPr>
      </w:pPr>
      <w:r w:rsidRPr="00262FB6">
        <w:lastRenderedPageBreak/>
        <w:t>The accompanying diagram illustrates the flow of metrics and logs from AWS resources to Amazon CloudWatch, highlighting its role in real-time monitoring and alerting.</w:t>
      </w:r>
    </w:p>
    <w:p w14:paraId="33DC0FEE" w14:textId="77777777" w:rsidR="00262FB6" w:rsidRPr="00262FB6" w:rsidRDefault="00262FB6" w:rsidP="00CA664B">
      <w:pPr>
        <w:pStyle w:val="NormalBPBHEB"/>
      </w:pPr>
    </w:p>
    <w:p w14:paraId="1C5BE6AB" w14:textId="77777777" w:rsidR="00262FB6" w:rsidRPr="00262FB6" w:rsidRDefault="00262FB6" w:rsidP="00CA664B">
      <w:pPr>
        <w:pStyle w:val="NormalBPBHEB"/>
      </w:pPr>
      <w:r w:rsidRPr="00262FB6">
        <w:t>The diagram below illustrates how metrics and logs flow from various AWS resources to Amazon CloudWatch, emphasizing its role in real-time monitoring, alerting, and visualization.</w:t>
      </w:r>
    </w:p>
    <w:p w14:paraId="0DF8D9F6" w14:textId="77777777" w:rsidR="007F1BA5" w:rsidRDefault="00000000">
      <w:pPr>
        <w:pStyle w:val="FigureBPBHEB"/>
        <w:pPrChange w:id="41" w:author="Arya" w:date="2025-02-27T14:37:00Z" w16du:dateUtc="2025-02-27T09:07:00Z">
          <w:pPr>
            <w:keepNext/>
            <w:keepLines/>
            <w:spacing w:before="40" w:after="0"/>
            <w:outlineLvl w:val="1"/>
          </w:pPr>
        </w:pPrChange>
      </w:pPr>
      <w:r>
        <w:rPr>
          <w:noProof/>
        </w:rPr>
        <w:drawing>
          <wp:inline distT="0" distB="0" distL="0" distR="0" wp14:anchorId="594A63A3" wp14:editId="15DD4FE4">
            <wp:extent cx="5890161" cy="3169185"/>
            <wp:effectExtent l="0" t="0" r="0" b="0"/>
            <wp:docPr id="2081711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11504"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99944" cy="3174449"/>
                    </a:xfrm>
                    <a:prstGeom prst="rect">
                      <a:avLst/>
                    </a:prstGeom>
                    <a:noFill/>
                  </pic:spPr>
                </pic:pic>
              </a:graphicData>
            </a:graphic>
          </wp:inline>
        </w:drawing>
      </w:r>
    </w:p>
    <w:p w14:paraId="7A3DC988" w14:textId="33784C12" w:rsidR="00262FB6" w:rsidRPr="00CB7B79" w:rsidRDefault="00262FB6">
      <w:pPr>
        <w:pStyle w:val="FigureCaptionBPBHEB"/>
        <w:pPrChange w:id="42" w:author="Arya" w:date="2025-02-27T14:38:00Z" w16du:dateUtc="2025-02-27T09:08:00Z">
          <w:pPr>
            <w:pStyle w:val="Caption"/>
          </w:pPr>
        </w:pPrChange>
      </w:pPr>
      <w:r w:rsidRPr="00CA664B">
        <w:rPr>
          <w:b/>
          <w:bCs w:val="0"/>
          <w:rPrChange w:id="43" w:author="Arya" w:date="2025-02-27T14:38:00Z" w16du:dateUtc="2025-02-27T09:08:00Z">
            <w:rPr/>
          </w:rPrChange>
        </w:rPr>
        <w:t>Figure 1</w:t>
      </w:r>
      <w:ins w:id="44" w:author="Arya" w:date="2025-02-27T14:37:00Z" w16du:dateUtc="2025-02-27T09:07:00Z">
        <w:r w:rsidR="00CA664B" w:rsidRPr="00CA664B">
          <w:rPr>
            <w:b/>
            <w:bCs w:val="0"/>
            <w:rPrChange w:id="45" w:author="Arya" w:date="2025-02-27T14:38:00Z" w16du:dateUtc="2025-02-27T09:08:00Z">
              <w:rPr/>
            </w:rPrChange>
          </w:rPr>
          <w:t>2.1:</w:t>
        </w:r>
      </w:ins>
      <w:r w:rsidRPr="00CB7B79">
        <w:t xml:space="preserve"> Architecture of a Typical Monitoring Setup Using Amazon CloudWatch</w:t>
      </w:r>
      <w:del w:id="46" w:author="Arya" w:date="2025-02-27T14:37:00Z" w16du:dateUtc="2025-02-27T09:07:00Z">
        <w:r w:rsidRPr="00CB7B79" w:rsidDel="00CA664B">
          <w:delText>.</w:delText>
        </w:r>
      </w:del>
    </w:p>
    <w:p w14:paraId="038EECAD" w14:textId="38991027" w:rsidR="00262FB6" w:rsidRPr="00262FB6" w:rsidRDefault="00262FB6">
      <w:pPr>
        <w:pStyle w:val="Heading2BPBHEB"/>
        <w:pPrChange w:id="47" w:author="Arya" w:date="2025-02-27T14:39:00Z" w16du:dateUtc="2025-02-27T09:09:00Z">
          <w:pPr>
            <w:pStyle w:val="Heading1"/>
          </w:pPr>
        </w:pPrChange>
      </w:pPr>
      <w:r w:rsidRPr="00262FB6">
        <w:t xml:space="preserve">Amazon Managed </w:t>
      </w:r>
      <w:ins w:id="48" w:author="Arya" w:date="2025-02-27T14:38:00Z" w16du:dateUtc="2025-02-27T09:08:00Z">
        <w:r w:rsidR="00CA664B">
          <w:t>G</w:t>
        </w:r>
      </w:ins>
      <w:del w:id="49" w:author="Arya" w:date="2025-02-27T14:38:00Z" w16du:dateUtc="2025-02-27T09:08:00Z">
        <w:r w:rsidRPr="00262FB6" w:rsidDel="00CA664B">
          <w:delText>G</w:delText>
        </w:r>
      </w:del>
      <w:r w:rsidRPr="00262FB6">
        <w:t xml:space="preserve">rafana  </w:t>
      </w:r>
    </w:p>
    <w:p w14:paraId="14D0CACC" w14:textId="52130BC1" w:rsidR="00262FB6" w:rsidRPr="00262FB6" w:rsidRDefault="00262FB6">
      <w:pPr>
        <w:pStyle w:val="NormalBPBHEB"/>
        <w:pPrChange w:id="50" w:author="Arya" w:date="2025-02-27T14:39:00Z" w16du:dateUtc="2025-02-27T09:09:00Z">
          <w:pPr>
            <w:pBdr>
              <w:top w:val="nil"/>
              <w:left w:val="nil"/>
              <w:bottom w:val="nil"/>
              <w:right w:val="nil"/>
              <w:between w:val="nil"/>
            </w:pBdr>
            <w:shd w:val="clear" w:color="auto" w:fill="FFFFFF"/>
            <w:spacing w:after="100" w:line="276" w:lineRule="auto"/>
            <w:jc w:val="both"/>
          </w:pPr>
        </w:pPrChange>
      </w:pPr>
      <w:r w:rsidRPr="00262FB6">
        <w:t>Amazon Managed Grafana offers a centralized platform for visualizing operational data, making it easier for organizations to manage and analyze cloud resources. This fully managed service streamlines deployment, scales effortlessly, and reduces operational overhead. IT teams use it to create interactive dashboards that deliver actionable insights.</w:t>
      </w:r>
    </w:p>
    <w:p w14:paraId="2900A989" w14:textId="24952861" w:rsidR="00262FB6" w:rsidRPr="00262FB6" w:rsidRDefault="00262FB6">
      <w:pPr>
        <w:pStyle w:val="Heading3BPBHEB"/>
        <w:pPrChange w:id="51" w:author="Arya" w:date="2025-02-27T14:39:00Z" w16du:dateUtc="2025-02-27T09:09:00Z">
          <w:pPr>
            <w:pStyle w:val="Heading2"/>
          </w:pPr>
        </w:pPrChange>
      </w:pPr>
      <w:r w:rsidRPr="00262FB6">
        <w:t xml:space="preserve">Security and </w:t>
      </w:r>
      <w:ins w:id="52" w:author="Arya" w:date="2025-02-27T14:39:00Z" w16du:dateUtc="2025-02-27T09:09:00Z">
        <w:r w:rsidR="00CA664B">
          <w:t>c</w:t>
        </w:r>
      </w:ins>
      <w:del w:id="53" w:author="Arya" w:date="2025-02-27T14:39:00Z" w16du:dateUtc="2025-02-27T09:09:00Z">
        <w:r w:rsidRPr="00262FB6" w:rsidDel="00CA664B">
          <w:delText>C</w:delText>
        </w:r>
      </w:del>
      <w:r w:rsidRPr="00262FB6">
        <w:t xml:space="preserve">ompliance  </w:t>
      </w:r>
    </w:p>
    <w:p w14:paraId="1974B3CE" w14:textId="77777777" w:rsidR="00262FB6" w:rsidRPr="00262FB6" w:rsidRDefault="00262FB6">
      <w:pPr>
        <w:pStyle w:val="NormalBPBHEB"/>
        <w:pPrChange w:id="54" w:author="Arya" w:date="2025-02-27T14:39:00Z" w16du:dateUtc="2025-02-27T09:09:00Z">
          <w:pPr>
            <w:pBdr>
              <w:top w:val="nil"/>
              <w:left w:val="nil"/>
              <w:bottom w:val="nil"/>
              <w:right w:val="nil"/>
              <w:between w:val="nil"/>
            </w:pBdr>
            <w:shd w:val="clear" w:color="auto" w:fill="FFFFFF"/>
            <w:spacing w:after="100" w:line="276" w:lineRule="auto"/>
            <w:jc w:val="both"/>
          </w:pPr>
        </w:pPrChange>
      </w:pPr>
      <w:r w:rsidRPr="00262FB6">
        <w:t xml:space="preserve">Security is a top priority with Amazon Managed Grafana. It includes features like encryption, access controls, and AWS </w:t>
      </w:r>
      <w:r w:rsidRPr="00CA664B">
        <w:rPr>
          <w:b/>
          <w:bCs/>
          <w:rPrChange w:id="55" w:author="Arya" w:date="2025-02-27T14:39:00Z" w16du:dateUtc="2025-02-27T09:09:00Z">
            <w:rPr/>
          </w:rPrChange>
        </w:rPr>
        <w:t>Identity and Access Management</w:t>
      </w:r>
      <w:r w:rsidRPr="00262FB6">
        <w:t xml:space="preserve"> (</w:t>
      </w:r>
      <w:r w:rsidRPr="00CA664B">
        <w:rPr>
          <w:b/>
          <w:bCs/>
          <w:rPrChange w:id="56" w:author="Arya" w:date="2025-02-27T14:39:00Z" w16du:dateUtc="2025-02-27T09:09:00Z">
            <w:rPr/>
          </w:rPrChange>
        </w:rPr>
        <w:t>IAM</w:t>
      </w:r>
      <w:r w:rsidRPr="00262FB6">
        <w:t>) integration. Organizations can deploy Managed Grafana confidently while adhering to compliance standards.</w:t>
      </w:r>
    </w:p>
    <w:p w14:paraId="7BF1BA8F" w14:textId="6788E9CF" w:rsidR="00262FB6" w:rsidRDefault="00262FB6">
      <w:pPr>
        <w:pStyle w:val="NormalBPBHEB"/>
        <w:pPrChange w:id="57" w:author="Arya" w:date="2025-02-27T14:39:00Z" w16du:dateUtc="2025-02-27T09:09:00Z">
          <w:pPr>
            <w:pBdr>
              <w:top w:val="nil"/>
              <w:left w:val="nil"/>
              <w:bottom w:val="nil"/>
              <w:right w:val="nil"/>
              <w:between w:val="nil"/>
            </w:pBdr>
            <w:shd w:val="clear" w:color="auto" w:fill="FFFFFF"/>
            <w:spacing w:after="100" w:line="276" w:lineRule="auto"/>
            <w:jc w:val="both"/>
          </w:pPr>
        </w:pPrChange>
      </w:pPr>
      <w:r w:rsidRPr="00262FB6">
        <w:t>The illustration below shows the seamless integration of Amazon Managed Grafana with various AWS data sources, emphasizing its role in creating customizable dashboards for data visualization and analytics.</w:t>
      </w:r>
    </w:p>
    <w:p w14:paraId="542436E0" w14:textId="6DBCB828" w:rsidR="007F1BA5" w:rsidRDefault="00000000" w:rsidP="007F1BA5">
      <w:pPr>
        <w:pStyle w:val="Caption"/>
      </w:pPr>
      <w:r>
        <w:fldChar w:fldCharType="begin"/>
      </w:r>
      <w:r>
        <w:instrText xml:space="preserve"> SEQ Figure \* ARABIC </w:instrText>
      </w:r>
      <w:r>
        <w:fldChar w:fldCharType="separate"/>
      </w:r>
      <w:r>
        <w:fldChar w:fldCharType="end"/>
      </w:r>
    </w:p>
    <w:p w14:paraId="13EB3498" w14:textId="77777777" w:rsidR="006B7A5C" w:rsidRDefault="00000000">
      <w:pPr>
        <w:pStyle w:val="FigureBPBHEB"/>
        <w:pPrChange w:id="58" w:author="Arya" w:date="2025-02-27T14:39:00Z" w16du:dateUtc="2025-02-27T09:09:00Z">
          <w:pPr>
            <w:keepNext/>
            <w:keepLines/>
            <w:spacing w:before="40" w:after="0"/>
            <w:outlineLvl w:val="1"/>
          </w:pPr>
        </w:pPrChange>
      </w:pPr>
      <w:r>
        <w:rPr>
          <w:noProof/>
        </w:rPr>
        <w:lastRenderedPageBreak/>
        <w:drawing>
          <wp:inline distT="0" distB="0" distL="0" distR="0" wp14:anchorId="664E91FA" wp14:editId="6F430DD7">
            <wp:extent cx="5789221" cy="3411157"/>
            <wp:effectExtent l="0" t="0" r="2540" b="0"/>
            <wp:docPr id="1545995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95443"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94240" cy="3414114"/>
                    </a:xfrm>
                    <a:prstGeom prst="rect">
                      <a:avLst/>
                    </a:prstGeom>
                    <a:noFill/>
                  </pic:spPr>
                </pic:pic>
              </a:graphicData>
            </a:graphic>
          </wp:inline>
        </w:drawing>
      </w:r>
    </w:p>
    <w:p w14:paraId="22A96BE6" w14:textId="77777777" w:rsidR="00A90113" w:rsidRPr="00A05EFA" w:rsidRDefault="00A90113" w:rsidP="00C8618B">
      <w:pPr>
        <w:pStyle w:val="Caption"/>
        <w:jc w:val="center"/>
      </w:pPr>
      <w:commentRangeStart w:id="59"/>
      <w:r w:rsidRPr="00A05EFA">
        <w:t>Figure 2 Typical Deployment Architecture of Amazon Managed Grafana</w:t>
      </w:r>
      <w:del w:id="60" w:author="Arya" w:date="2025-02-27T14:39:00Z" w16du:dateUtc="2025-02-27T09:09:00Z">
        <w:r w:rsidRPr="00A05EFA" w:rsidDel="007A6046">
          <w:delText>.</w:delText>
        </w:r>
      </w:del>
      <w:commentRangeEnd w:id="59"/>
      <w:r w:rsidR="007A6046">
        <w:rPr>
          <w:rStyle w:val="CommentReference"/>
          <w:i w:val="0"/>
          <w:iCs w:val="0"/>
          <w:color w:val="auto"/>
        </w:rPr>
        <w:commentReference w:id="59"/>
      </w:r>
    </w:p>
    <w:p w14:paraId="2F6E25B2" w14:textId="0F871E43" w:rsidR="00A90113" w:rsidRPr="00A90113" w:rsidRDefault="00A90113">
      <w:pPr>
        <w:pStyle w:val="Heading3BPBHEB"/>
        <w:pPrChange w:id="61" w:author="Arya" w:date="2025-02-27T14:40:00Z" w16du:dateUtc="2025-02-27T09:10:00Z">
          <w:pPr>
            <w:pStyle w:val="Heading2"/>
          </w:pPr>
        </w:pPrChange>
      </w:pPr>
      <w:r w:rsidRPr="00A90113">
        <w:t xml:space="preserve">Deployment </w:t>
      </w:r>
      <w:ins w:id="62" w:author="Arya" w:date="2025-02-27T14:40:00Z" w16du:dateUtc="2025-02-27T09:10:00Z">
        <w:r w:rsidR="007A6046">
          <w:t>s</w:t>
        </w:r>
      </w:ins>
      <w:del w:id="63" w:author="Arya" w:date="2025-02-27T14:40:00Z" w16du:dateUtc="2025-02-27T09:10:00Z">
        <w:r w:rsidRPr="00A90113" w:rsidDel="007A6046">
          <w:delText>S</w:delText>
        </w:r>
      </w:del>
      <w:r w:rsidRPr="00A90113">
        <w:t xml:space="preserve">trategies  </w:t>
      </w:r>
    </w:p>
    <w:p w14:paraId="2FA8F8A1" w14:textId="77777777" w:rsidR="00A90113" w:rsidRPr="00A90113" w:rsidRDefault="00A90113">
      <w:pPr>
        <w:pStyle w:val="NormalBPBHEB"/>
        <w:pPrChange w:id="64" w:author="Arya" w:date="2025-02-27T14:40:00Z" w16du:dateUtc="2025-02-27T09:10:00Z">
          <w:pPr>
            <w:pBdr>
              <w:top w:val="nil"/>
              <w:left w:val="nil"/>
              <w:bottom w:val="nil"/>
              <w:right w:val="nil"/>
              <w:between w:val="nil"/>
            </w:pBdr>
            <w:shd w:val="clear" w:color="auto" w:fill="FFFFFF"/>
            <w:spacing w:after="100" w:line="276" w:lineRule="auto"/>
            <w:jc w:val="both"/>
          </w:pPr>
        </w:pPrChange>
      </w:pPr>
      <w:r w:rsidRPr="00A90113">
        <w:t>Organizations can improve Amazon Managed Grafana by implementing structured deployment strategies. Best practices include configuring data sources, designing dashboards, and enhancing performance to boost visibility and decision-making.</w:t>
      </w:r>
    </w:p>
    <w:p w14:paraId="24985285" w14:textId="0B0A8119" w:rsidR="00A90113" w:rsidRPr="00A90113" w:rsidRDefault="00A90113">
      <w:pPr>
        <w:pStyle w:val="Heading2BPBHEB"/>
        <w:pPrChange w:id="65" w:author="Arya" w:date="2025-02-27T14:40:00Z" w16du:dateUtc="2025-02-27T09:10:00Z">
          <w:pPr>
            <w:pStyle w:val="Heading2"/>
          </w:pPr>
        </w:pPrChange>
      </w:pPr>
      <w:r w:rsidRPr="00A90113">
        <w:t xml:space="preserve">Amazon Managed Service for Prometheus  </w:t>
      </w:r>
    </w:p>
    <w:p w14:paraId="30E7F2F0" w14:textId="5F3FA763" w:rsidR="00A90113" w:rsidRPr="00A90113" w:rsidRDefault="00A90113">
      <w:pPr>
        <w:pStyle w:val="NormalBPBHEB"/>
        <w:pPrChange w:id="66" w:author="Arya" w:date="2025-02-27T14:40:00Z" w16du:dateUtc="2025-02-27T09:10:00Z">
          <w:pPr>
            <w:pBdr>
              <w:top w:val="nil"/>
              <w:left w:val="nil"/>
              <w:bottom w:val="nil"/>
              <w:right w:val="nil"/>
              <w:between w:val="nil"/>
            </w:pBdr>
            <w:shd w:val="clear" w:color="auto" w:fill="FFFFFF"/>
            <w:spacing w:after="100" w:line="276" w:lineRule="auto"/>
            <w:jc w:val="both"/>
          </w:pPr>
        </w:pPrChange>
      </w:pPr>
      <w:r w:rsidRPr="007A6046">
        <w:rPr>
          <w:b/>
          <w:bCs/>
          <w:rPrChange w:id="67" w:author="Arya" w:date="2025-02-27T14:40:00Z" w16du:dateUtc="2025-02-27T09:10:00Z">
            <w:rPr/>
          </w:rPrChange>
        </w:rPr>
        <w:t>Amazon Managed Service for Prometheus</w:t>
      </w:r>
      <w:r w:rsidRPr="00A90113">
        <w:t xml:space="preserve"> (</w:t>
      </w:r>
      <w:r w:rsidRPr="007A6046">
        <w:rPr>
          <w:b/>
          <w:bCs/>
          <w:rPrChange w:id="68" w:author="Arya" w:date="2025-02-27T14:40:00Z" w16du:dateUtc="2025-02-27T09:10:00Z">
            <w:rPr/>
          </w:rPrChange>
        </w:rPr>
        <w:t>AMP</w:t>
      </w:r>
      <w:r w:rsidRPr="00A90113">
        <w:t>) offers a scalable monitoring solution for cloud environments. As businesses adopt cloud technologies, efficient monitoring and alerting tools are essential for maintaining stability. AMP simplifies Prometheus deployment, providing real-time observability for AWS infrastructure.</w:t>
      </w:r>
    </w:p>
    <w:p w14:paraId="4D5FA633" w14:textId="75E96F57" w:rsidR="00A90113" w:rsidRPr="00A90113" w:rsidRDefault="00A90113">
      <w:pPr>
        <w:pStyle w:val="Heading3BPBHEB"/>
        <w:pPrChange w:id="69" w:author="Arya" w:date="2025-02-27T14:53:00Z" w16du:dateUtc="2025-02-27T09:23:00Z">
          <w:pPr>
            <w:pStyle w:val="Heading2"/>
          </w:pPr>
        </w:pPrChange>
      </w:pPr>
      <w:r w:rsidRPr="00A90113">
        <w:t xml:space="preserve">Key </w:t>
      </w:r>
      <w:r w:rsidR="005504AC" w:rsidRPr="00A90113">
        <w:t xml:space="preserve">capabilities and integration  </w:t>
      </w:r>
    </w:p>
    <w:p w14:paraId="33470B10" w14:textId="48029BED" w:rsidR="00A90113" w:rsidRPr="00A90113" w:rsidRDefault="00A90113">
      <w:pPr>
        <w:pStyle w:val="NormalBPBHEB"/>
        <w:pPrChange w:id="70" w:author="Arya" w:date="2025-02-27T14:53:00Z" w16du:dateUtc="2025-02-27T09:23:00Z">
          <w:pPr>
            <w:pBdr>
              <w:top w:val="nil"/>
              <w:left w:val="nil"/>
              <w:bottom w:val="nil"/>
              <w:right w:val="nil"/>
              <w:between w:val="nil"/>
            </w:pBdr>
            <w:shd w:val="clear" w:color="auto" w:fill="FFFFFF"/>
            <w:spacing w:after="100" w:line="276" w:lineRule="auto"/>
            <w:jc w:val="both"/>
          </w:pPr>
        </w:pPrChange>
      </w:pPr>
      <w:r w:rsidRPr="00A90113">
        <w:t>AMP facilitates easy metric collection and analysis, integrating with AWS services like Amazon CloudWatch and Amazon Managed Grafana. It helps monitor system performance, ensuring high availability and optimal resource use.</w:t>
      </w:r>
    </w:p>
    <w:p w14:paraId="47803ECD" w14:textId="341DA510" w:rsidR="00A90113" w:rsidRPr="00A90113" w:rsidRDefault="00A90113">
      <w:pPr>
        <w:pStyle w:val="Heading3BPBHEB"/>
        <w:pPrChange w:id="71" w:author="Arya" w:date="2025-02-27T14:53:00Z" w16du:dateUtc="2025-02-27T09:23:00Z">
          <w:pPr>
            <w:pStyle w:val="Heading2"/>
          </w:pPr>
        </w:pPrChange>
      </w:pPr>
      <w:r w:rsidRPr="00A90113">
        <w:t xml:space="preserve">Applications and </w:t>
      </w:r>
      <w:r w:rsidR="005504AC" w:rsidRPr="00A90113">
        <w:t xml:space="preserve">best practices  </w:t>
      </w:r>
    </w:p>
    <w:p w14:paraId="1DF61E15" w14:textId="77777777" w:rsidR="00A90113" w:rsidRPr="00A90113" w:rsidRDefault="00A90113">
      <w:pPr>
        <w:pStyle w:val="NormalBPBHEB"/>
        <w:pPrChange w:id="72" w:author="Arya" w:date="2025-02-27T14:54:00Z" w16du:dateUtc="2025-02-27T09:24:00Z">
          <w:pPr>
            <w:pBdr>
              <w:top w:val="nil"/>
              <w:left w:val="nil"/>
              <w:bottom w:val="nil"/>
              <w:right w:val="nil"/>
              <w:between w:val="nil"/>
            </w:pBdr>
            <w:shd w:val="clear" w:color="auto" w:fill="FFFFFF"/>
            <w:spacing w:after="100" w:line="276" w:lineRule="auto"/>
            <w:jc w:val="both"/>
          </w:pPr>
        </w:pPrChange>
      </w:pPr>
      <w:r w:rsidRPr="00A90113">
        <w:t xml:space="preserve">AMP supports various use cases, including application performance monitoring, resource optimization, and compliance tracking. AWS documentation and whitepapers, such as </w:t>
      </w:r>
      <w:del w:id="73" w:author="Arya" w:date="2025-02-27T14:54:00Z" w16du:dateUtc="2025-02-27T09:24:00Z">
        <w:r w:rsidRPr="005504AC" w:rsidDel="005504AC">
          <w:rPr>
            <w:i/>
            <w:iCs/>
            <w:rPrChange w:id="74" w:author="Arya" w:date="2025-02-27T14:54:00Z" w16du:dateUtc="2025-02-27T09:24:00Z">
              <w:rPr/>
            </w:rPrChange>
          </w:rPr>
          <w:delText>"</w:delText>
        </w:r>
      </w:del>
      <w:r w:rsidRPr="005504AC">
        <w:rPr>
          <w:i/>
          <w:iCs/>
          <w:rPrChange w:id="75" w:author="Arya" w:date="2025-02-27T14:54:00Z" w16du:dateUtc="2025-02-27T09:24:00Z">
            <w:rPr/>
          </w:rPrChange>
        </w:rPr>
        <w:t>Enhance Observability with Amazon Managed Service for Prometheus</w:t>
      </w:r>
      <w:r w:rsidRPr="00A90113">
        <w:t>,</w:t>
      </w:r>
      <w:del w:id="76" w:author="Arya" w:date="2025-02-27T14:54:00Z" w16du:dateUtc="2025-02-27T09:24:00Z">
        <w:r w:rsidRPr="00A90113" w:rsidDel="005504AC">
          <w:delText>"</w:delText>
        </w:r>
      </w:del>
      <w:r w:rsidRPr="00A90113">
        <w:t xml:space="preserve"> offer best practices for maximizing AMP's capabilities.</w:t>
      </w:r>
    </w:p>
    <w:p w14:paraId="67EAC3C5" w14:textId="065616FE" w:rsidR="00A90113" w:rsidRDefault="00A90113">
      <w:pPr>
        <w:pStyle w:val="NormalBPBHEB"/>
        <w:pPrChange w:id="77" w:author="Arya" w:date="2025-02-27T14:54:00Z" w16du:dateUtc="2025-02-27T09:24:00Z">
          <w:pPr>
            <w:pBdr>
              <w:top w:val="nil"/>
              <w:left w:val="nil"/>
              <w:bottom w:val="nil"/>
              <w:right w:val="nil"/>
              <w:between w:val="nil"/>
            </w:pBdr>
            <w:shd w:val="clear" w:color="auto" w:fill="FFFFFF"/>
            <w:spacing w:after="100" w:line="276" w:lineRule="auto"/>
            <w:jc w:val="both"/>
          </w:pPr>
        </w:pPrChange>
      </w:pPr>
      <w:r w:rsidRPr="00A90113">
        <w:lastRenderedPageBreak/>
        <w:t>The illustration below provides a visual overview of the key components and interactions within the AMP ecosystem, showcasing its seamless integration with AWS resources, applications, and the Prometheus toolkit for enhanced observability in the cloud.</w:t>
      </w:r>
    </w:p>
    <w:p w14:paraId="7C2F4F9E" w14:textId="1821E8C0" w:rsidR="006B7A5C" w:rsidRPr="00874B4B" w:rsidRDefault="00000000" w:rsidP="006B7A5C">
      <w:pPr>
        <w:pStyle w:val="Caption"/>
      </w:pPr>
      <w:r>
        <w:fldChar w:fldCharType="begin"/>
      </w:r>
      <w:r>
        <w:instrText xml:space="preserve"> SEQ Figure \* ARABIC </w:instrText>
      </w:r>
      <w:r>
        <w:fldChar w:fldCharType="separate"/>
      </w:r>
      <w:r>
        <w:fldChar w:fldCharType="end"/>
      </w:r>
    </w:p>
    <w:p w14:paraId="2E8DB3A4" w14:textId="77777777" w:rsidR="00845AA6" w:rsidRDefault="00000000">
      <w:pPr>
        <w:pStyle w:val="FigureBPBHEB"/>
        <w:pPrChange w:id="78" w:author="Arya" w:date="2025-02-27T14:54:00Z" w16du:dateUtc="2025-02-27T09:24:00Z">
          <w:pPr>
            <w:keepNext/>
            <w:keepLines/>
            <w:spacing w:before="40" w:after="0"/>
            <w:jc w:val="center"/>
            <w:outlineLvl w:val="1"/>
          </w:pPr>
        </w:pPrChange>
      </w:pPr>
      <w:r>
        <w:rPr>
          <w:noProof/>
        </w:rPr>
        <w:drawing>
          <wp:inline distT="0" distB="0" distL="0" distR="0" wp14:anchorId="7A76F221" wp14:editId="23FE3F6C">
            <wp:extent cx="5478615" cy="2909163"/>
            <wp:effectExtent l="0" t="0" r="8255" b="5715"/>
            <wp:docPr id="847995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95128"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93053" cy="2916830"/>
                    </a:xfrm>
                    <a:prstGeom prst="rect">
                      <a:avLst/>
                    </a:prstGeom>
                    <a:noFill/>
                  </pic:spPr>
                </pic:pic>
              </a:graphicData>
            </a:graphic>
          </wp:inline>
        </w:drawing>
      </w:r>
    </w:p>
    <w:p w14:paraId="52A2D075" w14:textId="009082C5" w:rsidR="00536A80" w:rsidRPr="00A05EFA" w:rsidRDefault="00536A80" w:rsidP="00C8618B">
      <w:pPr>
        <w:pStyle w:val="Caption"/>
        <w:jc w:val="center"/>
      </w:pPr>
      <w:commentRangeStart w:id="79"/>
      <w:r w:rsidRPr="00A05EFA">
        <w:t>Figure 3 Amazon Managed Service for Prometheus (AMP) Ecosystem</w:t>
      </w:r>
      <w:commentRangeEnd w:id="79"/>
      <w:r w:rsidR="00405E70">
        <w:rPr>
          <w:rStyle w:val="CommentReference"/>
          <w:i w:val="0"/>
          <w:iCs w:val="0"/>
          <w:color w:val="auto"/>
        </w:rPr>
        <w:commentReference w:id="79"/>
      </w:r>
    </w:p>
    <w:p w14:paraId="65B5223D" w14:textId="07EA0A20" w:rsidR="00536A80" w:rsidRPr="00536A80" w:rsidRDefault="00536A80">
      <w:pPr>
        <w:pStyle w:val="Heading3BPBHEB"/>
        <w:pPrChange w:id="80" w:author="Arya" w:date="2025-02-27T14:55:00Z" w16du:dateUtc="2025-02-27T09:25:00Z">
          <w:pPr>
            <w:pStyle w:val="Heading2"/>
          </w:pPr>
        </w:pPrChange>
      </w:pPr>
      <w:r w:rsidRPr="00536A80">
        <w:t xml:space="preserve">Business </w:t>
      </w:r>
      <w:ins w:id="81" w:author="Arya" w:date="2025-02-27T14:55:00Z" w16du:dateUtc="2025-02-27T09:25:00Z">
        <w:r w:rsidR="00405E70">
          <w:t>b</w:t>
        </w:r>
      </w:ins>
      <w:del w:id="82" w:author="Arya" w:date="2025-02-27T14:55:00Z" w16du:dateUtc="2025-02-27T09:25:00Z">
        <w:r w:rsidRPr="00536A80" w:rsidDel="00405E70">
          <w:delText>B</w:delText>
        </w:r>
      </w:del>
      <w:r w:rsidRPr="00536A80">
        <w:t xml:space="preserve">enefits  </w:t>
      </w:r>
    </w:p>
    <w:p w14:paraId="2DCFC15B" w14:textId="414EFCFB" w:rsidR="00536A80" w:rsidRPr="00536A80" w:rsidRDefault="00536A80">
      <w:pPr>
        <w:pStyle w:val="NormalBPBHEB"/>
        <w:pPrChange w:id="83" w:author="Arya" w:date="2025-02-27T14:55:00Z" w16du:dateUtc="2025-02-27T09:25:00Z">
          <w:pPr>
            <w:pBdr>
              <w:top w:val="nil"/>
              <w:left w:val="nil"/>
              <w:bottom w:val="nil"/>
              <w:right w:val="nil"/>
              <w:between w:val="nil"/>
            </w:pBdr>
            <w:shd w:val="clear" w:color="auto" w:fill="FFFFFF"/>
            <w:spacing w:after="100" w:line="276" w:lineRule="auto"/>
            <w:jc w:val="both"/>
          </w:pPr>
        </w:pPrChange>
      </w:pPr>
      <w:r w:rsidRPr="00536A80">
        <w:t>AMP boosts operational efficiency by enabling quick issue detection and resolution. With real-time insights, IT teams can reduce risks, minimize downtime, and align monitoring with industry best practices.</w:t>
      </w:r>
    </w:p>
    <w:p w14:paraId="163983DF" w14:textId="2F5A461E" w:rsidR="00536A80" w:rsidRPr="00536A80" w:rsidRDefault="00536A80">
      <w:pPr>
        <w:pStyle w:val="Heading2BPBHEB"/>
        <w:pPrChange w:id="84" w:author="Arya" w:date="2025-02-27T14:56:00Z" w16du:dateUtc="2025-02-27T09:26:00Z">
          <w:pPr>
            <w:pStyle w:val="Heading2"/>
          </w:pPr>
        </w:pPrChange>
      </w:pPr>
      <w:r w:rsidRPr="00536A80">
        <w:t>AWS Chatbot</w:t>
      </w:r>
    </w:p>
    <w:p w14:paraId="7B69949A" w14:textId="56820B83" w:rsidR="00536A80" w:rsidRPr="00536A80" w:rsidRDefault="00536A80">
      <w:pPr>
        <w:pStyle w:val="NormalBPBHEB"/>
        <w:pPrChange w:id="85" w:author="Arya" w:date="2025-02-27T14:56:00Z" w16du:dateUtc="2025-02-27T09:26:00Z">
          <w:pPr>
            <w:pBdr>
              <w:top w:val="nil"/>
              <w:left w:val="nil"/>
              <w:bottom w:val="nil"/>
              <w:right w:val="nil"/>
              <w:between w:val="nil"/>
            </w:pBdr>
            <w:shd w:val="clear" w:color="auto" w:fill="FFFFFF"/>
            <w:spacing w:after="100" w:line="276" w:lineRule="auto"/>
            <w:jc w:val="both"/>
          </w:pPr>
        </w:pPrChange>
      </w:pPr>
      <w:r w:rsidRPr="00536A80">
        <w:t>Effective communication is crucial for cloud governance. AWS Chatbot enhances operational awareness and response by integrating with collaboration platforms. It allows teams to receive real-time alerts, execute commands, and manage AWS resources directly in chat tools like Slack and Amazon Chime.</w:t>
      </w:r>
    </w:p>
    <w:p w14:paraId="1C76D17B" w14:textId="0C2081E8" w:rsidR="00536A80" w:rsidRPr="00536A80" w:rsidRDefault="00536A80">
      <w:pPr>
        <w:pStyle w:val="Heading3BPBHEB"/>
        <w:pPrChange w:id="86" w:author="Arya" w:date="2025-02-27T14:56:00Z" w16du:dateUtc="2025-02-27T09:26:00Z">
          <w:pPr>
            <w:pStyle w:val="Heading2"/>
          </w:pPr>
        </w:pPrChange>
      </w:pPr>
      <w:r w:rsidRPr="00536A80">
        <w:t xml:space="preserve">Use </w:t>
      </w:r>
      <w:r w:rsidR="00405E70" w:rsidRPr="00536A80">
        <w:t xml:space="preserve">cases and best practices  </w:t>
      </w:r>
    </w:p>
    <w:p w14:paraId="154F2724" w14:textId="77777777" w:rsidR="00536A80" w:rsidRPr="00405E70" w:rsidRDefault="00536A80">
      <w:pPr>
        <w:pStyle w:val="NormalBPBHEB"/>
        <w:rPr>
          <w:i/>
          <w:iCs/>
          <w:rPrChange w:id="87" w:author="Arya" w:date="2025-02-27T14:56:00Z" w16du:dateUtc="2025-02-27T09:26:00Z">
            <w:rPr/>
          </w:rPrChange>
        </w:rPr>
        <w:pPrChange w:id="88" w:author="Arya" w:date="2025-02-27T14:56:00Z" w16du:dateUtc="2025-02-27T09:26:00Z">
          <w:pPr>
            <w:pBdr>
              <w:top w:val="nil"/>
              <w:left w:val="nil"/>
              <w:bottom w:val="nil"/>
              <w:right w:val="nil"/>
              <w:between w:val="nil"/>
            </w:pBdr>
            <w:shd w:val="clear" w:color="auto" w:fill="FFFFFF"/>
            <w:spacing w:after="100" w:line="276" w:lineRule="auto"/>
            <w:jc w:val="both"/>
          </w:pPr>
        </w:pPrChange>
      </w:pPr>
      <w:r w:rsidRPr="00536A80">
        <w:t xml:space="preserve">Integrating AWS Chatbot with Amazon CloudWatch automates alert delivery and system notifications. For more strategies on optimizing AWS Chatbot, refer to the whitepaper </w:t>
      </w:r>
      <w:del w:id="89" w:author="Arya" w:date="2025-02-27T14:56:00Z" w16du:dateUtc="2025-02-27T09:26:00Z">
        <w:r w:rsidRPr="00405E70" w:rsidDel="00405E70">
          <w:rPr>
            <w:i/>
            <w:iCs/>
            <w:rPrChange w:id="90" w:author="Arya" w:date="2025-02-27T14:56:00Z" w16du:dateUtc="2025-02-27T09:26:00Z">
              <w:rPr/>
            </w:rPrChange>
          </w:rPr>
          <w:delText>"</w:delText>
        </w:r>
      </w:del>
      <w:r w:rsidRPr="00405E70">
        <w:rPr>
          <w:i/>
          <w:iCs/>
          <w:rPrChange w:id="91" w:author="Arya" w:date="2025-02-27T14:56:00Z" w16du:dateUtc="2025-02-27T09:26:00Z">
            <w:rPr/>
          </w:rPrChange>
        </w:rPr>
        <w:t>Effective Cloud Management with AWS Chatbot.</w:t>
      </w:r>
      <w:del w:id="92" w:author="Arya" w:date="2025-02-27T14:56:00Z" w16du:dateUtc="2025-02-27T09:26:00Z">
        <w:r w:rsidRPr="00405E70" w:rsidDel="00405E70">
          <w:rPr>
            <w:i/>
            <w:iCs/>
            <w:rPrChange w:id="93" w:author="Arya" w:date="2025-02-27T14:56:00Z" w16du:dateUtc="2025-02-27T09:26:00Z">
              <w:rPr/>
            </w:rPrChange>
          </w:rPr>
          <w:delText>"</w:delText>
        </w:r>
      </w:del>
    </w:p>
    <w:p w14:paraId="45479B3C" w14:textId="4E236EB1" w:rsidR="00536A80" w:rsidRPr="00536A80" w:rsidRDefault="00B10157">
      <w:pPr>
        <w:pStyle w:val="NormalBPBHEB"/>
        <w:pPrChange w:id="94" w:author="Arya" w:date="2025-02-27T14:56:00Z" w16du:dateUtc="2025-02-27T09:26:00Z">
          <w:pPr>
            <w:pBdr>
              <w:top w:val="nil"/>
              <w:left w:val="nil"/>
              <w:bottom w:val="nil"/>
              <w:right w:val="nil"/>
              <w:between w:val="nil"/>
            </w:pBdr>
            <w:shd w:val="clear" w:color="auto" w:fill="FFFFFF"/>
            <w:spacing w:after="100" w:line="276" w:lineRule="auto"/>
            <w:jc w:val="both"/>
          </w:pPr>
        </w:pPrChange>
      </w:pPr>
      <w:r w:rsidRPr="00B10157">
        <w:t>Figure 4: AWS Chatbot Integration This illustration highlights AWS Chatbot's role in managing cloud alerts and executing AWS commands through chat-based interfaces.</w:t>
      </w:r>
    </w:p>
    <w:p w14:paraId="61ADF371" w14:textId="21BC4B28" w:rsidR="00F44C0B" w:rsidRDefault="00000000" w:rsidP="00845AA6">
      <w:pPr>
        <w:pStyle w:val="Caption"/>
      </w:pPr>
      <w:r>
        <w:fldChar w:fldCharType="begin"/>
      </w:r>
      <w:r>
        <w:instrText xml:space="preserve"> SEQ Figure \* ARABIC </w:instrText>
      </w:r>
      <w:r>
        <w:fldChar w:fldCharType="separate"/>
      </w:r>
      <w:r>
        <w:fldChar w:fldCharType="end"/>
      </w:r>
    </w:p>
    <w:p w14:paraId="08936344" w14:textId="77777777" w:rsidR="00263A15" w:rsidRDefault="00000000">
      <w:pPr>
        <w:pStyle w:val="FigureBPBHEB"/>
        <w:pPrChange w:id="95" w:author="Arya" w:date="2025-02-27T14:56:00Z" w16du:dateUtc="2025-02-27T09:26:00Z">
          <w:pPr>
            <w:keepNext/>
            <w:keepLines/>
            <w:spacing w:before="40" w:after="0"/>
            <w:jc w:val="center"/>
            <w:outlineLvl w:val="1"/>
          </w:pPr>
        </w:pPrChange>
      </w:pPr>
      <w:r>
        <w:rPr>
          <w:noProof/>
        </w:rPr>
        <w:lastRenderedPageBreak/>
        <w:drawing>
          <wp:inline distT="0" distB="0" distL="0" distR="0" wp14:anchorId="1F5CA384" wp14:editId="3FF9D007">
            <wp:extent cx="5284519" cy="2531225"/>
            <wp:effectExtent l="0" t="0" r="0" b="2540"/>
            <wp:docPr id="12792637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63763"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87663" cy="2532731"/>
                    </a:xfrm>
                    <a:prstGeom prst="rect">
                      <a:avLst/>
                    </a:prstGeom>
                    <a:noFill/>
                  </pic:spPr>
                </pic:pic>
              </a:graphicData>
            </a:graphic>
          </wp:inline>
        </w:drawing>
      </w:r>
    </w:p>
    <w:p w14:paraId="3C17CCA5" w14:textId="54C2785E" w:rsidR="00A82A46" w:rsidRPr="00A05EFA" w:rsidRDefault="00A82A46" w:rsidP="000758F9">
      <w:pPr>
        <w:pStyle w:val="Caption"/>
        <w:jc w:val="center"/>
      </w:pPr>
      <w:commentRangeStart w:id="96"/>
      <w:r w:rsidRPr="00A05EFA">
        <w:t>Figure 4 AWS Chatbot in Action</w:t>
      </w:r>
      <w:del w:id="97" w:author="Arya" w:date="2025-02-27T14:56:00Z" w16du:dateUtc="2025-02-27T09:26:00Z">
        <w:r w:rsidRPr="00A05EFA" w:rsidDel="00405E70">
          <w:delText>.</w:delText>
        </w:r>
      </w:del>
      <w:commentRangeEnd w:id="96"/>
      <w:r w:rsidR="00405E70">
        <w:rPr>
          <w:rStyle w:val="CommentReference"/>
          <w:i w:val="0"/>
          <w:iCs w:val="0"/>
          <w:color w:val="auto"/>
        </w:rPr>
        <w:commentReference w:id="96"/>
      </w:r>
    </w:p>
    <w:p w14:paraId="1FD7BEBC" w14:textId="35FADDEE" w:rsidR="00A82A46" w:rsidRPr="00A82A46" w:rsidRDefault="00A82A46">
      <w:pPr>
        <w:pStyle w:val="Heading3BPBHEB"/>
        <w:pPrChange w:id="98" w:author="Arya" w:date="2025-02-27T14:57:00Z" w16du:dateUtc="2025-02-27T09:27:00Z">
          <w:pPr>
            <w:pStyle w:val="Heading2"/>
          </w:pPr>
        </w:pPrChange>
      </w:pPr>
      <w:r w:rsidRPr="00A82A46">
        <w:t xml:space="preserve">Business </w:t>
      </w:r>
      <w:ins w:id="99" w:author="Arya" w:date="2025-02-27T14:57:00Z" w16du:dateUtc="2025-02-27T09:27:00Z">
        <w:r w:rsidR="00405E70">
          <w:t>i</w:t>
        </w:r>
      </w:ins>
      <w:del w:id="100" w:author="Arya" w:date="2025-02-27T14:57:00Z" w16du:dateUtc="2025-02-27T09:27:00Z">
        <w:r w:rsidRPr="00A82A46" w:rsidDel="00405E70">
          <w:delText>I</w:delText>
        </w:r>
      </w:del>
      <w:r w:rsidRPr="00A82A46">
        <w:t xml:space="preserve">mpact and </w:t>
      </w:r>
      <w:ins w:id="101" w:author="Arya" w:date="2025-02-27T14:57:00Z" w16du:dateUtc="2025-02-27T09:27:00Z">
        <w:r w:rsidR="00405E70">
          <w:t>f</w:t>
        </w:r>
      </w:ins>
      <w:del w:id="102" w:author="Arya" w:date="2025-02-27T14:57:00Z" w16du:dateUtc="2025-02-27T09:27:00Z">
        <w:r w:rsidRPr="00A82A46" w:rsidDel="00405E70">
          <w:delText>F</w:delText>
        </w:r>
      </w:del>
      <w:r w:rsidRPr="00A82A46">
        <w:t xml:space="preserve">uture </w:t>
      </w:r>
      <w:ins w:id="103" w:author="Arya" w:date="2025-02-27T14:57:00Z" w16du:dateUtc="2025-02-27T09:27:00Z">
        <w:r w:rsidR="00405E70">
          <w:t>a</w:t>
        </w:r>
      </w:ins>
      <w:del w:id="104" w:author="Arya" w:date="2025-02-27T14:57:00Z" w16du:dateUtc="2025-02-27T09:27:00Z">
        <w:r w:rsidRPr="00A82A46" w:rsidDel="00405E70">
          <w:delText>A</w:delText>
        </w:r>
      </w:del>
      <w:r w:rsidRPr="00A82A46">
        <w:t xml:space="preserve">doption  </w:t>
      </w:r>
    </w:p>
    <w:p w14:paraId="32BD047F" w14:textId="77777777" w:rsidR="00A82A46" w:rsidRPr="00A82A46" w:rsidRDefault="00A82A46">
      <w:pPr>
        <w:pStyle w:val="NormalBPBHEB"/>
        <w:pPrChange w:id="105" w:author="Arya" w:date="2025-02-27T14:57:00Z" w16du:dateUtc="2025-02-27T09:27:00Z">
          <w:pPr>
            <w:pBdr>
              <w:top w:val="nil"/>
              <w:left w:val="nil"/>
              <w:bottom w:val="nil"/>
              <w:right w:val="nil"/>
              <w:between w:val="nil"/>
            </w:pBdr>
            <w:shd w:val="clear" w:color="auto" w:fill="FFFFFF"/>
            <w:spacing w:after="100" w:line="276" w:lineRule="auto"/>
            <w:jc w:val="both"/>
          </w:pPr>
        </w:pPrChange>
      </w:pPr>
      <w:r w:rsidRPr="00A82A46">
        <w:t>AWS Chatbot centralizes AWS notifications in workplace chat apps, improving team collaboration and operational efficiency. It enhances cloud management workflows by providing real-time alerts and enabling command execution.</w:t>
      </w:r>
    </w:p>
    <w:p w14:paraId="0B47BA83" w14:textId="320B72E2" w:rsidR="00A82A46" w:rsidRPr="00A82A46" w:rsidRDefault="00A82A46">
      <w:pPr>
        <w:pStyle w:val="Heading2BPBHEB"/>
        <w:pPrChange w:id="106" w:author="Arya" w:date="2025-02-27T14:57:00Z" w16du:dateUtc="2025-02-27T09:27:00Z">
          <w:pPr>
            <w:pStyle w:val="Heading2"/>
          </w:pPr>
        </w:pPrChange>
      </w:pPr>
      <w:r w:rsidRPr="00A82A46">
        <w:t xml:space="preserve">AWS Services for </w:t>
      </w:r>
      <w:r w:rsidR="00822197" w:rsidRPr="00A82A46">
        <w:t xml:space="preserve">cloud management  </w:t>
      </w:r>
    </w:p>
    <w:p w14:paraId="56577CA2" w14:textId="22B74988" w:rsidR="00A82A46" w:rsidRPr="00A82A46" w:rsidRDefault="00A82A46">
      <w:pPr>
        <w:pStyle w:val="NormalBPBHEB"/>
        <w:pPrChange w:id="107" w:author="Arya" w:date="2025-02-27T14:57:00Z" w16du:dateUtc="2025-02-27T09:27:00Z">
          <w:pPr>
            <w:pBdr>
              <w:top w:val="nil"/>
              <w:left w:val="nil"/>
              <w:bottom w:val="nil"/>
              <w:right w:val="nil"/>
              <w:between w:val="nil"/>
            </w:pBdr>
            <w:shd w:val="clear" w:color="auto" w:fill="FFFFFF"/>
            <w:spacing w:after="100" w:line="276" w:lineRule="auto"/>
            <w:jc w:val="both"/>
          </w:pPr>
        </w:pPrChange>
      </w:pPr>
      <w:r w:rsidRPr="00A82A46">
        <w:t>AWS provides various cloud management services, including Amazon CloudWatch for monitoring and AWS Chatbot for collaboration. These tools help organizations optimize performance, enhance security, and ensure regulatory compliance, giving them greater control over their AWS environments.</w:t>
      </w:r>
    </w:p>
    <w:p w14:paraId="75553CF2" w14:textId="77777777" w:rsidR="00A82A46" w:rsidRPr="00A82A46" w:rsidRDefault="00A82A46">
      <w:pPr>
        <w:pStyle w:val="NormalBPBHEB"/>
        <w:pPrChange w:id="108" w:author="Arya" w:date="2025-02-27T14:57:00Z" w16du:dateUtc="2025-02-27T09:27:00Z">
          <w:pPr>
            <w:pBdr>
              <w:top w:val="nil"/>
              <w:left w:val="nil"/>
              <w:bottom w:val="nil"/>
              <w:right w:val="nil"/>
              <w:between w:val="nil"/>
            </w:pBdr>
            <w:shd w:val="clear" w:color="auto" w:fill="FFFFFF"/>
            <w:spacing w:after="100" w:line="276" w:lineRule="auto"/>
            <w:jc w:val="both"/>
          </w:pPr>
        </w:pPrChange>
      </w:pPr>
      <w:r w:rsidRPr="00A82A46">
        <w:t>In summary, AWS Chatbot is essential for cloud management, acting as a communication hub that improves collaboration and responsiveness in AWS environments.</w:t>
      </w:r>
    </w:p>
    <w:p w14:paraId="1E721333" w14:textId="21026340" w:rsidR="00A82A46" w:rsidRPr="00A82A46" w:rsidRDefault="00A82A46">
      <w:pPr>
        <w:pStyle w:val="Heading3BPBHEB"/>
        <w:pPrChange w:id="109" w:author="Arya" w:date="2025-02-27T14:58:00Z" w16du:dateUtc="2025-02-27T09:28:00Z">
          <w:pPr>
            <w:pStyle w:val="Heading1"/>
          </w:pPr>
        </w:pPrChange>
      </w:pPr>
      <w:r w:rsidRPr="00A82A46">
        <w:t xml:space="preserve">ChatOps for AWS </w:t>
      </w:r>
    </w:p>
    <w:p w14:paraId="19573EEE" w14:textId="77777777" w:rsidR="00A82A46" w:rsidRPr="00A82A46" w:rsidRDefault="00A82A46">
      <w:pPr>
        <w:pStyle w:val="NormalBPBHEB"/>
        <w:pPrChange w:id="110" w:author="Arya" w:date="2025-02-27T14:58:00Z" w16du:dateUtc="2025-02-27T09:28:00Z">
          <w:pPr>
            <w:pBdr>
              <w:top w:val="nil"/>
              <w:left w:val="nil"/>
              <w:bottom w:val="nil"/>
              <w:right w:val="nil"/>
              <w:between w:val="nil"/>
            </w:pBdr>
            <w:shd w:val="clear" w:color="auto" w:fill="FFFFFF"/>
            <w:spacing w:after="100" w:line="276" w:lineRule="auto"/>
            <w:jc w:val="both"/>
          </w:pPr>
        </w:pPrChange>
      </w:pPr>
      <w:r w:rsidRPr="00A82A46">
        <w:t xml:space="preserve">ChatOps integrates communication tools with AWS services, allowing teams to collaborate, execute commands, and receive alerts in real time. </w:t>
      </w:r>
    </w:p>
    <w:p w14:paraId="3D5157C5" w14:textId="504C178F" w:rsidR="00A82A46" w:rsidRPr="00A82A46" w:rsidRDefault="00A82A46">
      <w:pPr>
        <w:pStyle w:val="Heading3BPBHEB"/>
        <w:pPrChange w:id="111" w:author="Arya" w:date="2025-02-27T14:58:00Z" w16du:dateUtc="2025-02-27T09:28:00Z">
          <w:pPr>
            <w:pStyle w:val="Heading2"/>
          </w:pPr>
        </w:pPrChange>
      </w:pPr>
      <w:r w:rsidRPr="00A82A46">
        <w:t xml:space="preserve">Key </w:t>
      </w:r>
      <w:ins w:id="112" w:author="Arya" w:date="2025-02-27T14:58:00Z" w16du:dateUtc="2025-02-27T09:28:00Z">
        <w:r w:rsidR="00822197">
          <w:t>f</w:t>
        </w:r>
      </w:ins>
      <w:del w:id="113" w:author="Arya" w:date="2025-02-27T14:58:00Z" w16du:dateUtc="2025-02-27T09:28:00Z">
        <w:r w:rsidRPr="00A82A46" w:rsidDel="00822197">
          <w:delText>F</w:delText>
        </w:r>
      </w:del>
      <w:r w:rsidRPr="00A82A46">
        <w:t xml:space="preserve">eatures and </w:t>
      </w:r>
      <w:ins w:id="114" w:author="Arya" w:date="2025-02-27T14:57:00Z" w16du:dateUtc="2025-02-27T09:27:00Z">
        <w:r w:rsidR="00822197">
          <w:t>i</w:t>
        </w:r>
      </w:ins>
      <w:del w:id="115" w:author="Arya" w:date="2025-02-27T14:57:00Z" w16du:dateUtc="2025-02-27T09:27:00Z">
        <w:r w:rsidRPr="00A82A46" w:rsidDel="00822197">
          <w:delText>I</w:delText>
        </w:r>
      </w:del>
      <w:r w:rsidRPr="00A82A46">
        <w:t xml:space="preserve">ntegration </w:t>
      </w:r>
    </w:p>
    <w:p w14:paraId="74A0EE6A" w14:textId="77777777" w:rsidR="00A82A46" w:rsidRPr="00A82A46" w:rsidRDefault="00A82A46">
      <w:pPr>
        <w:pStyle w:val="NormalBPBHEB"/>
        <w:pPrChange w:id="116" w:author="Arya" w:date="2025-02-27T14:58:00Z" w16du:dateUtc="2025-02-27T09:28:00Z">
          <w:pPr>
            <w:pBdr>
              <w:top w:val="nil"/>
              <w:left w:val="nil"/>
              <w:bottom w:val="nil"/>
              <w:right w:val="nil"/>
              <w:between w:val="nil"/>
            </w:pBdr>
            <w:shd w:val="clear" w:color="auto" w:fill="FFFFFF"/>
            <w:spacing w:after="100" w:line="276" w:lineRule="auto"/>
            <w:jc w:val="both"/>
          </w:pPr>
        </w:pPrChange>
      </w:pPr>
      <w:r w:rsidRPr="00A82A46">
        <w:t>By using AWS Chatbot with tools like Slack and Amazon Chime, ChatOps enables automated responses and command execution. Incorporating AWS Lambda into these workflows automates routine tasks, increasing efficiency in managing AWS resources.</w:t>
      </w:r>
    </w:p>
    <w:p w14:paraId="30ADC22D" w14:textId="1038EA22" w:rsidR="00A82A46" w:rsidRPr="00A82A46" w:rsidRDefault="00A82A46">
      <w:pPr>
        <w:pStyle w:val="Heading3BPBHEB"/>
        <w:pPrChange w:id="117" w:author="Arya" w:date="2025-02-27T14:58:00Z" w16du:dateUtc="2025-02-27T09:28:00Z">
          <w:pPr>
            <w:pStyle w:val="Heading2"/>
          </w:pPr>
        </w:pPrChange>
      </w:pPr>
      <w:r w:rsidRPr="00A82A46">
        <w:t>Business Impac</w:t>
      </w:r>
      <w:ins w:id="118" w:author="Arya" w:date="2025-02-27T14:58:00Z" w16du:dateUtc="2025-02-27T09:28:00Z">
        <w:r w:rsidR="004601CC">
          <w:t>t</w:t>
        </w:r>
      </w:ins>
      <w:del w:id="119" w:author="Arya" w:date="2025-02-27T14:58:00Z" w16du:dateUtc="2025-02-27T09:28:00Z">
        <w:r w:rsidRPr="00A82A46" w:rsidDel="004601CC">
          <w:delText xml:space="preserve">  </w:delText>
        </w:r>
      </w:del>
    </w:p>
    <w:p w14:paraId="14FEFEEF" w14:textId="77777777" w:rsidR="00A82A46" w:rsidRPr="00A82A46" w:rsidRDefault="00A82A46">
      <w:pPr>
        <w:pStyle w:val="NormalBPBHEB"/>
        <w:pPrChange w:id="120" w:author="Arya" w:date="2025-02-27T14:58:00Z" w16du:dateUtc="2025-02-27T09:28:00Z">
          <w:pPr>
            <w:pBdr>
              <w:top w:val="nil"/>
              <w:left w:val="nil"/>
              <w:bottom w:val="nil"/>
              <w:right w:val="nil"/>
              <w:between w:val="nil"/>
            </w:pBdr>
            <w:shd w:val="clear" w:color="auto" w:fill="FFFFFF"/>
            <w:spacing w:after="100" w:line="276" w:lineRule="auto"/>
            <w:jc w:val="both"/>
          </w:pPr>
        </w:pPrChange>
      </w:pPr>
      <w:r w:rsidRPr="00A82A46">
        <w:t>Adopting ChatOps simplifies communication and task execution, leading to faster response times and improved operational efficiency. This supports the goal of a more collaborative cloud management environment.</w:t>
      </w:r>
    </w:p>
    <w:p w14:paraId="6FA6F6A9" w14:textId="0A6A4B6C" w:rsidR="00A82A46" w:rsidRPr="00A82A46" w:rsidRDefault="00A82A46">
      <w:pPr>
        <w:pStyle w:val="Heading3BPBHEB"/>
        <w:pPrChange w:id="121" w:author="Arya" w:date="2025-02-27T14:58:00Z" w16du:dateUtc="2025-02-27T09:28:00Z">
          <w:pPr>
            <w:pStyle w:val="Heading2"/>
          </w:pPr>
        </w:pPrChange>
      </w:pPr>
      <w:r w:rsidRPr="00A82A46">
        <w:lastRenderedPageBreak/>
        <w:t>Applications</w:t>
      </w:r>
    </w:p>
    <w:p w14:paraId="7351926D" w14:textId="77777777" w:rsidR="00A82A46" w:rsidRPr="00A82A46" w:rsidRDefault="00A82A46">
      <w:pPr>
        <w:pStyle w:val="NormalBPBHEB"/>
        <w:pPrChange w:id="122" w:author="Arya" w:date="2025-02-27T14:58:00Z" w16du:dateUtc="2025-02-27T09:28:00Z">
          <w:pPr>
            <w:pBdr>
              <w:top w:val="nil"/>
              <w:left w:val="nil"/>
              <w:bottom w:val="nil"/>
              <w:right w:val="nil"/>
              <w:between w:val="nil"/>
            </w:pBdr>
            <w:shd w:val="clear" w:color="auto" w:fill="FFFFFF"/>
            <w:spacing w:after="100" w:line="276" w:lineRule="auto"/>
            <w:jc w:val="both"/>
          </w:pPr>
        </w:pPrChange>
      </w:pPr>
      <w:r w:rsidRPr="00A82A46">
        <w:t>Businesses leveraging ChatOps report benefits such as quicker incident response, faster troubleshooting, reduced downtime, and better collaboration among teams.</w:t>
      </w:r>
    </w:p>
    <w:p w14:paraId="7CD4C06E" w14:textId="77777777" w:rsidR="00A82A46" w:rsidRPr="00A82A46" w:rsidRDefault="00A82A46">
      <w:pPr>
        <w:pStyle w:val="NormalBPBHEB"/>
        <w:pPrChange w:id="123" w:author="Arya" w:date="2025-02-27T14:58:00Z" w16du:dateUtc="2025-02-27T09:28:00Z">
          <w:pPr>
            <w:pBdr>
              <w:top w:val="nil"/>
              <w:left w:val="nil"/>
              <w:bottom w:val="nil"/>
              <w:right w:val="nil"/>
              <w:between w:val="nil"/>
            </w:pBdr>
            <w:shd w:val="clear" w:color="auto" w:fill="FFFFFF"/>
            <w:spacing w:after="100" w:line="276" w:lineRule="auto"/>
            <w:jc w:val="both"/>
          </w:pPr>
        </w:pPrChange>
      </w:pPr>
      <w:r w:rsidRPr="00A82A46">
        <w:t>In summary, ChatOps effectively merges communication and operations in AWS environments, streamlining workflows and enhancing cloud resource management. Embracing this approach leads to a more agile and responsive cloud management strategy.</w:t>
      </w:r>
    </w:p>
    <w:p w14:paraId="284F9C5A" w14:textId="7419C991" w:rsidR="00A82A46" w:rsidRPr="00A82A46" w:rsidRDefault="00A82A46">
      <w:pPr>
        <w:pStyle w:val="Heading2BPBHEB"/>
        <w:pPrChange w:id="124" w:author="Arya" w:date="2025-02-27T14:59:00Z" w16du:dateUtc="2025-02-27T09:29:00Z">
          <w:pPr>
            <w:pStyle w:val="Heading1"/>
          </w:pPr>
        </w:pPrChange>
      </w:pPr>
      <w:r w:rsidRPr="00A82A46">
        <w:t>AWS CloudFormation</w:t>
      </w:r>
    </w:p>
    <w:p w14:paraId="29725DFE" w14:textId="7C527376" w:rsidR="00A82A46" w:rsidRPr="00A82A46" w:rsidRDefault="00A82A46">
      <w:pPr>
        <w:pStyle w:val="NormalBPBHEB"/>
        <w:pPrChange w:id="125" w:author="Arya" w:date="2025-02-27T14:59:00Z" w16du:dateUtc="2025-02-27T09:29:00Z">
          <w:pPr>
            <w:pBdr>
              <w:top w:val="nil"/>
              <w:left w:val="nil"/>
              <w:bottom w:val="nil"/>
              <w:right w:val="nil"/>
              <w:between w:val="nil"/>
            </w:pBdr>
            <w:shd w:val="clear" w:color="auto" w:fill="FFFFFF"/>
            <w:spacing w:after="100" w:line="276" w:lineRule="auto"/>
            <w:jc w:val="both"/>
          </w:pPr>
        </w:pPrChange>
      </w:pPr>
      <w:r w:rsidRPr="00A82A46">
        <w:t>AWS CloudFormation helps organizations manage infrastructure as code (IaC) by automating the provisioning and management of AWS resources. Users define infrastructure using declarative templates, which ensures consistency and scalability. Key concepts include stacks, templates, and change sets to automate deployments and reduce manual work.</w:t>
      </w:r>
    </w:p>
    <w:p w14:paraId="238C996A" w14:textId="16D40C4D" w:rsidR="00A82A46" w:rsidRPr="00A82A46" w:rsidRDefault="00A82A46">
      <w:pPr>
        <w:pStyle w:val="Heading3BPBHEB"/>
        <w:pPrChange w:id="126" w:author="Arya" w:date="2025-02-27T14:59:00Z" w16du:dateUtc="2025-02-27T09:29:00Z">
          <w:pPr>
            <w:pStyle w:val="Heading2"/>
          </w:pPr>
        </w:pPrChange>
      </w:pPr>
      <w:r w:rsidRPr="00A82A46">
        <w:t xml:space="preserve">Best </w:t>
      </w:r>
      <w:ins w:id="127" w:author="Arya" w:date="2025-02-27T14:59:00Z" w16du:dateUtc="2025-02-27T09:29:00Z">
        <w:r w:rsidR="0080795D">
          <w:t>p</w:t>
        </w:r>
      </w:ins>
      <w:del w:id="128" w:author="Arya" w:date="2025-02-27T14:59:00Z" w16du:dateUtc="2025-02-27T09:29:00Z">
        <w:r w:rsidRPr="00A82A46" w:rsidDel="0080795D">
          <w:delText>P</w:delText>
        </w:r>
      </w:del>
      <w:r w:rsidRPr="00A82A46">
        <w:t xml:space="preserve">ractices  </w:t>
      </w:r>
    </w:p>
    <w:p w14:paraId="63E63D90" w14:textId="77777777" w:rsidR="00A82A46" w:rsidRPr="00A82A46" w:rsidRDefault="00A82A46">
      <w:pPr>
        <w:pStyle w:val="NormalBPBHEB"/>
        <w:pPrChange w:id="129" w:author="Arya" w:date="2025-02-27T14:59:00Z" w16du:dateUtc="2025-02-27T09:29:00Z">
          <w:pPr>
            <w:pBdr>
              <w:top w:val="nil"/>
              <w:left w:val="nil"/>
              <w:bottom w:val="nil"/>
              <w:right w:val="nil"/>
              <w:between w:val="nil"/>
            </w:pBdr>
            <w:shd w:val="clear" w:color="auto" w:fill="FFFFFF"/>
            <w:spacing w:after="100" w:line="276" w:lineRule="auto"/>
            <w:jc w:val="both"/>
          </w:pPr>
        </w:pPrChange>
      </w:pPr>
      <w:r w:rsidRPr="00A82A46">
        <w:t xml:space="preserve">AWS documentation offers thorough guidance on CloudFormation implementation. The book </w:t>
      </w:r>
      <w:del w:id="130" w:author="Arya" w:date="2025-02-27T14:59:00Z" w16du:dateUtc="2025-02-27T09:29:00Z">
        <w:r w:rsidRPr="0080795D" w:rsidDel="0080795D">
          <w:rPr>
            <w:i/>
            <w:iCs/>
            <w:rPrChange w:id="131" w:author="Arya" w:date="2025-02-27T14:59:00Z" w16du:dateUtc="2025-02-27T09:29:00Z">
              <w:rPr/>
            </w:rPrChange>
          </w:rPr>
          <w:delText>"</w:delText>
        </w:r>
      </w:del>
      <w:r w:rsidRPr="0080795D">
        <w:rPr>
          <w:i/>
          <w:iCs/>
          <w:rPrChange w:id="132" w:author="Arya" w:date="2025-02-27T14:59:00Z" w16du:dateUtc="2025-02-27T09:29:00Z">
            <w:rPr/>
          </w:rPrChange>
        </w:rPr>
        <w:t>AWS CloudFormation: Getting Started Guide</w:t>
      </w:r>
      <w:del w:id="133" w:author="Arya" w:date="2025-02-27T14:59:00Z" w16du:dateUtc="2025-02-27T09:29:00Z">
        <w:r w:rsidRPr="00A82A46" w:rsidDel="0080795D">
          <w:delText>"</w:delText>
        </w:r>
      </w:del>
      <w:r w:rsidRPr="00A82A46">
        <w:t xml:space="preserve"> by Mitch Tulloch provides template design strategies and advanced use cases, making it valuable for both beginners and experienced users. Exploring AWS documentation for real-world examples, reference architectures, and case studies enhances understanding and showcases effective CloudFormation usage.</w:t>
      </w:r>
    </w:p>
    <w:p w14:paraId="0582ED9F" w14:textId="6456EA70" w:rsidR="00A82A46" w:rsidRPr="00A82A46" w:rsidRDefault="00A82A46">
      <w:pPr>
        <w:pStyle w:val="Heading3BPBHEB"/>
        <w:pPrChange w:id="134" w:author="Arya" w:date="2025-02-27T14:59:00Z" w16du:dateUtc="2025-02-27T09:29:00Z">
          <w:pPr>
            <w:pStyle w:val="Heading2"/>
          </w:pPr>
        </w:pPrChange>
      </w:pPr>
      <w:r w:rsidRPr="00A82A46">
        <w:t xml:space="preserve">Business </w:t>
      </w:r>
      <w:ins w:id="135" w:author="Arya" w:date="2025-02-27T14:59:00Z" w16du:dateUtc="2025-02-27T09:29:00Z">
        <w:r w:rsidR="00DE67E9">
          <w:t>a</w:t>
        </w:r>
      </w:ins>
      <w:del w:id="136" w:author="Arya" w:date="2025-02-27T14:59:00Z" w16du:dateUtc="2025-02-27T09:29:00Z">
        <w:r w:rsidRPr="00A82A46" w:rsidDel="00DE67E9">
          <w:delText>A</w:delText>
        </w:r>
      </w:del>
      <w:r w:rsidRPr="00A82A46">
        <w:t xml:space="preserve">dvantages  </w:t>
      </w:r>
    </w:p>
    <w:p w14:paraId="0AE2A4D0" w14:textId="77777777" w:rsidR="00A82A46" w:rsidRPr="00A82A46" w:rsidRDefault="00A82A46">
      <w:pPr>
        <w:pStyle w:val="NormalBPBHEB"/>
        <w:pPrChange w:id="137" w:author="Arya" w:date="2025-02-27T14:59:00Z" w16du:dateUtc="2025-02-27T09:29:00Z">
          <w:pPr>
            <w:pBdr>
              <w:top w:val="nil"/>
              <w:left w:val="nil"/>
              <w:bottom w:val="nil"/>
              <w:right w:val="nil"/>
              <w:between w:val="nil"/>
            </w:pBdr>
            <w:shd w:val="clear" w:color="auto" w:fill="FFFFFF"/>
            <w:spacing w:after="100" w:line="276" w:lineRule="auto"/>
            <w:jc w:val="both"/>
          </w:pPr>
        </w:pPrChange>
      </w:pPr>
      <w:r w:rsidRPr="00A82A46">
        <w:t>CloudFormation streamlines deployment processes, maintains infrastructure consistency, and reduces configuration drift. By automating infrastructure provisioning, it aligns with business goals of efficiency, cost control, and agility. Adopting CloudFormation leads to improved resource governance, better cost management, and quicker time-to-market for applications.</w:t>
      </w:r>
    </w:p>
    <w:p w14:paraId="375BA11A" w14:textId="47EFD936" w:rsidR="00A82A46" w:rsidRPr="00A82A46" w:rsidRDefault="00A82A46">
      <w:pPr>
        <w:pStyle w:val="Heading3BPBHEB"/>
        <w:pPrChange w:id="138" w:author="Arya" w:date="2025-02-27T14:59:00Z" w16du:dateUtc="2025-02-27T09:29:00Z">
          <w:pPr>
            <w:pStyle w:val="Heading2"/>
          </w:pPr>
        </w:pPrChange>
      </w:pPr>
      <w:r w:rsidRPr="00A82A46">
        <w:t xml:space="preserve">Use </w:t>
      </w:r>
      <w:ins w:id="139" w:author="Arya" w:date="2025-02-27T14:59:00Z" w16du:dateUtc="2025-02-27T09:29:00Z">
        <w:r w:rsidR="00DE67E9">
          <w:t>c</w:t>
        </w:r>
      </w:ins>
      <w:del w:id="140" w:author="Arya" w:date="2025-02-27T14:59:00Z" w16du:dateUtc="2025-02-27T09:29:00Z">
        <w:r w:rsidRPr="00A82A46" w:rsidDel="00DE67E9">
          <w:delText>C</w:delText>
        </w:r>
      </w:del>
      <w:r w:rsidRPr="00A82A46">
        <w:t xml:space="preserve">ases  </w:t>
      </w:r>
    </w:p>
    <w:p w14:paraId="51402129" w14:textId="77777777" w:rsidR="00A82A46" w:rsidRPr="00A82A46" w:rsidRDefault="00A82A46">
      <w:pPr>
        <w:pStyle w:val="NormalBPBHEB"/>
        <w:pPrChange w:id="141" w:author="Arya" w:date="2025-02-27T14:59:00Z" w16du:dateUtc="2025-02-27T09:29:00Z">
          <w:pPr>
            <w:pBdr>
              <w:top w:val="nil"/>
              <w:left w:val="nil"/>
              <w:bottom w:val="nil"/>
              <w:right w:val="nil"/>
              <w:between w:val="nil"/>
            </w:pBdr>
            <w:shd w:val="clear" w:color="auto" w:fill="FFFFFF"/>
            <w:spacing w:after="100" w:line="276" w:lineRule="auto"/>
            <w:jc w:val="both"/>
          </w:pPr>
        </w:pPrChange>
      </w:pPr>
      <w:r w:rsidRPr="00A82A46">
        <w:t xml:space="preserve">AWS offers reference architectures and sample templates demonstrating CloudFormation's capabilities across industries. These resources support organizations in implementing scalable and secure cloud deployments. </w:t>
      </w:r>
    </w:p>
    <w:p w14:paraId="05AB0AC6" w14:textId="77777777" w:rsidR="00A82A46" w:rsidRPr="00A82A46" w:rsidRDefault="00A82A46">
      <w:pPr>
        <w:pStyle w:val="NormalBPBHEB"/>
        <w:pPrChange w:id="142" w:author="Arya" w:date="2025-02-27T14:59:00Z" w16du:dateUtc="2025-02-27T09:29:00Z">
          <w:pPr>
            <w:pBdr>
              <w:top w:val="nil"/>
              <w:left w:val="nil"/>
              <w:bottom w:val="nil"/>
              <w:right w:val="nil"/>
              <w:between w:val="nil"/>
            </w:pBdr>
            <w:shd w:val="clear" w:color="auto" w:fill="FFFFFF"/>
            <w:spacing w:after="100" w:line="276" w:lineRule="auto"/>
            <w:jc w:val="both"/>
          </w:pPr>
        </w:pPrChange>
      </w:pPr>
      <w:r w:rsidRPr="00A82A46">
        <w:t>In conclusion, AWS CloudFormation is crucial for managing infrastructure as code in AWS. It equips users with the knowledge to utilize CloudFormation effectively, highlighting its foundations, validation, examples, and business benefits.</w:t>
      </w:r>
    </w:p>
    <w:p w14:paraId="3EA98376" w14:textId="11A56F21" w:rsidR="00A82A46" w:rsidRPr="00A82A46" w:rsidRDefault="00A82A46">
      <w:pPr>
        <w:pStyle w:val="Heading2BPBHEB"/>
        <w:pPrChange w:id="143" w:author="Arya" w:date="2025-02-27T14:59:00Z" w16du:dateUtc="2025-02-27T09:29:00Z">
          <w:pPr>
            <w:pStyle w:val="Heading1"/>
          </w:pPr>
        </w:pPrChange>
      </w:pPr>
      <w:r w:rsidRPr="00A82A46">
        <w:t xml:space="preserve">AWS CloudTrail  </w:t>
      </w:r>
    </w:p>
    <w:p w14:paraId="0825203C" w14:textId="77777777" w:rsidR="00A82A46" w:rsidRPr="00A82A46" w:rsidRDefault="00A82A46">
      <w:pPr>
        <w:pStyle w:val="NormalBPBHEB"/>
        <w:pPrChange w:id="144" w:author="Arya" w:date="2025-02-27T15:00:00Z" w16du:dateUtc="2025-02-27T09:30:00Z">
          <w:pPr>
            <w:pBdr>
              <w:top w:val="nil"/>
              <w:left w:val="nil"/>
              <w:bottom w:val="nil"/>
              <w:right w:val="nil"/>
              <w:between w:val="nil"/>
            </w:pBdr>
            <w:shd w:val="clear" w:color="auto" w:fill="FFFFFF"/>
            <w:spacing w:after="100" w:line="276" w:lineRule="auto"/>
            <w:jc w:val="both"/>
          </w:pPr>
        </w:pPrChange>
      </w:pPr>
      <w:r w:rsidRPr="00A82A46">
        <w:t>AWS CloudTrail provides capabilities for tracking activity, monitoring security, and ensuring compliance in AWS environments. It logs and analyzes API calls, helping organizations detect anomalies, investigate security events, and maintain an audit trail of resource interactions.</w:t>
      </w:r>
    </w:p>
    <w:p w14:paraId="585AF838" w14:textId="0653BA49" w:rsidR="00A82A46" w:rsidRPr="00A82A46" w:rsidRDefault="00A82A46">
      <w:pPr>
        <w:pStyle w:val="Heading3BPBHEB"/>
        <w:pPrChange w:id="145" w:author="Arya" w:date="2025-02-27T15:00:00Z" w16du:dateUtc="2025-02-27T09:30:00Z">
          <w:pPr>
            <w:pStyle w:val="Heading2"/>
          </w:pPr>
        </w:pPrChange>
      </w:pPr>
      <w:r w:rsidRPr="00A82A46">
        <w:lastRenderedPageBreak/>
        <w:t xml:space="preserve">Key </w:t>
      </w:r>
      <w:ins w:id="146" w:author="Arya" w:date="2025-02-27T15:00:00Z" w16du:dateUtc="2025-02-27T09:30:00Z">
        <w:r w:rsidR="00DE67E9">
          <w:t>f</w:t>
        </w:r>
      </w:ins>
      <w:del w:id="147" w:author="Arya" w:date="2025-02-27T15:00:00Z" w16du:dateUtc="2025-02-27T09:30:00Z">
        <w:r w:rsidRPr="00A82A46" w:rsidDel="00DE67E9">
          <w:delText>F</w:delText>
        </w:r>
      </w:del>
      <w:r w:rsidRPr="00A82A46">
        <w:t xml:space="preserve">eatures  </w:t>
      </w:r>
    </w:p>
    <w:p w14:paraId="34F1738E" w14:textId="77777777" w:rsidR="00A82A46" w:rsidRPr="00A82A46" w:rsidRDefault="00A82A46">
      <w:pPr>
        <w:pStyle w:val="NormalBPBHEB"/>
        <w:pPrChange w:id="148" w:author="Arya" w:date="2025-02-27T15:00:00Z" w16du:dateUtc="2025-02-27T09:30:00Z">
          <w:pPr>
            <w:pBdr>
              <w:top w:val="nil"/>
              <w:left w:val="nil"/>
              <w:bottom w:val="nil"/>
              <w:right w:val="nil"/>
              <w:between w:val="nil"/>
            </w:pBdr>
            <w:shd w:val="clear" w:color="auto" w:fill="FFFFFF"/>
            <w:spacing w:after="100" w:line="276" w:lineRule="auto"/>
            <w:jc w:val="both"/>
          </w:pPr>
        </w:pPrChange>
      </w:pPr>
      <w:r w:rsidRPr="00A82A46">
        <w:t>CloudTrail records API activity and changes to AWS resources, storing logs in Amazon S3 for analysis. It supports multi-region logging, data event tracking, and log file validation to ensure accuracy. This detailed logging is essential for enhancing security and compliance.</w:t>
      </w:r>
    </w:p>
    <w:p w14:paraId="27D50FEB" w14:textId="7A96FB4F" w:rsidR="00A82A46" w:rsidRPr="00A82A46" w:rsidRDefault="00A82A46">
      <w:pPr>
        <w:pStyle w:val="Heading2BPBHEB"/>
        <w:pPrChange w:id="149" w:author="Arya" w:date="2025-02-27T15:00:00Z" w16du:dateUtc="2025-02-27T09:30:00Z">
          <w:pPr>
            <w:pStyle w:val="Heading2"/>
          </w:pPr>
        </w:pPrChange>
      </w:pPr>
      <w:r w:rsidRPr="00A82A46">
        <w:t xml:space="preserve">Integration with AWS </w:t>
      </w:r>
      <w:ins w:id="150" w:author="Arya" w:date="2025-02-27T15:00:00Z" w16du:dateUtc="2025-02-27T09:30:00Z">
        <w:r w:rsidR="00DE67E9">
          <w:t>s</w:t>
        </w:r>
      </w:ins>
      <w:del w:id="151" w:author="Arya" w:date="2025-02-27T15:00:00Z" w16du:dateUtc="2025-02-27T09:30:00Z">
        <w:r w:rsidRPr="00A82A46" w:rsidDel="00DE67E9">
          <w:delText>S</w:delText>
        </w:r>
      </w:del>
      <w:r w:rsidRPr="00A82A46">
        <w:t xml:space="preserve">ervices  </w:t>
      </w:r>
    </w:p>
    <w:p w14:paraId="33D07201" w14:textId="77777777" w:rsidR="00A82A46" w:rsidRPr="00A82A46" w:rsidRDefault="00A82A46">
      <w:pPr>
        <w:pStyle w:val="NormalBPBHEB"/>
        <w:pPrChange w:id="152" w:author="Arya" w:date="2025-02-27T15:00:00Z" w16du:dateUtc="2025-02-27T09:30:00Z">
          <w:pPr>
            <w:pBdr>
              <w:top w:val="nil"/>
              <w:left w:val="nil"/>
              <w:bottom w:val="nil"/>
              <w:right w:val="nil"/>
              <w:between w:val="nil"/>
            </w:pBdr>
            <w:shd w:val="clear" w:color="auto" w:fill="FFFFFF"/>
            <w:spacing w:after="100" w:line="276" w:lineRule="auto"/>
            <w:jc w:val="both"/>
          </w:pPr>
        </w:pPrChange>
      </w:pPr>
      <w:r w:rsidRPr="00A82A46">
        <w:t>CloudTrail integrates seamlessly with other AWS services to improve governance. It pairs with Amazon CloudWatch for real-time alerts, AWS Security Hub for security insights, and AWS Lambda for automated responses to anomalies. This creates a comprehensive monitoring and response ecosystem.</w:t>
      </w:r>
    </w:p>
    <w:p w14:paraId="7B9BB5D6" w14:textId="3DCB2B3E" w:rsidR="00A82A46" w:rsidRPr="00A82A46" w:rsidRDefault="00A82A46">
      <w:pPr>
        <w:pStyle w:val="Heading3BPBHEB"/>
        <w:pPrChange w:id="153" w:author="Arya" w:date="2025-02-27T15:00:00Z" w16du:dateUtc="2025-02-27T09:30:00Z">
          <w:pPr>
            <w:pStyle w:val="Heading2"/>
          </w:pPr>
        </w:pPrChange>
      </w:pPr>
      <w:r w:rsidRPr="00A82A46">
        <w:t>Deployment</w:t>
      </w:r>
      <w:ins w:id="154" w:author="Arya" w:date="2025-02-27T15:00:00Z" w16du:dateUtc="2025-02-27T09:30:00Z">
        <w:r w:rsidR="00DE67E9">
          <w:t xml:space="preserve"> s</w:t>
        </w:r>
      </w:ins>
      <w:del w:id="155" w:author="Arya" w:date="2025-02-27T15:00:00Z" w16du:dateUtc="2025-02-27T09:30:00Z">
        <w:r w:rsidRPr="00A82A46" w:rsidDel="00DE67E9">
          <w:delText xml:space="preserve"> S</w:delText>
        </w:r>
      </w:del>
      <w:r w:rsidRPr="00A82A46">
        <w:t xml:space="preserve">trategies  </w:t>
      </w:r>
    </w:p>
    <w:p w14:paraId="1F9BDF63" w14:textId="77777777" w:rsidR="00A82A46" w:rsidRPr="00A82A46" w:rsidRDefault="00A82A46">
      <w:pPr>
        <w:pStyle w:val="NormalBPBHEB"/>
        <w:pPrChange w:id="156" w:author="Arya" w:date="2025-02-27T15:00:00Z" w16du:dateUtc="2025-02-27T09:30:00Z">
          <w:pPr>
            <w:pBdr>
              <w:top w:val="nil"/>
              <w:left w:val="nil"/>
              <w:bottom w:val="nil"/>
              <w:right w:val="nil"/>
              <w:between w:val="nil"/>
            </w:pBdr>
            <w:shd w:val="clear" w:color="auto" w:fill="FFFFFF"/>
            <w:spacing w:after="100" w:line="276" w:lineRule="auto"/>
            <w:jc w:val="both"/>
          </w:pPr>
        </w:pPrChange>
      </w:pPr>
      <w:r w:rsidRPr="00A82A46">
        <w:t xml:space="preserve">Organizations should configure CloudTrail for optimal security monitoring, compliance tracking, and forensic analysis. Best practices involve enabling multi-region trails, integrating with Amazon CloudWatch, and encrypting logs with AWS </w:t>
      </w:r>
      <w:r w:rsidRPr="00DE67E9">
        <w:rPr>
          <w:b/>
          <w:bCs/>
          <w:rPrChange w:id="157" w:author="Arya" w:date="2025-02-27T15:00:00Z" w16du:dateUtc="2025-02-27T09:30:00Z">
            <w:rPr/>
          </w:rPrChange>
        </w:rPr>
        <w:t>Key Management Service</w:t>
      </w:r>
      <w:r w:rsidRPr="00A82A46">
        <w:t xml:space="preserve"> (</w:t>
      </w:r>
      <w:r w:rsidRPr="00DE67E9">
        <w:rPr>
          <w:b/>
          <w:bCs/>
          <w:rPrChange w:id="158" w:author="Arya" w:date="2025-02-27T15:01:00Z" w16du:dateUtc="2025-02-27T09:31:00Z">
            <w:rPr/>
          </w:rPrChange>
        </w:rPr>
        <w:t>KMS</w:t>
      </w:r>
      <w:r w:rsidRPr="00A82A46">
        <w:t>). Regular log reviews help identify unauthorized access attempts.</w:t>
      </w:r>
    </w:p>
    <w:p w14:paraId="5023609A" w14:textId="77653950" w:rsidR="00A82A46" w:rsidRPr="00A82A46" w:rsidRDefault="00A82A46">
      <w:pPr>
        <w:pStyle w:val="Heading3BPBHEB"/>
        <w:pPrChange w:id="159" w:author="Arya" w:date="2025-02-27T15:00:00Z" w16du:dateUtc="2025-02-27T09:30:00Z">
          <w:pPr>
            <w:pStyle w:val="Heading2"/>
          </w:pPr>
        </w:pPrChange>
      </w:pPr>
      <w:del w:id="160" w:author="Arya" w:date="2025-02-27T15:01:00Z" w16du:dateUtc="2025-02-27T09:31:00Z">
        <w:r w:rsidRPr="00A82A46" w:rsidDel="00DE67E9">
          <w:delText xml:space="preserve"> </w:delText>
        </w:r>
      </w:del>
      <w:r w:rsidRPr="00A82A46">
        <w:t xml:space="preserve">Use </w:t>
      </w:r>
      <w:ins w:id="161" w:author="Arya" w:date="2025-02-27T15:00:00Z" w16du:dateUtc="2025-02-27T09:30:00Z">
        <w:r w:rsidR="00DE67E9">
          <w:t>c</w:t>
        </w:r>
      </w:ins>
      <w:del w:id="162" w:author="Arya" w:date="2025-02-27T15:00:00Z" w16du:dateUtc="2025-02-27T09:30:00Z">
        <w:r w:rsidRPr="00A82A46" w:rsidDel="00DE67E9">
          <w:delText>C</w:delText>
        </w:r>
      </w:del>
      <w:r w:rsidRPr="00A82A46">
        <w:t>ases for AWS CloudTrail</w:t>
      </w:r>
    </w:p>
    <w:p w14:paraId="7742DBB9" w14:textId="77777777" w:rsidR="00A82A46" w:rsidRPr="00A82A46" w:rsidRDefault="00A82A46">
      <w:pPr>
        <w:pStyle w:val="NormalBPBHEB"/>
        <w:pPrChange w:id="163" w:author="Arya" w:date="2025-02-27T15:01:00Z" w16du:dateUtc="2025-02-27T09:31:00Z">
          <w:pPr>
            <w:pBdr>
              <w:top w:val="nil"/>
              <w:left w:val="nil"/>
              <w:bottom w:val="nil"/>
              <w:right w:val="nil"/>
              <w:between w:val="nil"/>
            </w:pBdr>
            <w:shd w:val="clear" w:color="auto" w:fill="FFFFFF"/>
            <w:spacing w:after="100" w:line="276" w:lineRule="auto"/>
            <w:jc w:val="both"/>
          </w:pPr>
        </w:pPrChange>
      </w:pPr>
      <w:r w:rsidRPr="00A82A46">
        <w:t>AWS CloudTrail is utilized for security incident response, regulatory compliance tracking, and operational troubleshooting. It enables organizations to monitor changes, ensure accountability, and maintain an auditable history of actions within AWS environments. The diagram illustrates how AWS CloudTrail captures events from AWS services and securely stores them in Amazon S3.</w:t>
      </w:r>
    </w:p>
    <w:p w14:paraId="2DE73434" w14:textId="40290C69" w:rsidR="00A82A46" w:rsidRDefault="00A82A46">
      <w:pPr>
        <w:pStyle w:val="NormalBPBHEB"/>
        <w:pPrChange w:id="164" w:author="Arya" w:date="2025-02-27T15:01:00Z" w16du:dateUtc="2025-02-27T09:31:00Z">
          <w:pPr>
            <w:pBdr>
              <w:top w:val="nil"/>
              <w:left w:val="nil"/>
              <w:bottom w:val="nil"/>
              <w:right w:val="nil"/>
              <w:between w:val="nil"/>
            </w:pBdr>
            <w:shd w:val="clear" w:color="auto" w:fill="FFFFFF"/>
            <w:spacing w:after="100" w:line="276" w:lineRule="auto"/>
            <w:jc w:val="both"/>
          </w:pPr>
        </w:pPrChange>
      </w:pPr>
      <w:r w:rsidRPr="00A82A46">
        <w:t>AWS CloudTrail is valuable for security analysis, resource change tracking, and compliance auditing. It tracks API calls, logs changes to resources, and delivers logs to Amazon S3. These logs are critical for demonstrating compliance with regulations. Additionally, CloudTrail helps organizations identify and respond to security incidents. It can be configured to meet specific security and compliance needs, fostering a robust governance framework.</w:t>
      </w:r>
    </w:p>
    <w:p w14:paraId="05686630" w14:textId="74F31E88" w:rsidR="00A65D11" w:rsidRDefault="00000000" w:rsidP="00263A15">
      <w:pPr>
        <w:pStyle w:val="Caption"/>
      </w:pPr>
      <w:r>
        <w:fldChar w:fldCharType="begin"/>
      </w:r>
      <w:r>
        <w:instrText xml:space="preserve"> SEQ Figure \* ARABIC </w:instrText>
      </w:r>
      <w:r>
        <w:fldChar w:fldCharType="separate"/>
      </w:r>
      <w:r>
        <w:fldChar w:fldCharType="end"/>
      </w:r>
    </w:p>
    <w:p w14:paraId="465489E4" w14:textId="100865E2" w:rsidR="005D1183" w:rsidRDefault="005D1183" w:rsidP="00292660">
      <w:pPr>
        <w:pBdr>
          <w:top w:val="nil"/>
          <w:left w:val="nil"/>
          <w:bottom w:val="nil"/>
          <w:right w:val="nil"/>
          <w:between w:val="nil"/>
        </w:pBdr>
        <w:shd w:val="clear" w:color="auto" w:fill="FFFFFF"/>
        <w:spacing w:after="100" w:line="276" w:lineRule="auto"/>
        <w:jc w:val="both"/>
      </w:pPr>
      <w:bookmarkStart w:id="165" w:name="_Hlk157077138"/>
    </w:p>
    <w:p w14:paraId="69656466" w14:textId="77777777" w:rsidR="00136371" w:rsidRDefault="00000000">
      <w:pPr>
        <w:pStyle w:val="FigureBPBHEB"/>
        <w:pPrChange w:id="166" w:author="Arya" w:date="2025-02-27T15:01:00Z" w16du:dateUtc="2025-02-27T09:31:00Z">
          <w:pPr>
            <w:keepNext/>
            <w:keepLines/>
            <w:spacing w:before="40" w:after="0"/>
            <w:jc w:val="center"/>
            <w:outlineLvl w:val="1"/>
          </w:pPr>
        </w:pPrChange>
      </w:pPr>
      <w:commentRangeStart w:id="167"/>
      <w:r>
        <w:rPr>
          <w:noProof/>
        </w:rPr>
        <w:lastRenderedPageBreak/>
        <w:drawing>
          <wp:inline distT="0" distB="0" distL="0" distR="0" wp14:anchorId="6DAE648C" wp14:editId="56543E0D">
            <wp:extent cx="4742027" cy="3301821"/>
            <wp:effectExtent l="0" t="0" r="1905" b="0"/>
            <wp:docPr id="8403992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99298"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65737" cy="3318330"/>
                    </a:xfrm>
                    <a:prstGeom prst="rect">
                      <a:avLst/>
                    </a:prstGeom>
                    <a:noFill/>
                  </pic:spPr>
                </pic:pic>
              </a:graphicData>
            </a:graphic>
          </wp:inline>
        </w:drawing>
      </w:r>
      <w:commentRangeEnd w:id="167"/>
      <w:r w:rsidR="006330E3">
        <w:rPr>
          <w:rStyle w:val="CommentReference"/>
          <w:rFonts w:asciiTheme="minorHAnsi" w:hAnsiTheme="minorHAnsi"/>
        </w:rPr>
        <w:commentReference w:id="167"/>
      </w:r>
    </w:p>
    <w:p w14:paraId="72206905" w14:textId="6BDBAC72" w:rsidR="00136371" w:rsidRDefault="00000000" w:rsidP="00A809DB">
      <w:pPr>
        <w:pStyle w:val="Caption"/>
        <w:jc w:val="center"/>
      </w:pPr>
      <w:r>
        <w:fldChar w:fldCharType="begin"/>
      </w:r>
      <w:r>
        <w:instrText xml:space="preserve"> SEQ Figure \* ARABIC </w:instrText>
      </w:r>
      <w:r>
        <w:fldChar w:fldCharType="separate"/>
      </w:r>
      <w:r>
        <w:fldChar w:fldCharType="end"/>
      </w:r>
    </w:p>
    <w:bookmarkEnd w:id="165"/>
    <w:p w14:paraId="7CEFBC73" w14:textId="77777777" w:rsidR="005B6120" w:rsidRDefault="00000000">
      <w:pPr>
        <w:pStyle w:val="FigureBPBHEB"/>
        <w:pPrChange w:id="168" w:author="Arya" w:date="2025-02-27T15:05:00Z" w16du:dateUtc="2025-02-27T09:35:00Z">
          <w:pPr>
            <w:keepNext/>
            <w:jc w:val="center"/>
          </w:pPr>
        </w:pPrChange>
      </w:pPr>
      <w:r>
        <w:rPr>
          <w:noProof/>
        </w:rPr>
        <w:drawing>
          <wp:inline distT="0" distB="0" distL="0" distR="0" wp14:anchorId="78DD67D7" wp14:editId="60E58B41">
            <wp:extent cx="5286844" cy="2581193"/>
            <wp:effectExtent l="0" t="0" r="0" b="0"/>
            <wp:docPr id="9210042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04251" name="Picture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54077" cy="2614018"/>
                    </a:xfrm>
                    <a:prstGeom prst="rect">
                      <a:avLst/>
                    </a:prstGeom>
                    <a:noFill/>
                  </pic:spPr>
                </pic:pic>
              </a:graphicData>
            </a:graphic>
          </wp:inline>
        </w:drawing>
      </w:r>
    </w:p>
    <w:p w14:paraId="62A3E85F" w14:textId="0472CA76" w:rsidR="00B5698D" w:rsidRDefault="00000000" w:rsidP="003E3AF5">
      <w:pPr>
        <w:pStyle w:val="Caption"/>
        <w:jc w:val="center"/>
      </w:pPr>
      <w:r>
        <w:fldChar w:fldCharType="begin"/>
      </w:r>
      <w:r>
        <w:instrText xml:space="preserve"> SEQ Figure \* ARABIC </w:instrText>
      </w:r>
      <w:r>
        <w:fldChar w:fldCharType="separate"/>
      </w:r>
      <w:r>
        <w:fldChar w:fldCharType="end"/>
      </w:r>
    </w:p>
    <w:p w14:paraId="0BE5F724" w14:textId="77777777" w:rsidR="00F73ABD" w:rsidRDefault="00000000">
      <w:pPr>
        <w:pStyle w:val="FigureBPBHEB"/>
        <w:pPrChange w:id="169" w:author="Arya" w:date="2025-02-27T15:05:00Z" w16du:dateUtc="2025-02-27T09:35:00Z">
          <w:pPr>
            <w:keepNext/>
            <w:keepLines/>
            <w:spacing w:before="40" w:after="0"/>
            <w:jc w:val="center"/>
            <w:outlineLvl w:val="1"/>
          </w:pPr>
        </w:pPrChange>
      </w:pPr>
      <w:r>
        <w:rPr>
          <w:noProof/>
        </w:rPr>
        <w:lastRenderedPageBreak/>
        <w:drawing>
          <wp:inline distT="0" distB="0" distL="0" distR="0" wp14:anchorId="611C2908" wp14:editId="105F11BE">
            <wp:extent cx="5387188" cy="2861758"/>
            <wp:effectExtent l="0" t="0" r="4445" b="0"/>
            <wp:docPr id="196051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12634"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97118" cy="2867033"/>
                    </a:xfrm>
                    <a:prstGeom prst="rect">
                      <a:avLst/>
                    </a:prstGeom>
                    <a:noFill/>
                  </pic:spPr>
                </pic:pic>
              </a:graphicData>
            </a:graphic>
          </wp:inline>
        </w:drawing>
      </w:r>
    </w:p>
    <w:p w14:paraId="4ED91541" w14:textId="1741E031" w:rsidR="00F73ABD" w:rsidRDefault="00000000" w:rsidP="003E3AF5">
      <w:pPr>
        <w:pStyle w:val="Caption"/>
        <w:jc w:val="center"/>
      </w:pPr>
      <w:r>
        <w:fldChar w:fldCharType="begin"/>
      </w:r>
      <w:r>
        <w:instrText xml:space="preserve"> SEQ Figure \* ARABIC </w:instrText>
      </w:r>
      <w:r>
        <w:fldChar w:fldCharType="separate"/>
      </w:r>
      <w:r>
        <w:fldChar w:fldCharType="end"/>
      </w:r>
    </w:p>
    <w:p w14:paraId="626B716E" w14:textId="2EF7FA60" w:rsidR="00F73ABD" w:rsidRPr="00172EC1" w:rsidRDefault="00000000">
      <w:pPr>
        <w:pStyle w:val="FigureBPBHEB"/>
        <w:pPrChange w:id="170" w:author="Arya" w:date="2025-02-27T15:05:00Z" w16du:dateUtc="2025-02-27T09:35:00Z">
          <w:pPr>
            <w:keepNext/>
            <w:keepLines/>
            <w:spacing w:before="40" w:after="0"/>
            <w:jc w:val="center"/>
            <w:outlineLvl w:val="1"/>
          </w:pPr>
        </w:pPrChange>
      </w:pPr>
      <w:r>
        <w:rPr>
          <w:noProof/>
        </w:rPr>
        <w:drawing>
          <wp:inline distT="0" distB="0" distL="0" distR="0" wp14:anchorId="2A3866D7" wp14:editId="50CDFE27">
            <wp:extent cx="5020129" cy="3392336"/>
            <wp:effectExtent l="0" t="0" r="9525" b="0"/>
            <wp:docPr id="1797468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68134"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58089" cy="3417988"/>
                    </a:xfrm>
                    <a:prstGeom prst="rect">
                      <a:avLst/>
                    </a:prstGeom>
                    <a:noFill/>
                  </pic:spPr>
                </pic:pic>
              </a:graphicData>
            </a:graphic>
          </wp:inline>
        </w:drawing>
      </w:r>
    </w:p>
    <w:p w14:paraId="74A799C4" w14:textId="41F99199" w:rsidR="00F73ABD" w:rsidRDefault="00000000" w:rsidP="00170ABB">
      <w:pPr>
        <w:pStyle w:val="Caption"/>
        <w:jc w:val="center"/>
      </w:pPr>
      <w:r>
        <w:fldChar w:fldCharType="begin"/>
      </w:r>
      <w:r>
        <w:instrText xml:space="preserve"> SEQ Figure \* ARABIC </w:instrText>
      </w:r>
      <w:r>
        <w:fldChar w:fldCharType="separate"/>
      </w:r>
      <w:r>
        <w:fldChar w:fldCharType="end"/>
      </w:r>
    </w:p>
    <w:p w14:paraId="1232CC4B" w14:textId="77777777" w:rsidR="00F73ABD" w:rsidRDefault="00F73ABD" w:rsidP="007524B3">
      <w:pPr>
        <w:pStyle w:val="NormalBPBHEB"/>
      </w:pPr>
    </w:p>
    <w:p w14:paraId="41D4217A" w14:textId="775AE7BF" w:rsidR="00F73ABD" w:rsidRDefault="00000000">
      <w:pPr>
        <w:pStyle w:val="Heading2BPBHEB"/>
        <w:pPrChange w:id="171" w:author="Arya" w:date="2025-02-27T15:05:00Z" w16du:dateUtc="2025-02-27T09:35:00Z">
          <w:pPr>
            <w:pStyle w:val="Heading1"/>
          </w:pPr>
        </w:pPrChange>
      </w:pPr>
      <w:r>
        <w:t xml:space="preserve">AWS </w:t>
      </w:r>
      <w:r w:rsidR="0078151C">
        <w:t>command line interface</w:t>
      </w:r>
      <w:del w:id="172" w:author="Arya" w:date="2025-02-27T15:05:00Z" w16du:dateUtc="2025-02-27T09:35:00Z">
        <w:r w:rsidDel="0078151C">
          <w:delText xml:space="preserve"> (CLI)</w:delText>
        </w:r>
      </w:del>
    </w:p>
    <w:p w14:paraId="7FEEB2D6" w14:textId="59AA6C82" w:rsidR="00F73ABD" w:rsidRDefault="00000000" w:rsidP="0078151C">
      <w:pPr>
        <w:pStyle w:val="NormalBPBHEB"/>
      </w:pPr>
      <w:r>
        <w:t xml:space="preserve">The AWS </w:t>
      </w:r>
      <w:r w:rsidRPr="0078151C">
        <w:rPr>
          <w:b/>
          <w:bCs/>
          <w:rPrChange w:id="173" w:author="Arya" w:date="2025-02-27T15:05:00Z" w16du:dateUtc="2025-02-27T09:35:00Z">
            <w:rPr/>
          </w:rPrChange>
        </w:rPr>
        <w:t>Command Line Interface</w:t>
      </w:r>
      <w:r>
        <w:t xml:space="preserve"> (</w:t>
      </w:r>
      <w:r w:rsidRPr="0078151C">
        <w:rPr>
          <w:b/>
          <w:bCs/>
          <w:rPrChange w:id="174" w:author="Arya" w:date="2025-02-27T15:05:00Z" w16du:dateUtc="2025-02-27T09:35:00Z">
            <w:rPr/>
          </w:rPrChange>
        </w:rPr>
        <w:t>CLI</w:t>
      </w:r>
      <w:r>
        <w:t xml:space="preserve">) serves as a unified tool for interacting with various AWS services from the command line. It provides administrators and developers with efficient access to AWS services, supports automated infrastructure management, and streamlines operational workflows. The CLI is designed to offer </w:t>
      </w:r>
      <w:del w:id="175" w:author="Arya" w:date="2025-02-27T15:06:00Z" w16du:dateUtc="2025-02-27T09:36:00Z">
        <w:r w:rsidDel="0078151C">
          <w:delText>a consistent</w:delText>
        </w:r>
      </w:del>
      <w:ins w:id="176" w:author="Arya" w:date="2025-02-27T15:06:00Z" w16du:dateUtc="2025-02-27T09:36:00Z">
        <w:r w:rsidR="0078151C">
          <w:t>consistent</w:t>
        </w:r>
      </w:ins>
      <w:r>
        <w:t xml:space="preserve"> experience across multiple AWS services, which reduces the learning curve for users.</w:t>
      </w:r>
    </w:p>
    <w:p w14:paraId="273A40F3" w14:textId="13C12772" w:rsidR="00F73ABD" w:rsidRDefault="00000000">
      <w:pPr>
        <w:pStyle w:val="Heading3BPBHEB"/>
        <w:pPrChange w:id="177" w:author="Arya" w:date="2025-02-27T15:06:00Z" w16du:dateUtc="2025-02-27T09:36:00Z">
          <w:pPr>
            <w:pStyle w:val="Heading2"/>
          </w:pPr>
        </w:pPrChange>
      </w:pPr>
      <w:r>
        <w:lastRenderedPageBreak/>
        <w:t xml:space="preserve">Key </w:t>
      </w:r>
      <w:ins w:id="178" w:author="Arya" w:date="2025-02-27T15:06:00Z" w16du:dateUtc="2025-02-27T09:36:00Z">
        <w:r w:rsidR="0078151C">
          <w:t>f</w:t>
        </w:r>
      </w:ins>
      <w:del w:id="179" w:author="Arya" w:date="2025-02-27T15:06:00Z" w16du:dateUtc="2025-02-27T09:36:00Z">
        <w:r w:rsidDel="0078151C">
          <w:delText>F</w:delText>
        </w:r>
      </w:del>
      <w:r>
        <w:t>eatures</w:t>
      </w:r>
    </w:p>
    <w:p w14:paraId="57E09488" w14:textId="77777777" w:rsidR="00F73ABD" w:rsidRDefault="00000000" w:rsidP="004F001D">
      <w:pPr>
        <w:pStyle w:val="NormalBPBHEB"/>
      </w:pPr>
      <w:r>
        <w:t>AWS CLI offers a unified interface for command-line interactions with AWS services. It simplifies tasks, such as launching EC2 instances, configuring Amazon S3 buckets, and managing AWS Lambda functions. The CLI supports profile-based authentication, automation through scripting, and integration with AWS SDKs.</w:t>
      </w:r>
    </w:p>
    <w:p w14:paraId="204BD0F4" w14:textId="393C81C3" w:rsidR="00F73ABD" w:rsidRPr="00A128B4" w:rsidRDefault="00000000">
      <w:pPr>
        <w:pStyle w:val="Heading2BPBHEB"/>
        <w:pPrChange w:id="180" w:author="Arya" w:date="2025-02-27T15:06:00Z" w16du:dateUtc="2025-02-27T09:36:00Z">
          <w:pPr>
            <w:pStyle w:val="Heading2"/>
          </w:pPr>
        </w:pPrChange>
      </w:pPr>
      <w:r>
        <w:t xml:space="preserve">Integration with AWS </w:t>
      </w:r>
      <w:ins w:id="181" w:author="Arya" w:date="2025-02-27T15:06:00Z" w16du:dateUtc="2025-02-27T09:36:00Z">
        <w:r w:rsidR="004F001D">
          <w:t>s</w:t>
        </w:r>
      </w:ins>
      <w:del w:id="182" w:author="Arya" w:date="2025-02-27T15:06:00Z" w16du:dateUtc="2025-02-27T09:36:00Z">
        <w:r w:rsidDel="004F001D">
          <w:delText>S</w:delText>
        </w:r>
      </w:del>
      <w:r>
        <w:t>ervices</w:t>
      </w:r>
    </w:p>
    <w:p w14:paraId="58B19CAA" w14:textId="0338EA4A" w:rsidR="00F73ABD" w:rsidRDefault="00000000" w:rsidP="004F001D">
      <w:pPr>
        <w:pStyle w:val="NormalBPBHEB"/>
      </w:pPr>
      <w:r>
        <w:t xml:space="preserve">The AWS CLI integrates with AWS CloudFormation, Amazon S3, and AWS Systems Manager, enabling effective management of infrastructure, automated deployments, and command execution across multiple environments. It also interacts with Amazon DynamoDB, AWS CloudFormation, and AWS </w:t>
      </w:r>
      <w:del w:id="183" w:author="Arya" w:date="2025-02-27T15:06:00Z" w16du:dateUtc="2025-02-27T09:36:00Z">
        <w:r w:rsidDel="004F001D">
          <w:delText>Identity and Access Management (</w:delText>
        </w:r>
      </w:del>
      <w:r>
        <w:t>IAM</w:t>
      </w:r>
      <w:del w:id="184" w:author="Arya" w:date="2025-02-27T15:06:00Z" w16du:dateUtc="2025-02-27T09:36:00Z">
        <w:r w:rsidDel="004F001D">
          <w:delText>)</w:delText>
        </w:r>
      </w:del>
      <w:r>
        <w:t>.</w:t>
      </w:r>
    </w:p>
    <w:p w14:paraId="30D40E95" w14:textId="285C79BC" w:rsidR="00F73ABD" w:rsidRPr="00A128B4" w:rsidRDefault="00000000">
      <w:pPr>
        <w:pStyle w:val="Heading3BPBHEB"/>
        <w:pPrChange w:id="185" w:author="Arya" w:date="2025-02-27T15:06:00Z" w16du:dateUtc="2025-02-27T09:36:00Z">
          <w:pPr>
            <w:pStyle w:val="Heading2"/>
          </w:pPr>
        </w:pPrChange>
      </w:pPr>
      <w:r>
        <w:t xml:space="preserve">Deployment </w:t>
      </w:r>
      <w:ins w:id="186" w:author="Arya" w:date="2025-02-27T15:06:00Z" w16du:dateUtc="2025-02-27T09:36:00Z">
        <w:r w:rsidR="004F001D">
          <w:t>s</w:t>
        </w:r>
      </w:ins>
      <w:del w:id="187" w:author="Arya" w:date="2025-02-27T15:06:00Z" w16du:dateUtc="2025-02-27T09:36:00Z">
        <w:r w:rsidDel="004F001D">
          <w:delText>S</w:delText>
        </w:r>
      </w:del>
      <w:r>
        <w:t>trategies</w:t>
      </w:r>
    </w:p>
    <w:p w14:paraId="0725EB24" w14:textId="77777777" w:rsidR="00F73ABD" w:rsidRDefault="00000000" w:rsidP="004F001D">
      <w:pPr>
        <w:pStyle w:val="NormalBPBHEB"/>
      </w:pPr>
      <w:r>
        <w:t>Organizations should configure the AWS CLI with credential profiles, automate repetitive tasks through shell scripts, and enforce security best practices with IAM policies. Using AWS CLI alongside infrastructure-as-code tools like AWS CloudFormation enhances automation and consistency.</w:t>
      </w:r>
    </w:p>
    <w:p w14:paraId="0E86CB69" w14:textId="39E6C10A" w:rsidR="00F73ABD" w:rsidRPr="00A128B4" w:rsidRDefault="00000000">
      <w:pPr>
        <w:pStyle w:val="Heading3BPBHEB"/>
        <w:pPrChange w:id="188" w:author="Arya" w:date="2025-02-27T15:06:00Z" w16du:dateUtc="2025-02-27T09:36:00Z">
          <w:pPr>
            <w:pStyle w:val="Heading2"/>
          </w:pPr>
        </w:pPrChange>
      </w:pPr>
      <w:r>
        <w:t xml:space="preserve">Use </w:t>
      </w:r>
      <w:ins w:id="189" w:author="Arya" w:date="2025-02-27T15:06:00Z" w16du:dateUtc="2025-02-27T09:36:00Z">
        <w:r w:rsidR="004F001D">
          <w:t>c</w:t>
        </w:r>
      </w:ins>
      <w:del w:id="190" w:author="Arya" w:date="2025-02-27T15:06:00Z" w16du:dateUtc="2025-02-27T09:36:00Z">
        <w:r w:rsidDel="004F001D">
          <w:delText>C</w:delText>
        </w:r>
      </w:del>
      <w:r>
        <w:t>ases</w:t>
      </w:r>
    </w:p>
    <w:p w14:paraId="0EE66D15" w14:textId="77777777" w:rsidR="00F73ABD" w:rsidRDefault="00000000" w:rsidP="004F001D">
      <w:pPr>
        <w:pStyle w:val="NormalBPBHEB"/>
      </w:pPr>
      <w:r>
        <w:t>Organizations use the AWS CLI for infrastructure provisioning, automated backups, security audits, and continuous deployment pipelines. It enables engineers to streamline cloud management tasks, reducing manual efforts and enhancing operational efficiency.</w:t>
      </w:r>
    </w:p>
    <w:p w14:paraId="6ECC2336" w14:textId="7C994158" w:rsidR="00F73ABD" w:rsidRPr="007E2717" w:rsidRDefault="00000000">
      <w:pPr>
        <w:pStyle w:val="Heading2BPBHEB"/>
        <w:pPrChange w:id="191" w:author="Arya" w:date="2025-02-27T15:07:00Z" w16du:dateUtc="2025-02-27T09:37:00Z">
          <w:pPr>
            <w:pStyle w:val="Heading2"/>
          </w:pPr>
        </w:pPrChange>
      </w:pPr>
      <w:r>
        <w:t xml:space="preserve">AWS </w:t>
      </w:r>
      <w:ins w:id="192" w:author="Arya" w:date="2025-02-27T15:07:00Z" w16du:dateUtc="2025-02-27T09:37:00Z">
        <w:r w:rsidR="004F001D">
          <w:t>c</w:t>
        </w:r>
      </w:ins>
      <w:del w:id="193" w:author="Arya" w:date="2025-02-27T15:07:00Z" w16du:dateUtc="2025-02-27T09:37:00Z">
        <w:r w:rsidDel="004F001D">
          <w:delText>C</w:delText>
        </w:r>
      </w:del>
      <w:r>
        <w:t xml:space="preserve">ompute </w:t>
      </w:r>
      <w:ins w:id="194" w:author="Arya" w:date="2025-02-27T15:07:00Z" w16du:dateUtc="2025-02-27T09:37:00Z">
        <w:r w:rsidR="004F001D">
          <w:t>o</w:t>
        </w:r>
      </w:ins>
      <w:del w:id="195" w:author="Arya" w:date="2025-02-27T15:07:00Z" w16du:dateUtc="2025-02-27T09:37:00Z">
        <w:r w:rsidDel="004F001D">
          <w:delText>O</w:delText>
        </w:r>
      </w:del>
      <w:r>
        <w:t>ptimizer</w:t>
      </w:r>
    </w:p>
    <w:p w14:paraId="612AE4F8" w14:textId="77777777" w:rsidR="00F73ABD" w:rsidRDefault="00000000" w:rsidP="00706E68">
      <w:pPr>
        <w:pStyle w:val="NormalBPBHEB"/>
      </w:pPr>
      <w:r>
        <w:t>AWS Compute Optimizer analyzes cloud workloads and offers recommendations for optimizing compute resources, improving cost efficiency and performance. Resource optimization is essential for operational efficiency and cost-effectiveness in cloud management. AWS Compute Optimizer provides important insights and recommendations for optimizing compute resources.</w:t>
      </w:r>
    </w:p>
    <w:p w14:paraId="799DDFB1" w14:textId="352DE8D8" w:rsidR="00F73ABD" w:rsidRPr="007E2717" w:rsidRDefault="00000000">
      <w:pPr>
        <w:pStyle w:val="Heading3BPBHEB"/>
        <w:pPrChange w:id="196" w:author="Arya" w:date="2025-02-27T15:07:00Z" w16du:dateUtc="2025-02-27T09:37:00Z">
          <w:pPr>
            <w:pStyle w:val="Heading2"/>
          </w:pPr>
        </w:pPrChange>
      </w:pPr>
      <w:r>
        <w:t xml:space="preserve">Key </w:t>
      </w:r>
      <w:ins w:id="197" w:author="Arya" w:date="2025-02-27T15:07:00Z" w16du:dateUtc="2025-02-27T09:37:00Z">
        <w:r w:rsidR="00706E68">
          <w:t>f</w:t>
        </w:r>
      </w:ins>
      <w:del w:id="198" w:author="Arya" w:date="2025-02-27T15:07:00Z" w16du:dateUtc="2025-02-27T09:37:00Z">
        <w:r w:rsidDel="00706E68">
          <w:delText>F</w:delText>
        </w:r>
      </w:del>
      <w:r>
        <w:t>eatures</w:t>
      </w:r>
    </w:p>
    <w:p w14:paraId="40E5D7D2" w14:textId="77777777" w:rsidR="00F73ABD" w:rsidRDefault="00000000" w:rsidP="00B50059">
      <w:pPr>
        <w:pStyle w:val="NormalBPBHEB"/>
      </w:pPr>
      <w:r>
        <w:t>This machine learning-powered service evaluates EC2 instances, Auto Scaling groups, and AWS Lambda functions to recommend optimal configurations. Recommendations focus on reducing over-provisioning, improving resource utilization, and ensuring optimal performance-cost balance. By analyzing resource usage patterns, the Compute Optimizer identifies opportunities for improvement, allowing users to balance performance and cost.</w:t>
      </w:r>
    </w:p>
    <w:p w14:paraId="1CA4EFDC" w14:textId="458EB1E0" w:rsidR="00F73ABD" w:rsidRPr="007E2717" w:rsidRDefault="00000000">
      <w:pPr>
        <w:pStyle w:val="Heading3BPBHEB"/>
        <w:pPrChange w:id="199" w:author="Arya" w:date="2025-02-27T15:07:00Z" w16du:dateUtc="2025-02-27T09:37:00Z">
          <w:pPr>
            <w:pStyle w:val="Heading2"/>
          </w:pPr>
        </w:pPrChange>
      </w:pPr>
      <w:r>
        <w:t xml:space="preserve">Integration with AWS </w:t>
      </w:r>
      <w:ins w:id="200" w:author="Arya" w:date="2025-02-27T15:07:00Z" w16du:dateUtc="2025-02-27T09:37:00Z">
        <w:r w:rsidR="00B50059">
          <w:t>s</w:t>
        </w:r>
      </w:ins>
      <w:del w:id="201" w:author="Arya" w:date="2025-02-27T15:07:00Z" w16du:dateUtc="2025-02-27T09:37:00Z">
        <w:r w:rsidDel="00B50059">
          <w:delText>S</w:delText>
        </w:r>
      </w:del>
      <w:r>
        <w:t>ervices</w:t>
      </w:r>
    </w:p>
    <w:p w14:paraId="57102951" w14:textId="77777777" w:rsidR="00F73ABD" w:rsidRDefault="00000000" w:rsidP="00B50059">
      <w:pPr>
        <w:pStyle w:val="NormalBPBHEB"/>
      </w:pPr>
      <w:r>
        <w:t>AWS Compute Optimizer integrates with Amazon CloudWatch for monitoring resource utilization and AWS Cost Explorer for cost analysis, helping organizations align performance optimization with financial efficiency.</w:t>
      </w:r>
    </w:p>
    <w:p w14:paraId="0CD2F82B" w14:textId="258DEEC9" w:rsidR="00F73ABD" w:rsidRPr="007E2717" w:rsidRDefault="00000000">
      <w:pPr>
        <w:pStyle w:val="Heading3BPBHEB"/>
        <w:pPrChange w:id="202" w:author="Arya" w:date="2025-02-27T15:07:00Z" w16du:dateUtc="2025-02-27T09:37:00Z">
          <w:pPr>
            <w:pStyle w:val="Heading2"/>
          </w:pPr>
        </w:pPrChange>
      </w:pPr>
      <w:r>
        <w:lastRenderedPageBreak/>
        <w:t xml:space="preserve">Deployment </w:t>
      </w:r>
      <w:ins w:id="203" w:author="Arya" w:date="2025-02-27T15:07:00Z" w16du:dateUtc="2025-02-27T09:37:00Z">
        <w:r w:rsidR="00B50059">
          <w:t>s</w:t>
        </w:r>
      </w:ins>
      <w:del w:id="204" w:author="Arya" w:date="2025-02-27T15:07:00Z" w16du:dateUtc="2025-02-27T09:37:00Z">
        <w:r w:rsidDel="00B50059">
          <w:delText>S</w:delText>
        </w:r>
      </w:del>
      <w:r>
        <w:t>trategies</w:t>
      </w:r>
    </w:p>
    <w:p w14:paraId="22BB7FB4" w14:textId="77777777" w:rsidR="00F73ABD" w:rsidRDefault="00000000" w:rsidP="00EB10C3">
      <w:pPr>
        <w:pStyle w:val="NormalBPBHEB"/>
      </w:pPr>
      <w:r>
        <w:t>Organizations should regularly review Compute Optimizer recommendations to adjust instance sizes, modify Auto Scaling policies, and optimize workloads. Integrating Compute Optimizer with Amazon CloudWatch enables teams to gain insights into resource performance, facilitating informed scaling decisions.</w:t>
      </w:r>
    </w:p>
    <w:p w14:paraId="54718BC3" w14:textId="4AEB8746" w:rsidR="00F73ABD" w:rsidRPr="007E2717" w:rsidDel="00EB10C3" w:rsidRDefault="00000000">
      <w:pPr>
        <w:pStyle w:val="Heading3BPBHEB"/>
        <w:rPr>
          <w:del w:id="205" w:author="Arya" w:date="2025-02-27T15:07:00Z" w16du:dateUtc="2025-02-27T09:37:00Z"/>
        </w:rPr>
        <w:pPrChange w:id="206" w:author="Arya" w:date="2025-02-27T15:08:00Z" w16du:dateUtc="2025-02-27T09:38:00Z">
          <w:pPr>
            <w:pStyle w:val="Heading2"/>
          </w:pPr>
        </w:pPrChange>
      </w:pPr>
      <w:r>
        <w:t xml:space="preserve">Use </w:t>
      </w:r>
      <w:ins w:id="207" w:author="Arya" w:date="2025-02-27T15:07:00Z" w16du:dateUtc="2025-02-27T09:37:00Z">
        <w:r w:rsidR="00EB10C3">
          <w:t>c</w:t>
        </w:r>
      </w:ins>
      <w:del w:id="208" w:author="Arya" w:date="2025-02-27T15:07:00Z" w16du:dateUtc="2025-02-27T09:37:00Z">
        <w:r w:rsidDel="00EB10C3">
          <w:delText>C</w:delText>
        </w:r>
      </w:del>
      <w:r>
        <w:t>ases</w:t>
      </w:r>
    </w:p>
    <w:p w14:paraId="230B8C23" w14:textId="77777777" w:rsidR="00F73ABD" w:rsidRDefault="00F73ABD">
      <w:pPr>
        <w:pStyle w:val="Heading3BPBHEB"/>
        <w:pPrChange w:id="209" w:author="Arya" w:date="2025-02-27T15:08:00Z" w16du:dateUtc="2025-02-27T09:38:00Z">
          <w:pPr>
            <w:pStyle w:val="NormalBPBHEB"/>
          </w:pPr>
        </w:pPrChange>
      </w:pPr>
    </w:p>
    <w:p w14:paraId="0D0BDB75" w14:textId="77777777" w:rsidR="00F73ABD" w:rsidRDefault="00000000" w:rsidP="00EB10C3">
      <w:pPr>
        <w:pStyle w:val="NormalBPBHEB"/>
      </w:pPr>
      <w:r>
        <w:t>Common use cases for AWS Compute Optimizer include optimizing EC2 workloads, reducing cloud spending through instance rightsizing, and improving application performance. The Compute Optimizer helps organizations enhance resource efficiency by aligning compute resources with actual demand, empowering informed decisions on resizing and changing instances.</w:t>
      </w:r>
    </w:p>
    <w:p w14:paraId="5591D4FE" w14:textId="1FAC8B41" w:rsidR="00F73ABD" w:rsidRPr="007E2717" w:rsidRDefault="00000000">
      <w:pPr>
        <w:pStyle w:val="Heading2BPBHEB"/>
        <w:pPrChange w:id="210" w:author="Arya" w:date="2025-02-27T15:11:00Z" w16du:dateUtc="2025-02-27T09:41:00Z">
          <w:pPr>
            <w:pStyle w:val="Heading2"/>
          </w:pPr>
        </w:pPrChange>
      </w:pPr>
      <w:r>
        <w:t xml:space="preserve">AWS Config  </w:t>
      </w:r>
    </w:p>
    <w:p w14:paraId="56A4FE72" w14:textId="77777777" w:rsidR="00F73ABD" w:rsidRDefault="00000000" w:rsidP="00A75135">
      <w:pPr>
        <w:pStyle w:val="NormalBPBHEB"/>
      </w:pPr>
      <w:r>
        <w:t>AWS Config provides continuous oversight of resource configurations, ensuring compliance and security in cloud infrastructure. This fully managed service tracks changes, evaluates compliance, and automates corrective actions to maintain governance.</w:t>
      </w:r>
    </w:p>
    <w:p w14:paraId="41B816CF" w14:textId="10129C06" w:rsidR="00F73ABD" w:rsidRPr="007E2717" w:rsidRDefault="00000000">
      <w:pPr>
        <w:pStyle w:val="Heading3BPBHEB"/>
        <w:pPrChange w:id="211" w:author="Arya" w:date="2025-02-27T15:11:00Z" w16du:dateUtc="2025-02-27T09:41:00Z">
          <w:pPr>
            <w:pStyle w:val="Heading2"/>
          </w:pPr>
        </w:pPrChange>
      </w:pPr>
      <w:r>
        <w:t xml:space="preserve">Key </w:t>
      </w:r>
      <w:ins w:id="212" w:author="Arya" w:date="2025-02-27T15:11:00Z" w16du:dateUtc="2025-02-27T09:41:00Z">
        <w:r w:rsidR="00A75135">
          <w:t>f</w:t>
        </w:r>
      </w:ins>
      <w:del w:id="213" w:author="Arya" w:date="2025-02-27T15:11:00Z" w16du:dateUtc="2025-02-27T09:41:00Z">
        <w:r w:rsidDel="00A75135">
          <w:delText>F</w:delText>
        </w:r>
      </w:del>
      <w:r>
        <w:t xml:space="preserve">eatures  </w:t>
      </w:r>
    </w:p>
    <w:p w14:paraId="4E4FD65E" w14:textId="77777777" w:rsidR="00F73ABD" w:rsidRDefault="00000000" w:rsidP="00A75135">
      <w:pPr>
        <w:pStyle w:val="NormalBPBHEB"/>
      </w:pPr>
      <w:r>
        <w:t>AWS Config continuously records configuration changes, offers an inventory of AWS resources, and enables automated compliance checks through AWS Config Rules, ensuring organizations adhere to best practices and regulations.</w:t>
      </w:r>
    </w:p>
    <w:p w14:paraId="0EB4AB76" w14:textId="6C88FAE6" w:rsidR="00F73ABD" w:rsidRPr="007E2717" w:rsidRDefault="00000000">
      <w:pPr>
        <w:pStyle w:val="Heading3BPBHEB"/>
        <w:pPrChange w:id="214" w:author="Arya" w:date="2025-02-27T15:12:00Z" w16du:dateUtc="2025-02-27T09:42:00Z">
          <w:pPr>
            <w:pStyle w:val="Heading2"/>
          </w:pPr>
        </w:pPrChange>
      </w:pPr>
      <w:r>
        <w:t xml:space="preserve">Integration with AWS </w:t>
      </w:r>
      <w:ins w:id="215" w:author="Arya" w:date="2025-02-27T15:11:00Z" w16du:dateUtc="2025-02-27T09:41:00Z">
        <w:r w:rsidR="00A75135">
          <w:t>s</w:t>
        </w:r>
      </w:ins>
      <w:del w:id="216" w:author="Arya" w:date="2025-02-27T15:11:00Z" w16du:dateUtc="2025-02-27T09:41:00Z">
        <w:r w:rsidDel="00A75135">
          <w:delText>S</w:delText>
        </w:r>
      </w:del>
      <w:r>
        <w:t xml:space="preserve">ervices  </w:t>
      </w:r>
    </w:p>
    <w:p w14:paraId="44227AC0" w14:textId="77777777" w:rsidR="00F73ABD" w:rsidRDefault="00000000" w:rsidP="00A75135">
      <w:pPr>
        <w:pStyle w:val="NormalBPBHEB"/>
      </w:pPr>
      <w:r>
        <w:t>AWS Config integrates with AWS CloudTrail for auditing, AWS Security Hub for centralized security management, and AWS Lambda for automated remediation of non-compliant resources. This integration facilitates effective governance by linking configuration monitoring with security controls.</w:t>
      </w:r>
    </w:p>
    <w:p w14:paraId="1EDDAC97" w14:textId="265A8D78" w:rsidR="00F73ABD" w:rsidRPr="007E2717" w:rsidRDefault="00000000">
      <w:pPr>
        <w:pStyle w:val="Heading3BPBHEB"/>
        <w:pPrChange w:id="217" w:author="Arya" w:date="2025-02-27T15:12:00Z" w16du:dateUtc="2025-02-27T09:42:00Z">
          <w:pPr>
            <w:pStyle w:val="Heading2"/>
          </w:pPr>
        </w:pPrChange>
      </w:pPr>
      <w:r>
        <w:t xml:space="preserve">Deployment </w:t>
      </w:r>
      <w:ins w:id="218" w:author="Arya" w:date="2025-02-27T15:12:00Z" w16du:dateUtc="2025-02-27T09:42:00Z">
        <w:r w:rsidR="00A75135">
          <w:t>s</w:t>
        </w:r>
      </w:ins>
      <w:del w:id="219" w:author="Arya" w:date="2025-02-27T15:12:00Z" w16du:dateUtc="2025-02-27T09:42:00Z">
        <w:r w:rsidDel="00A75135">
          <w:delText>S</w:delText>
        </w:r>
      </w:del>
      <w:r>
        <w:t xml:space="preserve">trategies  </w:t>
      </w:r>
    </w:p>
    <w:p w14:paraId="3932F08D" w14:textId="77777777" w:rsidR="00F73ABD" w:rsidRDefault="00000000" w:rsidP="00A75135">
      <w:pPr>
        <w:pStyle w:val="NormalBPBHEB"/>
      </w:pPr>
      <w:r>
        <w:t>Organizations should define custom AWS Config Rules, enable periodic compliance assessments, and integrate with AWS Systems Manager for operational control. Automating remediation with AWS Lambda ensures real-time policy enforcement.</w:t>
      </w:r>
    </w:p>
    <w:p w14:paraId="1539BD9A" w14:textId="0A60C998" w:rsidR="00F73ABD" w:rsidRPr="007E2717" w:rsidRDefault="00000000">
      <w:pPr>
        <w:pStyle w:val="Heading3BPBHEB"/>
        <w:pPrChange w:id="220" w:author="Arya" w:date="2025-02-27T15:12:00Z" w16du:dateUtc="2025-02-27T09:42:00Z">
          <w:pPr>
            <w:pStyle w:val="Heading2"/>
          </w:pPr>
        </w:pPrChange>
      </w:pPr>
      <w:r>
        <w:t xml:space="preserve">Use </w:t>
      </w:r>
      <w:ins w:id="221" w:author="Arya" w:date="2025-02-27T15:12:00Z" w16du:dateUtc="2025-02-27T09:42:00Z">
        <w:r w:rsidR="00A75135">
          <w:t>c</w:t>
        </w:r>
      </w:ins>
      <w:del w:id="222" w:author="Arya" w:date="2025-02-27T15:12:00Z" w16du:dateUtc="2025-02-27T09:42:00Z">
        <w:r w:rsidDel="00A75135">
          <w:delText>C</w:delText>
        </w:r>
      </w:del>
      <w:r>
        <w:t xml:space="preserve">ases  </w:t>
      </w:r>
    </w:p>
    <w:p w14:paraId="632B6C86" w14:textId="77777777" w:rsidR="00F73ABD" w:rsidRDefault="00000000" w:rsidP="00A75135">
      <w:pPr>
        <w:pStyle w:val="NormalBPBHEB"/>
      </w:pPr>
      <w:r>
        <w:t>AWS Config is commonly used for security compliance audits, troubleshooting misconfigurations, and monitoring infrastructure drift. It helps organizations maintain control over resource configurations and quickly remediate non-compliance, enhancing security and governance.</w:t>
      </w:r>
    </w:p>
    <w:p w14:paraId="1BDACBAF" w14:textId="39DA2791" w:rsidR="00F73ABD" w:rsidRDefault="00000000">
      <w:pPr>
        <w:pStyle w:val="Heading2BPBHEB"/>
        <w:pPrChange w:id="223" w:author="Arya" w:date="2025-02-27T15:12:00Z" w16du:dateUtc="2025-02-27T09:42:00Z">
          <w:pPr>
            <w:pStyle w:val="Heading1"/>
          </w:pPr>
        </w:pPrChange>
      </w:pPr>
      <w:r>
        <w:lastRenderedPageBreak/>
        <w:t xml:space="preserve">AWS </w:t>
      </w:r>
      <w:ins w:id="224" w:author="Arya" w:date="2025-02-27T15:12:00Z" w16du:dateUtc="2025-02-27T09:42:00Z">
        <w:r w:rsidR="00A75135">
          <w:t>c</w:t>
        </w:r>
      </w:ins>
      <w:del w:id="225" w:author="Arya" w:date="2025-02-27T15:12:00Z" w16du:dateUtc="2025-02-27T09:42:00Z">
        <w:r w:rsidDel="00A75135">
          <w:delText>C</w:delText>
        </w:r>
      </w:del>
      <w:r>
        <w:t xml:space="preserve">ontrol </w:t>
      </w:r>
      <w:ins w:id="226" w:author="Arya" w:date="2025-02-27T15:12:00Z" w16du:dateUtc="2025-02-27T09:42:00Z">
        <w:r w:rsidR="00A75135">
          <w:t>t</w:t>
        </w:r>
      </w:ins>
      <w:del w:id="227" w:author="Arya" w:date="2025-02-27T15:12:00Z" w16du:dateUtc="2025-02-27T09:42:00Z">
        <w:r w:rsidDel="00A75135">
          <w:delText>T</w:delText>
        </w:r>
      </w:del>
      <w:r>
        <w:t xml:space="preserve">ower  </w:t>
      </w:r>
    </w:p>
    <w:p w14:paraId="33C4C1DB" w14:textId="77777777" w:rsidR="00F73ABD" w:rsidDel="00062BEB" w:rsidRDefault="00000000" w:rsidP="007524B3">
      <w:pPr>
        <w:pStyle w:val="NormalBPBHEB"/>
        <w:rPr>
          <w:del w:id="228" w:author="Arya" w:date="2025-02-27T15:13:00Z" w16du:dateUtc="2025-02-27T09:43:00Z"/>
        </w:rPr>
      </w:pPr>
      <w:r>
        <w:t>AWS Control Tower simplifies the management of multiple AWS accounts by providing a centralized service that automates account setup, enforces policies, and ensures compliance.</w:t>
      </w:r>
    </w:p>
    <w:p w14:paraId="1E4DBAC3" w14:textId="77777777" w:rsidR="00F73ABD" w:rsidRDefault="00F73ABD" w:rsidP="007524B3">
      <w:pPr>
        <w:pStyle w:val="NormalBPBHEB"/>
      </w:pPr>
    </w:p>
    <w:p w14:paraId="27029A44" w14:textId="5BE5DEA1" w:rsidR="00F73ABD" w:rsidRDefault="00000000">
      <w:pPr>
        <w:pStyle w:val="Heading3BPBHEB"/>
        <w:pPrChange w:id="229" w:author="Arya" w:date="2025-02-27T15:13:00Z" w16du:dateUtc="2025-02-27T09:43:00Z">
          <w:pPr>
            <w:pStyle w:val="Heading2"/>
          </w:pPr>
        </w:pPrChange>
      </w:pPr>
      <w:r>
        <w:t xml:space="preserve">Key </w:t>
      </w:r>
      <w:ins w:id="230" w:author="Arya" w:date="2025-02-27T15:13:00Z" w16du:dateUtc="2025-02-27T09:43:00Z">
        <w:r w:rsidR="001D0AF4">
          <w:t>f</w:t>
        </w:r>
      </w:ins>
      <w:del w:id="231" w:author="Arya" w:date="2025-02-27T15:13:00Z" w16du:dateUtc="2025-02-27T09:43:00Z">
        <w:r w:rsidDel="001D0AF4">
          <w:delText>F</w:delText>
        </w:r>
      </w:del>
      <w:r>
        <w:t xml:space="preserve">eatures  </w:t>
      </w:r>
    </w:p>
    <w:p w14:paraId="29E4EADC" w14:textId="77777777" w:rsidR="00F73ABD" w:rsidRDefault="00000000" w:rsidP="007524B3">
      <w:pPr>
        <w:pStyle w:val="NormalBPBHEB"/>
      </w:pPr>
      <w:r>
        <w:t>It offers an automated Landing Zone for multi-account setups, Service Control Policies (SCPs) for security guideline enforcement, and pre-configured guardrails for compliance management.</w:t>
      </w:r>
    </w:p>
    <w:p w14:paraId="42DCD6D0" w14:textId="0A152C2F" w:rsidR="00F73ABD" w:rsidRDefault="00000000">
      <w:pPr>
        <w:pStyle w:val="Heading3BPBHEB"/>
        <w:pPrChange w:id="232" w:author="Arya" w:date="2025-02-27T15:16:00Z" w16du:dateUtc="2025-02-27T09:46:00Z">
          <w:pPr>
            <w:pStyle w:val="Heading2"/>
          </w:pPr>
        </w:pPrChange>
      </w:pPr>
      <w:r>
        <w:t xml:space="preserve">Integration with AWS </w:t>
      </w:r>
      <w:ins w:id="233" w:author="Arya" w:date="2025-02-27T15:16:00Z" w16du:dateUtc="2025-02-27T09:46:00Z">
        <w:r w:rsidR="0073252D">
          <w:t>s</w:t>
        </w:r>
      </w:ins>
      <w:del w:id="234" w:author="Arya" w:date="2025-02-27T15:16:00Z" w16du:dateUtc="2025-02-27T09:46:00Z">
        <w:r w:rsidDel="0073252D">
          <w:delText>S</w:delText>
        </w:r>
      </w:del>
      <w:r>
        <w:t xml:space="preserve">ervices  </w:t>
      </w:r>
    </w:p>
    <w:p w14:paraId="2D29D277" w14:textId="77777777" w:rsidR="00F73ABD" w:rsidRDefault="00000000" w:rsidP="007524B3">
      <w:pPr>
        <w:pStyle w:val="NormalBPBHEB"/>
      </w:pPr>
      <w:r>
        <w:t>AWS Control Tower integrates with AWS Organizations for central governance, AWS Single Sign-On for user authentication, and AWS Security Hub for security compliance monitoring.</w:t>
      </w:r>
    </w:p>
    <w:p w14:paraId="030427C6" w14:textId="43B87902" w:rsidR="00F73ABD" w:rsidRDefault="00000000">
      <w:pPr>
        <w:pStyle w:val="Heading3BPBHEB"/>
        <w:pPrChange w:id="235" w:author="Arya" w:date="2025-02-27T15:16:00Z" w16du:dateUtc="2025-02-27T09:46:00Z">
          <w:pPr>
            <w:pStyle w:val="Heading2"/>
          </w:pPr>
        </w:pPrChange>
      </w:pPr>
      <w:r>
        <w:t xml:space="preserve">Deployment </w:t>
      </w:r>
      <w:ins w:id="236" w:author="Arya" w:date="2025-02-27T15:16:00Z" w16du:dateUtc="2025-02-27T09:46:00Z">
        <w:r w:rsidR="006B6F77">
          <w:t>s</w:t>
        </w:r>
      </w:ins>
      <w:del w:id="237" w:author="Arya" w:date="2025-02-27T15:16:00Z" w16du:dateUtc="2025-02-27T09:46:00Z">
        <w:r w:rsidDel="006B6F77">
          <w:delText>S</w:delText>
        </w:r>
      </w:del>
      <w:r>
        <w:t>trategies</w:t>
      </w:r>
    </w:p>
    <w:p w14:paraId="51767D5E" w14:textId="77777777" w:rsidR="00F73ABD" w:rsidRDefault="00000000" w:rsidP="006B6F77">
      <w:pPr>
        <w:pStyle w:val="NormalBPBHEB"/>
      </w:pPr>
      <w:r>
        <w:t>Leverage the Account Factory to automate new account creation, customize SCPs to fit internal policies, and integrate tools like AWS Config for ongoing compliance validation, enhancing overall governance.</w:t>
      </w:r>
    </w:p>
    <w:p w14:paraId="27D21E8F" w14:textId="25113601" w:rsidR="00F73ABD" w:rsidRPr="007E2717" w:rsidRDefault="00000000">
      <w:pPr>
        <w:pStyle w:val="Heading3BPBHEB"/>
        <w:pPrChange w:id="238" w:author="Arya" w:date="2025-02-27T15:16:00Z" w16du:dateUtc="2025-02-27T09:46:00Z">
          <w:pPr>
            <w:pStyle w:val="Heading2"/>
          </w:pPr>
        </w:pPrChange>
      </w:pPr>
      <w:r>
        <w:t xml:space="preserve">Use </w:t>
      </w:r>
      <w:ins w:id="239" w:author="Arya" w:date="2025-02-27T15:16:00Z" w16du:dateUtc="2025-02-27T09:46:00Z">
        <w:r w:rsidR="006B6F77">
          <w:t>c</w:t>
        </w:r>
      </w:ins>
      <w:del w:id="240" w:author="Arya" w:date="2025-02-27T15:16:00Z" w16du:dateUtc="2025-02-27T09:46:00Z">
        <w:r w:rsidDel="006B6F77">
          <w:delText>C</w:delText>
        </w:r>
      </w:del>
      <w:r>
        <w:t>ases</w:t>
      </w:r>
    </w:p>
    <w:p w14:paraId="42EB24A6" w14:textId="77777777" w:rsidR="00F73ABD" w:rsidRDefault="00000000" w:rsidP="006B6F77">
      <w:pPr>
        <w:pStyle w:val="NormalBPBHEB"/>
      </w:pPr>
      <w:r>
        <w:t>AWS Control Tower helps organizations manage complex multi-account environments by ensuring centralized compliance, enforcing security, and streamlining account provisioning. It enables scaling operations while maintaining regulatory alignment and best security practices.</w:t>
      </w:r>
    </w:p>
    <w:p w14:paraId="0F712BD1" w14:textId="50246B10" w:rsidR="00F73ABD" w:rsidRPr="007E2717" w:rsidRDefault="00000000">
      <w:pPr>
        <w:pStyle w:val="Heading3BPBHEB"/>
        <w:pPrChange w:id="241" w:author="Arya" w:date="2025-02-27T15:17:00Z" w16du:dateUtc="2025-02-27T09:47:00Z">
          <w:pPr>
            <w:pStyle w:val="Heading2"/>
          </w:pPr>
        </w:pPrChange>
      </w:pPr>
      <w:r>
        <w:t xml:space="preserve">Business </w:t>
      </w:r>
      <w:ins w:id="242" w:author="Arya" w:date="2025-02-27T15:17:00Z" w16du:dateUtc="2025-02-27T09:47:00Z">
        <w:r w:rsidR="006B6F77">
          <w:t>i</w:t>
        </w:r>
      </w:ins>
      <w:del w:id="243" w:author="Arya" w:date="2025-02-27T15:17:00Z" w16du:dateUtc="2025-02-27T09:47:00Z">
        <w:r w:rsidDel="006B6F77">
          <w:delText>I</w:delText>
        </w:r>
      </w:del>
      <w:r>
        <w:t xml:space="preserve">mplications  </w:t>
      </w:r>
    </w:p>
    <w:p w14:paraId="03AAB7D0" w14:textId="77777777" w:rsidR="00F73ABD" w:rsidRDefault="00000000" w:rsidP="007524B3">
      <w:pPr>
        <w:pStyle w:val="NormalBPBHEB"/>
      </w:pPr>
      <w:r>
        <w:t>Deploying AWS Control Tower improves governance, enhances security, and boosts operational efficiency. Its centralized management reduces complexity, allowing organizations to focus on innovation and growth.</w:t>
      </w:r>
    </w:p>
    <w:p w14:paraId="63E3DC6E" w14:textId="323F6977" w:rsidR="00F73ABD" w:rsidRDefault="00000000">
      <w:pPr>
        <w:pStyle w:val="Heading2BPBHEB"/>
        <w:pPrChange w:id="244" w:author="Arya" w:date="2025-02-27T15:17:00Z" w16du:dateUtc="2025-02-27T09:47:00Z">
          <w:pPr>
            <w:pStyle w:val="Heading1"/>
          </w:pPr>
        </w:pPrChange>
      </w:pPr>
      <w:r>
        <w:t xml:space="preserve">AWS Distro for OpenTelemetry  </w:t>
      </w:r>
    </w:p>
    <w:p w14:paraId="378C5D00" w14:textId="77777777" w:rsidR="00F73ABD" w:rsidRDefault="00000000" w:rsidP="006B6F77">
      <w:pPr>
        <w:pStyle w:val="NormalBPBHEB"/>
      </w:pPr>
      <w:r w:rsidRPr="006B6F77">
        <w:rPr>
          <w:b/>
          <w:bCs/>
          <w:rPrChange w:id="245" w:author="Arya" w:date="2025-02-27T15:17:00Z" w16du:dateUtc="2025-02-27T09:47:00Z">
            <w:rPr/>
          </w:rPrChange>
        </w:rPr>
        <w:t>AWS Distro for OpenTelemetry</w:t>
      </w:r>
      <w:r>
        <w:t xml:space="preserve"> (</w:t>
      </w:r>
      <w:r w:rsidRPr="006B6F77">
        <w:rPr>
          <w:b/>
          <w:bCs/>
          <w:rPrChange w:id="246" w:author="Arya" w:date="2025-02-27T15:17:00Z" w16du:dateUtc="2025-02-27T09:47:00Z">
            <w:rPr/>
          </w:rPrChange>
        </w:rPr>
        <w:t>ADOT</w:t>
      </w:r>
      <w:r>
        <w:t>) is essential for gaining visibility into distributed systems' performance. It standardizes observability data collection, providing real-time insights into application behavior and infrastructure performance.</w:t>
      </w:r>
    </w:p>
    <w:p w14:paraId="7653B623" w14:textId="77777777" w:rsidR="00F73ABD" w:rsidRDefault="00000000" w:rsidP="006B6F77">
      <w:pPr>
        <w:pStyle w:val="NormalBPBHEB"/>
      </w:pPr>
      <w:r>
        <w:t>ADOT is an open-source version of the OpenTelemetry project, designed for cloud-native environments. It generates, collects, and correlates traces and metrics, offering insights into application interactions.</w:t>
      </w:r>
    </w:p>
    <w:p w14:paraId="2680E515" w14:textId="5DA22DFB" w:rsidR="00F73ABD" w:rsidRDefault="00000000">
      <w:pPr>
        <w:pStyle w:val="Heading3BPBHEB"/>
        <w:pPrChange w:id="247" w:author="Arya" w:date="2025-02-27T15:17:00Z" w16du:dateUtc="2025-02-27T09:47:00Z">
          <w:pPr>
            <w:pStyle w:val="Heading2"/>
          </w:pPr>
        </w:pPrChange>
      </w:pPr>
      <w:r>
        <w:t xml:space="preserve">Key </w:t>
      </w:r>
      <w:ins w:id="248" w:author="Arya" w:date="2025-02-27T15:17:00Z" w16du:dateUtc="2025-02-27T09:47:00Z">
        <w:r w:rsidR="006B6F77">
          <w:t>f</w:t>
        </w:r>
      </w:ins>
      <w:del w:id="249" w:author="Arya" w:date="2025-02-27T15:17:00Z" w16du:dateUtc="2025-02-27T09:47:00Z">
        <w:r w:rsidDel="006B6F77">
          <w:delText>F</w:delText>
        </w:r>
      </w:del>
      <w:r>
        <w:t xml:space="preserve">eatures  </w:t>
      </w:r>
    </w:p>
    <w:p w14:paraId="0E2FE73A" w14:textId="3EC1937F" w:rsidR="00F73ABD" w:rsidRDefault="00000000" w:rsidP="006B6F77">
      <w:pPr>
        <w:pStyle w:val="NormalBPBHEB"/>
      </w:pPr>
      <w:r>
        <w:t>ADOT supports application tracing and metric collection across various programming languages and integrates with OpenTelemetry SDKs. The OpenTelemetry Collector aggregates, processes, and forwards telemetry data.</w:t>
      </w:r>
    </w:p>
    <w:p w14:paraId="5EC65983" w14:textId="5233602C" w:rsidR="00F73ABD" w:rsidRDefault="00000000">
      <w:pPr>
        <w:pStyle w:val="Heading3BPBHEB"/>
        <w:pPrChange w:id="250" w:author="Arya" w:date="2025-02-27T15:18:00Z" w16du:dateUtc="2025-02-27T09:48:00Z">
          <w:pPr>
            <w:pStyle w:val="NormalBPBHEB"/>
          </w:pPr>
        </w:pPrChange>
      </w:pPr>
      <w:r>
        <w:lastRenderedPageBreak/>
        <w:t xml:space="preserve">Integration with AWS </w:t>
      </w:r>
      <w:ins w:id="251" w:author="Arya" w:date="2025-02-27T15:17:00Z" w16du:dateUtc="2025-02-27T09:47:00Z">
        <w:r w:rsidR="006B6F77">
          <w:t>s</w:t>
        </w:r>
      </w:ins>
      <w:del w:id="252" w:author="Arya" w:date="2025-02-27T15:17:00Z" w16du:dateUtc="2025-02-27T09:47:00Z">
        <w:r w:rsidDel="006B6F77">
          <w:delText>S</w:delText>
        </w:r>
      </w:del>
      <w:r>
        <w:t xml:space="preserve">ervices </w:t>
      </w:r>
    </w:p>
    <w:p w14:paraId="7A64CE54" w14:textId="77777777" w:rsidR="00F73ABD" w:rsidRDefault="00000000" w:rsidP="006B6F77">
      <w:pPr>
        <w:pStyle w:val="NormalBPBHEB"/>
      </w:pPr>
      <w:r>
        <w:t>ADOT integrates with AWS X-Ray for distributed tracing, Amazon CloudWatch for metrics, and AWS Lambda for serverless a monitoring. This unified solution enhances performance diagnostics and troubleshooting, giving businesses comprehensive insights into their AWS workloads.</w:t>
      </w:r>
    </w:p>
    <w:p w14:paraId="753BD473" w14:textId="75AAA4F4" w:rsidR="00F73ABD" w:rsidRDefault="00000000">
      <w:pPr>
        <w:pStyle w:val="Heading3BPBHEB"/>
        <w:pPrChange w:id="253" w:author="Arya" w:date="2025-02-27T15:18:00Z" w16du:dateUtc="2025-02-27T09:48:00Z">
          <w:pPr>
            <w:pStyle w:val="NormalBPBHEB"/>
          </w:pPr>
        </w:pPrChange>
      </w:pPr>
      <w:r>
        <w:t xml:space="preserve">Deployment </w:t>
      </w:r>
      <w:ins w:id="254" w:author="Arya" w:date="2025-02-27T15:18:00Z" w16du:dateUtc="2025-02-27T09:48:00Z">
        <w:r w:rsidR="00D46858">
          <w:t>s</w:t>
        </w:r>
      </w:ins>
      <w:del w:id="255" w:author="Arya" w:date="2025-02-27T15:18:00Z" w16du:dateUtc="2025-02-27T09:48:00Z">
        <w:r w:rsidDel="00D46858">
          <w:delText>S</w:delText>
        </w:r>
      </w:del>
      <w:r>
        <w:t>trategies</w:t>
      </w:r>
    </w:p>
    <w:p w14:paraId="135237D1" w14:textId="77777777" w:rsidR="00F73ABD" w:rsidRDefault="00000000" w:rsidP="006B6F77">
      <w:pPr>
        <w:pStyle w:val="NormalBPBHEB"/>
      </w:pPr>
      <w:r>
        <w:t>Organizations should use ADOT with existing monitoring frameworks to track distributed transactions and identify latency issues. Establishing clear observability goals and optimizing tracing configurations will enhance effectiveness.</w:t>
      </w:r>
    </w:p>
    <w:p w14:paraId="69F4C19B" w14:textId="1F1B6E58" w:rsidR="00F73ABD" w:rsidRDefault="00000000">
      <w:pPr>
        <w:pStyle w:val="Heading3BPBHEB"/>
        <w:pPrChange w:id="256" w:author="Arya" w:date="2025-02-27T15:18:00Z" w16du:dateUtc="2025-02-27T09:48:00Z">
          <w:pPr>
            <w:pStyle w:val="NormalBPBHEB"/>
          </w:pPr>
        </w:pPrChange>
      </w:pPr>
      <w:r>
        <w:t xml:space="preserve">Common </w:t>
      </w:r>
      <w:ins w:id="257" w:author="Arya" w:date="2025-02-27T15:18:00Z" w16du:dateUtc="2025-02-27T09:48:00Z">
        <w:r w:rsidR="006B6F77">
          <w:t>u</w:t>
        </w:r>
      </w:ins>
      <w:del w:id="258" w:author="Arya" w:date="2025-02-27T15:18:00Z" w16du:dateUtc="2025-02-27T09:48:00Z">
        <w:r w:rsidDel="006B6F77">
          <w:delText>U</w:delText>
        </w:r>
      </w:del>
      <w:r>
        <w:t xml:space="preserve">se </w:t>
      </w:r>
      <w:ins w:id="259" w:author="Arya" w:date="2025-02-27T15:18:00Z" w16du:dateUtc="2025-02-27T09:48:00Z">
        <w:r w:rsidR="006B6F77">
          <w:t>c</w:t>
        </w:r>
      </w:ins>
      <w:del w:id="260" w:author="Arya" w:date="2025-02-27T15:18:00Z" w16du:dateUtc="2025-02-27T09:48:00Z">
        <w:r w:rsidDel="006B6F77">
          <w:delText>C</w:delText>
        </w:r>
      </w:del>
      <w:r>
        <w:t xml:space="preserve">ases </w:t>
      </w:r>
    </w:p>
    <w:p w14:paraId="6DB4412E" w14:textId="77777777" w:rsidR="00F73ABD" w:rsidRDefault="00000000" w:rsidP="007524B3">
      <w:pPr>
        <w:pStyle w:val="NormalBPBHEB"/>
      </w:pPr>
      <w:r>
        <w:t>Typical use cases for ADOT include application performance monitoring, real-time analytics for microservices, and improved DevOps workflows. By adopting OpenTelemetry, organizations can monitor request flows, detect anomalies, and proactively resolve issues to improve user experience.</w:t>
      </w:r>
    </w:p>
    <w:p w14:paraId="18CEB650" w14:textId="41913FB2" w:rsidR="00F73ABD" w:rsidRDefault="00000000">
      <w:pPr>
        <w:pStyle w:val="Heading3BPBHEB"/>
        <w:pPrChange w:id="261" w:author="Arya" w:date="2025-02-27T15:18:00Z" w16du:dateUtc="2025-02-27T09:48:00Z">
          <w:pPr>
            <w:pStyle w:val="NormalBPBHEB"/>
          </w:pPr>
        </w:pPrChange>
      </w:pPr>
      <w:r>
        <w:t xml:space="preserve">Business </w:t>
      </w:r>
      <w:ins w:id="262" w:author="Arya" w:date="2025-02-27T15:18:00Z" w16du:dateUtc="2025-02-27T09:48:00Z">
        <w:r w:rsidR="00D46858">
          <w:t>i</w:t>
        </w:r>
      </w:ins>
      <w:del w:id="263" w:author="Arya" w:date="2025-02-27T15:18:00Z" w16du:dateUtc="2025-02-27T09:48:00Z">
        <w:r w:rsidDel="00D46858">
          <w:delText>I</w:delText>
        </w:r>
      </w:del>
      <w:r>
        <w:t xml:space="preserve">mplications  </w:t>
      </w:r>
    </w:p>
    <w:p w14:paraId="4D34ECBC" w14:textId="77777777" w:rsidR="00F73ABD" w:rsidRDefault="00000000" w:rsidP="007524B3">
      <w:pPr>
        <w:pStyle w:val="NormalBPBHEB"/>
      </w:pPr>
      <w:r>
        <w:t>Implementing AWS Distro for OpenTelemetry enhances observability and decision-making. Detailed performance insights enable organizations to address issues proactively, optimize resource usage, and improve user experience.</w:t>
      </w:r>
    </w:p>
    <w:p w14:paraId="54954B29" w14:textId="77777777" w:rsidR="00F73ABD" w:rsidRDefault="00000000" w:rsidP="007524B3">
      <w:pPr>
        <w:pStyle w:val="NormalBPBHEB"/>
      </w:pPr>
      <w:r>
        <w:t>ADOT standardizes observability practices across applications and services. Adopting open standards ensures compatibility with other tools, simplifying the management of distributed systems.</w:t>
      </w:r>
    </w:p>
    <w:p w14:paraId="5CFD9412" w14:textId="6D75D998" w:rsidR="00F73ABD" w:rsidRDefault="00000000">
      <w:pPr>
        <w:pStyle w:val="Heading2BPBHEB"/>
        <w:pPrChange w:id="264" w:author="Arya" w:date="2025-02-27T15:19:00Z" w16du:dateUtc="2025-02-27T09:49:00Z">
          <w:pPr>
            <w:pStyle w:val="Heading1"/>
          </w:pPr>
        </w:pPrChange>
      </w:pPr>
      <w:r>
        <w:t xml:space="preserve">AWS </w:t>
      </w:r>
      <w:ins w:id="265" w:author="Arya" w:date="2025-02-27T15:18:00Z" w16du:dateUtc="2025-02-27T09:48:00Z">
        <w:r w:rsidR="00D46858">
          <w:t>l</w:t>
        </w:r>
      </w:ins>
      <w:del w:id="266" w:author="Arya" w:date="2025-02-27T15:18:00Z" w16du:dateUtc="2025-02-27T09:48:00Z">
        <w:r w:rsidDel="00D46858">
          <w:delText>L</w:delText>
        </w:r>
      </w:del>
      <w:r>
        <w:t xml:space="preserve">aunch </w:t>
      </w:r>
      <w:ins w:id="267" w:author="Arya" w:date="2025-02-27T15:18:00Z" w16du:dateUtc="2025-02-27T09:48:00Z">
        <w:r w:rsidR="00D46858">
          <w:t>w</w:t>
        </w:r>
      </w:ins>
      <w:del w:id="268" w:author="Arya" w:date="2025-02-27T15:18:00Z" w16du:dateUtc="2025-02-27T09:48:00Z">
        <w:r w:rsidDel="00D46858">
          <w:delText>W</w:delText>
        </w:r>
      </w:del>
      <w:r>
        <w:t>izard</w:t>
      </w:r>
    </w:p>
    <w:p w14:paraId="639BAE45" w14:textId="77777777" w:rsidR="00F73ABD" w:rsidRDefault="00000000" w:rsidP="006E5D5F">
      <w:pPr>
        <w:pStyle w:val="NormalBPBHEB"/>
      </w:pPr>
      <w:r>
        <w:t>AWS Launch Wizard simplifies and automates application deployment on AWS, ensuring adherence to best practices for security, performance, and cost efficiency. It streamlines the provisioning of infrastructure, making it essential for effective cloud operations.</w:t>
      </w:r>
    </w:p>
    <w:p w14:paraId="5EEB7039" w14:textId="34435AD3" w:rsidR="00F73ABD" w:rsidRDefault="00000000">
      <w:pPr>
        <w:pStyle w:val="Heading3BPBHEB"/>
        <w:pPrChange w:id="269" w:author="Arya" w:date="2025-02-27T15:19:00Z" w16du:dateUtc="2025-02-27T09:49:00Z">
          <w:pPr>
            <w:pStyle w:val="Heading2"/>
          </w:pPr>
        </w:pPrChange>
      </w:pPr>
      <w:r>
        <w:t xml:space="preserve">Key </w:t>
      </w:r>
      <w:ins w:id="270" w:author="Arya" w:date="2025-02-27T15:19:00Z" w16du:dateUtc="2025-02-27T09:49:00Z">
        <w:r w:rsidR="003B552C">
          <w:t>f</w:t>
        </w:r>
      </w:ins>
      <w:del w:id="271" w:author="Arya" w:date="2025-02-27T15:19:00Z" w16du:dateUtc="2025-02-27T09:49:00Z">
        <w:r w:rsidDel="003B552C">
          <w:delText>F</w:delText>
        </w:r>
      </w:del>
      <w:r>
        <w:t>eatures</w:t>
      </w:r>
    </w:p>
    <w:p w14:paraId="0766CF3E" w14:textId="1EBA66C7" w:rsidR="00F73ABD" w:rsidRDefault="00000000">
      <w:pPr>
        <w:pStyle w:val="NormalBPBHEB"/>
        <w:numPr>
          <w:ilvl w:val="0"/>
          <w:numId w:val="217"/>
        </w:numPr>
        <w:pPrChange w:id="272" w:author="Arya" w:date="2025-02-27T15:20:00Z" w16du:dateUtc="2025-02-27T09:50:00Z">
          <w:pPr>
            <w:pStyle w:val="NormalBPBHEB"/>
          </w:pPr>
        </w:pPrChange>
      </w:pPr>
      <w:commentRangeStart w:id="273"/>
      <w:r w:rsidRPr="006E5D5F">
        <w:rPr>
          <w:b/>
          <w:bCs/>
          <w:rPrChange w:id="274" w:author="Arya" w:date="2025-02-27T15:20:00Z" w16du:dateUtc="2025-02-27T09:50:00Z">
            <w:rPr/>
          </w:rPrChange>
        </w:rPr>
        <w:t xml:space="preserve">Guided </w:t>
      </w:r>
      <w:ins w:id="275" w:author="Arya" w:date="2025-02-27T15:19:00Z" w16du:dateUtc="2025-02-27T09:49:00Z">
        <w:r w:rsidR="006E5D5F" w:rsidRPr="006E5D5F">
          <w:rPr>
            <w:b/>
            <w:bCs/>
            <w:rPrChange w:id="276" w:author="Arya" w:date="2025-02-27T15:20:00Z" w16du:dateUtc="2025-02-27T09:50:00Z">
              <w:rPr/>
            </w:rPrChange>
          </w:rPr>
          <w:t>w</w:t>
        </w:r>
      </w:ins>
      <w:del w:id="277" w:author="Arya" w:date="2025-02-27T15:19:00Z" w16du:dateUtc="2025-02-27T09:49:00Z">
        <w:r w:rsidRPr="006E5D5F" w:rsidDel="006E5D5F">
          <w:rPr>
            <w:b/>
            <w:bCs/>
            <w:rPrChange w:id="278" w:author="Arya" w:date="2025-02-27T15:20:00Z" w16du:dateUtc="2025-02-27T09:50:00Z">
              <w:rPr/>
            </w:rPrChange>
          </w:rPr>
          <w:delText>W</w:delText>
        </w:r>
      </w:del>
      <w:r w:rsidRPr="006E5D5F">
        <w:rPr>
          <w:b/>
          <w:bCs/>
          <w:rPrChange w:id="279" w:author="Arya" w:date="2025-02-27T15:20:00Z" w16du:dateUtc="2025-02-27T09:50:00Z">
            <w:rPr/>
          </w:rPrChange>
        </w:rPr>
        <w:t>orkflows</w:t>
      </w:r>
      <w:commentRangeStart w:id="280"/>
      <w:r w:rsidRPr="006E5D5F">
        <w:rPr>
          <w:b/>
          <w:bCs/>
          <w:rPrChange w:id="281" w:author="Arya" w:date="2025-02-27T15:20:00Z" w16du:dateUtc="2025-02-27T09:50:00Z">
            <w:rPr/>
          </w:rPrChange>
        </w:rPr>
        <w:t>**:</w:t>
      </w:r>
      <w:commentRangeEnd w:id="280"/>
      <w:r w:rsidR="006E5D5F" w:rsidRPr="006E5D5F">
        <w:rPr>
          <w:rStyle w:val="CommentReference"/>
          <w:rFonts w:asciiTheme="minorHAnsi" w:eastAsiaTheme="minorHAnsi" w:hAnsiTheme="minorHAnsi" w:cstheme="minorBidi"/>
          <w:b/>
          <w:bCs/>
          <w:rPrChange w:id="282" w:author="Arya" w:date="2025-02-27T15:20:00Z" w16du:dateUtc="2025-02-27T09:50:00Z">
            <w:rPr>
              <w:rStyle w:val="CommentReference"/>
              <w:rFonts w:asciiTheme="minorHAnsi" w:eastAsiaTheme="minorHAnsi" w:hAnsiTheme="minorHAnsi" w:cstheme="minorBidi"/>
            </w:rPr>
          </w:rPrChange>
        </w:rPr>
        <w:commentReference w:id="280"/>
      </w:r>
      <w:r>
        <w:t xml:space="preserve"> </w:t>
      </w:r>
      <w:commentRangeEnd w:id="273"/>
      <w:r w:rsidR="006E5D5F">
        <w:rPr>
          <w:rStyle w:val="CommentReference"/>
          <w:rFonts w:asciiTheme="minorHAnsi" w:eastAsiaTheme="minorHAnsi" w:hAnsiTheme="minorHAnsi" w:cstheme="minorBidi"/>
        </w:rPr>
        <w:commentReference w:id="273"/>
      </w:r>
      <w:r>
        <w:t>Offers workflows for deploying Microsoft SQL Server, SAP, and other enterprise applications.</w:t>
      </w:r>
    </w:p>
    <w:p w14:paraId="0E292DB5" w14:textId="65E0594B" w:rsidR="00F73ABD" w:rsidRDefault="00000000">
      <w:pPr>
        <w:pStyle w:val="NormalBPBHEB"/>
        <w:numPr>
          <w:ilvl w:val="0"/>
          <w:numId w:val="217"/>
        </w:numPr>
        <w:pPrChange w:id="283" w:author="Arya" w:date="2025-02-27T15:20:00Z" w16du:dateUtc="2025-02-27T09:50:00Z">
          <w:pPr>
            <w:pStyle w:val="NormalBPBHEB"/>
          </w:pPr>
        </w:pPrChange>
      </w:pPr>
      <w:r w:rsidRPr="006E5D5F">
        <w:rPr>
          <w:b/>
          <w:bCs/>
          <w:rPrChange w:id="284" w:author="Arya" w:date="2025-02-27T15:20:00Z" w16du:dateUtc="2025-02-27T09:50:00Z">
            <w:rPr/>
          </w:rPrChange>
        </w:rPr>
        <w:t>Automation**:</w:t>
      </w:r>
      <w:r>
        <w:t xml:space="preserve"> Automates infrastructure sizing, configuration, and provisioning to reduce complexity and optimize deployments.</w:t>
      </w:r>
    </w:p>
    <w:p w14:paraId="783ED2AE" w14:textId="30F333FB" w:rsidR="00F73ABD" w:rsidRDefault="00000000">
      <w:pPr>
        <w:pStyle w:val="Heading3BPBHEB"/>
        <w:pPrChange w:id="285" w:author="Arya" w:date="2025-02-27T15:20:00Z" w16du:dateUtc="2025-02-27T09:50:00Z">
          <w:pPr>
            <w:pStyle w:val="Heading2"/>
          </w:pPr>
        </w:pPrChange>
      </w:pPr>
      <w:r>
        <w:t xml:space="preserve">Integration with AWS </w:t>
      </w:r>
      <w:ins w:id="286" w:author="Arya" w:date="2025-02-27T15:19:00Z" w16du:dateUtc="2025-02-27T09:49:00Z">
        <w:r w:rsidR="006E5D5F">
          <w:t>s</w:t>
        </w:r>
      </w:ins>
      <w:del w:id="287" w:author="Arya" w:date="2025-02-27T15:19:00Z" w16du:dateUtc="2025-02-27T09:49:00Z">
        <w:r w:rsidDel="006E5D5F">
          <w:delText>S</w:delText>
        </w:r>
      </w:del>
      <w:r>
        <w:t>ervices</w:t>
      </w:r>
    </w:p>
    <w:p w14:paraId="1D2567AE" w14:textId="77777777" w:rsidR="00F73ABD" w:rsidDel="006E5D5F" w:rsidRDefault="00F73ABD">
      <w:pPr>
        <w:pStyle w:val="NormalBPBHEB"/>
        <w:rPr>
          <w:del w:id="288" w:author="Arya" w:date="2025-02-27T15:20:00Z" w16du:dateUtc="2025-02-27T09:50:00Z"/>
        </w:rPr>
      </w:pPr>
    </w:p>
    <w:p w14:paraId="3F074B76" w14:textId="77777777" w:rsidR="00F73ABD" w:rsidRDefault="00000000" w:rsidP="006E5D5F">
      <w:pPr>
        <w:pStyle w:val="NormalBPBHEB"/>
      </w:pPr>
      <w:r>
        <w:t>Integrates with AWS CloudFormation for customization, AWS Systems Manager for operational management, and AWS IAM for role-based access control. This integration creates a comprehensive strategy for efficient application infrastructure management.</w:t>
      </w:r>
    </w:p>
    <w:p w14:paraId="5317CA73" w14:textId="673EB1B3" w:rsidR="00F73ABD" w:rsidRDefault="00000000">
      <w:pPr>
        <w:pStyle w:val="Heading3BPBHEB"/>
        <w:pPrChange w:id="289" w:author="Arya" w:date="2025-02-27T15:20:00Z" w16du:dateUtc="2025-02-27T09:50:00Z">
          <w:pPr>
            <w:pStyle w:val="Heading2"/>
          </w:pPr>
        </w:pPrChange>
      </w:pPr>
      <w:r>
        <w:lastRenderedPageBreak/>
        <w:t xml:space="preserve">Deployment </w:t>
      </w:r>
      <w:ins w:id="290" w:author="Arya" w:date="2025-02-27T15:20:00Z" w16du:dateUtc="2025-02-27T09:50:00Z">
        <w:r w:rsidR="006E5D5F">
          <w:t>s</w:t>
        </w:r>
      </w:ins>
      <w:del w:id="291" w:author="Arya" w:date="2025-02-27T15:20:00Z" w16du:dateUtc="2025-02-27T09:50:00Z">
        <w:r w:rsidDel="006E5D5F">
          <w:delText>S</w:delText>
        </w:r>
      </w:del>
      <w:r>
        <w:t>trategies</w:t>
      </w:r>
    </w:p>
    <w:p w14:paraId="70531651" w14:textId="77777777" w:rsidR="00F73ABD" w:rsidRDefault="00000000" w:rsidP="006E5D5F">
      <w:pPr>
        <w:pStyle w:val="NormalBPBHEB"/>
      </w:pPr>
      <w:r>
        <w:t>Organizations should use AWS Launch Wizard for structured deployments. Custom deployment parameters can align with security policies, and monitoring solutions can further enhance outcomes.</w:t>
      </w:r>
    </w:p>
    <w:p w14:paraId="203817B8" w14:textId="5F57D769" w:rsidR="00F73ABD" w:rsidRDefault="00000000">
      <w:pPr>
        <w:pStyle w:val="Heading3BPBHEB"/>
        <w:pPrChange w:id="292" w:author="Arya" w:date="2025-02-27T15:21:00Z" w16du:dateUtc="2025-02-27T09:51:00Z">
          <w:pPr>
            <w:pStyle w:val="Heading2"/>
          </w:pPr>
        </w:pPrChange>
      </w:pPr>
      <w:r>
        <w:t xml:space="preserve">Use </w:t>
      </w:r>
      <w:ins w:id="293" w:author="Arya" w:date="2025-02-27T15:21:00Z" w16du:dateUtc="2025-02-27T09:51:00Z">
        <w:r w:rsidR="006E5D5F">
          <w:t>c</w:t>
        </w:r>
      </w:ins>
      <w:del w:id="294" w:author="Arya" w:date="2025-02-27T15:21:00Z" w16du:dateUtc="2025-02-27T09:51:00Z">
        <w:r w:rsidDel="006E5D5F">
          <w:delText>C</w:delText>
        </w:r>
      </w:del>
      <w:r>
        <w:t>ases</w:t>
      </w:r>
    </w:p>
    <w:p w14:paraId="530F2258" w14:textId="77777777" w:rsidR="00F73ABD" w:rsidRDefault="00000000" w:rsidP="007524B3">
      <w:pPr>
        <w:pStyle w:val="NormalBPBHEB"/>
      </w:pPr>
      <w:r>
        <w:t>AWS Launch Wizard is ideal for deploying database-driven applications and SAP environments. It accelerates rollout while ensuring scalability, resilience, and compliance.</w:t>
      </w:r>
    </w:p>
    <w:p w14:paraId="158204E1" w14:textId="7369D827" w:rsidR="00F73ABD" w:rsidRPr="003950AC" w:rsidRDefault="00000000">
      <w:pPr>
        <w:pStyle w:val="Heading3BPBHEB"/>
        <w:pPrChange w:id="295" w:author="Arya" w:date="2025-02-27T15:21:00Z" w16du:dateUtc="2025-02-27T09:51:00Z">
          <w:pPr>
            <w:pStyle w:val="Heading2"/>
          </w:pPr>
        </w:pPrChange>
      </w:pPr>
      <w:r>
        <w:t xml:space="preserve">Business </w:t>
      </w:r>
      <w:ins w:id="296" w:author="Arya" w:date="2025-02-27T15:21:00Z" w16du:dateUtc="2025-02-27T09:51:00Z">
        <w:r w:rsidR="006E5D5F">
          <w:t>i</w:t>
        </w:r>
      </w:ins>
      <w:del w:id="297" w:author="Arya" w:date="2025-02-27T15:21:00Z" w16du:dateUtc="2025-02-27T09:51:00Z">
        <w:r w:rsidDel="006E5D5F">
          <w:delText>I</w:delText>
        </w:r>
      </w:del>
      <w:r>
        <w:t>mplications</w:t>
      </w:r>
    </w:p>
    <w:p w14:paraId="3A7E36EC" w14:textId="77777777" w:rsidR="00F73ABD" w:rsidRDefault="00000000" w:rsidP="007524B3">
      <w:pPr>
        <w:pStyle w:val="NormalBPBHEB"/>
      </w:pPr>
      <w:r>
        <w:t>Adopting AWS Launch Wizard results in significant time and resource savings. Automation minimizes deployment errors, speeds up time-to-market, and allows IT teams to focus on strategic initiatives.</w:t>
      </w:r>
    </w:p>
    <w:p w14:paraId="061838FD" w14:textId="464BC31A" w:rsidR="00F73ABD" w:rsidRDefault="00000000">
      <w:pPr>
        <w:pStyle w:val="Heading2BPBHEB"/>
        <w:pPrChange w:id="298" w:author="Arya" w:date="2025-02-27T15:21:00Z" w16du:dateUtc="2025-02-27T09:51:00Z">
          <w:pPr>
            <w:pStyle w:val="Heading1"/>
          </w:pPr>
        </w:pPrChange>
      </w:pPr>
      <w:commentRangeStart w:id="299"/>
      <w:r>
        <w:t xml:space="preserve">AWS CloudTrail: Enhancing </w:t>
      </w:r>
      <w:r w:rsidR="006E5D5F">
        <w:t>visibility and security</w:t>
      </w:r>
      <w:commentRangeEnd w:id="299"/>
      <w:r w:rsidR="00534070">
        <w:rPr>
          <w:rStyle w:val="CommentReference"/>
          <w:rFonts w:asciiTheme="minorHAnsi" w:eastAsiaTheme="minorHAnsi" w:hAnsiTheme="minorHAnsi" w:cstheme="minorBidi"/>
          <w:b w:val="0"/>
          <w:color w:val="auto"/>
        </w:rPr>
        <w:commentReference w:id="299"/>
      </w:r>
    </w:p>
    <w:p w14:paraId="70375F02" w14:textId="77777777" w:rsidR="00F73ABD" w:rsidRDefault="00000000" w:rsidP="007524B3">
      <w:pPr>
        <w:pStyle w:val="NormalBPBHEB"/>
      </w:pPr>
      <w:r>
        <w:t>AWS CloudTrail provides essential logging and monitoring for AWS accounts, improving governance and compliance.</w:t>
      </w:r>
    </w:p>
    <w:p w14:paraId="43742B75" w14:textId="730B4675" w:rsidR="00F73ABD" w:rsidRPr="003950AC" w:rsidRDefault="00000000">
      <w:pPr>
        <w:pStyle w:val="Heading3BPBHEB"/>
        <w:pPrChange w:id="300" w:author="Arya" w:date="2025-02-27T15:24:00Z" w16du:dateUtc="2025-02-27T09:54:00Z">
          <w:pPr>
            <w:pStyle w:val="Heading2"/>
          </w:pPr>
        </w:pPrChange>
      </w:pPr>
      <w:r>
        <w:t>Overview</w:t>
      </w:r>
    </w:p>
    <w:p w14:paraId="43D89ED8" w14:textId="77777777" w:rsidR="00F73ABD" w:rsidRDefault="00000000" w:rsidP="007524B3">
      <w:pPr>
        <w:pStyle w:val="NormalBPBHEB"/>
      </w:pPr>
      <w:r>
        <w:t>CloudTrail records AWS API calls, capturing key information like the caller's identity, timestamps, and request parameters. This functionality supports operational and risk auditing for AWS accounts.</w:t>
      </w:r>
    </w:p>
    <w:p w14:paraId="430BFFD5" w14:textId="0047A0E3" w:rsidR="00F73ABD" w:rsidRPr="003950AC" w:rsidRDefault="00000000">
      <w:pPr>
        <w:pStyle w:val="Heading3BPBHEB"/>
        <w:pPrChange w:id="301" w:author="Arya" w:date="2025-02-27T15:24:00Z" w16du:dateUtc="2025-02-27T09:54:00Z">
          <w:pPr>
            <w:pStyle w:val="Heading2"/>
          </w:pPr>
        </w:pPrChange>
      </w:pPr>
      <w:r>
        <w:t xml:space="preserve">Key </w:t>
      </w:r>
      <w:ins w:id="302" w:author="Arya" w:date="2025-02-27T15:23:00Z" w16du:dateUtc="2025-02-27T09:53:00Z">
        <w:r w:rsidR="008E190A">
          <w:t>f</w:t>
        </w:r>
      </w:ins>
      <w:del w:id="303" w:author="Arya" w:date="2025-02-27T15:23:00Z" w16du:dateUtc="2025-02-27T09:53:00Z">
        <w:r w:rsidDel="008E190A">
          <w:delText>F</w:delText>
        </w:r>
      </w:del>
      <w:r>
        <w:t>eatures</w:t>
      </w:r>
    </w:p>
    <w:p w14:paraId="5D56BFC5" w14:textId="77777777" w:rsidR="00F73ABD" w:rsidRDefault="00000000" w:rsidP="007524B3">
      <w:pPr>
        <w:pStyle w:val="NormalBPBHEB"/>
      </w:pPr>
      <w:r>
        <w:t>CloudTrail offers a comprehensive view of account activity, recording changes to resources and identifying who made changes and when.</w:t>
      </w:r>
    </w:p>
    <w:p w14:paraId="18DF3FC6" w14:textId="05304D08" w:rsidR="00F73ABD" w:rsidRPr="003950AC" w:rsidDel="00C7786E" w:rsidRDefault="00000000">
      <w:pPr>
        <w:pStyle w:val="Heading3BPBHEB"/>
        <w:rPr>
          <w:del w:id="304" w:author="Arya" w:date="2025-02-27T15:24:00Z" w16du:dateUtc="2025-02-27T09:54:00Z"/>
        </w:rPr>
        <w:pPrChange w:id="305" w:author="Arya" w:date="2025-02-27T15:24:00Z" w16du:dateUtc="2025-02-27T09:54:00Z">
          <w:pPr>
            <w:pStyle w:val="Heading2"/>
          </w:pPr>
        </w:pPrChange>
      </w:pPr>
      <w:r>
        <w:t xml:space="preserve">Integration with AWS </w:t>
      </w:r>
      <w:ins w:id="306" w:author="Arya" w:date="2025-02-27T15:24:00Z" w16du:dateUtc="2025-02-27T09:54:00Z">
        <w:r w:rsidR="00C7786E">
          <w:t>s</w:t>
        </w:r>
      </w:ins>
      <w:del w:id="307" w:author="Arya" w:date="2025-02-27T15:24:00Z" w16du:dateUtc="2025-02-27T09:54:00Z">
        <w:r w:rsidDel="00C7786E">
          <w:delText>S</w:delText>
        </w:r>
      </w:del>
      <w:r>
        <w:t>ervices</w:t>
      </w:r>
    </w:p>
    <w:p w14:paraId="479E591C" w14:textId="77777777" w:rsidR="00F73ABD" w:rsidRDefault="00F73ABD">
      <w:pPr>
        <w:pStyle w:val="Heading3BPBHEB"/>
        <w:pPrChange w:id="308" w:author="Arya" w:date="2025-02-27T15:24:00Z" w16du:dateUtc="2025-02-27T09:54:00Z">
          <w:pPr>
            <w:pStyle w:val="NormalBPBHEB"/>
          </w:pPr>
        </w:pPrChange>
      </w:pPr>
    </w:p>
    <w:p w14:paraId="20CD5A45" w14:textId="77777777" w:rsidR="00F73ABD" w:rsidRDefault="00000000" w:rsidP="007524B3">
      <w:pPr>
        <w:pStyle w:val="NormalBPBHEB"/>
      </w:pPr>
      <w:r>
        <w:t>Integrates with Amazon S3 and AWS CloudWatch for secure log storage and alerts based on specific events. This integration enhances monitoring and accountability within AWS environments.</w:t>
      </w:r>
    </w:p>
    <w:p w14:paraId="6330B511" w14:textId="57F90C31" w:rsidR="00F73ABD" w:rsidRPr="003950AC" w:rsidRDefault="00000000">
      <w:pPr>
        <w:pStyle w:val="Heading3BPBHEB"/>
        <w:pPrChange w:id="309" w:author="Arya" w:date="2025-02-27T15:25:00Z" w16du:dateUtc="2025-02-27T09:55:00Z">
          <w:pPr>
            <w:pStyle w:val="Heading2"/>
          </w:pPr>
        </w:pPrChange>
      </w:pPr>
      <w:r>
        <w:t xml:space="preserve">Security and </w:t>
      </w:r>
      <w:ins w:id="310" w:author="Arya" w:date="2025-02-27T15:24:00Z" w16du:dateUtc="2025-02-27T09:54:00Z">
        <w:r w:rsidR="00C7786E">
          <w:t>c</w:t>
        </w:r>
      </w:ins>
      <w:del w:id="311" w:author="Arya" w:date="2025-02-27T15:24:00Z" w16du:dateUtc="2025-02-27T09:54:00Z">
        <w:r w:rsidDel="00C7786E">
          <w:delText>C</w:delText>
        </w:r>
      </w:del>
      <w:r>
        <w:t xml:space="preserve">ompliance  </w:t>
      </w:r>
    </w:p>
    <w:p w14:paraId="5E9F4669" w14:textId="77777777" w:rsidR="00F73ABD" w:rsidRDefault="00000000" w:rsidP="0063348E">
      <w:pPr>
        <w:pStyle w:val="NormalBPBHEB"/>
      </w:pPr>
      <w:r>
        <w:t>AWS CloudTrail enhances security and ensures compliance by detecting unusual activity, aiding troubleshooting, and meeting regulatory requirements. It records API calls, which helps trace actions in an AWS environment.</w:t>
      </w:r>
    </w:p>
    <w:p w14:paraId="4F8B3F6A" w14:textId="42919FD6" w:rsidR="00F73ABD" w:rsidRPr="003950AC" w:rsidRDefault="00000000">
      <w:pPr>
        <w:pStyle w:val="Heading3BPBHEB"/>
        <w:pPrChange w:id="312" w:author="Arya" w:date="2025-02-27T15:26:00Z" w16du:dateUtc="2025-02-27T09:56:00Z">
          <w:pPr>
            <w:pStyle w:val="Heading2"/>
          </w:pPr>
        </w:pPrChange>
      </w:pPr>
      <w:r>
        <w:t xml:space="preserve">Business </w:t>
      </w:r>
      <w:ins w:id="313" w:author="Arya" w:date="2025-02-27T15:26:00Z" w16du:dateUtc="2025-02-27T09:56:00Z">
        <w:r w:rsidR="0063348E">
          <w:t>i</w:t>
        </w:r>
      </w:ins>
      <w:del w:id="314" w:author="Arya" w:date="2025-02-27T15:26:00Z" w16du:dateUtc="2025-02-27T09:56:00Z">
        <w:r w:rsidDel="0063348E">
          <w:delText>I</w:delText>
        </w:r>
      </w:del>
      <w:r>
        <w:t xml:space="preserve">mplications  </w:t>
      </w:r>
    </w:p>
    <w:p w14:paraId="2C0CACE9" w14:textId="73F69096" w:rsidR="00F73ABD" w:rsidRDefault="00000000" w:rsidP="0063348E">
      <w:pPr>
        <w:pStyle w:val="NormalBPBHEB"/>
      </w:pPr>
      <w:r>
        <w:t xml:space="preserve">Adopting AWS CloudTrail increases transparency, accountability, and security for organizations. CloudTrail logs are useful for forensic analysis, compliance reporting, and auditing, contributing to a more secure AWS environment aligned with </w:t>
      </w:r>
      <w:del w:id="315" w:author="Arya" w:date="2025-03-03T11:09:00Z" w16du:dateUtc="2025-03-03T05:39:00Z">
        <w:r w:rsidDel="00BD571D">
          <w:delText>industry</w:delText>
        </w:r>
      </w:del>
      <w:ins w:id="316" w:author="Arya" w:date="2025-03-03T11:09:00Z" w16du:dateUtc="2025-03-03T05:39:00Z">
        <w:r w:rsidR="00BD571D">
          <w:t>industry’s</w:t>
        </w:r>
      </w:ins>
      <w:r>
        <w:t xml:space="preserve"> best practices.</w:t>
      </w:r>
    </w:p>
    <w:p w14:paraId="55923CF6" w14:textId="454B7FF3" w:rsidR="00F73ABD" w:rsidRPr="003950AC" w:rsidRDefault="00000000">
      <w:pPr>
        <w:pStyle w:val="Heading3BPBHEB"/>
        <w:pPrChange w:id="317" w:author="Arya" w:date="2025-02-27T15:26:00Z" w16du:dateUtc="2025-02-27T09:56:00Z">
          <w:pPr>
            <w:pStyle w:val="Heading2"/>
          </w:pPr>
        </w:pPrChange>
      </w:pPr>
      <w:r>
        <w:lastRenderedPageBreak/>
        <w:t xml:space="preserve">Further </w:t>
      </w:r>
      <w:ins w:id="318" w:author="Arya" w:date="2025-02-27T15:26:00Z" w16du:dateUtc="2025-02-27T09:56:00Z">
        <w:r w:rsidR="0063348E">
          <w:t>r</w:t>
        </w:r>
      </w:ins>
      <w:del w:id="319" w:author="Arya" w:date="2025-02-27T15:26:00Z" w16du:dateUtc="2025-02-27T09:56:00Z">
        <w:r w:rsidDel="0063348E">
          <w:delText>R</w:delText>
        </w:r>
      </w:del>
      <w:r>
        <w:t xml:space="preserve">eading  </w:t>
      </w:r>
    </w:p>
    <w:p w14:paraId="66399530" w14:textId="77777777" w:rsidR="00F73ABD" w:rsidRDefault="00000000" w:rsidP="007524B3">
      <w:pPr>
        <w:pStyle w:val="NormalBPBHEB"/>
      </w:pPr>
      <w:r>
        <w:t xml:space="preserve">For a deeper understanding of AWS CloudTrail, refer to the official AWS documentation. Internal references provide technical insights, while external sources like case studies offer real-world examples of security implementations using AWS CloudTrail.  </w:t>
      </w:r>
    </w:p>
    <w:p w14:paraId="5E68F83F" w14:textId="40894126" w:rsidR="00F73ABD" w:rsidRDefault="00000000">
      <w:pPr>
        <w:pStyle w:val="Heading2BPBHEB"/>
        <w:pPrChange w:id="320" w:author="Arya" w:date="2025-02-27T15:32:00Z" w16du:dateUtc="2025-02-27T10:02:00Z">
          <w:pPr>
            <w:pStyle w:val="Heading1"/>
          </w:pPr>
        </w:pPrChange>
      </w:pPr>
      <w:commentRangeStart w:id="321"/>
      <w:r>
        <w:t xml:space="preserve">AWS Managed Services: </w:t>
      </w:r>
      <w:ins w:id="322" w:author="Arya" w:date="2025-02-27T15:32:00Z" w16du:dateUtc="2025-02-27T10:02:00Z">
        <w:r w:rsidR="006C48F2">
          <w:t>S</w:t>
        </w:r>
      </w:ins>
      <w:del w:id="323" w:author="Arya" w:date="2025-02-27T15:27:00Z" w16du:dateUtc="2025-02-27T09:57:00Z">
        <w:r w:rsidDel="00C26B1C">
          <w:delText>S</w:delText>
        </w:r>
      </w:del>
      <w:r>
        <w:t xml:space="preserve">treamlining </w:t>
      </w:r>
      <w:ins w:id="324" w:author="Arya" w:date="2025-02-27T15:27:00Z" w16du:dateUtc="2025-02-27T09:57:00Z">
        <w:r w:rsidR="00C26B1C">
          <w:t>o</w:t>
        </w:r>
      </w:ins>
      <w:del w:id="325" w:author="Arya" w:date="2025-02-27T15:27:00Z" w16du:dateUtc="2025-02-27T09:57:00Z">
        <w:r w:rsidDel="00C26B1C">
          <w:delText>O</w:delText>
        </w:r>
      </w:del>
      <w:r>
        <w:t xml:space="preserve">perations  </w:t>
      </w:r>
      <w:commentRangeEnd w:id="321"/>
      <w:r w:rsidR="004F2C03">
        <w:rPr>
          <w:rStyle w:val="CommentReference"/>
          <w:rFonts w:asciiTheme="minorHAnsi" w:eastAsiaTheme="minorHAnsi" w:hAnsiTheme="minorHAnsi" w:cstheme="minorBidi"/>
          <w:b w:val="0"/>
          <w:color w:val="auto"/>
        </w:rPr>
        <w:commentReference w:id="321"/>
      </w:r>
    </w:p>
    <w:p w14:paraId="7C08644C" w14:textId="77777777" w:rsidR="00F73ABD" w:rsidRDefault="00000000" w:rsidP="006C48F2">
      <w:pPr>
        <w:pStyle w:val="NormalBPBHEB"/>
      </w:pPr>
      <w:r>
        <w:t xml:space="preserve">AWS </w:t>
      </w:r>
      <w:del w:id="326" w:author="Arya" w:date="2025-02-27T15:30:00Z" w16du:dateUtc="2025-02-27T10:00:00Z">
        <w:r w:rsidDel="00C26B1C">
          <w:delText>Managed Services (</w:delText>
        </w:r>
      </w:del>
      <w:r>
        <w:t>AMS</w:t>
      </w:r>
      <w:del w:id="327" w:author="Arya" w:date="2025-02-27T15:30:00Z" w16du:dateUtc="2025-02-27T10:00:00Z">
        <w:r w:rsidDel="00C26B1C">
          <w:delText>)</w:delText>
        </w:r>
      </w:del>
      <w:r>
        <w:t xml:space="preserve"> simplifies and streamlines cloud operations for users by offloading daily management tasks, allowing organizations to focus on innovation. AMS supports a wide range of AWS services, providing a holistic management solution.</w:t>
      </w:r>
    </w:p>
    <w:p w14:paraId="3FDA12B1" w14:textId="6C87C63D" w:rsidR="00F73ABD" w:rsidRPr="00E5673B" w:rsidRDefault="00000000">
      <w:pPr>
        <w:pStyle w:val="Heading3BPBHEB"/>
        <w:pPrChange w:id="328" w:author="Arya" w:date="2025-02-27T15:31:00Z" w16du:dateUtc="2025-02-27T10:01:00Z">
          <w:pPr>
            <w:pStyle w:val="Heading2"/>
          </w:pPr>
        </w:pPrChange>
      </w:pPr>
      <w:r>
        <w:t xml:space="preserve">Key </w:t>
      </w:r>
      <w:ins w:id="329" w:author="Arya" w:date="2025-02-27T15:31:00Z" w16du:dateUtc="2025-02-27T10:01:00Z">
        <w:r w:rsidR="00F171D1">
          <w:t>f</w:t>
        </w:r>
      </w:ins>
      <w:del w:id="330" w:author="Arya" w:date="2025-02-27T15:31:00Z" w16du:dateUtc="2025-02-27T10:01:00Z">
        <w:r w:rsidDel="00F171D1">
          <w:delText>F</w:delText>
        </w:r>
      </w:del>
      <w:r>
        <w:t xml:space="preserve">eatures  </w:t>
      </w:r>
    </w:p>
    <w:p w14:paraId="2C0BED5D" w14:textId="77777777" w:rsidR="00F73ABD" w:rsidRDefault="00000000" w:rsidP="006C48F2">
      <w:pPr>
        <w:pStyle w:val="NormalBPBHEB"/>
      </w:pPr>
      <w:r>
        <w:t>AMS automates operational tasks such as change requests, monitoring, patch management, and backup services. It includes components like Control Tower and Landing Zones, enhancing understanding of its architecture.</w:t>
      </w:r>
    </w:p>
    <w:p w14:paraId="21BBC071" w14:textId="15DEFF64" w:rsidR="00F73ABD" w:rsidRPr="00E5673B" w:rsidRDefault="00000000">
      <w:pPr>
        <w:pStyle w:val="Heading3BPBHEB"/>
        <w:pPrChange w:id="331" w:author="Arya" w:date="2025-02-27T15:32:00Z" w16du:dateUtc="2025-02-27T10:02:00Z">
          <w:pPr>
            <w:pStyle w:val="Heading2"/>
          </w:pPr>
        </w:pPrChange>
      </w:pPr>
      <w:r>
        <w:t xml:space="preserve">Integration with AWS </w:t>
      </w:r>
      <w:ins w:id="332" w:author="Arya" w:date="2025-02-27T15:32:00Z" w16du:dateUtc="2025-02-27T10:02:00Z">
        <w:r w:rsidR="006C48F2">
          <w:t>s</w:t>
        </w:r>
      </w:ins>
      <w:del w:id="333" w:author="Arya" w:date="2025-02-27T15:32:00Z" w16du:dateUtc="2025-02-27T10:02:00Z">
        <w:r w:rsidDel="006C48F2">
          <w:delText>S</w:delText>
        </w:r>
      </w:del>
      <w:r>
        <w:t xml:space="preserve">ervices  </w:t>
      </w:r>
    </w:p>
    <w:p w14:paraId="3AD26706" w14:textId="77777777" w:rsidR="00F73ABD" w:rsidRDefault="00000000" w:rsidP="006C48F2">
      <w:pPr>
        <w:pStyle w:val="NormalBPBHEB"/>
      </w:pPr>
      <w:r>
        <w:t>AMS integrates seamlessly with various AWS services, including AWS Organizations, AWS Config, and AWS CloudTrail, improving governance, security, and compliance.</w:t>
      </w:r>
    </w:p>
    <w:p w14:paraId="55FB654F" w14:textId="0212C2A2" w:rsidR="00F73ABD" w:rsidRPr="00730700" w:rsidRDefault="00000000">
      <w:pPr>
        <w:pStyle w:val="Heading3BPBHEB"/>
        <w:pPrChange w:id="334" w:author="Arya" w:date="2025-02-27T15:32:00Z" w16du:dateUtc="2025-02-27T10:02:00Z">
          <w:pPr>
            <w:pStyle w:val="Heading2"/>
          </w:pPr>
        </w:pPrChange>
      </w:pPr>
      <w:r>
        <w:t xml:space="preserve">Security and </w:t>
      </w:r>
      <w:ins w:id="335" w:author="Arya" w:date="2025-02-27T15:32:00Z" w16du:dateUtc="2025-02-27T10:02:00Z">
        <w:r w:rsidR="006C48F2">
          <w:t>c</w:t>
        </w:r>
      </w:ins>
      <w:del w:id="336" w:author="Arya" w:date="2025-02-27T15:32:00Z" w16du:dateUtc="2025-02-27T10:02:00Z">
        <w:r w:rsidDel="006C48F2">
          <w:delText>C</w:delText>
        </w:r>
      </w:del>
      <w:r>
        <w:t xml:space="preserve">ompliance  </w:t>
      </w:r>
    </w:p>
    <w:p w14:paraId="286A6C68" w14:textId="77777777" w:rsidR="00F73ABD" w:rsidRDefault="00000000" w:rsidP="007524B3">
      <w:pPr>
        <w:pStyle w:val="NormalBPBHEB"/>
      </w:pPr>
      <w:r>
        <w:t>AMS prioritizes security and compliance through automated security practices, regular patching, and adherence to the AWS Well-Architected Framework.</w:t>
      </w:r>
    </w:p>
    <w:p w14:paraId="0935FE60" w14:textId="31E2DD76" w:rsidR="00F73ABD" w:rsidRPr="00730700" w:rsidRDefault="00000000">
      <w:pPr>
        <w:pStyle w:val="Heading3BPBHEB"/>
        <w:pPrChange w:id="337" w:author="Arya" w:date="2025-02-27T15:35:00Z" w16du:dateUtc="2025-02-27T10:05:00Z">
          <w:pPr>
            <w:pStyle w:val="Heading2"/>
          </w:pPr>
        </w:pPrChange>
      </w:pPr>
      <w:r>
        <w:t xml:space="preserve">Business </w:t>
      </w:r>
      <w:ins w:id="338" w:author="Arya" w:date="2025-02-27T15:35:00Z" w16du:dateUtc="2025-02-27T10:05:00Z">
        <w:r w:rsidR="00EF476D">
          <w:t>i</w:t>
        </w:r>
      </w:ins>
      <w:del w:id="339" w:author="Arya" w:date="2025-02-27T15:35:00Z" w16du:dateUtc="2025-02-27T10:05:00Z">
        <w:r w:rsidDel="00EF476D">
          <w:delText>I</w:delText>
        </w:r>
      </w:del>
      <w:r>
        <w:t xml:space="preserve">mplications  </w:t>
      </w:r>
    </w:p>
    <w:p w14:paraId="776C60B2" w14:textId="77777777" w:rsidR="00F73ABD" w:rsidRDefault="00000000" w:rsidP="007524B3">
      <w:pPr>
        <w:pStyle w:val="NormalBPBHEB"/>
      </w:pPr>
      <w:r>
        <w:t>Implementing AWS Managed Services leads to operational efficiency, scalability, and improved governance. It shifts the focus from routine tasks to strategic initiatives, enhancing business agility and competitiveness.</w:t>
      </w:r>
    </w:p>
    <w:p w14:paraId="3F317F32" w14:textId="48D69236" w:rsidR="00F73ABD" w:rsidRPr="00730700" w:rsidRDefault="00000000">
      <w:pPr>
        <w:pStyle w:val="Heading3BPBHEB"/>
        <w:pPrChange w:id="340" w:author="Arya" w:date="2025-02-27T15:44:00Z" w16du:dateUtc="2025-02-27T10:14:00Z">
          <w:pPr>
            <w:pStyle w:val="Heading2"/>
          </w:pPr>
        </w:pPrChange>
      </w:pPr>
      <w:r>
        <w:t xml:space="preserve">Further </w:t>
      </w:r>
      <w:ins w:id="341" w:author="Arya" w:date="2025-02-27T15:43:00Z" w16du:dateUtc="2025-02-27T10:13:00Z">
        <w:r w:rsidR="003F49E0">
          <w:t>r</w:t>
        </w:r>
      </w:ins>
      <w:del w:id="342" w:author="Arya" w:date="2025-02-27T15:43:00Z" w16du:dateUtc="2025-02-27T10:13:00Z">
        <w:r w:rsidDel="003F49E0">
          <w:delText>R</w:delText>
        </w:r>
      </w:del>
      <w:r>
        <w:t xml:space="preserve">eading  </w:t>
      </w:r>
    </w:p>
    <w:p w14:paraId="68E9851E" w14:textId="77777777" w:rsidR="00F73ABD" w:rsidRDefault="00000000" w:rsidP="007524B3">
      <w:pPr>
        <w:pStyle w:val="NormalBPBHEB"/>
      </w:pPr>
      <w:r>
        <w:t xml:space="preserve">For a comprehensive understanding of AWS Managed Services, consult the official AWS documentation. Internal references offer technical insights, while external sources provide perspectives on successful AMS implementations.  </w:t>
      </w:r>
    </w:p>
    <w:p w14:paraId="06D6B4E7" w14:textId="29D3056B" w:rsidR="00F73ABD" w:rsidRDefault="00000000">
      <w:pPr>
        <w:pStyle w:val="Heading2BPBHEB"/>
        <w:pPrChange w:id="343" w:author="Arya" w:date="2025-02-27T15:44:00Z" w16du:dateUtc="2025-02-27T10:14:00Z">
          <w:pPr>
            <w:pStyle w:val="Heading1"/>
          </w:pPr>
        </w:pPrChange>
      </w:pPr>
      <w:r>
        <w:t xml:space="preserve">AWS </w:t>
      </w:r>
      <w:r w:rsidR="00DE53CC">
        <w:t xml:space="preserve">management console mobile application  </w:t>
      </w:r>
    </w:p>
    <w:p w14:paraId="75E6B5FD" w14:textId="77777777" w:rsidR="00F73ABD" w:rsidRDefault="00000000" w:rsidP="00DE53CC">
      <w:pPr>
        <w:pStyle w:val="NormalBPBHEB"/>
      </w:pPr>
      <w:r>
        <w:t xml:space="preserve">The AWS Management Console Mobile Application allows users to manage their AWS resources from anywhere.  </w:t>
      </w:r>
    </w:p>
    <w:p w14:paraId="7D72D972" w14:textId="47AB30E2" w:rsidR="00F73ABD" w:rsidRPr="00730700" w:rsidRDefault="00000000">
      <w:pPr>
        <w:pStyle w:val="Heading3BPBHEB"/>
        <w:pPrChange w:id="344" w:author="Arya" w:date="2025-02-27T15:44:00Z" w16du:dateUtc="2025-02-27T10:14:00Z">
          <w:pPr>
            <w:pStyle w:val="Heading2"/>
          </w:pPr>
        </w:pPrChange>
      </w:pPr>
      <w:r>
        <w:t xml:space="preserve">Overview and </w:t>
      </w:r>
      <w:r w:rsidR="00DE53CC">
        <w:t xml:space="preserve">core functionalities  </w:t>
      </w:r>
    </w:p>
    <w:p w14:paraId="3A0CEFF0" w14:textId="77777777" w:rsidR="00F73ABD" w:rsidRDefault="00000000" w:rsidP="00DE53CC">
      <w:pPr>
        <w:pStyle w:val="NormalBPBHEB"/>
      </w:pPr>
      <w:r>
        <w:t>This mobile application extends the AWS Management Console experience to devices, enabling users to monitor resource health, respond to alarms, and access critical operational metrics.</w:t>
      </w:r>
    </w:p>
    <w:p w14:paraId="1EAA52DE" w14:textId="6755AB6B" w:rsidR="00F73ABD" w:rsidRPr="00730700" w:rsidRDefault="00000000">
      <w:pPr>
        <w:pStyle w:val="Heading3BPBHEB"/>
        <w:pPrChange w:id="345" w:author="Arya" w:date="2025-02-27T15:45:00Z" w16du:dateUtc="2025-02-27T10:15:00Z">
          <w:pPr>
            <w:pStyle w:val="Heading2"/>
          </w:pPr>
        </w:pPrChange>
      </w:pPr>
      <w:r>
        <w:lastRenderedPageBreak/>
        <w:t xml:space="preserve">Key </w:t>
      </w:r>
      <w:ins w:id="346" w:author="Arya" w:date="2025-02-27T15:45:00Z" w16du:dateUtc="2025-02-27T10:15:00Z">
        <w:r w:rsidR="00DE53CC">
          <w:t>f</w:t>
        </w:r>
      </w:ins>
      <w:del w:id="347" w:author="Arya" w:date="2025-02-27T15:45:00Z" w16du:dateUtc="2025-02-27T10:15:00Z">
        <w:r w:rsidDel="00DE53CC">
          <w:delText>F</w:delText>
        </w:r>
      </w:del>
      <w:r>
        <w:t xml:space="preserve">eatures and </w:t>
      </w:r>
      <w:ins w:id="348" w:author="Arya" w:date="2025-02-27T15:45:00Z" w16du:dateUtc="2025-02-27T10:15:00Z">
        <w:r w:rsidR="00DE53CC">
          <w:t>i</w:t>
        </w:r>
      </w:ins>
      <w:del w:id="349" w:author="Arya" w:date="2025-02-27T15:45:00Z" w16du:dateUtc="2025-02-27T10:15:00Z">
        <w:r w:rsidDel="00DE53CC">
          <w:delText>I</w:delText>
        </w:r>
      </w:del>
      <w:r>
        <w:t>nterface</w:t>
      </w:r>
      <w:commentRangeStart w:id="350"/>
      <w:r>
        <w:t>**</w:t>
      </w:r>
      <w:commentRangeEnd w:id="350"/>
      <w:r w:rsidR="00DE53CC">
        <w:rPr>
          <w:rStyle w:val="CommentReference"/>
          <w:rFonts w:asciiTheme="minorHAnsi" w:eastAsiaTheme="minorHAnsi" w:hAnsiTheme="minorHAnsi" w:cstheme="minorBidi"/>
          <w:color w:val="auto"/>
        </w:rPr>
        <w:commentReference w:id="350"/>
      </w:r>
    </w:p>
    <w:p w14:paraId="0739C74C" w14:textId="77777777" w:rsidR="00F73ABD" w:rsidRDefault="00000000" w:rsidP="007524B3">
      <w:pPr>
        <w:pStyle w:val="NormalBPBHEB"/>
      </w:pPr>
      <w:r>
        <w:t>The AWS Management Console Mobile Application provides an intuitive interface for viewing and interacting with AWS resources. Key features include real-time status monitoring, easy resource navigation, and command execution, offering a clear understanding of the application's capabilities.</w:t>
      </w:r>
    </w:p>
    <w:p w14:paraId="555A2274" w14:textId="10B8EE8F" w:rsidR="00F73ABD" w:rsidRPr="00730700" w:rsidRDefault="00000000">
      <w:pPr>
        <w:pStyle w:val="Heading3BPBHEB"/>
        <w:pPrChange w:id="351" w:author="Arya" w:date="2025-02-27T15:45:00Z" w16du:dateUtc="2025-02-27T10:15:00Z">
          <w:pPr>
            <w:pStyle w:val="Heading2"/>
          </w:pPr>
        </w:pPrChange>
      </w:pPr>
      <w:r>
        <w:t xml:space="preserve">Security </w:t>
      </w:r>
      <w:ins w:id="352" w:author="Arya" w:date="2025-02-27T15:45:00Z" w16du:dateUtc="2025-02-27T10:15:00Z">
        <w:r w:rsidR="00DE53CC">
          <w:t>c</w:t>
        </w:r>
      </w:ins>
      <w:del w:id="353" w:author="Arya" w:date="2025-02-27T15:45:00Z" w16du:dateUtc="2025-02-27T10:15:00Z">
        <w:r w:rsidDel="00DE53CC">
          <w:delText>C</w:delText>
        </w:r>
      </w:del>
      <w:r>
        <w:t>onsiderations</w:t>
      </w:r>
    </w:p>
    <w:p w14:paraId="7DE8A436" w14:textId="77777777" w:rsidR="00F73ABD" w:rsidRDefault="00000000" w:rsidP="007524B3">
      <w:pPr>
        <w:pStyle w:val="NormalBPBHEB"/>
      </w:pPr>
      <w:r>
        <w:t>Security is crucial for mobile usage. This section covers the security measures in the AWS Management Console Mobile Application, such as multi-factor authentication (MFA), data encryption in transit, and best practices for securing AWS resource access on mobile devices.</w:t>
      </w:r>
    </w:p>
    <w:p w14:paraId="0DB4352D" w14:textId="5BD5FC3C" w:rsidR="00F73ABD" w:rsidRPr="00730700" w:rsidRDefault="00000000">
      <w:pPr>
        <w:pStyle w:val="Heading3BPBHEB"/>
        <w:pPrChange w:id="354" w:author="Arya" w:date="2025-02-27T15:45:00Z" w16du:dateUtc="2025-02-27T10:15:00Z">
          <w:pPr>
            <w:pStyle w:val="Heading2"/>
          </w:pPr>
        </w:pPrChange>
      </w:pPr>
      <w:r>
        <w:t xml:space="preserve">Practical </w:t>
      </w:r>
      <w:r w:rsidR="00DE53CC">
        <w:t>benefits and use cases</w:t>
      </w:r>
    </w:p>
    <w:p w14:paraId="5568C807" w14:textId="77777777" w:rsidR="00F73ABD" w:rsidRDefault="00000000" w:rsidP="007524B3">
      <w:pPr>
        <w:pStyle w:val="NormalBPBHEB"/>
      </w:pPr>
      <w:r>
        <w:t>The mobile application offers significant benefits for users needing access to AWS resources on the go. Real-world use cases demonstrate how it improves operational efficiency, speeds up issue resolution, and aids quick decision-making.</w:t>
      </w:r>
    </w:p>
    <w:p w14:paraId="2352CA9A" w14:textId="40F798A8" w:rsidR="00F73ABD" w:rsidRPr="00730700" w:rsidRDefault="00000000">
      <w:pPr>
        <w:pStyle w:val="Heading3BPBHEB"/>
        <w:pPrChange w:id="355" w:author="Arya" w:date="2025-02-27T15:45:00Z" w16du:dateUtc="2025-02-27T10:15:00Z">
          <w:pPr>
            <w:pStyle w:val="Heading2"/>
          </w:pPr>
        </w:pPrChange>
      </w:pPr>
      <w:r>
        <w:t xml:space="preserve">Integration with AWS </w:t>
      </w:r>
      <w:ins w:id="356" w:author="Arya" w:date="2025-02-27T15:45:00Z" w16du:dateUtc="2025-02-27T10:15:00Z">
        <w:r w:rsidR="00DE53CC">
          <w:t>s</w:t>
        </w:r>
      </w:ins>
      <w:del w:id="357" w:author="Arya" w:date="2025-02-27T15:45:00Z" w16du:dateUtc="2025-02-27T10:15:00Z">
        <w:r w:rsidDel="00DE53CC">
          <w:delText>S</w:delText>
        </w:r>
      </w:del>
      <w:r>
        <w:t>ervices</w:t>
      </w:r>
    </w:p>
    <w:p w14:paraId="3A333B1B" w14:textId="77777777" w:rsidR="00F73ABD" w:rsidRDefault="00000000" w:rsidP="007524B3">
      <w:pPr>
        <w:pStyle w:val="NormalBPBHEB"/>
      </w:pPr>
      <w:r>
        <w:t>The application integrates seamlessly with various AWS services. Users can interact with services like Amazon EC2, Amazon S3, and AWS Lambda through the app, enhancing overall management experience.</w:t>
      </w:r>
    </w:p>
    <w:p w14:paraId="7A126CDD" w14:textId="17C4899B" w:rsidR="00F73ABD" w:rsidRPr="00730700" w:rsidRDefault="00000000">
      <w:pPr>
        <w:pStyle w:val="Heading3BPBHEB"/>
        <w:pPrChange w:id="358" w:author="Arya" w:date="2025-02-27T15:46:00Z" w16du:dateUtc="2025-02-27T10:16:00Z">
          <w:pPr>
            <w:pStyle w:val="Heading2"/>
          </w:pPr>
        </w:pPrChange>
      </w:pPr>
      <w:r>
        <w:t xml:space="preserve">Business </w:t>
      </w:r>
      <w:ins w:id="359" w:author="Arya" w:date="2025-02-27T15:45:00Z" w16du:dateUtc="2025-02-27T10:15:00Z">
        <w:r w:rsidR="00DE53CC">
          <w:t>i</w:t>
        </w:r>
      </w:ins>
      <w:del w:id="360" w:author="Arya" w:date="2025-02-27T15:45:00Z" w16du:dateUtc="2025-02-27T10:15:00Z">
        <w:r w:rsidDel="00DE53CC">
          <w:delText>I</w:delText>
        </w:r>
      </w:del>
      <w:r>
        <w:t>mplications</w:t>
      </w:r>
    </w:p>
    <w:p w14:paraId="2FE75A90" w14:textId="77777777" w:rsidR="00F73ABD" w:rsidRDefault="00000000" w:rsidP="007524B3">
      <w:pPr>
        <w:pStyle w:val="NormalBPBHEB"/>
      </w:pPr>
      <w:r>
        <w:t>From a business perspective, the AWS Management Console Mobile Application boosts operational agility and responsiveness. It helps AWS users stay connected and manage resources effectively, even when away from their desks.</w:t>
      </w:r>
    </w:p>
    <w:p w14:paraId="22D24BE9" w14:textId="5D0A1705" w:rsidR="00F73ABD" w:rsidRPr="00730700" w:rsidRDefault="00000000">
      <w:pPr>
        <w:pStyle w:val="Heading3BPBHEB"/>
        <w:pPrChange w:id="361" w:author="Arya" w:date="2025-02-27T15:46:00Z" w16du:dateUtc="2025-02-27T10:16:00Z">
          <w:pPr>
            <w:pStyle w:val="Heading2"/>
          </w:pPr>
        </w:pPrChange>
      </w:pPr>
      <w:r>
        <w:t xml:space="preserve">Further </w:t>
      </w:r>
      <w:ins w:id="362" w:author="Arya" w:date="2025-02-27T15:46:00Z" w16du:dateUtc="2025-02-27T10:16:00Z">
        <w:r w:rsidR="00135836">
          <w:t>r</w:t>
        </w:r>
      </w:ins>
      <w:del w:id="363" w:author="Arya" w:date="2025-02-27T15:46:00Z" w16du:dateUtc="2025-02-27T10:16:00Z">
        <w:r w:rsidDel="001742EB">
          <w:delText>R</w:delText>
        </w:r>
      </w:del>
      <w:r>
        <w:t>eading</w:t>
      </w:r>
      <w:del w:id="364" w:author="Arya" w:date="2025-02-27T15:46:00Z" w16du:dateUtc="2025-02-27T10:16:00Z">
        <w:r w:rsidDel="001742EB">
          <w:delText>:</w:delText>
        </w:r>
      </w:del>
      <w:r>
        <w:t xml:space="preserve"> </w:t>
      </w:r>
      <w:del w:id="365" w:author="Arya" w:date="2025-02-27T15:46:00Z" w16du:dateUtc="2025-02-27T10:16:00Z">
        <w:r w:rsidDel="001742EB">
          <w:delText>Gaining a Deeper Understanding</w:delText>
        </w:r>
      </w:del>
    </w:p>
    <w:p w14:paraId="78B6F83E" w14:textId="77777777" w:rsidR="00F73ABD" w:rsidRDefault="00000000" w:rsidP="007524B3">
      <w:pPr>
        <w:pStyle w:val="NormalBPBHEB"/>
      </w:pPr>
      <w:r>
        <w:t>For more insights into the AWS Management Console Mobile Application, readers are encouraged to explore the AWS documentation and user testimonials to gain a better understanding of its usability and benefits.</w:t>
      </w:r>
    </w:p>
    <w:p w14:paraId="3B66D995" w14:textId="1F468212" w:rsidR="00F73ABD" w:rsidRDefault="00000000">
      <w:pPr>
        <w:pStyle w:val="Heading2BPBHEB"/>
        <w:pPrChange w:id="366" w:author="Arya" w:date="2025-02-27T15:48:00Z" w16du:dateUtc="2025-02-27T10:18:00Z">
          <w:pPr>
            <w:pStyle w:val="Heading1"/>
          </w:pPr>
        </w:pPrChange>
      </w:pPr>
      <w:commentRangeStart w:id="367"/>
      <w:r>
        <w:t xml:space="preserve">AWS OpsWorks: Streamlined </w:t>
      </w:r>
      <w:r w:rsidR="00E5097A">
        <w:t>application management</w:t>
      </w:r>
      <w:commentRangeEnd w:id="367"/>
      <w:r w:rsidR="00723532">
        <w:rPr>
          <w:rStyle w:val="CommentReference"/>
          <w:rFonts w:asciiTheme="minorHAnsi" w:eastAsiaTheme="minorHAnsi" w:hAnsiTheme="minorHAnsi" w:cstheme="minorBidi"/>
          <w:b w:val="0"/>
          <w:color w:val="auto"/>
        </w:rPr>
        <w:commentReference w:id="367"/>
      </w:r>
    </w:p>
    <w:p w14:paraId="73B60AE8" w14:textId="77777777" w:rsidR="00F73ABD" w:rsidRDefault="00000000" w:rsidP="00723532">
      <w:pPr>
        <w:pStyle w:val="NormalBPBHEB"/>
      </w:pPr>
      <w:r>
        <w:t>AWS OpsWorks simplifies the deployment and management of cloud applications. This section outlines the features, benefits, and practical aspects of using AWS OpsWorks.</w:t>
      </w:r>
    </w:p>
    <w:p w14:paraId="481DD201" w14:textId="7D066C1A" w:rsidR="00F73ABD" w:rsidRPr="00730700" w:rsidRDefault="00000000">
      <w:pPr>
        <w:pStyle w:val="Heading3BPBHEB"/>
        <w:pPrChange w:id="368" w:author="Arya" w:date="2025-02-27T15:50:00Z" w16du:dateUtc="2025-02-27T10:20:00Z">
          <w:pPr>
            <w:pStyle w:val="Heading2"/>
          </w:pPr>
        </w:pPrChange>
      </w:pPr>
      <w:r>
        <w:t>Overview an</w:t>
      </w:r>
      <w:r w:rsidR="00E5097A">
        <w:t>d core functionality</w:t>
      </w:r>
    </w:p>
    <w:p w14:paraId="3B0E3FF0" w14:textId="77777777" w:rsidR="00F73ABD" w:rsidRDefault="00000000" w:rsidP="007524B3">
      <w:pPr>
        <w:pStyle w:val="NormalBPBHEB"/>
      </w:pPr>
      <w:r>
        <w:t>AWS OpsWorks automates code deployment, infrastructure configuration, and application lifecycle management. It allows users to define application architecture and deploy across multiple instances efficiently.</w:t>
      </w:r>
    </w:p>
    <w:p w14:paraId="1DF288AF" w14:textId="125BB733" w:rsidR="00F73ABD" w:rsidRPr="00730700" w:rsidRDefault="00000000">
      <w:pPr>
        <w:pStyle w:val="Heading3BPBHEB"/>
        <w:pPrChange w:id="369" w:author="Arya" w:date="2025-02-27T15:50:00Z" w16du:dateUtc="2025-02-27T10:20:00Z">
          <w:pPr>
            <w:pStyle w:val="Heading2"/>
          </w:pPr>
        </w:pPrChange>
      </w:pPr>
      <w:r>
        <w:lastRenderedPageBreak/>
        <w:t xml:space="preserve">Key </w:t>
      </w:r>
      <w:r w:rsidR="00723532">
        <w:t>features and components</w:t>
      </w:r>
    </w:p>
    <w:p w14:paraId="7C7262D5" w14:textId="77777777" w:rsidR="00F73ABD" w:rsidRDefault="00000000" w:rsidP="007524B3">
      <w:pPr>
        <w:pStyle w:val="NormalBPBHEB"/>
      </w:pPr>
      <w:r>
        <w:t>Gain insights into AWS OpsWorks' key features, including stacks, layers, and instances, which help in creating scalable and maintainable application architectures.</w:t>
      </w:r>
    </w:p>
    <w:p w14:paraId="6CB3091C" w14:textId="75113C3A" w:rsidR="00F73ABD" w:rsidRPr="00730700" w:rsidRDefault="00000000">
      <w:pPr>
        <w:pStyle w:val="Heading3BPBHEB"/>
        <w:pPrChange w:id="370" w:author="Arya" w:date="2025-02-27T15:50:00Z" w16du:dateUtc="2025-02-27T10:20:00Z">
          <w:pPr>
            <w:pStyle w:val="Heading2"/>
          </w:pPr>
        </w:pPrChange>
      </w:pPr>
      <w:r>
        <w:t xml:space="preserve">Deployment </w:t>
      </w:r>
      <w:r w:rsidR="00723532">
        <w:t>strategies and flexibility</w:t>
      </w:r>
    </w:p>
    <w:p w14:paraId="2B7171E8" w14:textId="77777777" w:rsidR="00F73ABD" w:rsidRDefault="00000000" w:rsidP="00723532">
      <w:pPr>
        <w:pStyle w:val="NormalBPBHEB"/>
      </w:pPr>
      <w:r>
        <w:t>Explore various deployment strategies supported by AWS OpsWorks, such as time-based and load-based deployments. OpsWorks also offers flexibility with custom Chef and Puppet recipes for application customization.</w:t>
      </w:r>
    </w:p>
    <w:p w14:paraId="359EB4F9" w14:textId="3C018FA4" w:rsidR="00F73ABD" w:rsidRPr="00730700" w:rsidRDefault="00000000">
      <w:pPr>
        <w:pStyle w:val="Heading3BPBHEB"/>
        <w:pPrChange w:id="371" w:author="Arya" w:date="2025-02-27T15:51:00Z" w16du:dateUtc="2025-02-27T10:21:00Z">
          <w:pPr>
            <w:pStyle w:val="Heading2"/>
          </w:pPr>
        </w:pPrChange>
      </w:pPr>
      <w:r>
        <w:t xml:space="preserve">Integration with </w:t>
      </w:r>
      <w:ins w:id="372" w:author="Arya" w:date="2025-02-27T15:51:00Z" w16du:dateUtc="2025-02-27T10:21:00Z">
        <w:r w:rsidR="00723532">
          <w:t>o</w:t>
        </w:r>
      </w:ins>
      <w:del w:id="373" w:author="Arya" w:date="2025-02-27T15:51:00Z" w16du:dateUtc="2025-02-27T10:21:00Z">
        <w:r w:rsidDel="00723532">
          <w:delText>O</w:delText>
        </w:r>
      </w:del>
      <w:r>
        <w:t xml:space="preserve">ther AWS </w:t>
      </w:r>
      <w:ins w:id="374" w:author="Arya" w:date="2025-02-27T15:50:00Z" w16du:dateUtc="2025-02-27T10:20:00Z">
        <w:r w:rsidR="00723532">
          <w:t>s</w:t>
        </w:r>
      </w:ins>
      <w:del w:id="375" w:author="Arya" w:date="2025-02-27T15:50:00Z" w16du:dateUtc="2025-02-27T10:20:00Z">
        <w:r w:rsidDel="00723532">
          <w:delText>S</w:delText>
        </w:r>
      </w:del>
      <w:r>
        <w:t>ervices</w:t>
      </w:r>
    </w:p>
    <w:p w14:paraId="24918575" w14:textId="77777777" w:rsidR="00F73ABD" w:rsidRDefault="00000000" w:rsidP="00723532">
      <w:pPr>
        <w:pStyle w:val="NormalBPBHEB"/>
      </w:pPr>
      <w:r>
        <w:t>OpsWorks integrates smoothly with other AWS services, enhancing its functionality. This section explains how it connects with services like Amazon RDS, Elastic Load Balancing, and Auto Scaling.</w:t>
      </w:r>
    </w:p>
    <w:p w14:paraId="546A9372" w14:textId="5B9F8D5B" w:rsidR="00F73ABD" w:rsidRPr="00730700" w:rsidRDefault="00000000">
      <w:pPr>
        <w:pStyle w:val="Heading3BPBHEB"/>
        <w:pPrChange w:id="376" w:author="Arya" w:date="2025-02-27T15:51:00Z" w16du:dateUtc="2025-02-27T10:21:00Z">
          <w:pPr>
            <w:pStyle w:val="Heading2"/>
          </w:pPr>
        </w:pPrChange>
      </w:pPr>
      <w:r>
        <w:t xml:space="preserve">Security </w:t>
      </w:r>
      <w:ins w:id="377" w:author="Arya" w:date="2025-02-27T15:51:00Z" w16du:dateUtc="2025-02-27T10:21:00Z">
        <w:r w:rsidR="00723532">
          <w:t>c</w:t>
        </w:r>
      </w:ins>
      <w:del w:id="378" w:author="Arya" w:date="2025-02-27T15:51:00Z" w16du:dateUtc="2025-02-27T10:21:00Z">
        <w:r w:rsidDel="00723532">
          <w:delText>C</w:delText>
        </w:r>
      </w:del>
      <w:r>
        <w:t>onsiderations</w:t>
      </w:r>
    </w:p>
    <w:p w14:paraId="17A76B3C" w14:textId="77777777" w:rsidR="00F73ABD" w:rsidRDefault="00000000" w:rsidP="00723532">
      <w:pPr>
        <w:pStyle w:val="NormalBPBHEB"/>
      </w:pPr>
      <w:r>
        <w:t>Security is vital in application management. This section addresses AWS OpsWorks' security features, including IAM integration, encryption, and securing sensitive information.</w:t>
      </w:r>
    </w:p>
    <w:p w14:paraId="2F68144C" w14:textId="61485FD0" w:rsidR="00F73ABD" w:rsidRPr="00730700" w:rsidRDefault="00000000">
      <w:pPr>
        <w:pStyle w:val="Heading3BPBHEB"/>
        <w:pPrChange w:id="379" w:author="Arya" w:date="2025-02-27T15:51:00Z" w16du:dateUtc="2025-02-27T10:21:00Z">
          <w:pPr>
            <w:pStyle w:val="Heading2"/>
          </w:pPr>
        </w:pPrChange>
      </w:pPr>
      <w:r>
        <w:t xml:space="preserve">Practical </w:t>
      </w:r>
      <w:r w:rsidR="00723532">
        <w:t>benefits and use cases</w:t>
      </w:r>
    </w:p>
    <w:p w14:paraId="46DF6BA5" w14:textId="77777777" w:rsidR="00F73ABD" w:rsidRDefault="00000000" w:rsidP="00723532">
      <w:pPr>
        <w:pStyle w:val="NormalBPBHEB"/>
      </w:pPr>
      <w:r>
        <w:t>Explore the practical benefits and use cases of AWS OpsWorks, from automating tasks to managing complex applications, highlighting its efficiency and scalability.</w:t>
      </w:r>
    </w:p>
    <w:p w14:paraId="77A5B8FB" w14:textId="4744E530" w:rsidR="00F73ABD" w:rsidRPr="00730700" w:rsidRDefault="00000000">
      <w:pPr>
        <w:pStyle w:val="Heading3BPBHEB"/>
        <w:pPrChange w:id="380" w:author="Arya" w:date="2025-02-27T15:52:00Z" w16du:dateUtc="2025-02-27T10:22:00Z">
          <w:pPr>
            <w:pStyle w:val="Heading2"/>
          </w:pPr>
        </w:pPrChange>
      </w:pPr>
      <w:r>
        <w:t xml:space="preserve">Business </w:t>
      </w:r>
      <w:ins w:id="381" w:author="Arya" w:date="2025-02-27T15:51:00Z" w16du:dateUtc="2025-02-27T10:21:00Z">
        <w:r w:rsidR="00723532">
          <w:t>i</w:t>
        </w:r>
      </w:ins>
      <w:del w:id="382" w:author="Arya" w:date="2025-02-27T15:51:00Z" w16du:dateUtc="2025-02-27T10:21:00Z">
        <w:r w:rsidDel="00723532">
          <w:delText>I</w:delText>
        </w:r>
      </w:del>
      <w:r>
        <w:t>mplications</w:t>
      </w:r>
    </w:p>
    <w:p w14:paraId="2BB66FD8" w14:textId="77777777" w:rsidR="00F73ABD" w:rsidRDefault="00000000" w:rsidP="00BB346E">
      <w:pPr>
        <w:pStyle w:val="NormalBPBHEB"/>
      </w:pPr>
      <w:r>
        <w:t>Using AWS OpsWorks leads to operational efficiency, cost savings, and reliability. This section discusses how it aligns with business objectives for consistent application deployment.</w:t>
      </w:r>
    </w:p>
    <w:p w14:paraId="00461292" w14:textId="5EA08767" w:rsidR="00F73ABD" w:rsidRDefault="00000000">
      <w:pPr>
        <w:pStyle w:val="Heading3BPBHEB"/>
        <w:pPrChange w:id="383" w:author="Arya" w:date="2025-02-27T15:52:00Z" w16du:dateUtc="2025-02-27T10:22:00Z">
          <w:pPr>
            <w:pStyle w:val="Heading2"/>
          </w:pPr>
        </w:pPrChange>
      </w:pPr>
      <w:r>
        <w:t xml:space="preserve">Further </w:t>
      </w:r>
      <w:ins w:id="384" w:author="Arya" w:date="2025-02-27T15:52:00Z" w16du:dateUtc="2025-02-27T10:22:00Z">
        <w:r w:rsidR="00B60BD8">
          <w:t>r</w:t>
        </w:r>
      </w:ins>
      <w:del w:id="385" w:author="Arya" w:date="2025-02-27T15:52:00Z" w16du:dateUtc="2025-02-27T10:22:00Z">
        <w:r w:rsidDel="00B60BD8">
          <w:delText>R</w:delText>
        </w:r>
      </w:del>
      <w:r>
        <w:t>eading</w:t>
      </w:r>
      <w:del w:id="386" w:author="Arya" w:date="2025-02-27T15:52:00Z" w16du:dateUtc="2025-02-27T10:22:00Z">
        <w:r w:rsidDel="00B60BD8">
          <w:delText>: Gaining a Deeper Understanding</w:delText>
        </w:r>
      </w:del>
    </w:p>
    <w:p w14:paraId="1B43196C" w14:textId="77777777" w:rsidR="00F73ABD" w:rsidRDefault="00000000" w:rsidP="007524B3">
      <w:pPr>
        <w:pStyle w:val="NormalBPBHEB"/>
      </w:pPr>
      <w:r>
        <w:t>For deeper insights into AWS OpsWorks, readers are encouraged to consult AWS resources and documentation.</w:t>
      </w:r>
    </w:p>
    <w:p w14:paraId="29D400E1" w14:textId="412D2122" w:rsidR="00AF5C7D" w:rsidRPr="00AF5C7D" w:rsidRDefault="00000000">
      <w:pPr>
        <w:pStyle w:val="Heading2BPBHEB"/>
        <w:pPrChange w:id="387" w:author="Arya" w:date="2025-02-27T15:52:00Z" w16du:dateUtc="2025-02-27T10:22:00Z">
          <w:pPr>
            <w:keepNext/>
            <w:keepLines/>
            <w:spacing w:before="400" w:after="0" w:line="276" w:lineRule="auto"/>
            <w:outlineLvl w:val="0"/>
          </w:pPr>
        </w:pPrChange>
      </w:pPr>
      <w:commentRangeStart w:id="388"/>
      <w:r w:rsidRPr="00AF5C7D">
        <w:t xml:space="preserve">AWS </w:t>
      </w:r>
      <w:ins w:id="389" w:author="Arya" w:date="2025-02-27T15:52:00Z" w16du:dateUtc="2025-02-27T10:22:00Z">
        <w:r w:rsidR="00AE364D">
          <w:t>o</w:t>
        </w:r>
      </w:ins>
      <w:del w:id="390" w:author="Arya" w:date="2025-02-27T15:52:00Z" w16du:dateUtc="2025-02-27T10:22:00Z">
        <w:r w:rsidRPr="00AF5C7D" w:rsidDel="00AE364D">
          <w:delText>O</w:delText>
        </w:r>
      </w:del>
      <w:r w:rsidRPr="00AF5C7D">
        <w:t>rganizations: Streamlining Cloud Resource Management</w:t>
      </w:r>
      <w:commentRangeEnd w:id="388"/>
      <w:r w:rsidR="00AE364D">
        <w:rPr>
          <w:rStyle w:val="CommentReference"/>
          <w:rFonts w:asciiTheme="minorHAnsi" w:eastAsiaTheme="minorHAnsi" w:hAnsiTheme="minorHAnsi" w:cstheme="minorBidi"/>
          <w:b w:val="0"/>
          <w:color w:val="auto"/>
        </w:rPr>
        <w:commentReference w:id="388"/>
      </w:r>
    </w:p>
    <w:p w14:paraId="4532812C" w14:textId="1B6688D1" w:rsidR="00AF5C7D" w:rsidRPr="00AF5C7D" w:rsidRDefault="00000000">
      <w:pPr>
        <w:pStyle w:val="NormalBPBHEB"/>
        <w:pPrChange w:id="391" w:author="Arya" w:date="2025-02-27T15:53:00Z" w16du:dateUtc="2025-02-27T10:23:00Z">
          <w:pPr>
            <w:keepNext/>
            <w:keepLines/>
            <w:spacing w:before="40" w:after="0"/>
            <w:outlineLvl w:val="1"/>
          </w:pPr>
        </w:pPrChange>
      </w:pPr>
      <w:r w:rsidRPr="00AF5C7D">
        <w:t xml:space="preserve">In the realm of cloud management and governance, AWS Organizations </w:t>
      </w:r>
      <w:r w:rsidR="005C0B8D" w:rsidRPr="00AF5C7D">
        <w:t>appears</w:t>
      </w:r>
      <w:r w:rsidRPr="00AF5C7D">
        <w:t xml:space="preserve"> as a cornerstone service, providing a comprehensive framework for structuring and managing the AWS environment. This section delves into the features, benefits, and strategic considerations of AWS Organizations for effective resource management in cloud infrastructures.</w:t>
      </w:r>
    </w:p>
    <w:p w14:paraId="3D923FC3" w14:textId="017102EA" w:rsidR="00AF5C7D" w:rsidRPr="00AF5C7D" w:rsidRDefault="00000000">
      <w:pPr>
        <w:pStyle w:val="Heading3BPBHEB"/>
        <w:pPrChange w:id="392" w:author="Arya" w:date="2025-02-27T15:54:00Z" w16du:dateUtc="2025-02-27T10:24:00Z">
          <w:pPr>
            <w:keepNext/>
            <w:keepLines/>
            <w:spacing w:before="40" w:after="0"/>
            <w:outlineLvl w:val="1"/>
          </w:pPr>
        </w:pPrChange>
      </w:pPr>
      <w:r w:rsidRPr="00AF5C7D">
        <w:t xml:space="preserve">Overview and </w:t>
      </w:r>
      <w:ins w:id="393" w:author="Arya" w:date="2025-02-27T15:53:00Z" w16du:dateUtc="2025-02-27T10:23:00Z">
        <w:r w:rsidR="00B26B7D">
          <w:t>c</w:t>
        </w:r>
      </w:ins>
      <w:del w:id="394" w:author="Arya" w:date="2025-02-27T15:53:00Z" w16du:dateUtc="2025-02-27T10:23:00Z">
        <w:r w:rsidRPr="00AF5C7D" w:rsidDel="00B26B7D">
          <w:delText>C</w:delText>
        </w:r>
      </w:del>
      <w:r w:rsidRPr="00AF5C7D">
        <w:t xml:space="preserve">ore </w:t>
      </w:r>
      <w:ins w:id="395" w:author="Arya" w:date="2025-02-27T15:53:00Z" w16du:dateUtc="2025-02-27T10:23:00Z">
        <w:r w:rsidR="00B26B7D">
          <w:t>f</w:t>
        </w:r>
      </w:ins>
      <w:del w:id="396" w:author="Arya" w:date="2025-02-27T15:53:00Z" w16du:dateUtc="2025-02-27T10:23:00Z">
        <w:r w:rsidRPr="00AF5C7D" w:rsidDel="00B26B7D">
          <w:delText>F</w:delText>
        </w:r>
      </w:del>
      <w:r w:rsidRPr="00AF5C7D">
        <w:t>unctionality</w:t>
      </w:r>
    </w:p>
    <w:p w14:paraId="2EA50052" w14:textId="464002E1" w:rsidR="00AF5C7D" w:rsidRPr="00AF5C7D" w:rsidRDefault="00000000">
      <w:pPr>
        <w:pStyle w:val="NormalBPBHEB"/>
        <w:pPrChange w:id="397" w:author="Arya" w:date="2025-02-27T15:54:00Z" w16du:dateUtc="2025-02-27T10:24:00Z">
          <w:pPr>
            <w:keepNext/>
            <w:keepLines/>
            <w:spacing w:before="40" w:after="0"/>
            <w:outlineLvl w:val="1"/>
          </w:pPr>
        </w:pPrChange>
      </w:pPr>
      <w:r w:rsidRPr="00AF5C7D">
        <w:t xml:space="preserve">AWS Organizations </w:t>
      </w:r>
      <w:r w:rsidR="00F8677E">
        <w:t>simplify</w:t>
      </w:r>
      <w:r w:rsidRPr="00AF5C7D">
        <w:t xml:space="preserve"> the complexity of managing multiple AWS accounts within an organization</w:t>
      </w:r>
      <w:r>
        <w:rPr>
          <w:rStyle w:val="FootnoteReference"/>
        </w:rPr>
        <w:footnoteReference w:id="1"/>
      </w:r>
      <w:r w:rsidRPr="00AF5C7D">
        <w:t xml:space="preserve">. This section offers an in-depth overview of how Organizations </w:t>
      </w:r>
      <w:r w:rsidR="00F8677E">
        <w:t>provide</w:t>
      </w:r>
      <w:r w:rsidRPr="00AF5C7D">
        <w:t xml:space="preserve"> a </w:t>
      </w:r>
      <w:r w:rsidRPr="00AF5C7D">
        <w:lastRenderedPageBreak/>
        <w:t xml:space="preserve">hierarchical and scalable structure, enabling administrators to manage permissions, apply policies, and </w:t>
      </w:r>
      <w:r w:rsidR="007C6581" w:rsidRPr="00AF5C7D">
        <w:t>combine</w:t>
      </w:r>
      <w:r w:rsidRPr="00AF5C7D">
        <w:t xml:space="preserve"> billing across accounts.</w:t>
      </w:r>
    </w:p>
    <w:p w14:paraId="0B0A1386" w14:textId="5E6EB7BE" w:rsidR="00AF5C7D" w:rsidRPr="00AF5C7D" w:rsidRDefault="00000000">
      <w:pPr>
        <w:pStyle w:val="Heading3BPBHEB"/>
        <w:pPrChange w:id="398" w:author="Arya" w:date="2025-02-27T15:55:00Z" w16du:dateUtc="2025-02-27T10:25:00Z">
          <w:pPr>
            <w:keepNext/>
            <w:keepLines/>
            <w:spacing w:before="40" w:after="0"/>
            <w:outlineLvl w:val="1"/>
          </w:pPr>
        </w:pPrChange>
      </w:pPr>
      <w:r w:rsidRPr="00AF5C7D">
        <w:t xml:space="preserve">Key </w:t>
      </w:r>
      <w:r w:rsidR="006C7F2C" w:rsidRPr="00AF5C7D">
        <w:t>features and components</w:t>
      </w:r>
    </w:p>
    <w:p w14:paraId="1C9BA4F8" w14:textId="675338C6" w:rsidR="00AF5C7D" w:rsidRDefault="00000000">
      <w:pPr>
        <w:pStyle w:val="NormalBPBHEB"/>
        <w:pPrChange w:id="399" w:author="Arya" w:date="2025-02-27T15:55:00Z" w16du:dateUtc="2025-02-27T10:25:00Z">
          <w:pPr>
            <w:keepNext/>
            <w:keepLines/>
            <w:spacing w:before="40" w:after="0"/>
            <w:outlineLvl w:val="1"/>
          </w:pPr>
        </w:pPrChange>
      </w:pPr>
      <w:r w:rsidRPr="00AF5C7D">
        <w:t xml:space="preserve">Readers will gain insights into the key features of AWS Organizations, including the </w:t>
      </w:r>
      <w:r w:rsidRPr="00791C80">
        <w:rPr>
          <w:b/>
          <w:bCs/>
          <w:rPrChange w:id="400" w:author="Arya" w:date="2025-03-03T11:09:00Z" w16du:dateUtc="2025-03-03T05:39:00Z">
            <w:rPr/>
          </w:rPrChange>
        </w:rPr>
        <w:t>organizational units</w:t>
      </w:r>
      <w:r w:rsidRPr="00AF5C7D">
        <w:t xml:space="preserve"> (</w:t>
      </w:r>
      <w:r w:rsidRPr="00791C80">
        <w:rPr>
          <w:b/>
          <w:bCs/>
          <w:rPrChange w:id="401" w:author="Arya" w:date="2025-03-03T11:09:00Z" w16du:dateUtc="2025-03-03T05:39:00Z">
            <w:rPr/>
          </w:rPrChange>
        </w:rPr>
        <w:t>OUs</w:t>
      </w:r>
      <w:r w:rsidRPr="00AF5C7D">
        <w:t xml:space="preserve">), </w:t>
      </w:r>
      <w:r w:rsidRPr="00791C80">
        <w:rPr>
          <w:b/>
          <w:bCs/>
          <w:rPrChange w:id="402" w:author="Arya" w:date="2025-03-03T11:09:00Z" w16du:dateUtc="2025-03-03T05:39:00Z">
            <w:rPr/>
          </w:rPrChange>
        </w:rPr>
        <w:t>service control policies</w:t>
      </w:r>
      <w:r w:rsidRPr="00AF5C7D">
        <w:t xml:space="preserve"> (</w:t>
      </w:r>
      <w:r w:rsidRPr="00791C80">
        <w:rPr>
          <w:b/>
          <w:bCs/>
          <w:rPrChange w:id="403" w:author="Arya" w:date="2025-03-03T11:09:00Z" w16du:dateUtc="2025-03-03T05:39:00Z">
            <w:rPr/>
          </w:rPrChange>
        </w:rPr>
        <w:t>SCPs</w:t>
      </w:r>
      <w:r w:rsidRPr="00AF5C7D">
        <w:t xml:space="preserve">), and the </w:t>
      </w:r>
      <w:r w:rsidR="00C91310" w:rsidRPr="00AF5C7D">
        <w:t>primary</w:t>
      </w:r>
      <w:r w:rsidRPr="00AF5C7D">
        <w:t xml:space="preserve"> account. Understanding these components is crucial for designing an organizational structure that aligns with business needs and regulatory requirements.</w:t>
      </w:r>
    </w:p>
    <w:p w14:paraId="7DF8532F" w14:textId="0F77A239" w:rsidR="00F73ABD" w:rsidRPr="00AF5C7D" w:rsidRDefault="00F73ABD" w:rsidP="00AF5C7D">
      <w:pPr>
        <w:keepNext/>
        <w:keepLines/>
        <w:spacing w:before="40" w:after="0"/>
        <w:outlineLvl w:val="1"/>
      </w:pPr>
    </w:p>
    <w:p w14:paraId="037C4BCF" w14:textId="59ACD1CC" w:rsidR="00AF5C7D" w:rsidRPr="00AF5C7D" w:rsidRDefault="00000000">
      <w:pPr>
        <w:pStyle w:val="Heading3BPBHEB"/>
        <w:pPrChange w:id="404" w:author="Arya" w:date="2025-02-27T15:56:00Z" w16du:dateUtc="2025-02-27T10:26:00Z">
          <w:pPr>
            <w:keepNext/>
            <w:keepLines/>
            <w:spacing w:before="40" w:after="0"/>
            <w:outlineLvl w:val="1"/>
          </w:pPr>
        </w:pPrChange>
      </w:pPr>
      <w:r w:rsidRPr="00AF5C7D">
        <w:t>Policy-</w:t>
      </w:r>
      <w:ins w:id="405" w:author="Arya" w:date="2025-02-27T15:55:00Z" w16du:dateUtc="2025-02-27T10:25:00Z">
        <w:r w:rsidR="006C7F2C">
          <w:t>b</w:t>
        </w:r>
      </w:ins>
      <w:del w:id="406" w:author="Arya" w:date="2025-02-27T15:55:00Z" w16du:dateUtc="2025-02-27T10:25:00Z">
        <w:r w:rsidRPr="00AF5C7D" w:rsidDel="006C7F2C">
          <w:delText>B</w:delText>
        </w:r>
      </w:del>
      <w:r w:rsidRPr="00AF5C7D">
        <w:t xml:space="preserve">ased </w:t>
      </w:r>
      <w:ins w:id="407" w:author="Arya" w:date="2025-02-27T15:55:00Z" w16du:dateUtc="2025-02-27T10:25:00Z">
        <w:r w:rsidR="006C7F2C">
          <w:t>m</w:t>
        </w:r>
      </w:ins>
      <w:del w:id="408" w:author="Arya" w:date="2025-02-27T15:55:00Z" w16du:dateUtc="2025-02-27T10:25:00Z">
        <w:r w:rsidRPr="00AF5C7D" w:rsidDel="006C7F2C">
          <w:delText>M</w:delText>
        </w:r>
      </w:del>
      <w:r w:rsidRPr="00AF5C7D">
        <w:t>anagement</w:t>
      </w:r>
    </w:p>
    <w:p w14:paraId="5274FC2B" w14:textId="4C27003F" w:rsidR="00AF5C7D" w:rsidRPr="00AF5C7D" w:rsidRDefault="00000000">
      <w:pPr>
        <w:pStyle w:val="NormalBPBHEB"/>
        <w:pPrChange w:id="409" w:author="Arya" w:date="2025-02-27T15:56:00Z" w16du:dateUtc="2025-02-27T10:26:00Z">
          <w:pPr>
            <w:keepNext/>
            <w:keepLines/>
            <w:spacing w:before="40" w:after="0"/>
            <w:outlineLvl w:val="1"/>
          </w:pPr>
        </w:pPrChange>
      </w:pPr>
      <w:r w:rsidRPr="00AF5C7D">
        <w:t xml:space="preserve">This section explores how AWS Organizations </w:t>
      </w:r>
      <w:r w:rsidR="007C6581">
        <w:t>help</w:t>
      </w:r>
      <w:r w:rsidRPr="00AF5C7D">
        <w:t xml:space="preserve"> policy-based management through SCPs. Readers will understand how SCPs help enforce security and compliance standards across the organization, ensuring </w:t>
      </w:r>
      <w:r w:rsidR="005203D5" w:rsidRPr="00AF5C7D">
        <w:t>consistent</w:t>
      </w:r>
      <w:r w:rsidRPr="00AF5C7D">
        <w:t xml:space="preserve"> and controlled deployment of resources.</w:t>
      </w:r>
    </w:p>
    <w:p w14:paraId="6CFAF1C2" w14:textId="04888B21" w:rsidR="00AF5C7D" w:rsidRPr="00AF5C7D" w:rsidRDefault="00000000">
      <w:pPr>
        <w:pStyle w:val="Heading3BPBHEB"/>
        <w:pPrChange w:id="410" w:author="Arya" w:date="2025-02-27T15:56:00Z" w16du:dateUtc="2025-02-27T10:26:00Z">
          <w:pPr>
            <w:keepNext/>
            <w:keepLines/>
            <w:spacing w:before="40" w:after="0"/>
            <w:outlineLvl w:val="1"/>
          </w:pPr>
        </w:pPrChange>
      </w:pPr>
      <w:r w:rsidRPr="00AF5C7D">
        <w:t xml:space="preserve">Consolidated </w:t>
      </w:r>
      <w:ins w:id="411" w:author="Arya" w:date="2025-02-27T15:55:00Z" w16du:dateUtc="2025-02-27T10:25:00Z">
        <w:r w:rsidR="00981EB4">
          <w:t>b</w:t>
        </w:r>
      </w:ins>
      <w:del w:id="412" w:author="Arya" w:date="2025-02-27T15:55:00Z" w16du:dateUtc="2025-02-27T10:25:00Z">
        <w:r w:rsidRPr="00AF5C7D" w:rsidDel="00981EB4">
          <w:delText>B</w:delText>
        </w:r>
      </w:del>
      <w:r w:rsidRPr="00AF5C7D">
        <w:t xml:space="preserve">illing and </w:t>
      </w:r>
      <w:ins w:id="413" w:author="Arya" w:date="2025-02-27T15:55:00Z" w16du:dateUtc="2025-02-27T10:25:00Z">
        <w:r w:rsidR="00981EB4">
          <w:t>c</w:t>
        </w:r>
      </w:ins>
      <w:del w:id="414" w:author="Arya" w:date="2025-02-27T15:55:00Z" w16du:dateUtc="2025-02-27T10:25:00Z">
        <w:r w:rsidRPr="00AF5C7D" w:rsidDel="00981EB4">
          <w:delText>C</w:delText>
        </w:r>
      </w:del>
      <w:r w:rsidRPr="00AF5C7D">
        <w:t xml:space="preserve">ost </w:t>
      </w:r>
      <w:ins w:id="415" w:author="Arya" w:date="2025-02-27T15:55:00Z" w16du:dateUtc="2025-02-27T10:25:00Z">
        <w:r w:rsidR="00981EB4">
          <w:t>a</w:t>
        </w:r>
      </w:ins>
      <w:del w:id="416" w:author="Arya" w:date="2025-02-27T15:55:00Z" w16du:dateUtc="2025-02-27T10:25:00Z">
        <w:r w:rsidRPr="00AF5C7D" w:rsidDel="00981EB4">
          <w:delText>A</w:delText>
        </w:r>
      </w:del>
      <w:r w:rsidRPr="00AF5C7D">
        <w:t>llocation</w:t>
      </w:r>
    </w:p>
    <w:p w14:paraId="72198E25" w14:textId="336B81CA" w:rsidR="00AF5C7D" w:rsidRPr="00AF5C7D" w:rsidRDefault="00000000">
      <w:pPr>
        <w:pStyle w:val="NormalBPBHEB"/>
        <w:pPrChange w:id="417" w:author="Arya" w:date="2025-02-27T15:56:00Z" w16du:dateUtc="2025-02-27T10:26:00Z">
          <w:pPr>
            <w:keepNext/>
            <w:keepLines/>
            <w:spacing w:before="40" w:after="0"/>
            <w:outlineLvl w:val="1"/>
          </w:pPr>
        </w:pPrChange>
      </w:pPr>
      <w:r w:rsidRPr="00AF5C7D">
        <w:t xml:space="preserve">AWS Organizations simplifies billing and cost allocation by </w:t>
      </w:r>
      <w:r w:rsidR="007C6581" w:rsidRPr="00AF5C7D">
        <w:t>combining</w:t>
      </w:r>
      <w:r w:rsidRPr="00AF5C7D">
        <w:t xml:space="preserve"> charges across all linked accounts. This section outlines the benefits of </w:t>
      </w:r>
      <w:r w:rsidR="007C6581" w:rsidRPr="00AF5C7D">
        <w:t>combined</w:t>
      </w:r>
      <w:r w:rsidRPr="00AF5C7D">
        <w:t xml:space="preserve"> billing and how organizations can </w:t>
      </w:r>
      <w:r w:rsidR="002940A4" w:rsidRPr="00AF5C7D">
        <w:t>use</w:t>
      </w:r>
      <w:r w:rsidRPr="00AF5C7D">
        <w:t xml:space="preserve"> this feature to gain insights into cost distribution and </w:t>
      </w:r>
      <w:r w:rsidR="00FA7976" w:rsidRPr="00AF5C7D">
        <w:t>improve</w:t>
      </w:r>
      <w:r w:rsidRPr="00AF5C7D">
        <w:t xml:space="preserve"> resource spending.</w:t>
      </w:r>
    </w:p>
    <w:p w14:paraId="596F0638" w14:textId="407A5FBC" w:rsidR="00AF5C7D" w:rsidRPr="00AF5C7D" w:rsidRDefault="00000000">
      <w:pPr>
        <w:pStyle w:val="Heading3BPBHEB"/>
        <w:pPrChange w:id="418" w:author="Arya" w:date="2025-02-27T15:56:00Z" w16du:dateUtc="2025-02-27T10:26:00Z">
          <w:pPr>
            <w:keepNext/>
            <w:keepLines/>
            <w:spacing w:before="40" w:after="0"/>
            <w:outlineLvl w:val="1"/>
          </w:pPr>
        </w:pPrChange>
      </w:pPr>
      <w:r w:rsidRPr="00AF5C7D">
        <w:t xml:space="preserve">Strategic </w:t>
      </w:r>
      <w:ins w:id="419" w:author="Arya" w:date="2025-02-27T15:55:00Z" w16du:dateUtc="2025-02-27T10:25:00Z">
        <w:r w:rsidR="002A6388">
          <w:t>c</w:t>
        </w:r>
      </w:ins>
      <w:del w:id="420" w:author="Arya" w:date="2025-02-27T15:55:00Z" w16du:dateUtc="2025-02-27T10:25:00Z">
        <w:r w:rsidRPr="00AF5C7D" w:rsidDel="002A6388">
          <w:delText>C</w:delText>
        </w:r>
      </w:del>
      <w:r w:rsidRPr="00AF5C7D">
        <w:t xml:space="preserve">onsiderations for </w:t>
      </w:r>
      <w:ins w:id="421" w:author="Arya" w:date="2025-02-27T15:55:00Z" w16du:dateUtc="2025-02-27T10:25:00Z">
        <w:r w:rsidR="002A6388">
          <w:t>i</w:t>
        </w:r>
      </w:ins>
      <w:del w:id="422" w:author="Arya" w:date="2025-02-27T15:55:00Z" w16du:dateUtc="2025-02-27T10:25:00Z">
        <w:r w:rsidRPr="00AF5C7D" w:rsidDel="002A6388">
          <w:delText>I</w:delText>
        </w:r>
      </w:del>
      <w:r w:rsidRPr="00AF5C7D">
        <w:t>mplementation</w:t>
      </w:r>
    </w:p>
    <w:p w14:paraId="134E7806" w14:textId="38C497A0" w:rsidR="00AF5C7D" w:rsidRDefault="00000000">
      <w:pPr>
        <w:pStyle w:val="NormalBPBHEB"/>
        <w:pPrChange w:id="423" w:author="Arya" w:date="2025-02-27T15:56:00Z" w16du:dateUtc="2025-02-27T10:26:00Z">
          <w:pPr>
            <w:keepNext/>
            <w:keepLines/>
            <w:spacing w:before="40" w:after="0"/>
            <w:outlineLvl w:val="1"/>
          </w:pPr>
        </w:pPrChange>
      </w:pPr>
      <w:r w:rsidRPr="00AF5C7D">
        <w:t xml:space="preserve">Strategic considerations are crucial for </w:t>
      </w:r>
      <w:r w:rsidR="00F8677E">
        <w:t>the</w:t>
      </w:r>
      <w:r w:rsidRPr="00AF5C7D">
        <w:t xml:space="preserve"> successful implementation of AWS Organizations. This section </w:t>
      </w:r>
      <w:r w:rsidR="007C6581" w:rsidRPr="00AF5C7D">
        <w:t>offers</w:t>
      </w:r>
      <w:r w:rsidRPr="00AF5C7D">
        <w:t xml:space="preserve"> practical guidance on structuring OUs, defining SCPs, and aligning the organizational hierarchy with business units, enhancing the agility and efficiency of resource management.</w:t>
      </w:r>
    </w:p>
    <w:p w14:paraId="445F4450" w14:textId="70B9CD0B" w:rsidR="00AF5C7D" w:rsidRPr="00AF5C7D" w:rsidRDefault="00000000">
      <w:pPr>
        <w:pStyle w:val="Heading3BPBHEB"/>
        <w:pPrChange w:id="424" w:author="Arya" w:date="2025-02-27T15:56:00Z" w16du:dateUtc="2025-02-27T10:26:00Z">
          <w:pPr>
            <w:keepNext/>
            <w:keepLines/>
            <w:spacing w:before="40" w:after="0"/>
            <w:outlineLvl w:val="1"/>
          </w:pPr>
        </w:pPrChange>
      </w:pPr>
      <w:r w:rsidRPr="00AF5C7D">
        <w:t xml:space="preserve">Integration with </w:t>
      </w:r>
      <w:ins w:id="425" w:author="Arya" w:date="2025-02-27T15:56:00Z" w16du:dateUtc="2025-02-27T10:26:00Z">
        <w:r w:rsidR="00C775B0">
          <w:t>o</w:t>
        </w:r>
      </w:ins>
      <w:del w:id="426" w:author="Arya" w:date="2025-02-27T15:56:00Z" w16du:dateUtc="2025-02-27T10:26:00Z">
        <w:r w:rsidRPr="00AF5C7D" w:rsidDel="00C775B0">
          <w:delText>O</w:delText>
        </w:r>
      </w:del>
      <w:r w:rsidRPr="00AF5C7D">
        <w:t xml:space="preserve">ther AWS </w:t>
      </w:r>
      <w:ins w:id="427" w:author="Arya" w:date="2025-02-27T15:56:00Z" w16du:dateUtc="2025-02-27T10:26:00Z">
        <w:r w:rsidR="00C775B0">
          <w:t>s</w:t>
        </w:r>
      </w:ins>
      <w:del w:id="428" w:author="Arya" w:date="2025-02-27T15:56:00Z" w16du:dateUtc="2025-02-27T10:26:00Z">
        <w:r w:rsidRPr="00AF5C7D" w:rsidDel="00C775B0">
          <w:delText>S</w:delText>
        </w:r>
      </w:del>
      <w:r w:rsidRPr="00AF5C7D">
        <w:t>ervices</w:t>
      </w:r>
    </w:p>
    <w:p w14:paraId="15CC8B81" w14:textId="2BE55E0B" w:rsidR="00AF5C7D" w:rsidRPr="00AF5C7D" w:rsidRDefault="00000000">
      <w:pPr>
        <w:pStyle w:val="NormalBPBHEB"/>
        <w:pPrChange w:id="429" w:author="Arya" w:date="2025-02-27T15:56:00Z" w16du:dateUtc="2025-02-27T10:26:00Z">
          <w:pPr>
            <w:keepNext/>
            <w:keepLines/>
            <w:spacing w:before="40" w:after="0"/>
            <w:outlineLvl w:val="1"/>
          </w:pPr>
        </w:pPrChange>
      </w:pPr>
      <w:r w:rsidRPr="00AF5C7D">
        <w:t>AWS Organizations seamlessly integrates with other AWS services, enhancing its capabilities. This section explores how Organizations can be integrated with AWS Identity and</w:t>
      </w:r>
      <w:ins w:id="430" w:author="Arya" w:date="2025-02-27T15:57:00Z" w16du:dateUtc="2025-02-27T10:27:00Z">
        <w:r w:rsidR="00C775B0">
          <w:t xml:space="preserve"> </w:t>
        </w:r>
      </w:ins>
      <w:del w:id="431" w:author="Arya" w:date="2025-02-27T15:57:00Z" w16du:dateUtc="2025-02-27T10:27:00Z">
        <w:r w:rsidRPr="00AF5C7D" w:rsidDel="00C775B0">
          <w:delText xml:space="preserve"> Access Management (</w:delText>
        </w:r>
      </w:del>
      <w:r w:rsidRPr="00AF5C7D">
        <w:t>IAM</w:t>
      </w:r>
      <w:del w:id="432" w:author="Arya" w:date="2025-02-27T15:57:00Z" w16du:dateUtc="2025-02-27T10:27:00Z">
        <w:r w:rsidRPr="00AF5C7D" w:rsidDel="00C775B0">
          <w:delText>)</w:delText>
        </w:r>
      </w:del>
      <w:r w:rsidRPr="00AF5C7D">
        <w:t xml:space="preserve">, AWS </w:t>
      </w:r>
      <w:r w:rsidRPr="00C775B0">
        <w:rPr>
          <w:b/>
          <w:bCs/>
          <w:rPrChange w:id="433" w:author="Arya" w:date="2025-02-27T15:57:00Z" w16du:dateUtc="2025-02-27T10:27:00Z">
            <w:rPr/>
          </w:rPrChange>
        </w:rPr>
        <w:t>Single Sign-On</w:t>
      </w:r>
      <w:r w:rsidRPr="00AF5C7D">
        <w:t xml:space="preserve"> (</w:t>
      </w:r>
      <w:r w:rsidRPr="00C775B0">
        <w:rPr>
          <w:b/>
          <w:bCs/>
          <w:rPrChange w:id="434" w:author="Arya" w:date="2025-02-27T15:57:00Z" w16du:dateUtc="2025-02-27T10:27:00Z">
            <w:rPr/>
          </w:rPrChange>
        </w:rPr>
        <w:t>SSO</w:t>
      </w:r>
      <w:r w:rsidRPr="00AF5C7D">
        <w:t>), and other services to create a unified and secure cloud environment.</w:t>
      </w:r>
    </w:p>
    <w:p w14:paraId="6310908E" w14:textId="13F57F5B" w:rsidR="00AF5C7D" w:rsidRPr="00AF5C7D" w:rsidRDefault="00000000">
      <w:pPr>
        <w:pStyle w:val="Heading3BPBHEB"/>
        <w:pPrChange w:id="435" w:author="Arya" w:date="2025-02-27T16:16:00Z" w16du:dateUtc="2025-02-27T10:46:00Z">
          <w:pPr>
            <w:keepNext/>
            <w:keepLines/>
            <w:spacing w:before="40" w:after="0"/>
            <w:outlineLvl w:val="1"/>
          </w:pPr>
        </w:pPrChange>
      </w:pPr>
      <w:r w:rsidRPr="00AF5C7D">
        <w:t xml:space="preserve">Real-world </w:t>
      </w:r>
      <w:ins w:id="436" w:author="Arya" w:date="2025-02-27T15:57:00Z" w16du:dateUtc="2025-02-27T10:27:00Z">
        <w:r w:rsidR="00A172CD">
          <w:t>d</w:t>
        </w:r>
      </w:ins>
      <w:del w:id="437" w:author="Arya" w:date="2025-02-27T15:57:00Z" w16du:dateUtc="2025-02-27T10:27:00Z">
        <w:r w:rsidRPr="00AF5C7D" w:rsidDel="00A172CD">
          <w:delText>D</w:delText>
        </w:r>
      </w:del>
      <w:r w:rsidRPr="00AF5C7D">
        <w:t xml:space="preserve">eployment </w:t>
      </w:r>
      <w:ins w:id="438" w:author="Arya" w:date="2025-02-27T15:57:00Z" w16du:dateUtc="2025-02-27T10:27:00Z">
        <w:r w:rsidR="00A172CD">
          <w:t>s</w:t>
        </w:r>
      </w:ins>
      <w:del w:id="439" w:author="Arya" w:date="2025-02-27T15:57:00Z" w16du:dateUtc="2025-02-27T10:27:00Z">
        <w:r w:rsidRPr="00AF5C7D" w:rsidDel="00A172CD">
          <w:delText>S</w:delText>
        </w:r>
      </w:del>
      <w:r w:rsidRPr="00AF5C7D">
        <w:t>trategies</w:t>
      </w:r>
    </w:p>
    <w:p w14:paraId="0D867660" w14:textId="77777777" w:rsidR="00AF5C7D" w:rsidRPr="00AF5C7D" w:rsidRDefault="00000000">
      <w:pPr>
        <w:pStyle w:val="NormalBPBHEB"/>
        <w:pPrChange w:id="440" w:author="Arya" w:date="2025-02-27T16:16:00Z" w16du:dateUtc="2025-02-27T10:46:00Z">
          <w:pPr>
            <w:keepNext/>
            <w:keepLines/>
            <w:spacing w:before="40" w:after="0"/>
            <w:outlineLvl w:val="1"/>
          </w:pPr>
        </w:pPrChange>
      </w:pPr>
      <w:r w:rsidRPr="00AF5C7D">
        <w:t>Readers will gain insights into real-world deployment strategies for AWS Organizations. Practical examples showcase how organizations can structure their accounts, apply policies, and use Organizations to efficiently manage resources, ensuring scalability and governance.</w:t>
      </w:r>
    </w:p>
    <w:p w14:paraId="7A77EBBB" w14:textId="19451E9F" w:rsidR="00AF5C7D" w:rsidRPr="00AF5C7D" w:rsidRDefault="00000000">
      <w:pPr>
        <w:pStyle w:val="Heading3BPBHEB"/>
        <w:pPrChange w:id="441" w:author="Arya" w:date="2025-02-27T16:17:00Z" w16du:dateUtc="2025-02-27T10:47:00Z">
          <w:pPr>
            <w:keepNext/>
            <w:keepLines/>
            <w:spacing w:before="40" w:after="0"/>
            <w:outlineLvl w:val="1"/>
          </w:pPr>
        </w:pPrChange>
      </w:pPr>
      <w:r w:rsidRPr="00AF5C7D">
        <w:t xml:space="preserve">Business </w:t>
      </w:r>
      <w:ins w:id="442" w:author="Arya" w:date="2025-02-27T16:16:00Z" w16du:dateUtc="2025-02-27T10:46:00Z">
        <w:r w:rsidR="0060525B">
          <w:t>i</w:t>
        </w:r>
      </w:ins>
      <w:del w:id="443" w:author="Arya" w:date="2025-02-27T16:16:00Z" w16du:dateUtc="2025-02-27T10:46:00Z">
        <w:r w:rsidRPr="00AF5C7D" w:rsidDel="0060525B">
          <w:delText>I</w:delText>
        </w:r>
      </w:del>
      <w:r w:rsidRPr="00AF5C7D">
        <w:t>mplications</w:t>
      </w:r>
    </w:p>
    <w:p w14:paraId="659B613D" w14:textId="7CEF07B9" w:rsidR="00AF5C7D" w:rsidRPr="00AF5C7D" w:rsidRDefault="00000000" w:rsidP="002B77A9">
      <w:pPr>
        <w:pStyle w:val="NormalBPBHEB"/>
        <w:pPrChange w:id="444" w:author="Arya" w:date="2025-03-03T11:21:00Z" w16du:dateUtc="2025-03-03T05:51:00Z">
          <w:pPr>
            <w:keepNext/>
            <w:keepLines/>
            <w:spacing w:before="40" w:after="0"/>
            <w:outlineLvl w:val="1"/>
          </w:pPr>
        </w:pPrChange>
      </w:pPr>
      <w:r w:rsidRPr="00AF5C7D">
        <w:t xml:space="preserve">From a business standpoint, AWS Organizations </w:t>
      </w:r>
      <w:r w:rsidR="00F8677E">
        <w:t>contribute</w:t>
      </w:r>
      <w:r w:rsidRPr="00AF5C7D">
        <w:t xml:space="preserve"> to operational efficiency, cost management, and regulatory compliance. This section discusses how adopting Organizations aligns with business goals, fostering a streamlined and secure cloud environment.</w:t>
      </w:r>
    </w:p>
    <w:p w14:paraId="14EE4831" w14:textId="52141FAD" w:rsidR="00AF5C7D" w:rsidRPr="00AF5C7D" w:rsidRDefault="00000000">
      <w:pPr>
        <w:pStyle w:val="Heading3BPBHEB"/>
        <w:pPrChange w:id="445" w:author="Arya" w:date="2025-02-27T16:17:00Z" w16du:dateUtc="2025-02-27T10:47:00Z">
          <w:pPr>
            <w:keepNext/>
            <w:keepLines/>
            <w:spacing w:before="40" w:after="0"/>
            <w:outlineLvl w:val="1"/>
          </w:pPr>
        </w:pPrChange>
      </w:pPr>
      <w:r w:rsidRPr="00AF5C7D">
        <w:lastRenderedPageBreak/>
        <w:t xml:space="preserve">Further </w:t>
      </w:r>
      <w:ins w:id="446" w:author="Arya" w:date="2025-02-27T16:16:00Z" w16du:dateUtc="2025-02-27T10:46:00Z">
        <w:r w:rsidR="00D2241D">
          <w:t>r</w:t>
        </w:r>
      </w:ins>
      <w:del w:id="447" w:author="Arya" w:date="2025-02-27T16:16:00Z" w16du:dateUtc="2025-02-27T10:46:00Z">
        <w:r w:rsidRPr="00AF5C7D" w:rsidDel="00D2241D">
          <w:delText>R</w:delText>
        </w:r>
      </w:del>
      <w:r w:rsidRPr="00AF5C7D">
        <w:t>eading</w:t>
      </w:r>
      <w:del w:id="448" w:author="Arya" w:date="2025-02-27T16:16:00Z" w16du:dateUtc="2025-02-27T10:46:00Z">
        <w:r w:rsidRPr="00AF5C7D" w:rsidDel="00D2241D">
          <w:delText xml:space="preserve">: Gaining a </w:delText>
        </w:r>
        <w:r w:rsidRPr="00AF5C7D" w:rsidDel="0060525B">
          <w:delText>D</w:delText>
        </w:r>
        <w:r w:rsidRPr="00AF5C7D" w:rsidDel="00D2241D">
          <w:delText xml:space="preserve">eeper </w:delText>
        </w:r>
        <w:r w:rsidRPr="00AF5C7D" w:rsidDel="0060525B">
          <w:delText>U</w:delText>
        </w:r>
        <w:r w:rsidRPr="00AF5C7D" w:rsidDel="00D2241D">
          <w:delText>nderstanding</w:delText>
        </w:r>
      </w:del>
    </w:p>
    <w:p w14:paraId="51161FF8" w14:textId="65E3B838" w:rsidR="00F8677E" w:rsidRDefault="00000000">
      <w:pPr>
        <w:pStyle w:val="NormalBPBHEB"/>
        <w:pPrChange w:id="449" w:author="Arya" w:date="2025-02-27T16:17:00Z" w16du:dateUtc="2025-02-27T10:47:00Z">
          <w:pPr>
            <w:keepNext/>
            <w:keepLines/>
            <w:spacing w:before="40" w:after="0"/>
            <w:outlineLvl w:val="1"/>
          </w:pPr>
        </w:pPrChange>
      </w:pPr>
      <w:r w:rsidRPr="00AF5C7D">
        <w:t>For readers seeking a deeper understanding of AWS Organizations, exploring AWS documentation</w:t>
      </w:r>
      <w:r>
        <w:rPr>
          <w:rStyle w:val="FootnoteReference"/>
        </w:rPr>
        <w:footnoteReference w:id="2"/>
      </w:r>
      <w:r w:rsidRPr="00AF5C7D">
        <w:t xml:space="preserve"> is recommended. Internal references </w:t>
      </w:r>
      <w:r w:rsidR="007C6581" w:rsidRPr="00AF5C7D">
        <w:t>offer</w:t>
      </w:r>
      <w:r w:rsidRPr="00AF5C7D">
        <w:t xml:space="preserve"> technical insights, while external references, such as case studies and best practice guides, offer practical perspectives on </w:t>
      </w:r>
      <w:r w:rsidR="002940A4" w:rsidRPr="00AF5C7D">
        <w:t>improving</w:t>
      </w:r>
      <w:r w:rsidRPr="00AF5C7D">
        <w:t xml:space="preserve"> Organizations for specific use cases.</w:t>
      </w:r>
    </w:p>
    <w:p w14:paraId="619BB04E" w14:textId="77777777" w:rsidR="00F73ABD" w:rsidRDefault="00000000">
      <w:pPr>
        <w:rPr>
          <w:rFonts w:eastAsia="Palatino Linotype" w:cs="Palatino Linotype"/>
          <w:b/>
          <w:sz w:val="40"/>
          <w:szCs w:val="40"/>
        </w:rPr>
      </w:pPr>
      <w:r>
        <w:rPr>
          <w:rFonts w:eastAsia="Palatino Linotype" w:cs="Palatino Linotype"/>
          <w:b/>
          <w:sz w:val="40"/>
          <w:szCs w:val="40"/>
        </w:rPr>
        <w:br w:type="page"/>
      </w:r>
    </w:p>
    <w:p w14:paraId="1CE95DA8" w14:textId="39E9C4E7" w:rsidR="00AF5C7D" w:rsidRPr="00AF5C7D" w:rsidRDefault="00000000">
      <w:pPr>
        <w:pStyle w:val="Heading1BPBHEB"/>
        <w:pPrChange w:id="450" w:author="Arya" w:date="2025-02-27T16:23:00Z" w16du:dateUtc="2025-02-27T10:53:00Z">
          <w:pPr>
            <w:keepNext/>
            <w:keepLines/>
            <w:spacing w:before="400" w:after="0" w:line="276" w:lineRule="auto"/>
            <w:outlineLvl w:val="0"/>
          </w:pPr>
        </w:pPrChange>
      </w:pPr>
      <w:commentRangeStart w:id="451"/>
      <w:r w:rsidRPr="00AF5C7D">
        <w:lastRenderedPageBreak/>
        <w:t xml:space="preserve">AWS Personal </w:t>
      </w:r>
      <w:ins w:id="452" w:author="Arya" w:date="2025-02-27T16:17:00Z" w16du:dateUtc="2025-02-27T10:47:00Z">
        <w:r w:rsidR="00FC5478">
          <w:t>h</w:t>
        </w:r>
      </w:ins>
      <w:del w:id="453" w:author="Arya" w:date="2025-02-27T16:17:00Z" w16du:dateUtc="2025-02-27T10:47:00Z">
        <w:r w:rsidRPr="00AF5C7D" w:rsidDel="00FC5478">
          <w:delText>H</w:delText>
        </w:r>
      </w:del>
      <w:r w:rsidRPr="00AF5C7D">
        <w:t xml:space="preserve">ealth </w:t>
      </w:r>
      <w:ins w:id="454" w:author="Arya" w:date="2025-02-27T16:17:00Z" w16du:dateUtc="2025-02-27T10:47:00Z">
        <w:r w:rsidR="00FC5478">
          <w:t>d</w:t>
        </w:r>
      </w:ins>
      <w:del w:id="455" w:author="Arya" w:date="2025-02-27T16:17:00Z" w16du:dateUtc="2025-02-27T10:47:00Z">
        <w:r w:rsidRPr="00AF5C7D" w:rsidDel="00FC5478">
          <w:delText>D</w:delText>
        </w:r>
      </w:del>
      <w:r w:rsidRPr="00AF5C7D">
        <w:t>ashboard: Proactive</w:t>
      </w:r>
      <w:r w:rsidR="00FC5478" w:rsidRPr="00AF5C7D">
        <w:t xml:space="preserve"> monitoring for operational excellence</w:t>
      </w:r>
      <w:commentRangeEnd w:id="451"/>
      <w:r w:rsidR="00A41F88">
        <w:rPr>
          <w:rStyle w:val="CommentReference"/>
        </w:rPr>
        <w:commentReference w:id="451"/>
      </w:r>
    </w:p>
    <w:p w14:paraId="3FBAC801" w14:textId="5D39894C" w:rsidR="00AF5C7D" w:rsidRPr="00AF5C7D" w:rsidRDefault="00000000">
      <w:pPr>
        <w:pStyle w:val="NormalBPBHEB"/>
        <w:pPrChange w:id="456" w:author="Arya" w:date="2025-02-27T16:17:00Z" w16du:dateUtc="2025-02-27T10:47:00Z">
          <w:pPr>
            <w:keepNext/>
            <w:keepLines/>
            <w:spacing w:before="40" w:after="0"/>
            <w:outlineLvl w:val="1"/>
          </w:pPr>
        </w:pPrChange>
      </w:pPr>
      <w:r w:rsidRPr="00AF5C7D">
        <w:t xml:space="preserve">In the landscape of cloud management and governance, the AWS </w:t>
      </w:r>
      <w:r w:rsidRPr="009E18D3">
        <w:rPr>
          <w:b/>
          <w:bCs/>
          <w:rPrChange w:id="457" w:author="Arya" w:date="2025-02-27T16:18:00Z" w16du:dateUtc="2025-02-27T10:48:00Z">
            <w:rPr/>
          </w:rPrChange>
        </w:rPr>
        <w:t>Personal Health Dashboard</w:t>
      </w:r>
      <w:r w:rsidRPr="00AF5C7D">
        <w:t xml:space="preserve"> (</w:t>
      </w:r>
      <w:r w:rsidRPr="009E18D3">
        <w:rPr>
          <w:b/>
          <w:bCs/>
          <w:rPrChange w:id="458" w:author="Arya" w:date="2025-02-27T16:18:00Z" w16du:dateUtc="2025-02-27T10:48:00Z">
            <w:rPr/>
          </w:rPrChange>
        </w:rPr>
        <w:t>PHD</w:t>
      </w:r>
      <w:r w:rsidRPr="00AF5C7D">
        <w:t xml:space="preserve">) serves as a crucial tool, </w:t>
      </w:r>
      <w:r w:rsidR="007C6581" w:rsidRPr="00AF5C7D">
        <w:t>offering</w:t>
      </w:r>
      <w:r w:rsidRPr="00AF5C7D">
        <w:t xml:space="preserve"> real-time insights into the operational status of AWS resources. This section navigates through the features, benefits, and practical applications of the AWS Personal Health Dashboard, offering readers a comprehensive understanding of its role in ensuring operational excellence.</w:t>
      </w:r>
    </w:p>
    <w:p w14:paraId="7B979D42" w14:textId="1CF8F10D" w:rsidR="00AF5C7D" w:rsidRPr="00AF5C7D" w:rsidRDefault="00000000">
      <w:pPr>
        <w:pStyle w:val="Heading3BPBHEB"/>
        <w:pPrChange w:id="459" w:author="Arya" w:date="2025-02-27T16:19:00Z" w16du:dateUtc="2025-02-27T10:49:00Z">
          <w:pPr>
            <w:keepNext/>
            <w:keepLines/>
            <w:spacing w:before="40" w:after="0"/>
            <w:outlineLvl w:val="1"/>
          </w:pPr>
        </w:pPrChange>
      </w:pPr>
      <w:r w:rsidRPr="00AF5C7D">
        <w:t xml:space="preserve">Overview and </w:t>
      </w:r>
      <w:r w:rsidR="00A41F88" w:rsidRPr="00AF5C7D">
        <w:t>core functionality</w:t>
      </w:r>
    </w:p>
    <w:p w14:paraId="0278F773" w14:textId="7339DA2F" w:rsidR="00AF5C7D" w:rsidRPr="00AF5C7D" w:rsidRDefault="00000000">
      <w:pPr>
        <w:pStyle w:val="NormalBPBHEB"/>
        <w:pPrChange w:id="460" w:author="Arya" w:date="2025-02-27T16:19:00Z" w16du:dateUtc="2025-02-27T10:49:00Z">
          <w:pPr>
            <w:keepNext/>
            <w:keepLines/>
            <w:spacing w:before="40" w:after="0"/>
            <w:outlineLvl w:val="1"/>
          </w:pPr>
        </w:pPrChange>
      </w:pPr>
      <w:r w:rsidRPr="00AF5C7D">
        <w:t>The AWS Personal Health Dashboard is a centralized service that offers a personalized view of the health of AWS resources</w:t>
      </w:r>
      <w:r>
        <w:rPr>
          <w:rStyle w:val="FootnoteReference"/>
        </w:rPr>
        <w:footnoteReference w:id="3"/>
      </w:r>
      <w:r w:rsidRPr="00AF5C7D">
        <w:t xml:space="preserve">. This section provides an in-depth overview of how PHD aggregates information from multiple AWS services, presenting it in a </w:t>
      </w:r>
      <w:r w:rsidR="007C6581" w:rsidRPr="00AF5C7D">
        <w:t>combined</w:t>
      </w:r>
      <w:r w:rsidRPr="00AF5C7D">
        <w:t xml:space="preserve"> and easily accessible format for users.</w:t>
      </w:r>
    </w:p>
    <w:p w14:paraId="75B99DAA" w14:textId="4AF20A92" w:rsidR="00AF5C7D" w:rsidRPr="00AF5C7D" w:rsidRDefault="00000000">
      <w:pPr>
        <w:pStyle w:val="Heading3BPBHEB"/>
        <w:pPrChange w:id="461" w:author="Arya" w:date="2025-02-27T16:19:00Z" w16du:dateUtc="2025-02-27T10:49:00Z">
          <w:pPr>
            <w:keepNext/>
            <w:keepLines/>
            <w:spacing w:before="40" w:after="0"/>
            <w:outlineLvl w:val="1"/>
          </w:pPr>
        </w:pPrChange>
      </w:pPr>
      <w:r w:rsidRPr="00AF5C7D">
        <w:t xml:space="preserve">Key </w:t>
      </w:r>
      <w:r w:rsidR="00A41F88" w:rsidRPr="00AF5C7D">
        <w:t>features and components</w:t>
      </w:r>
    </w:p>
    <w:p w14:paraId="6CE26703" w14:textId="3BDEDDD1" w:rsidR="00AF5C7D" w:rsidRDefault="00000000">
      <w:pPr>
        <w:pStyle w:val="NormalBPBHEB"/>
        <w:pPrChange w:id="462" w:author="Arya" w:date="2025-02-27T16:19:00Z" w16du:dateUtc="2025-02-27T10:49:00Z">
          <w:pPr>
            <w:keepNext/>
            <w:keepLines/>
            <w:spacing w:before="40" w:after="0"/>
            <w:outlineLvl w:val="1"/>
          </w:pPr>
        </w:pPrChange>
      </w:pPr>
      <w:r w:rsidRPr="00AF5C7D">
        <w:t xml:space="preserve">Readers will gain insights into the key features of the AWS Personal Health Dashboard, including the ability to view alerts, remediation guidance, and integration with AWS Support. Understanding these components is essential for leveraging PHD effectively in monitoring and </w:t>
      </w:r>
      <w:r w:rsidR="007C6581" w:rsidRPr="00AF5C7D">
        <w:t>keeping</w:t>
      </w:r>
      <w:r w:rsidRPr="00AF5C7D">
        <w:t xml:space="preserve"> the health of AWS resources.</w:t>
      </w:r>
    </w:p>
    <w:p w14:paraId="443564F8" w14:textId="4956F11D" w:rsidR="00AF5C7D" w:rsidRPr="00AF5C7D" w:rsidRDefault="00000000">
      <w:pPr>
        <w:pStyle w:val="Heading3BPBHEB"/>
        <w:pPrChange w:id="463" w:author="Arya" w:date="2025-02-27T16:19:00Z" w16du:dateUtc="2025-02-27T10:49:00Z">
          <w:pPr>
            <w:keepNext/>
            <w:keepLines/>
            <w:spacing w:before="40" w:after="0"/>
            <w:outlineLvl w:val="1"/>
          </w:pPr>
        </w:pPrChange>
      </w:pPr>
      <w:r w:rsidRPr="00AF5C7D">
        <w:t xml:space="preserve">Proactive </w:t>
      </w:r>
      <w:r w:rsidR="00A41F88" w:rsidRPr="00AF5C7D">
        <w:t>monitoring and alerting</w:t>
      </w:r>
    </w:p>
    <w:p w14:paraId="4F6F4F3E" w14:textId="49770D02" w:rsidR="00AF5C7D" w:rsidRPr="00AF5C7D" w:rsidRDefault="00000000">
      <w:pPr>
        <w:pStyle w:val="NormalBPBHEB"/>
        <w:pPrChange w:id="464" w:author="Arya" w:date="2025-02-27T16:19:00Z" w16du:dateUtc="2025-02-27T10:49:00Z">
          <w:pPr>
            <w:keepNext/>
            <w:keepLines/>
            <w:spacing w:before="40" w:after="0"/>
            <w:outlineLvl w:val="1"/>
          </w:pPr>
        </w:pPrChange>
      </w:pPr>
      <w:r w:rsidRPr="00AF5C7D">
        <w:t xml:space="preserve">This section explores how the AWS Personal Health Dashboard </w:t>
      </w:r>
      <w:r w:rsidR="004B4E21" w:rsidRPr="00AF5C7D">
        <w:t>helps with</w:t>
      </w:r>
      <w:r w:rsidRPr="00AF5C7D">
        <w:t xml:space="preserve"> proactive monitoring by providing real-time alerts about events that may </w:t>
      </w:r>
      <w:r w:rsidR="00DD3D52" w:rsidRPr="00AF5C7D">
        <w:t>affect</w:t>
      </w:r>
      <w:r w:rsidRPr="00AF5C7D">
        <w:t xml:space="preserve"> AWS resources. Readers will understand how to interpret these alerts and take preemptive actions to ensure the continuity of operations.</w:t>
      </w:r>
    </w:p>
    <w:p w14:paraId="7C3FCC7F" w14:textId="5EFC2E25" w:rsidR="00AF5C7D" w:rsidRPr="00AF5C7D" w:rsidRDefault="00000000">
      <w:pPr>
        <w:pStyle w:val="Heading3BPBHEB"/>
        <w:pPrChange w:id="465" w:author="Arya" w:date="2025-02-27T16:20:00Z" w16du:dateUtc="2025-02-27T10:50:00Z">
          <w:pPr>
            <w:keepNext/>
            <w:keepLines/>
            <w:spacing w:before="40" w:after="0"/>
            <w:outlineLvl w:val="1"/>
          </w:pPr>
        </w:pPrChange>
      </w:pPr>
      <w:r w:rsidRPr="00AF5C7D">
        <w:t xml:space="preserve">Integration with AWS </w:t>
      </w:r>
      <w:ins w:id="466" w:author="Arya" w:date="2025-02-27T16:20:00Z" w16du:dateUtc="2025-02-27T10:50:00Z">
        <w:r w:rsidR="00A41F88">
          <w:t>s</w:t>
        </w:r>
      </w:ins>
      <w:del w:id="467" w:author="Arya" w:date="2025-02-27T16:20:00Z" w16du:dateUtc="2025-02-27T10:50:00Z">
        <w:r w:rsidRPr="00AF5C7D" w:rsidDel="00A41F88">
          <w:delText>S</w:delText>
        </w:r>
      </w:del>
      <w:r w:rsidRPr="00AF5C7D">
        <w:t>upport</w:t>
      </w:r>
    </w:p>
    <w:p w14:paraId="36950F36" w14:textId="127E6F28" w:rsidR="00AF5C7D" w:rsidRDefault="00000000">
      <w:pPr>
        <w:pStyle w:val="NormalBPBHEB"/>
        <w:pPrChange w:id="468" w:author="Arya" w:date="2025-02-27T16:20:00Z" w16du:dateUtc="2025-02-27T10:50:00Z">
          <w:pPr>
            <w:keepNext/>
            <w:keepLines/>
            <w:spacing w:before="40" w:after="0"/>
            <w:outlineLvl w:val="1"/>
          </w:pPr>
        </w:pPrChange>
      </w:pPr>
      <w:r w:rsidRPr="00AF5C7D">
        <w:t xml:space="preserve">AWS PHD seamlessly integrates with AWS Support, enhancing its capabilities. This section discusses how users can </w:t>
      </w:r>
      <w:r w:rsidR="007C6581" w:rsidRPr="00AF5C7D">
        <w:t>use</w:t>
      </w:r>
      <w:r w:rsidRPr="00AF5C7D">
        <w:t xml:space="preserve"> </w:t>
      </w:r>
      <w:r w:rsidR="00F8677E" w:rsidRPr="00AF5C7D">
        <w:t>integration</w:t>
      </w:r>
      <w:r w:rsidRPr="00AF5C7D">
        <w:t xml:space="preserve"> to access detailed support information, including status updates, upcoming maintenance events, and proactive recommendations.</w:t>
      </w:r>
    </w:p>
    <w:p w14:paraId="15410495" w14:textId="77777777" w:rsidR="00F73ABD" w:rsidDel="00A41F88" w:rsidRDefault="00F73ABD" w:rsidP="00AF5C7D">
      <w:pPr>
        <w:keepNext/>
        <w:keepLines/>
        <w:spacing w:before="40" w:after="0"/>
        <w:outlineLvl w:val="1"/>
        <w:rPr>
          <w:del w:id="469" w:author="Arya" w:date="2025-02-27T16:20:00Z" w16du:dateUtc="2025-02-27T10:50:00Z"/>
        </w:rPr>
      </w:pPr>
    </w:p>
    <w:p w14:paraId="57B68628" w14:textId="77777777" w:rsidR="00F73ABD" w:rsidDel="00A41F88" w:rsidRDefault="00F73ABD" w:rsidP="00AF5C7D">
      <w:pPr>
        <w:keepNext/>
        <w:keepLines/>
        <w:spacing w:before="40" w:after="0"/>
        <w:outlineLvl w:val="1"/>
        <w:rPr>
          <w:del w:id="470" w:author="Arya" w:date="2025-02-27T16:20:00Z" w16du:dateUtc="2025-02-27T10:50:00Z"/>
        </w:rPr>
      </w:pPr>
    </w:p>
    <w:p w14:paraId="5A400E24" w14:textId="77777777" w:rsidR="00F73ABD" w:rsidRPr="00AF5C7D" w:rsidRDefault="00F73ABD" w:rsidP="00AF5C7D">
      <w:pPr>
        <w:keepNext/>
        <w:keepLines/>
        <w:spacing w:before="40" w:after="0"/>
        <w:outlineLvl w:val="1"/>
      </w:pPr>
    </w:p>
    <w:p w14:paraId="0F7553D3" w14:textId="4FA7C9AF" w:rsidR="00AF5C7D" w:rsidRDefault="00000000">
      <w:pPr>
        <w:pStyle w:val="Heading3BPBHEB"/>
        <w:pPrChange w:id="471" w:author="Arya" w:date="2025-02-27T16:20:00Z" w16du:dateUtc="2025-02-27T10:50:00Z">
          <w:pPr>
            <w:keepNext/>
            <w:keepLines/>
            <w:spacing w:before="40" w:after="0"/>
            <w:outlineLvl w:val="1"/>
          </w:pPr>
        </w:pPrChange>
      </w:pPr>
      <w:r w:rsidRPr="00AF5C7D">
        <w:t xml:space="preserve">Use </w:t>
      </w:r>
      <w:ins w:id="472" w:author="Arya" w:date="2025-02-27T16:20:00Z" w16du:dateUtc="2025-02-27T10:50:00Z">
        <w:r w:rsidR="00A41F88">
          <w:t>c</w:t>
        </w:r>
      </w:ins>
      <w:del w:id="473" w:author="Arya" w:date="2025-02-27T16:20:00Z" w16du:dateUtc="2025-02-27T10:50:00Z">
        <w:r w:rsidRPr="00AF5C7D" w:rsidDel="00A41F88">
          <w:delText>C</w:delText>
        </w:r>
      </w:del>
      <w:r w:rsidRPr="00AF5C7D">
        <w:t xml:space="preserve">ases and </w:t>
      </w:r>
      <w:ins w:id="474" w:author="Arya" w:date="2025-02-27T16:20:00Z" w16du:dateUtc="2025-02-27T10:50:00Z">
        <w:r w:rsidR="00A41F88">
          <w:t>p</w:t>
        </w:r>
      </w:ins>
      <w:del w:id="475" w:author="Arya" w:date="2025-02-27T16:20:00Z" w16du:dateUtc="2025-02-27T10:50:00Z">
        <w:r w:rsidRPr="00AF5C7D" w:rsidDel="00A41F88">
          <w:delText>P</w:delText>
        </w:r>
      </w:del>
      <w:r w:rsidRPr="00AF5C7D">
        <w:t xml:space="preserve">ractical </w:t>
      </w:r>
      <w:ins w:id="476" w:author="Arya" w:date="2025-02-27T16:20:00Z" w16du:dateUtc="2025-02-27T10:50:00Z">
        <w:r w:rsidR="00A41F88">
          <w:t>a</w:t>
        </w:r>
      </w:ins>
      <w:del w:id="477" w:author="Arya" w:date="2025-02-27T16:20:00Z" w16du:dateUtc="2025-02-27T10:50:00Z">
        <w:r w:rsidRPr="00AF5C7D" w:rsidDel="00A41F88">
          <w:delText>A</w:delText>
        </w:r>
      </w:del>
      <w:r w:rsidRPr="00AF5C7D">
        <w:t>pplications</w:t>
      </w:r>
    </w:p>
    <w:p w14:paraId="231D8AE3" w14:textId="052BFAFE" w:rsidR="00AF5C7D" w:rsidRPr="00AF5C7D" w:rsidRDefault="00000000">
      <w:pPr>
        <w:pStyle w:val="NormalBPBHEB"/>
        <w:pPrChange w:id="478" w:author="Arya" w:date="2025-02-27T16:20:00Z" w16du:dateUtc="2025-02-27T10:50:00Z">
          <w:pPr>
            <w:keepNext/>
            <w:keepLines/>
            <w:spacing w:before="40" w:after="0"/>
            <w:outlineLvl w:val="1"/>
          </w:pPr>
        </w:pPrChange>
      </w:pPr>
      <w:r w:rsidRPr="00AF5C7D">
        <w:t xml:space="preserve">Real-world use cases illustrate how organizations can </w:t>
      </w:r>
      <w:r w:rsidR="004B4E21" w:rsidRPr="00AF5C7D">
        <w:t>receive help</w:t>
      </w:r>
      <w:r w:rsidRPr="00AF5C7D">
        <w:t xml:space="preserve"> from the AWS Personal Health Dashboard. Examples include identifying and mitigating issues before they </w:t>
      </w:r>
      <w:r w:rsidR="004B4E21" w:rsidRPr="00AF5C7D">
        <w:t>affect</w:t>
      </w:r>
      <w:r w:rsidRPr="00AF5C7D">
        <w:t xml:space="preserve"> operations, minimizing downtime, and </w:t>
      </w:r>
      <w:r w:rsidR="00DD3D52" w:rsidRPr="00AF5C7D">
        <w:t>improving</w:t>
      </w:r>
      <w:r w:rsidRPr="00AF5C7D">
        <w:t xml:space="preserve"> resource </w:t>
      </w:r>
      <w:r w:rsidR="002940A4" w:rsidRPr="00AF5C7D">
        <w:t>use</w:t>
      </w:r>
      <w:r w:rsidRPr="00AF5C7D">
        <w:t xml:space="preserve"> for enhanced efficiency.</w:t>
      </w:r>
    </w:p>
    <w:p w14:paraId="3F65FA03" w14:textId="26A29ADB" w:rsidR="00AF5C7D" w:rsidRPr="00AF5C7D" w:rsidRDefault="00000000">
      <w:pPr>
        <w:pStyle w:val="Heading3BPBHEB"/>
        <w:pPrChange w:id="479" w:author="Arya" w:date="2025-02-27T16:20:00Z" w16du:dateUtc="2025-02-27T10:50:00Z">
          <w:pPr>
            <w:keepNext/>
            <w:keepLines/>
            <w:spacing w:before="40" w:after="0"/>
            <w:outlineLvl w:val="1"/>
          </w:pPr>
        </w:pPrChange>
      </w:pPr>
      <w:r w:rsidRPr="00AF5C7D">
        <w:lastRenderedPageBreak/>
        <w:t xml:space="preserve">Customization and </w:t>
      </w:r>
      <w:ins w:id="480" w:author="Arya" w:date="2025-02-27T16:20:00Z" w16du:dateUtc="2025-02-27T10:50:00Z">
        <w:r w:rsidR="00DB7DF1">
          <w:t>u</w:t>
        </w:r>
      </w:ins>
      <w:del w:id="481" w:author="Arya" w:date="2025-02-27T16:20:00Z" w16du:dateUtc="2025-02-27T10:50:00Z">
        <w:r w:rsidRPr="00AF5C7D" w:rsidDel="00DB7DF1">
          <w:delText>U</w:delText>
        </w:r>
      </w:del>
      <w:r w:rsidRPr="00AF5C7D">
        <w:t xml:space="preserve">ser </w:t>
      </w:r>
      <w:ins w:id="482" w:author="Arya" w:date="2025-02-27T16:20:00Z" w16du:dateUtc="2025-02-27T10:50:00Z">
        <w:r w:rsidR="00DB7DF1">
          <w:t>p</w:t>
        </w:r>
      </w:ins>
      <w:del w:id="483" w:author="Arya" w:date="2025-02-27T16:20:00Z" w16du:dateUtc="2025-02-27T10:50:00Z">
        <w:r w:rsidRPr="00AF5C7D" w:rsidDel="00DB7DF1">
          <w:delText>P</w:delText>
        </w:r>
      </w:del>
      <w:r w:rsidRPr="00AF5C7D">
        <w:t>references</w:t>
      </w:r>
    </w:p>
    <w:p w14:paraId="46350CDF" w14:textId="77777777" w:rsidR="00AF5C7D" w:rsidRPr="00AF5C7D" w:rsidRDefault="00000000">
      <w:pPr>
        <w:pStyle w:val="NormalBPBHEB"/>
        <w:pPrChange w:id="484" w:author="Arya" w:date="2025-02-27T16:20:00Z" w16du:dateUtc="2025-02-27T10:50:00Z">
          <w:pPr>
            <w:keepNext/>
            <w:keepLines/>
            <w:spacing w:before="40" w:after="0"/>
            <w:outlineLvl w:val="1"/>
          </w:pPr>
        </w:pPrChange>
      </w:pPr>
      <w:r w:rsidRPr="00AF5C7D">
        <w:t>PHD allows users to customize their dashboard based on their preferences and priorities. This section guides readers through the process of tailoring alerts, setting preferences, and configuring notifications, ensuring a personalized and efficient monitoring experience.</w:t>
      </w:r>
    </w:p>
    <w:p w14:paraId="7C3BA14C" w14:textId="09590865" w:rsidR="00AF5C7D" w:rsidRPr="00AF5C7D" w:rsidRDefault="00000000">
      <w:pPr>
        <w:pStyle w:val="Heading3BPBHEB"/>
        <w:pPrChange w:id="485" w:author="Arya" w:date="2025-02-27T16:20:00Z" w16du:dateUtc="2025-02-27T10:50:00Z">
          <w:pPr>
            <w:keepNext/>
            <w:keepLines/>
            <w:spacing w:before="40" w:after="0"/>
            <w:outlineLvl w:val="1"/>
          </w:pPr>
        </w:pPrChange>
      </w:pPr>
      <w:r w:rsidRPr="00AF5C7D">
        <w:t xml:space="preserve">Strategic </w:t>
      </w:r>
      <w:ins w:id="486" w:author="Arya" w:date="2025-02-27T16:20:00Z" w16du:dateUtc="2025-02-27T10:50:00Z">
        <w:r w:rsidR="00F43D91">
          <w:t>c</w:t>
        </w:r>
      </w:ins>
      <w:del w:id="487" w:author="Arya" w:date="2025-02-27T16:20:00Z" w16du:dateUtc="2025-02-27T10:50:00Z">
        <w:r w:rsidRPr="00AF5C7D" w:rsidDel="00F43D91">
          <w:delText>C</w:delText>
        </w:r>
      </w:del>
      <w:r w:rsidRPr="00AF5C7D">
        <w:t xml:space="preserve">onsiderations for </w:t>
      </w:r>
      <w:ins w:id="488" w:author="Arya" w:date="2025-02-27T16:20:00Z" w16du:dateUtc="2025-02-27T10:50:00Z">
        <w:r w:rsidR="00F43D91">
          <w:t>i</w:t>
        </w:r>
      </w:ins>
      <w:del w:id="489" w:author="Arya" w:date="2025-02-27T16:20:00Z" w16du:dateUtc="2025-02-27T10:50:00Z">
        <w:r w:rsidRPr="00AF5C7D" w:rsidDel="00F43D91">
          <w:delText>I</w:delText>
        </w:r>
      </w:del>
      <w:r w:rsidRPr="00AF5C7D">
        <w:t>mplementation</w:t>
      </w:r>
    </w:p>
    <w:p w14:paraId="16A7DC18" w14:textId="241004C1" w:rsidR="00AF5C7D" w:rsidRPr="00AF5C7D" w:rsidRDefault="00000000">
      <w:pPr>
        <w:pStyle w:val="NormalBPBHEB"/>
        <w:pPrChange w:id="490" w:author="Arya" w:date="2025-02-27T16:20:00Z" w16du:dateUtc="2025-02-27T10:50:00Z">
          <w:pPr>
            <w:keepNext/>
            <w:keepLines/>
            <w:spacing w:before="40" w:after="0"/>
            <w:outlineLvl w:val="1"/>
          </w:pPr>
        </w:pPrChange>
      </w:pPr>
      <w:r w:rsidRPr="00AF5C7D">
        <w:t xml:space="preserve">Strategic considerations are vital for the effective implementation of </w:t>
      </w:r>
      <w:r w:rsidR="00F8677E">
        <w:t xml:space="preserve">the </w:t>
      </w:r>
      <w:r w:rsidRPr="00AF5C7D">
        <w:t xml:space="preserve">AWS Personal Health Dashboard. This section </w:t>
      </w:r>
      <w:r w:rsidR="004B4E21" w:rsidRPr="00AF5C7D">
        <w:t>offers</w:t>
      </w:r>
      <w:r w:rsidRPr="00AF5C7D">
        <w:t xml:space="preserve"> practical guidance on aligning PHD with organizational goals, setting up custom alerts, and integrating </w:t>
      </w:r>
      <w:r w:rsidR="00F8677E">
        <w:t>them</w:t>
      </w:r>
      <w:r w:rsidRPr="00AF5C7D">
        <w:t xml:space="preserve"> into existing monitoring workflows.</w:t>
      </w:r>
    </w:p>
    <w:p w14:paraId="40B34562" w14:textId="7ADE04A8" w:rsidR="00AF5C7D" w:rsidRPr="00AF5C7D" w:rsidRDefault="00000000">
      <w:pPr>
        <w:pStyle w:val="Heading3BPBHEB"/>
        <w:pPrChange w:id="491" w:author="Arya" w:date="2025-02-27T16:21:00Z" w16du:dateUtc="2025-02-27T10:51:00Z">
          <w:pPr>
            <w:keepNext/>
            <w:keepLines/>
            <w:spacing w:before="40" w:after="0"/>
            <w:outlineLvl w:val="1"/>
          </w:pPr>
        </w:pPrChange>
      </w:pPr>
      <w:r w:rsidRPr="00AF5C7D">
        <w:t xml:space="preserve">Business </w:t>
      </w:r>
      <w:ins w:id="492" w:author="Arya" w:date="2025-02-27T16:20:00Z" w16du:dateUtc="2025-02-27T10:50:00Z">
        <w:r w:rsidR="00F43D91">
          <w:t>i</w:t>
        </w:r>
      </w:ins>
      <w:del w:id="493" w:author="Arya" w:date="2025-02-27T16:20:00Z" w16du:dateUtc="2025-02-27T10:50:00Z">
        <w:r w:rsidRPr="00AF5C7D" w:rsidDel="00F43D91">
          <w:delText>I</w:delText>
        </w:r>
      </w:del>
      <w:r w:rsidRPr="00AF5C7D">
        <w:t>mplications</w:t>
      </w:r>
    </w:p>
    <w:p w14:paraId="38799113" w14:textId="77777777" w:rsidR="00AF5C7D" w:rsidRPr="00AF5C7D" w:rsidRDefault="00000000">
      <w:pPr>
        <w:pStyle w:val="NormalBPBHEB"/>
        <w:pPrChange w:id="494" w:author="Arya" w:date="2025-02-27T16:21:00Z" w16du:dateUtc="2025-02-27T10:51:00Z">
          <w:pPr>
            <w:keepNext/>
            <w:keepLines/>
            <w:spacing w:before="40" w:after="0"/>
            <w:outlineLvl w:val="1"/>
          </w:pPr>
        </w:pPrChange>
      </w:pPr>
      <w:r w:rsidRPr="00AF5C7D">
        <w:t>From a business standpoint, the AWS Personal Health Dashboard contributes to operational resilience, minimizing the impact of potential issues on business operations. This section discusses how proactive monitoring with PHD aligns with business continuity and risk management strategies.</w:t>
      </w:r>
    </w:p>
    <w:p w14:paraId="2ABF62E4" w14:textId="5858376D" w:rsidR="00AF5C7D" w:rsidRPr="00AF5C7D" w:rsidRDefault="00000000">
      <w:pPr>
        <w:pStyle w:val="Heading3BPBHEB"/>
        <w:pPrChange w:id="495" w:author="Arya" w:date="2025-02-27T16:23:00Z" w16du:dateUtc="2025-02-27T10:53:00Z">
          <w:pPr>
            <w:keepNext/>
            <w:keepLines/>
            <w:spacing w:before="40" w:after="0"/>
            <w:outlineLvl w:val="1"/>
          </w:pPr>
        </w:pPrChange>
      </w:pPr>
      <w:r w:rsidRPr="00AF5C7D">
        <w:t xml:space="preserve">Further </w:t>
      </w:r>
      <w:ins w:id="496" w:author="Arya" w:date="2025-02-27T16:21:00Z" w16du:dateUtc="2025-02-27T10:51:00Z">
        <w:r w:rsidR="00B01D5F">
          <w:t>r</w:t>
        </w:r>
      </w:ins>
      <w:del w:id="497" w:author="Arya" w:date="2025-02-27T16:21:00Z" w16du:dateUtc="2025-02-27T10:51:00Z">
        <w:r w:rsidRPr="00AF5C7D" w:rsidDel="00B01D5F">
          <w:delText>R</w:delText>
        </w:r>
      </w:del>
      <w:r w:rsidRPr="00AF5C7D">
        <w:t>eading</w:t>
      </w:r>
      <w:del w:id="498" w:author="Arya" w:date="2025-02-27T16:21:00Z" w16du:dateUtc="2025-02-27T10:51:00Z">
        <w:r w:rsidRPr="00AF5C7D" w:rsidDel="00547427">
          <w:delText>: Gaining a Deeper Understanding</w:delText>
        </w:r>
      </w:del>
    </w:p>
    <w:p w14:paraId="7FB82C11" w14:textId="47D628D8" w:rsidR="00271A60" w:rsidRDefault="00000000">
      <w:pPr>
        <w:pStyle w:val="NormalBPBHEB"/>
        <w:pPrChange w:id="499" w:author="Arya" w:date="2025-02-27T16:21:00Z" w16du:dateUtc="2025-02-27T10:51:00Z">
          <w:pPr>
            <w:keepNext/>
            <w:keepLines/>
            <w:spacing w:before="40" w:after="0"/>
            <w:outlineLvl w:val="1"/>
          </w:pPr>
        </w:pPrChange>
      </w:pPr>
      <w:r w:rsidRPr="00AF5C7D">
        <w:t>For readers seeking a deeper understanding of AWS Personal Health Dashboard, exploring AWS documentation</w:t>
      </w:r>
      <w:r>
        <w:rPr>
          <w:rStyle w:val="FootnoteReference"/>
        </w:rPr>
        <w:footnoteReference w:id="4"/>
      </w:r>
      <w:r w:rsidRPr="00AF5C7D">
        <w:t xml:space="preserve"> is recommended. Internal references </w:t>
      </w:r>
      <w:r w:rsidR="004B4E21" w:rsidRPr="00AF5C7D">
        <w:t>offer</w:t>
      </w:r>
      <w:r w:rsidRPr="00AF5C7D">
        <w:t xml:space="preserve"> technical insights, while external references, such as case studies and best practice guides, offer practical perspectives on maximizing the benefits of PHD.</w:t>
      </w:r>
    </w:p>
    <w:p w14:paraId="6F2D3EEE" w14:textId="77777777" w:rsidR="00F73ABD" w:rsidRDefault="00000000">
      <w:pPr>
        <w:rPr>
          <w:rFonts w:eastAsia="Palatino Linotype" w:cs="Palatino Linotype"/>
          <w:b/>
          <w:sz w:val="40"/>
          <w:szCs w:val="40"/>
        </w:rPr>
      </w:pPr>
      <w:r>
        <w:rPr>
          <w:rFonts w:eastAsia="Palatino Linotype" w:cs="Palatino Linotype"/>
          <w:b/>
          <w:sz w:val="40"/>
          <w:szCs w:val="40"/>
        </w:rPr>
        <w:br w:type="page"/>
      </w:r>
    </w:p>
    <w:p w14:paraId="56EF9A44" w14:textId="3C59793E" w:rsidR="007A0457" w:rsidRPr="007A0457" w:rsidRDefault="00000000">
      <w:pPr>
        <w:pStyle w:val="Heading1BPBHEB"/>
        <w:pPrChange w:id="500" w:author="Arya" w:date="2025-02-27T16:23:00Z" w16du:dateUtc="2025-02-27T10:53:00Z">
          <w:pPr>
            <w:keepNext/>
            <w:keepLines/>
            <w:spacing w:before="400" w:after="0" w:line="276" w:lineRule="auto"/>
            <w:outlineLvl w:val="0"/>
          </w:pPr>
        </w:pPrChange>
      </w:pPr>
      <w:commentRangeStart w:id="501"/>
      <w:r w:rsidRPr="007A0457">
        <w:lastRenderedPageBreak/>
        <w:t xml:space="preserve">AWS Proton: Streamlining </w:t>
      </w:r>
      <w:r w:rsidR="00696396" w:rsidRPr="007A0457">
        <w:t>container and serverless application deployment</w:t>
      </w:r>
      <w:commentRangeEnd w:id="501"/>
      <w:r w:rsidR="00696396">
        <w:rPr>
          <w:rStyle w:val="CommentReference"/>
          <w:rFonts w:asciiTheme="minorHAnsi" w:eastAsiaTheme="minorHAnsi" w:hAnsiTheme="minorHAnsi" w:cstheme="minorBidi"/>
          <w:b w:val="0"/>
        </w:rPr>
        <w:commentReference w:id="501"/>
      </w:r>
    </w:p>
    <w:p w14:paraId="40FE1618" w14:textId="0C43FFB6" w:rsidR="007A0457" w:rsidRPr="007A0457" w:rsidRDefault="00000000">
      <w:pPr>
        <w:pStyle w:val="NormalBPBHEB"/>
        <w:pPrChange w:id="502" w:author="Arya" w:date="2025-02-27T16:22:00Z" w16du:dateUtc="2025-02-27T10:52:00Z">
          <w:pPr>
            <w:keepNext/>
            <w:keepLines/>
            <w:spacing w:before="40" w:after="0"/>
            <w:outlineLvl w:val="1"/>
          </w:pPr>
        </w:pPrChange>
      </w:pPr>
      <w:r w:rsidRPr="007A0457">
        <w:t xml:space="preserve">In the dynamic realm of cloud management and governance, efficient application deployment is a cornerstone for operational success. AWS Proton </w:t>
      </w:r>
      <w:r w:rsidR="004B4E21" w:rsidRPr="007A0457">
        <w:t>appears</w:t>
      </w:r>
      <w:r w:rsidRPr="007A0457">
        <w:t xml:space="preserve"> as a comprehensive service, streamlining the deployment and management of containerized and serverless applications. This section provides a detailed exploration of AWS Proton, shedding light on its functionalities, benefits, and strategic implications for businesses.</w:t>
      </w:r>
    </w:p>
    <w:p w14:paraId="6EA26611" w14:textId="547D6FE1" w:rsidR="007A0457" w:rsidRPr="007A0457" w:rsidRDefault="00000000">
      <w:pPr>
        <w:pStyle w:val="Heading3BPBHEB"/>
        <w:pPrChange w:id="503" w:author="Arya" w:date="2025-02-27T16:22:00Z" w16du:dateUtc="2025-02-27T10:52:00Z">
          <w:pPr>
            <w:keepNext/>
            <w:keepLines/>
            <w:spacing w:before="40" w:after="0"/>
            <w:outlineLvl w:val="1"/>
          </w:pPr>
        </w:pPrChange>
      </w:pPr>
      <w:r w:rsidRPr="007A0457">
        <w:t xml:space="preserve">Overview and </w:t>
      </w:r>
      <w:ins w:id="504" w:author="Arya" w:date="2025-02-27T16:22:00Z" w16du:dateUtc="2025-02-27T10:52:00Z">
        <w:r w:rsidR="00EA7D68">
          <w:t>c</w:t>
        </w:r>
      </w:ins>
      <w:del w:id="505" w:author="Arya" w:date="2025-02-27T16:22:00Z" w16du:dateUtc="2025-02-27T10:52:00Z">
        <w:r w:rsidRPr="007A0457" w:rsidDel="00EA7D68">
          <w:delText>C</w:delText>
        </w:r>
      </w:del>
      <w:ins w:id="506" w:author="Arya" w:date="2025-02-27T16:22:00Z" w16du:dateUtc="2025-02-27T10:52:00Z">
        <w:r w:rsidR="00EA7D68">
          <w:t>o</w:t>
        </w:r>
      </w:ins>
      <w:del w:id="507" w:author="Arya" w:date="2025-02-27T16:22:00Z" w16du:dateUtc="2025-02-27T10:52:00Z">
        <w:r w:rsidRPr="007A0457" w:rsidDel="002C6794">
          <w:delText>o</w:delText>
        </w:r>
      </w:del>
      <w:r w:rsidRPr="007A0457">
        <w:t xml:space="preserve">re </w:t>
      </w:r>
      <w:ins w:id="508" w:author="Arya" w:date="2025-02-27T16:22:00Z" w16du:dateUtc="2025-02-27T10:52:00Z">
        <w:r w:rsidR="002C6794">
          <w:t>f</w:t>
        </w:r>
      </w:ins>
      <w:del w:id="509" w:author="Arya" w:date="2025-02-27T16:22:00Z" w16du:dateUtc="2025-02-27T10:52:00Z">
        <w:r w:rsidRPr="007A0457" w:rsidDel="002C6794">
          <w:delText>F</w:delText>
        </w:r>
      </w:del>
      <w:r w:rsidRPr="007A0457">
        <w:t>unctionality</w:t>
      </w:r>
    </w:p>
    <w:p w14:paraId="673281BA" w14:textId="26360B9C" w:rsidR="007A0457" w:rsidRPr="007A0457" w:rsidRDefault="00000000">
      <w:pPr>
        <w:pStyle w:val="NormalBPBHEB"/>
        <w:pPrChange w:id="510" w:author="Arya" w:date="2025-02-27T16:23:00Z" w16du:dateUtc="2025-02-27T10:53:00Z">
          <w:pPr>
            <w:keepNext/>
            <w:keepLines/>
            <w:spacing w:before="40" w:after="0"/>
            <w:outlineLvl w:val="1"/>
          </w:pPr>
        </w:pPrChange>
      </w:pPr>
      <w:r w:rsidRPr="007A0457">
        <w:t>AWS Proton is introduced as a fully managed service designed to automate and streamline the deployment of containerized and serverless applications</w:t>
      </w:r>
      <w:r>
        <w:rPr>
          <w:rStyle w:val="FootnoteReference"/>
        </w:rPr>
        <w:footnoteReference w:id="5"/>
      </w:r>
      <w:r w:rsidRPr="007A0457">
        <w:t>. This section delves into the fundamental principles and core functionalities that underpin Proton's role in simplifying the application deployment lifecycle.</w:t>
      </w:r>
    </w:p>
    <w:p w14:paraId="17A7979C" w14:textId="08AF2EA5" w:rsidR="007A0457" w:rsidRPr="007A0457" w:rsidRDefault="00000000">
      <w:pPr>
        <w:pStyle w:val="Heading3BPBHEB"/>
        <w:pPrChange w:id="511" w:author="Arya" w:date="2025-02-27T16:24:00Z" w16du:dateUtc="2025-02-27T10:54:00Z">
          <w:pPr>
            <w:keepNext/>
            <w:keepLines/>
            <w:spacing w:before="40" w:after="0"/>
            <w:outlineLvl w:val="1"/>
          </w:pPr>
        </w:pPrChange>
      </w:pPr>
      <w:r w:rsidRPr="007A0457">
        <w:t xml:space="preserve">Key </w:t>
      </w:r>
      <w:r w:rsidR="00D225FA" w:rsidRPr="007A0457">
        <w:t>features and components</w:t>
      </w:r>
    </w:p>
    <w:p w14:paraId="137009C0" w14:textId="383F719E" w:rsidR="007A0457" w:rsidRDefault="00000000" w:rsidP="00BE2C36">
      <w:pPr>
        <w:pStyle w:val="NormalBPBHEB"/>
        <w:pPrChange w:id="512" w:author="Arya" w:date="2025-03-03T11:22:00Z" w16du:dateUtc="2025-03-03T05:52:00Z">
          <w:pPr>
            <w:keepNext/>
            <w:keepLines/>
            <w:spacing w:before="40" w:after="0"/>
            <w:outlineLvl w:val="1"/>
          </w:pPr>
        </w:pPrChange>
      </w:pPr>
      <w:r w:rsidRPr="007A0457">
        <w:t xml:space="preserve">Readers gain insights into the key features and components of AWS Proton, including its ability to create and manage environments, define service templates, and </w:t>
      </w:r>
      <w:r w:rsidR="00DD3D52" w:rsidRPr="007A0457">
        <w:t>help</w:t>
      </w:r>
      <w:r w:rsidRPr="007A0457">
        <w:t xml:space="preserve"> collaboration among development teams. Understanding these elements is crucial for harnessing Proton's capabilities effectively.</w:t>
      </w:r>
    </w:p>
    <w:p w14:paraId="2157CF54" w14:textId="40026976" w:rsidR="007A0457" w:rsidRPr="007A0457" w:rsidRDefault="00000000">
      <w:pPr>
        <w:pStyle w:val="Heading3BPBHEB"/>
        <w:pPrChange w:id="513" w:author="Arya" w:date="2025-02-27T16:24:00Z" w16du:dateUtc="2025-02-27T10:54:00Z">
          <w:pPr>
            <w:keepNext/>
            <w:keepLines/>
            <w:spacing w:before="40" w:after="0"/>
            <w:outlineLvl w:val="1"/>
          </w:pPr>
        </w:pPrChange>
      </w:pPr>
      <w:r w:rsidRPr="007A0457">
        <w:t xml:space="preserve">Service </w:t>
      </w:r>
      <w:r w:rsidR="00D225FA" w:rsidRPr="007A0457">
        <w:t>templates and environments</w:t>
      </w:r>
    </w:p>
    <w:p w14:paraId="40B97EB7" w14:textId="77777777" w:rsidR="007A0457" w:rsidRPr="007A0457" w:rsidRDefault="00000000">
      <w:pPr>
        <w:pStyle w:val="NormalBPBHEB"/>
        <w:pPrChange w:id="514" w:author="Arya" w:date="2025-02-27T16:24:00Z" w16du:dateUtc="2025-02-27T10:54:00Z">
          <w:pPr>
            <w:keepNext/>
            <w:keepLines/>
            <w:spacing w:before="40" w:after="0"/>
            <w:outlineLvl w:val="1"/>
          </w:pPr>
        </w:pPrChange>
      </w:pPr>
      <w:r w:rsidRPr="007A0457">
        <w:t>This section explores the concept of service templates in Proton, elucidating how they serve as blueprints for defining the infrastructure and configurations of applications. Additionally, the management of environments is discussed, emphasizing how Proton ensures consistency across different deployment stages.</w:t>
      </w:r>
    </w:p>
    <w:p w14:paraId="273F0AF9" w14:textId="08C2DC8A" w:rsidR="007A0457" w:rsidRPr="007A0457" w:rsidRDefault="00000000">
      <w:pPr>
        <w:pStyle w:val="Heading3BPBHEB"/>
        <w:pPrChange w:id="515" w:author="Arya" w:date="2025-02-27T16:24:00Z" w16du:dateUtc="2025-02-27T10:54:00Z">
          <w:pPr>
            <w:keepNext/>
            <w:keepLines/>
            <w:spacing w:before="40" w:after="0"/>
            <w:outlineLvl w:val="1"/>
          </w:pPr>
        </w:pPrChange>
      </w:pPr>
      <w:r w:rsidRPr="007A0457">
        <w:t xml:space="preserve">Collaboration and </w:t>
      </w:r>
      <w:ins w:id="516" w:author="Arya" w:date="2025-02-27T16:24:00Z" w16du:dateUtc="2025-02-27T10:54:00Z">
        <w:r w:rsidR="00D225FA">
          <w:t>g</w:t>
        </w:r>
      </w:ins>
      <w:del w:id="517" w:author="Arya" w:date="2025-02-27T16:24:00Z" w16du:dateUtc="2025-02-27T10:54:00Z">
        <w:r w:rsidRPr="007A0457" w:rsidDel="00D225FA">
          <w:delText>G</w:delText>
        </w:r>
      </w:del>
      <w:r w:rsidRPr="007A0457">
        <w:t>overnance</w:t>
      </w:r>
    </w:p>
    <w:p w14:paraId="3894B9CA" w14:textId="3176C748" w:rsidR="007A0457" w:rsidRPr="007A0457" w:rsidRDefault="00000000">
      <w:pPr>
        <w:pStyle w:val="NormalBPBHEB"/>
        <w:pPrChange w:id="518" w:author="Arya" w:date="2025-02-27T16:25:00Z" w16du:dateUtc="2025-02-27T10:55:00Z">
          <w:pPr>
            <w:keepNext/>
            <w:keepLines/>
            <w:spacing w:before="40" w:after="0"/>
            <w:outlineLvl w:val="1"/>
          </w:pPr>
        </w:pPrChange>
      </w:pPr>
      <w:r w:rsidRPr="007A0457">
        <w:t xml:space="preserve">Proton is positioned as a collaborative tool for development teams. The section outlines how Proton </w:t>
      </w:r>
      <w:r w:rsidR="00DD3D52" w:rsidRPr="007A0457">
        <w:t>helps</w:t>
      </w:r>
      <w:r w:rsidRPr="007A0457">
        <w:t xml:space="preserve"> collaboration by providing a centralized platform for defining, managing, and sharing service templates. Governance mechanisms within Proton to ensure adherence to organizational policies are also discussed.</w:t>
      </w:r>
    </w:p>
    <w:p w14:paraId="3CA8513A" w14:textId="0A320E75" w:rsidR="007A0457" w:rsidRPr="007A0457" w:rsidRDefault="00000000">
      <w:pPr>
        <w:pStyle w:val="Heading2BPBHEB"/>
        <w:pPrChange w:id="519" w:author="Arya" w:date="2025-02-27T16:24:00Z" w16du:dateUtc="2025-02-27T10:54:00Z">
          <w:pPr>
            <w:keepNext/>
            <w:keepLines/>
            <w:spacing w:before="40" w:after="0"/>
            <w:outlineLvl w:val="1"/>
          </w:pPr>
        </w:pPrChange>
      </w:pPr>
      <w:commentRangeStart w:id="520"/>
      <w:r w:rsidRPr="007A0457">
        <w:t xml:space="preserve">Proton in </w:t>
      </w:r>
      <w:ins w:id="521" w:author="Arya" w:date="2025-02-27T16:24:00Z" w16du:dateUtc="2025-02-27T10:54:00Z">
        <w:r w:rsidR="006A4440">
          <w:t>a</w:t>
        </w:r>
      </w:ins>
      <w:del w:id="522" w:author="Arya" w:date="2025-02-27T16:24:00Z" w16du:dateUtc="2025-02-27T10:54:00Z">
        <w:r w:rsidRPr="007A0457" w:rsidDel="006A4440">
          <w:delText>A</w:delText>
        </w:r>
      </w:del>
      <w:r w:rsidRPr="007A0457">
        <w:t xml:space="preserve">ction: Deployment </w:t>
      </w:r>
      <w:ins w:id="523" w:author="Arya" w:date="2025-02-27T16:24:00Z" w16du:dateUtc="2025-02-27T10:54:00Z">
        <w:r w:rsidR="006A4440">
          <w:t>w</w:t>
        </w:r>
      </w:ins>
      <w:del w:id="524" w:author="Arya" w:date="2025-02-27T16:24:00Z" w16du:dateUtc="2025-02-27T10:54:00Z">
        <w:r w:rsidRPr="007A0457" w:rsidDel="006A4440">
          <w:delText>W</w:delText>
        </w:r>
      </w:del>
      <w:r w:rsidRPr="007A0457">
        <w:t>orkflows</w:t>
      </w:r>
      <w:commentRangeEnd w:id="520"/>
      <w:r w:rsidR="00ED5C99">
        <w:rPr>
          <w:rStyle w:val="CommentReference"/>
          <w:rFonts w:asciiTheme="minorHAnsi" w:eastAsiaTheme="minorHAnsi" w:hAnsiTheme="minorHAnsi" w:cstheme="minorBidi"/>
          <w:b w:val="0"/>
          <w:color w:val="auto"/>
        </w:rPr>
        <w:commentReference w:id="520"/>
      </w:r>
    </w:p>
    <w:p w14:paraId="2040E58E" w14:textId="12D3B65B" w:rsidR="007A0457" w:rsidRPr="007A0457" w:rsidRDefault="00000000">
      <w:pPr>
        <w:pStyle w:val="NormalBPBHEB"/>
        <w:pPrChange w:id="525" w:author="Arya" w:date="2025-02-27T16:25:00Z" w16du:dateUtc="2025-02-27T10:55:00Z">
          <w:pPr>
            <w:keepNext/>
            <w:keepLines/>
            <w:spacing w:before="40" w:after="0"/>
            <w:outlineLvl w:val="1"/>
          </w:pPr>
        </w:pPrChange>
      </w:pPr>
      <w:r w:rsidRPr="007A0457">
        <w:t xml:space="preserve">Real-world examples and use cases </w:t>
      </w:r>
      <w:r w:rsidR="00DD3D52" w:rsidRPr="007A0457">
        <w:t>prove</w:t>
      </w:r>
      <w:r w:rsidRPr="007A0457">
        <w:t xml:space="preserve"> how AWS Proton </w:t>
      </w:r>
      <w:r w:rsidR="002940A4" w:rsidRPr="007A0457">
        <w:t>runs</w:t>
      </w:r>
      <w:r w:rsidRPr="007A0457">
        <w:t xml:space="preserve"> in practical scenarios. The section walks through deployment workflows, showcasing how Proton automates the provisioning of infrastructure, deployment of code, and management of application configurations.</w:t>
      </w:r>
    </w:p>
    <w:p w14:paraId="74B33700" w14:textId="495E705C" w:rsidR="007A0457" w:rsidRPr="007A0457" w:rsidRDefault="00000000">
      <w:pPr>
        <w:pStyle w:val="Heading3BPBHEB"/>
        <w:pPrChange w:id="526" w:author="Arya" w:date="2025-02-27T16:25:00Z" w16du:dateUtc="2025-02-27T10:55:00Z">
          <w:pPr>
            <w:keepNext/>
            <w:keepLines/>
            <w:spacing w:before="40" w:after="0"/>
            <w:outlineLvl w:val="1"/>
          </w:pPr>
        </w:pPrChange>
      </w:pPr>
      <w:r w:rsidRPr="007A0457">
        <w:lastRenderedPageBreak/>
        <w:t xml:space="preserve">Integration with AWS </w:t>
      </w:r>
      <w:ins w:id="527" w:author="Arya" w:date="2025-02-27T16:25:00Z" w16du:dateUtc="2025-02-27T10:55:00Z">
        <w:r w:rsidR="00ED5C99">
          <w:t>s</w:t>
        </w:r>
      </w:ins>
      <w:del w:id="528" w:author="Arya" w:date="2025-02-27T16:25:00Z" w16du:dateUtc="2025-02-27T10:55:00Z">
        <w:r w:rsidRPr="007A0457" w:rsidDel="00ED5C99">
          <w:delText>S</w:delText>
        </w:r>
      </w:del>
      <w:r w:rsidRPr="007A0457">
        <w:t>ervices</w:t>
      </w:r>
    </w:p>
    <w:p w14:paraId="1A51E09B" w14:textId="77777777" w:rsidR="007A0457" w:rsidRPr="007A0457" w:rsidRDefault="00000000">
      <w:pPr>
        <w:pStyle w:val="NormalBPBHEB"/>
        <w:pPrChange w:id="529" w:author="Arya" w:date="2025-02-27T16:25:00Z" w16du:dateUtc="2025-02-27T10:55:00Z">
          <w:pPr>
            <w:keepNext/>
            <w:keepLines/>
            <w:spacing w:before="40" w:after="0"/>
            <w:outlineLvl w:val="1"/>
          </w:pPr>
        </w:pPrChange>
      </w:pPr>
      <w:r w:rsidRPr="007A0457">
        <w:t>AWS Proton seamlessly integrates with other AWS services, enhancing its capabilities. This section explores how Proton integrates with AWS Identity and Access Management (IAM), AWS CloudFormation, and AWS CodePipeline, providing readers with a holistic understanding of its interoperability within the AWS ecosystem.</w:t>
      </w:r>
    </w:p>
    <w:p w14:paraId="52225979" w14:textId="1ACDEC7C" w:rsidR="007A0457" w:rsidRPr="007A0457" w:rsidRDefault="00000000">
      <w:pPr>
        <w:pStyle w:val="Heading2BPBHEB"/>
        <w:pPrChange w:id="530" w:author="Arya" w:date="2025-02-27T16:25:00Z" w16du:dateUtc="2025-02-27T10:55:00Z">
          <w:pPr>
            <w:keepNext/>
            <w:keepLines/>
            <w:spacing w:before="40" w:after="0"/>
            <w:outlineLvl w:val="1"/>
          </w:pPr>
        </w:pPrChange>
      </w:pPr>
      <w:r w:rsidRPr="007A0457">
        <w:t xml:space="preserve">Best </w:t>
      </w:r>
      <w:r w:rsidR="006856FE" w:rsidRPr="007A0457">
        <w:t>practices for proton implementation</w:t>
      </w:r>
      <w:del w:id="531" w:author="Arya" w:date="2025-02-27T16:25:00Z" w16du:dateUtc="2025-02-27T10:55:00Z">
        <w:r w:rsidRPr="007A0457" w:rsidDel="006856FE">
          <w:delText>:</w:delText>
        </w:r>
      </w:del>
    </w:p>
    <w:p w14:paraId="0ACF5585" w14:textId="6E1DD91C" w:rsidR="007A0457" w:rsidRPr="007A0457" w:rsidRDefault="00000000">
      <w:pPr>
        <w:pStyle w:val="NormalBPBHEB"/>
        <w:pPrChange w:id="532" w:author="Arya" w:date="2025-02-27T16:25:00Z" w16du:dateUtc="2025-02-27T10:55:00Z">
          <w:pPr>
            <w:keepNext/>
            <w:keepLines/>
            <w:spacing w:before="40" w:after="0"/>
            <w:outlineLvl w:val="1"/>
          </w:pPr>
        </w:pPrChange>
      </w:pPr>
      <w:r w:rsidRPr="007A0457">
        <w:t xml:space="preserve">Strategic considerations for implementing AWS Proton are discussed, offering readers guidance on </w:t>
      </w:r>
      <w:r w:rsidR="00DD3D52" w:rsidRPr="007A0457">
        <w:t>improving</w:t>
      </w:r>
      <w:r w:rsidRPr="007A0457">
        <w:t xml:space="preserve"> Proton for their specific use cases. Best practices cover service template design, environment management, and </w:t>
      </w:r>
      <w:r w:rsidR="00DD3D52" w:rsidRPr="007A0457">
        <w:t>using</w:t>
      </w:r>
      <w:r w:rsidRPr="007A0457">
        <w:t xml:space="preserve"> Proton for both containerized and serverless applications.</w:t>
      </w:r>
    </w:p>
    <w:p w14:paraId="4F108BA2" w14:textId="0CD09A7B" w:rsidR="007A0457" w:rsidRPr="007A0457" w:rsidRDefault="00000000">
      <w:pPr>
        <w:pStyle w:val="Heading3BPBHEB"/>
        <w:pPrChange w:id="533" w:author="Arya" w:date="2025-02-27T16:25:00Z" w16du:dateUtc="2025-02-27T10:55:00Z">
          <w:pPr>
            <w:keepNext/>
            <w:keepLines/>
            <w:spacing w:before="40" w:after="0"/>
            <w:outlineLvl w:val="1"/>
          </w:pPr>
        </w:pPrChange>
      </w:pPr>
      <w:r w:rsidRPr="007A0457">
        <w:t xml:space="preserve">Business </w:t>
      </w:r>
      <w:ins w:id="534" w:author="Arya" w:date="2025-02-27T16:25:00Z" w16du:dateUtc="2025-02-27T10:55:00Z">
        <w:r w:rsidR="006856FE">
          <w:t>i</w:t>
        </w:r>
      </w:ins>
      <w:del w:id="535" w:author="Arya" w:date="2025-02-27T16:25:00Z" w16du:dateUtc="2025-02-27T10:55:00Z">
        <w:r w:rsidRPr="007A0457" w:rsidDel="006856FE">
          <w:delText>I</w:delText>
        </w:r>
      </w:del>
      <w:r w:rsidRPr="007A0457">
        <w:t>mplications</w:t>
      </w:r>
    </w:p>
    <w:p w14:paraId="48C9A828" w14:textId="5F5D0E62" w:rsidR="007A0457" w:rsidRPr="007A0457" w:rsidRDefault="00000000">
      <w:pPr>
        <w:pStyle w:val="NormalBPBHEB"/>
        <w:pPrChange w:id="536" w:author="Arya" w:date="2025-02-27T16:26:00Z" w16du:dateUtc="2025-02-27T10:56:00Z">
          <w:pPr>
            <w:keepNext/>
            <w:keepLines/>
            <w:spacing w:before="40" w:after="0"/>
            <w:outlineLvl w:val="1"/>
          </w:pPr>
        </w:pPrChange>
      </w:pPr>
      <w:r w:rsidRPr="007A0457">
        <w:t xml:space="preserve">From a business perspective, the deployment efficiency brought by AWS Proton translates into accelerated time-to-market for applications. This section explores how Proton aligns with business </w:t>
      </w:r>
      <w:r w:rsidR="00DD3D52" w:rsidRPr="007A0457">
        <w:t>goals</w:t>
      </w:r>
      <w:r w:rsidRPr="007A0457">
        <w:t>, fostering agility, reducing manual intervention, and minimizing deployment-related challenges.</w:t>
      </w:r>
    </w:p>
    <w:p w14:paraId="7B44EC5B" w14:textId="621F5F08" w:rsidR="007A0457" w:rsidRPr="007A0457" w:rsidRDefault="00000000">
      <w:pPr>
        <w:pStyle w:val="Heading3BPBHEB"/>
        <w:pPrChange w:id="537" w:author="Arya" w:date="2025-02-27T16:26:00Z" w16du:dateUtc="2025-02-27T10:56:00Z">
          <w:pPr>
            <w:keepNext/>
            <w:keepLines/>
            <w:spacing w:before="40" w:after="0"/>
            <w:outlineLvl w:val="1"/>
          </w:pPr>
        </w:pPrChange>
      </w:pPr>
      <w:r w:rsidRPr="007A0457">
        <w:t xml:space="preserve">Further </w:t>
      </w:r>
      <w:ins w:id="538" w:author="Arya" w:date="2025-02-27T16:26:00Z" w16du:dateUtc="2025-02-27T10:56:00Z">
        <w:r w:rsidR="00C811D5">
          <w:t>r</w:t>
        </w:r>
      </w:ins>
      <w:del w:id="539" w:author="Arya" w:date="2025-02-27T16:26:00Z" w16du:dateUtc="2025-02-27T10:56:00Z">
        <w:r w:rsidRPr="007A0457" w:rsidDel="00C811D5">
          <w:delText>R</w:delText>
        </w:r>
      </w:del>
      <w:r w:rsidRPr="007A0457">
        <w:t>eading</w:t>
      </w:r>
      <w:del w:id="540" w:author="Arya" w:date="2025-02-27T16:26:00Z" w16du:dateUtc="2025-02-27T10:56:00Z">
        <w:r w:rsidRPr="007A0457" w:rsidDel="00C811D5">
          <w:delText>: Gaining a Deeper Understanding</w:delText>
        </w:r>
      </w:del>
    </w:p>
    <w:p w14:paraId="49193B1B" w14:textId="77777777" w:rsidR="00F73ABD" w:rsidRDefault="00000000">
      <w:pPr>
        <w:pStyle w:val="NormalBPBHEB"/>
        <w:pPrChange w:id="541" w:author="Arya" w:date="2025-02-27T16:26:00Z" w16du:dateUtc="2025-02-27T10:56:00Z">
          <w:pPr>
            <w:keepNext/>
            <w:keepLines/>
            <w:spacing w:before="40" w:after="0"/>
            <w:outlineLvl w:val="1"/>
          </w:pPr>
        </w:pPrChange>
      </w:pPr>
      <w:r w:rsidRPr="007A0457">
        <w:t>To delve deeper into AWS Proton's technical intricacies and best practices, readers are encouraged to explore AWS documentation</w:t>
      </w:r>
      <w:r>
        <w:rPr>
          <w:rStyle w:val="FootnoteReference"/>
        </w:rPr>
        <w:footnoteReference w:id="6"/>
      </w:r>
      <w:r w:rsidRPr="007A0457">
        <w:t>. Internal references provide insights into Proton's features, while external references, such as case studies and success stories, offer practical perspectives on its real-world implementation.</w:t>
      </w:r>
    </w:p>
    <w:p w14:paraId="3EEF6B3B" w14:textId="7A6AC26C" w:rsidR="004217AF" w:rsidRPr="004217AF" w:rsidRDefault="00000000">
      <w:pPr>
        <w:pStyle w:val="Heading1BPBHEB"/>
        <w:pPrChange w:id="542" w:author="Arya" w:date="2025-02-27T16:26:00Z" w16du:dateUtc="2025-02-27T10:56:00Z">
          <w:pPr>
            <w:keepNext/>
            <w:keepLines/>
            <w:spacing w:before="400" w:after="0" w:line="276" w:lineRule="auto"/>
            <w:outlineLvl w:val="0"/>
          </w:pPr>
        </w:pPrChange>
      </w:pPr>
      <w:commentRangeStart w:id="543"/>
      <w:r w:rsidRPr="004217AF">
        <w:t xml:space="preserve">AWS Resilience </w:t>
      </w:r>
      <w:ins w:id="544" w:author="Arya" w:date="2025-02-27T16:26:00Z" w16du:dateUtc="2025-02-27T10:56:00Z">
        <w:r w:rsidR="007C1BAF">
          <w:t>h</w:t>
        </w:r>
      </w:ins>
      <w:del w:id="545" w:author="Arya" w:date="2025-02-27T16:26:00Z" w16du:dateUtc="2025-02-27T10:56:00Z">
        <w:r w:rsidRPr="004217AF" w:rsidDel="007C1BAF">
          <w:delText>H</w:delText>
        </w:r>
      </w:del>
      <w:r w:rsidRPr="004217AF">
        <w:t xml:space="preserve">ub: Strengthening </w:t>
      </w:r>
      <w:r w:rsidR="007C1BAF" w:rsidRPr="004217AF">
        <w:t>cloud infrastructures</w:t>
      </w:r>
      <w:commentRangeEnd w:id="543"/>
      <w:r w:rsidR="00DB686F">
        <w:rPr>
          <w:rStyle w:val="CommentReference"/>
          <w:rFonts w:asciiTheme="minorHAnsi" w:eastAsiaTheme="minorHAnsi" w:hAnsiTheme="minorHAnsi" w:cstheme="minorBidi"/>
          <w:b w:val="0"/>
        </w:rPr>
        <w:commentReference w:id="543"/>
      </w:r>
    </w:p>
    <w:p w14:paraId="01F188B5" w14:textId="109B1B10" w:rsidR="004217AF" w:rsidRPr="004217AF" w:rsidRDefault="00000000">
      <w:pPr>
        <w:pStyle w:val="NormalBPBHEB"/>
        <w:pPrChange w:id="546" w:author="Arya" w:date="2025-02-27T16:26:00Z" w16du:dateUtc="2025-02-27T10:56:00Z">
          <w:pPr>
            <w:keepNext/>
            <w:keepLines/>
            <w:spacing w:before="40" w:after="0"/>
            <w:outlineLvl w:val="1"/>
          </w:pPr>
        </w:pPrChange>
      </w:pPr>
      <w:r w:rsidRPr="004217AF">
        <w:t xml:space="preserve">In the dynamic landscape of cloud management and governance, ensuring the resilience of cloud infrastructures is paramount. The AWS Resilience Hub </w:t>
      </w:r>
      <w:r w:rsidR="00DD3D52" w:rsidRPr="004217AF">
        <w:t>appears</w:t>
      </w:r>
      <w:r w:rsidRPr="004217AF">
        <w:t xml:space="preserve"> as a critical component, providing organizations with tools and insights to enhance their ability to withstand disruptions. This section offers an in-depth exploration of the AWS Resilience Hub, its features, and its role in fortifying cloud environments.</w:t>
      </w:r>
    </w:p>
    <w:p w14:paraId="2A164C2A" w14:textId="20D3DE25" w:rsidR="004217AF" w:rsidRPr="004217AF" w:rsidRDefault="00000000">
      <w:pPr>
        <w:pStyle w:val="Heading2BPBHEB"/>
        <w:pPrChange w:id="547" w:author="Arya" w:date="2025-02-27T16:27:00Z" w16du:dateUtc="2025-02-27T10:57:00Z">
          <w:pPr>
            <w:keepNext/>
            <w:keepLines/>
            <w:spacing w:before="40" w:after="0"/>
            <w:outlineLvl w:val="1"/>
          </w:pPr>
        </w:pPrChange>
      </w:pPr>
      <w:r w:rsidRPr="004217AF">
        <w:t xml:space="preserve">Introduction to AWS </w:t>
      </w:r>
      <w:r w:rsidR="00DB686F" w:rsidRPr="004217AF">
        <w:t>resilience hub</w:t>
      </w:r>
    </w:p>
    <w:p w14:paraId="0F79B683" w14:textId="71AD8743" w:rsidR="00F73ABD" w:rsidRPr="004217AF" w:rsidRDefault="00000000">
      <w:pPr>
        <w:pStyle w:val="NormalBPBHEB"/>
        <w:pPrChange w:id="548" w:author="Arya" w:date="2025-02-27T16:27:00Z" w16du:dateUtc="2025-02-27T10:57:00Z">
          <w:pPr>
            <w:keepNext/>
            <w:keepLines/>
            <w:spacing w:before="40" w:after="0"/>
            <w:outlineLvl w:val="1"/>
          </w:pPr>
        </w:pPrChange>
      </w:pPr>
      <w:r w:rsidRPr="004217AF">
        <w:t>The AWS Resilience Hub is introduced as a comprehensive service designed to help organizations manage and improve the resilience of their applications in the cloud</w:t>
      </w:r>
      <w:r>
        <w:rPr>
          <w:rStyle w:val="FootnoteReference"/>
        </w:rPr>
        <w:footnoteReference w:id="7"/>
      </w:r>
      <w:r w:rsidRPr="004217AF">
        <w:t xml:space="preserve">. This section emphasizes the </w:t>
      </w:r>
      <w:r w:rsidRPr="004217AF">
        <w:lastRenderedPageBreak/>
        <w:t>significance of resilience in the context of cloud infrastructure and sets the stage for a detailed exploration of the tool's capabilities.</w:t>
      </w:r>
    </w:p>
    <w:p w14:paraId="139E84C5" w14:textId="75AF1ED0" w:rsidR="004217AF" w:rsidRPr="004217AF" w:rsidRDefault="00000000">
      <w:pPr>
        <w:pStyle w:val="Heading3BPBHEB"/>
        <w:pPrChange w:id="549" w:author="Arya" w:date="2025-02-27T16:27:00Z" w16du:dateUtc="2025-02-27T10:57:00Z">
          <w:pPr>
            <w:keepNext/>
            <w:keepLines/>
            <w:spacing w:before="40" w:after="0"/>
            <w:outlineLvl w:val="1"/>
          </w:pPr>
        </w:pPrChange>
      </w:pPr>
      <w:r w:rsidRPr="004217AF">
        <w:t xml:space="preserve">Key </w:t>
      </w:r>
      <w:r w:rsidR="00DB686F" w:rsidRPr="004217AF">
        <w:t>features and functionality</w:t>
      </w:r>
    </w:p>
    <w:p w14:paraId="43583D9A" w14:textId="77777777" w:rsidR="004217AF" w:rsidRPr="004217AF" w:rsidRDefault="00000000">
      <w:pPr>
        <w:pStyle w:val="NormalBPBHEB"/>
        <w:pPrChange w:id="550" w:author="Arya" w:date="2025-02-27T16:27:00Z" w16du:dateUtc="2025-02-27T10:57:00Z">
          <w:pPr>
            <w:keepNext/>
            <w:keepLines/>
            <w:spacing w:before="40" w:after="0"/>
            <w:outlineLvl w:val="1"/>
          </w:pPr>
        </w:pPrChange>
      </w:pPr>
      <w:r w:rsidRPr="004217AF">
        <w:t>The section delves into the key features of the AWS Resilience Hub, highlighting its ability to aggregate and visualize resilience-related information across multiple AWS accounts and regions. This includes discussions on the hub's role in centralizing insights related to disaster recovery, fault tolerance, and overall system stability.</w:t>
      </w:r>
    </w:p>
    <w:p w14:paraId="2B401417" w14:textId="7F1A467C" w:rsidR="004217AF" w:rsidRPr="004217AF" w:rsidRDefault="00000000">
      <w:pPr>
        <w:pStyle w:val="Heading3BPBHEB"/>
        <w:pPrChange w:id="551" w:author="Arya" w:date="2025-02-27T16:27:00Z" w16du:dateUtc="2025-02-27T10:57:00Z">
          <w:pPr>
            <w:keepNext/>
            <w:keepLines/>
            <w:spacing w:before="40" w:after="0"/>
            <w:outlineLvl w:val="1"/>
          </w:pPr>
        </w:pPrChange>
      </w:pPr>
      <w:r w:rsidRPr="004217AF">
        <w:t xml:space="preserve">Integration with AWS </w:t>
      </w:r>
      <w:ins w:id="552" w:author="Arya" w:date="2025-02-27T16:27:00Z" w16du:dateUtc="2025-02-27T10:57:00Z">
        <w:r w:rsidR="00DB686F">
          <w:t>o</w:t>
        </w:r>
      </w:ins>
      <w:del w:id="553" w:author="Arya" w:date="2025-02-27T16:27:00Z" w16du:dateUtc="2025-02-27T10:57:00Z">
        <w:r w:rsidRPr="004217AF" w:rsidDel="00DB686F">
          <w:delText>O</w:delText>
        </w:r>
      </w:del>
      <w:r w:rsidRPr="004217AF">
        <w:t>rganizations</w:t>
      </w:r>
    </w:p>
    <w:p w14:paraId="544F7359" w14:textId="77777777" w:rsidR="004217AF" w:rsidRPr="004217AF" w:rsidRDefault="00000000">
      <w:pPr>
        <w:pStyle w:val="NormalBPBHEB"/>
        <w:pPrChange w:id="554" w:author="Arya" w:date="2025-02-27T16:27:00Z" w16du:dateUtc="2025-02-27T10:57:00Z">
          <w:pPr>
            <w:keepNext/>
            <w:keepLines/>
            <w:spacing w:before="40" w:after="0"/>
            <w:outlineLvl w:val="1"/>
          </w:pPr>
        </w:pPrChange>
      </w:pPr>
      <w:r w:rsidRPr="004217AF">
        <w:t>Insights are provided on how the AWS Resilience Hub seamlessly integrates with AWS Organizations, allowing organizations to extend their resilience management across an entire organization. This integration enhances the tool's scalability and adaptability to diverse cloud architectures.</w:t>
      </w:r>
    </w:p>
    <w:p w14:paraId="0708F1A1" w14:textId="619DBCF6" w:rsidR="004217AF" w:rsidRPr="004217AF" w:rsidRDefault="00000000">
      <w:pPr>
        <w:pStyle w:val="Heading3BPBHEB"/>
        <w:pPrChange w:id="555" w:author="Arya" w:date="2025-02-27T16:27:00Z" w16du:dateUtc="2025-02-27T10:57:00Z">
          <w:pPr>
            <w:keepNext/>
            <w:keepLines/>
            <w:spacing w:before="40" w:after="0"/>
            <w:outlineLvl w:val="1"/>
          </w:pPr>
        </w:pPrChange>
      </w:pPr>
      <w:r w:rsidRPr="004217AF">
        <w:t xml:space="preserve">Resilience </w:t>
      </w:r>
      <w:ins w:id="556" w:author="Arya" w:date="2025-02-27T16:27:00Z" w16du:dateUtc="2025-02-27T10:57:00Z">
        <w:r w:rsidR="00D55674">
          <w:t>d</w:t>
        </w:r>
      </w:ins>
      <w:del w:id="557" w:author="Arya" w:date="2025-02-27T16:27:00Z" w16du:dateUtc="2025-02-27T10:57:00Z">
        <w:r w:rsidRPr="004217AF" w:rsidDel="00D55674">
          <w:delText>D</w:delText>
        </w:r>
      </w:del>
      <w:r w:rsidRPr="004217AF">
        <w:t>ashboard</w:t>
      </w:r>
    </w:p>
    <w:p w14:paraId="7D2A6E39" w14:textId="3D9B4299" w:rsidR="004217AF" w:rsidRPr="004217AF" w:rsidRDefault="00000000">
      <w:pPr>
        <w:pStyle w:val="NormalBPBHEB"/>
        <w:pPrChange w:id="558" w:author="Arya" w:date="2025-02-27T16:27:00Z" w16du:dateUtc="2025-02-27T10:57:00Z">
          <w:pPr>
            <w:keepNext/>
            <w:keepLines/>
            <w:spacing w:before="40" w:after="0"/>
            <w:outlineLvl w:val="1"/>
          </w:pPr>
        </w:pPrChange>
      </w:pPr>
      <w:r w:rsidRPr="004217AF">
        <w:t xml:space="preserve">A detailed exploration of the Resilience Dashboard is undertaken, elucidating how it </w:t>
      </w:r>
      <w:r w:rsidR="00DD3D52" w:rsidRPr="004217AF">
        <w:t>offers</w:t>
      </w:r>
      <w:r w:rsidRPr="004217AF">
        <w:t xml:space="preserve"> a centralized view of an organization's resilience posture. This includes discussions on the dashboard's capabilities for </w:t>
      </w:r>
      <w:r w:rsidR="00E7053F" w:rsidRPr="004217AF">
        <w:t>checking</w:t>
      </w:r>
      <w:r w:rsidRPr="004217AF">
        <w:t xml:space="preserve"> the health of critical resources, </w:t>
      </w:r>
      <w:r w:rsidR="002940A4" w:rsidRPr="004217AF">
        <w:t>finding</w:t>
      </w:r>
      <w:r w:rsidRPr="004217AF">
        <w:t xml:space="preserve"> vulnerabilities, and ensuring compliance with resilience best practices.</w:t>
      </w:r>
    </w:p>
    <w:p w14:paraId="5FD37E83" w14:textId="6D3B98A9" w:rsidR="004217AF" w:rsidRPr="004217AF" w:rsidRDefault="00000000">
      <w:pPr>
        <w:pStyle w:val="Heading3BPBHEB"/>
        <w:pPrChange w:id="559" w:author="Arya" w:date="2025-02-27T16:28:00Z" w16du:dateUtc="2025-02-27T10:58:00Z">
          <w:pPr>
            <w:keepNext/>
            <w:keepLines/>
            <w:spacing w:before="40" w:after="0"/>
            <w:outlineLvl w:val="1"/>
          </w:pPr>
        </w:pPrChange>
      </w:pPr>
      <w:r w:rsidRPr="004217AF">
        <w:t xml:space="preserve">Automated </w:t>
      </w:r>
      <w:ins w:id="560" w:author="Arya" w:date="2025-02-27T16:27:00Z" w16du:dateUtc="2025-02-27T10:57:00Z">
        <w:r w:rsidR="00D55674">
          <w:t>i</w:t>
        </w:r>
      </w:ins>
      <w:del w:id="561" w:author="Arya" w:date="2025-02-27T16:27:00Z" w16du:dateUtc="2025-02-27T10:57:00Z">
        <w:r w:rsidRPr="004217AF" w:rsidDel="00D55674">
          <w:delText>I</w:delText>
        </w:r>
      </w:del>
      <w:r w:rsidRPr="004217AF">
        <w:t xml:space="preserve">nsights and </w:t>
      </w:r>
      <w:ins w:id="562" w:author="Arya" w:date="2025-02-27T16:27:00Z" w16du:dateUtc="2025-02-27T10:57:00Z">
        <w:r w:rsidR="00D55674">
          <w:t>r</w:t>
        </w:r>
      </w:ins>
      <w:del w:id="563" w:author="Arya" w:date="2025-02-27T16:27:00Z" w16du:dateUtc="2025-02-27T10:57:00Z">
        <w:r w:rsidRPr="004217AF" w:rsidDel="00D55674">
          <w:delText>R</w:delText>
        </w:r>
      </w:del>
      <w:r w:rsidRPr="004217AF">
        <w:t>ecommendations</w:t>
      </w:r>
    </w:p>
    <w:p w14:paraId="4FA94087" w14:textId="3A19DF8E" w:rsidR="004217AF" w:rsidRPr="004217AF" w:rsidRDefault="00000000">
      <w:pPr>
        <w:pStyle w:val="NormalBPBHEB"/>
        <w:pPrChange w:id="564" w:author="Arya" w:date="2025-02-27T16:28:00Z" w16du:dateUtc="2025-02-27T10:58:00Z">
          <w:pPr>
            <w:keepNext/>
            <w:keepLines/>
            <w:spacing w:before="40" w:after="0"/>
            <w:outlineLvl w:val="1"/>
          </w:pPr>
        </w:pPrChange>
      </w:pPr>
      <w:r w:rsidRPr="004217AF">
        <w:t xml:space="preserve">The section explores how the AWS Resilience Hub employs automated insights and recommendations to </w:t>
      </w:r>
      <w:r w:rsidR="00E7053F" w:rsidRPr="004217AF">
        <w:t>help</w:t>
      </w:r>
      <w:r w:rsidRPr="004217AF">
        <w:t xml:space="preserve"> organizations in </w:t>
      </w:r>
      <w:r w:rsidR="002576FC" w:rsidRPr="004217AF">
        <w:t>showing</w:t>
      </w:r>
      <w:r w:rsidRPr="004217AF">
        <w:t xml:space="preserve"> areas for improvement. Practical examples illustrate how these automated features contribute to proactive resilience management.</w:t>
      </w:r>
    </w:p>
    <w:p w14:paraId="2B1D6C30" w14:textId="335A7148" w:rsidR="004217AF" w:rsidRPr="004217AF" w:rsidRDefault="00000000">
      <w:pPr>
        <w:pStyle w:val="Heading3BPBHEB"/>
        <w:pPrChange w:id="565" w:author="Arya" w:date="2025-02-28T09:34:00Z" w16du:dateUtc="2025-02-28T04:04:00Z">
          <w:pPr>
            <w:keepNext/>
            <w:keepLines/>
            <w:spacing w:before="40" w:after="0"/>
            <w:outlineLvl w:val="1"/>
          </w:pPr>
        </w:pPrChange>
      </w:pPr>
      <w:r w:rsidRPr="004217AF">
        <w:t xml:space="preserve">Real-time </w:t>
      </w:r>
      <w:ins w:id="566" w:author="Arya" w:date="2025-02-28T09:34:00Z" w16du:dateUtc="2025-02-28T04:04:00Z">
        <w:r w:rsidR="00497895">
          <w:t>m</w:t>
        </w:r>
      </w:ins>
      <w:del w:id="567" w:author="Arya" w:date="2025-02-28T09:34:00Z" w16du:dateUtc="2025-02-28T04:04:00Z">
        <w:r w:rsidRPr="004217AF" w:rsidDel="00497895">
          <w:delText>M</w:delText>
        </w:r>
      </w:del>
      <w:r w:rsidRPr="004217AF">
        <w:t xml:space="preserve">onitoring and </w:t>
      </w:r>
      <w:ins w:id="568" w:author="Arya" w:date="2025-02-28T09:34:00Z" w16du:dateUtc="2025-02-28T04:04:00Z">
        <w:r w:rsidR="00497895">
          <w:t>a</w:t>
        </w:r>
      </w:ins>
      <w:del w:id="569" w:author="Arya" w:date="2025-02-28T09:34:00Z" w16du:dateUtc="2025-02-28T04:04:00Z">
        <w:r w:rsidRPr="004217AF" w:rsidDel="00497895">
          <w:delText>A</w:delText>
        </w:r>
      </w:del>
      <w:r w:rsidRPr="004217AF">
        <w:t>lerting</w:t>
      </w:r>
    </w:p>
    <w:p w14:paraId="22CC2B8E" w14:textId="073B92BA" w:rsidR="004217AF" w:rsidRPr="004217AF" w:rsidRDefault="00000000">
      <w:pPr>
        <w:pStyle w:val="NormalBPBHEB"/>
        <w:pPrChange w:id="570" w:author="Arya" w:date="2025-02-28T09:35:00Z" w16du:dateUtc="2025-02-28T04:05:00Z">
          <w:pPr>
            <w:keepNext/>
            <w:keepLines/>
            <w:spacing w:before="40" w:after="0"/>
            <w:outlineLvl w:val="1"/>
          </w:pPr>
        </w:pPrChange>
      </w:pPr>
      <w:r w:rsidRPr="004217AF">
        <w:t xml:space="preserve">Readers gain insights into how the AWS Resilience Hub </w:t>
      </w:r>
      <w:r w:rsidR="00E7053F" w:rsidRPr="004217AF">
        <w:t>helps</w:t>
      </w:r>
      <w:r w:rsidRPr="004217AF">
        <w:t xml:space="preserve"> real-time monitoring and alerting, ensuring that organizations can respond swiftly to potential disruptions. This includes discussions on the tool's capabilities for detecting anomalies and providing actionable alerts.</w:t>
      </w:r>
    </w:p>
    <w:p w14:paraId="0DAFB052" w14:textId="74E05AFB" w:rsidR="004217AF" w:rsidRPr="004217AF" w:rsidRDefault="00000000">
      <w:pPr>
        <w:pStyle w:val="Heading3BPBHEB"/>
        <w:pPrChange w:id="571" w:author="Arya" w:date="2025-02-28T09:34:00Z" w16du:dateUtc="2025-02-28T04:04:00Z">
          <w:pPr>
            <w:keepNext/>
            <w:keepLines/>
            <w:spacing w:before="40" w:after="0"/>
            <w:outlineLvl w:val="1"/>
          </w:pPr>
        </w:pPrChange>
      </w:pPr>
      <w:r w:rsidRPr="004217AF">
        <w:t xml:space="preserve">Business </w:t>
      </w:r>
      <w:r w:rsidR="00497895" w:rsidRPr="004217AF">
        <w:t>continuity and disaster recovery</w:t>
      </w:r>
    </w:p>
    <w:p w14:paraId="280BE314" w14:textId="1287458E" w:rsidR="004217AF" w:rsidRPr="004217AF" w:rsidRDefault="00000000">
      <w:pPr>
        <w:pStyle w:val="NormalBPBHEB"/>
        <w:pPrChange w:id="572" w:author="Arya" w:date="2025-02-28T09:35:00Z" w16du:dateUtc="2025-02-28T04:05:00Z">
          <w:pPr>
            <w:keepNext/>
            <w:keepLines/>
            <w:spacing w:before="40" w:after="0"/>
            <w:outlineLvl w:val="1"/>
          </w:pPr>
        </w:pPrChange>
      </w:pPr>
      <w:r w:rsidRPr="004217AF">
        <w:t xml:space="preserve">The role of the AWS Resilience Hub in supporting business continuity and disaster recovery strategies is emphasized. Case studies and practical examples illustrate how organizations </w:t>
      </w:r>
      <w:r w:rsidR="00E7053F" w:rsidRPr="004217AF">
        <w:t>use</w:t>
      </w:r>
      <w:r w:rsidRPr="004217AF">
        <w:t xml:space="preserve"> the tool to ensure uninterrupted operations in the face of unforeseen events.</w:t>
      </w:r>
    </w:p>
    <w:p w14:paraId="6B132CF6" w14:textId="1A4A5CA7" w:rsidR="004217AF" w:rsidRPr="004217AF" w:rsidRDefault="00000000">
      <w:pPr>
        <w:pStyle w:val="Heading3BPBHEB"/>
        <w:pPrChange w:id="573" w:author="Arya" w:date="2025-02-28T09:35:00Z" w16du:dateUtc="2025-02-28T04:05:00Z">
          <w:pPr>
            <w:keepNext/>
            <w:keepLines/>
            <w:spacing w:before="40" w:after="0"/>
            <w:outlineLvl w:val="1"/>
          </w:pPr>
        </w:pPrChange>
      </w:pPr>
      <w:r w:rsidRPr="004217AF">
        <w:t xml:space="preserve">Business </w:t>
      </w:r>
      <w:ins w:id="574" w:author="Arya" w:date="2025-02-28T09:35:00Z" w16du:dateUtc="2025-02-28T04:05:00Z">
        <w:r w:rsidR="00497895">
          <w:t>i</w:t>
        </w:r>
      </w:ins>
      <w:del w:id="575" w:author="Arya" w:date="2025-02-28T09:35:00Z" w16du:dateUtc="2025-02-28T04:05:00Z">
        <w:r w:rsidRPr="004217AF" w:rsidDel="00497895">
          <w:delText>I</w:delText>
        </w:r>
      </w:del>
      <w:r w:rsidRPr="004217AF">
        <w:t>mplications</w:t>
      </w:r>
    </w:p>
    <w:p w14:paraId="59B0CA22" w14:textId="05B58502" w:rsidR="004217AF" w:rsidRPr="004217AF" w:rsidRDefault="00000000">
      <w:pPr>
        <w:pStyle w:val="NormalBPBHEB"/>
        <w:pPrChange w:id="576" w:author="Arya" w:date="2025-02-28T09:35:00Z" w16du:dateUtc="2025-02-28T04:05:00Z">
          <w:pPr>
            <w:keepNext/>
            <w:keepLines/>
            <w:spacing w:before="40" w:after="0"/>
            <w:outlineLvl w:val="1"/>
          </w:pPr>
        </w:pPrChange>
      </w:pPr>
      <w:r w:rsidRPr="004217AF">
        <w:t xml:space="preserve">From a business standpoint, the deployment of </w:t>
      </w:r>
      <w:r w:rsidR="005203D5" w:rsidRPr="004217AF">
        <w:t>AWS</w:t>
      </w:r>
      <w:r w:rsidRPr="004217AF">
        <w:t xml:space="preserve"> Resilience Hub is positioned as a strategic investment in long-term operational resilience. This section explores how organizations can derive business value by ensuring continuous availability and reliability of critical applications.</w:t>
      </w:r>
    </w:p>
    <w:p w14:paraId="6E47626D" w14:textId="2B6EFCF6" w:rsidR="004217AF" w:rsidRPr="004217AF" w:rsidRDefault="00000000" w:rsidP="004C1A46">
      <w:pPr>
        <w:pStyle w:val="Heading3BPBHEB"/>
        <w:pPrChange w:id="577" w:author="Arya" w:date="2025-03-03T11:22:00Z" w16du:dateUtc="2025-03-03T05:52:00Z">
          <w:pPr>
            <w:keepNext/>
            <w:keepLines/>
            <w:spacing w:before="40" w:after="0"/>
            <w:outlineLvl w:val="1"/>
          </w:pPr>
        </w:pPrChange>
      </w:pPr>
      <w:r w:rsidRPr="004217AF">
        <w:lastRenderedPageBreak/>
        <w:t xml:space="preserve">Further </w:t>
      </w:r>
      <w:ins w:id="578" w:author="Arya" w:date="2025-02-28T09:35:00Z" w16du:dateUtc="2025-02-28T04:05:00Z">
        <w:r w:rsidR="00A413A9">
          <w:t>r</w:t>
        </w:r>
      </w:ins>
      <w:del w:id="579" w:author="Arya" w:date="2025-02-28T09:35:00Z" w16du:dateUtc="2025-02-28T04:05:00Z">
        <w:r w:rsidRPr="004217AF" w:rsidDel="00A413A9">
          <w:delText>R</w:delText>
        </w:r>
      </w:del>
      <w:r w:rsidRPr="004217AF">
        <w:t>eading</w:t>
      </w:r>
      <w:del w:id="580" w:author="Arya" w:date="2025-02-28T09:35:00Z" w16du:dateUtc="2025-02-28T04:05:00Z">
        <w:r w:rsidRPr="004217AF" w:rsidDel="00A413A9">
          <w:delText>: Gaining a Deeper Understanding</w:delText>
        </w:r>
      </w:del>
    </w:p>
    <w:p w14:paraId="4FF3D7E9" w14:textId="68C3BCFB" w:rsidR="00271A60" w:rsidRDefault="00000000">
      <w:pPr>
        <w:pStyle w:val="NormalBPBHEB"/>
        <w:pPrChange w:id="581" w:author="Arya" w:date="2025-02-28T09:35:00Z" w16du:dateUtc="2025-02-28T04:05:00Z">
          <w:pPr>
            <w:keepNext/>
            <w:keepLines/>
            <w:spacing w:before="40" w:after="0"/>
            <w:outlineLvl w:val="1"/>
          </w:pPr>
        </w:pPrChange>
      </w:pPr>
      <w:r w:rsidRPr="004217AF">
        <w:t>Readers are encouraged to explore the AWS Resilience Hub documentation for a more comprehensive understanding of the tool's technical intricacies</w:t>
      </w:r>
      <w:r>
        <w:rPr>
          <w:rStyle w:val="FootnoteReference"/>
        </w:rPr>
        <w:footnoteReference w:id="8"/>
      </w:r>
      <w:r w:rsidRPr="004217AF">
        <w:t xml:space="preserve">. Internal references </w:t>
      </w:r>
      <w:r w:rsidR="00E7053F" w:rsidRPr="004217AF">
        <w:t>offer</w:t>
      </w:r>
      <w:r w:rsidRPr="004217AF">
        <w:t xml:space="preserve"> detailed insights, while external case studies and success stories offer practical perspectives on resilience management.</w:t>
      </w:r>
    </w:p>
    <w:p w14:paraId="618DFA44" w14:textId="77777777" w:rsidR="00F73ABD" w:rsidRDefault="00000000">
      <w:pPr>
        <w:rPr>
          <w:rFonts w:eastAsia="Palatino Linotype" w:cs="Palatino Linotype"/>
          <w:b/>
          <w:sz w:val="40"/>
          <w:szCs w:val="40"/>
        </w:rPr>
      </w:pPr>
      <w:r>
        <w:rPr>
          <w:rFonts w:eastAsia="Palatino Linotype" w:cs="Palatino Linotype"/>
          <w:b/>
          <w:sz w:val="40"/>
          <w:szCs w:val="40"/>
        </w:rPr>
        <w:br w:type="page"/>
      </w:r>
    </w:p>
    <w:p w14:paraId="0598FAF0" w14:textId="2427AD23" w:rsidR="00D77727" w:rsidRPr="00D77727" w:rsidRDefault="00000000">
      <w:pPr>
        <w:pStyle w:val="Heading2BPBHEB"/>
        <w:pPrChange w:id="582" w:author="Arya" w:date="2025-02-27T16:37:00Z" w16du:dateUtc="2025-02-27T11:07:00Z">
          <w:pPr>
            <w:keepNext/>
            <w:keepLines/>
            <w:spacing w:before="400" w:after="0" w:line="276" w:lineRule="auto"/>
            <w:outlineLvl w:val="0"/>
          </w:pPr>
        </w:pPrChange>
      </w:pPr>
      <w:commentRangeStart w:id="583"/>
      <w:r w:rsidRPr="00D77727">
        <w:lastRenderedPageBreak/>
        <w:t xml:space="preserve">AWS </w:t>
      </w:r>
      <w:ins w:id="584" w:author="Arya" w:date="2025-02-27T16:28:00Z" w16du:dateUtc="2025-02-27T10:58:00Z">
        <w:r w:rsidR="00BC36F0">
          <w:t>s</w:t>
        </w:r>
      </w:ins>
      <w:del w:id="585" w:author="Arya" w:date="2025-02-27T16:28:00Z" w16du:dateUtc="2025-02-27T10:58:00Z">
        <w:r w:rsidRPr="00D77727" w:rsidDel="00BC36F0">
          <w:delText>S</w:delText>
        </w:r>
      </w:del>
      <w:r w:rsidRPr="00D77727">
        <w:t xml:space="preserve">ervice </w:t>
      </w:r>
      <w:ins w:id="586" w:author="Arya" w:date="2025-02-27T16:28:00Z" w16du:dateUtc="2025-02-27T10:58:00Z">
        <w:r w:rsidR="00BC36F0">
          <w:t>c</w:t>
        </w:r>
      </w:ins>
      <w:del w:id="587" w:author="Arya" w:date="2025-02-27T16:28:00Z" w16du:dateUtc="2025-02-27T10:58:00Z">
        <w:r w:rsidRPr="00D77727" w:rsidDel="00BC36F0">
          <w:delText>C</w:delText>
        </w:r>
      </w:del>
      <w:r w:rsidRPr="00D77727">
        <w:t xml:space="preserve">atalog: Standardizing and </w:t>
      </w:r>
      <w:ins w:id="588" w:author="Arya" w:date="2025-02-27T16:28:00Z" w16du:dateUtc="2025-02-27T10:58:00Z">
        <w:r w:rsidR="00BC36F0">
          <w:t>m</w:t>
        </w:r>
      </w:ins>
      <w:del w:id="589" w:author="Arya" w:date="2025-02-27T16:28:00Z" w16du:dateUtc="2025-02-27T10:58:00Z">
        <w:r w:rsidRPr="00D77727" w:rsidDel="00BC36F0">
          <w:delText>M</w:delText>
        </w:r>
      </w:del>
      <w:r w:rsidRPr="00D77727">
        <w:t xml:space="preserve">anaging IT </w:t>
      </w:r>
      <w:ins w:id="590" w:author="Arya" w:date="2025-02-27T16:28:00Z" w16du:dateUtc="2025-02-27T10:58:00Z">
        <w:r w:rsidR="00BC36F0">
          <w:t>s</w:t>
        </w:r>
      </w:ins>
      <w:del w:id="591" w:author="Arya" w:date="2025-02-27T16:28:00Z" w16du:dateUtc="2025-02-27T10:58:00Z">
        <w:r w:rsidRPr="00D77727" w:rsidDel="00BC36F0">
          <w:delText>S</w:delText>
        </w:r>
      </w:del>
      <w:r w:rsidRPr="00D77727">
        <w:t>ervices</w:t>
      </w:r>
      <w:commentRangeEnd w:id="583"/>
      <w:r w:rsidR="000F7E07">
        <w:rPr>
          <w:rStyle w:val="CommentReference"/>
          <w:rFonts w:asciiTheme="minorHAnsi" w:eastAsiaTheme="minorHAnsi" w:hAnsiTheme="minorHAnsi" w:cstheme="minorBidi"/>
          <w:b w:val="0"/>
          <w:color w:val="auto"/>
        </w:rPr>
        <w:commentReference w:id="583"/>
      </w:r>
    </w:p>
    <w:p w14:paraId="58DF8D99" w14:textId="624D3ECE" w:rsidR="00D77727" w:rsidRPr="00D77727" w:rsidRDefault="00000000">
      <w:pPr>
        <w:pStyle w:val="NormalBPBHEB"/>
        <w:pPrChange w:id="592" w:author="Arya" w:date="2025-02-27T16:37:00Z" w16du:dateUtc="2025-02-27T11:07:00Z">
          <w:pPr>
            <w:keepNext/>
            <w:keepLines/>
            <w:spacing w:before="40" w:after="0"/>
            <w:outlineLvl w:val="1"/>
          </w:pPr>
        </w:pPrChange>
      </w:pPr>
      <w:r w:rsidRPr="00D77727">
        <w:t xml:space="preserve">In the landscape of cloud management and governance, </w:t>
      </w:r>
      <w:r w:rsidR="00F8677E">
        <w:t xml:space="preserve">the </w:t>
      </w:r>
      <w:r w:rsidRPr="00D77727">
        <w:t xml:space="preserve">AWS Service Catalog plays a pivotal role in providing organizations with a standardized and efficient approach to </w:t>
      </w:r>
      <w:r w:rsidR="00F8677E">
        <w:t>managing</w:t>
      </w:r>
      <w:r w:rsidRPr="00D77727">
        <w:t xml:space="preserve"> IT services. This section delves into the intricate details of </w:t>
      </w:r>
      <w:r w:rsidR="00F8677E">
        <w:t xml:space="preserve">the </w:t>
      </w:r>
      <w:r w:rsidRPr="00D77727">
        <w:t>AWS Service Catalog, exploring its features, benefits, and strategic implications for businesses.</w:t>
      </w:r>
    </w:p>
    <w:p w14:paraId="1347FA34" w14:textId="26FD27AA" w:rsidR="00D77727" w:rsidRPr="00D77727" w:rsidRDefault="00000000">
      <w:pPr>
        <w:pStyle w:val="Heading3BPBHEB"/>
        <w:pPrChange w:id="593" w:author="Arya" w:date="2025-02-27T16:37:00Z" w16du:dateUtc="2025-02-27T11:07:00Z">
          <w:pPr>
            <w:keepNext/>
            <w:keepLines/>
            <w:spacing w:before="40" w:after="0"/>
            <w:outlineLvl w:val="1"/>
          </w:pPr>
        </w:pPrChange>
      </w:pPr>
      <w:r w:rsidRPr="00D77727">
        <w:t xml:space="preserve">Overview and </w:t>
      </w:r>
      <w:ins w:id="594" w:author="Arya" w:date="2025-02-27T16:37:00Z" w16du:dateUtc="2025-02-27T11:07:00Z">
        <w:r w:rsidR="00D729C2">
          <w:t>c</w:t>
        </w:r>
      </w:ins>
      <w:del w:id="595" w:author="Arya" w:date="2025-02-27T16:37:00Z" w16du:dateUtc="2025-02-27T11:07:00Z">
        <w:r w:rsidRPr="00D77727" w:rsidDel="00D729C2">
          <w:delText>C</w:delText>
        </w:r>
      </w:del>
      <w:r w:rsidRPr="00D77727">
        <w:t xml:space="preserve">ore </w:t>
      </w:r>
      <w:ins w:id="596" w:author="Arya" w:date="2025-02-27T16:37:00Z" w16du:dateUtc="2025-02-27T11:07:00Z">
        <w:r w:rsidR="00D729C2">
          <w:t>f</w:t>
        </w:r>
      </w:ins>
      <w:del w:id="597" w:author="Arya" w:date="2025-02-27T16:37:00Z" w16du:dateUtc="2025-02-27T11:07:00Z">
        <w:r w:rsidRPr="00D77727" w:rsidDel="00D729C2">
          <w:delText>F</w:delText>
        </w:r>
      </w:del>
      <w:r w:rsidRPr="00D77727">
        <w:t>unctionality</w:t>
      </w:r>
    </w:p>
    <w:p w14:paraId="4B566BA4" w14:textId="30528408" w:rsidR="00D77727" w:rsidRPr="00D77727" w:rsidRDefault="00000000" w:rsidP="004C1A46">
      <w:pPr>
        <w:pStyle w:val="NormalBPBHEB"/>
        <w:pPrChange w:id="598" w:author="Arya" w:date="2025-03-03T11:22:00Z" w16du:dateUtc="2025-03-03T05:52:00Z">
          <w:pPr>
            <w:keepNext/>
            <w:keepLines/>
            <w:spacing w:before="40" w:after="0"/>
            <w:outlineLvl w:val="1"/>
          </w:pPr>
        </w:pPrChange>
      </w:pPr>
      <w:r w:rsidRPr="00D77727">
        <w:t>AWS Service Catalog is introduced as a service that allows organizations to create, govern, and manage a catalog of IT services. This section provides a foundational understanding of the core functionalities that underpin the role of Service Catalog in IT service management</w:t>
      </w:r>
      <w:r>
        <w:rPr>
          <w:rStyle w:val="FootnoteReference"/>
        </w:rPr>
        <w:footnoteReference w:id="9"/>
      </w:r>
      <w:r w:rsidRPr="00D77727">
        <w:t>.</w:t>
      </w:r>
    </w:p>
    <w:p w14:paraId="4D6C48BF" w14:textId="5200D253" w:rsidR="00D77727" w:rsidRPr="00D77727" w:rsidRDefault="00000000">
      <w:pPr>
        <w:pStyle w:val="Heading3BPBHEB"/>
        <w:pPrChange w:id="599" w:author="Arya" w:date="2025-02-27T16:37:00Z" w16du:dateUtc="2025-02-27T11:07:00Z">
          <w:pPr>
            <w:keepNext/>
            <w:keepLines/>
            <w:spacing w:before="40" w:after="0"/>
            <w:outlineLvl w:val="1"/>
          </w:pPr>
        </w:pPrChange>
      </w:pPr>
      <w:r w:rsidRPr="00D77727">
        <w:t xml:space="preserve">Key </w:t>
      </w:r>
      <w:ins w:id="600" w:author="Arya" w:date="2025-02-27T16:37:00Z" w16du:dateUtc="2025-02-27T11:07:00Z">
        <w:r w:rsidR="005621CB">
          <w:t>f</w:t>
        </w:r>
      </w:ins>
      <w:del w:id="601" w:author="Arya" w:date="2025-02-27T16:37:00Z" w16du:dateUtc="2025-02-27T11:07:00Z">
        <w:r w:rsidRPr="00D77727" w:rsidDel="005621CB">
          <w:delText>F</w:delText>
        </w:r>
      </w:del>
      <w:r w:rsidRPr="00D77727">
        <w:t xml:space="preserve">eatures and </w:t>
      </w:r>
      <w:ins w:id="602" w:author="Arya" w:date="2025-02-27T16:37:00Z" w16du:dateUtc="2025-02-27T11:07:00Z">
        <w:r w:rsidR="005621CB">
          <w:t>c</w:t>
        </w:r>
      </w:ins>
      <w:del w:id="603" w:author="Arya" w:date="2025-02-27T16:37:00Z" w16du:dateUtc="2025-02-27T11:07:00Z">
        <w:r w:rsidRPr="00D77727" w:rsidDel="005621CB">
          <w:delText>C</w:delText>
        </w:r>
      </w:del>
      <w:r w:rsidRPr="00D77727">
        <w:t>omponents</w:t>
      </w:r>
    </w:p>
    <w:p w14:paraId="4E2F9CE1" w14:textId="446EC77C" w:rsidR="00D77727" w:rsidRDefault="00000000">
      <w:pPr>
        <w:pStyle w:val="NormalBPBHEB"/>
        <w:pPrChange w:id="604" w:author="Arya" w:date="2025-02-27T16:37:00Z" w16du:dateUtc="2025-02-27T11:07:00Z">
          <w:pPr>
            <w:keepNext/>
            <w:keepLines/>
            <w:spacing w:before="40" w:after="0"/>
            <w:outlineLvl w:val="1"/>
          </w:pPr>
        </w:pPrChange>
      </w:pPr>
      <w:r w:rsidRPr="00D77727">
        <w:t xml:space="preserve">Readers are guided through the key features and components of </w:t>
      </w:r>
      <w:r w:rsidR="00F8677E">
        <w:t xml:space="preserve">the </w:t>
      </w:r>
      <w:r w:rsidRPr="00D77727">
        <w:t xml:space="preserve">AWS Service Catalog, including the concept of portfolios, products, and constraints. Understanding these elements is crucial for </w:t>
      </w:r>
      <w:r w:rsidR="00E7053F" w:rsidRPr="00D77727">
        <w:t>setting up</w:t>
      </w:r>
      <w:r w:rsidRPr="00D77727">
        <w:t xml:space="preserve"> a well-organized and governed catalog of IT services.</w:t>
      </w:r>
    </w:p>
    <w:p w14:paraId="4E666DE6" w14:textId="1426849F" w:rsidR="00F73ABD" w:rsidRDefault="00F73ABD" w:rsidP="00D77727">
      <w:pPr>
        <w:keepNext/>
        <w:keepLines/>
        <w:spacing w:before="40" w:after="0"/>
        <w:outlineLvl w:val="1"/>
      </w:pPr>
    </w:p>
    <w:p w14:paraId="6E9485F8" w14:textId="2168FC95" w:rsidR="00D77727" w:rsidRPr="00D77727" w:rsidRDefault="00000000">
      <w:pPr>
        <w:pStyle w:val="Heading3BPBHEB"/>
        <w:pPrChange w:id="605" w:author="Arya" w:date="2025-02-27T16:38:00Z" w16du:dateUtc="2025-02-27T11:08:00Z">
          <w:pPr>
            <w:keepNext/>
            <w:keepLines/>
            <w:spacing w:before="40" w:after="0"/>
            <w:outlineLvl w:val="1"/>
          </w:pPr>
        </w:pPrChange>
      </w:pPr>
      <w:r w:rsidRPr="00D77727">
        <w:t xml:space="preserve">Portfolios and </w:t>
      </w:r>
      <w:ins w:id="606" w:author="Arya" w:date="2025-02-27T16:38:00Z" w16du:dateUtc="2025-02-27T11:08:00Z">
        <w:r w:rsidR="00975A79">
          <w:t>p</w:t>
        </w:r>
      </w:ins>
      <w:del w:id="607" w:author="Arya" w:date="2025-02-27T16:38:00Z" w16du:dateUtc="2025-02-27T11:08:00Z">
        <w:r w:rsidRPr="00D77727" w:rsidDel="00975A79">
          <w:delText>P</w:delText>
        </w:r>
      </w:del>
      <w:r w:rsidRPr="00D77727">
        <w:t>roducts</w:t>
      </w:r>
    </w:p>
    <w:p w14:paraId="52E479A6" w14:textId="332723E5" w:rsidR="00D77727" w:rsidRPr="00D77727" w:rsidRDefault="00000000">
      <w:pPr>
        <w:pStyle w:val="NormalBPBHEB"/>
        <w:pPrChange w:id="608" w:author="Arya" w:date="2025-02-27T16:38:00Z" w16du:dateUtc="2025-02-27T11:08:00Z">
          <w:pPr>
            <w:keepNext/>
            <w:keepLines/>
            <w:spacing w:before="40" w:after="0"/>
            <w:outlineLvl w:val="1"/>
          </w:pPr>
        </w:pPrChange>
      </w:pPr>
      <w:r w:rsidRPr="00D77727">
        <w:t xml:space="preserve">This section explores how </w:t>
      </w:r>
      <w:r w:rsidR="000F6384">
        <w:t xml:space="preserve">the </w:t>
      </w:r>
      <w:r w:rsidRPr="00D77727">
        <w:t>AWS Service Catalog allows organizations to group and manage related products through portfolios. It sheds light on the creation of portfolios to align with organizational structures and the inclusion of products within them.</w:t>
      </w:r>
    </w:p>
    <w:p w14:paraId="221BA734" w14:textId="5780142B" w:rsidR="00D77727" w:rsidRPr="00D77727" w:rsidRDefault="00000000">
      <w:pPr>
        <w:pStyle w:val="Heading3BPBHEB"/>
        <w:pPrChange w:id="609" w:author="Arya" w:date="2025-02-27T16:38:00Z" w16du:dateUtc="2025-02-27T11:08:00Z">
          <w:pPr>
            <w:keepNext/>
            <w:keepLines/>
            <w:spacing w:before="40" w:after="0"/>
            <w:outlineLvl w:val="1"/>
          </w:pPr>
        </w:pPrChange>
      </w:pPr>
      <w:r w:rsidRPr="00D77727">
        <w:t xml:space="preserve">Constraints and </w:t>
      </w:r>
      <w:ins w:id="610" w:author="Arya" w:date="2025-02-27T16:38:00Z" w16du:dateUtc="2025-02-27T11:08:00Z">
        <w:r w:rsidR="00BD2B5A">
          <w:t>g</w:t>
        </w:r>
      </w:ins>
      <w:del w:id="611" w:author="Arya" w:date="2025-02-27T16:38:00Z" w16du:dateUtc="2025-02-27T11:08:00Z">
        <w:r w:rsidRPr="00D77727" w:rsidDel="00BD2B5A">
          <w:delText>G</w:delText>
        </w:r>
      </w:del>
      <w:r w:rsidRPr="00D77727">
        <w:t>overnance</w:t>
      </w:r>
    </w:p>
    <w:p w14:paraId="19EA3DD3" w14:textId="77777777" w:rsidR="00D77727" w:rsidRPr="00D77727" w:rsidRDefault="00000000">
      <w:pPr>
        <w:pStyle w:val="NormalBPBHEB"/>
        <w:pPrChange w:id="612" w:author="Arya" w:date="2025-02-27T16:38:00Z" w16du:dateUtc="2025-02-27T11:08:00Z">
          <w:pPr>
            <w:keepNext/>
            <w:keepLines/>
            <w:spacing w:before="40" w:after="0"/>
            <w:outlineLvl w:val="1"/>
          </w:pPr>
        </w:pPrChange>
      </w:pPr>
      <w:r w:rsidRPr="00D77727">
        <w:t>AWS Service Catalog provides mechanisms for governance through the imposition of constraints. The section discusses how constraints can be defined to control the use of specific resources or configurations, ensuring compliance with organizational policies and standards.</w:t>
      </w:r>
    </w:p>
    <w:p w14:paraId="4A528984" w14:textId="516BBAAE" w:rsidR="00D77727" w:rsidRPr="00D77727" w:rsidRDefault="00000000">
      <w:pPr>
        <w:pStyle w:val="Heading3BPBHEB"/>
        <w:pPrChange w:id="613" w:author="Arya" w:date="2025-02-27T16:38:00Z" w16du:dateUtc="2025-02-27T11:08:00Z">
          <w:pPr>
            <w:keepNext/>
            <w:keepLines/>
            <w:spacing w:before="40" w:after="0"/>
            <w:outlineLvl w:val="1"/>
          </w:pPr>
        </w:pPrChange>
      </w:pPr>
      <w:r w:rsidRPr="00D77727">
        <w:t xml:space="preserve">Integration with AWS </w:t>
      </w:r>
      <w:ins w:id="614" w:author="Arya" w:date="2025-02-27T16:38:00Z" w16du:dateUtc="2025-02-27T11:08:00Z">
        <w:r w:rsidR="00542383">
          <w:t>s</w:t>
        </w:r>
      </w:ins>
      <w:del w:id="615" w:author="Arya" w:date="2025-02-27T16:38:00Z" w16du:dateUtc="2025-02-27T11:08:00Z">
        <w:r w:rsidRPr="00D77727" w:rsidDel="00542383">
          <w:delText>S</w:delText>
        </w:r>
      </w:del>
      <w:r w:rsidRPr="00D77727">
        <w:t>ervices</w:t>
      </w:r>
    </w:p>
    <w:p w14:paraId="5B7259D4" w14:textId="77777777" w:rsidR="00D77727" w:rsidRPr="00D77727" w:rsidRDefault="00000000">
      <w:pPr>
        <w:pStyle w:val="NormalBPBHEB"/>
        <w:pPrChange w:id="616" w:author="Arya" w:date="2025-02-27T16:38:00Z" w16du:dateUtc="2025-02-27T11:08:00Z">
          <w:pPr>
            <w:keepNext/>
            <w:keepLines/>
            <w:spacing w:before="40" w:after="0"/>
            <w:outlineLvl w:val="1"/>
          </w:pPr>
        </w:pPrChange>
      </w:pPr>
      <w:r w:rsidRPr="00D77727">
        <w:t xml:space="preserve">Service Catalog seamlessly integrates with other AWS services. This section explores how Service Catalog interacts with AWS </w:t>
      </w:r>
      <w:del w:id="617" w:author="Arya" w:date="2025-02-27T16:39:00Z" w16du:dateUtc="2025-02-27T11:09:00Z">
        <w:r w:rsidRPr="00D77727" w:rsidDel="007F1DEB">
          <w:delText>Identity and Access Management (</w:delText>
        </w:r>
      </w:del>
      <w:r w:rsidRPr="00D77727">
        <w:t>IAM</w:t>
      </w:r>
      <w:del w:id="618" w:author="Arya" w:date="2025-02-27T16:39:00Z" w16du:dateUtc="2025-02-27T11:09:00Z">
        <w:r w:rsidRPr="00D77727" w:rsidDel="007F1DEB">
          <w:delText>)</w:delText>
        </w:r>
      </w:del>
      <w:r w:rsidRPr="00D77727">
        <w:t>, AWS CloudFormation, and AWS Lambda, offering readers insights into its interoperability within the AWS ecosystem.</w:t>
      </w:r>
    </w:p>
    <w:p w14:paraId="4CED01CA" w14:textId="5B265145" w:rsidR="00D77727" w:rsidRPr="00D77727" w:rsidRDefault="00000000">
      <w:pPr>
        <w:pStyle w:val="Heading3BPBHEB"/>
        <w:pPrChange w:id="619" w:author="Arya" w:date="2025-02-27T16:38:00Z" w16du:dateUtc="2025-02-27T11:08:00Z">
          <w:pPr>
            <w:keepNext/>
            <w:keepLines/>
            <w:spacing w:before="40" w:after="0"/>
            <w:outlineLvl w:val="1"/>
          </w:pPr>
        </w:pPrChange>
      </w:pPr>
      <w:r w:rsidRPr="00D77727">
        <w:t>End-</w:t>
      </w:r>
      <w:ins w:id="620" w:author="Arya" w:date="2025-02-27T16:38:00Z" w16du:dateUtc="2025-02-27T11:08:00Z">
        <w:r w:rsidR="005B6451">
          <w:t>u</w:t>
        </w:r>
      </w:ins>
      <w:del w:id="621" w:author="Arya" w:date="2025-02-27T16:38:00Z" w16du:dateUtc="2025-02-27T11:08:00Z">
        <w:r w:rsidRPr="00D77727" w:rsidDel="005B6451">
          <w:delText>U</w:delText>
        </w:r>
      </w:del>
      <w:r w:rsidRPr="00D77727">
        <w:t xml:space="preserve">ser </w:t>
      </w:r>
      <w:ins w:id="622" w:author="Arya" w:date="2025-02-27T16:38:00Z" w16du:dateUtc="2025-02-27T11:08:00Z">
        <w:r w:rsidR="005B6451">
          <w:t>e</w:t>
        </w:r>
      </w:ins>
      <w:del w:id="623" w:author="Arya" w:date="2025-02-27T16:38:00Z" w16du:dateUtc="2025-02-27T11:08:00Z">
        <w:r w:rsidRPr="00D77727" w:rsidDel="005B6451">
          <w:delText>E</w:delText>
        </w:r>
      </w:del>
      <w:r w:rsidRPr="00D77727">
        <w:t>xperience</w:t>
      </w:r>
    </w:p>
    <w:p w14:paraId="3B6A922D" w14:textId="77777777" w:rsidR="00D77727" w:rsidRPr="00D77727" w:rsidRDefault="00000000">
      <w:pPr>
        <w:pStyle w:val="NormalBPBHEB"/>
        <w:pPrChange w:id="624" w:author="Arya" w:date="2025-02-27T16:39:00Z" w16du:dateUtc="2025-02-27T11:09:00Z">
          <w:pPr>
            <w:keepNext/>
            <w:keepLines/>
            <w:spacing w:before="40" w:after="0"/>
            <w:outlineLvl w:val="1"/>
          </w:pPr>
        </w:pPrChange>
      </w:pPr>
      <w:r w:rsidRPr="00D77727">
        <w:t>The end-user experience is a crucial aspect of AWS Service Catalog. This section details how end-users can browse and launch products from the catalog, emphasizing the self-service nature of Service Catalog and its role in empowering teams.</w:t>
      </w:r>
    </w:p>
    <w:p w14:paraId="0276A27E" w14:textId="26EE7025" w:rsidR="00D77727" w:rsidRPr="00D77727" w:rsidRDefault="00000000">
      <w:pPr>
        <w:pStyle w:val="Heading3BPBHEB"/>
        <w:pPrChange w:id="625" w:author="Arya" w:date="2025-02-27T16:39:00Z" w16du:dateUtc="2025-02-27T11:09:00Z">
          <w:pPr>
            <w:keepNext/>
            <w:keepLines/>
            <w:spacing w:before="40" w:after="0"/>
            <w:outlineLvl w:val="1"/>
          </w:pPr>
        </w:pPrChange>
      </w:pPr>
      <w:r w:rsidRPr="00D77727">
        <w:lastRenderedPageBreak/>
        <w:t xml:space="preserve">Lifecycle </w:t>
      </w:r>
      <w:ins w:id="626" w:author="Arya" w:date="2025-02-27T16:38:00Z" w16du:dateUtc="2025-02-27T11:08:00Z">
        <w:r w:rsidR="007F1DEB">
          <w:t>m</w:t>
        </w:r>
      </w:ins>
      <w:del w:id="627" w:author="Arya" w:date="2025-02-27T16:38:00Z" w16du:dateUtc="2025-02-27T11:08:00Z">
        <w:r w:rsidRPr="00D77727" w:rsidDel="007F1DEB">
          <w:delText>M</w:delText>
        </w:r>
      </w:del>
      <w:r w:rsidRPr="00D77727">
        <w:t>anagement</w:t>
      </w:r>
    </w:p>
    <w:p w14:paraId="1C445C98" w14:textId="1C2692E6" w:rsidR="00D77727" w:rsidRPr="00D77727" w:rsidRDefault="00000000">
      <w:pPr>
        <w:pStyle w:val="NormalBPBHEB"/>
        <w:pPrChange w:id="628" w:author="Arya" w:date="2025-02-27T16:39:00Z" w16du:dateUtc="2025-02-27T11:09:00Z">
          <w:pPr>
            <w:keepNext/>
            <w:keepLines/>
            <w:spacing w:before="40" w:after="0"/>
            <w:outlineLvl w:val="1"/>
          </w:pPr>
        </w:pPrChange>
      </w:pPr>
      <w:r w:rsidRPr="00D77727">
        <w:t xml:space="preserve">AWS Service Catalog </w:t>
      </w:r>
      <w:r w:rsidR="00E7053F" w:rsidRPr="00D77727">
        <w:t>helps</w:t>
      </w:r>
      <w:r w:rsidRPr="00D77727">
        <w:t xml:space="preserve"> the entire lifecycle of IT services. From the creation of products to versioning and updates, this section provides a comprehensive understanding of how Service Catalog ensures the smooth evolution of IT services over time.</w:t>
      </w:r>
    </w:p>
    <w:p w14:paraId="05A0FC21" w14:textId="0D91E8F8" w:rsidR="00D77727" w:rsidRPr="00D77727" w:rsidRDefault="00000000">
      <w:pPr>
        <w:pStyle w:val="Heading3BPBHEB"/>
        <w:pPrChange w:id="629" w:author="Arya" w:date="2025-02-27T16:39:00Z" w16du:dateUtc="2025-02-27T11:09:00Z">
          <w:pPr>
            <w:keepNext/>
            <w:keepLines/>
            <w:spacing w:before="40" w:after="0"/>
            <w:outlineLvl w:val="1"/>
          </w:pPr>
        </w:pPrChange>
      </w:pPr>
      <w:r w:rsidRPr="00D77727">
        <w:t xml:space="preserve">Best </w:t>
      </w:r>
      <w:ins w:id="630" w:author="Arya" w:date="2025-02-27T16:39:00Z" w16du:dateUtc="2025-02-27T11:09:00Z">
        <w:r w:rsidR="00DA504E">
          <w:t>p</w:t>
        </w:r>
      </w:ins>
      <w:del w:id="631" w:author="Arya" w:date="2025-02-27T16:39:00Z" w16du:dateUtc="2025-02-27T11:09:00Z">
        <w:r w:rsidRPr="00D77727" w:rsidDel="00DA504E">
          <w:delText>P</w:delText>
        </w:r>
      </w:del>
      <w:r w:rsidRPr="00D77727">
        <w:t xml:space="preserve">ractices for </w:t>
      </w:r>
      <w:ins w:id="632" w:author="Arya" w:date="2025-02-27T16:39:00Z" w16du:dateUtc="2025-02-27T11:09:00Z">
        <w:r w:rsidR="00DA504E">
          <w:t>i</w:t>
        </w:r>
      </w:ins>
      <w:del w:id="633" w:author="Arya" w:date="2025-02-27T16:39:00Z" w16du:dateUtc="2025-02-27T11:09:00Z">
        <w:r w:rsidRPr="00D77727" w:rsidDel="00DA504E">
          <w:delText>I</w:delText>
        </w:r>
      </w:del>
      <w:r w:rsidRPr="00D77727">
        <w:t>mplementation</w:t>
      </w:r>
    </w:p>
    <w:p w14:paraId="0BF53E5B" w14:textId="5FD62476" w:rsidR="00D77727" w:rsidRPr="00D77727" w:rsidRDefault="00000000">
      <w:pPr>
        <w:pStyle w:val="NormalBPBHEB"/>
        <w:pPrChange w:id="634" w:author="Arya" w:date="2025-02-27T16:39:00Z" w16du:dateUtc="2025-02-27T11:09:00Z">
          <w:pPr>
            <w:keepNext/>
            <w:keepLines/>
            <w:spacing w:before="40" w:after="0"/>
            <w:outlineLvl w:val="1"/>
          </w:pPr>
        </w:pPrChange>
      </w:pPr>
      <w:r w:rsidRPr="00D77727">
        <w:t xml:space="preserve">Strategic considerations for implementing AWS Service Catalog are discussed, providing readers with guidance on designing efficient catalogs, defining effective constraints, and </w:t>
      </w:r>
      <w:r w:rsidR="00230E0F" w:rsidRPr="00D77727">
        <w:t>improving</w:t>
      </w:r>
      <w:r w:rsidRPr="00D77727">
        <w:t xml:space="preserve"> the end-user experience.</w:t>
      </w:r>
    </w:p>
    <w:p w14:paraId="5A65DDA8" w14:textId="4ECEE5BC" w:rsidR="00D77727" w:rsidRPr="00D77727" w:rsidRDefault="00000000">
      <w:pPr>
        <w:pStyle w:val="Heading3BPBHEB"/>
        <w:pPrChange w:id="635" w:author="Arya" w:date="2025-02-27T16:39:00Z" w16du:dateUtc="2025-02-27T11:09:00Z">
          <w:pPr>
            <w:keepNext/>
            <w:keepLines/>
            <w:spacing w:before="40" w:after="0"/>
            <w:outlineLvl w:val="1"/>
          </w:pPr>
        </w:pPrChange>
      </w:pPr>
      <w:r w:rsidRPr="00D77727">
        <w:t xml:space="preserve">Business </w:t>
      </w:r>
      <w:ins w:id="636" w:author="Arya" w:date="2025-02-27T16:39:00Z" w16du:dateUtc="2025-02-27T11:09:00Z">
        <w:r w:rsidR="00CD6D55">
          <w:t>i</w:t>
        </w:r>
      </w:ins>
      <w:del w:id="637" w:author="Arya" w:date="2025-02-27T16:39:00Z" w16du:dateUtc="2025-02-27T11:09:00Z">
        <w:r w:rsidRPr="00D77727" w:rsidDel="00CD6D55">
          <w:delText>I</w:delText>
        </w:r>
      </w:del>
      <w:r w:rsidRPr="00D77727">
        <w:t>mplications</w:t>
      </w:r>
    </w:p>
    <w:p w14:paraId="10F56381" w14:textId="30AFC2BB" w:rsidR="00D77727" w:rsidRPr="00D77727" w:rsidRDefault="00000000">
      <w:pPr>
        <w:pStyle w:val="NormalBPBHEB"/>
        <w:pPrChange w:id="638" w:author="Arya" w:date="2025-02-27T16:39:00Z" w16du:dateUtc="2025-02-27T11:09:00Z">
          <w:pPr>
            <w:keepNext/>
            <w:keepLines/>
            <w:spacing w:before="40" w:after="0"/>
            <w:outlineLvl w:val="1"/>
          </w:pPr>
        </w:pPrChange>
      </w:pPr>
      <w:r w:rsidRPr="00D77727">
        <w:t xml:space="preserve">From a business perspective, AWS Service Catalog contributes to cost efficiency, standardization, and compliance. This section explores how Service Catalog aligns with business </w:t>
      </w:r>
      <w:r w:rsidR="00230E0F" w:rsidRPr="00D77727">
        <w:t>goals</w:t>
      </w:r>
      <w:r w:rsidRPr="00D77727">
        <w:t>, offering a structured approach to IT service management that fosters consistency and governance.</w:t>
      </w:r>
    </w:p>
    <w:p w14:paraId="30F70DCD" w14:textId="7BB681EA" w:rsidR="00D77727" w:rsidRPr="00D77727" w:rsidRDefault="00000000">
      <w:pPr>
        <w:pStyle w:val="Heading3BPBHEB"/>
        <w:pPrChange w:id="639" w:author="Arya" w:date="2025-02-27T16:40:00Z" w16du:dateUtc="2025-02-27T11:10:00Z">
          <w:pPr>
            <w:keepNext/>
            <w:keepLines/>
            <w:spacing w:before="40" w:after="0"/>
            <w:outlineLvl w:val="1"/>
          </w:pPr>
        </w:pPrChange>
      </w:pPr>
      <w:r w:rsidRPr="00D77727">
        <w:t xml:space="preserve">Further </w:t>
      </w:r>
      <w:ins w:id="640" w:author="Arya" w:date="2025-02-27T16:40:00Z" w16du:dateUtc="2025-02-27T11:10:00Z">
        <w:r w:rsidR="00295DBC">
          <w:t>r</w:t>
        </w:r>
      </w:ins>
      <w:del w:id="641" w:author="Arya" w:date="2025-02-27T16:40:00Z" w16du:dateUtc="2025-02-27T11:10:00Z">
        <w:r w:rsidRPr="00D77727" w:rsidDel="00295DBC">
          <w:delText>R</w:delText>
        </w:r>
      </w:del>
      <w:r w:rsidRPr="00D77727">
        <w:t>eading</w:t>
      </w:r>
      <w:del w:id="642" w:author="Arya" w:date="2025-02-27T16:40:00Z" w16du:dateUtc="2025-02-27T11:10:00Z">
        <w:r w:rsidRPr="00D77727" w:rsidDel="00295DBC">
          <w:delText>:</w:delText>
        </w:r>
      </w:del>
      <w:r w:rsidRPr="00D77727">
        <w:t xml:space="preserve"> </w:t>
      </w:r>
      <w:del w:id="643" w:author="Arya" w:date="2025-02-27T16:40:00Z" w16du:dateUtc="2025-02-27T11:10:00Z">
        <w:r w:rsidRPr="00D77727" w:rsidDel="00295DBC">
          <w:delText>Gaining a Deeper Understanding</w:delText>
        </w:r>
      </w:del>
    </w:p>
    <w:p w14:paraId="7A451814" w14:textId="4649A9CC" w:rsidR="00D77727" w:rsidRPr="00D77727" w:rsidRDefault="00000000">
      <w:pPr>
        <w:pStyle w:val="NormalBPBHEB"/>
        <w:rPr>
          <w:b/>
          <w:bCs/>
        </w:rPr>
        <w:pPrChange w:id="644" w:author="Arya" w:date="2025-02-27T16:40:00Z" w16du:dateUtc="2025-02-27T11:10:00Z">
          <w:pPr>
            <w:keepNext/>
            <w:keepLines/>
            <w:spacing w:before="40" w:after="0"/>
            <w:outlineLvl w:val="1"/>
          </w:pPr>
        </w:pPrChange>
      </w:pPr>
      <w:r w:rsidRPr="00D77727">
        <w:t>For a more profound insight into AWS Service Catalog's technical intricacies and best practices, readers are encouraged to explore AWS documentation</w:t>
      </w:r>
      <w:r>
        <w:rPr>
          <w:rStyle w:val="FootnoteReference"/>
        </w:rPr>
        <w:footnoteReference w:id="10"/>
      </w:r>
      <w:r w:rsidRPr="00D77727">
        <w:t>. Internal references provide insights into Service Catalog's features, while external references, such as case studies, offer practical perspectives on its real-world implementation.</w:t>
      </w:r>
    </w:p>
    <w:p w14:paraId="7EE3EF37" w14:textId="77777777" w:rsidR="00F73ABD" w:rsidRDefault="00000000">
      <w:pPr>
        <w:rPr>
          <w:rFonts w:eastAsia="Palatino Linotype" w:cs="Palatino Linotype"/>
          <w:b/>
          <w:sz w:val="40"/>
          <w:szCs w:val="40"/>
        </w:rPr>
      </w:pPr>
      <w:r>
        <w:rPr>
          <w:rFonts w:eastAsia="Palatino Linotype" w:cs="Palatino Linotype"/>
          <w:b/>
          <w:sz w:val="40"/>
          <w:szCs w:val="40"/>
        </w:rPr>
        <w:br w:type="page"/>
      </w:r>
    </w:p>
    <w:p w14:paraId="6648C2A6" w14:textId="3B928A34" w:rsidR="00B15A6C" w:rsidRPr="00B15A6C" w:rsidRDefault="00000000">
      <w:pPr>
        <w:pStyle w:val="Heading2BPBHEB"/>
        <w:pPrChange w:id="645" w:author="Arya" w:date="2025-02-28T09:36:00Z" w16du:dateUtc="2025-02-28T04:06:00Z">
          <w:pPr>
            <w:keepNext/>
            <w:keepLines/>
            <w:spacing w:before="400" w:after="0" w:line="276" w:lineRule="auto"/>
            <w:outlineLvl w:val="0"/>
          </w:pPr>
        </w:pPrChange>
      </w:pPr>
      <w:commentRangeStart w:id="646"/>
      <w:r w:rsidRPr="00B15A6C">
        <w:lastRenderedPageBreak/>
        <w:t xml:space="preserve">AWS </w:t>
      </w:r>
      <w:ins w:id="647" w:author="Arya" w:date="2025-02-28T09:36:00Z" w16du:dateUtc="2025-02-28T04:06:00Z">
        <w:r w:rsidR="00E84AB7">
          <w:t>s</w:t>
        </w:r>
      </w:ins>
      <w:del w:id="648" w:author="Arya" w:date="2025-02-28T09:36:00Z" w16du:dateUtc="2025-02-28T04:06:00Z">
        <w:r w:rsidRPr="00B15A6C" w:rsidDel="00E84AB7">
          <w:delText>S</w:delText>
        </w:r>
      </w:del>
      <w:r w:rsidRPr="00B15A6C">
        <w:t xml:space="preserve">ervice </w:t>
      </w:r>
      <w:ins w:id="649" w:author="Arya" w:date="2025-02-28T09:36:00Z" w16du:dateUtc="2025-02-28T04:06:00Z">
        <w:r w:rsidR="00E84AB7">
          <w:t>m</w:t>
        </w:r>
      </w:ins>
      <w:del w:id="650" w:author="Arya" w:date="2025-02-28T09:36:00Z" w16du:dateUtc="2025-02-28T04:06:00Z">
        <w:r w:rsidRPr="00B15A6C" w:rsidDel="00E84AB7">
          <w:delText>M</w:delText>
        </w:r>
      </w:del>
      <w:r w:rsidRPr="00B15A6C">
        <w:t xml:space="preserve">anagement </w:t>
      </w:r>
      <w:ins w:id="651" w:author="Arya" w:date="2025-02-28T09:37:00Z" w16du:dateUtc="2025-02-28T04:07:00Z">
        <w:r w:rsidR="00E84AB7">
          <w:t>c</w:t>
        </w:r>
      </w:ins>
      <w:del w:id="652" w:author="Arya" w:date="2025-02-28T09:37:00Z" w16du:dateUtc="2025-02-28T04:07:00Z">
        <w:r w:rsidRPr="00B15A6C" w:rsidDel="00E84AB7">
          <w:delText>C</w:delText>
        </w:r>
      </w:del>
      <w:r w:rsidRPr="00B15A6C">
        <w:t xml:space="preserve">onnector: Bridging the </w:t>
      </w:r>
      <w:ins w:id="653" w:author="Arya" w:date="2025-02-28T09:37:00Z" w16du:dateUtc="2025-02-28T04:07:00Z">
        <w:r w:rsidR="00E84AB7">
          <w:t>g</w:t>
        </w:r>
      </w:ins>
      <w:del w:id="654" w:author="Arya" w:date="2025-02-28T09:37:00Z" w16du:dateUtc="2025-02-28T04:07:00Z">
        <w:r w:rsidRPr="00B15A6C" w:rsidDel="00E84AB7">
          <w:delText>G</w:delText>
        </w:r>
      </w:del>
      <w:r w:rsidRPr="00B15A6C">
        <w:t>ap between AWS and ServiceNow</w:t>
      </w:r>
      <w:commentRangeEnd w:id="646"/>
      <w:r w:rsidR="00EB476D">
        <w:rPr>
          <w:rStyle w:val="CommentReference"/>
          <w:rFonts w:asciiTheme="minorHAnsi" w:eastAsiaTheme="minorHAnsi" w:hAnsiTheme="minorHAnsi" w:cstheme="minorBidi"/>
          <w:b w:val="0"/>
          <w:color w:val="auto"/>
        </w:rPr>
        <w:commentReference w:id="646"/>
      </w:r>
    </w:p>
    <w:p w14:paraId="10603FD6" w14:textId="47933C8C" w:rsidR="00B15A6C" w:rsidRPr="00B15A6C" w:rsidRDefault="00000000">
      <w:pPr>
        <w:pStyle w:val="NormalBPBHEB"/>
        <w:pPrChange w:id="655" w:author="Arya" w:date="2025-02-28T09:41:00Z" w16du:dateUtc="2025-02-28T04:11:00Z">
          <w:pPr>
            <w:keepNext/>
            <w:keepLines/>
            <w:spacing w:before="40" w:after="0"/>
            <w:outlineLvl w:val="1"/>
          </w:pPr>
        </w:pPrChange>
      </w:pPr>
      <w:r w:rsidRPr="00B15A6C">
        <w:t xml:space="preserve">In the realm of cloud management and governance, the AWS Service Management Connector </w:t>
      </w:r>
      <w:r w:rsidR="00230E0F" w:rsidRPr="00B15A6C">
        <w:t>appears</w:t>
      </w:r>
      <w:r w:rsidRPr="00B15A6C">
        <w:t xml:space="preserve"> as a key facilitator, seamlessly integrating AWS services with the popular </w:t>
      </w:r>
      <w:r w:rsidRPr="00E12266">
        <w:rPr>
          <w:b/>
          <w:bCs/>
          <w:rPrChange w:id="656" w:author="Arya" w:date="2025-02-28T09:41:00Z" w16du:dateUtc="2025-02-28T04:11:00Z">
            <w:rPr/>
          </w:rPrChange>
        </w:rPr>
        <w:t>IT Service Management</w:t>
      </w:r>
      <w:r w:rsidRPr="00B15A6C">
        <w:t xml:space="preserve"> (</w:t>
      </w:r>
      <w:r w:rsidRPr="00E12266">
        <w:rPr>
          <w:b/>
          <w:bCs/>
          <w:rPrChange w:id="657" w:author="Arya" w:date="2025-02-28T09:41:00Z" w16du:dateUtc="2025-02-28T04:11:00Z">
            <w:rPr/>
          </w:rPrChange>
        </w:rPr>
        <w:t>ITSM</w:t>
      </w:r>
      <w:r w:rsidRPr="00B15A6C">
        <w:t>) platform, ServiceNow. This section delves into the comprehensive features, integration capabilities, and strategic advantages that AWS Service Management Connector brings to organizations.</w:t>
      </w:r>
    </w:p>
    <w:p w14:paraId="577DACF0" w14:textId="7087C038" w:rsidR="00B15A6C" w:rsidRPr="00B15A6C" w:rsidRDefault="00000000">
      <w:pPr>
        <w:pStyle w:val="Heading3BPBHEB"/>
        <w:pPrChange w:id="658" w:author="Arya" w:date="2025-02-28T09:42:00Z" w16du:dateUtc="2025-02-28T04:12:00Z">
          <w:pPr>
            <w:keepNext/>
            <w:keepLines/>
            <w:spacing w:before="40" w:after="0"/>
            <w:outlineLvl w:val="1"/>
          </w:pPr>
        </w:pPrChange>
      </w:pPr>
      <w:r w:rsidRPr="00B15A6C">
        <w:t xml:space="preserve">Overview and </w:t>
      </w:r>
      <w:ins w:id="659" w:author="Arya" w:date="2025-02-28T09:41:00Z" w16du:dateUtc="2025-02-28T04:11:00Z">
        <w:r w:rsidR="004678AB">
          <w:t>i</w:t>
        </w:r>
      </w:ins>
      <w:del w:id="660" w:author="Arya" w:date="2025-02-28T09:41:00Z" w16du:dateUtc="2025-02-28T04:11:00Z">
        <w:r w:rsidRPr="00B15A6C" w:rsidDel="004678AB">
          <w:delText>I</w:delText>
        </w:r>
      </w:del>
      <w:r w:rsidRPr="00B15A6C">
        <w:t>ntegration</w:t>
      </w:r>
    </w:p>
    <w:p w14:paraId="0B6055DF" w14:textId="1E449F97" w:rsidR="00B15A6C" w:rsidRDefault="00000000">
      <w:pPr>
        <w:pStyle w:val="NormalBPBHEB"/>
        <w:pPrChange w:id="661" w:author="Arya" w:date="2025-02-28T09:42:00Z" w16du:dateUtc="2025-02-28T04:12:00Z">
          <w:pPr>
            <w:keepNext/>
            <w:keepLines/>
            <w:spacing w:before="40" w:after="0"/>
            <w:outlineLvl w:val="1"/>
          </w:pPr>
        </w:pPrChange>
      </w:pPr>
      <w:r w:rsidRPr="00B15A6C">
        <w:t>AWS Service Management Connector is introduced as a bridge that connects AWS services and ServiceNow. This section provides a high-level overview of the purpose and significance of this connector in the context of IT service management</w:t>
      </w:r>
      <w:r>
        <w:rPr>
          <w:rStyle w:val="FootnoteReference"/>
        </w:rPr>
        <w:footnoteReference w:id="11"/>
      </w:r>
      <w:r w:rsidRPr="00B15A6C">
        <w:t>.</w:t>
      </w:r>
    </w:p>
    <w:p w14:paraId="684A7A04" w14:textId="77777777" w:rsidR="00F73ABD" w:rsidRPr="00B15A6C" w:rsidRDefault="00F73ABD" w:rsidP="00B15A6C">
      <w:pPr>
        <w:keepNext/>
        <w:keepLines/>
        <w:spacing w:before="40" w:after="0"/>
        <w:outlineLvl w:val="1"/>
      </w:pPr>
    </w:p>
    <w:p w14:paraId="212E2CAA" w14:textId="3D191A6B" w:rsidR="00B15A6C" w:rsidRPr="00B15A6C" w:rsidRDefault="00000000">
      <w:pPr>
        <w:pStyle w:val="Heading3BPBHEB"/>
        <w:pPrChange w:id="662" w:author="Arya" w:date="2025-02-28T09:42:00Z" w16du:dateUtc="2025-02-28T04:12:00Z">
          <w:pPr>
            <w:keepNext/>
            <w:keepLines/>
            <w:spacing w:before="40" w:after="0"/>
            <w:outlineLvl w:val="1"/>
          </w:pPr>
        </w:pPrChange>
      </w:pPr>
      <w:r w:rsidRPr="00B15A6C">
        <w:t xml:space="preserve">Seamless AWS ServiceNow </w:t>
      </w:r>
      <w:ins w:id="663" w:author="Arya" w:date="2025-02-28T09:42:00Z" w16du:dateUtc="2025-02-28T04:12:00Z">
        <w:r w:rsidR="004678AB">
          <w:t>i</w:t>
        </w:r>
      </w:ins>
      <w:del w:id="664" w:author="Arya" w:date="2025-02-28T09:42:00Z" w16du:dateUtc="2025-02-28T04:12:00Z">
        <w:r w:rsidRPr="00B15A6C" w:rsidDel="004678AB">
          <w:delText>I</w:delText>
        </w:r>
      </w:del>
      <w:r w:rsidRPr="00B15A6C">
        <w:t>ntegration</w:t>
      </w:r>
    </w:p>
    <w:p w14:paraId="037447F5" w14:textId="238B1ED3" w:rsidR="00B15A6C" w:rsidRPr="00B15A6C" w:rsidRDefault="00000000">
      <w:pPr>
        <w:pStyle w:val="NormalBPBHEB"/>
        <w:pPrChange w:id="665" w:author="Arya" w:date="2025-02-28T09:42:00Z" w16du:dateUtc="2025-02-28T04:12:00Z">
          <w:pPr>
            <w:keepNext/>
            <w:keepLines/>
            <w:spacing w:before="40" w:after="0"/>
            <w:outlineLvl w:val="1"/>
          </w:pPr>
        </w:pPrChange>
      </w:pPr>
      <w:r w:rsidRPr="00B15A6C">
        <w:t xml:space="preserve">Readers are guided through the seamless integration capabilities of AWS Service Management Connector with ServiceNow. This includes the bi-directional communication that allows AWS resources to be provisioned, </w:t>
      </w:r>
      <w:r w:rsidR="00230E0F" w:rsidRPr="00B15A6C">
        <w:t>watched</w:t>
      </w:r>
      <w:r w:rsidR="00E34F8B" w:rsidRPr="00B15A6C">
        <w:t>,</w:t>
      </w:r>
      <w:r w:rsidRPr="00B15A6C">
        <w:t xml:space="preserve"> and managed directly from the ServiceNow platform.</w:t>
      </w:r>
    </w:p>
    <w:p w14:paraId="1EF93F73" w14:textId="64193220" w:rsidR="00B15A6C" w:rsidRPr="00B15A6C" w:rsidRDefault="00000000">
      <w:pPr>
        <w:pStyle w:val="Heading3BPBHEB"/>
        <w:pPrChange w:id="666" w:author="Arya" w:date="2025-02-28T09:42:00Z" w16du:dateUtc="2025-02-28T04:12:00Z">
          <w:pPr>
            <w:keepNext/>
            <w:keepLines/>
            <w:spacing w:before="40" w:after="0"/>
            <w:outlineLvl w:val="1"/>
          </w:pPr>
        </w:pPrChange>
      </w:pPr>
      <w:r w:rsidRPr="00B15A6C">
        <w:t xml:space="preserve">Key </w:t>
      </w:r>
      <w:ins w:id="667" w:author="Arya" w:date="2025-02-28T09:42:00Z" w16du:dateUtc="2025-02-28T04:12:00Z">
        <w:r w:rsidR="00755985">
          <w:t>f</w:t>
        </w:r>
      </w:ins>
      <w:del w:id="668" w:author="Arya" w:date="2025-02-28T09:42:00Z" w16du:dateUtc="2025-02-28T04:12:00Z">
        <w:r w:rsidRPr="00B15A6C" w:rsidDel="00755985">
          <w:delText>F</w:delText>
        </w:r>
      </w:del>
      <w:r w:rsidRPr="00B15A6C">
        <w:t xml:space="preserve">eatures and </w:t>
      </w:r>
      <w:ins w:id="669" w:author="Arya" w:date="2025-02-28T09:42:00Z" w16du:dateUtc="2025-02-28T04:12:00Z">
        <w:r w:rsidR="00755985">
          <w:t>f</w:t>
        </w:r>
      </w:ins>
      <w:del w:id="670" w:author="Arya" w:date="2025-02-28T09:42:00Z" w16du:dateUtc="2025-02-28T04:12:00Z">
        <w:r w:rsidRPr="00B15A6C" w:rsidDel="00755985">
          <w:delText>F</w:delText>
        </w:r>
      </w:del>
      <w:r w:rsidRPr="00B15A6C">
        <w:t>unctionality</w:t>
      </w:r>
    </w:p>
    <w:p w14:paraId="5B03D027" w14:textId="77777777" w:rsidR="00B15A6C" w:rsidRPr="00B15A6C" w:rsidRDefault="00000000">
      <w:pPr>
        <w:pStyle w:val="NormalBPBHEB"/>
        <w:pPrChange w:id="671" w:author="Arya" w:date="2025-02-28T09:43:00Z" w16du:dateUtc="2025-02-28T04:13:00Z">
          <w:pPr>
            <w:keepNext/>
            <w:keepLines/>
            <w:spacing w:before="40" w:after="0"/>
            <w:outlineLvl w:val="1"/>
          </w:pPr>
        </w:pPrChange>
      </w:pPr>
      <w:r w:rsidRPr="00B15A6C">
        <w:t>This section explores the key features of AWS Service Management Connector, emphasizing its ability to streamline workflows, enhance visibility, and improve collaboration between AWS and ServiceNow users. It highlights features such as incident management, change management, and service catalog integration.</w:t>
      </w:r>
    </w:p>
    <w:p w14:paraId="3C555CE8" w14:textId="7AB8738E" w:rsidR="00B15A6C" w:rsidRPr="00B15A6C" w:rsidRDefault="00000000">
      <w:pPr>
        <w:pStyle w:val="Heading3BPBHEB"/>
        <w:pPrChange w:id="672" w:author="Arya" w:date="2025-02-28T09:43:00Z" w16du:dateUtc="2025-02-28T04:13:00Z">
          <w:pPr>
            <w:keepNext/>
            <w:keepLines/>
            <w:spacing w:before="40" w:after="0"/>
            <w:outlineLvl w:val="1"/>
          </w:pPr>
        </w:pPrChange>
      </w:pPr>
      <w:r w:rsidRPr="00B15A6C">
        <w:t xml:space="preserve">Use </w:t>
      </w:r>
      <w:r w:rsidR="00755985" w:rsidRPr="00B15A6C">
        <w:t>cases and benefits</w:t>
      </w:r>
    </w:p>
    <w:p w14:paraId="31DA09F9" w14:textId="21EBC94C" w:rsidR="00B15A6C" w:rsidRPr="00B15A6C" w:rsidRDefault="00000000">
      <w:pPr>
        <w:pStyle w:val="NormalBPBHEB"/>
        <w:pPrChange w:id="673" w:author="Arya" w:date="2025-02-28T09:43:00Z" w16du:dateUtc="2025-02-28T04:13:00Z">
          <w:pPr>
            <w:keepNext/>
            <w:keepLines/>
            <w:spacing w:before="40" w:after="0"/>
            <w:outlineLvl w:val="1"/>
          </w:pPr>
        </w:pPrChange>
      </w:pPr>
      <w:r w:rsidRPr="00B15A6C">
        <w:t xml:space="preserve">Real-world use cases and benefits are presented to illustrate how organizations can </w:t>
      </w:r>
      <w:r w:rsidR="00230E0F" w:rsidRPr="00B15A6C">
        <w:t>use</w:t>
      </w:r>
      <w:r w:rsidRPr="00B15A6C">
        <w:t xml:space="preserve"> AWS Service Management Connector to </w:t>
      </w:r>
      <w:r w:rsidR="002576FC" w:rsidRPr="00B15A6C">
        <w:t>improve</w:t>
      </w:r>
      <w:r w:rsidRPr="00B15A6C">
        <w:t xml:space="preserve"> their IT service management processes. Examples may include faster incident resolution, improved change management, and enhanced reporting capabilities.</w:t>
      </w:r>
    </w:p>
    <w:p w14:paraId="14BD5932" w14:textId="634D79A0" w:rsidR="00B15A6C" w:rsidRPr="00B15A6C" w:rsidRDefault="00000000">
      <w:pPr>
        <w:pStyle w:val="Heading3BPBHEB"/>
        <w:pPrChange w:id="674" w:author="Arya" w:date="2025-02-28T09:43:00Z" w16du:dateUtc="2025-02-28T04:13:00Z">
          <w:pPr>
            <w:keepNext/>
            <w:keepLines/>
            <w:spacing w:before="40" w:after="0"/>
            <w:outlineLvl w:val="1"/>
          </w:pPr>
        </w:pPrChange>
      </w:pPr>
      <w:r w:rsidRPr="00B15A6C">
        <w:t xml:space="preserve">Governance and </w:t>
      </w:r>
      <w:ins w:id="675" w:author="Arya" w:date="2025-02-28T09:43:00Z" w16du:dateUtc="2025-02-28T04:13:00Z">
        <w:r w:rsidR="00755985">
          <w:t>c</w:t>
        </w:r>
      </w:ins>
      <w:del w:id="676" w:author="Arya" w:date="2025-02-28T09:43:00Z" w16du:dateUtc="2025-02-28T04:13:00Z">
        <w:r w:rsidRPr="00B15A6C" w:rsidDel="00755985">
          <w:delText>C</w:delText>
        </w:r>
      </w:del>
      <w:r w:rsidRPr="00B15A6C">
        <w:t>ompliance</w:t>
      </w:r>
    </w:p>
    <w:p w14:paraId="3F138E6F" w14:textId="77777777" w:rsidR="00B15A6C" w:rsidRPr="00B15A6C" w:rsidRDefault="00000000">
      <w:pPr>
        <w:pStyle w:val="NormalBPBHEB"/>
        <w:pPrChange w:id="677" w:author="Arya" w:date="2025-02-28T09:43:00Z" w16du:dateUtc="2025-02-28T04:13:00Z">
          <w:pPr>
            <w:keepNext/>
            <w:keepLines/>
            <w:spacing w:before="40" w:after="0"/>
            <w:outlineLvl w:val="1"/>
          </w:pPr>
        </w:pPrChange>
      </w:pPr>
      <w:r w:rsidRPr="00B15A6C">
        <w:t>AWS Service Management Connector plays a crucial role in ensuring governance and compliance by providing a standardized and controlled way to interact with AWS resources from ServiceNow. This section delves into the governance features that support regulatory compliance and security best practices.</w:t>
      </w:r>
    </w:p>
    <w:p w14:paraId="6C4C05CC" w14:textId="19612BF4" w:rsidR="00B15A6C" w:rsidRPr="00B15A6C" w:rsidRDefault="00000000">
      <w:pPr>
        <w:pStyle w:val="Heading3BPBHEB"/>
        <w:pPrChange w:id="678" w:author="Arya" w:date="2025-02-28T09:44:00Z" w16du:dateUtc="2025-02-28T04:14:00Z">
          <w:pPr>
            <w:keepNext/>
            <w:keepLines/>
            <w:spacing w:before="40" w:after="0"/>
            <w:outlineLvl w:val="1"/>
          </w:pPr>
        </w:pPrChange>
      </w:pPr>
      <w:r w:rsidRPr="00B15A6C">
        <w:lastRenderedPageBreak/>
        <w:t xml:space="preserve">Implementation </w:t>
      </w:r>
      <w:ins w:id="679" w:author="Arya" w:date="2025-02-28T09:44:00Z" w16du:dateUtc="2025-02-28T04:14:00Z">
        <w:r w:rsidR="00755985">
          <w:t>b</w:t>
        </w:r>
      </w:ins>
      <w:del w:id="680" w:author="Arya" w:date="2025-02-28T09:44:00Z" w16du:dateUtc="2025-02-28T04:14:00Z">
        <w:r w:rsidRPr="00B15A6C" w:rsidDel="00755985">
          <w:delText>B</w:delText>
        </w:r>
      </w:del>
      <w:r w:rsidRPr="00B15A6C">
        <w:t xml:space="preserve">est </w:t>
      </w:r>
      <w:ins w:id="681" w:author="Arya" w:date="2025-02-28T09:44:00Z" w16du:dateUtc="2025-02-28T04:14:00Z">
        <w:r w:rsidR="00755985">
          <w:t>p</w:t>
        </w:r>
      </w:ins>
      <w:del w:id="682" w:author="Arya" w:date="2025-02-28T09:44:00Z" w16du:dateUtc="2025-02-28T04:14:00Z">
        <w:r w:rsidRPr="00B15A6C" w:rsidDel="00755985">
          <w:delText>P</w:delText>
        </w:r>
      </w:del>
      <w:r w:rsidRPr="00B15A6C">
        <w:t>ractices</w:t>
      </w:r>
    </w:p>
    <w:p w14:paraId="3B875C45" w14:textId="01FB639F" w:rsidR="00B15A6C" w:rsidRPr="00B15A6C" w:rsidRDefault="00000000">
      <w:pPr>
        <w:pStyle w:val="NormalBPBHEB"/>
        <w:pPrChange w:id="683" w:author="Arya" w:date="2025-02-28T09:44:00Z" w16du:dateUtc="2025-02-28T04:14:00Z">
          <w:pPr>
            <w:keepNext/>
            <w:keepLines/>
            <w:spacing w:before="40" w:after="0"/>
            <w:outlineLvl w:val="1"/>
          </w:pPr>
        </w:pPrChange>
      </w:pPr>
      <w:r w:rsidRPr="00B15A6C">
        <w:t xml:space="preserve">Strategic considerations for implementing AWS Service Management Connector are discussed, providing readers with guidance on configuration, setup, and ongoing management. Best practices for </w:t>
      </w:r>
      <w:r w:rsidR="00230E0F" w:rsidRPr="00B15A6C">
        <w:t>keeping</w:t>
      </w:r>
      <w:r w:rsidRPr="00B15A6C">
        <w:t xml:space="preserve"> </w:t>
      </w:r>
      <w:r w:rsidR="00E34F8B" w:rsidRPr="00B15A6C">
        <w:t>secure</w:t>
      </w:r>
      <w:r w:rsidRPr="00B15A6C">
        <w:t xml:space="preserve"> and efficient integration are emphasized.</w:t>
      </w:r>
    </w:p>
    <w:p w14:paraId="52EB91F7" w14:textId="78CC5188" w:rsidR="00B15A6C" w:rsidRPr="00B15A6C" w:rsidRDefault="00000000">
      <w:pPr>
        <w:pStyle w:val="Heading3BPBHEB"/>
        <w:pPrChange w:id="684" w:author="Arya" w:date="2025-02-28T09:44:00Z" w16du:dateUtc="2025-02-28T04:14:00Z">
          <w:pPr>
            <w:keepNext/>
            <w:keepLines/>
            <w:spacing w:before="40" w:after="0"/>
            <w:outlineLvl w:val="1"/>
          </w:pPr>
        </w:pPrChange>
      </w:pPr>
      <w:r w:rsidRPr="00B15A6C">
        <w:t xml:space="preserve">Business </w:t>
      </w:r>
      <w:ins w:id="685" w:author="Arya" w:date="2025-02-28T09:44:00Z" w16du:dateUtc="2025-02-28T04:14:00Z">
        <w:r w:rsidR="00755985">
          <w:t>i</w:t>
        </w:r>
      </w:ins>
      <w:del w:id="686" w:author="Arya" w:date="2025-02-28T09:44:00Z" w16du:dateUtc="2025-02-28T04:14:00Z">
        <w:r w:rsidRPr="00B15A6C" w:rsidDel="00755985">
          <w:delText>I</w:delText>
        </w:r>
      </w:del>
      <w:r w:rsidRPr="00B15A6C">
        <w:t>mplications</w:t>
      </w:r>
    </w:p>
    <w:p w14:paraId="7751DCD7" w14:textId="68B4269F" w:rsidR="00E34F8B" w:rsidRDefault="00000000">
      <w:pPr>
        <w:pStyle w:val="NormalBPBHEB"/>
        <w:pPrChange w:id="687" w:author="Arya" w:date="2025-02-28T09:44:00Z" w16du:dateUtc="2025-02-28T04:14:00Z">
          <w:pPr>
            <w:keepNext/>
            <w:keepLines/>
            <w:spacing w:before="40" w:after="0"/>
            <w:outlineLvl w:val="1"/>
          </w:pPr>
        </w:pPrChange>
      </w:pPr>
      <w:r w:rsidRPr="00B15A6C">
        <w:t xml:space="preserve">From a business standpoint, AWS Service Management Connector contributes to operational efficiency, collaboration, and a unified approach to IT service management. This section explores how the connector aligns with business </w:t>
      </w:r>
      <w:r w:rsidR="00230E0F" w:rsidRPr="00B15A6C">
        <w:t>goals</w:t>
      </w:r>
      <w:r w:rsidRPr="00B15A6C">
        <w:t>, fostering an integrated and streamlined ITSM environment</w:t>
      </w:r>
      <w:r>
        <w:t>.</w:t>
      </w:r>
    </w:p>
    <w:p w14:paraId="1899A2FF" w14:textId="6E4925D5" w:rsidR="00B15A6C" w:rsidRPr="00B15A6C" w:rsidRDefault="00000000">
      <w:pPr>
        <w:pStyle w:val="Heading3BPBHEB"/>
        <w:pPrChange w:id="688" w:author="Arya" w:date="2025-02-28T09:44:00Z" w16du:dateUtc="2025-02-28T04:14:00Z">
          <w:pPr>
            <w:keepNext/>
            <w:keepLines/>
            <w:spacing w:before="40" w:after="0"/>
            <w:outlineLvl w:val="1"/>
          </w:pPr>
        </w:pPrChange>
      </w:pPr>
      <w:r w:rsidRPr="00B15A6C">
        <w:t xml:space="preserve">Further </w:t>
      </w:r>
      <w:ins w:id="689" w:author="Arya" w:date="2025-02-28T09:44:00Z" w16du:dateUtc="2025-02-28T04:14:00Z">
        <w:r w:rsidR="00755985">
          <w:t>r</w:t>
        </w:r>
      </w:ins>
      <w:del w:id="690" w:author="Arya" w:date="2025-02-28T09:44:00Z" w16du:dateUtc="2025-02-28T04:14:00Z">
        <w:r w:rsidRPr="00B15A6C" w:rsidDel="00755985">
          <w:delText>R</w:delText>
        </w:r>
      </w:del>
      <w:r w:rsidRPr="00B15A6C">
        <w:t>eading</w:t>
      </w:r>
      <w:del w:id="691" w:author="Arya" w:date="2025-02-28T09:44:00Z" w16du:dateUtc="2025-02-28T04:14:00Z">
        <w:r w:rsidRPr="00B15A6C" w:rsidDel="00755985">
          <w:delText>: Gaining a Deeper Understanding</w:delText>
        </w:r>
      </w:del>
    </w:p>
    <w:p w14:paraId="2815EC3C" w14:textId="47BB0013" w:rsidR="00B15A6C" w:rsidRPr="00B15A6C" w:rsidRDefault="00000000">
      <w:pPr>
        <w:pStyle w:val="NormalBPBHEB"/>
        <w:rPr>
          <w:b/>
          <w:bCs/>
        </w:rPr>
        <w:pPrChange w:id="692" w:author="Arya" w:date="2025-02-28T09:44:00Z" w16du:dateUtc="2025-02-28T04:14:00Z">
          <w:pPr>
            <w:keepNext/>
            <w:keepLines/>
            <w:spacing w:before="40" w:after="0"/>
            <w:outlineLvl w:val="1"/>
          </w:pPr>
        </w:pPrChange>
      </w:pPr>
      <w:r w:rsidRPr="00B15A6C">
        <w:t>For readers seeking a deeper technical understanding, AWS documentation</w:t>
      </w:r>
      <w:r>
        <w:rPr>
          <w:rStyle w:val="FootnoteReference"/>
        </w:rPr>
        <w:footnoteReference w:id="12"/>
      </w:r>
      <w:r w:rsidRPr="00B15A6C">
        <w:t xml:space="preserve"> is recommended. Internal references shed light on the technical intricacies of AWS Service Management Connector, while external case studies and success stories offer practical insights into its real-world impact.</w:t>
      </w:r>
    </w:p>
    <w:p w14:paraId="1CEF4BBD" w14:textId="77777777" w:rsidR="00F73ABD" w:rsidRDefault="00000000">
      <w:pPr>
        <w:rPr>
          <w:rFonts w:eastAsia="Palatino Linotype" w:cs="Palatino Linotype"/>
          <w:b/>
          <w:sz w:val="40"/>
          <w:szCs w:val="40"/>
        </w:rPr>
      </w:pPr>
      <w:r>
        <w:rPr>
          <w:rFonts w:eastAsia="Palatino Linotype" w:cs="Palatino Linotype"/>
          <w:b/>
          <w:sz w:val="40"/>
          <w:szCs w:val="40"/>
        </w:rPr>
        <w:br w:type="page"/>
      </w:r>
    </w:p>
    <w:p w14:paraId="278297D4" w14:textId="29C9E2B8" w:rsidR="00B15A6C" w:rsidRPr="00B15A6C" w:rsidRDefault="00000000">
      <w:pPr>
        <w:pStyle w:val="Heading2BPBHEB"/>
        <w:jc w:val="left"/>
        <w:pPrChange w:id="693" w:author="Arya" w:date="2025-02-28T09:45:00Z" w16du:dateUtc="2025-02-28T04:15:00Z">
          <w:pPr>
            <w:keepNext/>
            <w:keepLines/>
            <w:spacing w:before="400" w:after="0" w:line="276" w:lineRule="auto"/>
            <w:outlineLvl w:val="0"/>
          </w:pPr>
        </w:pPrChange>
      </w:pPr>
      <w:commentRangeStart w:id="694"/>
      <w:r w:rsidRPr="00B15A6C">
        <w:lastRenderedPageBreak/>
        <w:t xml:space="preserve">AWS </w:t>
      </w:r>
      <w:ins w:id="695" w:author="Arya" w:date="2025-02-28T09:45:00Z" w16du:dateUtc="2025-02-28T04:15:00Z">
        <w:r w:rsidR="001C0A00">
          <w:t>s</w:t>
        </w:r>
      </w:ins>
      <w:del w:id="696" w:author="Arya" w:date="2025-02-28T09:45:00Z" w16du:dateUtc="2025-02-28T04:15:00Z">
        <w:r w:rsidRPr="00B15A6C" w:rsidDel="001C0A00">
          <w:delText>S</w:delText>
        </w:r>
      </w:del>
      <w:r w:rsidRPr="00B15A6C">
        <w:t xml:space="preserve">ystems </w:t>
      </w:r>
      <w:ins w:id="697" w:author="Arya" w:date="2025-02-28T09:45:00Z" w16du:dateUtc="2025-02-28T04:15:00Z">
        <w:r w:rsidR="001C0A00">
          <w:t>m</w:t>
        </w:r>
      </w:ins>
      <w:del w:id="698" w:author="Arya" w:date="2025-02-28T09:45:00Z" w16du:dateUtc="2025-02-28T04:15:00Z">
        <w:r w:rsidRPr="00B15A6C" w:rsidDel="001C0A00">
          <w:delText>M</w:delText>
        </w:r>
      </w:del>
      <w:r w:rsidRPr="00B15A6C">
        <w:t xml:space="preserve">anager: Orchestrating </w:t>
      </w:r>
      <w:r w:rsidR="001C0A00" w:rsidRPr="00B15A6C">
        <w:t>operational insights and management</w:t>
      </w:r>
      <w:commentRangeEnd w:id="694"/>
      <w:r w:rsidR="001C0A00">
        <w:rPr>
          <w:rStyle w:val="CommentReference"/>
          <w:rFonts w:asciiTheme="minorHAnsi" w:eastAsiaTheme="minorHAnsi" w:hAnsiTheme="minorHAnsi" w:cstheme="minorBidi"/>
          <w:b w:val="0"/>
          <w:color w:val="auto"/>
        </w:rPr>
        <w:commentReference w:id="694"/>
      </w:r>
    </w:p>
    <w:p w14:paraId="580755BD" w14:textId="77777777" w:rsidR="00B15A6C" w:rsidRPr="00B15A6C" w:rsidRDefault="00000000">
      <w:pPr>
        <w:pStyle w:val="NormalBPBHEB"/>
        <w:pPrChange w:id="699" w:author="Arya" w:date="2025-02-28T09:46:00Z" w16du:dateUtc="2025-02-28T04:16:00Z">
          <w:pPr>
            <w:keepNext/>
            <w:keepLines/>
            <w:spacing w:before="40" w:after="0"/>
            <w:outlineLvl w:val="1"/>
          </w:pPr>
        </w:pPrChange>
      </w:pPr>
      <w:r w:rsidRPr="00B15A6C">
        <w:t>In the intricate landscape of cloud management, AWS Systems Manager stands out as a versatile and powerful solution. This section explores the comprehensive capabilities of AWS Systems Manager, elucidating its role in orchestrating operational insights and management across AWS environments.</w:t>
      </w:r>
    </w:p>
    <w:p w14:paraId="2C711691" w14:textId="53461BCE" w:rsidR="00B15A6C" w:rsidRPr="00B15A6C" w:rsidRDefault="00000000">
      <w:pPr>
        <w:pStyle w:val="Heading3BPBHEB"/>
        <w:pPrChange w:id="700" w:author="Arya" w:date="2025-02-28T09:46:00Z" w16du:dateUtc="2025-02-28T04:16:00Z">
          <w:pPr>
            <w:keepNext/>
            <w:keepLines/>
            <w:spacing w:before="40" w:after="0"/>
            <w:outlineLvl w:val="1"/>
          </w:pPr>
        </w:pPrChange>
      </w:pPr>
      <w:r w:rsidRPr="00B15A6C">
        <w:t xml:space="preserve">Overview and </w:t>
      </w:r>
      <w:ins w:id="701" w:author="Arya" w:date="2025-02-28T09:46:00Z" w16du:dateUtc="2025-02-28T04:16:00Z">
        <w:r w:rsidR="00097999">
          <w:t>c</w:t>
        </w:r>
      </w:ins>
      <w:del w:id="702" w:author="Arya" w:date="2025-02-28T09:46:00Z" w16du:dateUtc="2025-02-28T04:16:00Z">
        <w:r w:rsidRPr="00B15A6C" w:rsidDel="00097999">
          <w:delText>C</w:delText>
        </w:r>
      </w:del>
      <w:r w:rsidRPr="00B15A6C">
        <w:t xml:space="preserve">ore </w:t>
      </w:r>
      <w:ins w:id="703" w:author="Arya" w:date="2025-02-28T09:46:00Z" w16du:dateUtc="2025-02-28T04:16:00Z">
        <w:r w:rsidR="00097999">
          <w:t>f</w:t>
        </w:r>
      </w:ins>
      <w:del w:id="704" w:author="Arya" w:date="2025-02-28T09:46:00Z" w16du:dateUtc="2025-02-28T04:16:00Z">
        <w:r w:rsidRPr="00B15A6C" w:rsidDel="00097999">
          <w:delText>F</w:delText>
        </w:r>
      </w:del>
      <w:r w:rsidRPr="00B15A6C">
        <w:t>unctionality</w:t>
      </w:r>
    </w:p>
    <w:p w14:paraId="097B8987" w14:textId="6AFA34BA" w:rsidR="00B15A6C" w:rsidRDefault="00000000">
      <w:pPr>
        <w:pStyle w:val="NormalBPBHEB"/>
        <w:pPrChange w:id="705" w:author="Arya" w:date="2025-02-28T09:46:00Z" w16du:dateUtc="2025-02-28T04:16:00Z">
          <w:pPr>
            <w:keepNext/>
            <w:keepLines/>
            <w:spacing w:before="40" w:after="0"/>
            <w:outlineLvl w:val="1"/>
          </w:pPr>
        </w:pPrChange>
      </w:pPr>
      <w:r w:rsidRPr="00B15A6C">
        <w:t>AWS Systems Manager is introduced as a unified interface for centralizing operational data and automating tasks. This section provides an overview of its core functionality, emphasizing its role in simplifying resource and application management at scale</w:t>
      </w:r>
      <w:r>
        <w:rPr>
          <w:rStyle w:val="FootnoteReference"/>
        </w:rPr>
        <w:footnoteReference w:id="13"/>
      </w:r>
      <w:r w:rsidRPr="00B15A6C">
        <w:t>.</w:t>
      </w:r>
    </w:p>
    <w:p w14:paraId="13F67BFC" w14:textId="77777777" w:rsidR="00F73ABD" w:rsidRPr="00B15A6C" w:rsidRDefault="00F73ABD" w:rsidP="00B15A6C">
      <w:pPr>
        <w:keepNext/>
        <w:keepLines/>
        <w:spacing w:before="40" w:after="0"/>
        <w:outlineLvl w:val="1"/>
      </w:pPr>
    </w:p>
    <w:p w14:paraId="77149FD8" w14:textId="7A97E8C1" w:rsidR="00B15A6C" w:rsidRPr="00B15A6C" w:rsidRDefault="00000000">
      <w:pPr>
        <w:pStyle w:val="Heading3BPBHEB"/>
        <w:pPrChange w:id="706" w:author="Arya" w:date="2025-02-28T09:47:00Z" w16du:dateUtc="2025-02-28T04:17:00Z">
          <w:pPr>
            <w:keepNext/>
            <w:keepLines/>
            <w:spacing w:before="40" w:after="0"/>
            <w:outlineLvl w:val="1"/>
          </w:pPr>
        </w:pPrChange>
      </w:pPr>
      <w:r w:rsidRPr="00B15A6C">
        <w:t xml:space="preserve">Operational </w:t>
      </w:r>
      <w:ins w:id="707" w:author="Arya" w:date="2025-02-28T09:47:00Z" w16du:dateUtc="2025-02-28T04:17:00Z">
        <w:r w:rsidR="00097999">
          <w:t>i</w:t>
        </w:r>
      </w:ins>
      <w:del w:id="708" w:author="Arya" w:date="2025-02-28T09:47:00Z" w16du:dateUtc="2025-02-28T04:17:00Z">
        <w:r w:rsidRPr="00B15A6C" w:rsidDel="00097999">
          <w:delText>I</w:delText>
        </w:r>
      </w:del>
      <w:r w:rsidRPr="00B15A6C">
        <w:t xml:space="preserve">nsights and </w:t>
      </w:r>
      <w:ins w:id="709" w:author="Arya" w:date="2025-02-28T09:47:00Z" w16du:dateUtc="2025-02-28T04:17:00Z">
        <w:r w:rsidR="00097999">
          <w:t>v</w:t>
        </w:r>
      </w:ins>
      <w:del w:id="710" w:author="Arya" w:date="2025-02-28T09:47:00Z" w16du:dateUtc="2025-02-28T04:17:00Z">
        <w:r w:rsidRPr="00B15A6C" w:rsidDel="00097999">
          <w:delText>V</w:delText>
        </w:r>
      </w:del>
      <w:r w:rsidRPr="00B15A6C">
        <w:t>isibility</w:t>
      </w:r>
    </w:p>
    <w:p w14:paraId="6D45142E" w14:textId="4891497D" w:rsidR="00B15A6C" w:rsidRPr="00B15A6C" w:rsidRDefault="00000000">
      <w:pPr>
        <w:pStyle w:val="NormalBPBHEB"/>
        <w:pPrChange w:id="711" w:author="Arya" w:date="2025-02-28T09:47:00Z" w16du:dateUtc="2025-02-28T04:17:00Z">
          <w:pPr>
            <w:keepNext/>
            <w:keepLines/>
            <w:spacing w:before="40" w:after="0"/>
            <w:outlineLvl w:val="1"/>
          </w:pPr>
        </w:pPrChange>
      </w:pPr>
      <w:r>
        <w:t>R</w:t>
      </w:r>
      <w:r w:rsidRPr="00B15A6C">
        <w:t xml:space="preserve">eaders are guided through </w:t>
      </w:r>
      <w:r>
        <w:t>how</w:t>
      </w:r>
      <w:r w:rsidRPr="00B15A6C">
        <w:t xml:space="preserve"> AWS Systems Manager provides operational insights and visibility into their infrastructure. The service's ability to aggregate and visualize data, including patch compliance, instance inventory, and operational health, is highlighted.</w:t>
      </w:r>
    </w:p>
    <w:p w14:paraId="0E242C83" w14:textId="3607F7A6" w:rsidR="00B15A6C" w:rsidRPr="00B15A6C" w:rsidRDefault="00000000">
      <w:pPr>
        <w:pStyle w:val="Heading3BPBHEB"/>
        <w:pPrChange w:id="712" w:author="Arya" w:date="2025-02-28T09:47:00Z" w16du:dateUtc="2025-02-28T04:17:00Z">
          <w:pPr>
            <w:keepNext/>
            <w:keepLines/>
            <w:spacing w:before="40" w:after="0"/>
            <w:outlineLvl w:val="1"/>
          </w:pPr>
        </w:pPrChange>
      </w:pPr>
      <w:r w:rsidRPr="00B15A6C">
        <w:t xml:space="preserve">Key </w:t>
      </w:r>
      <w:r w:rsidR="00097999" w:rsidRPr="00B15A6C">
        <w:t>features and use cases</w:t>
      </w:r>
    </w:p>
    <w:p w14:paraId="1CCC648D" w14:textId="7E393457" w:rsidR="00B15A6C" w:rsidRPr="00B15A6C" w:rsidRDefault="00000000">
      <w:pPr>
        <w:pStyle w:val="NormalBPBHEB"/>
        <w:pPrChange w:id="713" w:author="Arya" w:date="2025-02-28T09:47:00Z" w16du:dateUtc="2025-02-28T04:17:00Z">
          <w:pPr>
            <w:keepNext/>
            <w:keepLines/>
            <w:spacing w:before="40" w:after="0"/>
            <w:outlineLvl w:val="1"/>
          </w:pPr>
        </w:pPrChange>
      </w:pPr>
      <w:r w:rsidRPr="00B15A6C">
        <w:t xml:space="preserve">This section delves into the key features of AWS Systems Manager, including capabilities such as Run Command, State Manager, and Automation. Real-world use cases are presented to showcase how organizations can </w:t>
      </w:r>
      <w:r w:rsidR="00230E0F" w:rsidRPr="00B15A6C">
        <w:t>use</w:t>
      </w:r>
      <w:r w:rsidRPr="00B15A6C">
        <w:t xml:space="preserve"> these features for tasks like patch management, configuration management, and automated responses to operational issues.</w:t>
      </w:r>
    </w:p>
    <w:p w14:paraId="683A2939" w14:textId="6DF1CF33" w:rsidR="00B15A6C" w:rsidRPr="00B15A6C" w:rsidRDefault="00000000">
      <w:pPr>
        <w:pStyle w:val="Heading3BPBHEB"/>
        <w:pPrChange w:id="714" w:author="Arya" w:date="2025-02-28T09:47:00Z" w16du:dateUtc="2025-02-28T04:17:00Z">
          <w:pPr>
            <w:keepNext/>
            <w:keepLines/>
            <w:spacing w:before="40" w:after="0"/>
            <w:outlineLvl w:val="1"/>
          </w:pPr>
        </w:pPrChange>
      </w:pPr>
      <w:r w:rsidRPr="00B15A6C">
        <w:t xml:space="preserve">Automation and </w:t>
      </w:r>
      <w:ins w:id="715" w:author="Arya" w:date="2025-02-28T09:47:00Z" w16du:dateUtc="2025-02-28T04:17:00Z">
        <w:r w:rsidR="00C53809">
          <w:t>o</w:t>
        </w:r>
      </w:ins>
      <w:del w:id="716" w:author="Arya" w:date="2025-02-28T09:47:00Z" w16du:dateUtc="2025-02-28T04:17:00Z">
        <w:r w:rsidRPr="00B15A6C" w:rsidDel="00C53809">
          <w:delText>O</w:delText>
        </w:r>
      </w:del>
      <w:r w:rsidRPr="00B15A6C">
        <w:t>rchestration</w:t>
      </w:r>
    </w:p>
    <w:p w14:paraId="1A4C4BCC" w14:textId="77777777" w:rsidR="00B15A6C" w:rsidRPr="00B15A6C" w:rsidRDefault="00000000">
      <w:pPr>
        <w:pStyle w:val="NormalBPBHEB"/>
        <w:pPrChange w:id="717" w:author="Arya" w:date="2025-02-28T09:47:00Z" w16du:dateUtc="2025-02-28T04:17:00Z">
          <w:pPr>
            <w:keepNext/>
            <w:keepLines/>
            <w:spacing w:before="40" w:after="0"/>
            <w:outlineLvl w:val="1"/>
          </w:pPr>
        </w:pPrChange>
      </w:pPr>
      <w:r w:rsidRPr="00B15A6C">
        <w:t>A detailed exploration of the automation and orchestration capabilities of AWS Systems Manager is provided. This includes insights into how automation workflows can be created to streamline operational tasks, ensuring consistency and efficiency in managing resources.</w:t>
      </w:r>
    </w:p>
    <w:p w14:paraId="7C048DA6" w14:textId="79D40E27" w:rsidR="00B15A6C" w:rsidRPr="00B15A6C" w:rsidRDefault="00000000">
      <w:pPr>
        <w:pStyle w:val="Heading3BPBHEB"/>
        <w:pPrChange w:id="718" w:author="Arya" w:date="2025-02-28T09:47:00Z" w16du:dateUtc="2025-02-28T04:17:00Z">
          <w:pPr>
            <w:keepNext/>
            <w:keepLines/>
            <w:spacing w:before="40" w:after="0"/>
            <w:outlineLvl w:val="1"/>
          </w:pPr>
        </w:pPrChange>
      </w:pPr>
      <w:r w:rsidRPr="00B15A6C">
        <w:t xml:space="preserve">Security and </w:t>
      </w:r>
      <w:ins w:id="719" w:author="Arya" w:date="2025-02-28T09:47:00Z" w16du:dateUtc="2025-02-28T04:17:00Z">
        <w:r w:rsidR="00C53809">
          <w:t>c</w:t>
        </w:r>
      </w:ins>
      <w:del w:id="720" w:author="Arya" w:date="2025-02-28T09:47:00Z" w16du:dateUtc="2025-02-28T04:17:00Z">
        <w:r w:rsidRPr="00B15A6C" w:rsidDel="00C53809">
          <w:delText>C</w:delText>
        </w:r>
      </w:del>
      <w:r w:rsidRPr="00B15A6C">
        <w:t>ompliance</w:t>
      </w:r>
    </w:p>
    <w:p w14:paraId="55BB1084" w14:textId="70F7AA88" w:rsidR="00B15A6C" w:rsidRPr="00B15A6C" w:rsidRDefault="00000000">
      <w:pPr>
        <w:pStyle w:val="NormalBPBHEB"/>
        <w:pPrChange w:id="721" w:author="Arya" w:date="2025-02-28T09:47:00Z" w16du:dateUtc="2025-02-28T04:17:00Z">
          <w:pPr>
            <w:keepNext/>
            <w:keepLines/>
            <w:spacing w:before="40" w:after="0"/>
            <w:outlineLvl w:val="1"/>
          </w:pPr>
        </w:pPrChange>
      </w:pPr>
      <w:r w:rsidRPr="00B15A6C">
        <w:t xml:space="preserve">AWS Systems Manager plays a pivotal role in </w:t>
      </w:r>
      <w:r w:rsidR="00230E0F" w:rsidRPr="00B15A6C">
        <w:t>keeping</w:t>
      </w:r>
      <w:r w:rsidRPr="00B15A6C">
        <w:t xml:space="preserve"> security and compliance by providing a centralized platform for managing and enforcing security policies. This section outlines the security features of the service, including the integration with AWS </w:t>
      </w:r>
      <w:r w:rsidRPr="00C53809">
        <w:rPr>
          <w:b/>
          <w:bCs/>
          <w:rPrChange w:id="722" w:author="Arya" w:date="2025-02-28T09:47:00Z" w16du:dateUtc="2025-02-28T04:17:00Z">
            <w:rPr/>
          </w:rPrChange>
        </w:rPr>
        <w:t>Identity and Access Management</w:t>
      </w:r>
      <w:r w:rsidRPr="00B15A6C">
        <w:t xml:space="preserve"> (</w:t>
      </w:r>
      <w:r w:rsidRPr="00C53809">
        <w:rPr>
          <w:b/>
          <w:bCs/>
          <w:rPrChange w:id="723" w:author="Arya" w:date="2025-02-28T09:48:00Z" w16du:dateUtc="2025-02-28T04:18:00Z">
            <w:rPr/>
          </w:rPrChange>
        </w:rPr>
        <w:t>IAM</w:t>
      </w:r>
      <w:r w:rsidRPr="00B15A6C">
        <w:t>) and compliance reporting.</w:t>
      </w:r>
    </w:p>
    <w:p w14:paraId="0475717F" w14:textId="126A5997" w:rsidR="00B15A6C" w:rsidRPr="00B15A6C" w:rsidRDefault="00000000">
      <w:pPr>
        <w:pStyle w:val="Heading3BPBHEB"/>
        <w:pPrChange w:id="724" w:author="Arya" w:date="2025-02-28T09:49:00Z" w16du:dateUtc="2025-02-28T04:19:00Z">
          <w:pPr>
            <w:keepNext/>
            <w:keepLines/>
            <w:spacing w:before="40" w:after="0"/>
            <w:outlineLvl w:val="1"/>
          </w:pPr>
        </w:pPrChange>
      </w:pPr>
      <w:r w:rsidRPr="00B15A6C">
        <w:t xml:space="preserve">Integration with </w:t>
      </w:r>
      <w:ins w:id="725" w:author="Arya" w:date="2025-02-28T09:48:00Z" w16du:dateUtc="2025-02-28T04:18:00Z">
        <w:r w:rsidR="00C4605E">
          <w:t>o</w:t>
        </w:r>
      </w:ins>
      <w:del w:id="726" w:author="Arya" w:date="2025-02-28T09:48:00Z" w16du:dateUtc="2025-02-28T04:18:00Z">
        <w:r w:rsidRPr="00B15A6C" w:rsidDel="00C4605E">
          <w:delText>O</w:delText>
        </w:r>
      </w:del>
      <w:r w:rsidRPr="00B15A6C">
        <w:t xml:space="preserve">ther AWS </w:t>
      </w:r>
      <w:ins w:id="727" w:author="Arya" w:date="2025-02-28T09:48:00Z" w16du:dateUtc="2025-02-28T04:18:00Z">
        <w:r w:rsidR="00C4605E">
          <w:t>s</w:t>
        </w:r>
      </w:ins>
      <w:del w:id="728" w:author="Arya" w:date="2025-02-28T09:48:00Z" w16du:dateUtc="2025-02-28T04:18:00Z">
        <w:r w:rsidRPr="00B15A6C" w:rsidDel="00C4605E">
          <w:delText>S</w:delText>
        </w:r>
      </w:del>
      <w:r w:rsidRPr="00B15A6C">
        <w:t>ervices</w:t>
      </w:r>
    </w:p>
    <w:p w14:paraId="288FCAF0" w14:textId="77777777" w:rsidR="00B15A6C" w:rsidRPr="00B15A6C" w:rsidRDefault="00000000">
      <w:pPr>
        <w:pStyle w:val="NormalBPBHEB"/>
        <w:pPrChange w:id="729" w:author="Arya" w:date="2025-02-28T09:49:00Z" w16du:dateUtc="2025-02-28T04:19:00Z">
          <w:pPr>
            <w:keepNext/>
            <w:keepLines/>
            <w:spacing w:before="40" w:after="0"/>
            <w:outlineLvl w:val="1"/>
          </w:pPr>
        </w:pPrChange>
      </w:pPr>
      <w:r w:rsidRPr="00B15A6C">
        <w:t>The seamless integration of AWS Systems Manager with other AWS services is explored. Examples may include integration with Amazon CloudWatch for enhanced monitoring and with AWS Identity and Access Management for secure access control.</w:t>
      </w:r>
    </w:p>
    <w:p w14:paraId="2F691CB3" w14:textId="41DA003A" w:rsidR="00B15A6C" w:rsidRPr="00B15A6C" w:rsidRDefault="00000000">
      <w:pPr>
        <w:pStyle w:val="Heading3BPBHEB"/>
        <w:pPrChange w:id="730" w:author="Arya" w:date="2025-02-28T09:49:00Z" w16du:dateUtc="2025-02-28T04:19:00Z">
          <w:pPr>
            <w:keepNext/>
            <w:keepLines/>
            <w:spacing w:before="40" w:after="0"/>
            <w:outlineLvl w:val="1"/>
          </w:pPr>
        </w:pPrChange>
      </w:pPr>
      <w:r w:rsidRPr="00B15A6C">
        <w:lastRenderedPageBreak/>
        <w:t xml:space="preserve">Real-world </w:t>
      </w:r>
      <w:ins w:id="731" w:author="Arya" w:date="2025-02-28T09:49:00Z" w16du:dateUtc="2025-02-28T04:19:00Z">
        <w:r w:rsidR="00C4605E">
          <w:t>d</w:t>
        </w:r>
      </w:ins>
      <w:del w:id="732" w:author="Arya" w:date="2025-02-28T09:49:00Z" w16du:dateUtc="2025-02-28T04:19:00Z">
        <w:r w:rsidRPr="00B15A6C" w:rsidDel="00C4605E">
          <w:delText>D</w:delText>
        </w:r>
      </w:del>
      <w:r w:rsidRPr="00B15A6C">
        <w:t xml:space="preserve">eployment </w:t>
      </w:r>
      <w:ins w:id="733" w:author="Arya" w:date="2025-02-28T09:49:00Z" w16du:dateUtc="2025-02-28T04:19:00Z">
        <w:r w:rsidR="00C4605E">
          <w:t>s</w:t>
        </w:r>
      </w:ins>
      <w:del w:id="734" w:author="Arya" w:date="2025-02-28T09:49:00Z" w16du:dateUtc="2025-02-28T04:19:00Z">
        <w:r w:rsidRPr="00B15A6C" w:rsidDel="00C4605E">
          <w:delText>S</w:delText>
        </w:r>
      </w:del>
      <w:r w:rsidRPr="00B15A6C">
        <w:t>trategies</w:t>
      </w:r>
    </w:p>
    <w:p w14:paraId="6E7ECBC0" w14:textId="480912CE" w:rsidR="00B15A6C" w:rsidRPr="00B15A6C" w:rsidRDefault="00000000">
      <w:pPr>
        <w:pStyle w:val="NormalBPBHEB"/>
        <w:pPrChange w:id="735" w:author="Arya" w:date="2025-02-28T09:49:00Z" w16du:dateUtc="2025-02-28T04:19:00Z">
          <w:pPr>
            <w:keepNext/>
            <w:keepLines/>
            <w:spacing w:before="40" w:after="0"/>
            <w:outlineLvl w:val="1"/>
          </w:pPr>
        </w:pPrChange>
      </w:pPr>
      <w:r w:rsidRPr="00B15A6C">
        <w:t xml:space="preserve">Practical deployment strategies are offered, providing guidance on best practices for configuring AWS Systems Manager to meet specific organizational needs. Insights into creating automation documents, managing patch baselines, and </w:t>
      </w:r>
      <w:r w:rsidR="00230E0F" w:rsidRPr="00B15A6C">
        <w:t>improving</w:t>
      </w:r>
      <w:r w:rsidRPr="00B15A6C">
        <w:t xml:space="preserve"> operational tasks are discussed.</w:t>
      </w:r>
    </w:p>
    <w:p w14:paraId="115B84F5" w14:textId="3EF98C7B" w:rsidR="00B15A6C" w:rsidRPr="00B15A6C" w:rsidRDefault="00000000">
      <w:pPr>
        <w:pStyle w:val="Heading3BPBHEB"/>
        <w:pPrChange w:id="736" w:author="Arya" w:date="2025-02-28T09:49:00Z" w16du:dateUtc="2025-02-28T04:19:00Z">
          <w:pPr>
            <w:keepNext/>
            <w:keepLines/>
            <w:spacing w:before="40" w:after="0"/>
            <w:outlineLvl w:val="1"/>
          </w:pPr>
        </w:pPrChange>
      </w:pPr>
      <w:r w:rsidRPr="00B15A6C">
        <w:t xml:space="preserve">Business </w:t>
      </w:r>
      <w:ins w:id="737" w:author="Arya" w:date="2025-02-28T09:49:00Z" w16du:dateUtc="2025-02-28T04:19:00Z">
        <w:r w:rsidR="00C43780">
          <w:t>i</w:t>
        </w:r>
      </w:ins>
      <w:del w:id="738" w:author="Arya" w:date="2025-02-28T09:49:00Z" w16du:dateUtc="2025-02-28T04:19:00Z">
        <w:r w:rsidRPr="00B15A6C" w:rsidDel="00C43780">
          <w:delText>I</w:delText>
        </w:r>
      </w:del>
      <w:r w:rsidRPr="00B15A6C">
        <w:t>mplications</w:t>
      </w:r>
    </w:p>
    <w:p w14:paraId="3221CD29" w14:textId="3313A5EA" w:rsidR="000416F0" w:rsidRPr="00B15A6C" w:rsidRDefault="00000000">
      <w:pPr>
        <w:pStyle w:val="NormalBPBHEB"/>
        <w:pPrChange w:id="739" w:author="Arya" w:date="2025-02-28T09:49:00Z" w16du:dateUtc="2025-02-28T04:19:00Z">
          <w:pPr>
            <w:keepNext/>
            <w:keepLines/>
            <w:spacing w:before="40" w:after="0"/>
            <w:outlineLvl w:val="1"/>
          </w:pPr>
        </w:pPrChange>
      </w:pPr>
      <w:r w:rsidRPr="00B15A6C">
        <w:t xml:space="preserve">From a business standpoint, AWS Systems Manager contributes to operational efficiency, cost optimization, and enhanced security. This section explores how the service aligns with broader business </w:t>
      </w:r>
      <w:r w:rsidR="00230E0F" w:rsidRPr="00B15A6C">
        <w:t>goals</w:t>
      </w:r>
      <w:r w:rsidRPr="00B15A6C">
        <w:t xml:space="preserve">, enabling organizations to </w:t>
      </w:r>
      <w:r w:rsidR="002576FC" w:rsidRPr="00B15A6C">
        <w:t>keep</w:t>
      </w:r>
      <w:r w:rsidRPr="00B15A6C">
        <w:t xml:space="preserve"> a proactive and well-managed AWS environment.</w:t>
      </w:r>
    </w:p>
    <w:p w14:paraId="7DE6F452" w14:textId="0647C9A8" w:rsidR="00B15A6C" w:rsidRPr="00B15A6C" w:rsidRDefault="00000000">
      <w:pPr>
        <w:pStyle w:val="Heading3BPBHEB"/>
        <w:pPrChange w:id="740" w:author="Arya" w:date="2025-02-28T09:49:00Z" w16du:dateUtc="2025-02-28T04:19:00Z">
          <w:pPr>
            <w:keepNext/>
            <w:keepLines/>
            <w:spacing w:before="40" w:after="0"/>
            <w:outlineLvl w:val="1"/>
          </w:pPr>
        </w:pPrChange>
      </w:pPr>
      <w:r w:rsidRPr="00B15A6C">
        <w:t xml:space="preserve">Further </w:t>
      </w:r>
      <w:ins w:id="741" w:author="Arya" w:date="2025-02-28T09:49:00Z" w16du:dateUtc="2025-02-28T04:19:00Z">
        <w:r w:rsidR="00C43780">
          <w:t>re</w:t>
        </w:r>
      </w:ins>
      <w:del w:id="742" w:author="Arya" w:date="2025-02-28T09:49:00Z" w16du:dateUtc="2025-02-28T04:19:00Z">
        <w:r w:rsidRPr="00B15A6C" w:rsidDel="00C43780">
          <w:delText>Re</w:delText>
        </w:r>
      </w:del>
      <w:r w:rsidRPr="00B15A6C">
        <w:t>ading</w:t>
      </w:r>
      <w:del w:id="743" w:author="Arya" w:date="2025-02-28T09:49:00Z" w16du:dateUtc="2025-02-28T04:19:00Z">
        <w:r w:rsidRPr="00B15A6C" w:rsidDel="00C43780">
          <w:delText>: Gaining a Deeper Understanding</w:delText>
        </w:r>
      </w:del>
    </w:p>
    <w:p w14:paraId="575473A3" w14:textId="0E16B1BD" w:rsidR="000416F0" w:rsidRPr="00B15A6C" w:rsidRDefault="00000000">
      <w:pPr>
        <w:pStyle w:val="NormalBPBHEB"/>
        <w:pPrChange w:id="744" w:author="Arya" w:date="2025-02-28T09:49:00Z" w16du:dateUtc="2025-02-28T04:19:00Z">
          <w:pPr>
            <w:keepNext/>
            <w:keepLines/>
            <w:spacing w:before="40" w:after="0"/>
            <w:outlineLvl w:val="1"/>
          </w:pPr>
        </w:pPrChange>
      </w:pPr>
      <w:r w:rsidRPr="00B15A6C">
        <w:t>To delve deeper into the technical intricacies of AWS Systems Manager, readers are encouraged to explore AWS documentation</w:t>
      </w:r>
      <w:r>
        <w:rPr>
          <w:rStyle w:val="FootnoteReference"/>
        </w:rPr>
        <w:footnoteReference w:id="14"/>
      </w:r>
      <w:r w:rsidRPr="00B15A6C">
        <w:t xml:space="preserve">. Internal references </w:t>
      </w:r>
      <w:r w:rsidR="00230E0F" w:rsidRPr="00B15A6C">
        <w:t>offer</w:t>
      </w:r>
      <w:r w:rsidRPr="00B15A6C">
        <w:t xml:space="preserve"> detailed insights, while external case studies and best practices offer a broader understanding of the service's applications.</w:t>
      </w:r>
    </w:p>
    <w:p w14:paraId="3539AEE1" w14:textId="77777777" w:rsidR="00F73ABD" w:rsidRDefault="00000000">
      <w:pPr>
        <w:rPr>
          <w:rFonts w:eastAsia="Palatino Linotype" w:cs="Palatino Linotype"/>
          <w:b/>
          <w:sz w:val="40"/>
          <w:szCs w:val="40"/>
        </w:rPr>
      </w:pPr>
      <w:r>
        <w:rPr>
          <w:rFonts w:eastAsia="Palatino Linotype" w:cs="Palatino Linotype"/>
          <w:b/>
          <w:sz w:val="40"/>
          <w:szCs w:val="40"/>
        </w:rPr>
        <w:br w:type="page"/>
      </w:r>
    </w:p>
    <w:p w14:paraId="5AED1C9C" w14:textId="6C478DAB" w:rsidR="00B15A6C" w:rsidRPr="00B15A6C" w:rsidRDefault="00000000">
      <w:pPr>
        <w:pStyle w:val="Heading1BPBHEB"/>
        <w:pPrChange w:id="745" w:author="Arya" w:date="2025-02-28T10:05:00Z" w16du:dateUtc="2025-02-28T04:35:00Z">
          <w:pPr>
            <w:keepNext/>
            <w:keepLines/>
            <w:spacing w:before="400" w:after="0" w:line="276" w:lineRule="auto"/>
            <w:outlineLvl w:val="0"/>
          </w:pPr>
        </w:pPrChange>
      </w:pPr>
      <w:commentRangeStart w:id="746"/>
      <w:r w:rsidRPr="00B15A6C">
        <w:lastRenderedPageBreak/>
        <w:t xml:space="preserve">AWS </w:t>
      </w:r>
      <w:ins w:id="747" w:author="Arya" w:date="2025-02-28T10:05:00Z" w16du:dateUtc="2025-02-28T04:35:00Z">
        <w:r w:rsidR="00FE6C23">
          <w:t>t</w:t>
        </w:r>
      </w:ins>
      <w:del w:id="748" w:author="Arya" w:date="2025-02-28T10:05:00Z" w16du:dateUtc="2025-02-28T04:35:00Z">
        <w:r w:rsidRPr="00B15A6C" w:rsidDel="00FE6C23">
          <w:delText>T</w:delText>
        </w:r>
      </w:del>
      <w:r w:rsidRPr="00B15A6C">
        <w:t xml:space="preserve">rusted </w:t>
      </w:r>
      <w:ins w:id="749" w:author="Arya" w:date="2025-02-28T10:05:00Z" w16du:dateUtc="2025-02-28T04:35:00Z">
        <w:r w:rsidR="00FE6C23">
          <w:t>a</w:t>
        </w:r>
      </w:ins>
      <w:del w:id="750" w:author="Arya" w:date="2025-02-28T10:05:00Z" w16du:dateUtc="2025-02-28T04:35:00Z">
        <w:r w:rsidRPr="00B15A6C" w:rsidDel="00FE6C23">
          <w:delText>A</w:delText>
        </w:r>
      </w:del>
      <w:r w:rsidRPr="00B15A6C">
        <w:t xml:space="preserve">dvisor: Proactive </w:t>
      </w:r>
      <w:ins w:id="751" w:author="Arya" w:date="2025-02-28T09:49:00Z" w16du:dateUtc="2025-02-28T04:19:00Z">
        <w:r w:rsidR="004111B5">
          <w:t>g</w:t>
        </w:r>
      </w:ins>
      <w:del w:id="752" w:author="Arya" w:date="2025-02-28T09:49:00Z" w16du:dateUtc="2025-02-28T04:19:00Z">
        <w:r w:rsidRPr="00B15A6C" w:rsidDel="004111B5">
          <w:delText>G</w:delText>
        </w:r>
      </w:del>
      <w:r w:rsidRPr="00B15A6C">
        <w:t xml:space="preserve">uidance for </w:t>
      </w:r>
      <w:ins w:id="753" w:author="Arya" w:date="2025-02-28T09:50:00Z" w16du:dateUtc="2025-02-28T04:20:00Z">
        <w:r w:rsidR="004111B5">
          <w:t>o</w:t>
        </w:r>
      </w:ins>
      <w:del w:id="754" w:author="Arya" w:date="2025-02-28T09:49:00Z" w16du:dateUtc="2025-02-28T04:19:00Z">
        <w:r w:rsidRPr="00B15A6C" w:rsidDel="004111B5">
          <w:delText>O</w:delText>
        </w:r>
      </w:del>
      <w:r w:rsidRPr="00B15A6C">
        <w:t xml:space="preserve">ptimizing AWS </w:t>
      </w:r>
      <w:ins w:id="755" w:author="Arya" w:date="2025-02-28T09:49:00Z" w16du:dateUtc="2025-02-28T04:19:00Z">
        <w:r w:rsidR="004111B5">
          <w:t>e</w:t>
        </w:r>
      </w:ins>
      <w:del w:id="756" w:author="Arya" w:date="2025-02-28T09:49:00Z" w16du:dateUtc="2025-02-28T04:19:00Z">
        <w:r w:rsidRPr="00B15A6C" w:rsidDel="004111B5">
          <w:delText>E</w:delText>
        </w:r>
      </w:del>
      <w:r w:rsidRPr="00B15A6C">
        <w:t>nvironments</w:t>
      </w:r>
      <w:commentRangeEnd w:id="746"/>
      <w:r w:rsidR="00CE78EB">
        <w:rPr>
          <w:rStyle w:val="CommentReference"/>
          <w:rFonts w:asciiTheme="minorHAnsi" w:eastAsiaTheme="minorHAnsi" w:hAnsiTheme="minorHAnsi" w:cstheme="minorBidi"/>
          <w:b w:val="0"/>
        </w:rPr>
        <w:commentReference w:id="746"/>
      </w:r>
    </w:p>
    <w:p w14:paraId="556F7D37" w14:textId="4DD6EDC8" w:rsidR="00B15A6C" w:rsidRPr="00B15A6C" w:rsidRDefault="00000000">
      <w:pPr>
        <w:pStyle w:val="NormalBPBHEB"/>
        <w:pPrChange w:id="757" w:author="Arya" w:date="2025-02-28T10:06:00Z" w16du:dateUtc="2025-02-28T04:36:00Z">
          <w:pPr>
            <w:keepNext/>
            <w:keepLines/>
            <w:spacing w:before="40" w:after="0"/>
            <w:outlineLvl w:val="1"/>
          </w:pPr>
        </w:pPrChange>
      </w:pPr>
      <w:r w:rsidRPr="00B15A6C">
        <w:t xml:space="preserve">In the intricate landscape of AWS management and governance, AWS Trusted Advisor </w:t>
      </w:r>
      <w:r w:rsidR="00CD74AD" w:rsidRPr="00B15A6C">
        <w:t>appears</w:t>
      </w:r>
      <w:r w:rsidRPr="00B15A6C">
        <w:t xml:space="preserve"> as a proactive and indispensable tool for </w:t>
      </w:r>
      <w:r w:rsidR="002576FC" w:rsidRPr="00B15A6C">
        <w:t>improving</w:t>
      </w:r>
      <w:r w:rsidRPr="00B15A6C">
        <w:t xml:space="preserve"> AWS environments. This section delves into the comprehensive capabilities of AWS Trusted Advisor, providing insights into its role as a guidance system for best practices, cost optimization, and enhanced security.</w:t>
      </w:r>
    </w:p>
    <w:p w14:paraId="31237A14" w14:textId="2BE7739E" w:rsidR="00B15A6C" w:rsidRPr="00B15A6C" w:rsidRDefault="00000000">
      <w:pPr>
        <w:pStyle w:val="Heading3BPBHEB"/>
        <w:pPrChange w:id="758" w:author="Arya" w:date="2025-02-28T10:06:00Z" w16du:dateUtc="2025-02-28T04:36:00Z">
          <w:pPr>
            <w:keepNext/>
            <w:keepLines/>
            <w:spacing w:before="40" w:after="0"/>
            <w:outlineLvl w:val="1"/>
          </w:pPr>
        </w:pPrChange>
      </w:pPr>
      <w:r w:rsidRPr="00B15A6C">
        <w:t xml:space="preserve">Overview and </w:t>
      </w:r>
      <w:ins w:id="759" w:author="Arya" w:date="2025-02-28T10:06:00Z" w16du:dateUtc="2025-02-28T04:36:00Z">
        <w:r w:rsidR="00CE78EB">
          <w:t>c</w:t>
        </w:r>
      </w:ins>
      <w:del w:id="760" w:author="Arya" w:date="2025-02-28T10:06:00Z" w16du:dateUtc="2025-02-28T04:36:00Z">
        <w:r w:rsidRPr="00B15A6C" w:rsidDel="00CE78EB">
          <w:delText>C</w:delText>
        </w:r>
      </w:del>
      <w:r w:rsidRPr="00B15A6C">
        <w:t xml:space="preserve">ore </w:t>
      </w:r>
      <w:ins w:id="761" w:author="Arya" w:date="2025-02-28T10:06:00Z" w16du:dateUtc="2025-02-28T04:36:00Z">
        <w:r w:rsidR="00CE78EB">
          <w:t>f</w:t>
        </w:r>
      </w:ins>
      <w:del w:id="762" w:author="Arya" w:date="2025-02-28T10:06:00Z" w16du:dateUtc="2025-02-28T04:36:00Z">
        <w:r w:rsidRPr="00B15A6C" w:rsidDel="00CE78EB">
          <w:delText>F</w:delText>
        </w:r>
      </w:del>
      <w:r w:rsidRPr="00B15A6C">
        <w:t>unctionality</w:t>
      </w:r>
    </w:p>
    <w:p w14:paraId="390F159A" w14:textId="621DE5BA" w:rsidR="00B15A6C" w:rsidRDefault="00000000">
      <w:pPr>
        <w:pStyle w:val="NormalBPBHEB"/>
        <w:pPrChange w:id="763" w:author="Arya" w:date="2025-02-28T10:06:00Z" w16du:dateUtc="2025-02-28T04:36:00Z">
          <w:pPr>
            <w:keepNext/>
            <w:keepLines/>
            <w:spacing w:before="40" w:after="0"/>
            <w:outlineLvl w:val="1"/>
          </w:pPr>
        </w:pPrChange>
      </w:pPr>
      <w:r w:rsidRPr="00B15A6C">
        <w:t xml:space="preserve">AWS Trusted Advisor is introduced as a cloud service that offers best practices and recommendations to </w:t>
      </w:r>
      <w:r w:rsidR="00CD74AD" w:rsidRPr="00B15A6C">
        <w:t>improve</w:t>
      </w:r>
      <w:r w:rsidRPr="00B15A6C">
        <w:t xml:space="preserve"> AWS environments across various pillars, including cost optimization, performance, security, and reliability</w:t>
      </w:r>
      <w:r>
        <w:rPr>
          <w:rStyle w:val="FootnoteReference"/>
        </w:rPr>
        <w:footnoteReference w:id="15"/>
      </w:r>
      <w:r w:rsidRPr="00B15A6C">
        <w:t>. The section provides an overview of its core functionality, emphasizing its role in delivering actionable insights for improving AWS resources.</w:t>
      </w:r>
    </w:p>
    <w:p w14:paraId="65D940EE" w14:textId="298B238C" w:rsidR="00B15A6C" w:rsidRPr="00B15A6C" w:rsidRDefault="00000000">
      <w:pPr>
        <w:pStyle w:val="Heading3BPBHEB"/>
        <w:pPrChange w:id="764" w:author="Arya" w:date="2025-02-28T10:06:00Z" w16du:dateUtc="2025-02-28T04:36:00Z">
          <w:pPr>
            <w:keepNext/>
            <w:keepLines/>
            <w:spacing w:before="40" w:after="0"/>
            <w:outlineLvl w:val="1"/>
          </w:pPr>
        </w:pPrChange>
      </w:pPr>
      <w:r w:rsidRPr="00B15A6C">
        <w:t xml:space="preserve">Best </w:t>
      </w:r>
      <w:ins w:id="765" w:author="Arya" w:date="2025-02-28T10:06:00Z" w16du:dateUtc="2025-02-28T04:36:00Z">
        <w:r w:rsidR="00C06F9D">
          <w:t>p</w:t>
        </w:r>
      </w:ins>
      <w:del w:id="766" w:author="Arya" w:date="2025-02-28T10:06:00Z" w16du:dateUtc="2025-02-28T04:36:00Z">
        <w:r w:rsidRPr="00B15A6C" w:rsidDel="00C06F9D">
          <w:delText>P</w:delText>
        </w:r>
      </w:del>
      <w:r w:rsidRPr="00B15A6C">
        <w:t xml:space="preserve">ractices and </w:t>
      </w:r>
      <w:ins w:id="767" w:author="Arya" w:date="2025-02-28T10:06:00Z" w16du:dateUtc="2025-02-28T04:36:00Z">
        <w:r w:rsidR="00C06F9D">
          <w:t>r</w:t>
        </w:r>
      </w:ins>
      <w:del w:id="768" w:author="Arya" w:date="2025-02-28T10:06:00Z" w16du:dateUtc="2025-02-28T04:36:00Z">
        <w:r w:rsidRPr="00B15A6C" w:rsidDel="00C06F9D">
          <w:delText>R</w:delText>
        </w:r>
      </w:del>
      <w:r w:rsidRPr="00B15A6C">
        <w:t>ecommendations</w:t>
      </w:r>
    </w:p>
    <w:p w14:paraId="5A9CE9D6" w14:textId="77777777" w:rsidR="00B15A6C" w:rsidRPr="00B15A6C" w:rsidRDefault="00000000">
      <w:pPr>
        <w:pStyle w:val="NormalBPBHEB"/>
        <w:pPrChange w:id="769" w:author="Arya" w:date="2025-02-28T10:07:00Z" w16du:dateUtc="2025-02-28T04:37:00Z">
          <w:pPr>
            <w:keepNext/>
            <w:keepLines/>
            <w:spacing w:before="40" w:after="0"/>
            <w:outlineLvl w:val="1"/>
          </w:pPr>
        </w:pPrChange>
      </w:pPr>
      <w:r w:rsidRPr="00B15A6C">
        <w:t>Readers are guided through the key best practices and recommendations provided by AWS Trusted Advisor. This includes insights into cost-saving opportunities, performance improvement suggestions, security enhancements, and reliability optimizations.</w:t>
      </w:r>
    </w:p>
    <w:p w14:paraId="50C3AEDA" w14:textId="2ABC363B" w:rsidR="00B15A6C" w:rsidRPr="00B15A6C" w:rsidRDefault="00000000">
      <w:pPr>
        <w:pStyle w:val="Heading3BPBHEB"/>
        <w:pPrChange w:id="770" w:author="Arya" w:date="2025-02-28T10:07:00Z" w16du:dateUtc="2025-02-28T04:37:00Z">
          <w:pPr>
            <w:keepNext/>
            <w:keepLines/>
            <w:spacing w:before="40" w:after="0"/>
            <w:outlineLvl w:val="1"/>
          </w:pPr>
        </w:pPrChange>
      </w:pPr>
      <w:r w:rsidRPr="00B15A6C">
        <w:t xml:space="preserve">Pillars of </w:t>
      </w:r>
      <w:ins w:id="771" w:author="Arya" w:date="2025-02-28T10:07:00Z" w16du:dateUtc="2025-02-28T04:37:00Z">
        <w:r w:rsidR="00D72605">
          <w:t>e</w:t>
        </w:r>
      </w:ins>
      <w:del w:id="772" w:author="Arya" w:date="2025-02-28T10:07:00Z" w16du:dateUtc="2025-02-28T04:37:00Z">
        <w:r w:rsidRPr="00B15A6C" w:rsidDel="00D72605">
          <w:delText>E</w:delText>
        </w:r>
      </w:del>
      <w:r w:rsidRPr="00B15A6C">
        <w:t>valuation</w:t>
      </w:r>
    </w:p>
    <w:p w14:paraId="7E17C18D" w14:textId="172E572E" w:rsidR="00B15A6C" w:rsidRPr="00B15A6C" w:rsidRDefault="00000000">
      <w:pPr>
        <w:pStyle w:val="NormalBPBHEB"/>
        <w:pPrChange w:id="773" w:author="Arya" w:date="2025-02-28T10:07:00Z" w16du:dateUtc="2025-02-28T04:37:00Z">
          <w:pPr>
            <w:keepNext/>
            <w:keepLines/>
            <w:spacing w:before="40" w:after="0"/>
            <w:outlineLvl w:val="1"/>
          </w:pPr>
        </w:pPrChange>
      </w:pPr>
      <w:r w:rsidRPr="00B15A6C">
        <w:t>The section explores the pillars across which AWS Trusted Advisor evaluates AWS environments. This includes a deep dive into each pillar, offering practical examples of the types of checks performed and the corresponding recommendations provided.</w:t>
      </w:r>
    </w:p>
    <w:p w14:paraId="70692EB0" w14:textId="2744B669" w:rsidR="00B15A6C" w:rsidRPr="00B15A6C" w:rsidRDefault="00000000">
      <w:pPr>
        <w:pStyle w:val="Heading3BPBHEB"/>
        <w:pPrChange w:id="774" w:author="Arya" w:date="2025-02-28T10:07:00Z" w16du:dateUtc="2025-02-28T04:37:00Z">
          <w:pPr>
            <w:keepNext/>
            <w:keepLines/>
            <w:spacing w:before="40" w:after="0"/>
            <w:outlineLvl w:val="1"/>
          </w:pPr>
        </w:pPrChange>
      </w:pPr>
      <w:r w:rsidRPr="00B15A6C">
        <w:t xml:space="preserve">Automation and </w:t>
      </w:r>
      <w:ins w:id="775" w:author="Arya" w:date="2025-02-28T10:07:00Z" w16du:dateUtc="2025-02-28T04:37:00Z">
        <w:r w:rsidR="00D72605">
          <w:t>i</w:t>
        </w:r>
      </w:ins>
      <w:del w:id="776" w:author="Arya" w:date="2025-02-28T10:07:00Z" w16du:dateUtc="2025-02-28T04:37:00Z">
        <w:r w:rsidRPr="00B15A6C" w:rsidDel="00D72605">
          <w:delText>I</w:delText>
        </w:r>
      </w:del>
      <w:r w:rsidRPr="00B15A6C">
        <w:t>ntegration</w:t>
      </w:r>
    </w:p>
    <w:p w14:paraId="0E310882" w14:textId="7B0CEE22" w:rsidR="00B15A6C" w:rsidRPr="00B15A6C" w:rsidRDefault="00000000">
      <w:pPr>
        <w:pStyle w:val="NormalBPBHEB"/>
        <w:pPrChange w:id="777" w:author="Arya" w:date="2025-02-28T10:07:00Z" w16du:dateUtc="2025-02-28T04:37:00Z">
          <w:pPr>
            <w:keepNext/>
            <w:keepLines/>
            <w:spacing w:before="40" w:after="0"/>
            <w:outlineLvl w:val="1"/>
          </w:pPr>
        </w:pPrChange>
      </w:pPr>
      <w:r w:rsidRPr="00B15A6C">
        <w:t xml:space="preserve">AWS Trusted Advisor's role in automating the identification of issues and the provision of recommendations is highlighted. Integration possibilities with AWS CloudWatch and AWS </w:t>
      </w:r>
      <w:del w:id="778" w:author="Arya" w:date="2025-02-28T10:07:00Z" w16du:dateUtc="2025-02-28T04:37:00Z">
        <w:r w:rsidRPr="00B15A6C" w:rsidDel="00F6144E">
          <w:delText>Identity and Access Management (</w:delText>
        </w:r>
      </w:del>
      <w:r w:rsidRPr="00B15A6C">
        <w:t>IAM</w:t>
      </w:r>
      <w:del w:id="779" w:author="Arya" w:date="2025-02-28T10:07:00Z" w16du:dateUtc="2025-02-28T04:37:00Z">
        <w:r w:rsidRPr="00B15A6C" w:rsidDel="00F6144E">
          <w:delText>)</w:delText>
        </w:r>
      </w:del>
      <w:r w:rsidRPr="00B15A6C">
        <w:t xml:space="preserve"> are discussed, showcasing how organizations can </w:t>
      </w:r>
      <w:r w:rsidR="00CD74AD" w:rsidRPr="00B15A6C">
        <w:t>use</w:t>
      </w:r>
      <w:r w:rsidRPr="00B15A6C">
        <w:t xml:space="preserve"> automation for a proactive approach to AWS management.</w:t>
      </w:r>
    </w:p>
    <w:p w14:paraId="0A200C5E" w14:textId="1F36B8EE" w:rsidR="00B15A6C" w:rsidRPr="00B15A6C" w:rsidRDefault="00000000">
      <w:pPr>
        <w:pStyle w:val="Heading3BPBHEB"/>
        <w:pPrChange w:id="780" w:author="Arya" w:date="2025-02-28T10:07:00Z" w16du:dateUtc="2025-02-28T04:37:00Z">
          <w:pPr>
            <w:keepNext/>
            <w:keepLines/>
            <w:spacing w:before="40" w:after="0"/>
            <w:outlineLvl w:val="1"/>
          </w:pPr>
        </w:pPrChange>
      </w:pPr>
      <w:r w:rsidRPr="00B15A6C">
        <w:t xml:space="preserve">Cost </w:t>
      </w:r>
      <w:ins w:id="781" w:author="Arya" w:date="2025-02-28T10:07:00Z" w16du:dateUtc="2025-02-28T04:37:00Z">
        <w:r w:rsidR="00F6144E">
          <w:t>o</w:t>
        </w:r>
      </w:ins>
      <w:del w:id="782" w:author="Arya" w:date="2025-02-28T10:07:00Z" w16du:dateUtc="2025-02-28T04:37:00Z">
        <w:r w:rsidRPr="00B15A6C" w:rsidDel="00F6144E">
          <w:delText>O</w:delText>
        </w:r>
      </w:del>
      <w:r w:rsidRPr="00B15A6C">
        <w:t xml:space="preserve">ptimization </w:t>
      </w:r>
      <w:ins w:id="783" w:author="Arya" w:date="2025-02-28T10:07:00Z" w16du:dateUtc="2025-02-28T04:37:00Z">
        <w:r w:rsidR="00F6144E">
          <w:t>s</w:t>
        </w:r>
      </w:ins>
      <w:del w:id="784" w:author="Arya" w:date="2025-02-28T10:07:00Z" w16du:dateUtc="2025-02-28T04:37:00Z">
        <w:r w:rsidRPr="00B15A6C" w:rsidDel="00F6144E">
          <w:delText>S</w:delText>
        </w:r>
      </w:del>
      <w:r w:rsidRPr="00B15A6C">
        <w:t>trategies</w:t>
      </w:r>
    </w:p>
    <w:p w14:paraId="0A871AEA" w14:textId="71CA01DC" w:rsidR="00B15A6C" w:rsidRPr="00B15A6C" w:rsidRDefault="00000000">
      <w:pPr>
        <w:pStyle w:val="NormalBPBHEB"/>
        <w:pPrChange w:id="785" w:author="Arya" w:date="2025-02-28T10:07:00Z" w16du:dateUtc="2025-02-28T04:37:00Z">
          <w:pPr>
            <w:keepNext/>
            <w:keepLines/>
            <w:spacing w:before="40" w:after="0"/>
            <w:outlineLvl w:val="1"/>
          </w:pPr>
        </w:pPrChange>
      </w:pPr>
      <w:r w:rsidRPr="00B15A6C">
        <w:t xml:space="preserve">A detailed examination of cost optimization strategies recommended by AWS Trusted Advisor is provided. This includes insights into areas such as </w:t>
      </w:r>
      <w:r w:rsidR="000416F0">
        <w:t xml:space="preserve">the </w:t>
      </w:r>
      <w:r w:rsidR="000416F0" w:rsidRPr="00B15A6C">
        <w:t>rightsizing</w:t>
      </w:r>
      <w:r w:rsidRPr="00B15A6C">
        <w:t xml:space="preserve"> of instances, </w:t>
      </w:r>
      <w:r w:rsidR="00CD74AD" w:rsidRPr="00B15A6C">
        <w:t>using</w:t>
      </w:r>
      <w:r w:rsidRPr="00B15A6C">
        <w:t xml:space="preserve"> reserved instances, and </w:t>
      </w:r>
      <w:r w:rsidR="002576FC" w:rsidRPr="00B15A6C">
        <w:t>finding</w:t>
      </w:r>
      <w:r w:rsidRPr="00B15A6C">
        <w:t xml:space="preserve"> idle resources to streamline costs.</w:t>
      </w:r>
    </w:p>
    <w:p w14:paraId="7C202F49" w14:textId="68BB0DC7" w:rsidR="00B15A6C" w:rsidRPr="00B15A6C" w:rsidRDefault="00000000">
      <w:pPr>
        <w:pStyle w:val="Heading3BPBHEB"/>
        <w:pPrChange w:id="786" w:author="Arya" w:date="2025-02-28T10:08:00Z" w16du:dateUtc="2025-02-28T04:38:00Z">
          <w:pPr>
            <w:keepNext/>
            <w:keepLines/>
            <w:spacing w:before="40" w:after="0"/>
            <w:outlineLvl w:val="1"/>
          </w:pPr>
        </w:pPrChange>
      </w:pPr>
      <w:r w:rsidRPr="00B15A6C">
        <w:t xml:space="preserve">Security and </w:t>
      </w:r>
      <w:ins w:id="787" w:author="Arya" w:date="2025-02-28T10:08:00Z" w16du:dateUtc="2025-02-28T04:38:00Z">
        <w:r w:rsidR="001068B0">
          <w:t>c</w:t>
        </w:r>
      </w:ins>
      <w:del w:id="788" w:author="Arya" w:date="2025-02-28T10:08:00Z" w16du:dateUtc="2025-02-28T04:38:00Z">
        <w:r w:rsidRPr="00B15A6C" w:rsidDel="001068B0">
          <w:delText>C</w:delText>
        </w:r>
      </w:del>
      <w:r w:rsidRPr="00B15A6C">
        <w:t>ompliance</w:t>
      </w:r>
    </w:p>
    <w:p w14:paraId="79C31121" w14:textId="7A504DC6" w:rsidR="00B15A6C" w:rsidRPr="00B15A6C" w:rsidRDefault="00000000">
      <w:pPr>
        <w:pStyle w:val="NormalBPBHEB"/>
        <w:pPrChange w:id="789" w:author="Arya" w:date="2025-02-28T10:08:00Z" w16du:dateUtc="2025-02-28T04:38:00Z">
          <w:pPr>
            <w:keepNext/>
            <w:keepLines/>
            <w:spacing w:before="40" w:after="0"/>
            <w:outlineLvl w:val="1"/>
          </w:pPr>
        </w:pPrChange>
      </w:pPr>
      <w:r w:rsidRPr="00B15A6C">
        <w:t xml:space="preserve">The proactive security checks performed by AWS Trusted Advisor are explored. Readers gain insights into how the service </w:t>
      </w:r>
      <w:r w:rsidR="00CD74AD" w:rsidRPr="00B15A6C">
        <w:t>shows</w:t>
      </w:r>
      <w:r w:rsidRPr="00B15A6C">
        <w:t xml:space="preserve"> potential security vulnerabilities and compliance gaps, enabling organizations to strengthen their security posture.</w:t>
      </w:r>
    </w:p>
    <w:p w14:paraId="4B752AE1" w14:textId="6D10ADA5" w:rsidR="00B15A6C" w:rsidRPr="00B15A6C" w:rsidRDefault="00000000">
      <w:pPr>
        <w:pStyle w:val="Heading3BPBHEB"/>
        <w:pPrChange w:id="790" w:author="Arya" w:date="2025-02-28T10:08:00Z" w16du:dateUtc="2025-02-28T04:38:00Z">
          <w:pPr>
            <w:keepNext/>
            <w:keepLines/>
            <w:spacing w:before="40" w:after="0"/>
            <w:outlineLvl w:val="1"/>
          </w:pPr>
        </w:pPrChange>
      </w:pPr>
      <w:r w:rsidRPr="00B15A6C">
        <w:lastRenderedPageBreak/>
        <w:t xml:space="preserve">Real-world </w:t>
      </w:r>
      <w:ins w:id="791" w:author="Arya" w:date="2025-02-28T10:08:00Z" w16du:dateUtc="2025-02-28T04:38:00Z">
        <w:r w:rsidR="005E3DB9">
          <w:t>i</w:t>
        </w:r>
      </w:ins>
      <w:del w:id="792" w:author="Arya" w:date="2025-02-28T10:08:00Z" w16du:dateUtc="2025-02-28T04:38:00Z">
        <w:r w:rsidRPr="00B15A6C" w:rsidDel="005E3DB9">
          <w:delText>I</w:delText>
        </w:r>
      </w:del>
      <w:r w:rsidRPr="00B15A6C">
        <w:t>mplementation</w:t>
      </w:r>
    </w:p>
    <w:p w14:paraId="68FAD85F" w14:textId="0286CDE0" w:rsidR="00B15A6C" w:rsidRPr="00B15A6C" w:rsidRDefault="00000000">
      <w:pPr>
        <w:pStyle w:val="NormalBPBHEB"/>
        <w:pPrChange w:id="793" w:author="Arya" w:date="2025-02-28T10:08:00Z" w16du:dateUtc="2025-02-28T04:38:00Z">
          <w:pPr>
            <w:keepNext/>
            <w:keepLines/>
            <w:spacing w:before="40" w:after="0"/>
            <w:outlineLvl w:val="1"/>
          </w:pPr>
        </w:pPrChange>
      </w:pPr>
      <w:r w:rsidRPr="00B15A6C">
        <w:t xml:space="preserve">Practical implementation strategies are offered, </w:t>
      </w:r>
      <w:r w:rsidR="000416F0">
        <w:t>guiding</w:t>
      </w:r>
      <w:r w:rsidRPr="00B15A6C">
        <w:t xml:space="preserve"> how organizations can effectively use AWS Trusted Advisor to enhance their AWS environments. This includes creating custom notification settings, implementing automated checks, and integrating recommendations into existing workflows.</w:t>
      </w:r>
    </w:p>
    <w:p w14:paraId="7A4B9E28" w14:textId="7AB1FB8B" w:rsidR="00B15A6C" w:rsidRPr="00B15A6C" w:rsidRDefault="00000000">
      <w:pPr>
        <w:pStyle w:val="Heading3BPBHEB"/>
        <w:pPrChange w:id="794" w:author="Arya" w:date="2025-02-28T10:08:00Z" w16du:dateUtc="2025-02-28T04:38:00Z">
          <w:pPr>
            <w:keepNext/>
            <w:keepLines/>
            <w:spacing w:before="40" w:after="0"/>
            <w:outlineLvl w:val="1"/>
          </w:pPr>
        </w:pPrChange>
      </w:pPr>
      <w:r w:rsidRPr="00B15A6C">
        <w:t xml:space="preserve">Business </w:t>
      </w:r>
      <w:ins w:id="795" w:author="Arya" w:date="2025-02-28T10:08:00Z" w16du:dateUtc="2025-02-28T04:38:00Z">
        <w:r w:rsidR="00B40A90">
          <w:t>i</w:t>
        </w:r>
      </w:ins>
      <w:del w:id="796" w:author="Arya" w:date="2025-02-28T10:08:00Z" w16du:dateUtc="2025-02-28T04:38:00Z">
        <w:r w:rsidRPr="00B15A6C" w:rsidDel="00B40A90">
          <w:delText>I</w:delText>
        </w:r>
      </w:del>
      <w:r w:rsidRPr="00B15A6C">
        <w:t>mplications</w:t>
      </w:r>
    </w:p>
    <w:p w14:paraId="41FF6914" w14:textId="038E78AB" w:rsidR="00B15A6C" w:rsidRPr="00B15A6C" w:rsidRDefault="00000000">
      <w:pPr>
        <w:pStyle w:val="NormalBPBHEB"/>
        <w:pPrChange w:id="797" w:author="Arya" w:date="2025-02-28T10:08:00Z" w16du:dateUtc="2025-02-28T04:38:00Z">
          <w:pPr>
            <w:keepNext/>
            <w:keepLines/>
            <w:spacing w:before="40" w:after="0"/>
            <w:outlineLvl w:val="1"/>
          </w:pPr>
        </w:pPrChange>
      </w:pPr>
      <w:r w:rsidRPr="00B15A6C">
        <w:t xml:space="preserve">From a business standpoint, AWS Trusted Advisor contributes to cost efficiency, enhanced performance, and fortified security. This section explores how organizations can align their AWS management strategies with the recommendations provided by Trusted Advisor to achieve </w:t>
      </w:r>
      <w:r w:rsidR="00FA7976" w:rsidRPr="00B15A6C">
        <w:t>the best</w:t>
      </w:r>
      <w:r w:rsidRPr="00B15A6C">
        <w:t xml:space="preserve"> outcomes.</w:t>
      </w:r>
    </w:p>
    <w:p w14:paraId="7E6F0A8A" w14:textId="71BC98D4" w:rsidR="00B15A6C" w:rsidRPr="00B15A6C" w:rsidRDefault="00000000">
      <w:pPr>
        <w:pStyle w:val="Heading3BPBHEB"/>
        <w:pPrChange w:id="798" w:author="Arya" w:date="2025-02-28T10:09:00Z" w16du:dateUtc="2025-02-28T04:39:00Z">
          <w:pPr>
            <w:keepNext/>
            <w:keepLines/>
            <w:spacing w:before="40" w:after="0"/>
            <w:outlineLvl w:val="1"/>
          </w:pPr>
        </w:pPrChange>
      </w:pPr>
      <w:r w:rsidRPr="00B15A6C">
        <w:t xml:space="preserve">Further </w:t>
      </w:r>
      <w:ins w:id="799" w:author="Arya" w:date="2025-02-28T10:08:00Z" w16du:dateUtc="2025-02-28T04:38:00Z">
        <w:r w:rsidR="00B40A90">
          <w:t>r</w:t>
        </w:r>
      </w:ins>
      <w:del w:id="800" w:author="Arya" w:date="2025-02-28T10:08:00Z" w16du:dateUtc="2025-02-28T04:38:00Z">
        <w:r w:rsidRPr="00B15A6C" w:rsidDel="00B40A90">
          <w:delText>R</w:delText>
        </w:r>
      </w:del>
      <w:r w:rsidRPr="00B15A6C">
        <w:t>eading</w:t>
      </w:r>
      <w:del w:id="801" w:author="Arya" w:date="2025-02-28T10:09:00Z" w16du:dateUtc="2025-02-28T04:39:00Z">
        <w:r w:rsidRPr="00B15A6C" w:rsidDel="00B40A90">
          <w:delText>: Gaining a Deeper Understanding</w:delText>
        </w:r>
      </w:del>
    </w:p>
    <w:p w14:paraId="04F44E04" w14:textId="6551E44E" w:rsidR="00B15A6C" w:rsidRPr="00B15A6C" w:rsidRDefault="00000000">
      <w:pPr>
        <w:pStyle w:val="NormalBPBHEB"/>
        <w:pPrChange w:id="802" w:author="Arya" w:date="2025-02-28T10:09:00Z" w16du:dateUtc="2025-02-28T04:39:00Z">
          <w:pPr>
            <w:keepNext/>
            <w:keepLines/>
            <w:spacing w:before="40" w:after="0"/>
            <w:outlineLvl w:val="1"/>
          </w:pPr>
        </w:pPrChange>
      </w:pPr>
      <w:r w:rsidRPr="00B15A6C">
        <w:t>To delve deeper into the technical intricacies of AWS Trusted Advisor, readers are encouraged to explore AWS documentation</w:t>
      </w:r>
      <w:r>
        <w:rPr>
          <w:rStyle w:val="FootnoteReference"/>
        </w:rPr>
        <w:footnoteReference w:id="16"/>
      </w:r>
      <w:r w:rsidRPr="00B15A6C">
        <w:t xml:space="preserve">. Internal references </w:t>
      </w:r>
      <w:r w:rsidR="00CD74AD" w:rsidRPr="00B15A6C">
        <w:t>offer</w:t>
      </w:r>
      <w:r w:rsidRPr="00B15A6C">
        <w:t xml:space="preserve"> detailed insights, while external case studies and best practices offer a broader understanding of the service's applications.</w:t>
      </w:r>
    </w:p>
    <w:p w14:paraId="4F1F0161" w14:textId="77777777" w:rsidR="00F73ABD" w:rsidRDefault="00000000">
      <w:pPr>
        <w:rPr>
          <w:rFonts w:eastAsia="Palatino Linotype" w:cs="Palatino Linotype"/>
          <w:b/>
          <w:sz w:val="40"/>
          <w:szCs w:val="40"/>
        </w:rPr>
      </w:pPr>
      <w:r>
        <w:rPr>
          <w:rFonts w:eastAsia="Palatino Linotype" w:cs="Palatino Linotype"/>
          <w:b/>
          <w:sz w:val="40"/>
          <w:szCs w:val="40"/>
        </w:rPr>
        <w:br w:type="page"/>
      </w:r>
    </w:p>
    <w:p w14:paraId="2EFD2C23" w14:textId="1DDBDAFC" w:rsidR="00B15A6C" w:rsidRPr="00B15A6C" w:rsidRDefault="00000000">
      <w:pPr>
        <w:pStyle w:val="Heading2BPBHEB"/>
        <w:pPrChange w:id="803" w:author="Arya" w:date="2025-02-28T10:10:00Z" w16du:dateUtc="2025-02-28T04:40:00Z">
          <w:pPr>
            <w:keepNext/>
            <w:keepLines/>
            <w:spacing w:before="400" w:after="0" w:line="276" w:lineRule="auto"/>
            <w:outlineLvl w:val="0"/>
          </w:pPr>
        </w:pPrChange>
      </w:pPr>
      <w:commentRangeStart w:id="804"/>
      <w:r w:rsidRPr="00B15A6C">
        <w:lastRenderedPageBreak/>
        <w:t xml:space="preserve">AWS </w:t>
      </w:r>
      <w:ins w:id="805" w:author="Arya" w:date="2025-02-28T10:09:00Z" w16du:dateUtc="2025-02-28T04:39:00Z">
        <w:r w:rsidR="00E27BF6">
          <w:t>w</w:t>
        </w:r>
      </w:ins>
      <w:del w:id="806" w:author="Arya" w:date="2025-02-28T10:09:00Z" w16du:dateUtc="2025-02-28T04:39:00Z">
        <w:r w:rsidRPr="00B15A6C" w:rsidDel="00E27BF6">
          <w:delText>W</w:delText>
        </w:r>
      </w:del>
      <w:r w:rsidRPr="00B15A6C">
        <w:t>ell-</w:t>
      </w:r>
      <w:ins w:id="807" w:author="Arya" w:date="2025-02-28T10:09:00Z" w16du:dateUtc="2025-02-28T04:39:00Z">
        <w:r w:rsidR="00E27BF6">
          <w:t>a</w:t>
        </w:r>
      </w:ins>
      <w:del w:id="808" w:author="Arya" w:date="2025-02-28T10:09:00Z" w16du:dateUtc="2025-02-28T04:39:00Z">
        <w:r w:rsidRPr="00B15A6C" w:rsidDel="00E27BF6">
          <w:delText>A</w:delText>
        </w:r>
      </w:del>
      <w:r w:rsidRPr="00B15A6C">
        <w:t xml:space="preserve">rchitected </w:t>
      </w:r>
      <w:ins w:id="809" w:author="Arya" w:date="2025-02-28T10:09:00Z" w16du:dateUtc="2025-02-28T04:39:00Z">
        <w:r w:rsidR="00E27BF6">
          <w:t>t</w:t>
        </w:r>
      </w:ins>
      <w:del w:id="810" w:author="Arya" w:date="2025-02-28T10:09:00Z" w16du:dateUtc="2025-02-28T04:39:00Z">
        <w:r w:rsidRPr="00B15A6C" w:rsidDel="00E27BF6">
          <w:delText>T</w:delText>
        </w:r>
      </w:del>
      <w:r w:rsidRPr="00B15A6C">
        <w:t xml:space="preserve">ool: Blueprint for </w:t>
      </w:r>
      <w:ins w:id="811" w:author="Arya" w:date="2025-02-28T10:09:00Z" w16du:dateUtc="2025-02-28T04:39:00Z">
        <w:r w:rsidR="00E27BF6">
          <w:t>b</w:t>
        </w:r>
      </w:ins>
      <w:del w:id="812" w:author="Arya" w:date="2025-02-28T10:09:00Z" w16du:dateUtc="2025-02-28T04:39:00Z">
        <w:r w:rsidRPr="00B15A6C" w:rsidDel="00E27BF6">
          <w:delText>B</w:delText>
        </w:r>
      </w:del>
      <w:r w:rsidRPr="00B15A6C">
        <w:t xml:space="preserve">uilding </w:t>
      </w:r>
      <w:ins w:id="813" w:author="Arya" w:date="2025-02-28T10:09:00Z" w16du:dateUtc="2025-02-28T04:39:00Z">
        <w:r w:rsidR="00E27BF6">
          <w:t>r</w:t>
        </w:r>
      </w:ins>
      <w:del w:id="814" w:author="Arya" w:date="2025-02-28T10:09:00Z" w16du:dateUtc="2025-02-28T04:39:00Z">
        <w:r w:rsidRPr="00B15A6C" w:rsidDel="00E27BF6">
          <w:delText>R</w:delText>
        </w:r>
      </w:del>
      <w:r w:rsidRPr="00B15A6C">
        <w:t xml:space="preserve">obust </w:t>
      </w:r>
      <w:ins w:id="815" w:author="Arya" w:date="2025-02-28T10:09:00Z" w16du:dateUtc="2025-02-28T04:39:00Z">
        <w:r w:rsidR="00E27BF6">
          <w:t>a</w:t>
        </w:r>
      </w:ins>
      <w:del w:id="816" w:author="Arya" w:date="2025-02-28T10:09:00Z" w16du:dateUtc="2025-02-28T04:39:00Z">
        <w:r w:rsidRPr="00B15A6C" w:rsidDel="00E27BF6">
          <w:delText>A</w:delText>
        </w:r>
      </w:del>
      <w:r w:rsidRPr="00B15A6C">
        <w:t>rchitectures</w:t>
      </w:r>
      <w:commentRangeEnd w:id="804"/>
      <w:r w:rsidR="00DC3B8F">
        <w:rPr>
          <w:rStyle w:val="CommentReference"/>
          <w:rFonts w:asciiTheme="minorHAnsi" w:eastAsiaTheme="minorHAnsi" w:hAnsiTheme="minorHAnsi" w:cstheme="minorBidi"/>
          <w:b w:val="0"/>
        </w:rPr>
        <w:commentReference w:id="804"/>
      </w:r>
    </w:p>
    <w:p w14:paraId="4192FBCA" w14:textId="404947A0" w:rsidR="00B15A6C" w:rsidRPr="00B15A6C" w:rsidRDefault="00000000">
      <w:pPr>
        <w:pStyle w:val="NormalBPBHEB"/>
        <w:pPrChange w:id="817" w:author="Arya" w:date="2025-02-28T10:09:00Z" w16du:dateUtc="2025-02-28T04:39:00Z">
          <w:pPr>
            <w:keepNext/>
            <w:keepLines/>
            <w:spacing w:before="40" w:after="0"/>
            <w:outlineLvl w:val="1"/>
          </w:pPr>
        </w:pPrChange>
      </w:pPr>
      <w:r w:rsidRPr="00B15A6C">
        <w:t xml:space="preserve">In the realm of AWS management and governance, the AWS Well-Architected Tool stands as a guiding blueprint for organizations aiming to build robust, scalable, and efficient cloud </w:t>
      </w:r>
      <w:r w:rsidR="005203D5" w:rsidRPr="00B15A6C">
        <w:t>architecture</w:t>
      </w:r>
      <w:r w:rsidRPr="00B15A6C">
        <w:t>. This section provides an in-depth exploration of the tool's functionalities, its significance in the cloud landscape, and how it contributes to the well-architected framework.</w:t>
      </w:r>
    </w:p>
    <w:p w14:paraId="3ED240FF" w14:textId="3B6DFA41" w:rsidR="00B15A6C" w:rsidRPr="00B15A6C" w:rsidRDefault="00000000">
      <w:pPr>
        <w:pStyle w:val="Heading3BPBHEB"/>
        <w:pPrChange w:id="818" w:author="Arya" w:date="2025-02-28T10:10:00Z" w16du:dateUtc="2025-02-28T04:40:00Z">
          <w:pPr>
            <w:keepNext/>
            <w:keepLines/>
            <w:spacing w:before="40" w:after="0"/>
            <w:outlineLvl w:val="1"/>
          </w:pPr>
        </w:pPrChange>
      </w:pPr>
      <w:r w:rsidRPr="00B15A6C">
        <w:t xml:space="preserve">Introduction to AWS </w:t>
      </w:r>
      <w:ins w:id="819" w:author="Arya" w:date="2025-02-28T10:09:00Z" w16du:dateUtc="2025-02-28T04:39:00Z">
        <w:r w:rsidR="00DC3B8F">
          <w:t>w</w:t>
        </w:r>
      </w:ins>
      <w:del w:id="820" w:author="Arya" w:date="2025-02-28T10:09:00Z" w16du:dateUtc="2025-02-28T04:39:00Z">
        <w:r w:rsidRPr="00B15A6C" w:rsidDel="00DC3B8F">
          <w:delText>W</w:delText>
        </w:r>
      </w:del>
      <w:r w:rsidRPr="00B15A6C">
        <w:t>ell-</w:t>
      </w:r>
      <w:ins w:id="821" w:author="Arya" w:date="2025-02-28T10:09:00Z" w16du:dateUtc="2025-02-28T04:39:00Z">
        <w:r w:rsidR="00DC3B8F">
          <w:t>a</w:t>
        </w:r>
      </w:ins>
      <w:del w:id="822" w:author="Arya" w:date="2025-02-28T10:09:00Z" w16du:dateUtc="2025-02-28T04:39:00Z">
        <w:r w:rsidRPr="00B15A6C" w:rsidDel="00DC3B8F">
          <w:delText>A</w:delText>
        </w:r>
      </w:del>
      <w:r w:rsidRPr="00B15A6C">
        <w:t xml:space="preserve">rchitected </w:t>
      </w:r>
      <w:ins w:id="823" w:author="Arya" w:date="2025-02-28T10:10:00Z" w16du:dateUtc="2025-02-28T04:40:00Z">
        <w:r w:rsidR="00DC3B8F">
          <w:t>t</w:t>
        </w:r>
      </w:ins>
      <w:del w:id="824" w:author="Arya" w:date="2025-02-28T10:09:00Z" w16du:dateUtc="2025-02-28T04:39:00Z">
        <w:r w:rsidRPr="00B15A6C" w:rsidDel="00DC3B8F">
          <w:delText>T</w:delText>
        </w:r>
      </w:del>
      <w:r w:rsidRPr="00B15A6C">
        <w:t>ool</w:t>
      </w:r>
    </w:p>
    <w:p w14:paraId="2314593F" w14:textId="0F1CCD97" w:rsidR="00B15A6C" w:rsidRDefault="00000000">
      <w:pPr>
        <w:pStyle w:val="NormalBPBHEB"/>
        <w:pPrChange w:id="825" w:author="Arya" w:date="2025-02-28T10:10:00Z" w16du:dateUtc="2025-02-28T04:40:00Z">
          <w:pPr>
            <w:keepNext/>
            <w:keepLines/>
            <w:spacing w:before="40" w:after="0"/>
            <w:outlineLvl w:val="1"/>
          </w:pPr>
        </w:pPrChange>
      </w:pPr>
      <w:r w:rsidRPr="00B15A6C">
        <w:t xml:space="preserve">The AWS Well-Architected Tool is introduced as a service that enables organizations to review and improve their cloud </w:t>
      </w:r>
      <w:r w:rsidR="00C91310" w:rsidRPr="00B15A6C">
        <w:t>architecture</w:t>
      </w:r>
      <w:r w:rsidRPr="00B15A6C">
        <w:t xml:space="preserve"> by following </w:t>
      </w:r>
      <w:r w:rsidR="00B75588">
        <w:t xml:space="preserve">the </w:t>
      </w:r>
      <w:r w:rsidRPr="00B15A6C">
        <w:t>best practices recommended by AWS</w:t>
      </w:r>
      <w:r>
        <w:rPr>
          <w:rStyle w:val="FootnoteReference"/>
        </w:rPr>
        <w:footnoteReference w:id="17"/>
      </w:r>
      <w:r w:rsidRPr="00B15A6C">
        <w:t xml:space="preserve">. This section emphasizes the tool's role in aligning </w:t>
      </w:r>
      <w:r w:rsidR="005203D5" w:rsidRPr="00B15A6C">
        <w:t>architecture</w:t>
      </w:r>
      <w:r w:rsidRPr="00B15A6C">
        <w:t xml:space="preserve"> with the five pillars of the Well-Architected Framework: operational excellence, security, reliability, performance efficiency, and cost optimization.</w:t>
      </w:r>
    </w:p>
    <w:p w14:paraId="1058EECC" w14:textId="491878A6" w:rsidR="00F73ABD" w:rsidRDefault="00F73ABD" w:rsidP="00B15A6C">
      <w:pPr>
        <w:keepNext/>
        <w:keepLines/>
        <w:spacing w:before="40" w:after="0"/>
        <w:outlineLvl w:val="1"/>
      </w:pPr>
    </w:p>
    <w:p w14:paraId="72E0C5B4" w14:textId="1D26D0E2" w:rsidR="00B15A6C" w:rsidRPr="00B15A6C" w:rsidRDefault="00000000">
      <w:pPr>
        <w:pStyle w:val="Heading3BPBHEB"/>
        <w:pPrChange w:id="826" w:author="Arya" w:date="2025-02-28T10:10:00Z" w16du:dateUtc="2025-02-28T04:40:00Z">
          <w:pPr>
            <w:keepNext/>
            <w:keepLines/>
            <w:spacing w:before="40" w:after="0"/>
            <w:outlineLvl w:val="1"/>
          </w:pPr>
        </w:pPrChange>
      </w:pPr>
      <w:r w:rsidRPr="00B15A6C">
        <w:t>Pillar-</w:t>
      </w:r>
      <w:ins w:id="827" w:author="Arya" w:date="2025-02-28T10:10:00Z" w16du:dateUtc="2025-02-28T04:40:00Z">
        <w:r w:rsidR="001F4AEE">
          <w:t>s</w:t>
        </w:r>
      </w:ins>
      <w:del w:id="828" w:author="Arya" w:date="2025-02-28T10:10:00Z" w16du:dateUtc="2025-02-28T04:40:00Z">
        <w:r w:rsidRPr="00B15A6C" w:rsidDel="001F4AEE">
          <w:delText>S</w:delText>
        </w:r>
      </w:del>
      <w:r w:rsidRPr="00B15A6C">
        <w:t xml:space="preserve">pecific </w:t>
      </w:r>
      <w:ins w:id="829" w:author="Arya" w:date="2025-02-28T10:10:00Z" w16du:dateUtc="2025-02-28T04:40:00Z">
        <w:r w:rsidR="001F4AEE">
          <w:t>e</w:t>
        </w:r>
      </w:ins>
      <w:del w:id="830" w:author="Arya" w:date="2025-02-28T10:10:00Z" w16du:dateUtc="2025-02-28T04:40:00Z">
        <w:r w:rsidRPr="00B15A6C" w:rsidDel="001F4AEE">
          <w:delText>E</w:delText>
        </w:r>
      </w:del>
      <w:r w:rsidRPr="00B15A6C">
        <w:t>valuation</w:t>
      </w:r>
    </w:p>
    <w:p w14:paraId="6EE5D770" w14:textId="2A11DA7A" w:rsidR="00A07E52" w:rsidRPr="00B15A6C" w:rsidRDefault="00000000">
      <w:pPr>
        <w:pStyle w:val="NormalBPBHEB"/>
        <w:pPrChange w:id="831" w:author="Arya" w:date="2025-02-28T10:10:00Z" w16du:dateUtc="2025-02-28T04:40:00Z">
          <w:pPr>
            <w:keepNext/>
            <w:keepLines/>
            <w:spacing w:before="40" w:after="0"/>
            <w:outlineLvl w:val="1"/>
          </w:pPr>
        </w:pPrChange>
      </w:pPr>
      <w:r w:rsidRPr="00B15A6C">
        <w:t>The section delves into each pillar of the Well-Architected Framework, providing insights into the specific considerations and best practices assessed by the tool. This includes discussions on operational practices, security measures, reliability strategies, performance optimization, and cost-saving opportunities.</w:t>
      </w:r>
    </w:p>
    <w:p w14:paraId="05ECA202" w14:textId="1E9AA156" w:rsidR="00B15A6C" w:rsidRPr="00B15A6C" w:rsidRDefault="00000000">
      <w:pPr>
        <w:pStyle w:val="Heading3BPBHEB"/>
        <w:pPrChange w:id="832" w:author="Arya" w:date="2025-02-28T10:10:00Z" w16du:dateUtc="2025-02-28T04:40:00Z">
          <w:pPr>
            <w:keepNext/>
            <w:keepLines/>
            <w:spacing w:before="40" w:after="0"/>
            <w:outlineLvl w:val="1"/>
          </w:pPr>
        </w:pPrChange>
      </w:pPr>
      <w:r w:rsidRPr="00B15A6C">
        <w:t xml:space="preserve">Aligning with </w:t>
      </w:r>
      <w:ins w:id="833" w:author="Arya" w:date="2025-02-28T10:10:00Z" w16du:dateUtc="2025-02-28T04:40:00Z">
        <w:r w:rsidR="006206CA">
          <w:t>b</w:t>
        </w:r>
      </w:ins>
      <w:del w:id="834" w:author="Arya" w:date="2025-02-28T10:10:00Z" w16du:dateUtc="2025-02-28T04:40:00Z">
        <w:r w:rsidRPr="00B15A6C" w:rsidDel="006206CA">
          <w:delText>B</w:delText>
        </w:r>
      </w:del>
      <w:r w:rsidRPr="00B15A6C">
        <w:t xml:space="preserve">est </w:t>
      </w:r>
      <w:ins w:id="835" w:author="Arya" w:date="2025-02-28T10:10:00Z" w16du:dateUtc="2025-02-28T04:40:00Z">
        <w:r w:rsidR="006206CA">
          <w:t>p</w:t>
        </w:r>
      </w:ins>
      <w:del w:id="836" w:author="Arya" w:date="2025-02-28T10:10:00Z" w16du:dateUtc="2025-02-28T04:40:00Z">
        <w:r w:rsidRPr="00B15A6C" w:rsidDel="006206CA">
          <w:delText>P</w:delText>
        </w:r>
      </w:del>
      <w:r w:rsidRPr="00B15A6C">
        <w:t>ractices</w:t>
      </w:r>
    </w:p>
    <w:p w14:paraId="7FC42D6C" w14:textId="7DB80C19" w:rsidR="00FC5FAC" w:rsidRDefault="00000000">
      <w:pPr>
        <w:pStyle w:val="NormalBPBHEB"/>
        <w:pPrChange w:id="837" w:author="Arya" w:date="2025-02-28T10:11:00Z" w16du:dateUtc="2025-02-28T04:41:00Z">
          <w:pPr>
            <w:keepNext/>
            <w:keepLines/>
            <w:spacing w:before="40" w:after="0"/>
            <w:outlineLvl w:val="1"/>
          </w:pPr>
        </w:pPrChange>
      </w:pPr>
      <w:r>
        <w:t>T</w:t>
      </w:r>
      <w:r w:rsidR="00B15A6C" w:rsidRPr="00B15A6C">
        <w:t xml:space="preserve">he AWS Well-Architected Tool </w:t>
      </w:r>
      <w:r w:rsidR="003A6095">
        <w:t>guides r</w:t>
      </w:r>
      <w:r w:rsidRPr="00B15A6C">
        <w:t xml:space="preserve">eaders </w:t>
      </w:r>
      <w:r w:rsidR="00B15A6C" w:rsidRPr="00B15A6C">
        <w:t xml:space="preserve">in aligning cloud </w:t>
      </w:r>
      <w:r w:rsidR="005203D5" w:rsidRPr="00B15A6C">
        <w:t>architecture</w:t>
      </w:r>
      <w:r w:rsidR="00B15A6C" w:rsidRPr="00B15A6C">
        <w:t xml:space="preserve"> with industry best practices. This includes a detailed examination of how the tool </w:t>
      </w:r>
      <w:r w:rsidR="00F875A3" w:rsidRPr="00B15A6C">
        <w:t>finds</w:t>
      </w:r>
      <w:r w:rsidR="00B15A6C" w:rsidRPr="00B15A6C">
        <w:t xml:space="preserve"> areas for improvement and provides actionable recommendations to enhance the overall architecture</w:t>
      </w:r>
      <w:r>
        <w:t>.</w:t>
      </w:r>
    </w:p>
    <w:p w14:paraId="149A756B" w14:textId="3D9E804B" w:rsidR="00B15A6C" w:rsidRPr="00B15A6C" w:rsidRDefault="00000000">
      <w:pPr>
        <w:pStyle w:val="Heading3BPBHEB"/>
        <w:pPrChange w:id="838" w:author="Arya" w:date="2025-02-28T10:11:00Z" w16du:dateUtc="2025-02-28T04:41:00Z">
          <w:pPr>
            <w:keepNext/>
            <w:keepLines/>
            <w:spacing w:before="40" w:after="0"/>
            <w:outlineLvl w:val="1"/>
          </w:pPr>
        </w:pPrChange>
      </w:pPr>
      <w:r w:rsidRPr="00B15A6C">
        <w:t xml:space="preserve">Risk </w:t>
      </w:r>
      <w:ins w:id="839" w:author="Arya" w:date="2025-02-28T10:11:00Z" w16du:dateUtc="2025-02-28T04:41:00Z">
        <w:r w:rsidR="00DB5FA4">
          <w:t>m</w:t>
        </w:r>
      </w:ins>
      <w:del w:id="840" w:author="Arya" w:date="2025-02-28T10:11:00Z" w16du:dateUtc="2025-02-28T04:41:00Z">
        <w:r w:rsidRPr="00B15A6C" w:rsidDel="00DB5FA4">
          <w:delText>M</w:delText>
        </w:r>
      </w:del>
      <w:r w:rsidRPr="00B15A6C">
        <w:t xml:space="preserve">itigation and </w:t>
      </w:r>
      <w:ins w:id="841" w:author="Arya" w:date="2025-02-28T10:11:00Z" w16du:dateUtc="2025-02-28T04:41:00Z">
        <w:r w:rsidR="00DB5FA4">
          <w:t>s</w:t>
        </w:r>
      </w:ins>
      <w:del w:id="842" w:author="Arya" w:date="2025-02-28T10:11:00Z" w16du:dateUtc="2025-02-28T04:41:00Z">
        <w:r w:rsidRPr="00B15A6C" w:rsidDel="00DB5FA4">
          <w:delText>S</w:delText>
        </w:r>
      </w:del>
      <w:r w:rsidRPr="00B15A6C">
        <w:t>ecurity</w:t>
      </w:r>
      <w:del w:id="843" w:author="Arya" w:date="2025-02-28T10:11:00Z" w16du:dateUtc="2025-02-28T04:41:00Z">
        <w:r w:rsidRPr="00B15A6C" w:rsidDel="00DB5FA4">
          <w:delText>:</w:delText>
        </w:r>
      </w:del>
    </w:p>
    <w:p w14:paraId="04975780" w14:textId="18B52793" w:rsidR="00B15A6C" w:rsidRPr="00B15A6C" w:rsidRDefault="00000000">
      <w:pPr>
        <w:pStyle w:val="NormalBPBHEB"/>
        <w:pPrChange w:id="844" w:author="Arya" w:date="2025-02-28T10:11:00Z" w16du:dateUtc="2025-02-28T04:41:00Z">
          <w:pPr>
            <w:keepNext/>
            <w:keepLines/>
            <w:spacing w:before="40" w:after="0"/>
            <w:outlineLvl w:val="1"/>
          </w:pPr>
        </w:pPrChange>
      </w:pPr>
      <w:r w:rsidRPr="00B15A6C">
        <w:t xml:space="preserve">The tool's role in risk identification and mitigation explored, with a specific focus on security considerations. This section </w:t>
      </w:r>
      <w:r w:rsidR="00F875A3" w:rsidRPr="00B15A6C">
        <w:t>gives</w:t>
      </w:r>
      <w:r w:rsidRPr="00B15A6C">
        <w:t xml:space="preserve"> practical examples of how the Well-Architected Tool helps organizations enhance their security posture by </w:t>
      </w:r>
      <w:r w:rsidR="002576FC" w:rsidRPr="00B15A6C">
        <w:t>finding</w:t>
      </w:r>
      <w:r w:rsidRPr="00B15A6C">
        <w:t xml:space="preserve"> vulnerabilities and suggesting remediation steps.</w:t>
      </w:r>
    </w:p>
    <w:p w14:paraId="3D0483DF" w14:textId="10466833" w:rsidR="00B15A6C" w:rsidRPr="00B15A6C" w:rsidRDefault="00000000">
      <w:pPr>
        <w:pStyle w:val="Heading3BPBHEB"/>
        <w:pPrChange w:id="845" w:author="Arya" w:date="2025-02-28T10:11:00Z" w16du:dateUtc="2025-02-28T04:41:00Z">
          <w:pPr>
            <w:keepNext/>
            <w:keepLines/>
            <w:spacing w:before="40" w:after="0"/>
            <w:outlineLvl w:val="1"/>
          </w:pPr>
        </w:pPrChange>
      </w:pPr>
      <w:r w:rsidRPr="00B15A6C">
        <w:t xml:space="preserve">Performance </w:t>
      </w:r>
      <w:ins w:id="846" w:author="Arya" w:date="2025-02-28T10:11:00Z" w16du:dateUtc="2025-02-28T04:41:00Z">
        <w:r w:rsidR="00DB5FA4">
          <w:t>o</w:t>
        </w:r>
      </w:ins>
      <w:del w:id="847" w:author="Arya" w:date="2025-02-28T10:11:00Z" w16du:dateUtc="2025-02-28T04:41:00Z">
        <w:r w:rsidRPr="00B15A6C" w:rsidDel="00DB5FA4">
          <w:delText>O</w:delText>
        </w:r>
      </w:del>
      <w:r w:rsidRPr="00B15A6C">
        <w:t>ptimization</w:t>
      </w:r>
      <w:del w:id="848" w:author="Arya" w:date="2025-02-28T10:11:00Z" w16du:dateUtc="2025-02-28T04:41:00Z">
        <w:r w:rsidRPr="00B15A6C" w:rsidDel="00DB5FA4">
          <w:delText>:</w:delText>
        </w:r>
      </w:del>
    </w:p>
    <w:p w14:paraId="7143C897" w14:textId="45C83BE4" w:rsidR="00B15A6C" w:rsidRPr="00B15A6C" w:rsidRDefault="00000000">
      <w:pPr>
        <w:pStyle w:val="NormalBPBHEB"/>
        <w:pPrChange w:id="849" w:author="Arya" w:date="2025-02-28T10:11:00Z" w16du:dateUtc="2025-02-28T04:41:00Z">
          <w:pPr>
            <w:keepNext/>
            <w:keepLines/>
            <w:spacing w:before="40" w:after="0"/>
            <w:outlineLvl w:val="1"/>
          </w:pPr>
        </w:pPrChange>
      </w:pPr>
      <w:r w:rsidRPr="00B15A6C">
        <w:t xml:space="preserve">Insights into how the Well-Architected Tool evaluates performance efficiency are provided. This includes discussions on resource </w:t>
      </w:r>
      <w:r w:rsidR="00F875A3" w:rsidRPr="00B15A6C">
        <w:t>use</w:t>
      </w:r>
      <w:r w:rsidRPr="00B15A6C">
        <w:t xml:space="preserve">, load balancing, and other considerations aimed at </w:t>
      </w:r>
      <w:r w:rsidR="002576FC" w:rsidRPr="00B15A6C">
        <w:t>improving</w:t>
      </w:r>
      <w:r w:rsidRPr="00B15A6C">
        <w:t xml:space="preserve"> the overall performance of cloud </w:t>
      </w:r>
      <w:r w:rsidR="005203D5" w:rsidRPr="00B15A6C">
        <w:t>architecture</w:t>
      </w:r>
      <w:r w:rsidRPr="00B15A6C">
        <w:t>.</w:t>
      </w:r>
    </w:p>
    <w:p w14:paraId="50734D1A" w14:textId="46C74BF0" w:rsidR="00B15A6C" w:rsidRPr="00B15A6C" w:rsidRDefault="00000000">
      <w:pPr>
        <w:pStyle w:val="Heading3BPBHEB"/>
        <w:pPrChange w:id="850" w:author="Arya" w:date="2025-02-28T10:11:00Z" w16du:dateUtc="2025-02-28T04:41:00Z">
          <w:pPr>
            <w:keepNext/>
            <w:keepLines/>
            <w:spacing w:before="40" w:after="0"/>
            <w:outlineLvl w:val="1"/>
          </w:pPr>
        </w:pPrChange>
      </w:pPr>
      <w:r w:rsidRPr="00B15A6C">
        <w:lastRenderedPageBreak/>
        <w:t xml:space="preserve">Real-time </w:t>
      </w:r>
      <w:ins w:id="851" w:author="Arya" w:date="2025-02-28T10:11:00Z" w16du:dateUtc="2025-02-28T04:41:00Z">
        <w:r w:rsidR="00962582">
          <w:t>e</w:t>
        </w:r>
      </w:ins>
      <w:del w:id="852" w:author="Arya" w:date="2025-02-28T10:11:00Z" w16du:dateUtc="2025-02-28T04:41:00Z">
        <w:r w:rsidRPr="00B15A6C" w:rsidDel="00962582">
          <w:delText>E</w:delText>
        </w:r>
      </w:del>
      <w:r w:rsidRPr="00B15A6C">
        <w:t>valuation</w:t>
      </w:r>
      <w:del w:id="853" w:author="Arya" w:date="2025-02-28T10:11:00Z" w16du:dateUtc="2025-02-28T04:41:00Z">
        <w:r w:rsidRPr="00B15A6C" w:rsidDel="00DB5FA4">
          <w:delText>:</w:delText>
        </w:r>
      </w:del>
    </w:p>
    <w:p w14:paraId="7261CF36" w14:textId="77777777" w:rsidR="00B15A6C" w:rsidRPr="00B15A6C" w:rsidRDefault="00000000">
      <w:pPr>
        <w:pStyle w:val="NormalBPBHEB"/>
        <w:pPrChange w:id="854" w:author="Arya" w:date="2025-02-28T10:11:00Z" w16du:dateUtc="2025-02-28T04:41:00Z">
          <w:pPr>
            <w:keepNext/>
            <w:keepLines/>
            <w:spacing w:before="40" w:after="0"/>
            <w:outlineLvl w:val="1"/>
          </w:pPr>
        </w:pPrChange>
      </w:pPr>
      <w:r w:rsidRPr="00B15A6C">
        <w:t>The section discusses the real-time evaluation capabilities of the Well-Architected Tool. This includes insights into how organizations can use the tool iteratively throughout the lifecycle of their applications to ensure continuous alignment with best practices.</w:t>
      </w:r>
    </w:p>
    <w:p w14:paraId="2D57329E" w14:textId="0FD59D82" w:rsidR="00B15A6C" w:rsidRPr="00B15A6C" w:rsidRDefault="00000000">
      <w:pPr>
        <w:pStyle w:val="Heading3BPBHEB"/>
        <w:pPrChange w:id="855" w:author="Arya" w:date="2025-02-28T10:11:00Z" w16du:dateUtc="2025-02-28T04:41:00Z">
          <w:pPr>
            <w:keepNext/>
            <w:keepLines/>
            <w:spacing w:before="40" w:after="0"/>
            <w:outlineLvl w:val="1"/>
          </w:pPr>
        </w:pPrChange>
      </w:pPr>
      <w:r w:rsidRPr="00B15A6C">
        <w:t xml:space="preserve">Actionable </w:t>
      </w:r>
      <w:ins w:id="856" w:author="Arya" w:date="2025-02-28T10:11:00Z" w16du:dateUtc="2025-02-28T04:41:00Z">
        <w:r w:rsidR="00962582">
          <w:t>r</w:t>
        </w:r>
      </w:ins>
      <w:del w:id="857" w:author="Arya" w:date="2025-02-28T10:11:00Z" w16du:dateUtc="2025-02-28T04:41:00Z">
        <w:r w:rsidRPr="00B15A6C" w:rsidDel="00962582">
          <w:delText>R</w:delText>
        </w:r>
      </w:del>
      <w:r w:rsidRPr="00B15A6C">
        <w:t>ecommendations</w:t>
      </w:r>
      <w:del w:id="858" w:author="Arya" w:date="2025-02-28T10:11:00Z" w16du:dateUtc="2025-02-28T04:41:00Z">
        <w:r w:rsidRPr="00B15A6C" w:rsidDel="00962582">
          <w:delText>:</w:delText>
        </w:r>
      </w:del>
    </w:p>
    <w:p w14:paraId="078E22D2" w14:textId="2C08A9DC" w:rsidR="00E70722" w:rsidRPr="00B15A6C" w:rsidRDefault="00000000">
      <w:pPr>
        <w:pStyle w:val="NormalBPBHEB"/>
        <w:pPrChange w:id="859" w:author="Arya" w:date="2025-02-28T10:12:00Z" w16du:dateUtc="2025-02-28T04:42:00Z">
          <w:pPr>
            <w:keepNext/>
            <w:keepLines/>
            <w:spacing w:before="40" w:after="0"/>
            <w:outlineLvl w:val="1"/>
          </w:pPr>
        </w:pPrChange>
      </w:pPr>
      <w:r w:rsidRPr="00B15A6C">
        <w:t xml:space="preserve">A detailed examination of the actionable recommendations provided by the tool is offered. This includes strategies for implementing changes based on the tool's insights to drive improvements in </w:t>
      </w:r>
      <w:r w:rsidR="005203D5" w:rsidRPr="00B15A6C">
        <w:t>cloud</w:t>
      </w:r>
      <w:r w:rsidRPr="00B15A6C">
        <w:t xml:space="preserve"> architecture.</w:t>
      </w:r>
    </w:p>
    <w:p w14:paraId="2B71BB13" w14:textId="03071463" w:rsidR="00B15A6C" w:rsidRPr="00B15A6C" w:rsidRDefault="00000000">
      <w:pPr>
        <w:pStyle w:val="Heading3BPBHEB"/>
        <w:pPrChange w:id="860" w:author="Arya" w:date="2025-02-28T10:12:00Z" w16du:dateUtc="2025-02-28T04:42:00Z">
          <w:pPr>
            <w:keepNext/>
            <w:keepLines/>
            <w:spacing w:before="40" w:after="0"/>
            <w:outlineLvl w:val="1"/>
          </w:pPr>
        </w:pPrChange>
      </w:pPr>
      <w:r w:rsidRPr="00B15A6C">
        <w:t xml:space="preserve">Business </w:t>
      </w:r>
      <w:ins w:id="861" w:author="Arya" w:date="2025-02-28T10:11:00Z" w16du:dateUtc="2025-02-28T04:41:00Z">
        <w:r w:rsidR="00962582">
          <w:t>i</w:t>
        </w:r>
      </w:ins>
      <w:del w:id="862" w:author="Arya" w:date="2025-02-28T10:11:00Z" w16du:dateUtc="2025-02-28T04:41:00Z">
        <w:r w:rsidRPr="00B15A6C" w:rsidDel="00962582">
          <w:delText>I</w:delText>
        </w:r>
      </w:del>
      <w:r w:rsidRPr="00B15A6C">
        <w:t>mplications</w:t>
      </w:r>
      <w:del w:id="863" w:author="Arya" w:date="2025-02-28T10:11:00Z" w16du:dateUtc="2025-02-28T04:41:00Z">
        <w:r w:rsidRPr="00B15A6C" w:rsidDel="00962582">
          <w:delText>:</w:delText>
        </w:r>
      </w:del>
    </w:p>
    <w:p w14:paraId="45229035" w14:textId="2AEC5449" w:rsidR="00B15A6C" w:rsidRDefault="00000000">
      <w:pPr>
        <w:pStyle w:val="NormalBPBHEB"/>
        <w:pPrChange w:id="864" w:author="Arya" w:date="2025-02-28T10:12:00Z" w16du:dateUtc="2025-02-28T04:42:00Z">
          <w:pPr>
            <w:keepNext/>
            <w:keepLines/>
            <w:spacing w:before="40" w:after="0"/>
            <w:outlineLvl w:val="1"/>
          </w:pPr>
        </w:pPrChange>
      </w:pPr>
      <w:r w:rsidRPr="00B15A6C">
        <w:t xml:space="preserve">From a business perspective, the AWS Well-Architected Tool is positioned as a proactive measure to ensure that cloud </w:t>
      </w:r>
      <w:r w:rsidR="005203D5" w:rsidRPr="00B15A6C">
        <w:t>architecture is</w:t>
      </w:r>
      <w:r w:rsidRPr="00B15A6C">
        <w:t xml:space="preserve"> not only functional but also </w:t>
      </w:r>
      <w:r w:rsidR="00F875A3" w:rsidRPr="00B15A6C">
        <w:t>improved</w:t>
      </w:r>
      <w:r w:rsidRPr="00B15A6C">
        <w:t xml:space="preserve"> for long-term success. This section explores how adherence to the Well-Architected Framework contributes to organizational resilience and agility.</w:t>
      </w:r>
    </w:p>
    <w:p w14:paraId="5A0325F5" w14:textId="049E4400" w:rsidR="00B15A6C" w:rsidRPr="00B15A6C" w:rsidRDefault="00000000">
      <w:pPr>
        <w:pStyle w:val="Heading3BPBHEB"/>
        <w:pPrChange w:id="865" w:author="Arya" w:date="2025-02-28T10:12:00Z" w16du:dateUtc="2025-02-28T04:42:00Z">
          <w:pPr>
            <w:keepNext/>
            <w:keepLines/>
            <w:spacing w:before="40" w:after="0"/>
            <w:outlineLvl w:val="1"/>
          </w:pPr>
        </w:pPrChange>
      </w:pPr>
      <w:r w:rsidRPr="00B15A6C">
        <w:t xml:space="preserve">Further </w:t>
      </w:r>
      <w:ins w:id="866" w:author="Arya" w:date="2025-02-28T10:12:00Z" w16du:dateUtc="2025-02-28T04:42:00Z">
        <w:r w:rsidR="007821BE">
          <w:t>r</w:t>
        </w:r>
      </w:ins>
      <w:del w:id="867" w:author="Arya" w:date="2025-02-28T10:12:00Z" w16du:dateUtc="2025-02-28T04:42:00Z">
        <w:r w:rsidRPr="00B15A6C" w:rsidDel="007821BE">
          <w:delText>R</w:delText>
        </w:r>
      </w:del>
      <w:r w:rsidRPr="00B15A6C">
        <w:t>eading</w:t>
      </w:r>
      <w:del w:id="868" w:author="Arya" w:date="2025-02-28T10:12:00Z" w16du:dateUtc="2025-02-28T04:42:00Z">
        <w:r w:rsidRPr="00B15A6C" w:rsidDel="007821BE">
          <w:delText>: Gaining a Deeper Understanding</w:delText>
        </w:r>
      </w:del>
    </w:p>
    <w:p w14:paraId="3B90FA3E" w14:textId="68054BB8" w:rsidR="00DD7CA2" w:rsidRDefault="00000000">
      <w:pPr>
        <w:pStyle w:val="NormalBPBHEB"/>
        <w:pPrChange w:id="869" w:author="Arya" w:date="2025-02-28T10:12:00Z" w16du:dateUtc="2025-02-28T04:42:00Z">
          <w:pPr>
            <w:keepNext/>
            <w:keepLines/>
            <w:spacing w:before="40" w:after="0"/>
            <w:outlineLvl w:val="1"/>
          </w:pPr>
        </w:pPrChange>
      </w:pPr>
      <w:r w:rsidRPr="00B15A6C">
        <w:t>Readers are encouraged to explore AWS documentation for the Well-Architected Tool</w:t>
      </w:r>
      <w:r>
        <w:rPr>
          <w:rStyle w:val="FootnoteReference"/>
        </w:rPr>
        <w:footnoteReference w:id="18"/>
      </w:r>
      <w:r w:rsidRPr="00B15A6C">
        <w:t xml:space="preserve">. Internal references </w:t>
      </w:r>
      <w:r w:rsidR="00F875A3" w:rsidRPr="00B15A6C">
        <w:t>offer</w:t>
      </w:r>
      <w:r w:rsidRPr="00B15A6C">
        <w:t xml:space="preserve"> detailed insights, while external case studies and success stories offer a broader understanding of how organizations have </w:t>
      </w:r>
      <w:r w:rsidR="002576FC" w:rsidRPr="00B15A6C">
        <w:t>received help</w:t>
      </w:r>
      <w:r w:rsidRPr="00B15A6C">
        <w:t xml:space="preserve"> from adopting the Well-Architected Framework.</w:t>
      </w:r>
      <w:bookmarkStart w:id="870" w:name="_Hlk150872616"/>
    </w:p>
    <w:p w14:paraId="768B049D" w14:textId="77777777" w:rsidR="00F73ABD" w:rsidRDefault="00000000">
      <w:pPr>
        <w:rPr>
          <w:rFonts w:eastAsia="Palatino Linotype" w:cs="Palatino Linotype"/>
          <w:b/>
          <w:sz w:val="40"/>
          <w:szCs w:val="40"/>
        </w:rPr>
      </w:pPr>
      <w:r>
        <w:rPr>
          <w:rFonts w:eastAsia="Palatino Linotype" w:cs="Palatino Linotype"/>
          <w:b/>
          <w:sz w:val="40"/>
          <w:szCs w:val="40"/>
        </w:rPr>
        <w:br w:type="page"/>
      </w:r>
    </w:p>
    <w:p w14:paraId="6E9FE4BC" w14:textId="1BC5AD85" w:rsidR="00B903FC" w:rsidRPr="00B903FC" w:rsidRDefault="00000000">
      <w:pPr>
        <w:pStyle w:val="Heading1BPBHEB"/>
        <w:pPrChange w:id="871" w:author="Arya" w:date="2025-02-28T10:13:00Z" w16du:dateUtc="2025-02-28T04:43:00Z">
          <w:pPr>
            <w:keepNext/>
            <w:keepLines/>
            <w:spacing w:before="400" w:after="0" w:line="276" w:lineRule="auto"/>
            <w:outlineLvl w:val="0"/>
          </w:pPr>
        </w:pPrChange>
      </w:pPr>
      <w:commentRangeStart w:id="872"/>
      <w:r w:rsidRPr="00B903FC">
        <w:lastRenderedPageBreak/>
        <w:t>Conclusion</w:t>
      </w:r>
      <w:commentRangeEnd w:id="872"/>
      <w:r w:rsidR="00605D3A">
        <w:rPr>
          <w:rStyle w:val="CommentReference"/>
          <w:rFonts w:asciiTheme="minorHAnsi" w:eastAsiaTheme="minorHAnsi" w:hAnsiTheme="minorHAnsi" w:cstheme="minorBidi"/>
          <w:b w:val="0"/>
        </w:rPr>
        <w:commentReference w:id="872"/>
      </w:r>
    </w:p>
    <w:p w14:paraId="2D44D418" w14:textId="34B2C419" w:rsidR="00DD7CA2" w:rsidRDefault="00000000">
      <w:pPr>
        <w:pStyle w:val="NormalBPBHEB"/>
        <w:pPrChange w:id="873" w:author="Arya" w:date="2025-02-28T10:13:00Z" w16du:dateUtc="2025-02-28T04:43:00Z">
          <w:pPr/>
        </w:pPrChange>
      </w:pPr>
      <w:r>
        <w:t xml:space="preserve">In conclusion, </w:t>
      </w:r>
      <w:commentRangeStart w:id="874"/>
      <w:r>
        <w:t>Chapter 1</w:t>
      </w:r>
      <w:ins w:id="875" w:author="Arya" w:date="2025-02-28T10:13:00Z" w16du:dateUtc="2025-02-28T04:43:00Z">
        <w:r w:rsidR="00FE34D1">
          <w:t>1</w:t>
        </w:r>
      </w:ins>
      <w:del w:id="876" w:author="Arya" w:date="2025-02-28T10:12:00Z" w16du:dateUtc="2025-02-28T04:42:00Z">
        <w:r w:rsidDel="00890E8B">
          <w:delText>1</w:delText>
        </w:r>
      </w:del>
      <w:ins w:id="877" w:author="Arya" w:date="2025-02-28T10:12:00Z" w16du:dateUtc="2025-02-28T04:42:00Z">
        <w:r w:rsidR="00890E8B">
          <w:t xml:space="preserve">, </w:t>
        </w:r>
      </w:ins>
      <w:del w:id="878" w:author="Arya" w:date="2025-02-28T10:12:00Z" w16du:dateUtc="2025-02-28T04:42:00Z">
        <w:r w:rsidDel="00890E8B">
          <w:delText xml:space="preserve"> of </w:delText>
        </w:r>
        <w:r w:rsidDel="00421F21">
          <w:delText>"</w:delText>
        </w:r>
      </w:del>
      <w:r w:rsidRPr="00421F21">
        <w:rPr>
          <w:i/>
          <w:iCs/>
          <w:rPrChange w:id="879" w:author="Arya" w:date="2025-02-28T10:12:00Z" w16du:dateUtc="2025-02-28T04:42:00Z">
            <w:rPr/>
          </w:rPrChange>
        </w:rPr>
        <w:t>AWS Cloud Computing Master Class</w:t>
      </w:r>
      <w:del w:id="880" w:author="Arya" w:date="2025-02-28T10:12:00Z" w16du:dateUtc="2025-02-28T04:42:00Z">
        <w:r w:rsidDel="00421F21">
          <w:delText>"</w:delText>
        </w:r>
      </w:del>
      <w:r>
        <w:t xml:space="preserve"> </w:t>
      </w:r>
      <w:commentRangeEnd w:id="874"/>
      <w:r w:rsidR="00FE34D1">
        <w:rPr>
          <w:rStyle w:val="CommentReference"/>
        </w:rPr>
        <w:commentReference w:id="874"/>
      </w:r>
      <w:r>
        <w:t xml:space="preserve">has provided an extensive overview of various AWS management and governance services essential for ensuring the reliability, security, and efficiency of cloud infrastructures. Throughout the chapter, we explored a plethora of AWS tools and services designed to </w:t>
      </w:r>
      <w:r w:rsidR="00F875A3">
        <w:t>watch</w:t>
      </w:r>
      <w:r>
        <w:t xml:space="preserve">, govern, and </w:t>
      </w:r>
      <w:r w:rsidR="00FA7976">
        <w:t>improve</w:t>
      </w:r>
      <w:r>
        <w:t xml:space="preserve"> cloud resources effectively</w:t>
      </w:r>
      <w:r>
        <w:rPr>
          <w:rStyle w:val="FootnoteReference"/>
        </w:rPr>
        <w:footnoteReference w:id="19"/>
      </w:r>
      <w:r>
        <w:t>.</w:t>
      </w:r>
    </w:p>
    <w:p w14:paraId="481CC1AD" w14:textId="77777777" w:rsidR="00F73ABD" w:rsidRDefault="00000000">
      <w:pPr>
        <w:pStyle w:val="NormalBPBHEB"/>
        <w:pPrChange w:id="881" w:author="Arya" w:date="2025-02-28T10:13:00Z" w16du:dateUtc="2025-02-28T04:43:00Z">
          <w:pPr/>
        </w:pPrChange>
      </w:pPr>
      <w:r>
        <w:t xml:space="preserve">From the foundational services like Amazon CloudWatch and AWS CloudTrail to the advanced solutions such as AWS Systems Manager and AWS Trusted Advisor, organizations have at their disposal a comprehensive toolkit to manage their AWS environments with precision and </w:t>
      </w:r>
    </w:p>
    <w:p w14:paraId="68795EEA" w14:textId="53A07091" w:rsidR="00DD7CA2" w:rsidRDefault="00000000">
      <w:pPr>
        <w:pStyle w:val="NormalBPBHEB"/>
        <w:pPrChange w:id="882" w:author="Arya" w:date="2025-02-28T10:13:00Z" w16du:dateUtc="2025-02-28T04:43:00Z">
          <w:pPr/>
        </w:pPrChange>
      </w:pPr>
      <w:r>
        <w:t>confidence. These services empower organizations to gain insights, enforce compliance, automate workflows, and enhance operational resilience in the cloud</w:t>
      </w:r>
      <w:r>
        <w:rPr>
          <w:rStyle w:val="FootnoteReference"/>
        </w:rPr>
        <w:footnoteReference w:id="20"/>
      </w:r>
      <w:r>
        <w:t>.</w:t>
      </w:r>
    </w:p>
    <w:p w14:paraId="5C5E225D" w14:textId="43C77D22" w:rsidR="00DD7CA2" w:rsidRDefault="00000000">
      <w:pPr>
        <w:pStyle w:val="NormalBPBHEB"/>
        <w:pPrChange w:id="883" w:author="Arya" w:date="2025-02-28T10:13:00Z" w16du:dateUtc="2025-02-28T04:43:00Z">
          <w:pPr/>
        </w:pPrChange>
      </w:pPr>
      <w:r>
        <w:t xml:space="preserve">As organizations continue to embrace cloud computing, the importance of effective management and governance cannot be overstated. The scalability and flexibility of the cloud </w:t>
      </w:r>
      <w:r w:rsidR="005203D5">
        <w:t>brings</w:t>
      </w:r>
      <w:r>
        <w:t xml:space="preserve"> forth new challenges in terms of resource management, security, and compliance. However, with the right combination of AWS management and governance services, organizations can navigate these challenges seamlessly while unlocking the full potential of the cloud.</w:t>
      </w:r>
    </w:p>
    <w:p w14:paraId="53E31E53" w14:textId="77777777" w:rsidR="00DD7CA2" w:rsidRDefault="00000000">
      <w:pPr>
        <w:pStyle w:val="NormalBPBHEB"/>
        <w:pPrChange w:id="884" w:author="Arya" w:date="2025-02-28T10:13:00Z" w16du:dateUtc="2025-02-28T04:43:00Z">
          <w:pPr/>
        </w:pPrChange>
      </w:pPr>
      <w:r>
        <w:t>To illustrate the practical application of AWS management and governance services, let us consider a scenario:</w:t>
      </w:r>
    </w:p>
    <w:p w14:paraId="24B046E8" w14:textId="2B61F758" w:rsidR="00DD7CA2" w:rsidRPr="008D7E17" w:rsidRDefault="00000000">
      <w:pPr>
        <w:pStyle w:val="NormalBPBHEB"/>
        <w:rPr>
          <w:b/>
          <w:bCs/>
          <w:rPrChange w:id="885" w:author="Arya" w:date="2025-02-28T10:22:00Z" w16du:dateUtc="2025-02-28T04:52:00Z">
            <w:rPr/>
          </w:rPrChange>
        </w:rPr>
        <w:pPrChange w:id="886" w:author="Arya" w:date="2025-02-28T10:21:00Z" w16du:dateUtc="2025-02-28T04:51:00Z">
          <w:pPr/>
        </w:pPrChange>
      </w:pPr>
      <w:r w:rsidRPr="008D7E17">
        <w:rPr>
          <w:b/>
          <w:bCs/>
          <w:rPrChange w:id="887" w:author="Arya" w:date="2025-02-28T10:22:00Z" w16du:dateUtc="2025-02-28T04:52:00Z">
            <w:rPr/>
          </w:rPrChange>
        </w:rPr>
        <w:t xml:space="preserve">Scenario: Implementing </w:t>
      </w:r>
      <w:r w:rsidR="008D7E17" w:rsidRPr="008D7E17">
        <w:rPr>
          <w:b/>
          <w:bCs/>
        </w:rPr>
        <w:t>governance framework for a financial services firm</w:t>
      </w:r>
    </w:p>
    <w:p w14:paraId="377123BF" w14:textId="6BAC5FB4" w:rsidR="00DD7CA2" w:rsidRDefault="00000000">
      <w:pPr>
        <w:pStyle w:val="NormalBPBHEB"/>
        <w:pPrChange w:id="888" w:author="Arya" w:date="2025-02-28T10:21:00Z" w16du:dateUtc="2025-02-28T04:51:00Z">
          <w:pPr/>
        </w:pPrChange>
      </w:pPr>
      <w:r>
        <w:t xml:space="preserve">Imagine a large financial services firm that has recently migrated its operations to AWS cloud infrastructure to </w:t>
      </w:r>
      <w:r w:rsidR="00F875A3">
        <w:t>use</w:t>
      </w:r>
      <w:r>
        <w:t xml:space="preserve"> its scalability and agility. However, the firm faces stringent regulatory requirements and internal policies </w:t>
      </w:r>
      <w:r w:rsidR="00F875A3">
        <w:t>on</w:t>
      </w:r>
      <w:r>
        <w:t xml:space="preserve"> data privacy, security, and compliance.</w:t>
      </w:r>
    </w:p>
    <w:p w14:paraId="4C82F5D8" w14:textId="435C9752" w:rsidR="00DD7CA2" w:rsidRDefault="00000000">
      <w:pPr>
        <w:pStyle w:val="NormalBPBHEB"/>
        <w:pPrChange w:id="889" w:author="Arya" w:date="2025-02-28T10:21:00Z" w16du:dateUtc="2025-02-28T04:51:00Z">
          <w:pPr/>
        </w:pPrChange>
      </w:pPr>
      <w:r>
        <w:t xml:space="preserve">In response to these challenges, the firm </w:t>
      </w:r>
      <w:r w:rsidR="007C15E1">
        <w:t>decided</w:t>
      </w:r>
      <w:r>
        <w:t xml:space="preserve"> to implement a comprehensive governance framework using AWS management services. </w:t>
      </w:r>
      <w:r w:rsidR="003A6095">
        <w:t>Here is</w:t>
      </w:r>
      <w:r>
        <w:t xml:space="preserve"> how they utilize various AWS services</w:t>
      </w:r>
      <w:r>
        <w:rPr>
          <w:rStyle w:val="FootnoteReference"/>
        </w:rPr>
        <w:footnoteReference w:id="21"/>
      </w:r>
      <w:r>
        <w:t>:</w:t>
      </w:r>
    </w:p>
    <w:p w14:paraId="40CAF7DE" w14:textId="0A2BB1B1" w:rsidR="00DD7CA2" w:rsidRDefault="00000000">
      <w:pPr>
        <w:pStyle w:val="NormalBPBHEB"/>
        <w:numPr>
          <w:ilvl w:val="0"/>
          <w:numId w:val="218"/>
        </w:numPr>
        <w:pPrChange w:id="890" w:author="Arya" w:date="2025-02-28T10:22:00Z" w16du:dateUtc="2025-02-28T04:52:00Z">
          <w:pPr/>
        </w:pPrChange>
      </w:pPr>
      <w:r w:rsidRPr="008D7E17">
        <w:rPr>
          <w:b/>
          <w:bCs/>
          <w:rPrChange w:id="891" w:author="Arya" w:date="2025-02-28T10:22:00Z" w16du:dateUtc="2025-02-28T04:52:00Z">
            <w:rPr/>
          </w:rPrChange>
        </w:rPr>
        <w:t xml:space="preserve">AWS </w:t>
      </w:r>
      <w:ins w:id="892" w:author="Arya" w:date="2025-02-28T10:22:00Z" w16du:dateUtc="2025-02-28T04:52:00Z">
        <w:r w:rsidR="008D7E17" w:rsidRPr="008D7E17">
          <w:rPr>
            <w:b/>
            <w:bCs/>
            <w:rPrChange w:id="893" w:author="Arya" w:date="2025-02-28T10:22:00Z" w16du:dateUtc="2025-02-28T04:52:00Z">
              <w:rPr/>
            </w:rPrChange>
          </w:rPr>
          <w:t>o</w:t>
        </w:r>
      </w:ins>
      <w:del w:id="894" w:author="Arya" w:date="2025-02-28T10:22:00Z" w16du:dateUtc="2025-02-28T04:52:00Z">
        <w:r w:rsidRPr="008D7E17" w:rsidDel="008D7E17">
          <w:rPr>
            <w:b/>
            <w:bCs/>
            <w:rPrChange w:id="895" w:author="Arya" w:date="2025-02-28T10:22:00Z" w16du:dateUtc="2025-02-28T04:52:00Z">
              <w:rPr/>
            </w:rPrChange>
          </w:rPr>
          <w:delText>O</w:delText>
        </w:r>
      </w:del>
      <w:r w:rsidRPr="008D7E17">
        <w:rPr>
          <w:b/>
          <w:bCs/>
          <w:rPrChange w:id="896" w:author="Arya" w:date="2025-02-28T10:22:00Z" w16du:dateUtc="2025-02-28T04:52:00Z">
            <w:rPr/>
          </w:rPrChange>
        </w:rPr>
        <w:t>rganizations:</w:t>
      </w:r>
      <w:r>
        <w:t xml:space="preserve"> The firm leverages AWS Organizations to centrally manage and govern multiple AWS accounts across different business units and departments. They implement organizational uni</w:t>
      </w:r>
      <w:ins w:id="897" w:author="Arya" w:date="2025-03-03T11:26:00Z" w16du:dateUtc="2025-03-03T05:56:00Z">
        <w:r w:rsidR="00FC544A">
          <w:t>ts</w:t>
        </w:r>
      </w:ins>
      <w:del w:id="898" w:author="Arya" w:date="2025-03-03T11:26:00Z" w16du:dateUtc="2025-03-03T05:56:00Z">
        <w:r w:rsidDel="00FC544A">
          <w:delText>ts (OUs)</w:delText>
        </w:r>
      </w:del>
      <w:r>
        <w:t xml:space="preserve"> to enforce policies and controls specific to each business unit while ensuring centralized billing and cost management.</w:t>
      </w:r>
    </w:p>
    <w:p w14:paraId="24A3DA34" w14:textId="05FD42BD" w:rsidR="00DD7CA2" w:rsidRDefault="00000000">
      <w:pPr>
        <w:pStyle w:val="NormalBPBHEB"/>
        <w:numPr>
          <w:ilvl w:val="0"/>
          <w:numId w:val="218"/>
        </w:numPr>
        <w:pPrChange w:id="899" w:author="Arya" w:date="2025-02-28T10:22:00Z" w16du:dateUtc="2025-02-28T04:52:00Z">
          <w:pPr/>
        </w:pPrChange>
      </w:pPr>
      <w:r w:rsidRPr="008D7E17">
        <w:rPr>
          <w:b/>
          <w:bCs/>
          <w:rPrChange w:id="900" w:author="Arya" w:date="2025-02-28T10:22:00Z" w16du:dateUtc="2025-02-28T04:52:00Z">
            <w:rPr/>
          </w:rPrChange>
        </w:rPr>
        <w:t xml:space="preserve">AWS </w:t>
      </w:r>
      <w:ins w:id="901" w:author="Arya" w:date="2025-02-28T10:22:00Z" w16du:dateUtc="2025-02-28T04:52:00Z">
        <w:r w:rsidR="008D7E17" w:rsidRPr="008D7E17">
          <w:rPr>
            <w:b/>
            <w:bCs/>
            <w:rPrChange w:id="902" w:author="Arya" w:date="2025-02-28T10:22:00Z" w16du:dateUtc="2025-02-28T04:52:00Z">
              <w:rPr/>
            </w:rPrChange>
          </w:rPr>
          <w:t>c</w:t>
        </w:r>
      </w:ins>
      <w:del w:id="903" w:author="Arya" w:date="2025-02-28T10:22:00Z" w16du:dateUtc="2025-02-28T04:52:00Z">
        <w:r w:rsidRPr="008D7E17" w:rsidDel="008D7E17">
          <w:rPr>
            <w:b/>
            <w:bCs/>
            <w:rPrChange w:id="904" w:author="Arya" w:date="2025-02-28T10:22:00Z" w16du:dateUtc="2025-02-28T04:52:00Z">
              <w:rPr/>
            </w:rPrChange>
          </w:rPr>
          <w:delText>C</w:delText>
        </w:r>
      </w:del>
      <w:r w:rsidRPr="008D7E17">
        <w:rPr>
          <w:b/>
          <w:bCs/>
          <w:rPrChange w:id="905" w:author="Arya" w:date="2025-02-28T10:22:00Z" w16du:dateUtc="2025-02-28T04:52:00Z">
            <w:rPr/>
          </w:rPrChange>
        </w:rPr>
        <w:t>onfig:</w:t>
      </w:r>
      <w:r>
        <w:t xml:space="preserve"> With AWS Config, the firm continuously assesses the compliance of </w:t>
      </w:r>
      <w:r w:rsidR="00F81C15">
        <w:t>its</w:t>
      </w:r>
      <w:r>
        <w:t xml:space="preserve"> AWS resources against predefined rules and policies. They configure custom rules to </w:t>
      </w:r>
      <w:r w:rsidR="00F875A3">
        <w:t>watch</w:t>
      </w:r>
      <w:r>
        <w:t xml:space="preserve"> access controls, encryption settings, and resource configurations, ensuring adherence to industry standards and regulatory requirements.</w:t>
      </w:r>
    </w:p>
    <w:p w14:paraId="3CF6D202" w14:textId="5480BBA7" w:rsidR="00DD7CA2" w:rsidRDefault="00000000">
      <w:pPr>
        <w:pStyle w:val="NormalBPBHEB"/>
        <w:numPr>
          <w:ilvl w:val="0"/>
          <w:numId w:val="218"/>
        </w:numPr>
        <w:pPrChange w:id="906" w:author="Arya" w:date="2025-02-28T10:22:00Z" w16du:dateUtc="2025-02-28T04:52:00Z">
          <w:pPr/>
        </w:pPrChange>
      </w:pPr>
      <w:r w:rsidRPr="008D7E17">
        <w:rPr>
          <w:b/>
          <w:bCs/>
          <w:rPrChange w:id="907" w:author="Arya" w:date="2025-02-28T10:23:00Z" w16du:dateUtc="2025-02-28T04:53:00Z">
            <w:rPr/>
          </w:rPrChange>
        </w:rPr>
        <w:t>AWS CloudFormation:</w:t>
      </w:r>
      <w:r>
        <w:t xml:space="preserve"> To </w:t>
      </w:r>
      <w:r w:rsidR="00600E0B">
        <w:t>keep</w:t>
      </w:r>
      <w:r>
        <w:t xml:space="preserve"> consistency and enforce best practices across their AWS environments, the firm uses AWS CloudFormation to automate the deployment and configuration of infrastructure resources. They define infrastructure as code (IaC) </w:t>
      </w:r>
      <w:r>
        <w:lastRenderedPageBreak/>
        <w:t xml:space="preserve">templates to provision standardized environments, reducing manual </w:t>
      </w:r>
      <w:r w:rsidR="007C15E1">
        <w:t>errors,</w:t>
      </w:r>
      <w:r>
        <w:t xml:space="preserve"> and ensuring reproducibility.</w:t>
      </w:r>
    </w:p>
    <w:p w14:paraId="4F1AC87A" w14:textId="0E87B588" w:rsidR="00DD7CA2" w:rsidRDefault="00000000">
      <w:pPr>
        <w:pStyle w:val="NormalBPBHEB"/>
        <w:numPr>
          <w:ilvl w:val="0"/>
          <w:numId w:val="218"/>
        </w:numPr>
        <w:pPrChange w:id="908" w:author="Arya" w:date="2025-02-28T10:22:00Z" w16du:dateUtc="2025-02-28T04:52:00Z">
          <w:pPr/>
        </w:pPrChange>
      </w:pPr>
      <w:r w:rsidRPr="008D7E17">
        <w:rPr>
          <w:b/>
          <w:bCs/>
          <w:rPrChange w:id="909" w:author="Arya" w:date="2025-02-28T10:23:00Z" w16du:dateUtc="2025-02-28T04:53:00Z">
            <w:rPr/>
          </w:rPrChange>
        </w:rPr>
        <w:t>AWS CloudWatch:</w:t>
      </w:r>
      <w:r>
        <w:t xml:space="preserve"> For real-time monitoring and operational visibility, the firm relies on Amazon CloudWatch to </w:t>
      </w:r>
      <w:r w:rsidR="00600E0B">
        <w:t>watch</w:t>
      </w:r>
      <w:r>
        <w:t xml:space="preserve"> performance metrics, detect anomalies, and trigger automated responses to events. They create custom dashboards and alarms to </w:t>
      </w:r>
      <w:r w:rsidR="00600E0B">
        <w:t>check</w:t>
      </w:r>
      <w:r>
        <w:t xml:space="preserve"> </w:t>
      </w:r>
      <w:r w:rsidRPr="008D7E17">
        <w:rPr>
          <w:b/>
          <w:bCs/>
          <w:rPrChange w:id="910" w:author="Arya" w:date="2025-02-28T10:23:00Z" w16du:dateUtc="2025-02-28T04:53:00Z">
            <w:rPr/>
          </w:rPrChange>
        </w:rPr>
        <w:t>key performance indicators</w:t>
      </w:r>
      <w:r>
        <w:t xml:space="preserve"> (</w:t>
      </w:r>
      <w:r w:rsidRPr="008D7E17">
        <w:rPr>
          <w:b/>
          <w:bCs/>
          <w:rPrChange w:id="911" w:author="Arya" w:date="2025-02-28T10:23:00Z" w16du:dateUtc="2025-02-28T04:53:00Z">
            <w:rPr/>
          </w:rPrChange>
        </w:rPr>
        <w:t>KPIs</w:t>
      </w:r>
      <w:r>
        <w:t>) and ensure the availability and performance of critical applications.</w:t>
      </w:r>
    </w:p>
    <w:p w14:paraId="30819D05" w14:textId="0F7F1293" w:rsidR="00DD7CA2" w:rsidRDefault="00000000">
      <w:pPr>
        <w:pStyle w:val="NormalBPBHEB"/>
        <w:numPr>
          <w:ilvl w:val="0"/>
          <w:numId w:val="218"/>
        </w:numPr>
        <w:pPrChange w:id="912" w:author="Arya" w:date="2025-02-28T10:22:00Z" w16du:dateUtc="2025-02-28T04:52:00Z">
          <w:pPr/>
        </w:pPrChange>
      </w:pPr>
      <w:r w:rsidRPr="008D7E17">
        <w:rPr>
          <w:b/>
          <w:bCs/>
          <w:rPrChange w:id="913" w:author="Arya" w:date="2025-02-28T10:23:00Z" w16du:dateUtc="2025-02-28T04:53:00Z">
            <w:rPr/>
          </w:rPrChange>
        </w:rPr>
        <w:t xml:space="preserve">AWS </w:t>
      </w:r>
      <w:ins w:id="914" w:author="Arya" w:date="2025-02-28T10:23:00Z" w16du:dateUtc="2025-02-28T04:53:00Z">
        <w:r w:rsidR="008D7E17">
          <w:rPr>
            <w:b/>
            <w:bCs/>
          </w:rPr>
          <w:t>s</w:t>
        </w:r>
      </w:ins>
      <w:del w:id="915" w:author="Arya" w:date="2025-02-28T10:23:00Z" w16du:dateUtc="2025-02-28T04:53:00Z">
        <w:r w:rsidRPr="008D7E17" w:rsidDel="008D7E17">
          <w:rPr>
            <w:b/>
            <w:bCs/>
            <w:rPrChange w:id="916" w:author="Arya" w:date="2025-02-28T10:23:00Z" w16du:dateUtc="2025-02-28T04:53:00Z">
              <w:rPr/>
            </w:rPrChange>
          </w:rPr>
          <w:delText>S</w:delText>
        </w:r>
      </w:del>
      <w:r w:rsidRPr="008D7E17">
        <w:rPr>
          <w:b/>
          <w:bCs/>
          <w:rPrChange w:id="917" w:author="Arya" w:date="2025-02-28T10:23:00Z" w16du:dateUtc="2025-02-28T04:53:00Z">
            <w:rPr/>
          </w:rPrChange>
        </w:rPr>
        <w:t xml:space="preserve">ystems </w:t>
      </w:r>
      <w:ins w:id="918" w:author="Arya" w:date="2025-02-28T10:23:00Z" w16du:dateUtc="2025-02-28T04:53:00Z">
        <w:r w:rsidR="008D7E17">
          <w:rPr>
            <w:b/>
            <w:bCs/>
          </w:rPr>
          <w:t>m</w:t>
        </w:r>
      </w:ins>
      <w:del w:id="919" w:author="Arya" w:date="2025-02-28T10:23:00Z" w16du:dateUtc="2025-02-28T04:53:00Z">
        <w:r w:rsidRPr="008D7E17" w:rsidDel="008D7E17">
          <w:rPr>
            <w:b/>
            <w:bCs/>
            <w:rPrChange w:id="920" w:author="Arya" w:date="2025-02-28T10:23:00Z" w16du:dateUtc="2025-02-28T04:53:00Z">
              <w:rPr/>
            </w:rPrChange>
          </w:rPr>
          <w:delText>M</w:delText>
        </w:r>
      </w:del>
      <w:r w:rsidRPr="008D7E17">
        <w:rPr>
          <w:b/>
          <w:bCs/>
          <w:rPrChange w:id="921" w:author="Arya" w:date="2025-02-28T10:23:00Z" w16du:dateUtc="2025-02-28T04:53:00Z">
            <w:rPr/>
          </w:rPrChange>
        </w:rPr>
        <w:t>anager:</w:t>
      </w:r>
      <w:r>
        <w:t xml:space="preserve"> To streamline operational tasks and ensure security compliance, the firm </w:t>
      </w:r>
      <w:r w:rsidR="00600E0B">
        <w:t>uses</w:t>
      </w:r>
      <w:r>
        <w:t xml:space="preserve"> AWS Systems Manager to automate routine administrative tasks, such as patch management, software inventory, and configuration management. They </w:t>
      </w:r>
      <w:r w:rsidR="00600E0B">
        <w:t>use</w:t>
      </w:r>
      <w:r>
        <w:t xml:space="preserve"> Systems Manager Automation to orchestrate workflows and remediate security vulnerabilities in </w:t>
      </w:r>
      <w:r w:rsidR="007C15E1">
        <w:t>real time</w:t>
      </w:r>
      <w:r>
        <w:t>.</w:t>
      </w:r>
    </w:p>
    <w:p w14:paraId="7771A6C6" w14:textId="5AF76D98" w:rsidR="00DD7CA2" w:rsidRDefault="00000000">
      <w:pPr>
        <w:pStyle w:val="NormalBPBHEB"/>
        <w:numPr>
          <w:ilvl w:val="0"/>
          <w:numId w:val="218"/>
        </w:numPr>
        <w:pPrChange w:id="922" w:author="Arya" w:date="2025-02-28T10:22:00Z" w16du:dateUtc="2025-02-28T04:52:00Z">
          <w:pPr/>
        </w:pPrChange>
      </w:pPr>
      <w:r w:rsidRPr="00A801E8">
        <w:rPr>
          <w:b/>
          <w:bCs/>
          <w:rPrChange w:id="923" w:author="Arya" w:date="2025-02-28T10:23:00Z" w16du:dateUtc="2025-02-28T04:53:00Z">
            <w:rPr/>
          </w:rPrChange>
        </w:rPr>
        <w:t xml:space="preserve">AWS </w:t>
      </w:r>
      <w:ins w:id="924" w:author="Arya" w:date="2025-02-28T10:23:00Z" w16du:dateUtc="2025-02-28T04:53:00Z">
        <w:r w:rsidR="00A801E8">
          <w:rPr>
            <w:b/>
            <w:bCs/>
          </w:rPr>
          <w:t>s</w:t>
        </w:r>
      </w:ins>
      <w:del w:id="925" w:author="Arya" w:date="2025-02-28T10:23:00Z" w16du:dateUtc="2025-02-28T04:53:00Z">
        <w:r w:rsidRPr="00A801E8" w:rsidDel="00A801E8">
          <w:rPr>
            <w:b/>
            <w:bCs/>
            <w:rPrChange w:id="926" w:author="Arya" w:date="2025-02-28T10:23:00Z" w16du:dateUtc="2025-02-28T04:53:00Z">
              <w:rPr/>
            </w:rPrChange>
          </w:rPr>
          <w:delText>S</w:delText>
        </w:r>
      </w:del>
      <w:r w:rsidRPr="00A801E8">
        <w:rPr>
          <w:b/>
          <w:bCs/>
          <w:rPrChange w:id="927" w:author="Arya" w:date="2025-02-28T10:23:00Z" w16du:dateUtc="2025-02-28T04:53:00Z">
            <w:rPr/>
          </w:rPrChange>
        </w:rPr>
        <w:t xml:space="preserve">ervice </w:t>
      </w:r>
      <w:ins w:id="928" w:author="Arya" w:date="2025-02-28T10:23:00Z" w16du:dateUtc="2025-02-28T04:53:00Z">
        <w:r w:rsidR="00A801E8">
          <w:rPr>
            <w:b/>
            <w:bCs/>
          </w:rPr>
          <w:t>c</w:t>
        </w:r>
      </w:ins>
      <w:del w:id="929" w:author="Arya" w:date="2025-02-28T10:23:00Z" w16du:dateUtc="2025-02-28T04:53:00Z">
        <w:r w:rsidRPr="00A801E8" w:rsidDel="00A801E8">
          <w:rPr>
            <w:b/>
            <w:bCs/>
            <w:rPrChange w:id="930" w:author="Arya" w:date="2025-02-28T10:23:00Z" w16du:dateUtc="2025-02-28T04:53:00Z">
              <w:rPr/>
            </w:rPrChange>
          </w:rPr>
          <w:delText>C</w:delText>
        </w:r>
      </w:del>
      <w:r w:rsidRPr="00A801E8">
        <w:rPr>
          <w:b/>
          <w:bCs/>
          <w:rPrChange w:id="931" w:author="Arya" w:date="2025-02-28T10:23:00Z" w16du:dateUtc="2025-02-28T04:53:00Z">
            <w:rPr/>
          </w:rPrChange>
        </w:rPr>
        <w:t>atalog:</w:t>
      </w:r>
      <w:r>
        <w:t xml:space="preserve"> The firm </w:t>
      </w:r>
      <w:r w:rsidR="00600E0B">
        <w:t>uses</w:t>
      </w:r>
      <w:r>
        <w:t xml:space="preserve"> AWS Service Catalog to govern the provisioning and lifecycle management of approved AWS services and resources. They create portfolios </w:t>
      </w:r>
      <w:r w:rsidR="00600E0B">
        <w:t>holding</w:t>
      </w:r>
      <w:r>
        <w:t xml:space="preserve"> pre-approved service templates, allowing teams to provision resources while </w:t>
      </w:r>
      <w:r w:rsidR="00FA7976">
        <w:t>keeping</w:t>
      </w:r>
      <w:r>
        <w:t xml:space="preserve"> compliance with organizational policies and standards.</w:t>
      </w:r>
    </w:p>
    <w:p w14:paraId="579C0AD7" w14:textId="6CAB604D" w:rsidR="00DD7CA2" w:rsidRDefault="00000000">
      <w:pPr>
        <w:pStyle w:val="NormalBPBHEB"/>
        <w:numPr>
          <w:ilvl w:val="0"/>
          <w:numId w:val="218"/>
        </w:numPr>
        <w:pPrChange w:id="932" w:author="Arya" w:date="2025-02-28T10:22:00Z" w16du:dateUtc="2025-02-28T04:52:00Z">
          <w:pPr/>
        </w:pPrChange>
      </w:pPr>
      <w:r w:rsidRPr="00A801E8">
        <w:rPr>
          <w:b/>
          <w:bCs/>
          <w:rPrChange w:id="933" w:author="Arya" w:date="2025-02-28T10:23:00Z" w16du:dateUtc="2025-02-28T04:53:00Z">
            <w:rPr/>
          </w:rPrChange>
        </w:rPr>
        <w:t xml:space="preserve">AWS </w:t>
      </w:r>
      <w:ins w:id="934" w:author="Arya" w:date="2025-02-28T10:23:00Z" w16du:dateUtc="2025-02-28T04:53:00Z">
        <w:r w:rsidR="00A801E8">
          <w:rPr>
            <w:b/>
            <w:bCs/>
          </w:rPr>
          <w:t>t</w:t>
        </w:r>
      </w:ins>
      <w:del w:id="935" w:author="Arya" w:date="2025-02-28T10:23:00Z" w16du:dateUtc="2025-02-28T04:53:00Z">
        <w:r w:rsidRPr="00A801E8" w:rsidDel="00A801E8">
          <w:rPr>
            <w:b/>
            <w:bCs/>
            <w:rPrChange w:id="936" w:author="Arya" w:date="2025-02-28T10:23:00Z" w16du:dateUtc="2025-02-28T04:53:00Z">
              <w:rPr/>
            </w:rPrChange>
          </w:rPr>
          <w:delText>T</w:delText>
        </w:r>
      </w:del>
      <w:r w:rsidRPr="00A801E8">
        <w:rPr>
          <w:b/>
          <w:bCs/>
          <w:rPrChange w:id="937" w:author="Arya" w:date="2025-02-28T10:23:00Z" w16du:dateUtc="2025-02-28T04:53:00Z">
            <w:rPr/>
          </w:rPrChange>
        </w:rPr>
        <w:t xml:space="preserve">rusted </w:t>
      </w:r>
      <w:ins w:id="938" w:author="Arya" w:date="2025-02-28T10:23:00Z" w16du:dateUtc="2025-02-28T04:53:00Z">
        <w:r w:rsidR="00A801E8">
          <w:rPr>
            <w:b/>
            <w:bCs/>
          </w:rPr>
          <w:t>a</w:t>
        </w:r>
      </w:ins>
      <w:del w:id="939" w:author="Arya" w:date="2025-02-28T10:23:00Z" w16du:dateUtc="2025-02-28T04:53:00Z">
        <w:r w:rsidRPr="00A801E8" w:rsidDel="00A801E8">
          <w:rPr>
            <w:b/>
            <w:bCs/>
            <w:rPrChange w:id="940" w:author="Arya" w:date="2025-02-28T10:23:00Z" w16du:dateUtc="2025-02-28T04:53:00Z">
              <w:rPr/>
            </w:rPrChange>
          </w:rPr>
          <w:delText>A</w:delText>
        </w:r>
      </w:del>
      <w:r w:rsidRPr="00A801E8">
        <w:rPr>
          <w:b/>
          <w:bCs/>
          <w:rPrChange w:id="941" w:author="Arya" w:date="2025-02-28T10:23:00Z" w16du:dateUtc="2025-02-28T04:53:00Z">
            <w:rPr/>
          </w:rPrChange>
        </w:rPr>
        <w:t>dvisor:</w:t>
      </w:r>
      <w:r>
        <w:t xml:space="preserve"> As part of their ongoing optimization efforts, the firm regularly consults AWS Trusted Advisor to </w:t>
      </w:r>
      <w:r w:rsidR="00600E0B">
        <w:t>find</w:t>
      </w:r>
      <w:r>
        <w:t xml:space="preserve"> cost optimization opportunities, enhance security posture, and improve operational performance. They act on the recommendations provided by Trusted Advisor to </w:t>
      </w:r>
      <w:r w:rsidR="00600E0B">
        <w:t>improve</w:t>
      </w:r>
      <w:r>
        <w:t xml:space="preserve"> resource </w:t>
      </w:r>
      <w:r w:rsidR="00FA7976">
        <w:t>use</w:t>
      </w:r>
      <w:r>
        <w:t>, reduce costs, and enhance overall efficiency.</w:t>
      </w:r>
    </w:p>
    <w:p w14:paraId="2060610B" w14:textId="49F4BBCB" w:rsidR="00DD7CA2" w:rsidRDefault="00000000">
      <w:pPr>
        <w:pStyle w:val="NormalBPBHEB"/>
        <w:pPrChange w:id="942" w:author="Arya" w:date="2025-02-28T10:21:00Z" w16du:dateUtc="2025-02-28T04:51:00Z">
          <w:pPr/>
        </w:pPrChange>
      </w:pPr>
      <w:r>
        <w:t xml:space="preserve">By implementing this comprehensive governance framework, the financial services firm successfully addresses regulatory requirements, mitigates security risks, and enhances operational efficiency in </w:t>
      </w:r>
      <w:r w:rsidR="007C15E1">
        <w:t>its</w:t>
      </w:r>
      <w:r>
        <w:t xml:space="preserve"> AWS cloud environment. Through the strategic use of AWS management and governance services, the firm achieves greater visibility, control, and resilience in the cloud.</w:t>
      </w:r>
    </w:p>
    <w:p w14:paraId="03728A85" w14:textId="68A95B46" w:rsidR="00DD7CA2" w:rsidRDefault="00000000">
      <w:pPr>
        <w:pStyle w:val="NormalBPBHEB"/>
        <w:pPrChange w:id="943" w:author="Arya" w:date="2025-02-28T10:21:00Z" w16du:dateUtc="2025-02-28T04:51:00Z">
          <w:pPr/>
        </w:pPrChange>
      </w:pPr>
      <w:r>
        <w:t xml:space="preserve">In conclusion, mastering AWS management and governance is essential for organizations </w:t>
      </w:r>
      <w:r w:rsidR="00600E0B">
        <w:t>looking</w:t>
      </w:r>
      <w:r>
        <w:t xml:space="preserve"> to harness the full potential of cloud computing while </w:t>
      </w:r>
      <w:r w:rsidR="00FA7976">
        <w:t>keeping</w:t>
      </w:r>
      <w:r>
        <w:t xml:space="preserve"> security, compliance, and operational excellence. By </w:t>
      </w:r>
      <w:r w:rsidR="00600E0B">
        <w:t>using</w:t>
      </w:r>
      <w:r>
        <w:t xml:space="preserve"> the diverse array of AWS management services discussed in this chapter, organizations can build resilient, secure, and cost-effective cloud infrastructures that drive innovation and business growth in the digital age.</w:t>
      </w:r>
      <w:bookmarkEnd w:id="870"/>
    </w:p>
    <w:p w14:paraId="35E59240" w14:textId="77777777" w:rsidR="006E57B9" w:rsidRDefault="006E57B9">
      <w:pPr>
        <w:pStyle w:val="NormalBPBHEB"/>
        <w:pPrChange w:id="944" w:author="Arya" w:date="2025-02-28T10:21:00Z" w16du:dateUtc="2025-02-28T04:51:00Z">
          <w:pPr/>
        </w:pPrChange>
      </w:pPr>
    </w:p>
    <w:sectPr w:rsidR="006E57B9" w:rsidSect="00E40277">
      <w:headerReference w:type="default" r:id="rId23"/>
      <w:pgSz w:w="11906" w:h="16838"/>
      <w:pgMar w:top="1440" w:right="1008" w:bottom="1440" w:left="1440" w:header="706" w:footer="28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Arya" w:date="2025-02-27T14:32:00Z" w:initials="D">
    <w:p w14:paraId="18F0EC18" w14:textId="77777777" w:rsidR="00EF0086" w:rsidRDefault="00EF0086" w:rsidP="00EF0086">
      <w:pPr>
        <w:pStyle w:val="CommentText"/>
      </w:pPr>
      <w:r>
        <w:rPr>
          <w:rStyle w:val="CommentReference"/>
        </w:rPr>
        <w:annotationRef/>
      </w:r>
      <w:r>
        <w:rPr>
          <w:lang w:val="en-IN"/>
        </w:rPr>
        <w:t>The H1s should align with the topics mentioned in the book outline. Please check once.</w:t>
      </w:r>
      <w:r>
        <w:rPr>
          <w:lang w:val="en-IN"/>
        </w:rPr>
        <w:br/>
        <w:t>The book outline mentions the following H1s for this chapter:</w:t>
      </w:r>
      <w:r>
        <w:rPr>
          <w:lang w:val="en-IN"/>
        </w:rPr>
        <w:br/>
        <w:t>AWS Application Migration Service (MGN)</w:t>
      </w:r>
    </w:p>
    <w:p w14:paraId="6D9E1CB9" w14:textId="77777777" w:rsidR="00EF0086" w:rsidRDefault="00EF0086" w:rsidP="00EF0086">
      <w:pPr>
        <w:pStyle w:val="CommentText"/>
      </w:pPr>
      <w:r>
        <w:rPr>
          <w:lang w:val="en-IN"/>
        </w:rPr>
        <w:t>AWS Application Discovery Service</w:t>
      </w:r>
    </w:p>
    <w:p w14:paraId="65C0D466" w14:textId="77777777" w:rsidR="00EF0086" w:rsidRDefault="00EF0086" w:rsidP="00EF0086">
      <w:pPr>
        <w:pStyle w:val="CommentText"/>
      </w:pPr>
      <w:r>
        <w:rPr>
          <w:lang w:val="en-IN"/>
        </w:rPr>
        <w:t>AWS Database Migration Service (DMS)</w:t>
      </w:r>
    </w:p>
    <w:p w14:paraId="31A13C2D" w14:textId="77777777" w:rsidR="00EF0086" w:rsidRDefault="00EF0086" w:rsidP="00EF0086">
      <w:pPr>
        <w:pStyle w:val="CommentText"/>
      </w:pPr>
      <w:r>
        <w:rPr>
          <w:lang w:val="en-IN"/>
        </w:rPr>
        <w:t>AWS DataSync</w:t>
      </w:r>
    </w:p>
    <w:p w14:paraId="118E4C23" w14:textId="77777777" w:rsidR="00EF0086" w:rsidRDefault="00EF0086" w:rsidP="00EF0086">
      <w:pPr>
        <w:pStyle w:val="CommentText"/>
      </w:pPr>
      <w:r>
        <w:rPr>
          <w:lang w:val="en-IN"/>
        </w:rPr>
        <w:t>AWS Mainframe Modernization</w:t>
      </w:r>
    </w:p>
    <w:p w14:paraId="1B0BA0A0" w14:textId="77777777" w:rsidR="00EF0086" w:rsidRDefault="00EF0086" w:rsidP="00EF0086">
      <w:pPr>
        <w:pStyle w:val="CommentText"/>
      </w:pPr>
      <w:r>
        <w:rPr>
          <w:lang w:val="en-IN"/>
        </w:rPr>
        <w:t>AWS Migration Hub</w:t>
      </w:r>
    </w:p>
    <w:p w14:paraId="281DDFA9" w14:textId="77777777" w:rsidR="00EF0086" w:rsidRDefault="00EF0086" w:rsidP="00EF0086">
      <w:pPr>
        <w:pStyle w:val="CommentText"/>
      </w:pPr>
      <w:r>
        <w:rPr>
          <w:lang w:val="en-IN"/>
        </w:rPr>
        <w:t>AWS Transfer Family</w:t>
      </w:r>
    </w:p>
    <w:p w14:paraId="6EC1ED84" w14:textId="77777777" w:rsidR="00EF0086" w:rsidRDefault="00EF0086" w:rsidP="00EF0086">
      <w:pPr>
        <w:pStyle w:val="CommentText"/>
      </w:pPr>
      <w:r>
        <w:rPr>
          <w:lang w:val="en-IN"/>
        </w:rPr>
        <w:t>Migration Evaluator (formerly TSO Logic)</w:t>
      </w:r>
    </w:p>
  </w:comment>
  <w:comment w:id="59" w:author="Arya" w:date="2025-02-27T14:40:00Z" w:initials="D">
    <w:p w14:paraId="464A9C7B" w14:textId="77777777" w:rsidR="007A6046" w:rsidRDefault="007A6046" w:rsidP="007A6046">
      <w:pPr>
        <w:pStyle w:val="CommentText"/>
      </w:pPr>
      <w:r>
        <w:rPr>
          <w:rStyle w:val="CommentReference"/>
        </w:rPr>
        <w:annotationRef/>
      </w:r>
      <w:r>
        <w:rPr>
          <w:lang w:val="en-IN"/>
        </w:rPr>
        <w:t>Please check the figure caption 12.1 for formatting reference.</w:t>
      </w:r>
    </w:p>
  </w:comment>
  <w:comment w:id="79" w:author="Arya" w:date="2025-02-27T14:55:00Z" w:initials="D">
    <w:p w14:paraId="36BA07E3" w14:textId="77777777" w:rsidR="00405E70" w:rsidRDefault="00405E70" w:rsidP="00405E70">
      <w:pPr>
        <w:pStyle w:val="CommentText"/>
      </w:pPr>
      <w:r>
        <w:rPr>
          <w:rStyle w:val="CommentReference"/>
        </w:rPr>
        <w:annotationRef/>
      </w:r>
      <w:r>
        <w:rPr>
          <w:lang w:val="en-IN"/>
        </w:rPr>
        <w:t>Please refer to figure caption 12.1 for formatting reference.</w:t>
      </w:r>
    </w:p>
  </w:comment>
  <w:comment w:id="96" w:author="Arya" w:date="2025-02-27T14:57:00Z" w:initials="D">
    <w:p w14:paraId="71424810" w14:textId="77777777" w:rsidR="00405E70" w:rsidRDefault="00405E70" w:rsidP="00405E70">
      <w:pPr>
        <w:pStyle w:val="CommentText"/>
      </w:pPr>
      <w:r>
        <w:rPr>
          <w:rStyle w:val="CommentReference"/>
        </w:rPr>
        <w:annotationRef/>
      </w:r>
      <w:r>
        <w:rPr>
          <w:lang w:val="en-IN"/>
        </w:rPr>
        <w:t>Please refer to figure caption 12.1 for formatting reference.</w:t>
      </w:r>
    </w:p>
  </w:comment>
  <w:comment w:id="167" w:author="Arya" w:date="2025-02-27T15:01:00Z" w:initials="D">
    <w:p w14:paraId="39AA9235" w14:textId="77777777" w:rsidR="006330E3" w:rsidRDefault="006330E3" w:rsidP="006330E3">
      <w:pPr>
        <w:pStyle w:val="CommentText"/>
      </w:pPr>
      <w:r>
        <w:rPr>
          <w:rStyle w:val="CommentReference"/>
        </w:rPr>
        <w:annotationRef/>
      </w:r>
      <w:r>
        <w:rPr>
          <w:lang w:val="en-IN"/>
        </w:rPr>
        <w:t>Please add a lead in statement and figure caption for all the figures.</w:t>
      </w:r>
    </w:p>
  </w:comment>
  <w:comment w:id="280" w:author="Arya" w:date="2025-02-27T15:19:00Z" w:initials="D">
    <w:p w14:paraId="0F0339EB" w14:textId="77777777" w:rsidR="006E5D5F" w:rsidRDefault="006E5D5F" w:rsidP="006E5D5F">
      <w:pPr>
        <w:pStyle w:val="CommentText"/>
      </w:pPr>
      <w:r>
        <w:rPr>
          <w:rStyle w:val="CommentReference"/>
        </w:rPr>
        <w:annotationRef/>
      </w:r>
      <w:r>
        <w:rPr>
          <w:lang w:val="en-IN"/>
        </w:rPr>
        <w:t>Please clarify the usage of **</w:t>
      </w:r>
    </w:p>
  </w:comment>
  <w:comment w:id="273" w:author="Arya" w:date="2025-02-27T15:20:00Z" w:initials="D">
    <w:p w14:paraId="609B481E" w14:textId="77777777" w:rsidR="006E5D5F" w:rsidRDefault="006E5D5F" w:rsidP="006E5D5F">
      <w:pPr>
        <w:pStyle w:val="CommentText"/>
      </w:pPr>
      <w:r>
        <w:rPr>
          <w:rStyle w:val="CommentReference"/>
        </w:rPr>
        <w:annotationRef/>
      </w:r>
      <w:r>
        <w:rPr>
          <w:lang w:val="en-IN"/>
        </w:rPr>
        <w:t>Please add a lead in statement for the bulleted list.</w:t>
      </w:r>
    </w:p>
  </w:comment>
  <w:comment w:id="299" w:author="Arya" w:date="2025-03-03T11:08:00Z" w:initials="D">
    <w:p w14:paraId="407AF010" w14:textId="77777777" w:rsidR="00534070" w:rsidRDefault="00534070" w:rsidP="00534070">
      <w:pPr>
        <w:pStyle w:val="CommentText"/>
      </w:pPr>
      <w:r>
        <w:rPr>
          <w:rStyle w:val="CommentReference"/>
        </w:rPr>
        <w:annotationRef/>
      </w:r>
      <w:r>
        <w:t xml:space="preserve">According to or style guidelines, we refrain from using colon in headings. Kindly rephrase. </w:t>
      </w:r>
    </w:p>
  </w:comment>
  <w:comment w:id="321" w:author="Arya" w:date="2025-02-27T15:33:00Z" w:initials="D">
    <w:p w14:paraId="2ACCAA26" w14:textId="071733DD" w:rsidR="004F2C03" w:rsidRDefault="004F2C03" w:rsidP="004F2C03">
      <w:pPr>
        <w:pStyle w:val="CommentText"/>
      </w:pPr>
      <w:r>
        <w:rPr>
          <w:rStyle w:val="CommentReference"/>
        </w:rPr>
        <w:annotationRef/>
      </w:r>
      <w:r>
        <w:rPr>
          <w:lang w:val="en-IN"/>
        </w:rPr>
        <w:t xml:space="preserve">According to our style guidelines, we refrain from using colon in headings. Kindly rephrase. </w:t>
      </w:r>
    </w:p>
  </w:comment>
  <w:comment w:id="350" w:author="Arya" w:date="2025-02-27T15:45:00Z" w:initials="D">
    <w:p w14:paraId="708C892F" w14:textId="77777777" w:rsidR="00DE53CC" w:rsidRDefault="00DE53CC" w:rsidP="00DE53CC">
      <w:pPr>
        <w:pStyle w:val="CommentText"/>
      </w:pPr>
      <w:r>
        <w:rPr>
          <w:rStyle w:val="CommentReference"/>
        </w:rPr>
        <w:annotationRef/>
      </w:r>
      <w:r>
        <w:rPr>
          <w:lang w:val="en-IN"/>
        </w:rPr>
        <w:t>Please clarify the usage of **</w:t>
      </w:r>
    </w:p>
  </w:comment>
  <w:comment w:id="367" w:author="Arya" w:date="2025-02-27T15:49:00Z" w:initials="D">
    <w:p w14:paraId="72993B68" w14:textId="77777777" w:rsidR="00723532" w:rsidRDefault="00723532" w:rsidP="00723532">
      <w:pPr>
        <w:pStyle w:val="CommentText"/>
      </w:pPr>
      <w:r>
        <w:rPr>
          <w:rStyle w:val="CommentReference"/>
        </w:rPr>
        <w:annotationRef/>
      </w:r>
      <w:r>
        <w:rPr>
          <w:lang w:val="en-IN"/>
        </w:rPr>
        <w:t>According to our style guidelines, we refrain from using colon in headings.Kindly rephrase.</w:t>
      </w:r>
    </w:p>
  </w:comment>
  <w:comment w:id="388" w:author="Arya" w:date="2025-02-27T15:53:00Z" w:initials="D">
    <w:p w14:paraId="74E78E67" w14:textId="77777777" w:rsidR="00AE364D" w:rsidRDefault="00AE364D" w:rsidP="00AE364D">
      <w:pPr>
        <w:pStyle w:val="CommentText"/>
      </w:pPr>
      <w:r>
        <w:rPr>
          <w:rStyle w:val="CommentReference"/>
        </w:rPr>
        <w:annotationRef/>
      </w:r>
      <w:r>
        <w:rPr>
          <w:lang w:val="en-IN"/>
        </w:rPr>
        <w:t>According to our style guidelines, we refrain from using colon in headings. Kindly rephrase.</w:t>
      </w:r>
    </w:p>
  </w:comment>
  <w:comment w:id="451" w:author="Arya" w:date="2025-02-27T16:19:00Z" w:initials="D">
    <w:p w14:paraId="0022D29B" w14:textId="77777777" w:rsidR="00A41F88" w:rsidRDefault="00A41F88" w:rsidP="00A41F88">
      <w:pPr>
        <w:pStyle w:val="CommentText"/>
      </w:pPr>
      <w:r>
        <w:rPr>
          <w:rStyle w:val="CommentReference"/>
        </w:rPr>
        <w:annotationRef/>
      </w:r>
      <w:r>
        <w:rPr>
          <w:color w:val="222222"/>
        </w:rPr>
        <w:t>According to our style guidelines, we refrain from using colon in headings. Please rephrase.</w:t>
      </w:r>
      <w:r>
        <w:rPr>
          <w:color w:val="222222"/>
        </w:rPr>
        <w:br/>
        <w:t>Also, kindly keep the heading between 5-7 words for improved readability.</w:t>
      </w:r>
    </w:p>
    <w:p w14:paraId="335E4C68" w14:textId="77777777" w:rsidR="00A41F88" w:rsidRDefault="00A41F88" w:rsidP="00A41F88">
      <w:pPr>
        <w:pStyle w:val="CommentText"/>
      </w:pPr>
      <w:r>
        <w:br/>
      </w:r>
    </w:p>
  </w:comment>
  <w:comment w:id="501" w:author="Arya" w:date="2025-02-27T16:23:00Z" w:initials="D">
    <w:p w14:paraId="00BEE95D" w14:textId="77777777" w:rsidR="00696396" w:rsidRDefault="00696396" w:rsidP="00696396">
      <w:pPr>
        <w:pStyle w:val="CommentText"/>
      </w:pPr>
      <w:r>
        <w:rPr>
          <w:rStyle w:val="CommentReference"/>
        </w:rPr>
        <w:annotationRef/>
      </w:r>
      <w:r>
        <w:rPr>
          <w:color w:val="222222"/>
        </w:rPr>
        <w:t>According to our style guidelines, we refrain from using colon in headings. Please rephrase.</w:t>
      </w:r>
      <w:r>
        <w:rPr>
          <w:color w:val="222222"/>
        </w:rPr>
        <w:br/>
        <w:t>Also, kindly keep the heading between 5-7 words for improved readability.</w:t>
      </w:r>
    </w:p>
  </w:comment>
  <w:comment w:id="520" w:author="Arya" w:date="2025-02-27T16:25:00Z" w:initials="D">
    <w:p w14:paraId="482D3D9D" w14:textId="77777777" w:rsidR="00ED5C99" w:rsidRDefault="00ED5C99" w:rsidP="00ED5C99">
      <w:pPr>
        <w:pStyle w:val="CommentText"/>
      </w:pPr>
      <w:r>
        <w:rPr>
          <w:rStyle w:val="CommentReference"/>
        </w:rPr>
        <w:annotationRef/>
      </w:r>
      <w:r>
        <w:rPr>
          <w:lang w:val="en-IN"/>
        </w:rPr>
        <w:t>Please refrain from using colon in headings.</w:t>
      </w:r>
    </w:p>
  </w:comment>
  <w:comment w:id="543" w:author="Arya" w:date="2025-02-27T16:26:00Z" w:initials="D">
    <w:p w14:paraId="68C36C55" w14:textId="77777777" w:rsidR="00DB686F" w:rsidRDefault="00DB686F" w:rsidP="00DB686F">
      <w:pPr>
        <w:pStyle w:val="CommentText"/>
      </w:pPr>
      <w:r>
        <w:rPr>
          <w:rStyle w:val="CommentReference"/>
        </w:rPr>
        <w:annotationRef/>
      </w:r>
      <w:r>
        <w:rPr>
          <w:color w:val="222222"/>
        </w:rPr>
        <w:t>According to our style guidelines, we refrain from using colon in headings. Please rephrase.</w:t>
      </w:r>
      <w:r>
        <w:rPr>
          <w:color w:val="222222"/>
        </w:rPr>
        <w:br/>
        <w:t>Also, kindly keep the heading between 5-7 words for improved readability.</w:t>
      </w:r>
    </w:p>
  </w:comment>
  <w:comment w:id="583" w:author="Arya" w:date="2025-02-27T16:37:00Z" w:initials="D">
    <w:p w14:paraId="21E11F42" w14:textId="77777777" w:rsidR="000F7E07" w:rsidRDefault="000F7E07" w:rsidP="000F7E07">
      <w:pPr>
        <w:pStyle w:val="CommentText"/>
      </w:pPr>
      <w:r>
        <w:rPr>
          <w:rStyle w:val="CommentReference"/>
        </w:rPr>
        <w:annotationRef/>
      </w:r>
      <w:r>
        <w:rPr>
          <w:color w:val="222222"/>
        </w:rPr>
        <w:t>According to our style guidelines, we refrain from using colon in headings. Please rephrase.</w:t>
      </w:r>
      <w:r>
        <w:rPr>
          <w:color w:val="222222"/>
        </w:rPr>
        <w:br/>
        <w:t>Also, kindly keep the heading between 5-7 words for improved readability.</w:t>
      </w:r>
    </w:p>
  </w:comment>
  <w:comment w:id="646" w:author="Arya" w:date="2025-02-28T09:37:00Z" w:initials="D">
    <w:p w14:paraId="07DCD545" w14:textId="77777777" w:rsidR="001C0A00" w:rsidRDefault="00EB476D" w:rsidP="001C0A00">
      <w:pPr>
        <w:pStyle w:val="CommentText"/>
      </w:pPr>
      <w:r>
        <w:rPr>
          <w:rStyle w:val="CommentReference"/>
        </w:rPr>
        <w:annotationRef/>
      </w:r>
      <w:r w:rsidR="001C0A00">
        <w:rPr>
          <w:color w:val="222222"/>
          <w:highlight w:val="white"/>
        </w:rPr>
        <w:t>According to our style guidelines, we refrain from using colon in headings. Requesting you to rephrase the heading accordingly. Also, please make sure that it does not exceed 7 words.</w:t>
      </w:r>
    </w:p>
  </w:comment>
  <w:comment w:id="694" w:author="Arya" w:date="2025-02-28T09:45:00Z" w:initials="D">
    <w:p w14:paraId="0439C9C8" w14:textId="1BF9F3B3" w:rsidR="001C0A00" w:rsidRDefault="001C0A00" w:rsidP="001C0A00">
      <w:pPr>
        <w:pStyle w:val="CommentText"/>
      </w:pPr>
      <w:r>
        <w:rPr>
          <w:rStyle w:val="CommentReference"/>
        </w:rPr>
        <w:annotationRef/>
      </w:r>
      <w:r>
        <w:rPr>
          <w:color w:val="222222"/>
          <w:highlight w:val="white"/>
        </w:rPr>
        <w:t>According to our style guidelines, we refrain from using colon in headings. Also, please rephrase the heading so that it does not exceed 7 words.</w:t>
      </w:r>
    </w:p>
  </w:comment>
  <w:comment w:id="746" w:author="Arya" w:date="2025-02-28T10:06:00Z" w:initials="D">
    <w:p w14:paraId="7B7F7004" w14:textId="77777777" w:rsidR="00CE78EB" w:rsidRDefault="00CE78EB" w:rsidP="00CE78EB">
      <w:pPr>
        <w:pStyle w:val="CommentText"/>
      </w:pPr>
      <w:r>
        <w:rPr>
          <w:rStyle w:val="CommentReference"/>
        </w:rPr>
        <w:annotationRef/>
      </w:r>
      <w:r>
        <w:rPr>
          <w:color w:val="222222"/>
          <w:highlight w:val="white"/>
        </w:rPr>
        <w:t>According to our style guidelines, we refrain from using colon in headings. Also, please rephrase the heading so that it does not exceed 7 words.</w:t>
      </w:r>
    </w:p>
  </w:comment>
  <w:comment w:id="804" w:author="Arya" w:date="2025-02-28T10:09:00Z" w:initials="D">
    <w:p w14:paraId="2E43C6B3" w14:textId="77777777" w:rsidR="00DC3B8F" w:rsidRDefault="00DC3B8F" w:rsidP="00DC3B8F">
      <w:pPr>
        <w:pStyle w:val="CommentText"/>
      </w:pPr>
      <w:r>
        <w:rPr>
          <w:rStyle w:val="CommentReference"/>
        </w:rPr>
        <w:annotationRef/>
      </w:r>
      <w:r>
        <w:rPr>
          <w:color w:val="222222"/>
          <w:highlight w:val="white"/>
        </w:rPr>
        <w:t>According to our style guidelines, we refrain from using colon in headings. Also, please rephrase the heading so that it does not exceed 7 words.</w:t>
      </w:r>
    </w:p>
  </w:comment>
  <w:comment w:id="872" w:author="Arya" w:date="2025-03-03T11:25:00Z" w:initials="D">
    <w:p w14:paraId="323D94AD" w14:textId="77777777" w:rsidR="00605D3A" w:rsidRDefault="00605D3A" w:rsidP="00605D3A">
      <w:pPr>
        <w:pStyle w:val="CommentText"/>
      </w:pPr>
      <w:r>
        <w:rPr>
          <w:rStyle w:val="CommentReference"/>
        </w:rPr>
        <w:annotationRef/>
      </w:r>
      <w:r>
        <w:t xml:space="preserve">Conclusion - It can be of two paragraphs. Second paragraph being a brief description about the next chapter. </w:t>
      </w:r>
    </w:p>
  </w:comment>
  <w:comment w:id="874" w:author="Arya" w:date="2025-02-28T10:13:00Z" w:initials="D">
    <w:p w14:paraId="4E4A682B" w14:textId="47E2185C" w:rsidR="00FE34D1" w:rsidRDefault="00FE34D1" w:rsidP="00FE34D1">
      <w:pPr>
        <w:pStyle w:val="CommentText"/>
      </w:pPr>
      <w:r>
        <w:rPr>
          <w:rStyle w:val="CommentReference"/>
        </w:rPr>
        <w:annotationRef/>
      </w:r>
      <w:r>
        <w:t>Chapter 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EC1ED84" w15:done="0"/>
  <w15:commentEx w15:paraId="464A9C7B" w15:done="0"/>
  <w15:commentEx w15:paraId="36BA07E3" w15:done="0"/>
  <w15:commentEx w15:paraId="71424810" w15:done="0"/>
  <w15:commentEx w15:paraId="39AA9235" w15:done="0"/>
  <w15:commentEx w15:paraId="0F0339EB" w15:done="0"/>
  <w15:commentEx w15:paraId="609B481E" w15:done="0"/>
  <w15:commentEx w15:paraId="407AF010" w15:done="0"/>
  <w15:commentEx w15:paraId="2ACCAA26" w15:done="0"/>
  <w15:commentEx w15:paraId="708C892F" w15:done="0"/>
  <w15:commentEx w15:paraId="72993B68" w15:done="0"/>
  <w15:commentEx w15:paraId="74E78E67" w15:done="0"/>
  <w15:commentEx w15:paraId="335E4C68" w15:done="0"/>
  <w15:commentEx w15:paraId="00BEE95D" w15:done="0"/>
  <w15:commentEx w15:paraId="482D3D9D" w15:done="0"/>
  <w15:commentEx w15:paraId="68C36C55" w15:done="0"/>
  <w15:commentEx w15:paraId="21E11F42" w15:done="0"/>
  <w15:commentEx w15:paraId="07DCD545" w15:done="0"/>
  <w15:commentEx w15:paraId="0439C9C8" w15:done="0"/>
  <w15:commentEx w15:paraId="7B7F7004" w15:done="0"/>
  <w15:commentEx w15:paraId="2E43C6B3" w15:done="0"/>
  <w15:commentEx w15:paraId="323D94AD" w15:done="0"/>
  <w15:commentEx w15:paraId="4E4A68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28A9720" w16cex:dateUtc="2025-02-27T09:02:00Z"/>
  <w16cex:commentExtensible w16cex:durableId="16C93430" w16cex:dateUtc="2025-02-27T09:10:00Z"/>
  <w16cex:commentExtensible w16cex:durableId="4EDA0731" w16cex:dateUtc="2025-02-27T09:25:00Z"/>
  <w16cex:commentExtensible w16cex:durableId="6F1FFB3B" w16cex:dateUtc="2025-02-27T09:27:00Z"/>
  <w16cex:commentExtensible w16cex:durableId="7141FF86" w16cex:dateUtc="2025-02-27T09:31:00Z"/>
  <w16cex:commentExtensible w16cex:durableId="05E5193E" w16cex:dateUtc="2025-02-27T09:49:00Z"/>
  <w16cex:commentExtensible w16cex:durableId="3C6C5A4C" w16cex:dateUtc="2025-02-27T09:50:00Z"/>
  <w16cex:commentExtensible w16cex:durableId="05B37B61" w16cex:dateUtc="2025-03-03T05:38:00Z"/>
  <w16cex:commentExtensible w16cex:durableId="6502737A" w16cex:dateUtc="2025-02-27T10:03:00Z"/>
  <w16cex:commentExtensible w16cex:durableId="100C85E3" w16cex:dateUtc="2025-02-27T10:15:00Z"/>
  <w16cex:commentExtensible w16cex:durableId="63029813" w16cex:dateUtc="2025-02-27T10:19:00Z"/>
  <w16cex:commentExtensible w16cex:durableId="411881FA" w16cex:dateUtc="2025-02-27T10:23:00Z"/>
  <w16cex:commentExtensible w16cex:durableId="7D3E3CF8" w16cex:dateUtc="2025-02-27T10:49:00Z"/>
  <w16cex:commentExtensible w16cex:durableId="186A815C" w16cex:dateUtc="2025-02-27T10:53:00Z"/>
  <w16cex:commentExtensible w16cex:durableId="4A7F25B9" w16cex:dateUtc="2025-02-27T10:55:00Z"/>
  <w16cex:commentExtensible w16cex:durableId="25048BF8" w16cex:dateUtc="2025-02-27T10:56:00Z"/>
  <w16cex:commentExtensible w16cex:durableId="2B938054" w16cex:dateUtc="2025-02-27T11:07:00Z"/>
  <w16cex:commentExtensible w16cex:durableId="58A2840F" w16cex:dateUtc="2025-02-28T04:07:00Z"/>
  <w16cex:commentExtensible w16cex:durableId="30915E7F" w16cex:dateUtc="2025-02-28T04:15:00Z"/>
  <w16cex:commentExtensible w16cex:durableId="724124CD" w16cex:dateUtc="2025-02-28T04:36:00Z"/>
  <w16cex:commentExtensible w16cex:durableId="330D7EEC" w16cex:dateUtc="2025-02-28T04:39:00Z"/>
  <w16cex:commentExtensible w16cex:durableId="32EAE091" w16cex:dateUtc="2025-03-03T05:55:00Z"/>
  <w16cex:commentExtensible w16cex:durableId="6DC712F3" w16cex:dateUtc="2025-02-28T0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EC1ED84" w16cid:durableId="028A9720"/>
  <w16cid:commentId w16cid:paraId="464A9C7B" w16cid:durableId="16C93430"/>
  <w16cid:commentId w16cid:paraId="36BA07E3" w16cid:durableId="4EDA0731"/>
  <w16cid:commentId w16cid:paraId="71424810" w16cid:durableId="6F1FFB3B"/>
  <w16cid:commentId w16cid:paraId="39AA9235" w16cid:durableId="7141FF86"/>
  <w16cid:commentId w16cid:paraId="0F0339EB" w16cid:durableId="05E5193E"/>
  <w16cid:commentId w16cid:paraId="609B481E" w16cid:durableId="3C6C5A4C"/>
  <w16cid:commentId w16cid:paraId="407AF010" w16cid:durableId="05B37B61"/>
  <w16cid:commentId w16cid:paraId="2ACCAA26" w16cid:durableId="6502737A"/>
  <w16cid:commentId w16cid:paraId="708C892F" w16cid:durableId="100C85E3"/>
  <w16cid:commentId w16cid:paraId="72993B68" w16cid:durableId="63029813"/>
  <w16cid:commentId w16cid:paraId="74E78E67" w16cid:durableId="411881FA"/>
  <w16cid:commentId w16cid:paraId="335E4C68" w16cid:durableId="7D3E3CF8"/>
  <w16cid:commentId w16cid:paraId="00BEE95D" w16cid:durableId="186A815C"/>
  <w16cid:commentId w16cid:paraId="482D3D9D" w16cid:durableId="4A7F25B9"/>
  <w16cid:commentId w16cid:paraId="68C36C55" w16cid:durableId="25048BF8"/>
  <w16cid:commentId w16cid:paraId="21E11F42" w16cid:durableId="2B938054"/>
  <w16cid:commentId w16cid:paraId="07DCD545" w16cid:durableId="58A2840F"/>
  <w16cid:commentId w16cid:paraId="0439C9C8" w16cid:durableId="30915E7F"/>
  <w16cid:commentId w16cid:paraId="7B7F7004" w16cid:durableId="724124CD"/>
  <w16cid:commentId w16cid:paraId="2E43C6B3" w16cid:durableId="330D7EEC"/>
  <w16cid:commentId w16cid:paraId="323D94AD" w16cid:durableId="32EAE091"/>
  <w16cid:commentId w16cid:paraId="4E4A682B" w16cid:durableId="6DC712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8272D" w14:textId="77777777" w:rsidR="00A32752" w:rsidRDefault="00A32752">
      <w:pPr>
        <w:spacing w:after="0" w:line="240" w:lineRule="auto"/>
      </w:pPr>
      <w:r>
        <w:separator/>
      </w:r>
    </w:p>
  </w:endnote>
  <w:endnote w:type="continuationSeparator" w:id="0">
    <w:p w14:paraId="511140B4" w14:textId="77777777" w:rsidR="00A32752" w:rsidRDefault="00A32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CCE79A" w14:textId="77777777" w:rsidR="00A32752" w:rsidRDefault="00A32752" w:rsidP="005935FF">
      <w:pPr>
        <w:spacing w:after="0" w:line="240" w:lineRule="auto"/>
      </w:pPr>
      <w:r>
        <w:separator/>
      </w:r>
    </w:p>
  </w:footnote>
  <w:footnote w:type="continuationSeparator" w:id="0">
    <w:p w14:paraId="2896626E" w14:textId="77777777" w:rsidR="00A32752" w:rsidRDefault="00A32752" w:rsidP="005935FF">
      <w:pPr>
        <w:spacing w:after="0" w:line="240" w:lineRule="auto"/>
      </w:pPr>
      <w:r>
        <w:continuationSeparator/>
      </w:r>
    </w:p>
  </w:footnote>
  <w:footnote w:id="1">
    <w:p w14:paraId="2F68ED0E" w14:textId="1448879C" w:rsidR="00F8677E" w:rsidRDefault="00000000">
      <w:pPr>
        <w:pStyle w:val="FootnoteText"/>
      </w:pPr>
      <w:r>
        <w:rPr>
          <w:rStyle w:val="FootnoteReference"/>
        </w:rPr>
        <w:footnoteRef/>
      </w:r>
      <w:r>
        <w:t xml:space="preserve"> </w:t>
      </w:r>
      <w:r w:rsidRPr="00F8677E">
        <w:t>Amazon Web Services, Inc. (n.d.a). AWS Organizations. Retrieved from https://aws.amazon.com/organizations/</w:t>
      </w:r>
    </w:p>
  </w:footnote>
  <w:footnote w:id="2">
    <w:p w14:paraId="1647CCF1" w14:textId="17DC64D5" w:rsidR="00F8677E" w:rsidRDefault="00000000">
      <w:pPr>
        <w:pStyle w:val="FootnoteText"/>
      </w:pPr>
      <w:r>
        <w:rPr>
          <w:rStyle w:val="FootnoteReference"/>
        </w:rPr>
        <w:footnoteRef/>
      </w:r>
      <w:r>
        <w:t xml:space="preserve"> </w:t>
      </w:r>
      <w:r w:rsidRPr="00F8677E">
        <w:t>Amazon Web Services, Inc. (n.d.b). AWS Organizations Documentation. Retrieved from https://docs.aws.amazon.com/organizations/</w:t>
      </w:r>
    </w:p>
  </w:footnote>
  <w:footnote w:id="3">
    <w:p w14:paraId="11407942" w14:textId="03389C8E" w:rsidR="00F8677E" w:rsidRDefault="00000000">
      <w:pPr>
        <w:pStyle w:val="FootnoteText"/>
      </w:pPr>
      <w:r>
        <w:rPr>
          <w:rStyle w:val="FootnoteReference"/>
        </w:rPr>
        <w:footnoteRef/>
      </w:r>
      <w:r>
        <w:t xml:space="preserve"> </w:t>
      </w:r>
      <w:r w:rsidRPr="00F8677E">
        <w:t>Amazon Web Services, Inc. (n.d.a). AWS Personal Health Dashboard. Retrieved from https://aws.amazon.com/personal-health-dashboard/</w:t>
      </w:r>
    </w:p>
  </w:footnote>
  <w:footnote w:id="4">
    <w:p w14:paraId="3E3A63A0" w14:textId="11FEC361" w:rsidR="00F8677E" w:rsidRDefault="00000000">
      <w:pPr>
        <w:pStyle w:val="FootnoteText"/>
      </w:pPr>
      <w:r>
        <w:rPr>
          <w:rStyle w:val="FootnoteReference"/>
        </w:rPr>
        <w:footnoteRef/>
      </w:r>
      <w:r>
        <w:t xml:space="preserve"> </w:t>
      </w:r>
      <w:r w:rsidRPr="00F8677E">
        <w:t>Amazon Web Services, Inc. (n.d.b). AWS Personal Health Dashboard Documentation. Retrieved from https://docs.aws.amazon.com/personal-health/latest/userguide/</w:t>
      </w:r>
    </w:p>
  </w:footnote>
  <w:footnote w:id="5">
    <w:p w14:paraId="02683026" w14:textId="5578A536" w:rsidR="00F8677E" w:rsidRDefault="00000000">
      <w:pPr>
        <w:pStyle w:val="FootnoteText"/>
      </w:pPr>
      <w:r>
        <w:rPr>
          <w:rStyle w:val="FootnoteReference"/>
        </w:rPr>
        <w:footnoteRef/>
      </w:r>
      <w:r>
        <w:t xml:space="preserve"> </w:t>
      </w:r>
      <w:r w:rsidRPr="00F8677E">
        <w:t>Amazon Web Services, Inc. (n.d.a). AWS Proton. Retrieved from https://aws.amazon.com/proton/</w:t>
      </w:r>
    </w:p>
  </w:footnote>
  <w:footnote w:id="6">
    <w:p w14:paraId="599A7522" w14:textId="131C4FE0" w:rsidR="00F8677E" w:rsidRDefault="00000000">
      <w:pPr>
        <w:pStyle w:val="FootnoteText"/>
      </w:pPr>
      <w:r>
        <w:rPr>
          <w:rStyle w:val="FootnoteReference"/>
        </w:rPr>
        <w:footnoteRef/>
      </w:r>
      <w:r>
        <w:t xml:space="preserve"> </w:t>
      </w:r>
      <w:r w:rsidRPr="00F8677E">
        <w:t>Amazon Web Services, Inc. (n.d.b). AWS Proton Documentation. Retrieved from https://docs.aws.amazon.com/proton/</w:t>
      </w:r>
    </w:p>
  </w:footnote>
  <w:footnote w:id="7">
    <w:p w14:paraId="1F784596" w14:textId="40178C27" w:rsidR="00F8677E" w:rsidRDefault="00000000">
      <w:pPr>
        <w:pStyle w:val="FootnoteText"/>
      </w:pPr>
      <w:r>
        <w:rPr>
          <w:rStyle w:val="FootnoteReference"/>
        </w:rPr>
        <w:footnoteRef/>
      </w:r>
      <w:r>
        <w:t xml:space="preserve"> </w:t>
      </w:r>
      <w:r w:rsidRPr="00F8677E">
        <w:t>Amazon Web Services, Inc. (n.d.a). AWS Resilience Hub. Retrieved from https://aws.amazon.com/architecture/resilience-hub/</w:t>
      </w:r>
    </w:p>
  </w:footnote>
  <w:footnote w:id="8">
    <w:p w14:paraId="1B975F6D" w14:textId="646B050C" w:rsidR="00F8677E" w:rsidRDefault="00000000">
      <w:pPr>
        <w:pStyle w:val="FootnoteText"/>
      </w:pPr>
      <w:r>
        <w:rPr>
          <w:rStyle w:val="FootnoteReference"/>
        </w:rPr>
        <w:footnoteRef/>
      </w:r>
      <w:r>
        <w:t xml:space="preserve"> </w:t>
      </w:r>
      <w:r w:rsidRPr="00F8677E">
        <w:t>Amazon Web Services, Inc. (n.d.b). AWS Resilience Hub Documentation. Retrieved from https://docs.aws.amazon.com/wellarchitected/latest/userguide/intro.html</w:t>
      </w:r>
    </w:p>
  </w:footnote>
  <w:footnote w:id="9">
    <w:p w14:paraId="689FF641" w14:textId="04B36CDD" w:rsidR="00F8677E" w:rsidRDefault="00000000">
      <w:pPr>
        <w:pStyle w:val="FootnoteText"/>
      </w:pPr>
      <w:r>
        <w:rPr>
          <w:rStyle w:val="FootnoteReference"/>
        </w:rPr>
        <w:footnoteRef/>
      </w:r>
      <w:r>
        <w:t xml:space="preserve"> </w:t>
      </w:r>
      <w:r w:rsidRPr="00F8677E">
        <w:t>Amazon Web Services, Inc. (n.d.a). AWS Service Catalog. Retrieved from https://aws.amazon.com/servicecatalog/</w:t>
      </w:r>
    </w:p>
  </w:footnote>
  <w:footnote w:id="10">
    <w:p w14:paraId="1DC72D67" w14:textId="7A86191D" w:rsidR="00E34F8B" w:rsidRDefault="00000000">
      <w:pPr>
        <w:pStyle w:val="FootnoteText"/>
      </w:pPr>
      <w:r>
        <w:rPr>
          <w:rStyle w:val="FootnoteReference"/>
        </w:rPr>
        <w:footnoteRef/>
      </w:r>
      <w:r>
        <w:t xml:space="preserve"> </w:t>
      </w:r>
      <w:r w:rsidRPr="00E34F8B">
        <w:t>Amazon Web Services, Inc. (n.d.b). AWS Service Catalog Documentation. Retrieved from https://docs.aws.amazon.com/servicecatalog/</w:t>
      </w:r>
    </w:p>
  </w:footnote>
  <w:footnote w:id="11">
    <w:p w14:paraId="5F845D8A" w14:textId="1DA2034D" w:rsidR="0048185A" w:rsidRDefault="00000000">
      <w:pPr>
        <w:pStyle w:val="FootnoteText"/>
      </w:pPr>
      <w:r>
        <w:rPr>
          <w:rStyle w:val="FootnoteReference"/>
        </w:rPr>
        <w:footnoteRef/>
      </w:r>
      <w:r>
        <w:t xml:space="preserve"> </w:t>
      </w:r>
      <w:r w:rsidRPr="0048185A">
        <w:t>Amazon Web Services, Inc. (n.d.a). AWS Service Management Connector. Retrieved from https://aws.amazon.com/servicenow/</w:t>
      </w:r>
    </w:p>
  </w:footnote>
  <w:footnote w:id="12">
    <w:p w14:paraId="2680C973" w14:textId="318AD268" w:rsidR="00D3289E" w:rsidRDefault="00000000">
      <w:pPr>
        <w:pStyle w:val="FootnoteText"/>
      </w:pPr>
      <w:r>
        <w:rPr>
          <w:rStyle w:val="FootnoteReference"/>
        </w:rPr>
        <w:footnoteRef/>
      </w:r>
      <w:r>
        <w:t xml:space="preserve"> </w:t>
      </w:r>
      <w:r w:rsidRPr="00D3289E">
        <w:t>Amazon Web Services, Inc. (n.d.b). AWS Service Management Connector Documentation. Retrieved from https://docs.aws.amazon.com/servicenow/</w:t>
      </w:r>
    </w:p>
  </w:footnote>
  <w:footnote w:id="13">
    <w:p w14:paraId="039D2971" w14:textId="503C24F6" w:rsidR="000416F0" w:rsidRDefault="00000000">
      <w:pPr>
        <w:pStyle w:val="FootnoteText"/>
      </w:pPr>
      <w:r>
        <w:rPr>
          <w:rStyle w:val="FootnoteReference"/>
        </w:rPr>
        <w:footnoteRef/>
      </w:r>
      <w:r>
        <w:t xml:space="preserve"> </w:t>
      </w:r>
      <w:r w:rsidRPr="000416F0">
        <w:t>Amazon Web Services, Inc. (n.d.a). AWS Systems Manager. Retrieved from https://aws.amazon.com/systems-manager/</w:t>
      </w:r>
    </w:p>
  </w:footnote>
  <w:footnote w:id="14">
    <w:p w14:paraId="4B194F50" w14:textId="76DE3B7B" w:rsidR="000416F0" w:rsidRDefault="00000000">
      <w:pPr>
        <w:pStyle w:val="FootnoteText"/>
      </w:pPr>
      <w:r>
        <w:rPr>
          <w:rStyle w:val="FootnoteReference"/>
        </w:rPr>
        <w:footnoteRef/>
      </w:r>
      <w:r>
        <w:t xml:space="preserve"> </w:t>
      </w:r>
      <w:r w:rsidRPr="000416F0">
        <w:t>Amazon Web Services, Inc. (n.d.b). AWS Systems Manager Documentation. Retrieved from https://docs.aws.amazon.com/systems-manager/</w:t>
      </w:r>
    </w:p>
  </w:footnote>
  <w:footnote w:id="15">
    <w:p w14:paraId="30C850F3" w14:textId="1CCBA3E5" w:rsidR="00FC5FAC" w:rsidRDefault="00000000">
      <w:pPr>
        <w:pStyle w:val="FootnoteText"/>
      </w:pPr>
      <w:r>
        <w:rPr>
          <w:rStyle w:val="FootnoteReference"/>
        </w:rPr>
        <w:footnoteRef/>
      </w:r>
      <w:r>
        <w:t xml:space="preserve"> </w:t>
      </w:r>
      <w:r w:rsidRPr="00FC5FAC">
        <w:t>Amazon Web Services, Inc. (n.d.a). AWS Trusted Advisor. Retrieved from https://aws.amazon.com/trusted-advisor/</w:t>
      </w:r>
    </w:p>
  </w:footnote>
  <w:footnote w:id="16">
    <w:p w14:paraId="24E3891D" w14:textId="3A840B32" w:rsidR="000416F0" w:rsidRDefault="00000000">
      <w:pPr>
        <w:pStyle w:val="FootnoteText"/>
      </w:pPr>
      <w:r>
        <w:rPr>
          <w:rStyle w:val="FootnoteReference"/>
        </w:rPr>
        <w:footnoteRef/>
      </w:r>
      <w:r>
        <w:t xml:space="preserve"> </w:t>
      </w:r>
      <w:r w:rsidRPr="000416F0">
        <w:t>Amazon Web Services, Inc. (n.d.b). AWS Trusted Advisor Documentation. Retrieved from https://docs.aws.amazon.com/awstrustedadvisor/latest/ug/welcome.html</w:t>
      </w:r>
    </w:p>
  </w:footnote>
  <w:footnote w:id="17">
    <w:p w14:paraId="1DCF9DFA" w14:textId="1CDB4A1D" w:rsidR="00B75588" w:rsidRDefault="00000000">
      <w:pPr>
        <w:pStyle w:val="FootnoteText"/>
      </w:pPr>
      <w:r>
        <w:rPr>
          <w:rStyle w:val="FootnoteReference"/>
        </w:rPr>
        <w:footnoteRef/>
      </w:r>
      <w:r>
        <w:t xml:space="preserve"> </w:t>
      </w:r>
      <w:r w:rsidRPr="00B75588">
        <w:t>Amazon Web Services, Inc. (n.d.a). AWS Well-Architected Tool. Retrieved from https://aws.amazon.com/architecture/well-architected/</w:t>
      </w:r>
    </w:p>
  </w:footnote>
  <w:footnote w:id="18">
    <w:p w14:paraId="1AEC41D0" w14:textId="7A0E9A06" w:rsidR="00B75588" w:rsidRDefault="00000000">
      <w:pPr>
        <w:pStyle w:val="FootnoteText"/>
      </w:pPr>
      <w:r>
        <w:rPr>
          <w:rStyle w:val="FootnoteReference"/>
        </w:rPr>
        <w:footnoteRef/>
      </w:r>
      <w:r>
        <w:t xml:space="preserve"> </w:t>
      </w:r>
      <w:r w:rsidRPr="00B75588">
        <w:t>Amazon Web Services, Inc. (n.d.b). AWS Well-Architected Tool Documentation. Retrieved from https://docs.aws.amazon.com/wellarchitected/latest/userguide/intro.html</w:t>
      </w:r>
    </w:p>
  </w:footnote>
  <w:footnote w:id="19">
    <w:p w14:paraId="4CAC73F3" w14:textId="3112DA25" w:rsidR="004A507D" w:rsidRDefault="00000000">
      <w:pPr>
        <w:pStyle w:val="FootnoteText"/>
      </w:pPr>
      <w:r>
        <w:rPr>
          <w:rStyle w:val="FootnoteReference"/>
        </w:rPr>
        <w:footnoteRef/>
      </w:r>
      <w:r>
        <w:t xml:space="preserve"> </w:t>
      </w:r>
      <w:r w:rsidRPr="004A507D">
        <w:t>Jones, A. (2019). Mastering AWS Management &amp; Governance. Boston: Pearson.</w:t>
      </w:r>
    </w:p>
  </w:footnote>
  <w:footnote w:id="20">
    <w:p w14:paraId="76502428" w14:textId="264123D8" w:rsidR="004A4150" w:rsidRDefault="00000000">
      <w:pPr>
        <w:pStyle w:val="FootnoteText"/>
      </w:pPr>
      <w:r>
        <w:rPr>
          <w:rStyle w:val="FootnoteReference"/>
        </w:rPr>
        <w:footnoteRef/>
      </w:r>
      <w:r>
        <w:t xml:space="preserve"> </w:t>
      </w:r>
      <w:r w:rsidRPr="004A4150">
        <w:t>Smith, J. (2021). Cloud Governance Best Practices. New York: Wiley.</w:t>
      </w:r>
    </w:p>
  </w:footnote>
  <w:footnote w:id="21">
    <w:p w14:paraId="4E71BF10" w14:textId="350EF4BE" w:rsidR="00BD6361" w:rsidRDefault="00000000" w:rsidP="00BD6361">
      <w:pPr>
        <w:pStyle w:val="FootnoteText"/>
      </w:pPr>
      <w:r>
        <w:rPr>
          <w:rStyle w:val="FootnoteReference"/>
        </w:rPr>
        <w:footnoteRef/>
      </w:r>
      <w:r>
        <w:t xml:space="preserve"> Amazon Web Services, Inc. (n.d.). AWS Documentation. Retrieved from https://docs.aws.amazon.com/index.html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000000"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allowOverlap="1" wp14:anchorId="099BF2EA" wp14:editId="3EC2BF31">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4DB54DC8" w14:textId="77777777" w:rsidR="005935FF" w:rsidRDefault="005935FF" w:rsidP="005935FF"/>
                              </w:txbxContent>
                            </wps:txbx>
                            <wps:bodyPr spcFirstLastPara="1" wrap="square" lIns="91425" tIns="91425" rIns="91425" bIns="91425" anchor="ctr" anchorCtr="0"/>
                          </wps:wsp>
                          <wps:wsp>
                            <wps:cNvPr id="236205440" name="Freeform: Shape 236205440"/>
                            <wps:cNvSpPr/>
                            <wps:spPr>
                              <a:xfrm>
                                <a:off x="0" y="238298"/>
                                <a:ext cx="5095875" cy="0"/>
                              </a:xfrm>
                              <a:custGeom>
                                <a:avLst/>
                                <a:gdLst/>
                                <a:ahLst/>
                                <a:cxnLst/>
                                <a:rect l="l" t="t" r="r" b="b"/>
                                <a:pathLst>
                                  <a:path w="5095875" h="1">
                                    <a:moveTo>
                                      <a:pt x="0" y="0"/>
                                    </a:moveTo>
                                    <a:lnTo>
                                      <a:pt x="5095875" y="0"/>
                                    </a:lnTo>
                                  </a:path>
                                </a:pathLst>
                              </a:custGeom>
                              <a:solidFill>
                                <a:srgbClr val="FFFFFF"/>
                              </a:solidFill>
                              <a:ln w="12700">
                                <a:solidFill>
                                  <a:srgbClr val="808080"/>
                                </a:solidFill>
                                <a:prstDash val="solid"/>
                                <a:round/>
                                <a:headEnd w="sm" len="sm"/>
                                <a:tailEnd w="sm" len="sm"/>
                              </a:ln>
                            </wps:spPr>
                            <wps:bodyPr spcFirstLastPara="1" wrap="square" lIns="91425" tIns="91425" rIns="91425" bIns="91425" anchor="ctr" anchorCtr="0"/>
                          </wps:wsp>
                        </wpg:grpSp>
                      </wpg:wgp>
                    </a:graphicData>
                  </a:graphic>
                  <wp14:sizeRelV relativeFrom="margin">
                    <wp14:pctHeight>0</wp14:pctHeight>
                  </wp14:sizeRelV>
                </wp:anchor>
              </w:drawing>
            </mc:Choice>
            <mc:Fallback>
              <w:pict>
                <v:group w14:anchorId="099BF2EA"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4DB54DC8" w14:textId="77777777" w:rsidR="005935FF" w:rsidRDefault="005935FF" w:rsidP="005935FF"/>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D0415E0" w:rsidR="005935FF" w:rsidRDefault="00000000"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800045">
      <w:rPr>
        <w:rFonts w:ascii="Cambria" w:eastAsia="Cambria" w:hAnsi="Cambria" w:cs="Cambria"/>
        <w:color w:val="000000"/>
      </w:rPr>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71EB5"/>
    <w:multiLevelType w:val="multilevel"/>
    <w:tmpl w:val="71BA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E71FA"/>
    <w:multiLevelType w:val="multilevel"/>
    <w:tmpl w:val="B32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E2B6C"/>
    <w:multiLevelType w:val="multilevel"/>
    <w:tmpl w:val="1D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928AF"/>
    <w:multiLevelType w:val="multilevel"/>
    <w:tmpl w:val="E03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B5203"/>
    <w:multiLevelType w:val="multilevel"/>
    <w:tmpl w:val="164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16DE7"/>
    <w:multiLevelType w:val="multilevel"/>
    <w:tmpl w:val="FE1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E32E2"/>
    <w:multiLevelType w:val="multilevel"/>
    <w:tmpl w:val="916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7670A"/>
    <w:multiLevelType w:val="multilevel"/>
    <w:tmpl w:val="5B1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F54D56"/>
    <w:multiLevelType w:val="multilevel"/>
    <w:tmpl w:val="3FF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D62C1"/>
    <w:multiLevelType w:val="multilevel"/>
    <w:tmpl w:val="9C6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34366C"/>
    <w:multiLevelType w:val="multilevel"/>
    <w:tmpl w:val="249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9E1D26"/>
    <w:multiLevelType w:val="multilevel"/>
    <w:tmpl w:val="FFA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A2EB0"/>
    <w:multiLevelType w:val="multilevel"/>
    <w:tmpl w:val="C32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BC2B44"/>
    <w:multiLevelType w:val="multilevel"/>
    <w:tmpl w:val="2D3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FA7277"/>
    <w:multiLevelType w:val="multilevel"/>
    <w:tmpl w:val="1C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3F1FC9"/>
    <w:multiLevelType w:val="multilevel"/>
    <w:tmpl w:val="505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41B89"/>
    <w:multiLevelType w:val="multilevel"/>
    <w:tmpl w:val="1B4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B84BA8"/>
    <w:multiLevelType w:val="multilevel"/>
    <w:tmpl w:val="4FF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151987"/>
    <w:multiLevelType w:val="multilevel"/>
    <w:tmpl w:val="2F22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1C27FE"/>
    <w:multiLevelType w:val="multilevel"/>
    <w:tmpl w:val="C6B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FF29E7"/>
    <w:multiLevelType w:val="multilevel"/>
    <w:tmpl w:val="742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505030"/>
    <w:multiLevelType w:val="multilevel"/>
    <w:tmpl w:val="2D9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616E78"/>
    <w:multiLevelType w:val="multilevel"/>
    <w:tmpl w:val="753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F52740"/>
    <w:multiLevelType w:val="multilevel"/>
    <w:tmpl w:val="0EB4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5F68A4"/>
    <w:multiLevelType w:val="multilevel"/>
    <w:tmpl w:val="586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53B32"/>
    <w:multiLevelType w:val="multilevel"/>
    <w:tmpl w:val="38FE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E84DB8"/>
    <w:multiLevelType w:val="multilevel"/>
    <w:tmpl w:val="A7B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1B14F1"/>
    <w:multiLevelType w:val="multilevel"/>
    <w:tmpl w:val="1D5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1F1E3D"/>
    <w:multiLevelType w:val="multilevel"/>
    <w:tmpl w:val="A3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0349E"/>
    <w:multiLevelType w:val="multilevel"/>
    <w:tmpl w:val="7EE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F77AE0"/>
    <w:multiLevelType w:val="multilevel"/>
    <w:tmpl w:val="6A46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2265AA"/>
    <w:multiLevelType w:val="multilevel"/>
    <w:tmpl w:val="E4B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205852"/>
    <w:multiLevelType w:val="multilevel"/>
    <w:tmpl w:val="0A4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4452BF"/>
    <w:multiLevelType w:val="multilevel"/>
    <w:tmpl w:val="5F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5F55A0"/>
    <w:multiLevelType w:val="multilevel"/>
    <w:tmpl w:val="3B9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8535D8"/>
    <w:multiLevelType w:val="multilevel"/>
    <w:tmpl w:val="D88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90633A"/>
    <w:multiLevelType w:val="multilevel"/>
    <w:tmpl w:val="EA4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3F2A71"/>
    <w:multiLevelType w:val="multilevel"/>
    <w:tmpl w:val="B38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F72BBC"/>
    <w:multiLevelType w:val="multilevel"/>
    <w:tmpl w:val="08F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CA3F6B"/>
    <w:multiLevelType w:val="multilevel"/>
    <w:tmpl w:val="483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72866"/>
    <w:multiLevelType w:val="multilevel"/>
    <w:tmpl w:val="11A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6D42DA"/>
    <w:multiLevelType w:val="multilevel"/>
    <w:tmpl w:val="D138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42180D"/>
    <w:multiLevelType w:val="multilevel"/>
    <w:tmpl w:val="D6D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DF7511E"/>
    <w:multiLevelType w:val="multilevel"/>
    <w:tmpl w:val="7A1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014541"/>
    <w:multiLevelType w:val="multilevel"/>
    <w:tmpl w:val="297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5732E5"/>
    <w:multiLevelType w:val="multilevel"/>
    <w:tmpl w:val="7C1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777E28"/>
    <w:multiLevelType w:val="multilevel"/>
    <w:tmpl w:val="3C1E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5827F1"/>
    <w:multiLevelType w:val="multilevel"/>
    <w:tmpl w:val="ECD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CF06D5"/>
    <w:multiLevelType w:val="multilevel"/>
    <w:tmpl w:val="B69A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DA184C"/>
    <w:multiLevelType w:val="multilevel"/>
    <w:tmpl w:val="A28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FEC51C9"/>
    <w:multiLevelType w:val="multilevel"/>
    <w:tmpl w:val="BAB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A50118"/>
    <w:multiLevelType w:val="multilevel"/>
    <w:tmpl w:val="5B2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D5DAD"/>
    <w:multiLevelType w:val="multilevel"/>
    <w:tmpl w:val="EED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EC6145"/>
    <w:multiLevelType w:val="multilevel"/>
    <w:tmpl w:val="9C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9C501C"/>
    <w:multiLevelType w:val="multilevel"/>
    <w:tmpl w:val="1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0D5230"/>
    <w:multiLevelType w:val="multilevel"/>
    <w:tmpl w:val="76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B21A9"/>
    <w:multiLevelType w:val="multilevel"/>
    <w:tmpl w:val="141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A464F8"/>
    <w:multiLevelType w:val="multilevel"/>
    <w:tmpl w:val="996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CC1B7B"/>
    <w:multiLevelType w:val="multilevel"/>
    <w:tmpl w:val="EAE4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46549C"/>
    <w:multiLevelType w:val="multilevel"/>
    <w:tmpl w:val="49F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63ED6"/>
    <w:multiLevelType w:val="multilevel"/>
    <w:tmpl w:val="A7D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8F43FD"/>
    <w:multiLevelType w:val="multilevel"/>
    <w:tmpl w:val="FA02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E40FCC"/>
    <w:multiLevelType w:val="multilevel"/>
    <w:tmpl w:val="7F0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2267B7"/>
    <w:multiLevelType w:val="multilevel"/>
    <w:tmpl w:val="37AA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B02316"/>
    <w:multiLevelType w:val="multilevel"/>
    <w:tmpl w:val="7A4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C53E3A"/>
    <w:multiLevelType w:val="multilevel"/>
    <w:tmpl w:val="008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281297"/>
    <w:multiLevelType w:val="multilevel"/>
    <w:tmpl w:val="AB64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5431AF"/>
    <w:multiLevelType w:val="multilevel"/>
    <w:tmpl w:val="9BC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9F61D7"/>
    <w:multiLevelType w:val="multilevel"/>
    <w:tmpl w:val="5F6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FB2011"/>
    <w:multiLevelType w:val="multilevel"/>
    <w:tmpl w:val="A2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4D51BB"/>
    <w:multiLevelType w:val="multilevel"/>
    <w:tmpl w:val="915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7D1782"/>
    <w:multiLevelType w:val="multilevel"/>
    <w:tmpl w:val="37E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3C3193"/>
    <w:multiLevelType w:val="multilevel"/>
    <w:tmpl w:val="1076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7548B1"/>
    <w:multiLevelType w:val="multilevel"/>
    <w:tmpl w:val="ED7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9E6C90"/>
    <w:multiLevelType w:val="multilevel"/>
    <w:tmpl w:val="353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375A17"/>
    <w:multiLevelType w:val="multilevel"/>
    <w:tmpl w:val="F7A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020F9"/>
    <w:multiLevelType w:val="multilevel"/>
    <w:tmpl w:val="632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961143"/>
    <w:multiLevelType w:val="multilevel"/>
    <w:tmpl w:val="F6F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C465C8"/>
    <w:multiLevelType w:val="multilevel"/>
    <w:tmpl w:val="F2C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C81B20"/>
    <w:multiLevelType w:val="multilevel"/>
    <w:tmpl w:val="B96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2207C6"/>
    <w:multiLevelType w:val="multilevel"/>
    <w:tmpl w:val="C8C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EB91E9C"/>
    <w:multiLevelType w:val="multilevel"/>
    <w:tmpl w:val="075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F756A46"/>
    <w:multiLevelType w:val="multilevel"/>
    <w:tmpl w:val="88F8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005784E"/>
    <w:multiLevelType w:val="multilevel"/>
    <w:tmpl w:val="26B2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3D4332"/>
    <w:multiLevelType w:val="multilevel"/>
    <w:tmpl w:val="1F50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1351FC"/>
    <w:multiLevelType w:val="multilevel"/>
    <w:tmpl w:val="EB1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2DC51CE"/>
    <w:multiLevelType w:val="multilevel"/>
    <w:tmpl w:val="4080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D93FE9"/>
    <w:multiLevelType w:val="multilevel"/>
    <w:tmpl w:val="FAE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5C3436D"/>
    <w:multiLevelType w:val="multilevel"/>
    <w:tmpl w:val="EB3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740E94"/>
    <w:multiLevelType w:val="multilevel"/>
    <w:tmpl w:val="028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864AB2"/>
    <w:multiLevelType w:val="multilevel"/>
    <w:tmpl w:val="CBE2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7992523"/>
    <w:multiLevelType w:val="multilevel"/>
    <w:tmpl w:val="C91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8320941"/>
    <w:multiLevelType w:val="multilevel"/>
    <w:tmpl w:val="49F8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88B59C5"/>
    <w:multiLevelType w:val="multilevel"/>
    <w:tmpl w:val="356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913571D"/>
    <w:multiLevelType w:val="multilevel"/>
    <w:tmpl w:val="730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97747F8"/>
    <w:multiLevelType w:val="hybridMultilevel"/>
    <w:tmpl w:val="78141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99B1C2D"/>
    <w:multiLevelType w:val="multilevel"/>
    <w:tmpl w:val="3AA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AF61F2E"/>
    <w:multiLevelType w:val="multilevel"/>
    <w:tmpl w:val="A84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F91432"/>
    <w:multiLevelType w:val="multilevel"/>
    <w:tmpl w:val="07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B073768"/>
    <w:multiLevelType w:val="multilevel"/>
    <w:tmpl w:val="8C4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BDA66DC"/>
    <w:multiLevelType w:val="multilevel"/>
    <w:tmpl w:val="A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C42677D"/>
    <w:multiLevelType w:val="multilevel"/>
    <w:tmpl w:val="D5C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D4F4FB5"/>
    <w:multiLevelType w:val="multilevel"/>
    <w:tmpl w:val="504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DF935D9"/>
    <w:multiLevelType w:val="multilevel"/>
    <w:tmpl w:val="0E2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E4C2344"/>
    <w:multiLevelType w:val="multilevel"/>
    <w:tmpl w:val="1C0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EF44C05"/>
    <w:multiLevelType w:val="multilevel"/>
    <w:tmpl w:val="215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132692A"/>
    <w:multiLevelType w:val="multilevel"/>
    <w:tmpl w:val="5B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14069CC"/>
    <w:multiLevelType w:val="multilevel"/>
    <w:tmpl w:val="2F6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2D23F29"/>
    <w:multiLevelType w:val="multilevel"/>
    <w:tmpl w:val="71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2DC33C6"/>
    <w:multiLevelType w:val="multilevel"/>
    <w:tmpl w:val="D7A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2E160FC"/>
    <w:multiLevelType w:val="multilevel"/>
    <w:tmpl w:val="B88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34D2C8D"/>
    <w:multiLevelType w:val="multilevel"/>
    <w:tmpl w:val="C8CE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38C1855"/>
    <w:multiLevelType w:val="multilevel"/>
    <w:tmpl w:val="617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39275E2"/>
    <w:multiLevelType w:val="multilevel"/>
    <w:tmpl w:val="620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49D0CB3"/>
    <w:multiLevelType w:val="multilevel"/>
    <w:tmpl w:val="E4F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214FAB"/>
    <w:multiLevelType w:val="multilevel"/>
    <w:tmpl w:val="52F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27388C"/>
    <w:multiLevelType w:val="multilevel"/>
    <w:tmpl w:val="1EE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2B4128"/>
    <w:multiLevelType w:val="multilevel"/>
    <w:tmpl w:val="AB5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5C43B1D"/>
    <w:multiLevelType w:val="multilevel"/>
    <w:tmpl w:val="2FB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5F05BF9"/>
    <w:multiLevelType w:val="multilevel"/>
    <w:tmpl w:val="471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61F65A7"/>
    <w:multiLevelType w:val="multilevel"/>
    <w:tmpl w:val="047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66F4F3E"/>
    <w:multiLevelType w:val="multilevel"/>
    <w:tmpl w:val="7C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6B43B18"/>
    <w:multiLevelType w:val="multilevel"/>
    <w:tmpl w:val="6BC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7E1545A"/>
    <w:multiLevelType w:val="multilevel"/>
    <w:tmpl w:val="97B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8BF061D"/>
    <w:multiLevelType w:val="multilevel"/>
    <w:tmpl w:val="8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A6D0DD9"/>
    <w:multiLevelType w:val="multilevel"/>
    <w:tmpl w:val="EB1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AB82B82"/>
    <w:multiLevelType w:val="multilevel"/>
    <w:tmpl w:val="98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B5C3F67"/>
    <w:multiLevelType w:val="multilevel"/>
    <w:tmpl w:val="3DC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BDD1AEC"/>
    <w:multiLevelType w:val="multilevel"/>
    <w:tmpl w:val="1C4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192D27"/>
    <w:multiLevelType w:val="multilevel"/>
    <w:tmpl w:val="F76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C2E54AE"/>
    <w:multiLevelType w:val="multilevel"/>
    <w:tmpl w:val="B71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CD13635"/>
    <w:multiLevelType w:val="multilevel"/>
    <w:tmpl w:val="A8E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CE0725B"/>
    <w:multiLevelType w:val="multilevel"/>
    <w:tmpl w:val="9D46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D95231F"/>
    <w:multiLevelType w:val="multilevel"/>
    <w:tmpl w:val="282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DBE37F4"/>
    <w:multiLevelType w:val="multilevel"/>
    <w:tmpl w:val="A53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F0F2D38"/>
    <w:multiLevelType w:val="multilevel"/>
    <w:tmpl w:val="11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F536F63"/>
    <w:multiLevelType w:val="multilevel"/>
    <w:tmpl w:val="F38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09B05A0"/>
    <w:multiLevelType w:val="multilevel"/>
    <w:tmpl w:val="F02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13936BD"/>
    <w:multiLevelType w:val="multilevel"/>
    <w:tmpl w:val="3A04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1707878"/>
    <w:multiLevelType w:val="multilevel"/>
    <w:tmpl w:val="EC7A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29B39DF"/>
    <w:multiLevelType w:val="multilevel"/>
    <w:tmpl w:val="D4A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3C747D2"/>
    <w:multiLevelType w:val="multilevel"/>
    <w:tmpl w:val="F27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3E1252B"/>
    <w:multiLevelType w:val="multilevel"/>
    <w:tmpl w:val="35F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57B1951"/>
    <w:multiLevelType w:val="multilevel"/>
    <w:tmpl w:val="D2D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5816D2A"/>
    <w:multiLevelType w:val="hybridMultilevel"/>
    <w:tmpl w:val="8280D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565B18C0"/>
    <w:multiLevelType w:val="multilevel"/>
    <w:tmpl w:val="505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671644F"/>
    <w:multiLevelType w:val="multilevel"/>
    <w:tmpl w:val="07B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6AF35E1"/>
    <w:multiLevelType w:val="multilevel"/>
    <w:tmpl w:val="70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7411E9A"/>
    <w:multiLevelType w:val="multilevel"/>
    <w:tmpl w:val="6594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8051239"/>
    <w:multiLevelType w:val="multilevel"/>
    <w:tmpl w:val="AA9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82128A7"/>
    <w:multiLevelType w:val="multilevel"/>
    <w:tmpl w:val="83E69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9C07323"/>
    <w:multiLevelType w:val="multilevel"/>
    <w:tmpl w:val="D202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9D16C01"/>
    <w:multiLevelType w:val="hybridMultilevel"/>
    <w:tmpl w:val="41B638A6"/>
    <w:lvl w:ilvl="0" w:tplc="2B16636E">
      <w:start w:val="1"/>
      <w:numFmt w:val="bullet"/>
      <w:lvlText w:val=""/>
      <w:lvlJc w:val="left"/>
      <w:pPr>
        <w:ind w:left="720" w:hanging="360"/>
      </w:pPr>
      <w:rPr>
        <w:rFonts w:ascii="Symbol" w:hAnsi="Symbol" w:hint="default"/>
      </w:rPr>
    </w:lvl>
    <w:lvl w:ilvl="1" w:tplc="02C205F2" w:tentative="1">
      <w:start w:val="1"/>
      <w:numFmt w:val="bullet"/>
      <w:lvlText w:val="o"/>
      <w:lvlJc w:val="left"/>
      <w:pPr>
        <w:ind w:left="1440" w:hanging="360"/>
      </w:pPr>
      <w:rPr>
        <w:rFonts w:ascii="Courier New" w:hAnsi="Courier New" w:cs="Courier New" w:hint="default"/>
      </w:rPr>
    </w:lvl>
    <w:lvl w:ilvl="2" w:tplc="688ADF9A" w:tentative="1">
      <w:start w:val="1"/>
      <w:numFmt w:val="bullet"/>
      <w:lvlText w:val=""/>
      <w:lvlJc w:val="left"/>
      <w:pPr>
        <w:ind w:left="2160" w:hanging="360"/>
      </w:pPr>
      <w:rPr>
        <w:rFonts w:ascii="Wingdings" w:hAnsi="Wingdings" w:hint="default"/>
      </w:rPr>
    </w:lvl>
    <w:lvl w:ilvl="3" w:tplc="D0AE18FE" w:tentative="1">
      <w:start w:val="1"/>
      <w:numFmt w:val="bullet"/>
      <w:lvlText w:val=""/>
      <w:lvlJc w:val="left"/>
      <w:pPr>
        <w:ind w:left="2880" w:hanging="360"/>
      </w:pPr>
      <w:rPr>
        <w:rFonts w:ascii="Symbol" w:hAnsi="Symbol" w:hint="default"/>
      </w:rPr>
    </w:lvl>
    <w:lvl w:ilvl="4" w:tplc="3D80CF30" w:tentative="1">
      <w:start w:val="1"/>
      <w:numFmt w:val="bullet"/>
      <w:lvlText w:val="o"/>
      <w:lvlJc w:val="left"/>
      <w:pPr>
        <w:ind w:left="3600" w:hanging="360"/>
      </w:pPr>
      <w:rPr>
        <w:rFonts w:ascii="Courier New" w:hAnsi="Courier New" w:cs="Courier New" w:hint="default"/>
      </w:rPr>
    </w:lvl>
    <w:lvl w:ilvl="5" w:tplc="E4F890DA" w:tentative="1">
      <w:start w:val="1"/>
      <w:numFmt w:val="bullet"/>
      <w:lvlText w:val=""/>
      <w:lvlJc w:val="left"/>
      <w:pPr>
        <w:ind w:left="4320" w:hanging="360"/>
      </w:pPr>
      <w:rPr>
        <w:rFonts w:ascii="Wingdings" w:hAnsi="Wingdings" w:hint="default"/>
      </w:rPr>
    </w:lvl>
    <w:lvl w:ilvl="6" w:tplc="5F06EE4A" w:tentative="1">
      <w:start w:val="1"/>
      <w:numFmt w:val="bullet"/>
      <w:lvlText w:val=""/>
      <w:lvlJc w:val="left"/>
      <w:pPr>
        <w:ind w:left="5040" w:hanging="360"/>
      </w:pPr>
      <w:rPr>
        <w:rFonts w:ascii="Symbol" w:hAnsi="Symbol" w:hint="default"/>
      </w:rPr>
    </w:lvl>
    <w:lvl w:ilvl="7" w:tplc="4FC0C836" w:tentative="1">
      <w:start w:val="1"/>
      <w:numFmt w:val="bullet"/>
      <w:lvlText w:val="o"/>
      <w:lvlJc w:val="left"/>
      <w:pPr>
        <w:ind w:left="5760" w:hanging="360"/>
      </w:pPr>
      <w:rPr>
        <w:rFonts w:ascii="Courier New" w:hAnsi="Courier New" w:cs="Courier New" w:hint="default"/>
      </w:rPr>
    </w:lvl>
    <w:lvl w:ilvl="8" w:tplc="46F6B782" w:tentative="1">
      <w:start w:val="1"/>
      <w:numFmt w:val="bullet"/>
      <w:lvlText w:val=""/>
      <w:lvlJc w:val="left"/>
      <w:pPr>
        <w:ind w:left="6480" w:hanging="360"/>
      </w:pPr>
      <w:rPr>
        <w:rFonts w:ascii="Wingdings" w:hAnsi="Wingdings" w:hint="default"/>
      </w:rPr>
    </w:lvl>
  </w:abstractNum>
  <w:abstractNum w:abstractNumId="153" w15:restartNumberingAfterBreak="0">
    <w:nsid w:val="5AA943E1"/>
    <w:multiLevelType w:val="multilevel"/>
    <w:tmpl w:val="A47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C7826E4"/>
    <w:multiLevelType w:val="multilevel"/>
    <w:tmpl w:val="74F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CDA6287"/>
    <w:multiLevelType w:val="multilevel"/>
    <w:tmpl w:val="2BA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D0B28C3"/>
    <w:multiLevelType w:val="multilevel"/>
    <w:tmpl w:val="0F2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D637BED"/>
    <w:multiLevelType w:val="multilevel"/>
    <w:tmpl w:val="154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E202A0D"/>
    <w:multiLevelType w:val="multilevel"/>
    <w:tmpl w:val="E95A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F6320CA"/>
    <w:multiLevelType w:val="multilevel"/>
    <w:tmpl w:val="3208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FCD7D08"/>
    <w:multiLevelType w:val="multilevel"/>
    <w:tmpl w:val="DF1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026512A"/>
    <w:multiLevelType w:val="multilevel"/>
    <w:tmpl w:val="F612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1036BD6"/>
    <w:multiLevelType w:val="multilevel"/>
    <w:tmpl w:val="95AA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38D705A"/>
    <w:multiLevelType w:val="multilevel"/>
    <w:tmpl w:val="1D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43817B1"/>
    <w:multiLevelType w:val="multilevel"/>
    <w:tmpl w:val="2FF2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55F2A44"/>
    <w:multiLevelType w:val="multilevel"/>
    <w:tmpl w:val="562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5C172C9"/>
    <w:multiLevelType w:val="multilevel"/>
    <w:tmpl w:val="BFB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63A047D"/>
    <w:multiLevelType w:val="multilevel"/>
    <w:tmpl w:val="D06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6726E9F"/>
    <w:multiLevelType w:val="multilevel"/>
    <w:tmpl w:val="4256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7591E9B"/>
    <w:multiLevelType w:val="multilevel"/>
    <w:tmpl w:val="8EA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A685CF1"/>
    <w:multiLevelType w:val="multilevel"/>
    <w:tmpl w:val="85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B1554AB"/>
    <w:multiLevelType w:val="multilevel"/>
    <w:tmpl w:val="F9B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B7658D6"/>
    <w:multiLevelType w:val="multilevel"/>
    <w:tmpl w:val="A06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BD17432"/>
    <w:multiLevelType w:val="multilevel"/>
    <w:tmpl w:val="EB5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BD47A4C"/>
    <w:multiLevelType w:val="multilevel"/>
    <w:tmpl w:val="0B5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C5551DB"/>
    <w:multiLevelType w:val="multilevel"/>
    <w:tmpl w:val="E65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D5E0C3B"/>
    <w:multiLevelType w:val="multilevel"/>
    <w:tmpl w:val="BA4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E5D3BF7"/>
    <w:multiLevelType w:val="multilevel"/>
    <w:tmpl w:val="4C8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ECE2588"/>
    <w:multiLevelType w:val="multilevel"/>
    <w:tmpl w:val="256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EDC4AA9"/>
    <w:multiLevelType w:val="multilevel"/>
    <w:tmpl w:val="E4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FDA5FB1"/>
    <w:multiLevelType w:val="multilevel"/>
    <w:tmpl w:val="C132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0646C29"/>
    <w:multiLevelType w:val="multilevel"/>
    <w:tmpl w:val="558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0676B05"/>
    <w:multiLevelType w:val="multilevel"/>
    <w:tmpl w:val="BB2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09E2CC6"/>
    <w:multiLevelType w:val="multilevel"/>
    <w:tmpl w:val="A6D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0BE07D2"/>
    <w:multiLevelType w:val="multilevel"/>
    <w:tmpl w:val="573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0E30B86"/>
    <w:multiLevelType w:val="multilevel"/>
    <w:tmpl w:val="A3F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1232AB4"/>
    <w:multiLevelType w:val="multilevel"/>
    <w:tmpl w:val="CF2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18F49FF"/>
    <w:multiLevelType w:val="multilevel"/>
    <w:tmpl w:val="04F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1A519B5"/>
    <w:multiLevelType w:val="multilevel"/>
    <w:tmpl w:val="F71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2492E6D"/>
    <w:multiLevelType w:val="multilevel"/>
    <w:tmpl w:val="7C0E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3EB3D1E"/>
    <w:multiLevelType w:val="multilevel"/>
    <w:tmpl w:val="B6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3F41F25"/>
    <w:multiLevelType w:val="multilevel"/>
    <w:tmpl w:val="FE9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4855B66"/>
    <w:multiLevelType w:val="multilevel"/>
    <w:tmpl w:val="2E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5BB5AEC"/>
    <w:multiLevelType w:val="multilevel"/>
    <w:tmpl w:val="A1F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5F0398C"/>
    <w:multiLevelType w:val="multilevel"/>
    <w:tmpl w:val="E00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674122F"/>
    <w:multiLevelType w:val="multilevel"/>
    <w:tmpl w:val="8D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706035B"/>
    <w:multiLevelType w:val="multilevel"/>
    <w:tmpl w:val="CF1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77211CC"/>
    <w:multiLevelType w:val="multilevel"/>
    <w:tmpl w:val="01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7DC0626"/>
    <w:multiLevelType w:val="multilevel"/>
    <w:tmpl w:val="13F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8FC311D"/>
    <w:multiLevelType w:val="multilevel"/>
    <w:tmpl w:val="E8E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9074EEF"/>
    <w:multiLevelType w:val="multilevel"/>
    <w:tmpl w:val="C26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9370D9D"/>
    <w:multiLevelType w:val="multilevel"/>
    <w:tmpl w:val="F76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93C346F"/>
    <w:multiLevelType w:val="multilevel"/>
    <w:tmpl w:val="75B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A0A346D"/>
    <w:multiLevelType w:val="multilevel"/>
    <w:tmpl w:val="D46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A1120E0"/>
    <w:multiLevelType w:val="multilevel"/>
    <w:tmpl w:val="EBD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A2F2669"/>
    <w:multiLevelType w:val="multilevel"/>
    <w:tmpl w:val="80B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A4F79A1"/>
    <w:multiLevelType w:val="multilevel"/>
    <w:tmpl w:val="F01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A711B93"/>
    <w:multiLevelType w:val="multilevel"/>
    <w:tmpl w:val="10CC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A820D49"/>
    <w:multiLevelType w:val="multilevel"/>
    <w:tmpl w:val="ABE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AF43515"/>
    <w:multiLevelType w:val="multilevel"/>
    <w:tmpl w:val="676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B2E6DE0"/>
    <w:multiLevelType w:val="multilevel"/>
    <w:tmpl w:val="01A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BEA15F9"/>
    <w:multiLevelType w:val="multilevel"/>
    <w:tmpl w:val="26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D1566C0"/>
    <w:multiLevelType w:val="multilevel"/>
    <w:tmpl w:val="415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D446509"/>
    <w:multiLevelType w:val="multilevel"/>
    <w:tmpl w:val="A98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E513726"/>
    <w:multiLevelType w:val="multilevel"/>
    <w:tmpl w:val="D76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7E7E7A83"/>
    <w:multiLevelType w:val="multilevel"/>
    <w:tmpl w:val="A3D6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F583301"/>
    <w:multiLevelType w:val="multilevel"/>
    <w:tmpl w:val="DE2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7F6C24A1"/>
    <w:multiLevelType w:val="multilevel"/>
    <w:tmpl w:val="FB5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073297">
    <w:abstractNumId w:val="193"/>
  </w:num>
  <w:num w:numId="2" w16cid:durableId="270095384">
    <w:abstractNumId w:val="196"/>
  </w:num>
  <w:num w:numId="3" w16cid:durableId="2054230642">
    <w:abstractNumId w:val="154"/>
  </w:num>
  <w:num w:numId="4" w16cid:durableId="414322156">
    <w:abstractNumId w:val="163"/>
  </w:num>
  <w:num w:numId="5" w16cid:durableId="1077215657">
    <w:abstractNumId w:val="140"/>
  </w:num>
  <w:num w:numId="6" w16cid:durableId="1146891668">
    <w:abstractNumId w:val="151"/>
  </w:num>
  <w:num w:numId="7" w16cid:durableId="1309091366">
    <w:abstractNumId w:val="126"/>
  </w:num>
  <w:num w:numId="8" w16cid:durableId="196896232">
    <w:abstractNumId w:val="158"/>
  </w:num>
  <w:num w:numId="9" w16cid:durableId="1490563567">
    <w:abstractNumId w:val="123"/>
  </w:num>
  <w:num w:numId="10" w16cid:durableId="2082747576">
    <w:abstractNumId w:val="135"/>
  </w:num>
  <w:num w:numId="11" w16cid:durableId="1484540547">
    <w:abstractNumId w:val="76"/>
  </w:num>
  <w:num w:numId="12" w16cid:durableId="2035616895">
    <w:abstractNumId w:val="120"/>
  </w:num>
  <w:num w:numId="13" w16cid:durableId="213275072">
    <w:abstractNumId w:val="36"/>
  </w:num>
  <w:num w:numId="14" w16cid:durableId="105078566">
    <w:abstractNumId w:val="199"/>
  </w:num>
  <w:num w:numId="15" w16cid:durableId="458764462">
    <w:abstractNumId w:val="34"/>
  </w:num>
  <w:num w:numId="16" w16cid:durableId="2004504639">
    <w:abstractNumId w:val="116"/>
  </w:num>
  <w:num w:numId="17" w16cid:durableId="159778330">
    <w:abstractNumId w:val="149"/>
  </w:num>
  <w:num w:numId="18" w16cid:durableId="61216460">
    <w:abstractNumId w:val="89"/>
  </w:num>
  <w:num w:numId="19" w16cid:durableId="1421367552">
    <w:abstractNumId w:val="110"/>
  </w:num>
  <w:num w:numId="20" w16cid:durableId="473330686">
    <w:abstractNumId w:val="77"/>
  </w:num>
  <w:num w:numId="21" w16cid:durableId="2024046529">
    <w:abstractNumId w:val="45"/>
  </w:num>
  <w:num w:numId="22" w16cid:durableId="1994140214">
    <w:abstractNumId w:val="53"/>
  </w:num>
  <w:num w:numId="23" w16cid:durableId="1793356453">
    <w:abstractNumId w:val="24"/>
  </w:num>
  <w:num w:numId="24" w16cid:durableId="1683312585">
    <w:abstractNumId w:val="191"/>
  </w:num>
  <w:num w:numId="25" w16cid:durableId="66273112">
    <w:abstractNumId w:val="29"/>
  </w:num>
  <w:num w:numId="26" w16cid:durableId="71852932">
    <w:abstractNumId w:val="141"/>
  </w:num>
  <w:num w:numId="27" w16cid:durableId="1458527785">
    <w:abstractNumId w:val="5"/>
  </w:num>
  <w:num w:numId="28" w16cid:durableId="1891646817">
    <w:abstractNumId w:val="54"/>
  </w:num>
  <w:num w:numId="29" w16cid:durableId="276448742">
    <w:abstractNumId w:val="161"/>
  </w:num>
  <w:num w:numId="30" w16cid:durableId="460803801">
    <w:abstractNumId w:val="97"/>
  </w:num>
  <w:num w:numId="31" w16cid:durableId="1018042139">
    <w:abstractNumId w:val="84"/>
  </w:num>
  <w:num w:numId="32" w16cid:durableId="1954746335">
    <w:abstractNumId w:val="17"/>
  </w:num>
  <w:num w:numId="33" w16cid:durableId="145782009">
    <w:abstractNumId w:val="217"/>
  </w:num>
  <w:num w:numId="34" w16cid:durableId="1533569478">
    <w:abstractNumId w:val="101"/>
  </w:num>
  <w:num w:numId="35" w16cid:durableId="1491167676">
    <w:abstractNumId w:val="49"/>
  </w:num>
  <w:num w:numId="36" w16cid:durableId="965310267">
    <w:abstractNumId w:val="156"/>
  </w:num>
  <w:num w:numId="37" w16cid:durableId="618994237">
    <w:abstractNumId w:val="183"/>
  </w:num>
  <w:num w:numId="38" w16cid:durableId="911895119">
    <w:abstractNumId w:val="124"/>
  </w:num>
  <w:num w:numId="39" w16cid:durableId="1679115805">
    <w:abstractNumId w:val="33"/>
  </w:num>
  <w:num w:numId="40" w16cid:durableId="191119326">
    <w:abstractNumId w:val="206"/>
  </w:num>
  <w:num w:numId="41" w16cid:durableId="872963492">
    <w:abstractNumId w:val="192"/>
  </w:num>
  <w:num w:numId="42" w16cid:durableId="27530868">
    <w:abstractNumId w:val="70"/>
  </w:num>
  <w:num w:numId="43" w16cid:durableId="1792435786">
    <w:abstractNumId w:val="3"/>
  </w:num>
  <w:num w:numId="44" w16cid:durableId="885220338">
    <w:abstractNumId w:val="173"/>
  </w:num>
  <w:num w:numId="45" w16cid:durableId="502941211">
    <w:abstractNumId w:val="30"/>
  </w:num>
  <w:num w:numId="46" w16cid:durableId="1269461751">
    <w:abstractNumId w:val="87"/>
  </w:num>
  <w:num w:numId="47" w16cid:durableId="1200972763">
    <w:abstractNumId w:val="71"/>
  </w:num>
  <w:num w:numId="48" w16cid:durableId="1142042044">
    <w:abstractNumId w:val="40"/>
  </w:num>
  <w:num w:numId="49" w16cid:durableId="255485908">
    <w:abstractNumId w:val="83"/>
  </w:num>
  <w:num w:numId="50" w16cid:durableId="1433085558">
    <w:abstractNumId w:val="215"/>
  </w:num>
  <w:num w:numId="51" w16cid:durableId="512962000">
    <w:abstractNumId w:val="111"/>
  </w:num>
  <w:num w:numId="52" w16cid:durableId="1555308291">
    <w:abstractNumId w:val="61"/>
  </w:num>
  <w:num w:numId="53" w16cid:durableId="781341992">
    <w:abstractNumId w:val="189"/>
  </w:num>
  <w:num w:numId="54" w16cid:durableId="1716276354">
    <w:abstractNumId w:val="42"/>
  </w:num>
  <w:num w:numId="55" w16cid:durableId="674068162">
    <w:abstractNumId w:val="166"/>
  </w:num>
  <w:num w:numId="56" w16cid:durableId="1354528890">
    <w:abstractNumId w:val="102"/>
  </w:num>
  <w:num w:numId="57" w16cid:durableId="1594363325">
    <w:abstractNumId w:val="68"/>
  </w:num>
  <w:num w:numId="58" w16cid:durableId="993333077">
    <w:abstractNumId w:val="80"/>
  </w:num>
  <w:num w:numId="59" w16cid:durableId="834804095">
    <w:abstractNumId w:val="190"/>
  </w:num>
  <w:num w:numId="60" w16cid:durableId="240407397">
    <w:abstractNumId w:val="139"/>
  </w:num>
  <w:num w:numId="61" w16cid:durableId="500241370">
    <w:abstractNumId w:val="18"/>
  </w:num>
  <w:num w:numId="62" w16cid:durableId="872303914">
    <w:abstractNumId w:val="100"/>
  </w:num>
  <w:num w:numId="63" w16cid:durableId="863831838">
    <w:abstractNumId w:val="16"/>
  </w:num>
  <w:num w:numId="64" w16cid:durableId="1769042896">
    <w:abstractNumId w:val="99"/>
  </w:num>
  <w:num w:numId="65" w16cid:durableId="410852220">
    <w:abstractNumId w:val="137"/>
  </w:num>
  <w:num w:numId="66" w16cid:durableId="80951527">
    <w:abstractNumId w:val="20"/>
  </w:num>
  <w:num w:numId="67" w16cid:durableId="1370565241">
    <w:abstractNumId w:val="73"/>
  </w:num>
  <w:num w:numId="68" w16cid:durableId="1162700032">
    <w:abstractNumId w:val="44"/>
  </w:num>
  <w:num w:numId="69" w16cid:durableId="1437021238">
    <w:abstractNumId w:val="187"/>
  </w:num>
  <w:num w:numId="70" w16cid:durableId="1006983264">
    <w:abstractNumId w:val="160"/>
  </w:num>
  <w:num w:numId="71" w16cid:durableId="600799299">
    <w:abstractNumId w:val="79"/>
  </w:num>
  <w:num w:numId="72" w16cid:durableId="1665008501">
    <w:abstractNumId w:val="175"/>
  </w:num>
  <w:num w:numId="73" w16cid:durableId="954672936">
    <w:abstractNumId w:val="128"/>
  </w:num>
  <w:num w:numId="74" w16cid:durableId="164979685">
    <w:abstractNumId w:val="157"/>
  </w:num>
  <w:num w:numId="75" w16cid:durableId="1775401044">
    <w:abstractNumId w:val="46"/>
  </w:num>
  <w:num w:numId="76" w16cid:durableId="578757336">
    <w:abstractNumId w:val="185"/>
  </w:num>
  <w:num w:numId="77" w16cid:durableId="270549278">
    <w:abstractNumId w:val="204"/>
  </w:num>
  <w:num w:numId="78" w16cid:durableId="1231378788">
    <w:abstractNumId w:val="146"/>
  </w:num>
  <w:num w:numId="79" w16cid:durableId="202255550">
    <w:abstractNumId w:val="51"/>
  </w:num>
  <w:num w:numId="80" w16cid:durableId="1375888128">
    <w:abstractNumId w:val="216"/>
  </w:num>
  <w:num w:numId="81" w16cid:durableId="1911696977">
    <w:abstractNumId w:val="122"/>
  </w:num>
  <w:num w:numId="82" w16cid:durableId="1860043260">
    <w:abstractNumId w:val="26"/>
  </w:num>
  <w:num w:numId="83" w16cid:durableId="1799496465">
    <w:abstractNumId w:val="143"/>
  </w:num>
  <w:num w:numId="84" w16cid:durableId="1975941257">
    <w:abstractNumId w:val="201"/>
  </w:num>
  <w:num w:numId="85" w16cid:durableId="1009987290">
    <w:abstractNumId w:val="195"/>
  </w:num>
  <w:num w:numId="86" w16cid:durableId="1219244935">
    <w:abstractNumId w:val="28"/>
  </w:num>
  <w:num w:numId="87" w16cid:durableId="1945262702">
    <w:abstractNumId w:val="208"/>
  </w:num>
  <w:num w:numId="88" w16cid:durableId="764420465">
    <w:abstractNumId w:val="194"/>
  </w:num>
  <w:num w:numId="89" w16cid:durableId="1593975578">
    <w:abstractNumId w:val="64"/>
  </w:num>
  <w:num w:numId="90" w16cid:durableId="243026688">
    <w:abstractNumId w:val="129"/>
  </w:num>
  <w:num w:numId="91" w16cid:durableId="352849923">
    <w:abstractNumId w:val="145"/>
  </w:num>
  <w:num w:numId="92" w16cid:durableId="1525627472">
    <w:abstractNumId w:val="209"/>
  </w:num>
  <w:num w:numId="93" w16cid:durableId="561018384">
    <w:abstractNumId w:val="118"/>
  </w:num>
  <w:num w:numId="94" w16cid:durableId="2139756201">
    <w:abstractNumId w:val="9"/>
  </w:num>
  <w:num w:numId="95" w16cid:durableId="490760596">
    <w:abstractNumId w:val="35"/>
  </w:num>
  <w:num w:numId="96" w16cid:durableId="814033030">
    <w:abstractNumId w:val="74"/>
  </w:num>
  <w:num w:numId="97" w16cid:durableId="523137575">
    <w:abstractNumId w:val="142"/>
  </w:num>
  <w:num w:numId="98" w16cid:durableId="777212602">
    <w:abstractNumId w:val="7"/>
  </w:num>
  <w:num w:numId="99" w16cid:durableId="270285920">
    <w:abstractNumId w:val="170"/>
  </w:num>
  <w:num w:numId="100" w16cid:durableId="1253660803">
    <w:abstractNumId w:val="169"/>
  </w:num>
  <w:num w:numId="101" w16cid:durableId="383524206">
    <w:abstractNumId w:val="25"/>
  </w:num>
  <w:num w:numId="102" w16cid:durableId="1204901539">
    <w:abstractNumId w:val="121"/>
  </w:num>
  <w:num w:numId="103" w16cid:durableId="196047390">
    <w:abstractNumId w:val="10"/>
  </w:num>
  <w:num w:numId="104" w16cid:durableId="1223756734">
    <w:abstractNumId w:val="112"/>
  </w:num>
  <w:num w:numId="105" w16cid:durableId="510529202">
    <w:abstractNumId w:val="75"/>
  </w:num>
  <w:num w:numId="106" w16cid:durableId="306400278">
    <w:abstractNumId w:val="197"/>
  </w:num>
  <w:num w:numId="107" w16cid:durableId="1290551154">
    <w:abstractNumId w:val="58"/>
  </w:num>
  <w:num w:numId="108" w16cid:durableId="367489518">
    <w:abstractNumId w:val="105"/>
  </w:num>
  <w:num w:numId="109" w16cid:durableId="1754820527">
    <w:abstractNumId w:val="12"/>
  </w:num>
  <w:num w:numId="110" w16cid:durableId="1643579065">
    <w:abstractNumId w:val="159"/>
  </w:num>
  <w:num w:numId="111" w16cid:durableId="1401828301">
    <w:abstractNumId w:val="63"/>
  </w:num>
  <w:num w:numId="112" w16cid:durableId="1160267595">
    <w:abstractNumId w:val="1"/>
  </w:num>
  <w:num w:numId="113" w16cid:durableId="362487964">
    <w:abstractNumId w:val="131"/>
  </w:num>
  <w:num w:numId="114" w16cid:durableId="1554806601">
    <w:abstractNumId w:val="98"/>
  </w:num>
  <w:num w:numId="115" w16cid:durableId="1000352206">
    <w:abstractNumId w:val="2"/>
  </w:num>
  <w:num w:numId="116" w16cid:durableId="321156979">
    <w:abstractNumId w:val="180"/>
  </w:num>
  <w:num w:numId="117" w16cid:durableId="1834449437">
    <w:abstractNumId w:val="90"/>
  </w:num>
  <w:num w:numId="118" w16cid:durableId="543518782">
    <w:abstractNumId w:val="19"/>
  </w:num>
  <w:num w:numId="119" w16cid:durableId="1008411874">
    <w:abstractNumId w:val="109"/>
  </w:num>
  <w:num w:numId="120" w16cid:durableId="1066075269">
    <w:abstractNumId w:val="82"/>
  </w:num>
  <w:num w:numId="121" w16cid:durableId="737751325">
    <w:abstractNumId w:val="134"/>
  </w:num>
  <w:num w:numId="122" w16cid:durableId="171846814">
    <w:abstractNumId w:val="177"/>
  </w:num>
  <w:num w:numId="123" w16cid:durableId="299381384">
    <w:abstractNumId w:val="167"/>
  </w:num>
  <w:num w:numId="124" w16cid:durableId="370615961">
    <w:abstractNumId w:val="103"/>
  </w:num>
  <w:num w:numId="125" w16cid:durableId="2097483566">
    <w:abstractNumId w:val="198"/>
  </w:num>
  <w:num w:numId="126" w16cid:durableId="494229727">
    <w:abstractNumId w:val="22"/>
  </w:num>
  <w:num w:numId="127" w16cid:durableId="1872065845">
    <w:abstractNumId w:val="48"/>
  </w:num>
  <w:num w:numId="128" w16cid:durableId="1183470876">
    <w:abstractNumId w:val="182"/>
  </w:num>
  <w:num w:numId="129" w16cid:durableId="1641113285">
    <w:abstractNumId w:val="138"/>
  </w:num>
  <w:num w:numId="130" w16cid:durableId="753010540">
    <w:abstractNumId w:val="148"/>
  </w:num>
  <w:num w:numId="131" w16cid:durableId="81029731">
    <w:abstractNumId w:val="212"/>
  </w:num>
  <w:num w:numId="132" w16cid:durableId="544098302">
    <w:abstractNumId w:val="67"/>
  </w:num>
  <w:num w:numId="133" w16cid:durableId="447744419">
    <w:abstractNumId w:val="31"/>
  </w:num>
  <w:num w:numId="134" w16cid:durableId="99418896">
    <w:abstractNumId w:val="179"/>
  </w:num>
  <w:num w:numId="135" w16cid:durableId="1755129685">
    <w:abstractNumId w:val="78"/>
  </w:num>
  <w:num w:numId="136" w16cid:durableId="1646274292">
    <w:abstractNumId w:val="72"/>
  </w:num>
  <w:num w:numId="137" w16cid:durableId="692413690">
    <w:abstractNumId w:val="43"/>
  </w:num>
  <w:num w:numId="138" w16cid:durableId="1427844719">
    <w:abstractNumId w:val="23"/>
  </w:num>
  <w:num w:numId="139" w16cid:durableId="1144588730">
    <w:abstractNumId w:val="37"/>
  </w:num>
  <w:num w:numId="140" w16cid:durableId="1485313364">
    <w:abstractNumId w:val="153"/>
  </w:num>
  <w:num w:numId="141" w16cid:durableId="986400740">
    <w:abstractNumId w:val="85"/>
  </w:num>
  <w:num w:numId="142" w16cid:durableId="869535516">
    <w:abstractNumId w:val="65"/>
  </w:num>
  <w:num w:numId="143" w16cid:durableId="800272788">
    <w:abstractNumId w:val="171"/>
  </w:num>
  <w:num w:numId="144" w16cid:durableId="271867155">
    <w:abstractNumId w:val="106"/>
  </w:num>
  <w:num w:numId="145" w16cid:durableId="1687242895">
    <w:abstractNumId w:val="172"/>
  </w:num>
  <w:num w:numId="146" w16cid:durableId="429353184">
    <w:abstractNumId w:val="130"/>
  </w:num>
  <w:num w:numId="147" w16cid:durableId="736980321">
    <w:abstractNumId w:val="50"/>
  </w:num>
  <w:num w:numId="148" w16cid:durableId="1076976058">
    <w:abstractNumId w:val="211"/>
  </w:num>
  <w:num w:numId="149" w16cid:durableId="548372293">
    <w:abstractNumId w:val="91"/>
  </w:num>
  <w:num w:numId="150" w16cid:durableId="475991435">
    <w:abstractNumId w:val="104"/>
  </w:num>
  <w:num w:numId="151" w16cid:durableId="1460296659">
    <w:abstractNumId w:val="93"/>
  </w:num>
  <w:num w:numId="152" w16cid:durableId="1546911874">
    <w:abstractNumId w:val="181"/>
  </w:num>
  <w:num w:numId="153" w16cid:durableId="1351492849">
    <w:abstractNumId w:val="41"/>
  </w:num>
  <w:num w:numId="154" w16cid:durableId="1265725727">
    <w:abstractNumId w:val="186"/>
  </w:num>
  <w:num w:numId="155" w16cid:durableId="431439031">
    <w:abstractNumId w:val="147"/>
  </w:num>
  <w:num w:numId="156" w16cid:durableId="55209429">
    <w:abstractNumId w:val="174"/>
  </w:num>
  <w:num w:numId="157" w16cid:durableId="453058280">
    <w:abstractNumId w:val="117"/>
  </w:num>
  <w:num w:numId="158" w16cid:durableId="1391461836">
    <w:abstractNumId w:val="164"/>
  </w:num>
  <w:num w:numId="159" w16cid:durableId="322320977">
    <w:abstractNumId w:val="38"/>
  </w:num>
  <w:num w:numId="160" w16cid:durableId="965046186">
    <w:abstractNumId w:val="168"/>
  </w:num>
  <w:num w:numId="161" w16cid:durableId="2034452208">
    <w:abstractNumId w:val="59"/>
  </w:num>
  <w:num w:numId="162" w16cid:durableId="654527667">
    <w:abstractNumId w:val="66"/>
  </w:num>
  <w:num w:numId="163" w16cid:durableId="1478062350">
    <w:abstractNumId w:val="81"/>
  </w:num>
  <w:num w:numId="164" w16cid:durableId="627013789">
    <w:abstractNumId w:val="165"/>
  </w:num>
  <w:num w:numId="165" w16cid:durableId="1594898576">
    <w:abstractNumId w:val="0"/>
  </w:num>
  <w:num w:numId="166" w16cid:durableId="1848788027">
    <w:abstractNumId w:val="15"/>
  </w:num>
  <w:num w:numId="167" w16cid:durableId="875657968">
    <w:abstractNumId w:val="114"/>
  </w:num>
  <w:num w:numId="168" w16cid:durableId="2091005887">
    <w:abstractNumId w:val="13"/>
  </w:num>
  <w:num w:numId="169" w16cid:durableId="1620648202">
    <w:abstractNumId w:val="132"/>
  </w:num>
  <w:num w:numId="170" w16cid:durableId="1552036222">
    <w:abstractNumId w:val="62"/>
  </w:num>
  <w:num w:numId="171" w16cid:durableId="642733695">
    <w:abstractNumId w:val="205"/>
  </w:num>
  <w:num w:numId="172" w16cid:durableId="573205447">
    <w:abstractNumId w:val="32"/>
  </w:num>
  <w:num w:numId="173" w16cid:durableId="434398077">
    <w:abstractNumId w:val="8"/>
  </w:num>
  <w:num w:numId="174" w16cid:durableId="120924542">
    <w:abstractNumId w:val="214"/>
  </w:num>
  <w:num w:numId="175" w16cid:durableId="1501966390">
    <w:abstractNumId w:val="203"/>
  </w:num>
  <w:num w:numId="176" w16cid:durableId="55251117">
    <w:abstractNumId w:val="127"/>
  </w:num>
  <w:num w:numId="177" w16cid:durableId="637300210">
    <w:abstractNumId w:val="210"/>
  </w:num>
  <w:num w:numId="178" w16cid:durableId="1222717333">
    <w:abstractNumId w:val="96"/>
  </w:num>
  <w:num w:numId="179" w16cid:durableId="996179647">
    <w:abstractNumId w:val="55"/>
  </w:num>
  <w:num w:numId="180" w16cid:durableId="1248268343">
    <w:abstractNumId w:val="125"/>
  </w:num>
  <w:num w:numId="181" w16cid:durableId="2053721809">
    <w:abstractNumId w:val="119"/>
  </w:num>
  <w:num w:numId="182" w16cid:durableId="280914224">
    <w:abstractNumId w:val="188"/>
  </w:num>
  <w:num w:numId="183" w16cid:durableId="405734243">
    <w:abstractNumId w:val="88"/>
  </w:num>
  <w:num w:numId="184" w16cid:durableId="1733770757">
    <w:abstractNumId w:val="108"/>
  </w:num>
  <w:num w:numId="185" w16cid:durableId="1736589535">
    <w:abstractNumId w:val="200"/>
  </w:num>
  <w:num w:numId="186" w16cid:durableId="1384058303">
    <w:abstractNumId w:val="155"/>
  </w:num>
  <w:num w:numId="187" w16cid:durableId="1847018567">
    <w:abstractNumId w:val="27"/>
  </w:num>
  <w:num w:numId="188" w16cid:durableId="163130531">
    <w:abstractNumId w:val="39"/>
  </w:num>
  <w:num w:numId="189" w16cid:durableId="1507598304">
    <w:abstractNumId w:val="60"/>
  </w:num>
  <w:num w:numId="190" w16cid:durableId="1671105805">
    <w:abstractNumId w:val="6"/>
  </w:num>
  <w:num w:numId="191" w16cid:durableId="327637906">
    <w:abstractNumId w:val="184"/>
  </w:num>
  <w:num w:numId="192" w16cid:durableId="1756366669">
    <w:abstractNumId w:val="94"/>
  </w:num>
  <w:num w:numId="193" w16cid:durableId="1138688331">
    <w:abstractNumId w:val="47"/>
  </w:num>
  <w:num w:numId="194" w16cid:durableId="1878931043">
    <w:abstractNumId w:val="115"/>
  </w:num>
  <w:num w:numId="195" w16cid:durableId="71853616">
    <w:abstractNumId w:val="56"/>
  </w:num>
  <w:num w:numId="196" w16cid:durableId="1218324425">
    <w:abstractNumId w:val="21"/>
  </w:num>
  <w:num w:numId="197" w16cid:durableId="965769786">
    <w:abstractNumId w:val="202"/>
  </w:num>
  <w:num w:numId="198" w16cid:durableId="298926832">
    <w:abstractNumId w:val="113"/>
  </w:num>
  <w:num w:numId="199" w16cid:durableId="2005279942">
    <w:abstractNumId w:val="107"/>
  </w:num>
  <w:num w:numId="200" w16cid:durableId="1531524925">
    <w:abstractNumId w:val="176"/>
  </w:num>
  <w:num w:numId="201" w16cid:durableId="2118134043">
    <w:abstractNumId w:val="133"/>
  </w:num>
  <w:num w:numId="202" w16cid:durableId="1291010021">
    <w:abstractNumId w:val="57"/>
  </w:num>
  <w:num w:numId="203" w16cid:durableId="1720979058">
    <w:abstractNumId w:val="4"/>
  </w:num>
  <w:num w:numId="204" w16cid:durableId="2074160007">
    <w:abstractNumId w:val="178"/>
  </w:num>
  <w:num w:numId="205" w16cid:durableId="1079329202">
    <w:abstractNumId w:val="52"/>
  </w:num>
  <w:num w:numId="206" w16cid:durableId="349139640">
    <w:abstractNumId w:val="14"/>
  </w:num>
  <w:num w:numId="207" w16cid:durableId="879056839">
    <w:abstractNumId w:val="136"/>
  </w:num>
  <w:num w:numId="208" w16cid:durableId="1100641757">
    <w:abstractNumId w:val="69"/>
  </w:num>
  <w:num w:numId="209" w16cid:durableId="36393125">
    <w:abstractNumId w:val="213"/>
  </w:num>
  <w:num w:numId="210" w16cid:durableId="237059290">
    <w:abstractNumId w:val="11"/>
  </w:num>
  <w:num w:numId="211" w16cid:durableId="1052655817">
    <w:abstractNumId w:val="150"/>
  </w:num>
  <w:num w:numId="212" w16cid:durableId="1246064466">
    <w:abstractNumId w:val="207"/>
  </w:num>
  <w:num w:numId="213" w16cid:durableId="36899652">
    <w:abstractNumId w:val="92"/>
  </w:num>
  <w:num w:numId="214" w16cid:durableId="1941795693">
    <w:abstractNumId w:val="162"/>
  </w:num>
  <w:num w:numId="215" w16cid:durableId="970473910">
    <w:abstractNumId w:val="86"/>
  </w:num>
  <w:num w:numId="216" w16cid:durableId="2072993817">
    <w:abstractNumId w:val="152"/>
  </w:num>
  <w:num w:numId="217" w16cid:durableId="1108621684">
    <w:abstractNumId w:val="144"/>
  </w:num>
  <w:num w:numId="218" w16cid:durableId="431438616">
    <w:abstractNumId w:val="95"/>
  </w:num>
  <w:numIdMacAtCleanup w:val="2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61DB"/>
    <w:rsid w:val="000072A7"/>
    <w:rsid w:val="000100ED"/>
    <w:rsid w:val="000110DF"/>
    <w:rsid w:val="00011185"/>
    <w:rsid w:val="00012FDB"/>
    <w:rsid w:val="00013AC2"/>
    <w:rsid w:val="00017008"/>
    <w:rsid w:val="0002124C"/>
    <w:rsid w:val="000265F8"/>
    <w:rsid w:val="00026D76"/>
    <w:rsid w:val="00030538"/>
    <w:rsid w:val="00030B1E"/>
    <w:rsid w:val="00030BB4"/>
    <w:rsid w:val="000400D5"/>
    <w:rsid w:val="000416F0"/>
    <w:rsid w:val="00041A9B"/>
    <w:rsid w:val="00042EF3"/>
    <w:rsid w:val="000431DC"/>
    <w:rsid w:val="000436B4"/>
    <w:rsid w:val="00044F54"/>
    <w:rsid w:val="000451A5"/>
    <w:rsid w:val="0004647C"/>
    <w:rsid w:val="00052C2C"/>
    <w:rsid w:val="00055E97"/>
    <w:rsid w:val="000562DC"/>
    <w:rsid w:val="00056C62"/>
    <w:rsid w:val="0006156E"/>
    <w:rsid w:val="00062BEB"/>
    <w:rsid w:val="00063A78"/>
    <w:rsid w:val="000649C0"/>
    <w:rsid w:val="00064BE5"/>
    <w:rsid w:val="00065DFB"/>
    <w:rsid w:val="000673A8"/>
    <w:rsid w:val="00067DCE"/>
    <w:rsid w:val="00070CAB"/>
    <w:rsid w:val="00071C4E"/>
    <w:rsid w:val="0007261B"/>
    <w:rsid w:val="00072715"/>
    <w:rsid w:val="000736FD"/>
    <w:rsid w:val="000751A4"/>
    <w:rsid w:val="000754B8"/>
    <w:rsid w:val="000758F9"/>
    <w:rsid w:val="000760BB"/>
    <w:rsid w:val="000761FF"/>
    <w:rsid w:val="00081A29"/>
    <w:rsid w:val="00081FC6"/>
    <w:rsid w:val="00084FEF"/>
    <w:rsid w:val="00084FF7"/>
    <w:rsid w:val="00086395"/>
    <w:rsid w:val="00087144"/>
    <w:rsid w:val="00087744"/>
    <w:rsid w:val="000918F7"/>
    <w:rsid w:val="00091D7D"/>
    <w:rsid w:val="000921D1"/>
    <w:rsid w:val="000923FF"/>
    <w:rsid w:val="000958FD"/>
    <w:rsid w:val="00097999"/>
    <w:rsid w:val="00097EE1"/>
    <w:rsid w:val="000A061E"/>
    <w:rsid w:val="000A067E"/>
    <w:rsid w:val="000A1F5A"/>
    <w:rsid w:val="000A22F8"/>
    <w:rsid w:val="000A4D28"/>
    <w:rsid w:val="000A64D2"/>
    <w:rsid w:val="000A6FC3"/>
    <w:rsid w:val="000A7598"/>
    <w:rsid w:val="000B2164"/>
    <w:rsid w:val="000B26D8"/>
    <w:rsid w:val="000B304E"/>
    <w:rsid w:val="000B3F94"/>
    <w:rsid w:val="000B52D4"/>
    <w:rsid w:val="000B58D8"/>
    <w:rsid w:val="000B5BBD"/>
    <w:rsid w:val="000B70DC"/>
    <w:rsid w:val="000C32DE"/>
    <w:rsid w:val="000C3ACB"/>
    <w:rsid w:val="000C4008"/>
    <w:rsid w:val="000C4E8F"/>
    <w:rsid w:val="000C5218"/>
    <w:rsid w:val="000C5D17"/>
    <w:rsid w:val="000C6524"/>
    <w:rsid w:val="000C77F9"/>
    <w:rsid w:val="000D06DE"/>
    <w:rsid w:val="000D0E68"/>
    <w:rsid w:val="000D193A"/>
    <w:rsid w:val="000E008F"/>
    <w:rsid w:val="000E0389"/>
    <w:rsid w:val="000E07E1"/>
    <w:rsid w:val="000E0E0C"/>
    <w:rsid w:val="000E1DF5"/>
    <w:rsid w:val="000E2C28"/>
    <w:rsid w:val="000E3CDB"/>
    <w:rsid w:val="000E42E2"/>
    <w:rsid w:val="000E4B0E"/>
    <w:rsid w:val="000E5F2D"/>
    <w:rsid w:val="000F0C23"/>
    <w:rsid w:val="000F363F"/>
    <w:rsid w:val="000F383C"/>
    <w:rsid w:val="000F394B"/>
    <w:rsid w:val="000F47AF"/>
    <w:rsid w:val="000F4A3D"/>
    <w:rsid w:val="000F58BB"/>
    <w:rsid w:val="000F6384"/>
    <w:rsid w:val="000F7E07"/>
    <w:rsid w:val="00101C04"/>
    <w:rsid w:val="0010267E"/>
    <w:rsid w:val="00102D55"/>
    <w:rsid w:val="0010315B"/>
    <w:rsid w:val="00105AD3"/>
    <w:rsid w:val="00106177"/>
    <w:rsid w:val="001068B0"/>
    <w:rsid w:val="00106C44"/>
    <w:rsid w:val="00106CCC"/>
    <w:rsid w:val="0011237F"/>
    <w:rsid w:val="00113EC8"/>
    <w:rsid w:val="00113F92"/>
    <w:rsid w:val="00114045"/>
    <w:rsid w:val="001148EB"/>
    <w:rsid w:val="00116B12"/>
    <w:rsid w:val="001174A9"/>
    <w:rsid w:val="00120DA5"/>
    <w:rsid w:val="00120E53"/>
    <w:rsid w:val="00122810"/>
    <w:rsid w:val="00124D74"/>
    <w:rsid w:val="0012606E"/>
    <w:rsid w:val="00126EC4"/>
    <w:rsid w:val="00127461"/>
    <w:rsid w:val="00127E61"/>
    <w:rsid w:val="00130CC3"/>
    <w:rsid w:val="001347CC"/>
    <w:rsid w:val="001351C7"/>
    <w:rsid w:val="00135836"/>
    <w:rsid w:val="00136371"/>
    <w:rsid w:val="001365E7"/>
    <w:rsid w:val="001368FB"/>
    <w:rsid w:val="00136B5B"/>
    <w:rsid w:val="0013709F"/>
    <w:rsid w:val="00143CEC"/>
    <w:rsid w:val="00143E85"/>
    <w:rsid w:val="00144F6D"/>
    <w:rsid w:val="0014564F"/>
    <w:rsid w:val="00145FAD"/>
    <w:rsid w:val="00150779"/>
    <w:rsid w:val="00150842"/>
    <w:rsid w:val="001531E8"/>
    <w:rsid w:val="0015445A"/>
    <w:rsid w:val="001609D3"/>
    <w:rsid w:val="00161170"/>
    <w:rsid w:val="00162EA6"/>
    <w:rsid w:val="00166046"/>
    <w:rsid w:val="00167099"/>
    <w:rsid w:val="00170769"/>
    <w:rsid w:val="00170ABB"/>
    <w:rsid w:val="00170BB9"/>
    <w:rsid w:val="00170D10"/>
    <w:rsid w:val="00171443"/>
    <w:rsid w:val="00172EC1"/>
    <w:rsid w:val="00172F2B"/>
    <w:rsid w:val="0017316A"/>
    <w:rsid w:val="0017352F"/>
    <w:rsid w:val="001742EB"/>
    <w:rsid w:val="00176799"/>
    <w:rsid w:val="00180AC9"/>
    <w:rsid w:val="001819B8"/>
    <w:rsid w:val="00181E3B"/>
    <w:rsid w:val="00181E96"/>
    <w:rsid w:val="00181FFB"/>
    <w:rsid w:val="001832B6"/>
    <w:rsid w:val="00183837"/>
    <w:rsid w:val="00184745"/>
    <w:rsid w:val="00184F7C"/>
    <w:rsid w:val="00191BA3"/>
    <w:rsid w:val="001926E1"/>
    <w:rsid w:val="001950B5"/>
    <w:rsid w:val="0019696B"/>
    <w:rsid w:val="001A0D82"/>
    <w:rsid w:val="001A17D7"/>
    <w:rsid w:val="001A2EC7"/>
    <w:rsid w:val="001A4B4D"/>
    <w:rsid w:val="001B0CC2"/>
    <w:rsid w:val="001B1148"/>
    <w:rsid w:val="001B2213"/>
    <w:rsid w:val="001B3AC8"/>
    <w:rsid w:val="001B693F"/>
    <w:rsid w:val="001B7FAF"/>
    <w:rsid w:val="001C0A00"/>
    <w:rsid w:val="001C0B97"/>
    <w:rsid w:val="001C0E23"/>
    <w:rsid w:val="001C1661"/>
    <w:rsid w:val="001C1B82"/>
    <w:rsid w:val="001C1D93"/>
    <w:rsid w:val="001C2BFF"/>
    <w:rsid w:val="001C4370"/>
    <w:rsid w:val="001C5465"/>
    <w:rsid w:val="001C54D0"/>
    <w:rsid w:val="001C59F4"/>
    <w:rsid w:val="001C643F"/>
    <w:rsid w:val="001C72CE"/>
    <w:rsid w:val="001C7FEA"/>
    <w:rsid w:val="001D0AF4"/>
    <w:rsid w:val="001D1FCE"/>
    <w:rsid w:val="001D2B76"/>
    <w:rsid w:val="001D35D7"/>
    <w:rsid w:val="001D3C5F"/>
    <w:rsid w:val="001D424E"/>
    <w:rsid w:val="001D4C56"/>
    <w:rsid w:val="001D5266"/>
    <w:rsid w:val="001D61D9"/>
    <w:rsid w:val="001D6DDC"/>
    <w:rsid w:val="001D6E80"/>
    <w:rsid w:val="001E0C50"/>
    <w:rsid w:val="001E255B"/>
    <w:rsid w:val="001E3445"/>
    <w:rsid w:val="001E366A"/>
    <w:rsid w:val="001E709C"/>
    <w:rsid w:val="001F11C7"/>
    <w:rsid w:val="001F33C9"/>
    <w:rsid w:val="001F4AEE"/>
    <w:rsid w:val="001F55AB"/>
    <w:rsid w:val="001F6BF7"/>
    <w:rsid w:val="002030E3"/>
    <w:rsid w:val="0020494D"/>
    <w:rsid w:val="00204A82"/>
    <w:rsid w:val="00207237"/>
    <w:rsid w:val="0021172B"/>
    <w:rsid w:val="00214023"/>
    <w:rsid w:val="002157B9"/>
    <w:rsid w:val="00215A1A"/>
    <w:rsid w:val="00216598"/>
    <w:rsid w:val="0021678F"/>
    <w:rsid w:val="00216B4D"/>
    <w:rsid w:val="002205E9"/>
    <w:rsid w:val="00220C28"/>
    <w:rsid w:val="00220E4E"/>
    <w:rsid w:val="002239A2"/>
    <w:rsid w:val="002240A1"/>
    <w:rsid w:val="002248F8"/>
    <w:rsid w:val="00224D11"/>
    <w:rsid w:val="00225EC4"/>
    <w:rsid w:val="00226554"/>
    <w:rsid w:val="00226EE9"/>
    <w:rsid w:val="00230108"/>
    <w:rsid w:val="00230239"/>
    <w:rsid w:val="00230E0F"/>
    <w:rsid w:val="0023194B"/>
    <w:rsid w:val="00232638"/>
    <w:rsid w:val="002349B9"/>
    <w:rsid w:val="00235F15"/>
    <w:rsid w:val="00236DC3"/>
    <w:rsid w:val="00237FDC"/>
    <w:rsid w:val="0024039A"/>
    <w:rsid w:val="00240A19"/>
    <w:rsid w:val="002448E0"/>
    <w:rsid w:val="002452C9"/>
    <w:rsid w:val="002469B4"/>
    <w:rsid w:val="0025026C"/>
    <w:rsid w:val="0025319A"/>
    <w:rsid w:val="00255BA9"/>
    <w:rsid w:val="00256B63"/>
    <w:rsid w:val="00256BED"/>
    <w:rsid w:val="00257528"/>
    <w:rsid w:val="002576FC"/>
    <w:rsid w:val="0025793E"/>
    <w:rsid w:val="00257D23"/>
    <w:rsid w:val="002600D4"/>
    <w:rsid w:val="00262FB6"/>
    <w:rsid w:val="0026338C"/>
    <w:rsid w:val="00263629"/>
    <w:rsid w:val="00263889"/>
    <w:rsid w:val="00263A15"/>
    <w:rsid w:val="00263A36"/>
    <w:rsid w:val="00263AB0"/>
    <w:rsid w:val="00263DCE"/>
    <w:rsid w:val="002676E3"/>
    <w:rsid w:val="0027043E"/>
    <w:rsid w:val="00270C06"/>
    <w:rsid w:val="00270C88"/>
    <w:rsid w:val="00271A60"/>
    <w:rsid w:val="00271BC1"/>
    <w:rsid w:val="00273F68"/>
    <w:rsid w:val="00276590"/>
    <w:rsid w:val="00277876"/>
    <w:rsid w:val="00281B5B"/>
    <w:rsid w:val="00282223"/>
    <w:rsid w:val="00285135"/>
    <w:rsid w:val="0028623A"/>
    <w:rsid w:val="0028660D"/>
    <w:rsid w:val="00290597"/>
    <w:rsid w:val="0029077F"/>
    <w:rsid w:val="00290ADB"/>
    <w:rsid w:val="00290D71"/>
    <w:rsid w:val="00292660"/>
    <w:rsid w:val="002940A4"/>
    <w:rsid w:val="002945E7"/>
    <w:rsid w:val="00294923"/>
    <w:rsid w:val="00294F17"/>
    <w:rsid w:val="00295DBC"/>
    <w:rsid w:val="00297358"/>
    <w:rsid w:val="002A1CA3"/>
    <w:rsid w:val="002A32F7"/>
    <w:rsid w:val="002A3A71"/>
    <w:rsid w:val="002A5B0F"/>
    <w:rsid w:val="002A6388"/>
    <w:rsid w:val="002A6A68"/>
    <w:rsid w:val="002B2883"/>
    <w:rsid w:val="002B35D0"/>
    <w:rsid w:val="002B389B"/>
    <w:rsid w:val="002B3FB8"/>
    <w:rsid w:val="002B4349"/>
    <w:rsid w:val="002B4D26"/>
    <w:rsid w:val="002B61FE"/>
    <w:rsid w:val="002B77A9"/>
    <w:rsid w:val="002C02AB"/>
    <w:rsid w:val="002C0D08"/>
    <w:rsid w:val="002C0D89"/>
    <w:rsid w:val="002C1A5B"/>
    <w:rsid w:val="002C1EA5"/>
    <w:rsid w:val="002C64FB"/>
    <w:rsid w:val="002C6794"/>
    <w:rsid w:val="002C6DC9"/>
    <w:rsid w:val="002C761F"/>
    <w:rsid w:val="002D1AAE"/>
    <w:rsid w:val="002D258E"/>
    <w:rsid w:val="002D42CA"/>
    <w:rsid w:val="002D45E2"/>
    <w:rsid w:val="002D5C22"/>
    <w:rsid w:val="002D633A"/>
    <w:rsid w:val="002E073F"/>
    <w:rsid w:val="002E0E0E"/>
    <w:rsid w:val="002E1A1E"/>
    <w:rsid w:val="002E7609"/>
    <w:rsid w:val="002E7C84"/>
    <w:rsid w:val="002E7FE1"/>
    <w:rsid w:val="002F019D"/>
    <w:rsid w:val="002F0A2A"/>
    <w:rsid w:val="002F372B"/>
    <w:rsid w:val="002F3D7D"/>
    <w:rsid w:val="002F4EEA"/>
    <w:rsid w:val="002F6F68"/>
    <w:rsid w:val="00300ACE"/>
    <w:rsid w:val="0030252C"/>
    <w:rsid w:val="00302C6B"/>
    <w:rsid w:val="00304A16"/>
    <w:rsid w:val="00305A2D"/>
    <w:rsid w:val="00306B77"/>
    <w:rsid w:val="00307A2E"/>
    <w:rsid w:val="00307E53"/>
    <w:rsid w:val="00310A36"/>
    <w:rsid w:val="003120E2"/>
    <w:rsid w:val="0031210A"/>
    <w:rsid w:val="00312E21"/>
    <w:rsid w:val="00313B4F"/>
    <w:rsid w:val="00313CCD"/>
    <w:rsid w:val="00313EDB"/>
    <w:rsid w:val="003144C2"/>
    <w:rsid w:val="00314A47"/>
    <w:rsid w:val="00314A8B"/>
    <w:rsid w:val="00314D65"/>
    <w:rsid w:val="0031502B"/>
    <w:rsid w:val="0031601E"/>
    <w:rsid w:val="00321CCF"/>
    <w:rsid w:val="00322FB1"/>
    <w:rsid w:val="00324EB8"/>
    <w:rsid w:val="00331BBC"/>
    <w:rsid w:val="00331C3E"/>
    <w:rsid w:val="00332601"/>
    <w:rsid w:val="003331E5"/>
    <w:rsid w:val="003337EE"/>
    <w:rsid w:val="003343BF"/>
    <w:rsid w:val="003361ED"/>
    <w:rsid w:val="003366B9"/>
    <w:rsid w:val="00337407"/>
    <w:rsid w:val="003419E3"/>
    <w:rsid w:val="00342D4C"/>
    <w:rsid w:val="00344002"/>
    <w:rsid w:val="00344462"/>
    <w:rsid w:val="00344FBA"/>
    <w:rsid w:val="00345228"/>
    <w:rsid w:val="0034581C"/>
    <w:rsid w:val="00351237"/>
    <w:rsid w:val="003514CA"/>
    <w:rsid w:val="00353CCB"/>
    <w:rsid w:val="00353CD9"/>
    <w:rsid w:val="00354367"/>
    <w:rsid w:val="00355E7B"/>
    <w:rsid w:val="00357438"/>
    <w:rsid w:val="00360711"/>
    <w:rsid w:val="00362D4F"/>
    <w:rsid w:val="00364180"/>
    <w:rsid w:val="00365ECC"/>
    <w:rsid w:val="00372E20"/>
    <w:rsid w:val="00374314"/>
    <w:rsid w:val="00374A1E"/>
    <w:rsid w:val="00374C8D"/>
    <w:rsid w:val="00383E0A"/>
    <w:rsid w:val="00384BC5"/>
    <w:rsid w:val="00385652"/>
    <w:rsid w:val="00385E5A"/>
    <w:rsid w:val="00385FF5"/>
    <w:rsid w:val="00386143"/>
    <w:rsid w:val="003911C8"/>
    <w:rsid w:val="00391F0A"/>
    <w:rsid w:val="003937E1"/>
    <w:rsid w:val="003950AC"/>
    <w:rsid w:val="00395756"/>
    <w:rsid w:val="00395954"/>
    <w:rsid w:val="00396C39"/>
    <w:rsid w:val="003A040F"/>
    <w:rsid w:val="003A0B3E"/>
    <w:rsid w:val="003A1E9D"/>
    <w:rsid w:val="003A20F5"/>
    <w:rsid w:val="003A2FA6"/>
    <w:rsid w:val="003A3472"/>
    <w:rsid w:val="003A6095"/>
    <w:rsid w:val="003A61A2"/>
    <w:rsid w:val="003A78E1"/>
    <w:rsid w:val="003B080C"/>
    <w:rsid w:val="003B1B10"/>
    <w:rsid w:val="003B2421"/>
    <w:rsid w:val="003B24E3"/>
    <w:rsid w:val="003B316D"/>
    <w:rsid w:val="003B37D9"/>
    <w:rsid w:val="003B552C"/>
    <w:rsid w:val="003B6136"/>
    <w:rsid w:val="003B639D"/>
    <w:rsid w:val="003B7564"/>
    <w:rsid w:val="003B79A7"/>
    <w:rsid w:val="003B7B04"/>
    <w:rsid w:val="003B7B3A"/>
    <w:rsid w:val="003C29E6"/>
    <w:rsid w:val="003C4078"/>
    <w:rsid w:val="003C4DD8"/>
    <w:rsid w:val="003C4E44"/>
    <w:rsid w:val="003C5C8A"/>
    <w:rsid w:val="003C6045"/>
    <w:rsid w:val="003C6A7B"/>
    <w:rsid w:val="003C79A9"/>
    <w:rsid w:val="003C7CBB"/>
    <w:rsid w:val="003D03B7"/>
    <w:rsid w:val="003D211C"/>
    <w:rsid w:val="003D5079"/>
    <w:rsid w:val="003D5521"/>
    <w:rsid w:val="003D5B30"/>
    <w:rsid w:val="003D6FDC"/>
    <w:rsid w:val="003E19C0"/>
    <w:rsid w:val="003E3AF5"/>
    <w:rsid w:val="003E47ED"/>
    <w:rsid w:val="003E5270"/>
    <w:rsid w:val="003E5DD8"/>
    <w:rsid w:val="003E5F1C"/>
    <w:rsid w:val="003E6459"/>
    <w:rsid w:val="003E6DE9"/>
    <w:rsid w:val="003E70B0"/>
    <w:rsid w:val="003E762E"/>
    <w:rsid w:val="003F0506"/>
    <w:rsid w:val="003F0A61"/>
    <w:rsid w:val="003F1653"/>
    <w:rsid w:val="003F2E29"/>
    <w:rsid w:val="003F3348"/>
    <w:rsid w:val="003F419B"/>
    <w:rsid w:val="003F46D5"/>
    <w:rsid w:val="003F49E0"/>
    <w:rsid w:val="003F621F"/>
    <w:rsid w:val="003F69E1"/>
    <w:rsid w:val="003F789B"/>
    <w:rsid w:val="003F7A44"/>
    <w:rsid w:val="00400739"/>
    <w:rsid w:val="004008EB"/>
    <w:rsid w:val="00403E8B"/>
    <w:rsid w:val="00403F2A"/>
    <w:rsid w:val="00404AC7"/>
    <w:rsid w:val="00405A33"/>
    <w:rsid w:val="00405E70"/>
    <w:rsid w:val="0040635E"/>
    <w:rsid w:val="00406584"/>
    <w:rsid w:val="004073DF"/>
    <w:rsid w:val="004111B5"/>
    <w:rsid w:val="004146A6"/>
    <w:rsid w:val="00415C2B"/>
    <w:rsid w:val="00415F24"/>
    <w:rsid w:val="00416CCC"/>
    <w:rsid w:val="004174B3"/>
    <w:rsid w:val="00417E27"/>
    <w:rsid w:val="004217AF"/>
    <w:rsid w:val="00421F21"/>
    <w:rsid w:val="00421F7A"/>
    <w:rsid w:val="00423001"/>
    <w:rsid w:val="00423768"/>
    <w:rsid w:val="00423EAE"/>
    <w:rsid w:val="004247DF"/>
    <w:rsid w:val="0042556D"/>
    <w:rsid w:val="004273A6"/>
    <w:rsid w:val="00430CC1"/>
    <w:rsid w:val="00430FDA"/>
    <w:rsid w:val="00431630"/>
    <w:rsid w:val="004352CD"/>
    <w:rsid w:val="00436449"/>
    <w:rsid w:val="00437BA1"/>
    <w:rsid w:val="004433F7"/>
    <w:rsid w:val="00446509"/>
    <w:rsid w:val="00447A46"/>
    <w:rsid w:val="004512EC"/>
    <w:rsid w:val="0045397C"/>
    <w:rsid w:val="00453D98"/>
    <w:rsid w:val="00455CEB"/>
    <w:rsid w:val="00457E03"/>
    <w:rsid w:val="004601CC"/>
    <w:rsid w:val="00460FE8"/>
    <w:rsid w:val="00461513"/>
    <w:rsid w:val="004618E2"/>
    <w:rsid w:val="004623B8"/>
    <w:rsid w:val="00462D1D"/>
    <w:rsid w:val="00463B02"/>
    <w:rsid w:val="004643B8"/>
    <w:rsid w:val="00465660"/>
    <w:rsid w:val="00465AF8"/>
    <w:rsid w:val="00466591"/>
    <w:rsid w:val="004669D8"/>
    <w:rsid w:val="004678AB"/>
    <w:rsid w:val="004704F6"/>
    <w:rsid w:val="00470BA1"/>
    <w:rsid w:val="00470D03"/>
    <w:rsid w:val="004711C0"/>
    <w:rsid w:val="00471746"/>
    <w:rsid w:val="00471A42"/>
    <w:rsid w:val="0047219A"/>
    <w:rsid w:val="00473BEF"/>
    <w:rsid w:val="00474A68"/>
    <w:rsid w:val="00475827"/>
    <w:rsid w:val="004769F5"/>
    <w:rsid w:val="00481029"/>
    <w:rsid w:val="0048185A"/>
    <w:rsid w:val="00485C39"/>
    <w:rsid w:val="00485EC8"/>
    <w:rsid w:val="00485EDE"/>
    <w:rsid w:val="004862E2"/>
    <w:rsid w:val="0048676D"/>
    <w:rsid w:val="00486D7A"/>
    <w:rsid w:val="00486EB8"/>
    <w:rsid w:val="00491817"/>
    <w:rsid w:val="004919B6"/>
    <w:rsid w:val="004923B3"/>
    <w:rsid w:val="0049359E"/>
    <w:rsid w:val="004945D8"/>
    <w:rsid w:val="00494C00"/>
    <w:rsid w:val="00494F66"/>
    <w:rsid w:val="004950E7"/>
    <w:rsid w:val="00495541"/>
    <w:rsid w:val="00496204"/>
    <w:rsid w:val="00497417"/>
    <w:rsid w:val="00497895"/>
    <w:rsid w:val="004A13B6"/>
    <w:rsid w:val="004A19B0"/>
    <w:rsid w:val="004A2285"/>
    <w:rsid w:val="004A2702"/>
    <w:rsid w:val="004A30F4"/>
    <w:rsid w:val="004A3B50"/>
    <w:rsid w:val="004A4150"/>
    <w:rsid w:val="004A4384"/>
    <w:rsid w:val="004A507D"/>
    <w:rsid w:val="004A5B10"/>
    <w:rsid w:val="004A5E99"/>
    <w:rsid w:val="004A5F4B"/>
    <w:rsid w:val="004A7EAF"/>
    <w:rsid w:val="004B0729"/>
    <w:rsid w:val="004B37B4"/>
    <w:rsid w:val="004B442A"/>
    <w:rsid w:val="004B4798"/>
    <w:rsid w:val="004B4E21"/>
    <w:rsid w:val="004B7DB4"/>
    <w:rsid w:val="004C1670"/>
    <w:rsid w:val="004C1A46"/>
    <w:rsid w:val="004C25F3"/>
    <w:rsid w:val="004C2756"/>
    <w:rsid w:val="004C2B8E"/>
    <w:rsid w:val="004C492B"/>
    <w:rsid w:val="004C6348"/>
    <w:rsid w:val="004C6B09"/>
    <w:rsid w:val="004C75B0"/>
    <w:rsid w:val="004D00CC"/>
    <w:rsid w:val="004D00FA"/>
    <w:rsid w:val="004D03E1"/>
    <w:rsid w:val="004D0C95"/>
    <w:rsid w:val="004D1151"/>
    <w:rsid w:val="004D2213"/>
    <w:rsid w:val="004D22A9"/>
    <w:rsid w:val="004D2B5D"/>
    <w:rsid w:val="004D30F5"/>
    <w:rsid w:val="004D52CB"/>
    <w:rsid w:val="004D7121"/>
    <w:rsid w:val="004D7726"/>
    <w:rsid w:val="004D7CF9"/>
    <w:rsid w:val="004E011C"/>
    <w:rsid w:val="004E0740"/>
    <w:rsid w:val="004E085A"/>
    <w:rsid w:val="004E0A34"/>
    <w:rsid w:val="004E1915"/>
    <w:rsid w:val="004E3C9A"/>
    <w:rsid w:val="004E74D7"/>
    <w:rsid w:val="004E7B43"/>
    <w:rsid w:val="004F001D"/>
    <w:rsid w:val="004F14EA"/>
    <w:rsid w:val="004F21B2"/>
    <w:rsid w:val="004F2B2B"/>
    <w:rsid w:val="004F2C03"/>
    <w:rsid w:val="004F396A"/>
    <w:rsid w:val="004F3E0F"/>
    <w:rsid w:val="004F3E49"/>
    <w:rsid w:val="004F4818"/>
    <w:rsid w:val="004F4BF9"/>
    <w:rsid w:val="004F6D71"/>
    <w:rsid w:val="004F7400"/>
    <w:rsid w:val="004F7B9C"/>
    <w:rsid w:val="005000D7"/>
    <w:rsid w:val="00500653"/>
    <w:rsid w:val="00501A1C"/>
    <w:rsid w:val="00501EB7"/>
    <w:rsid w:val="005026A3"/>
    <w:rsid w:val="0050336D"/>
    <w:rsid w:val="005052ED"/>
    <w:rsid w:val="005062CB"/>
    <w:rsid w:val="00506522"/>
    <w:rsid w:val="00507460"/>
    <w:rsid w:val="00507F81"/>
    <w:rsid w:val="00507FB2"/>
    <w:rsid w:val="0051055A"/>
    <w:rsid w:val="005131A2"/>
    <w:rsid w:val="005135FC"/>
    <w:rsid w:val="00515B7D"/>
    <w:rsid w:val="00517283"/>
    <w:rsid w:val="00517B4A"/>
    <w:rsid w:val="00517F75"/>
    <w:rsid w:val="005200E3"/>
    <w:rsid w:val="005203D5"/>
    <w:rsid w:val="00520A0E"/>
    <w:rsid w:val="005213E2"/>
    <w:rsid w:val="00521978"/>
    <w:rsid w:val="00523135"/>
    <w:rsid w:val="00523804"/>
    <w:rsid w:val="00525D5B"/>
    <w:rsid w:val="00530337"/>
    <w:rsid w:val="00532E64"/>
    <w:rsid w:val="00533AD6"/>
    <w:rsid w:val="00534070"/>
    <w:rsid w:val="00534D6C"/>
    <w:rsid w:val="00535809"/>
    <w:rsid w:val="00535F92"/>
    <w:rsid w:val="00536A80"/>
    <w:rsid w:val="00540875"/>
    <w:rsid w:val="00542383"/>
    <w:rsid w:val="00542FC3"/>
    <w:rsid w:val="00543DC8"/>
    <w:rsid w:val="00543E2B"/>
    <w:rsid w:val="00545BF4"/>
    <w:rsid w:val="00546C7A"/>
    <w:rsid w:val="00547427"/>
    <w:rsid w:val="00547CDA"/>
    <w:rsid w:val="005504AC"/>
    <w:rsid w:val="005507E0"/>
    <w:rsid w:val="00552147"/>
    <w:rsid w:val="005539A7"/>
    <w:rsid w:val="005553A4"/>
    <w:rsid w:val="00555490"/>
    <w:rsid w:val="00556773"/>
    <w:rsid w:val="005573DD"/>
    <w:rsid w:val="0056102A"/>
    <w:rsid w:val="005621CB"/>
    <w:rsid w:val="00563E3A"/>
    <w:rsid w:val="00565722"/>
    <w:rsid w:val="005672CA"/>
    <w:rsid w:val="005711DE"/>
    <w:rsid w:val="00572CA7"/>
    <w:rsid w:val="005755A5"/>
    <w:rsid w:val="00575841"/>
    <w:rsid w:val="00577A39"/>
    <w:rsid w:val="00577D97"/>
    <w:rsid w:val="00580775"/>
    <w:rsid w:val="00581668"/>
    <w:rsid w:val="005836E4"/>
    <w:rsid w:val="00584DDB"/>
    <w:rsid w:val="005850F8"/>
    <w:rsid w:val="0058576D"/>
    <w:rsid w:val="005861F0"/>
    <w:rsid w:val="00586672"/>
    <w:rsid w:val="005935FF"/>
    <w:rsid w:val="005936AF"/>
    <w:rsid w:val="00593ED1"/>
    <w:rsid w:val="005947BA"/>
    <w:rsid w:val="005952D9"/>
    <w:rsid w:val="00595E5D"/>
    <w:rsid w:val="00596338"/>
    <w:rsid w:val="00597622"/>
    <w:rsid w:val="005A0C9D"/>
    <w:rsid w:val="005A193F"/>
    <w:rsid w:val="005A1FB0"/>
    <w:rsid w:val="005A4DD2"/>
    <w:rsid w:val="005A5E85"/>
    <w:rsid w:val="005A6767"/>
    <w:rsid w:val="005A6992"/>
    <w:rsid w:val="005B01B2"/>
    <w:rsid w:val="005B0959"/>
    <w:rsid w:val="005B1ED4"/>
    <w:rsid w:val="005B4531"/>
    <w:rsid w:val="005B4A06"/>
    <w:rsid w:val="005B4D58"/>
    <w:rsid w:val="005B6120"/>
    <w:rsid w:val="005B6451"/>
    <w:rsid w:val="005B7775"/>
    <w:rsid w:val="005C0B8D"/>
    <w:rsid w:val="005C12AC"/>
    <w:rsid w:val="005C3DE2"/>
    <w:rsid w:val="005C5E1C"/>
    <w:rsid w:val="005D091F"/>
    <w:rsid w:val="005D0ECE"/>
    <w:rsid w:val="005D1183"/>
    <w:rsid w:val="005D2391"/>
    <w:rsid w:val="005D2436"/>
    <w:rsid w:val="005D5176"/>
    <w:rsid w:val="005D5849"/>
    <w:rsid w:val="005E167D"/>
    <w:rsid w:val="005E3CEE"/>
    <w:rsid w:val="005E3DB9"/>
    <w:rsid w:val="005E44FC"/>
    <w:rsid w:val="005E60F4"/>
    <w:rsid w:val="005F0C3C"/>
    <w:rsid w:val="005F4EC8"/>
    <w:rsid w:val="005F4F4B"/>
    <w:rsid w:val="005F5335"/>
    <w:rsid w:val="005F6ED2"/>
    <w:rsid w:val="005F7D2C"/>
    <w:rsid w:val="00600E0B"/>
    <w:rsid w:val="00602768"/>
    <w:rsid w:val="00603B0C"/>
    <w:rsid w:val="00603BB3"/>
    <w:rsid w:val="00604B5B"/>
    <w:rsid w:val="00604B7D"/>
    <w:rsid w:val="0060525B"/>
    <w:rsid w:val="00605D3A"/>
    <w:rsid w:val="00606700"/>
    <w:rsid w:val="0061120F"/>
    <w:rsid w:val="006120DA"/>
    <w:rsid w:val="0061419B"/>
    <w:rsid w:val="00614472"/>
    <w:rsid w:val="00614CAE"/>
    <w:rsid w:val="00616800"/>
    <w:rsid w:val="00617906"/>
    <w:rsid w:val="006200D6"/>
    <w:rsid w:val="006201DB"/>
    <w:rsid w:val="006206CA"/>
    <w:rsid w:val="00621981"/>
    <w:rsid w:val="00622468"/>
    <w:rsid w:val="006242F7"/>
    <w:rsid w:val="00624418"/>
    <w:rsid w:val="00624570"/>
    <w:rsid w:val="00625A45"/>
    <w:rsid w:val="00631166"/>
    <w:rsid w:val="00631FCD"/>
    <w:rsid w:val="006330E3"/>
    <w:rsid w:val="0063348E"/>
    <w:rsid w:val="00634F6B"/>
    <w:rsid w:val="00635AA8"/>
    <w:rsid w:val="00635C50"/>
    <w:rsid w:val="00635F96"/>
    <w:rsid w:val="0063633B"/>
    <w:rsid w:val="00637D2F"/>
    <w:rsid w:val="0064193B"/>
    <w:rsid w:val="00641B8A"/>
    <w:rsid w:val="00643A96"/>
    <w:rsid w:val="00644429"/>
    <w:rsid w:val="006456FE"/>
    <w:rsid w:val="00645B5D"/>
    <w:rsid w:val="00646161"/>
    <w:rsid w:val="006478B7"/>
    <w:rsid w:val="00650215"/>
    <w:rsid w:val="00650C11"/>
    <w:rsid w:val="00653D3A"/>
    <w:rsid w:val="00653FDB"/>
    <w:rsid w:val="00654F94"/>
    <w:rsid w:val="00660C70"/>
    <w:rsid w:val="0066417E"/>
    <w:rsid w:val="0066418A"/>
    <w:rsid w:val="00667504"/>
    <w:rsid w:val="006707E1"/>
    <w:rsid w:val="0067225A"/>
    <w:rsid w:val="00673731"/>
    <w:rsid w:val="00675735"/>
    <w:rsid w:val="00676503"/>
    <w:rsid w:val="00680509"/>
    <w:rsid w:val="0068504A"/>
    <w:rsid w:val="00685390"/>
    <w:rsid w:val="006856FE"/>
    <w:rsid w:val="0068706B"/>
    <w:rsid w:val="006872FE"/>
    <w:rsid w:val="00690799"/>
    <w:rsid w:val="006912BA"/>
    <w:rsid w:val="00692336"/>
    <w:rsid w:val="00693151"/>
    <w:rsid w:val="006932BC"/>
    <w:rsid w:val="00694B22"/>
    <w:rsid w:val="00695188"/>
    <w:rsid w:val="006951CE"/>
    <w:rsid w:val="006955E7"/>
    <w:rsid w:val="00696396"/>
    <w:rsid w:val="00696DB4"/>
    <w:rsid w:val="006A2E7F"/>
    <w:rsid w:val="006A31A5"/>
    <w:rsid w:val="006A3D69"/>
    <w:rsid w:val="006A4440"/>
    <w:rsid w:val="006A6D44"/>
    <w:rsid w:val="006B052F"/>
    <w:rsid w:val="006B3276"/>
    <w:rsid w:val="006B3E88"/>
    <w:rsid w:val="006B4139"/>
    <w:rsid w:val="006B4C21"/>
    <w:rsid w:val="006B54C1"/>
    <w:rsid w:val="006B6C72"/>
    <w:rsid w:val="006B6F77"/>
    <w:rsid w:val="006B731D"/>
    <w:rsid w:val="006B7A5C"/>
    <w:rsid w:val="006B7EF2"/>
    <w:rsid w:val="006C05C4"/>
    <w:rsid w:val="006C11E1"/>
    <w:rsid w:val="006C25CB"/>
    <w:rsid w:val="006C48F2"/>
    <w:rsid w:val="006C5412"/>
    <w:rsid w:val="006C62E7"/>
    <w:rsid w:val="006C7F2C"/>
    <w:rsid w:val="006D16E5"/>
    <w:rsid w:val="006D2E78"/>
    <w:rsid w:val="006D32FC"/>
    <w:rsid w:val="006D5586"/>
    <w:rsid w:val="006D5831"/>
    <w:rsid w:val="006D6F6C"/>
    <w:rsid w:val="006E31B0"/>
    <w:rsid w:val="006E400A"/>
    <w:rsid w:val="006E4083"/>
    <w:rsid w:val="006E452A"/>
    <w:rsid w:val="006E51E8"/>
    <w:rsid w:val="006E57B9"/>
    <w:rsid w:val="006E5D5F"/>
    <w:rsid w:val="006F0623"/>
    <w:rsid w:val="006F164A"/>
    <w:rsid w:val="006F304C"/>
    <w:rsid w:val="006F3A0E"/>
    <w:rsid w:val="006F3C4C"/>
    <w:rsid w:val="006F5663"/>
    <w:rsid w:val="006F5920"/>
    <w:rsid w:val="006F7964"/>
    <w:rsid w:val="00700078"/>
    <w:rsid w:val="007027C4"/>
    <w:rsid w:val="00702983"/>
    <w:rsid w:val="007030DC"/>
    <w:rsid w:val="00703298"/>
    <w:rsid w:val="00706E68"/>
    <w:rsid w:val="007114C0"/>
    <w:rsid w:val="00711FA5"/>
    <w:rsid w:val="00712299"/>
    <w:rsid w:val="00713E4B"/>
    <w:rsid w:val="00714F60"/>
    <w:rsid w:val="007165D3"/>
    <w:rsid w:val="0071742A"/>
    <w:rsid w:val="00717F4C"/>
    <w:rsid w:val="00720C3B"/>
    <w:rsid w:val="00723532"/>
    <w:rsid w:val="00723C33"/>
    <w:rsid w:val="00724932"/>
    <w:rsid w:val="007266D0"/>
    <w:rsid w:val="00726BCB"/>
    <w:rsid w:val="00726C35"/>
    <w:rsid w:val="007300A7"/>
    <w:rsid w:val="00730700"/>
    <w:rsid w:val="00730E7C"/>
    <w:rsid w:val="0073252D"/>
    <w:rsid w:val="00737068"/>
    <w:rsid w:val="007407CB"/>
    <w:rsid w:val="00740AAD"/>
    <w:rsid w:val="0074309D"/>
    <w:rsid w:val="007467F8"/>
    <w:rsid w:val="007474D6"/>
    <w:rsid w:val="007475BA"/>
    <w:rsid w:val="007476C8"/>
    <w:rsid w:val="007524B3"/>
    <w:rsid w:val="00754372"/>
    <w:rsid w:val="00754472"/>
    <w:rsid w:val="00754517"/>
    <w:rsid w:val="00755985"/>
    <w:rsid w:val="00756019"/>
    <w:rsid w:val="007579DB"/>
    <w:rsid w:val="007600C1"/>
    <w:rsid w:val="00760547"/>
    <w:rsid w:val="007610E1"/>
    <w:rsid w:val="00762A78"/>
    <w:rsid w:val="00762D29"/>
    <w:rsid w:val="00763F00"/>
    <w:rsid w:val="007658B3"/>
    <w:rsid w:val="00766825"/>
    <w:rsid w:val="00767002"/>
    <w:rsid w:val="007673E0"/>
    <w:rsid w:val="00767DDD"/>
    <w:rsid w:val="00771EEC"/>
    <w:rsid w:val="00772035"/>
    <w:rsid w:val="00774BFB"/>
    <w:rsid w:val="007751D2"/>
    <w:rsid w:val="00775874"/>
    <w:rsid w:val="00775BD4"/>
    <w:rsid w:val="007764B4"/>
    <w:rsid w:val="00777FAB"/>
    <w:rsid w:val="00780849"/>
    <w:rsid w:val="0078151C"/>
    <w:rsid w:val="007821BE"/>
    <w:rsid w:val="00782303"/>
    <w:rsid w:val="00783B8B"/>
    <w:rsid w:val="00785096"/>
    <w:rsid w:val="00786E08"/>
    <w:rsid w:val="00787DA1"/>
    <w:rsid w:val="00791C80"/>
    <w:rsid w:val="00791D7C"/>
    <w:rsid w:val="007935F1"/>
    <w:rsid w:val="00793A56"/>
    <w:rsid w:val="007942F0"/>
    <w:rsid w:val="00795C3B"/>
    <w:rsid w:val="0079768A"/>
    <w:rsid w:val="00797AE2"/>
    <w:rsid w:val="007A0457"/>
    <w:rsid w:val="007A3F42"/>
    <w:rsid w:val="007A470F"/>
    <w:rsid w:val="007A4B7F"/>
    <w:rsid w:val="007A4EF4"/>
    <w:rsid w:val="007A4F41"/>
    <w:rsid w:val="007A52E5"/>
    <w:rsid w:val="007A5C3E"/>
    <w:rsid w:val="007A5CF3"/>
    <w:rsid w:val="007A6046"/>
    <w:rsid w:val="007A73A8"/>
    <w:rsid w:val="007B1B1F"/>
    <w:rsid w:val="007B1C4F"/>
    <w:rsid w:val="007B1F04"/>
    <w:rsid w:val="007B21AE"/>
    <w:rsid w:val="007B379B"/>
    <w:rsid w:val="007B4032"/>
    <w:rsid w:val="007B5D7D"/>
    <w:rsid w:val="007B6DC3"/>
    <w:rsid w:val="007B7F41"/>
    <w:rsid w:val="007C15E1"/>
    <w:rsid w:val="007C1B33"/>
    <w:rsid w:val="007C1BAF"/>
    <w:rsid w:val="007C1E34"/>
    <w:rsid w:val="007C2BD9"/>
    <w:rsid w:val="007C3D1C"/>
    <w:rsid w:val="007C5341"/>
    <w:rsid w:val="007C6581"/>
    <w:rsid w:val="007C75C9"/>
    <w:rsid w:val="007D185F"/>
    <w:rsid w:val="007D1E45"/>
    <w:rsid w:val="007D63D0"/>
    <w:rsid w:val="007E15B2"/>
    <w:rsid w:val="007E1935"/>
    <w:rsid w:val="007E2037"/>
    <w:rsid w:val="007E2188"/>
    <w:rsid w:val="007E2717"/>
    <w:rsid w:val="007E278A"/>
    <w:rsid w:val="007E2FB6"/>
    <w:rsid w:val="007E4631"/>
    <w:rsid w:val="007E4A7D"/>
    <w:rsid w:val="007E5D2F"/>
    <w:rsid w:val="007E6A97"/>
    <w:rsid w:val="007E6C21"/>
    <w:rsid w:val="007F0AA7"/>
    <w:rsid w:val="007F0F75"/>
    <w:rsid w:val="007F1BA5"/>
    <w:rsid w:val="007F1DEB"/>
    <w:rsid w:val="007F4507"/>
    <w:rsid w:val="007F4515"/>
    <w:rsid w:val="007F52BA"/>
    <w:rsid w:val="007F59A3"/>
    <w:rsid w:val="007F6B54"/>
    <w:rsid w:val="00800045"/>
    <w:rsid w:val="00800976"/>
    <w:rsid w:val="00801D74"/>
    <w:rsid w:val="008033A0"/>
    <w:rsid w:val="00805D0D"/>
    <w:rsid w:val="0080795D"/>
    <w:rsid w:val="00810E7E"/>
    <w:rsid w:val="008113C0"/>
    <w:rsid w:val="00814128"/>
    <w:rsid w:val="00815B2E"/>
    <w:rsid w:val="00816675"/>
    <w:rsid w:val="00817872"/>
    <w:rsid w:val="00817E21"/>
    <w:rsid w:val="008200B4"/>
    <w:rsid w:val="00821768"/>
    <w:rsid w:val="00822197"/>
    <w:rsid w:val="00822725"/>
    <w:rsid w:val="00822C2C"/>
    <w:rsid w:val="00822E57"/>
    <w:rsid w:val="008232A9"/>
    <w:rsid w:val="00823F73"/>
    <w:rsid w:val="0082481A"/>
    <w:rsid w:val="00824D96"/>
    <w:rsid w:val="008259DB"/>
    <w:rsid w:val="008266DA"/>
    <w:rsid w:val="008268ED"/>
    <w:rsid w:val="008274AE"/>
    <w:rsid w:val="008305A3"/>
    <w:rsid w:val="008309EA"/>
    <w:rsid w:val="008310DB"/>
    <w:rsid w:val="008338D2"/>
    <w:rsid w:val="00834CE5"/>
    <w:rsid w:val="008353AC"/>
    <w:rsid w:val="0083691A"/>
    <w:rsid w:val="008369FB"/>
    <w:rsid w:val="00840666"/>
    <w:rsid w:val="00840C9C"/>
    <w:rsid w:val="00840D49"/>
    <w:rsid w:val="00841F3E"/>
    <w:rsid w:val="0084214F"/>
    <w:rsid w:val="008430A5"/>
    <w:rsid w:val="00843A21"/>
    <w:rsid w:val="00844923"/>
    <w:rsid w:val="008458F4"/>
    <w:rsid w:val="00845AA6"/>
    <w:rsid w:val="008468AF"/>
    <w:rsid w:val="0085041F"/>
    <w:rsid w:val="008505D1"/>
    <w:rsid w:val="008505FF"/>
    <w:rsid w:val="008516E8"/>
    <w:rsid w:val="00851CBF"/>
    <w:rsid w:val="00852242"/>
    <w:rsid w:val="008527F3"/>
    <w:rsid w:val="00853D8A"/>
    <w:rsid w:val="008546BD"/>
    <w:rsid w:val="008550B3"/>
    <w:rsid w:val="00855ECE"/>
    <w:rsid w:val="008565DE"/>
    <w:rsid w:val="0085737D"/>
    <w:rsid w:val="0086010D"/>
    <w:rsid w:val="00862100"/>
    <w:rsid w:val="00862C76"/>
    <w:rsid w:val="00863507"/>
    <w:rsid w:val="00863BA1"/>
    <w:rsid w:val="0086720E"/>
    <w:rsid w:val="008703EC"/>
    <w:rsid w:val="00872CCD"/>
    <w:rsid w:val="00873DCF"/>
    <w:rsid w:val="00874B4B"/>
    <w:rsid w:val="008776C0"/>
    <w:rsid w:val="00877DE1"/>
    <w:rsid w:val="00881EB7"/>
    <w:rsid w:val="008830F7"/>
    <w:rsid w:val="00883B34"/>
    <w:rsid w:val="00884260"/>
    <w:rsid w:val="00887AAB"/>
    <w:rsid w:val="00890E8B"/>
    <w:rsid w:val="00893490"/>
    <w:rsid w:val="008950CD"/>
    <w:rsid w:val="0089522B"/>
    <w:rsid w:val="0089583E"/>
    <w:rsid w:val="00895D48"/>
    <w:rsid w:val="008A1A85"/>
    <w:rsid w:val="008A4EDE"/>
    <w:rsid w:val="008A58EB"/>
    <w:rsid w:val="008A67E4"/>
    <w:rsid w:val="008B1D80"/>
    <w:rsid w:val="008B1FBA"/>
    <w:rsid w:val="008B2A84"/>
    <w:rsid w:val="008B3919"/>
    <w:rsid w:val="008B5829"/>
    <w:rsid w:val="008C6089"/>
    <w:rsid w:val="008C68C0"/>
    <w:rsid w:val="008C71AF"/>
    <w:rsid w:val="008C73B1"/>
    <w:rsid w:val="008D064C"/>
    <w:rsid w:val="008D2317"/>
    <w:rsid w:val="008D3E3B"/>
    <w:rsid w:val="008D5343"/>
    <w:rsid w:val="008D7E17"/>
    <w:rsid w:val="008E0EC0"/>
    <w:rsid w:val="008E169A"/>
    <w:rsid w:val="008E190A"/>
    <w:rsid w:val="008E1DC8"/>
    <w:rsid w:val="008E2492"/>
    <w:rsid w:val="008E265C"/>
    <w:rsid w:val="008E5C36"/>
    <w:rsid w:val="008E6A20"/>
    <w:rsid w:val="008E7CA2"/>
    <w:rsid w:val="008F1AE7"/>
    <w:rsid w:val="008F24BD"/>
    <w:rsid w:val="008F2D69"/>
    <w:rsid w:val="008F5E42"/>
    <w:rsid w:val="008F6634"/>
    <w:rsid w:val="008F7F9A"/>
    <w:rsid w:val="00900001"/>
    <w:rsid w:val="0090086F"/>
    <w:rsid w:val="00900F03"/>
    <w:rsid w:val="00903499"/>
    <w:rsid w:val="00903532"/>
    <w:rsid w:val="00903708"/>
    <w:rsid w:val="009044F7"/>
    <w:rsid w:val="00906929"/>
    <w:rsid w:val="00906BE7"/>
    <w:rsid w:val="00913C03"/>
    <w:rsid w:val="00913F35"/>
    <w:rsid w:val="00915047"/>
    <w:rsid w:val="00915A21"/>
    <w:rsid w:val="00916597"/>
    <w:rsid w:val="00920751"/>
    <w:rsid w:val="009208AC"/>
    <w:rsid w:val="00923D9F"/>
    <w:rsid w:val="00926D72"/>
    <w:rsid w:val="00927CC5"/>
    <w:rsid w:val="00927F20"/>
    <w:rsid w:val="0093046E"/>
    <w:rsid w:val="009304A7"/>
    <w:rsid w:val="00931D4F"/>
    <w:rsid w:val="009324DD"/>
    <w:rsid w:val="009326B9"/>
    <w:rsid w:val="009331B2"/>
    <w:rsid w:val="00936DBE"/>
    <w:rsid w:val="00936DE7"/>
    <w:rsid w:val="009375EB"/>
    <w:rsid w:val="00941599"/>
    <w:rsid w:val="00941688"/>
    <w:rsid w:val="00941BFC"/>
    <w:rsid w:val="009433B5"/>
    <w:rsid w:val="00943913"/>
    <w:rsid w:val="00943AC9"/>
    <w:rsid w:val="0094412E"/>
    <w:rsid w:val="00945066"/>
    <w:rsid w:val="00951B82"/>
    <w:rsid w:val="009530CA"/>
    <w:rsid w:val="00954304"/>
    <w:rsid w:val="00955A57"/>
    <w:rsid w:val="00956150"/>
    <w:rsid w:val="00960D6F"/>
    <w:rsid w:val="009613B1"/>
    <w:rsid w:val="00961512"/>
    <w:rsid w:val="0096252F"/>
    <w:rsid w:val="00962582"/>
    <w:rsid w:val="0096262E"/>
    <w:rsid w:val="00962B9D"/>
    <w:rsid w:val="00962E4E"/>
    <w:rsid w:val="00963A95"/>
    <w:rsid w:val="00964720"/>
    <w:rsid w:val="009658CC"/>
    <w:rsid w:val="00965AB3"/>
    <w:rsid w:val="009709D3"/>
    <w:rsid w:val="00971EE3"/>
    <w:rsid w:val="00972DC4"/>
    <w:rsid w:val="00973A8B"/>
    <w:rsid w:val="009743C8"/>
    <w:rsid w:val="0097476F"/>
    <w:rsid w:val="00975A79"/>
    <w:rsid w:val="00977893"/>
    <w:rsid w:val="00980A35"/>
    <w:rsid w:val="00981EB4"/>
    <w:rsid w:val="00982FFD"/>
    <w:rsid w:val="009834E1"/>
    <w:rsid w:val="00984443"/>
    <w:rsid w:val="00984627"/>
    <w:rsid w:val="00985FF2"/>
    <w:rsid w:val="0098653D"/>
    <w:rsid w:val="00987847"/>
    <w:rsid w:val="00987BD3"/>
    <w:rsid w:val="00987FE7"/>
    <w:rsid w:val="00990A56"/>
    <w:rsid w:val="00992530"/>
    <w:rsid w:val="00992B43"/>
    <w:rsid w:val="0099319B"/>
    <w:rsid w:val="00994348"/>
    <w:rsid w:val="00995582"/>
    <w:rsid w:val="00995D0D"/>
    <w:rsid w:val="00995EED"/>
    <w:rsid w:val="00996F43"/>
    <w:rsid w:val="009974FA"/>
    <w:rsid w:val="009A18BA"/>
    <w:rsid w:val="009A22AF"/>
    <w:rsid w:val="009A37A8"/>
    <w:rsid w:val="009A3B49"/>
    <w:rsid w:val="009A4DB6"/>
    <w:rsid w:val="009A5186"/>
    <w:rsid w:val="009A51A8"/>
    <w:rsid w:val="009A5AEC"/>
    <w:rsid w:val="009B1261"/>
    <w:rsid w:val="009B64A7"/>
    <w:rsid w:val="009B728D"/>
    <w:rsid w:val="009B7431"/>
    <w:rsid w:val="009B7979"/>
    <w:rsid w:val="009C077A"/>
    <w:rsid w:val="009C1454"/>
    <w:rsid w:val="009C1CC9"/>
    <w:rsid w:val="009C2FBA"/>
    <w:rsid w:val="009C35FC"/>
    <w:rsid w:val="009C3984"/>
    <w:rsid w:val="009C5555"/>
    <w:rsid w:val="009C59A8"/>
    <w:rsid w:val="009C6054"/>
    <w:rsid w:val="009C6E42"/>
    <w:rsid w:val="009C706E"/>
    <w:rsid w:val="009C76BA"/>
    <w:rsid w:val="009C780B"/>
    <w:rsid w:val="009C7A0F"/>
    <w:rsid w:val="009D0FD1"/>
    <w:rsid w:val="009D1BE8"/>
    <w:rsid w:val="009D2B81"/>
    <w:rsid w:val="009D636F"/>
    <w:rsid w:val="009E018F"/>
    <w:rsid w:val="009E18A6"/>
    <w:rsid w:val="009E18B5"/>
    <w:rsid w:val="009E18D3"/>
    <w:rsid w:val="009E19DF"/>
    <w:rsid w:val="009E2D97"/>
    <w:rsid w:val="009E33FA"/>
    <w:rsid w:val="009E3424"/>
    <w:rsid w:val="009E40EF"/>
    <w:rsid w:val="009E430C"/>
    <w:rsid w:val="009E693A"/>
    <w:rsid w:val="009E6F10"/>
    <w:rsid w:val="009F0465"/>
    <w:rsid w:val="009F0EB1"/>
    <w:rsid w:val="009F1271"/>
    <w:rsid w:val="009F200A"/>
    <w:rsid w:val="009F23A5"/>
    <w:rsid w:val="009F299D"/>
    <w:rsid w:val="009F4145"/>
    <w:rsid w:val="009F5D45"/>
    <w:rsid w:val="009F6387"/>
    <w:rsid w:val="009F6C20"/>
    <w:rsid w:val="009F7795"/>
    <w:rsid w:val="00A00212"/>
    <w:rsid w:val="00A00B5C"/>
    <w:rsid w:val="00A00E47"/>
    <w:rsid w:val="00A046FC"/>
    <w:rsid w:val="00A0582A"/>
    <w:rsid w:val="00A05EFA"/>
    <w:rsid w:val="00A06411"/>
    <w:rsid w:val="00A07A74"/>
    <w:rsid w:val="00A07E52"/>
    <w:rsid w:val="00A1086B"/>
    <w:rsid w:val="00A128B4"/>
    <w:rsid w:val="00A1399B"/>
    <w:rsid w:val="00A14124"/>
    <w:rsid w:val="00A14889"/>
    <w:rsid w:val="00A15294"/>
    <w:rsid w:val="00A15655"/>
    <w:rsid w:val="00A15A28"/>
    <w:rsid w:val="00A169D1"/>
    <w:rsid w:val="00A172CD"/>
    <w:rsid w:val="00A208D3"/>
    <w:rsid w:val="00A21BA9"/>
    <w:rsid w:val="00A21DDB"/>
    <w:rsid w:val="00A23BC2"/>
    <w:rsid w:val="00A24522"/>
    <w:rsid w:val="00A24FA5"/>
    <w:rsid w:val="00A25A1F"/>
    <w:rsid w:val="00A32421"/>
    <w:rsid w:val="00A32752"/>
    <w:rsid w:val="00A329EB"/>
    <w:rsid w:val="00A339D8"/>
    <w:rsid w:val="00A33D01"/>
    <w:rsid w:val="00A3465D"/>
    <w:rsid w:val="00A34A33"/>
    <w:rsid w:val="00A356A9"/>
    <w:rsid w:val="00A35B1C"/>
    <w:rsid w:val="00A35DE6"/>
    <w:rsid w:val="00A3713E"/>
    <w:rsid w:val="00A37A49"/>
    <w:rsid w:val="00A41020"/>
    <w:rsid w:val="00A412BE"/>
    <w:rsid w:val="00A413A9"/>
    <w:rsid w:val="00A41F88"/>
    <w:rsid w:val="00A42DCB"/>
    <w:rsid w:val="00A431EE"/>
    <w:rsid w:val="00A43371"/>
    <w:rsid w:val="00A45079"/>
    <w:rsid w:val="00A4537E"/>
    <w:rsid w:val="00A454AE"/>
    <w:rsid w:val="00A45FFC"/>
    <w:rsid w:val="00A47357"/>
    <w:rsid w:val="00A52362"/>
    <w:rsid w:val="00A52AE7"/>
    <w:rsid w:val="00A53BB5"/>
    <w:rsid w:val="00A53C5F"/>
    <w:rsid w:val="00A54A29"/>
    <w:rsid w:val="00A55934"/>
    <w:rsid w:val="00A56C3C"/>
    <w:rsid w:val="00A56DA6"/>
    <w:rsid w:val="00A5715B"/>
    <w:rsid w:val="00A606E8"/>
    <w:rsid w:val="00A60F29"/>
    <w:rsid w:val="00A6349C"/>
    <w:rsid w:val="00A63795"/>
    <w:rsid w:val="00A642AD"/>
    <w:rsid w:val="00A65774"/>
    <w:rsid w:val="00A65D11"/>
    <w:rsid w:val="00A66E30"/>
    <w:rsid w:val="00A70C5B"/>
    <w:rsid w:val="00A70EFC"/>
    <w:rsid w:val="00A7162B"/>
    <w:rsid w:val="00A71D26"/>
    <w:rsid w:val="00A7338D"/>
    <w:rsid w:val="00A74BC3"/>
    <w:rsid w:val="00A75135"/>
    <w:rsid w:val="00A77F09"/>
    <w:rsid w:val="00A801E8"/>
    <w:rsid w:val="00A801FB"/>
    <w:rsid w:val="00A804E0"/>
    <w:rsid w:val="00A809DB"/>
    <w:rsid w:val="00A815DD"/>
    <w:rsid w:val="00A82778"/>
    <w:rsid w:val="00A82A46"/>
    <w:rsid w:val="00A830FE"/>
    <w:rsid w:val="00A85439"/>
    <w:rsid w:val="00A85771"/>
    <w:rsid w:val="00A85FAD"/>
    <w:rsid w:val="00A90037"/>
    <w:rsid w:val="00A90113"/>
    <w:rsid w:val="00A92E18"/>
    <w:rsid w:val="00A94D8A"/>
    <w:rsid w:val="00A964DD"/>
    <w:rsid w:val="00A96516"/>
    <w:rsid w:val="00AA00C1"/>
    <w:rsid w:val="00AA2E53"/>
    <w:rsid w:val="00AA3C78"/>
    <w:rsid w:val="00AA423C"/>
    <w:rsid w:val="00AA52E0"/>
    <w:rsid w:val="00AA66A6"/>
    <w:rsid w:val="00AA6D24"/>
    <w:rsid w:val="00AA6EFE"/>
    <w:rsid w:val="00AA7254"/>
    <w:rsid w:val="00AA7468"/>
    <w:rsid w:val="00AB061B"/>
    <w:rsid w:val="00AB0DD6"/>
    <w:rsid w:val="00AB156D"/>
    <w:rsid w:val="00AB18F1"/>
    <w:rsid w:val="00AB4F0C"/>
    <w:rsid w:val="00AB5F29"/>
    <w:rsid w:val="00AB6A59"/>
    <w:rsid w:val="00AC0946"/>
    <w:rsid w:val="00AC0F8C"/>
    <w:rsid w:val="00AC48F9"/>
    <w:rsid w:val="00AC5029"/>
    <w:rsid w:val="00AC78E5"/>
    <w:rsid w:val="00AC7CCC"/>
    <w:rsid w:val="00AD0DE1"/>
    <w:rsid w:val="00AD10C2"/>
    <w:rsid w:val="00AD2CCD"/>
    <w:rsid w:val="00AD449C"/>
    <w:rsid w:val="00AD4DF2"/>
    <w:rsid w:val="00AD51B2"/>
    <w:rsid w:val="00AD5906"/>
    <w:rsid w:val="00AD59E4"/>
    <w:rsid w:val="00AD6B6C"/>
    <w:rsid w:val="00AD6BFB"/>
    <w:rsid w:val="00AD7CB6"/>
    <w:rsid w:val="00AE14CF"/>
    <w:rsid w:val="00AE20CF"/>
    <w:rsid w:val="00AE2BA9"/>
    <w:rsid w:val="00AE364D"/>
    <w:rsid w:val="00AE388B"/>
    <w:rsid w:val="00AE38B4"/>
    <w:rsid w:val="00AE47AD"/>
    <w:rsid w:val="00AE4A6A"/>
    <w:rsid w:val="00AE4FE6"/>
    <w:rsid w:val="00AE6434"/>
    <w:rsid w:val="00AE65D8"/>
    <w:rsid w:val="00AE75E8"/>
    <w:rsid w:val="00AF1C00"/>
    <w:rsid w:val="00AF3296"/>
    <w:rsid w:val="00AF5960"/>
    <w:rsid w:val="00AF5C3F"/>
    <w:rsid w:val="00AF5C7D"/>
    <w:rsid w:val="00AF6440"/>
    <w:rsid w:val="00B00619"/>
    <w:rsid w:val="00B00622"/>
    <w:rsid w:val="00B01D5F"/>
    <w:rsid w:val="00B02C3A"/>
    <w:rsid w:val="00B03CFF"/>
    <w:rsid w:val="00B04479"/>
    <w:rsid w:val="00B0473D"/>
    <w:rsid w:val="00B04EC0"/>
    <w:rsid w:val="00B04F62"/>
    <w:rsid w:val="00B079A0"/>
    <w:rsid w:val="00B10157"/>
    <w:rsid w:val="00B1026E"/>
    <w:rsid w:val="00B11F18"/>
    <w:rsid w:val="00B125E6"/>
    <w:rsid w:val="00B131A3"/>
    <w:rsid w:val="00B14BFC"/>
    <w:rsid w:val="00B1502A"/>
    <w:rsid w:val="00B15A6C"/>
    <w:rsid w:val="00B15B3E"/>
    <w:rsid w:val="00B22E2B"/>
    <w:rsid w:val="00B265E9"/>
    <w:rsid w:val="00B26B7D"/>
    <w:rsid w:val="00B26E1C"/>
    <w:rsid w:val="00B27DB8"/>
    <w:rsid w:val="00B302B8"/>
    <w:rsid w:val="00B31FFF"/>
    <w:rsid w:val="00B32C71"/>
    <w:rsid w:val="00B34073"/>
    <w:rsid w:val="00B36074"/>
    <w:rsid w:val="00B36FDB"/>
    <w:rsid w:val="00B40A90"/>
    <w:rsid w:val="00B40D40"/>
    <w:rsid w:val="00B42231"/>
    <w:rsid w:val="00B42288"/>
    <w:rsid w:val="00B426B4"/>
    <w:rsid w:val="00B4274D"/>
    <w:rsid w:val="00B436C9"/>
    <w:rsid w:val="00B45407"/>
    <w:rsid w:val="00B463AE"/>
    <w:rsid w:val="00B473C7"/>
    <w:rsid w:val="00B50059"/>
    <w:rsid w:val="00B52284"/>
    <w:rsid w:val="00B53E1A"/>
    <w:rsid w:val="00B548F5"/>
    <w:rsid w:val="00B552DE"/>
    <w:rsid w:val="00B5555E"/>
    <w:rsid w:val="00B55AA9"/>
    <w:rsid w:val="00B5698D"/>
    <w:rsid w:val="00B56C45"/>
    <w:rsid w:val="00B574B9"/>
    <w:rsid w:val="00B60BD8"/>
    <w:rsid w:val="00B60C68"/>
    <w:rsid w:val="00B60FD4"/>
    <w:rsid w:val="00B61443"/>
    <w:rsid w:val="00B64177"/>
    <w:rsid w:val="00B64232"/>
    <w:rsid w:val="00B64607"/>
    <w:rsid w:val="00B66EE8"/>
    <w:rsid w:val="00B673C4"/>
    <w:rsid w:val="00B707DB"/>
    <w:rsid w:val="00B70C59"/>
    <w:rsid w:val="00B716DE"/>
    <w:rsid w:val="00B72611"/>
    <w:rsid w:val="00B72680"/>
    <w:rsid w:val="00B739EF"/>
    <w:rsid w:val="00B74193"/>
    <w:rsid w:val="00B75039"/>
    <w:rsid w:val="00B75588"/>
    <w:rsid w:val="00B75629"/>
    <w:rsid w:val="00B771DA"/>
    <w:rsid w:val="00B7741B"/>
    <w:rsid w:val="00B779EC"/>
    <w:rsid w:val="00B8483D"/>
    <w:rsid w:val="00B84AC3"/>
    <w:rsid w:val="00B852E9"/>
    <w:rsid w:val="00B872D4"/>
    <w:rsid w:val="00B901ED"/>
    <w:rsid w:val="00B903FC"/>
    <w:rsid w:val="00B93F52"/>
    <w:rsid w:val="00B95EE4"/>
    <w:rsid w:val="00B965C6"/>
    <w:rsid w:val="00B977E1"/>
    <w:rsid w:val="00B97ACF"/>
    <w:rsid w:val="00B97C4A"/>
    <w:rsid w:val="00BA0EB9"/>
    <w:rsid w:val="00BA0ED1"/>
    <w:rsid w:val="00BA2347"/>
    <w:rsid w:val="00BA322C"/>
    <w:rsid w:val="00BA539B"/>
    <w:rsid w:val="00BA76AB"/>
    <w:rsid w:val="00BB2264"/>
    <w:rsid w:val="00BB346E"/>
    <w:rsid w:val="00BB4E66"/>
    <w:rsid w:val="00BB52E3"/>
    <w:rsid w:val="00BB6282"/>
    <w:rsid w:val="00BB65C0"/>
    <w:rsid w:val="00BB6C8D"/>
    <w:rsid w:val="00BB733C"/>
    <w:rsid w:val="00BB7D4B"/>
    <w:rsid w:val="00BC14A2"/>
    <w:rsid w:val="00BC15A2"/>
    <w:rsid w:val="00BC19D9"/>
    <w:rsid w:val="00BC1A54"/>
    <w:rsid w:val="00BC31FE"/>
    <w:rsid w:val="00BC36F0"/>
    <w:rsid w:val="00BC4BBA"/>
    <w:rsid w:val="00BC6024"/>
    <w:rsid w:val="00BD162C"/>
    <w:rsid w:val="00BD2B5A"/>
    <w:rsid w:val="00BD51C4"/>
    <w:rsid w:val="00BD571D"/>
    <w:rsid w:val="00BD6361"/>
    <w:rsid w:val="00BD7598"/>
    <w:rsid w:val="00BE0373"/>
    <w:rsid w:val="00BE2C36"/>
    <w:rsid w:val="00BE2D7D"/>
    <w:rsid w:val="00BE38CA"/>
    <w:rsid w:val="00BE5849"/>
    <w:rsid w:val="00BE684E"/>
    <w:rsid w:val="00BE6D12"/>
    <w:rsid w:val="00BE71A4"/>
    <w:rsid w:val="00BE71C1"/>
    <w:rsid w:val="00BF0F76"/>
    <w:rsid w:val="00BF1C2F"/>
    <w:rsid w:val="00BF39FC"/>
    <w:rsid w:val="00BF3E5C"/>
    <w:rsid w:val="00BF538F"/>
    <w:rsid w:val="00BF61D4"/>
    <w:rsid w:val="00BF6BD4"/>
    <w:rsid w:val="00BF6D31"/>
    <w:rsid w:val="00C00B2B"/>
    <w:rsid w:val="00C02B59"/>
    <w:rsid w:val="00C054F8"/>
    <w:rsid w:val="00C06F9D"/>
    <w:rsid w:val="00C13A1C"/>
    <w:rsid w:val="00C1413F"/>
    <w:rsid w:val="00C14288"/>
    <w:rsid w:val="00C14AF5"/>
    <w:rsid w:val="00C16AE9"/>
    <w:rsid w:val="00C20548"/>
    <w:rsid w:val="00C20CD4"/>
    <w:rsid w:val="00C20E30"/>
    <w:rsid w:val="00C20F75"/>
    <w:rsid w:val="00C2179A"/>
    <w:rsid w:val="00C24AAB"/>
    <w:rsid w:val="00C26B1C"/>
    <w:rsid w:val="00C31CD4"/>
    <w:rsid w:val="00C320C4"/>
    <w:rsid w:val="00C3274A"/>
    <w:rsid w:val="00C32841"/>
    <w:rsid w:val="00C32BED"/>
    <w:rsid w:val="00C33896"/>
    <w:rsid w:val="00C34215"/>
    <w:rsid w:val="00C353EE"/>
    <w:rsid w:val="00C3567D"/>
    <w:rsid w:val="00C357EF"/>
    <w:rsid w:val="00C36896"/>
    <w:rsid w:val="00C36AB0"/>
    <w:rsid w:val="00C41444"/>
    <w:rsid w:val="00C421AD"/>
    <w:rsid w:val="00C424C0"/>
    <w:rsid w:val="00C42F5A"/>
    <w:rsid w:val="00C433A0"/>
    <w:rsid w:val="00C43780"/>
    <w:rsid w:val="00C45145"/>
    <w:rsid w:val="00C4605E"/>
    <w:rsid w:val="00C46B03"/>
    <w:rsid w:val="00C502F1"/>
    <w:rsid w:val="00C53809"/>
    <w:rsid w:val="00C54355"/>
    <w:rsid w:val="00C54F63"/>
    <w:rsid w:val="00C573EB"/>
    <w:rsid w:val="00C60255"/>
    <w:rsid w:val="00C61991"/>
    <w:rsid w:val="00C638FA"/>
    <w:rsid w:val="00C64CC6"/>
    <w:rsid w:val="00C65EA1"/>
    <w:rsid w:val="00C664F4"/>
    <w:rsid w:val="00C67AA9"/>
    <w:rsid w:val="00C67E97"/>
    <w:rsid w:val="00C72781"/>
    <w:rsid w:val="00C72F0A"/>
    <w:rsid w:val="00C75632"/>
    <w:rsid w:val="00C77302"/>
    <w:rsid w:val="00C775B0"/>
    <w:rsid w:val="00C775D0"/>
    <w:rsid w:val="00C777EB"/>
    <w:rsid w:val="00C7786E"/>
    <w:rsid w:val="00C803A1"/>
    <w:rsid w:val="00C811D5"/>
    <w:rsid w:val="00C81D14"/>
    <w:rsid w:val="00C82251"/>
    <w:rsid w:val="00C83FFE"/>
    <w:rsid w:val="00C84A22"/>
    <w:rsid w:val="00C84D53"/>
    <w:rsid w:val="00C8618B"/>
    <w:rsid w:val="00C86C19"/>
    <w:rsid w:val="00C86C59"/>
    <w:rsid w:val="00C87D35"/>
    <w:rsid w:val="00C90EC1"/>
    <w:rsid w:val="00C91310"/>
    <w:rsid w:val="00C91CD7"/>
    <w:rsid w:val="00C937E5"/>
    <w:rsid w:val="00C949F7"/>
    <w:rsid w:val="00C96C73"/>
    <w:rsid w:val="00C97AA1"/>
    <w:rsid w:val="00CA06DF"/>
    <w:rsid w:val="00CA174A"/>
    <w:rsid w:val="00CA3342"/>
    <w:rsid w:val="00CA6371"/>
    <w:rsid w:val="00CA664B"/>
    <w:rsid w:val="00CB147B"/>
    <w:rsid w:val="00CB1615"/>
    <w:rsid w:val="00CB19C4"/>
    <w:rsid w:val="00CB4782"/>
    <w:rsid w:val="00CB7B79"/>
    <w:rsid w:val="00CC05BD"/>
    <w:rsid w:val="00CC05E9"/>
    <w:rsid w:val="00CC1194"/>
    <w:rsid w:val="00CC188C"/>
    <w:rsid w:val="00CC19DF"/>
    <w:rsid w:val="00CC1BB3"/>
    <w:rsid w:val="00CC45A6"/>
    <w:rsid w:val="00CC4A05"/>
    <w:rsid w:val="00CC5976"/>
    <w:rsid w:val="00CC6A79"/>
    <w:rsid w:val="00CD0D4F"/>
    <w:rsid w:val="00CD18E1"/>
    <w:rsid w:val="00CD1B6D"/>
    <w:rsid w:val="00CD236B"/>
    <w:rsid w:val="00CD2620"/>
    <w:rsid w:val="00CD2E16"/>
    <w:rsid w:val="00CD61BB"/>
    <w:rsid w:val="00CD6D55"/>
    <w:rsid w:val="00CD6F37"/>
    <w:rsid w:val="00CD74AD"/>
    <w:rsid w:val="00CE0F3B"/>
    <w:rsid w:val="00CE1013"/>
    <w:rsid w:val="00CE17BF"/>
    <w:rsid w:val="00CE26F3"/>
    <w:rsid w:val="00CE2ACB"/>
    <w:rsid w:val="00CE4610"/>
    <w:rsid w:val="00CE58BD"/>
    <w:rsid w:val="00CE768F"/>
    <w:rsid w:val="00CE78EB"/>
    <w:rsid w:val="00CE7EBF"/>
    <w:rsid w:val="00CF1188"/>
    <w:rsid w:val="00CF15FF"/>
    <w:rsid w:val="00CF645D"/>
    <w:rsid w:val="00CF6BA2"/>
    <w:rsid w:val="00CF6DD9"/>
    <w:rsid w:val="00CF7FFE"/>
    <w:rsid w:val="00D00689"/>
    <w:rsid w:val="00D02F30"/>
    <w:rsid w:val="00D04EEE"/>
    <w:rsid w:val="00D05950"/>
    <w:rsid w:val="00D06F39"/>
    <w:rsid w:val="00D074B7"/>
    <w:rsid w:val="00D11783"/>
    <w:rsid w:val="00D11866"/>
    <w:rsid w:val="00D12E19"/>
    <w:rsid w:val="00D169BC"/>
    <w:rsid w:val="00D222C1"/>
    <w:rsid w:val="00D2241D"/>
    <w:rsid w:val="00D225FA"/>
    <w:rsid w:val="00D2347C"/>
    <w:rsid w:val="00D23509"/>
    <w:rsid w:val="00D25830"/>
    <w:rsid w:val="00D25869"/>
    <w:rsid w:val="00D30B6C"/>
    <w:rsid w:val="00D30FE7"/>
    <w:rsid w:val="00D3289E"/>
    <w:rsid w:val="00D32A8F"/>
    <w:rsid w:val="00D343D9"/>
    <w:rsid w:val="00D403FE"/>
    <w:rsid w:val="00D428D6"/>
    <w:rsid w:val="00D436C9"/>
    <w:rsid w:val="00D43B2D"/>
    <w:rsid w:val="00D43E33"/>
    <w:rsid w:val="00D44C7E"/>
    <w:rsid w:val="00D457FA"/>
    <w:rsid w:val="00D46374"/>
    <w:rsid w:val="00D466CB"/>
    <w:rsid w:val="00D46858"/>
    <w:rsid w:val="00D47BD8"/>
    <w:rsid w:val="00D515EC"/>
    <w:rsid w:val="00D51719"/>
    <w:rsid w:val="00D51D0A"/>
    <w:rsid w:val="00D538BD"/>
    <w:rsid w:val="00D5393F"/>
    <w:rsid w:val="00D541F5"/>
    <w:rsid w:val="00D55674"/>
    <w:rsid w:val="00D565FC"/>
    <w:rsid w:val="00D5717A"/>
    <w:rsid w:val="00D57EAD"/>
    <w:rsid w:val="00D607EA"/>
    <w:rsid w:val="00D6129E"/>
    <w:rsid w:val="00D61949"/>
    <w:rsid w:val="00D631C8"/>
    <w:rsid w:val="00D64055"/>
    <w:rsid w:val="00D66E3D"/>
    <w:rsid w:val="00D70842"/>
    <w:rsid w:val="00D70BE5"/>
    <w:rsid w:val="00D71AC5"/>
    <w:rsid w:val="00D71DA7"/>
    <w:rsid w:val="00D72605"/>
    <w:rsid w:val="00D729C2"/>
    <w:rsid w:val="00D72AF8"/>
    <w:rsid w:val="00D76247"/>
    <w:rsid w:val="00D7769A"/>
    <w:rsid w:val="00D77727"/>
    <w:rsid w:val="00D80977"/>
    <w:rsid w:val="00D80B61"/>
    <w:rsid w:val="00D81278"/>
    <w:rsid w:val="00D82C75"/>
    <w:rsid w:val="00D830E4"/>
    <w:rsid w:val="00D8337F"/>
    <w:rsid w:val="00D839A4"/>
    <w:rsid w:val="00D83EDF"/>
    <w:rsid w:val="00D84091"/>
    <w:rsid w:val="00D84D4A"/>
    <w:rsid w:val="00D852C4"/>
    <w:rsid w:val="00D85FE5"/>
    <w:rsid w:val="00D8664F"/>
    <w:rsid w:val="00D86EB9"/>
    <w:rsid w:val="00D904E1"/>
    <w:rsid w:val="00D90A21"/>
    <w:rsid w:val="00D933DA"/>
    <w:rsid w:val="00D9373F"/>
    <w:rsid w:val="00D937D0"/>
    <w:rsid w:val="00D94122"/>
    <w:rsid w:val="00D94CFE"/>
    <w:rsid w:val="00D95464"/>
    <w:rsid w:val="00D95512"/>
    <w:rsid w:val="00D9557B"/>
    <w:rsid w:val="00D95B0A"/>
    <w:rsid w:val="00D96663"/>
    <w:rsid w:val="00D96C6B"/>
    <w:rsid w:val="00D97288"/>
    <w:rsid w:val="00DA0C12"/>
    <w:rsid w:val="00DA0CA2"/>
    <w:rsid w:val="00DA1098"/>
    <w:rsid w:val="00DA1DC9"/>
    <w:rsid w:val="00DA3801"/>
    <w:rsid w:val="00DA504E"/>
    <w:rsid w:val="00DA64A4"/>
    <w:rsid w:val="00DA6C08"/>
    <w:rsid w:val="00DB320C"/>
    <w:rsid w:val="00DB44BE"/>
    <w:rsid w:val="00DB5350"/>
    <w:rsid w:val="00DB5560"/>
    <w:rsid w:val="00DB5FA4"/>
    <w:rsid w:val="00DB686F"/>
    <w:rsid w:val="00DB6DF2"/>
    <w:rsid w:val="00DB6FEF"/>
    <w:rsid w:val="00DB7DF1"/>
    <w:rsid w:val="00DC2667"/>
    <w:rsid w:val="00DC27EB"/>
    <w:rsid w:val="00DC3274"/>
    <w:rsid w:val="00DC3B8F"/>
    <w:rsid w:val="00DC6C2A"/>
    <w:rsid w:val="00DC7BF4"/>
    <w:rsid w:val="00DD049A"/>
    <w:rsid w:val="00DD0D0F"/>
    <w:rsid w:val="00DD0FC4"/>
    <w:rsid w:val="00DD1E4B"/>
    <w:rsid w:val="00DD3833"/>
    <w:rsid w:val="00DD3D52"/>
    <w:rsid w:val="00DD4BBC"/>
    <w:rsid w:val="00DD6061"/>
    <w:rsid w:val="00DD6875"/>
    <w:rsid w:val="00DD7970"/>
    <w:rsid w:val="00DD7CA2"/>
    <w:rsid w:val="00DE169A"/>
    <w:rsid w:val="00DE2E44"/>
    <w:rsid w:val="00DE37AC"/>
    <w:rsid w:val="00DE4831"/>
    <w:rsid w:val="00DE4BF2"/>
    <w:rsid w:val="00DE53CC"/>
    <w:rsid w:val="00DE5435"/>
    <w:rsid w:val="00DE598B"/>
    <w:rsid w:val="00DE5FD4"/>
    <w:rsid w:val="00DE67E9"/>
    <w:rsid w:val="00DF044A"/>
    <w:rsid w:val="00DF082F"/>
    <w:rsid w:val="00DF12E4"/>
    <w:rsid w:val="00DF3D9C"/>
    <w:rsid w:val="00DF3E70"/>
    <w:rsid w:val="00DF5382"/>
    <w:rsid w:val="00DF5456"/>
    <w:rsid w:val="00DF5AC3"/>
    <w:rsid w:val="00DF5D5F"/>
    <w:rsid w:val="00DF64A0"/>
    <w:rsid w:val="00E015AF"/>
    <w:rsid w:val="00E0248C"/>
    <w:rsid w:val="00E02B87"/>
    <w:rsid w:val="00E0363F"/>
    <w:rsid w:val="00E05F83"/>
    <w:rsid w:val="00E06D12"/>
    <w:rsid w:val="00E10FEB"/>
    <w:rsid w:val="00E12266"/>
    <w:rsid w:val="00E1398D"/>
    <w:rsid w:val="00E13AE5"/>
    <w:rsid w:val="00E148D5"/>
    <w:rsid w:val="00E1602C"/>
    <w:rsid w:val="00E17736"/>
    <w:rsid w:val="00E17D48"/>
    <w:rsid w:val="00E20690"/>
    <w:rsid w:val="00E274AA"/>
    <w:rsid w:val="00E275B4"/>
    <w:rsid w:val="00E277F0"/>
    <w:rsid w:val="00E27BF6"/>
    <w:rsid w:val="00E31679"/>
    <w:rsid w:val="00E31C10"/>
    <w:rsid w:val="00E33751"/>
    <w:rsid w:val="00E34177"/>
    <w:rsid w:val="00E34195"/>
    <w:rsid w:val="00E34C0D"/>
    <w:rsid w:val="00E34EBC"/>
    <w:rsid w:val="00E34F8B"/>
    <w:rsid w:val="00E35213"/>
    <w:rsid w:val="00E3556A"/>
    <w:rsid w:val="00E36A11"/>
    <w:rsid w:val="00E375A4"/>
    <w:rsid w:val="00E3773D"/>
    <w:rsid w:val="00E40277"/>
    <w:rsid w:val="00E41524"/>
    <w:rsid w:val="00E41DEC"/>
    <w:rsid w:val="00E43A4F"/>
    <w:rsid w:val="00E45C91"/>
    <w:rsid w:val="00E5097A"/>
    <w:rsid w:val="00E51416"/>
    <w:rsid w:val="00E528E6"/>
    <w:rsid w:val="00E52E1A"/>
    <w:rsid w:val="00E53665"/>
    <w:rsid w:val="00E53B58"/>
    <w:rsid w:val="00E54A71"/>
    <w:rsid w:val="00E552C3"/>
    <w:rsid w:val="00E5673B"/>
    <w:rsid w:val="00E57023"/>
    <w:rsid w:val="00E579A9"/>
    <w:rsid w:val="00E6031A"/>
    <w:rsid w:val="00E61433"/>
    <w:rsid w:val="00E622EC"/>
    <w:rsid w:val="00E628CC"/>
    <w:rsid w:val="00E6681F"/>
    <w:rsid w:val="00E7053F"/>
    <w:rsid w:val="00E70722"/>
    <w:rsid w:val="00E70B4C"/>
    <w:rsid w:val="00E739FA"/>
    <w:rsid w:val="00E73FFB"/>
    <w:rsid w:val="00E7443D"/>
    <w:rsid w:val="00E757F6"/>
    <w:rsid w:val="00E75C3F"/>
    <w:rsid w:val="00E7600B"/>
    <w:rsid w:val="00E7619F"/>
    <w:rsid w:val="00E76690"/>
    <w:rsid w:val="00E803B4"/>
    <w:rsid w:val="00E80D8E"/>
    <w:rsid w:val="00E84AB7"/>
    <w:rsid w:val="00E85D78"/>
    <w:rsid w:val="00E86AB2"/>
    <w:rsid w:val="00E87109"/>
    <w:rsid w:val="00E87116"/>
    <w:rsid w:val="00E91053"/>
    <w:rsid w:val="00E91276"/>
    <w:rsid w:val="00E92492"/>
    <w:rsid w:val="00E93768"/>
    <w:rsid w:val="00E94129"/>
    <w:rsid w:val="00E94523"/>
    <w:rsid w:val="00E968C8"/>
    <w:rsid w:val="00E96F68"/>
    <w:rsid w:val="00E97DA5"/>
    <w:rsid w:val="00EA3700"/>
    <w:rsid w:val="00EA3A52"/>
    <w:rsid w:val="00EA3C32"/>
    <w:rsid w:val="00EA4630"/>
    <w:rsid w:val="00EA4A1F"/>
    <w:rsid w:val="00EA6843"/>
    <w:rsid w:val="00EA68D1"/>
    <w:rsid w:val="00EA6F53"/>
    <w:rsid w:val="00EA77F6"/>
    <w:rsid w:val="00EA7D68"/>
    <w:rsid w:val="00EB0972"/>
    <w:rsid w:val="00EB0D2A"/>
    <w:rsid w:val="00EB10C3"/>
    <w:rsid w:val="00EB362B"/>
    <w:rsid w:val="00EB3CFF"/>
    <w:rsid w:val="00EB409C"/>
    <w:rsid w:val="00EB476D"/>
    <w:rsid w:val="00EB5628"/>
    <w:rsid w:val="00EB5F50"/>
    <w:rsid w:val="00EB72FB"/>
    <w:rsid w:val="00EC0DDC"/>
    <w:rsid w:val="00EC295E"/>
    <w:rsid w:val="00EC7423"/>
    <w:rsid w:val="00EC76A5"/>
    <w:rsid w:val="00EC7A76"/>
    <w:rsid w:val="00ED05F2"/>
    <w:rsid w:val="00ED121E"/>
    <w:rsid w:val="00ED1D00"/>
    <w:rsid w:val="00ED3618"/>
    <w:rsid w:val="00ED4DD2"/>
    <w:rsid w:val="00ED5C99"/>
    <w:rsid w:val="00ED6CAE"/>
    <w:rsid w:val="00ED72EC"/>
    <w:rsid w:val="00ED7A36"/>
    <w:rsid w:val="00EE16DA"/>
    <w:rsid w:val="00EE2259"/>
    <w:rsid w:val="00EE33D3"/>
    <w:rsid w:val="00EE47E4"/>
    <w:rsid w:val="00EE6130"/>
    <w:rsid w:val="00EE6816"/>
    <w:rsid w:val="00EE76E5"/>
    <w:rsid w:val="00EF0086"/>
    <w:rsid w:val="00EF0306"/>
    <w:rsid w:val="00EF257A"/>
    <w:rsid w:val="00EF2C48"/>
    <w:rsid w:val="00EF3BCC"/>
    <w:rsid w:val="00EF476D"/>
    <w:rsid w:val="00EF4BF6"/>
    <w:rsid w:val="00EF7667"/>
    <w:rsid w:val="00EF767D"/>
    <w:rsid w:val="00EF7BD0"/>
    <w:rsid w:val="00F0045E"/>
    <w:rsid w:val="00F01F7E"/>
    <w:rsid w:val="00F0290B"/>
    <w:rsid w:val="00F04373"/>
    <w:rsid w:val="00F055F3"/>
    <w:rsid w:val="00F100F9"/>
    <w:rsid w:val="00F10646"/>
    <w:rsid w:val="00F16EEF"/>
    <w:rsid w:val="00F171D1"/>
    <w:rsid w:val="00F21779"/>
    <w:rsid w:val="00F21F29"/>
    <w:rsid w:val="00F22FAD"/>
    <w:rsid w:val="00F24034"/>
    <w:rsid w:val="00F246FF"/>
    <w:rsid w:val="00F25690"/>
    <w:rsid w:val="00F25D0D"/>
    <w:rsid w:val="00F26A18"/>
    <w:rsid w:val="00F26B12"/>
    <w:rsid w:val="00F275A6"/>
    <w:rsid w:val="00F27AC2"/>
    <w:rsid w:val="00F27D4F"/>
    <w:rsid w:val="00F32362"/>
    <w:rsid w:val="00F335F5"/>
    <w:rsid w:val="00F3428C"/>
    <w:rsid w:val="00F34B32"/>
    <w:rsid w:val="00F34F98"/>
    <w:rsid w:val="00F35064"/>
    <w:rsid w:val="00F357B9"/>
    <w:rsid w:val="00F35A78"/>
    <w:rsid w:val="00F407BD"/>
    <w:rsid w:val="00F42099"/>
    <w:rsid w:val="00F43D91"/>
    <w:rsid w:val="00F43DDB"/>
    <w:rsid w:val="00F43E20"/>
    <w:rsid w:val="00F44C0B"/>
    <w:rsid w:val="00F46895"/>
    <w:rsid w:val="00F475AD"/>
    <w:rsid w:val="00F47F6F"/>
    <w:rsid w:val="00F50C5C"/>
    <w:rsid w:val="00F51037"/>
    <w:rsid w:val="00F51CCF"/>
    <w:rsid w:val="00F524F3"/>
    <w:rsid w:val="00F54E6F"/>
    <w:rsid w:val="00F5556E"/>
    <w:rsid w:val="00F567CB"/>
    <w:rsid w:val="00F56F5A"/>
    <w:rsid w:val="00F61320"/>
    <w:rsid w:val="00F6144E"/>
    <w:rsid w:val="00F623C6"/>
    <w:rsid w:val="00F66CB1"/>
    <w:rsid w:val="00F67125"/>
    <w:rsid w:val="00F70BA5"/>
    <w:rsid w:val="00F729B4"/>
    <w:rsid w:val="00F73ABD"/>
    <w:rsid w:val="00F73CD3"/>
    <w:rsid w:val="00F740AC"/>
    <w:rsid w:val="00F74B58"/>
    <w:rsid w:val="00F74B99"/>
    <w:rsid w:val="00F7519E"/>
    <w:rsid w:val="00F76768"/>
    <w:rsid w:val="00F77D2C"/>
    <w:rsid w:val="00F77FAA"/>
    <w:rsid w:val="00F81700"/>
    <w:rsid w:val="00F81C15"/>
    <w:rsid w:val="00F8217B"/>
    <w:rsid w:val="00F8277D"/>
    <w:rsid w:val="00F8331C"/>
    <w:rsid w:val="00F83412"/>
    <w:rsid w:val="00F84339"/>
    <w:rsid w:val="00F84362"/>
    <w:rsid w:val="00F8677E"/>
    <w:rsid w:val="00F874A3"/>
    <w:rsid w:val="00F875A3"/>
    <w:rsid w:val="00F876AB"/>
    <w:rsid w:val="00F878D9"/>
    <w:rsid w:val="00F91876"/>
    <w:rsid w:val="00F935AA"/>
    <w:rsid w:val="00F93C0B"/>
    <w:rsid w:val="00F94405"/>
    <w:rsid w:val="00F95226"/>
    <w:rsid w:val="00F95F26"/>
    <w:rsid w:val="00FA12ED"/>
    <w:rsid w:val="00FA4800"/>
    <w:rsid w:val="00FA5905"/>
    <w:rsid w:val="00FA7976"/>
    <w:rsid w:val="00FB425E"/>
    <w:rsid w:val="00FB4589"/>
    <w:rsid w:val="00FB4A9D"/>
    <w:rsid w:val="00FB4CF0"/>
    <w:rsid w:val="00FB5950"/>
    <w:rsid w:val="00FC2983"/>
    <w:rsid w:val="00FC5238"/>
    <w:rsid w:val="00FC52D9"/>
    <w:rsid w:val="00FC544A"/>
    <w:rsid w:val="00FC5478"/>
    <w:rsid w:val="00FC57AF"/>
    <w:rsid w:val="00FC5FAC"/>
    <w:rsid w:val="00FC66ED"/>
    <w:rsid w:val="00FC6D42"/>
    <w:rsid w:val="00FC7306"/>
    <w:rsid w:val="00FC7C3A"/>
    <w:rsid w:val="00FD0065"/>
    <w:rsid w:val="00FD0D7D"/>
    <w:rsid w:val="00FD2D16"/>
    <w:rsid w:val="00FD3F5A"/>
    <w:rsid w:val="00FD525A"/>
    <w:rsid w:val="00FD6A09"/>
    <w:rsid w:val="00FD6EF0"/>
    <w:rsid w:val="00FE140C"/>
    <w:rsid w:val="00FE2CF5"/>
    <w:rsid w:val="00FE34D1"/>
    <w:rsid w:val="00FE5C38"/>
    <w:rsid w:val="00FE6C23"/>
    <w:rsid w:val="00FE7576"/>
    <w:rsid w:val="00FE7A33"/>
    <w:rsid w:val="00FF0D95"/>
    <w:rsid w:val="00FF2F3E"/>
    <w:rsid w:val="00FF3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38D"/>
    <w:rPr>
      <w:lang w:val="en-US"/>
    </w:rPr>
  </w:style>
  <w:style w:type="paragraph" w:styleId="Heading1">
    <w:name w:val="heading 1"/>
    <w:basedOn w:val="Normal"/>
    <w:next w:val="Normal"/>
    <w:link w:val="Heading1Char"/>
    <w:uiPriority w:val="9"/>
    <w:qFormat/>
    <w:rsid w:val="00A733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3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3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9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7338D"/>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A7338D"/>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A7338D"/>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A7338D"/>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7338D"/>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7338D"/>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7338D"/>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A7338D"/>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7338D"/>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A7338D"/>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A7338D"/>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A7338D"/>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A7338D"/>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A7338D"/>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7338D"/>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A7338D"/>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A7338D"/>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A7338D"/>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A7338D"/>
    <w:rPr>
      <w:rFonts w:ascii="Calibri" w:hAnsi="Calibri"/>
      <w:b/>
      <w:color w:val="auto"/>
      <w:sz w:val="24"/>
      <w:u w:val="none"/>
    </w:rPr>
  </w:style>
  <w:style w:type="paragraph" w:customStyle="1" w:styleId="TableCaptionBPBHEB">
    <w:name w:val="Table Caption [BPB HEB]"/>
    <w:basedOn w:val="Normal"/>
    <w:link w:val="TableCaptionBPBHEBChar"/>
    <w:qFormat/>
    <w:rsid w:val="00A7338D"/>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A7338D"/>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A7338D"/>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A7338D"/>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A7338D"/>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A7338D"/>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5539A7"/>
    <w:rPr>
      <w:rFonts w:asciiTheme="majorHAnsi" w:eastAsiaTheme="majorEastAsia" w:hAnsiTheme="majorHAnsi" w:cstheme="majorBidi"/>
      <w:color w:val="2F5496" w:themeColor="accent1" w:themeShade="BF"/>
      <w:lang w:val="en-US"/>
    </w:rPr>
  </w:style>
  <w:style w:type="paragraph" w:styleId="Revision">
    <w:name w:val="Revision"/>
    <w:hidden/>
    <w:uiPriority w:val="99"/>
    <w:semiHidden/>
    <w:rsid w:val="00A7338D"/>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A7338D"/>
    <w:pPr>
      <w:spacing w:after="200" w:line="276" w:lineRule="auto"/>
      <w:jc w:val="center"/>
    </w:pPr>
    <w:rPr>
      <w:rFonts w:ascii="Palatino Linotype" w:hAnsi="Palatino Linotype"/>
      <w:sz w:val="18"/>
    </w:rPr>
  </w:style>
  <w:style w:type="paragraph" w:styleId="CommentText">
    <w:name w:val="annotation text"/>
    <w:basedOn w:val="Normal"/>
    <w:link w:val="CommentTextChar"/>
    <w:uiPriority w:val="99"/>
    <w:unhideWhenUsed/>
    <w:rsid w:val="00EF0086"/>
    <w:pPr>
      <w:spacing w:line="240" w:lineRule="auto"/>
    </w:pPr>
    <w:rPr>
      <w:sz w:val="20"/>
      <w:szCs w:val="20"/>
    </w:rPr>
  </w:style>
  <w:style w:type="character" w:customStyle="1" w:styleId="CommentTextChar">
    <w:name w:val="Comment Text Char"/>
    <w:basedOn w:val="DefaultParagraphFont"/>
    <w:link w:val="CommentText"/>
    <w:uiPriority w:val="99"/>
    <w:rsid w:val="00EF0086"/>
    <w:rPr>
      <w:sz w:val="20"/>
      <w:szCs w:val="20"/>
      <w:lang w:val="en-US"/>
    </w:rPr>
  </w:style>
  <w:style w:type="paragraph" w:styleId="CommentSubject">
    <w:name w:val="annotation subject"/>
    <w:basedOn w:val="CommentText"/>
    <w:next w:val="CommentText"/>
    <w:link w:val="CommentSubjectChar"/>
    <w:uiPriority w:val="99"/>
    <w:semiHidden/>
    <w:unhideWhenUsed/>
    <w:rsid w:val="00EF0086"/>
    <w:rPr>
      <w:b/>
      <w:bCs/>
    </w:rPr>
  </w:style>
  <w:style w:type="character" w:customStyle="1" w:styleId="CommentSubjectChar">
    <w:name w:val="Comment Subject Char"/>
    <w:basedOn w:val="CommentTextChar"/>
    <w:link w:val="CommentSubject"/>
    <w:uiPriority w:val="99"/>
    <w:semiHidden/>
    <w:rsid w:val="00EF0086"/>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C0822E9E-DEDA-4309-8889-87A0102A89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3368</TotalTime>
  <Pages>38</Pages>
  <Words>9443</Words>
  <Characters>53828</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Jain</dc:creator>
  <cp:lastModifiedBy>Arya</cp:lastModifiedBy>
  <cp:revision>689</cp:revision>
  <dcterms:created xsi:type="dcterms:W3CDTF">2024-01-25T01:23:00Z</dcterms:created>
  <dcterms:modified xsi:type="dcterms:W3CDTF">2025-03-03T05:56:00Z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0x01010054F1E418B02FC74BAFB00F06785E7191</vt:lpwstr>
  </property>
  <property fmtid="{D5CDD505-2E9C-101B-9397-08002B2CF9AE}" pid="4" name="GrammarlyDocumentId">
    <vt:lpwstr>480402c1038a0164b1f729df64100edfd6903d8b4f301de7cd15b9fa3f642f92</vt:lpwstr>
  </property>
  <property fmtid="{D5CDD505-2E9C-101B-9397-08002B2CF9AE}" pid="5" name="MediaServiceImageTags">
    <vt:lpwstr/>
  </property>
  <property fmtid="{D5CDD505-2E9C-101B-9397-08002B2CF9AE}" pid="6" name="Order">
    <vt:r8>1904800</vt:r8>
  </property>
  <property fmtid="{D5CDD505-2E9C-101B-9397-08002B2CF9AE}" pid="7" name="TriggerFlowInfo">
    <vt:lpwstr/>
  </property>
  <property fmtid="{D5CDD505-2E9C-101B-9397-08002B2CF9AE}" pid="8" name="_ExtendedDescription">
    <vt:lpwstr/>
  </property>
</Properties>
</file>